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C264" w14:textId="4F4F3E58" w:rsidR="00C15551" w:rsidRPr="001F42D3" w:rsidRDefault="00C15551" w:rsidP="00CF5627">
      <w:pPr>
        <w:pStyle w:val="BodyText"/>
        <w:jc w:val="center"/>
        <w:rPr>
          <w:szCs w:val="28"/>
        </w:rPr>
      </w:pPr>
      <w:r w:rsidRPr="001F42D3">
        <w:rPr>
          <w:b/>
          <w:sz w:val="28"/>
          <w:szCs w:val="28"/>
        </w:rPr>
        <w:t>Integrating the Healthcare Enterprise</w:t>
      </w:r>
    </w:p>
    <w:p w14:paraId="379A3A84" w14:textId="43AFD814" w:rsidR="00C15551" w:rsidRPr="001F42D3" w:rsidRDefault="00C15551" w:rsidP="00C15551">
      <w:pPr>
        <w:pStyle w:val="BodyText"/>
      </w:pPr>
    </w:p>
    <w:p w14:paraId="56E038DA" w14:textId="420ABE79" w:rsidR="00C15551" w:rsidRPr="001F42D3" w:rsidRDefault="00F73333" w:rsidP="00822F0A">
      <w:pPr>
        <w:pStyle w:val="IHELogo"/>
      </w:pPr>
      <w:r w:rsidRPr="001F42D3">
        <w:rPr>
          <w:noProof/>
        </w:rPr>
        <w:drawing>
          <wp:inline distT="0" distB="0" distL="0" distR="0" wp14:anchorId="26C97805" wp14:editId="1A0E309C">
            <wp:extent cx="1633855" cy="841375"/>
            <wp:effectExtent l="0" t="0" r="4445" b="0"/>
            <wp:docPr id="1"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3855" cy="841375"/>
                    </a:xfrm>
                    <a:prstGeom prst="rect">
                      <a:avLst/>
                    </a:prstGeom>
                    <a:noFill/>
                    <a:ln>
                      <a:noFill/>
                    </a:ln>
                  </pic:spPr>
                </pic:pic>
              </a:graphicData>
            </a:graphic>
          </wp:inline>
        </w:drawing>
      </w:r>
    </w:p>
    <w:p w14:paraId="3139F968" w14:textId="77777777" w:rsidR="00822F0A" w:rsidRPr="001F42D3" w:rsidRDefault="00822F0A" w:rsidP="00822F0A">
      <w:pPr>
        <w:pStyle w:val="IHELogo"/>
      </w:pPr>
    </w:p>
    <w:p w14:paraId="1821CF45" w14:textId="77777777" w:rsidR="00822F0A" w:rsidRPr="001F42D3" w:rsidRDefault="00822F0A" w:rsidP="00822F0A">
      <w:pPr>
        <w:pStyle w:val="BodyText"/>
      </w:pPr>
    </w:p>
    <w:p w14:paraId="64193E4A" w14:textId="3C8E42BF" w:rsidR="00822F0A" w:rsidRPr="001F42D3" w:rsidRDefault="00822F0A" w:rsidP="00822F0A">
      <w:pPr>
        <w:pStyle w:val="TitlePage1"/>
      </w:pPr>
      <w:r w:rsidRPr="001F42D3">
        <w:t>IHE Devices (DEV)</w:t>
      </w:r>
    </w:p>
    <w:p w14:paraId="37778DE0" w14:textId="77777777" w:rsidR="00822F0A" w:rsidRPr="001F42D3" w:rsidRDefault="00822F0A" w:rsidP="00822F0A">
      <w:pPr>
        <w:pStyle w:val="TitlePage1"/>
      </w:pPr>
      <w:r w:rsidRPr="001F42D3">
        <w:t>Technical Framework</w:t>
      </w:r>
    </w:p>
    <w:p w14:paraId="72F1DFCE" w14:textId="77777777" w:rsidR="00C15551" w:rsidRPr="001F42D3" w:rsidRDefault="00C15551" w:rsidP="002E3ED0">
      <w:pPr>
        <w:pStyle w:val="BodyText"/>
      </w:pPr>
    </w:p>
    <w:p w14:paraId="4423CF28" w14:textId="77777777" w:rsidR="00C15551" w:rsidRPr="001F42D3" w:rsidRDefault="00C15551" w:rsidP="00CF5627">
      <w:pPr>
        <w:pStyle w:val="TitlePage1"/>
      </w:pPr>
      <w:r w:rsidRPr="001F42D3">
        <w:t xml:space="preserve">Volume 2 </w:t>
      </w:r>
    </w:p>
    <w:p w14:paraId="2CCF0BF9" w14:textId="26281787" w:rsidR="00C15551" w:rsidRPr="001F42D3" w:rsidRDefault="00C15551" w:rsidP="001A673A">
      <w:pPr>
        <w:pStyle w:val="TitlePage1"/>
      </w:pPr>
      <w:r w:rsidRPr="001F42D3">
        <w:t xml:space="preserve">IHE </w:t>
      </w:r>
      <w:r w:rsidR="00822F0A" w:rsidRPr="001F42D3">
        <w:t>DEV</w:t>
      </w:r>
      <w:r w:rsidRPr="001F42D3">
        <w:t xml:space="preserve"> TF-2</w:t>
      </w:r>
    </w:p>
    <w:p w14:paraId="1E0B0C27" w14:textId="77777777" w:rsidR="00C15551" w:rsidRPr="001F42D3" w:rsidRDefault="00C15551" w:rsidP="001A673A">
      <w:pPr>
        <w:pStyle w:val="TitlePage1"/>
      </w:pPr>
      <w:r w:rsidRPr="001F42D3">
        <w:t>Transactions</w:t>
      </w:r>
    </w:p>
    <w:p w14:paraId="28DDEC97" w14:textId="77777777" w:rsidR="00C15551" w:rsidRPr="001F42D3" w:rsidRDefault="00C15551" w:rsidP="00C15551">
      <w:pPr>
        <w:pStyle w:val="BodyText"/>
      </w:pPr>
    </w:p>
    <w:p w14:paraId="64CA2E13" w14:textId="77777777" w:rsidR="00C15551" w:rsidRPr="001F42D3" w:rsidRDefault="00C15551" w:rsidP="00C15551">
      <w:pPr>
        <w:pStyle w:val="BodyText"/>
      </w:pPr>
    </w:p>
    <w:p w14:paraId="3B568B36" w14:textId="77777777" w:rsidR="00C15551" w:rsidRPr="001F42D3" w:rsidRDefault="00C15551" w:rsidP="00C15551">
      <w:pPr>
        <w:pStyle w:val="BodyText"/>
      </w:pPr>
    </w:p>
    <w:p w14:paraId="02275736" w14:textId="77777777" w:rsidR="00C15551" w:rsidRPr="001F42D3" w:rsidRDefault="00C15551" w:rsidP="00C15551">
      <w:pPr>
        <w:pStyle w:val="BodyText"/>
      </w:pPr>
    </w:p>
    <w:p w14:paraId="3A4955C2" w14:textId="77777777" w:rsidR="00C15551" w:rsidRPr="001F42D3" w:rsidRDefault="00C15551" w:rsidP="00C15551">
      <w:pPr>
        <w:pStyle w:val="BodyText"/>
      </w:pPr>
    </w:p>
    <w:p w14:paraId="2A6BD496" w14:textId="77777777" w:rsidR="00C15551" w:rsidRPr="001F42D3" w:rsidRDefault="00C15551" w:rsidP="00C15551">
      <w:pPr>
        <w:pStyle w:val="BodyText"/>
      </w:pPr>
    </w:p>
    <w:p w14:paraId="05C7588F" w14:textId="77777777" w:rsidR="002E782A" w:rsidRPr="001F42D3" w:rsidRDefault="002E782A" w:rsidP="00C15551">
      <w:pPr>
        <w:pStyle w:val="BodyText"/>
      </w:pPr>
    </w:p>
    <w:p w14:paraId="4B9D262A" w14:textId="77777777" w:rsidR="00C15551" w:rsidRPr="001F42D3" w:rsidRDefault="00C15551" w:rsidP="00C15551">
      <w:pPr>
        <w:pStyle w:val="BodyText"/>
      </w:pPr>
    </w:p>
    <w:p w14:paraId="66CDE648" w14:textId="6AE96AA4" w:rsidR="00C15551" w:rsidRPr="001F42D3" w:rsidRDefault="00C15551" w:rsidP="00CF5627">
      <w:pPr>
        <w:pStyle w:val="BodyText"/>
        <w:jc w:val="center"/>
        <w:rPr>
          <w:szCs w:val="28"/>
        </w:rPr>
      </w:pPr>
      <w:r w:rsidRPr="001F42D3">
        <w:rPr>
          <w:b/>
          <w:sz w:val="28"/>
          <w:szCs w:val="28"/>
        </w:rPr>
        <w:t xml:space="preserve">Revision </w:t>
      </w:r>
      <w:r w:rsidR="00E82F99" w:rsidRPr="001F42D3">
        <w:rPr>
          <w:b/>
          <w:sz w:val="28"/>
          <w:szCs w:val="28"/>
        </w:rPr>
        <w:t>1</w:t>
      </w:r>
      <w:r w:rsidR="00673D6E">
        <w:rPr>
          <w:b/>
          <w:sz w:val="28"/>
          <w:szCs w:val="28"/>
        </w:rPr>
        <w:t>1</w:t>
      </w:r>
      <w:r w:rsidR="00166EF7" w:rsidRPr="001F42D3">
        <w:rPr>
          <w:b/>
          <w:sz w:val="28"/>
          <w:szCs w:val="28"/>
        </w:rPr>
        <w:t>.0</w:t>
      </w:r>
      <w:r w:rsidRPr="001F42D3">
        <w:rPr>
          <w:b/>
          <w:sz w:val="28"/>
          <w:szCs w:val="28"/>
        </w:rPr>
        <w:t xml:space="preserve"> </w:t>
      </w:r>
      <w:r w:rsidR="003B5FA0" w:rsidRPr="001F42D3">
        <w:rPr>
          <w:b/>
          <w:sz w:val="28"/>
          <w:szCs w:val="28"/>
        </w:rPr>
        <w:t>–</w:t>
      </w:r>
      <w:r w:rsidRPr="001F42D3">
        <w:rPr>
          <w:b/>
          <w:sz w:val="28"/>
          <w:szCs w:val="28"/>
        </w:rPr>
        <w:t xml:space="preserve"> </w:t>
      </w:r>
      <w:r w:rsidR="00673D6E">
        <w:rPr>
          <w:b/>
          <w:sz w:val="28"/>
          <w:szCs w:val="28"/>
        </w:rPr>
        <w:t>Draft</w:t>
      </w:r>
      <w:r w:rsidR="00673D6E" w:rsidRPr="001F42D3">
        <w:rPr>
          <w:b/>
          <w:sz w:val="28"/>
          <w:szCs w:val="28"/>
        </w:rPr>
        <w:t xml:space="preserve"> </w:t>
      </w:r>
      <w:r w:rsidR="003B5FA0" w:rsidRPr="001F42D3">
        <w:rPr>
          <w:b/>
          <w:sz w:val="28"/>
          <w:szCs w:val="28"/>
        </w:rPr>
        <w:t>Text</w:t>
      </w:r>
    </w:p>
    <w:p w14:paraId="5C22C227" w14:textId="3F5DB38A" w:rsidR="003F6D43" w:rsidRPr="001F42D3" w:rsidRDefault="00673D6E" w:rsidP="00CF5627">
      <w:pPr>
        <w:pStyle w:val="BodyText"/>
        <w:jc w:val="center"/>
        <w:rPr>
          <w:szCs w:val="28"/>
        </w:rPr>
      </w:pPr>
      <w:r>
        <w:rPr>
          <w:b/>
          <w:sz w:val="28"/>
          <w:szCs w:val="28"/>
        </w:rPr>
        <w:t>xxx 5</w:t>
      </w:r>
      <w:r w:rsidR="00F5417D">
        <w:rPr>
          <w:b/>
          <w:sz w:val="28"/>
          <w:szCs w:val="28"/>
        </w:rPr>
        <w:t xml:space="preserve">, </w:t>
      </w:r>
      <w:r>
        <w:rPr>
          <w:b/>
          <w:sz w:val="28"/>
          <w:szCs w:val="28"/>
        </w:rPr>
        <w:t>2025</w:t>
      </w:r>
    </w:p>
    <w:p w14:paraId="4DA02533" w14:textId="77777777" w:rsidR="00C15551" w:rsidRPr="001F42D3" w:rsidRDefault="00C15551" w:rsidP="00C15551">
      <w:pPr>
        <w:pStyle w:val="BodyText"/>
      </w:pPr>
    </w:p>
    <w:p w14:paraId="13BFF06B" w14:textId="77777777" w:rsidR="00C15551" w:rsidRPr="001F42D3" w:rsidRDefault="00C15551" w:rsidP="00C15551">
      <w:pPr>
        <w:pStyle w:val="BodyText"/>
      </w:pPr>
    </w:p>
    <w:p w14:paraId="276D6E10" w14:textId="77777777" w:rsidR="00DF648F" w:rsidRPr="001F42D3" w:rsidRDefault="00DF648F" w:rsidP="00DF648F">
      <w:pPr>
        <w:ind w:hanging="2"/>
      </w:pPr>
    </w:p>
    <w:p w14:paraId="2C2421B9" w14:textId="450A2427" w:rsidR="00DF648F" w:rsidRPr="001F42D3" w:rsidRDefault="00DF648F" w:rsidP="00DF648F">
      <w:pPr>
        <w:pStyle w:val="BodyText"/>
        <w:pBdr>
          <w:top w:val="single" w:sz="18" w:space="1" w:color="auto"/>
          <w:left w:val="single" w:sz="18" w:space="4" w:color="auto"/>
          <w:bottom w:val="single" w:sz="18" w:space="1" w:color="auto"/>
          <w:right w:val="single" w:sz="18" w:space="4" w:color="auto"/>
        </w:pBdr>
        <w:spacing w:line="276" w:lineRule="auto"/>
        <w:jc w:val="center"/>
      </w:pPr>
      <w:r w:rsidRPr="001F42D3">
        <w:rPr>
          <w:b/>
        </w:rPr>
        <w:t xml:space="preserve">Please verify you have the most recent version of this document, </w:t>
      </w:r>
      <w:r w:rsidRPr="001F42D3">
        <w:t xml:space="preserve">which is published </w:t>
      </w:r>
      <w:hyperlink r:id="rId9" w:history="1">
        <w:r w:rsidRPr="001F42D3">
          <w:rPr>
            <w:rStyle w:val="Hyperlink"/>
          </w:rPr>
          <w:t>here</w:t>
        </w:r>
      </w:hyperlink>
      <w:r w:rsidRPr="001F42D3">
        <w:t>.</w:t>
      </w:r>
    </w:p>
    <w:p w14:paraId="0C94BB47" w14:textId="77777777" w:rsidR="00B11855" w:rsidRPr="001F42D3" w:rsidRDefault="00C15551" w:rsidP="00CF5627">
      <w:pPr>
        <w:pStyle w:val="BodyText"/>
        <w:rPr>
          <w:b/>
        </w:rPr>
      </w:pPr>
      <w:r w:rsidRPr="001F42D3">
        <w:br w:type="page"/>
      </w:r>
      <w:r w:rsidR="003D003E" w:rsidRPr="001F42D3">
        <w:rPr>
          <w:b/>
        </w:rPr>
        <w:lastRenderedPageBreak/>
        <w:t>CONTENTS</w:t>
      </w:r>
    </w:p>
    <w:p w14:paraId="40E1539C" w14:textId="77777777" w:rsidR="00C15551" w:rsidRPr="001F42D3" w:rsidRDefault="00C15551" w:rsidP="00C15551">
      <w:pPr>
        <w:pStyle w:val="BodyText"/>
      </w:pPr>
    </w:p>
    <w:bookmarkStart w:id="0" w:name="1_Introduction"/>
    <w:bookmarkEnd w:id="0"/>
    <w:p w14:paraId="70CFA142" w14:textId="140FB205" w:rsidR="00464782" w:rsidRDefault="009F4303">
      <w:pPr>
        <w:pStyle w:val="TOC1"/>
        <w:rPr>
          <w:ins w:id="1" w:author="Kurt Elliason" w:date="2025-11-24T15:13:00Z" w16du:dateUtc="2025-11-24T21:13:00Z"/>
          <w:rFonts w:asciiTheme="minorHAnsi" w:eastAsiaTheme="minorEastAsia" w:hAnsiTheme="minorHAnsi" w:cstheme="minorBidi"/>
          <w:noProof/>
          <w:kern w:val="2"/>
          <w14:ligatures w14:val="standardContextual"/>
        </w:rPr>
      </w:pPr>
      <w:r w:rsidRPr="001F42D3">
        <w:rPr>
          <w:bCs/>
          <w:caps/>
        </w:rPr>
        <w:fldChar w:fldCharType="begin"/>
      </w:r>
      <w:r w:rsidRPr="001F42D3">
        <w:rPr>
          <w:bCs/>
          <w:caps/>
        </w:rPr>
        <w:instrText xml:space="preserve"> TOC \o "1-1" \h \z \t "Heading 2,2,Heading 3,3,Heading 4,4,Heading 5,5,Heading 6,6,Appendix Heading 2,2,Appendix Heading 1,1,Appendix Heading 3,3" </w:instrText>
      </w:r>
      <w:r w:rsidRPr="001F42D3">
        <w:rPr>
          <w:bCs/>
          <w:caps/>
        </w:rPr>
        <w:fldChar w:fldCharType="separate"/>
      </w:r>
      <w:ins w:id="2" w:author="Kurt Elliason" w:date="2025-11-24T15:13:00Z" w16du:dateUtc="2025-11-24T21:13:00Z">
        <w:r w:rsidR="00464782" w:rsidRPr="008A1B3B">
          <w:rPr>
            <w:rStyle w:val="Hyperlink"/>
            <w:noProof/>
          </w:rPr>
          <w:fldChar w:fldCharType="begin"/>
        </w:r>
        <w:r w:rsidR="00464782" w:rsidRPr="008A1B3B">
          <w:rPr>
            <w:rStyle w:val="Hyperlink"/>
            <w:noProof/>
          </w:rPr>
          <w:instrText xml:space="preserve"> </w:instrText>
        </w:r>
        <w:r w:rsidR="00464782">
          <w:rPr>
            <w:noProof/>
          </w:rPr>
          <w:instrText>HYPERLINK \l "_Toc214889629"</w:instrText>
        </w:r>
        <w:r w:rsidR="00464782" w:rsidRPr="008A1B3B">
          <w:rPr>
            <w:rStyle w:val="Hyperlink"/>
            <w:noProof/>
          </w:rPr>
          <w:instrText xml:space="preserve"> </w:instrText>
        </w:r>
        <w:r w:rsidR="00464782" w:rsidRPr="008A1B3B">
          <w:rPr>
            <w:rStyle w:val="Hyperlink"/>
            <w:noProof/>
          </w:rPr>
        </w:r>
        <w:r w:rsidR="00464782" w:rsidRPr="008A1B3B">
          <w:rPr>
            <w:rStyle w:val="Hyperlink"/>
            <w:noProof/>
          </w:rPr>
          <w:fldChar w:fldCharType="separate"/>
        </w:r>
        <w:r w:rsidR="00464782" w:rsidRPr="008A1B3B">
          <w:rPr>
            <w:rStyle w:val="Hyperlink"/>
            <w:noProof/>
          </w:rPr>
          <w:t>1</w:t>
        </w:r>
        <w:r w:rsidR="00464782">
          <w:rPr>
            <w:rFonts w:asciiTheme="minorHAnsi" w:eastAsiaTheme="minorEastAsia" w:hAnsiTheme="minorHAnsi" w:cstheme="minorBidi"/>
            <w:noProof/>
            <w:kern w:val="2"/>
            <w14:ligatures w14:val="standardContextual"/>
          </w:rPr>
          <w:tab/>
        </w:r>
        <w:r w:rsidR="00464782" w:rsidRPr="008A1B3B">
          <w:rPr>
            <w:rStyle w:val="Hyperlink"/>
            <w:noProof/>
          </w:rPr>
          <w:t>Introduction</w:t>
        </w:r>
        <w:r w:rsidR="00464782">
          <w:rPr>
            <w:noProof/>
            <w:webHidden/>
          </w:rPr>
          <w:tab/>
        </w:r>
        <w:r w:rsidR="00464782">
          <w:rPr>
            <w:noProof/>
            <w:webHidden/>
          </w:rPr>
          <w:fldChar w:fldCharType="begin"/>
        </w:r>
        <w:r w:rsidR="00464782">
          <w:rPr>
            <w:noProof/>
            <w:webHidden/>
          </w:rPr>
          <w:instrText xml:space="preserve"> PAGEREF _Toc214889629 \h </w:instrText>
        </w:r>
        <w:r w:rsidR="00464782">
          <w:rPr>
            <w:noProof/>
            <w:webHidden/>
          </w:rPr>
        </w:r>
        <w:r w:rsidR="00464782">
          <w:rPr>
            <w:noProof/>
            <w:webHidden/>
          </w:rPr>
          <w:fldChar w:fldCharType="separate"/>
        </w:r>
        <w:r w:rsidR="00464782">
          <w:rPr>
            <w:noProof/>
            <w:webHidden/>
          </w:rPr>
          <w:t>14</w:t>
        </w:r>
        <w:r w:rsidR="00464782">
          <w:rPr>
            <w:noProof/>
            <w:webHidden/>
          </w:rPr>
          <w:fldChar w:fldCharType="end"/>
        </w:r>
        <w:r w:rsidR="00464782" w:rsidRPr="008A1B3B">
          <w:rPr>
            <w:rStyle w:val="Hyperlink"/>
            <w:noProof/>
          </w:rPr>
          <w:fldChar w:fldCharType="end"/>
        </w:r>
      </w:ins>
    </w:p>
    <w:p w14:paraId="686A655F" w14:textId="1572D945" w:rsidR="00464782" w:rsidRDefault="00464782">
      <w:pPr>
        <w:pStyle w:val="TOC2"/>
        <w:tabs>
          <w:tab w:val="left" w:pos="1152"/>
        </w:tabs>
        <w:rPr>
          <w:ins w:id="3" w:author="Kurt Elliason" w:date="2025-11-24T15:13:00Z" w16du:dateUtc="2025-11-24T21:13:00Z"/>
          <w:rFonts w:asciiTheme="minorHAnsi" w:eastAsiaTheme="minorEastAsia" w:hAnsiTheme="minorHAnsi" w:cstheme="minorBidi"/>
          <w:noProof/>
          <w:kern w:val="2"/>
          <w14:ligatures w14:val="standardContextual"/>
        </w:rPr>
      </w:pPr>
      <w:ins w:id="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1.1</w:t>
        </w:r>
        <w:r>
          <w:rPr>
            <w:rFonts w:asciiTheme="minorHAnsi" w:eastAsiaTheme="minorEastAsia" w:hAnsiTheme="minorHAnsi" w:cstheme="minorBidi"/>
            <w:noProof/>
            <w:kern w:val="2"/>
            <w14:ligatures w14:val="standardContextual"/>
          </w:rPr>
          <w:tab/>
        </w:r>
        <w:r w:rsidRPr="008A1B3B">
          <w:rPr>
            <w:rStyle w:val="Hyperlink"/>
            <w:noProof/>
          </w:rPr>
          <w:t>Introduction to IHE</w:t>
        </w:r>
        <w:r>
          <w:rPr>
            <w:noProof/>
            <w:webHidden/>
          </w:rPr>
          <w:tab/>
        </w:r>
        <w:r>
          <w:rPr>
            <w:noProof/>
            <w:webHidden/>
          </w:rPr>
          <w:fldChar w:fldCharType="begin"/>
        </w:r>
        <w:r>
          <w:rPr>
            <w:noProof/>
            <w:webHidden/>
          </w:rPr>
          <w:instrText xml:space="preserve"> PAGEREF _Toc214889630 \h </w:instrText>
        </w:r>
        <w:r>
          <w:rPr>
            <w:noProof/>
            <w:webHidden/>
          </w:rPr>
        </w:r>
        <w:r>
          <w:rPr>
            <w:noProof/>
            <w:webHidden/>
          </w:rPr>
          <w:fldChar w:fldCharType="separate"/>
        </w:r>
        <w:r>
          <w:rPr>
            <w:noProof/>
            <w:webHidden/>
          </w:rPr>
          <w:t>14</w:t>
        </w:r>
        <w:r>
          <w:rPr>
            <w:noProof/>
            <w:webHidden/>
          </w:rPr>
          <w:fldChar w:fldCharType="end"/>
        </w:r>
        <w:r w:rsidRPr="008A1B3B">
          <w:rPr>
            <w:rStyle w:val="Hyperlink"/>
            <w:noProof/>
          </w:rPr>
          <w:fldChar w:fldCharType="end"/>
        </w:r>
      </w:ins>
    </w:p>
    <w:p w14:paraId="54BFEC37" w14:textId="6968A61E" w:rsidR="00464782" w:rsidRDefault="00464782">
      <w:pPr>
        <w:pStyle w:val="TOC2"/>
        <w:tabs>
          <w:tab w:val="left" w:pos="1152"/>
        </w:tabs>
        <w:rPr>
          <w:ins w:id="5" w:author="Kurt Elliason" w:date="2025-11-24T15:13:00Z" w16du:dateUtc="2025-11-24T21:13:00Z"/>
          <w:rFonts w:asciiTheme="minorHAnsi" w:eastAsiaTheme="minorEastAsia" w:hAnsiTheme="minorHAnsi" w:cstheme="minorBidi"/>
          <w:noProof/>
          <w:kern w:val="2"/>
          <w14:ligatures w14:val="standardContextual"/>
        </w:rPr>
      </w:pPr>
      <w:ins w:id="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1.2</w:t>
        </w:r>
        <w:r>
          <w:rPr>
            <w:rFonts w:asciiTheme="minorHAnsi" w:eastAsiaTheme="minorEastAsia" w:hAnsiTheme="minorHAnsi" w:cstheme="minorBidi"/>
            <w:noProof/>
            <w:kern w:val="2"/>
            <w14:ligatures w14:val="standardContextual"/>
          </w:rPr>
          <w:tab/>
        </w:r>
        <w:r w:rsidRPr="008A1B3B">
          <w:rPr>
            <w:rStyle w:val="Hyperlink"/>
            <w:noProof/>
          </w:rPr>
          <w:t>Intended Audience</w:t>
        </w:r>
        <w:r>
          <w:rPr>
            <w:noProof/>
            <w:webHidden/>
          </w:rPr>
          <w:tab/>
        </w:r>
        <w:r>
          <w:rPr>
            <w:noProof/>
            <w:webHidden/>
          </w:rPr>
          <w:fldChar w:fldCharType="begin"/>
        </w:r>
        <w:r>
          <w:rPr>
            <w:noProof/>
            <w:webHidden/>
          </w:rPr>
          <w:instrText xml:space="preserve"> PAGEREF _Toc214889631 \h </w:instrText>
        </w:r>
        <w:r>
          <w:rPr>
            <w:noProof/>
            <w:webHidden/>
          </w:rPr>
        </w:r>
        <w:r>
          <w:rPr>
            <w:noProof/>
            <w:webHidden/>
          </w:rPr>
          <w:fldChar w:fldCharType="separate"/>
        </w:r>
        <w:r>
          <w:rPr>
            <w:noProof/>
            <w:webHidden/>
          </w:rPr>
          <w:t>14</w:t>
        </w:r>
        <w:r>
          <w:rPr>
            <w:noProof/>
            <w:webHidden/>
          </w:rPr>
          <w:fldChar w:fldCharType="end"/>
        </w:r>
        <w:r w:rsidRPr="008A1B3B">
          <w:rPr>
            <w:rStyle w:val="Hyperlink"/>
            <w:noProof/>
          </w:rPr>
          <w:fldChar w:fldCharType="end"/>
        </w:r>
      </w:ins>
    </w:p>
    <w:p w14:paraId="61D5D9BD" w14:textId="684BF822" w:rsidR="00464782" w:rsidRDefault="00464782">
      <w:pPr>
        <w:pStyle w:val="TOC2"/>
        <w:tabs>
          <w:tab w:val="left" w:pos="1152"/>
        </w:tabs>
        <w:rPr>
          <w:ins w:id="7" w:author="Kurt Elliason" w:date="2025-11-24T15:13:00Z" w16du:dateUtc="2025-11-24T21:13:00Z"/>
          <w:rFonts w:asciiTheme="minorHAnsi" w:eastAsiaTheme="minorEastAsia" w:hAnsiTheme="minorHAnsi" w:cstheme="minorBidi"/>
          <w:noProof/>
          <w:kern w:val="2"/>
          <w14:ligatures w14:val="standardContextual"/>
        </w:rPr>
      </w:pPr>
      <w:ins w:id="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1.3</w:t>
        </w:r>
        <w:r>
          <w:rPr>
            <w:rFonts w:asciiTheme="minorHAnsi" w:eastAsiaTheme="minorEastAsia" w:hAnsiTheme="minorHAnsi" w:cstheme="minorBidi"/>
            <w:noProof/>
            <w:kern w:val="2"/>
            <w14:ligatures w14:val="standardContextual"/>
          </w:rPr>
          <w:tab/>
        </w:r>
        <w:r w:rsidRPr="008A1B3B">
          <w:rPr>
            <w:rStyle w:val="Hyperlink"/>
            <w:noProof/>
          </w:rPr>
          <w:t>Overview of Technical Framework Volume 2</w:t>
        </w:r>
        <w:r>
          <w:rPr>
            <w:noProof/>
            <w:webHidden/>
          </w:rPr>
          <w:tab/>
        </w:r>
        <w:r>
          <w:rPr>
            <w:noProof/>
            <w:webHidden/>
          </w:rPr>
          <w:fldChar w:fldCharType="begin"/>
        </w:r>
        <w:r>
          <w:rPr>
            <w:noProof/>
            <w:webHidden/>
          </w:rPr>
          <w:instrText xml:space="preserve"> PAGEREF _Toc214889632 \h </w:instrText>
        </w:r>
        <w:r>
          <w:rPr>
            <w:noProof/>
            <w:webHidden/>
          </w:rPr>
        </w:r>
        <w:r>
          <w:rPr>
            <w:noProof/>
            <w:webHidden/>
          </w:rPr>
          <w:fldChar w:fldCharType="separate"/>
        </w:r>
        <w:r>
          <w:rPr>
            <w:noProof/>
            <w:webHidden/>
          </w:rPr>
          <w:t>14</w:t>
        </w:r>
        <w:r>
          <w:rPr>
            <w:noProof/>
            <w:webHidden/>
          </w:rPr>
          <w:fldChar w:fldCharType="end"/>
        </w:r>
        <w:r w:rsidRPr="008A1B3B">
          <w:rPr>
            <w:rStyle w:val="Hyperlink"/>
            <w:noProof/>
          </w:rPr>
          <w:fldChar w:fldCharType="end"/>
        </w:r>
      </w:ins>
    </w:p>
    <w:p w14:paraId="640F06BE" w14:textId="1FFD208A" w:rsidR="00464782" w:rsidRDefault="00464782">
      <w:pPr>
        <w:pStyle w:val="TOC2"/>
        <w:tabs>
          <w:tab w:val="left" w:pos="1152"/>
        </w:tabs>
        <w:rPr>
          <w:ins w:id="9" w:author="Kurt Elliason" w:date="2025-11-24T15:13:00Z" w16du:dateUtc="2025-11-24T21:13:00Z"/>
          <w:rFonts w:asciiTheme="minorHAnsi" w:eastAsiaTheme="minorEastAsia" w:hAnsiTheme="minorHAnsi" w:cstheme="minorBidi"/>
          <w:noProof/>
          <w:kern w:val="2"/>
          <w14:ligatures w14:val="standardContextual"/>
        </w:rPr>
      </w:pPr>
      <w:ins w:id="1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1.4</w:t>
        </w:r>
        <w:r>
          <w:rPr>
            <w:rFonts w:asciiTheme="minorHAnsi" w:eastAsiaTheme="minorEastAsia" w:hAnsiTheme="minorHAnsi" w:cstheme="minorBidi"/>
            <w:noProof/>
            <w:kern w:val="2"/>
            <w14:ligatures w14:val="standardContextual"/>
          </w:rPr>
          <w:tab/>
        </w:r>
        <w:r w:rsidRPr="008A1B3B">
          <w:rPr>
            <w:rStyle w:val="Hyperlink"/>
            <w:noProof/>
          </w:rPr>
          <w:t>Comment Process</w:t>
        </w:r>
        <w:r>
          <w:rPr>
            <w:noProof/>
            <w:webHidden/>
          </w:rPr>
          <w:tab/>
        </w:r>
        <w:r>
          <w:rPr>
            <w:noProof/>
            <w:webHidden/>
          </w:rPr>
          <w:fldChar w:fldCharType="begin"/>
        </w:r>
        <w:r>
          <w:rPr>
            <w:noProof/>
            <w:webHidden/>
          </w:rPr>
          <w:instrText xml:space="preserve"> PAGEREF _Toc214889633 \h </w:instrText>
        </w:r>
        <w:r>
          <w:rPr>
            <w:noProof/>
            <w:webHidden/>
          </w:rPr>
        </w:r>
        <w:r>
          <w:rPr>
            <w:noProof/>
            <w:webHidden/>
          </w:rPr>
          <w:fldChar w:fldCharType="separate"/>
        </w:r>
        <w:r>
          <w:rPr>
            <w:noProof/>
            <w:webHidden/>
          </w:rPr>
          <w:t>15</w:t>
        </w:r>
        <w:r>
          <w:rPr>
            <w:noProof/>
            <w:webHidden/>
          </w:rPr>
          <w:fldChar w:fldCharType="end"/>
        </w:r>
        <w:r w:rsidRPr="008A1B3B">
          <w:rPr>
            <w:rStyle w:val="Hyperlink"/>
            <w:noProof/>
          </w:rPr>
          <w:fldChar w:fldCharType="end"/>
        </w:r>
      </w:ins>
    </w:p>
    <w:p w14:paraId="2F82941F" w14:textId="4AE5B9E0" w:rsidR="00464782" w:rsidRDefault="00464782">
      <w:pPr>
        <w:pStyle w:val="TOC2"/>
        <w:tabs>
          <w:tab w:val="left" w:pos="1152"/>
        </w:tabs>
        <w:rPr>
          <w:ins w:id="11" w:author="Kurt Elliason" w:date="2025-11-24T15:13:00Z" w16du:dateUtc="2025-11-24T21:13:00Z"/>
          <w:rFonts w:asciiTheme="minorHAnsi" w:eastAsiaTheme="minorEastAsia" w:hAnsiTheme="minorHAnsi" w:cstheme="minorBidi"/>
          <w:noProof/>
          <w:kern w:val="2"/>
          <w14:ligatures w14:val="standardContextual"/>
        </w:rPr>
      </w:pPr>
      <w:ins w:id="1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1.5</w:t>
        </w:r>
        <w:r>
          <w:rPr>
            <w:rFonts w:asciiTheme="minorHAnsi" w:eastAsiaTheme="minorEastAsia" w:hAnsiTheme="minorHAnsi" w:cstheme="minorBidi"/>
            <w:noProof/>
            <w:kern w:val="2"/>
            <w14:ligatures w14:val="standardContextual"/>
          </w:rPr>
          <w:tab/>
        </w:r>
        <w:r w:rsidRPr="008A1B3B">
          <w:rPr>
            <w:rStyle w:val="Hyperlink"/>
            <w:noProof/>
          </w:rPr>
          <w:t>Copyright Licenses</w:t>
        </w:r>
        <w:r>
          <w:rPr>
            <w:noProof/>
            <w:webHidden/>
          </w:rPr>
          <w:tab/>
        </w:r>
        <w:r>
          <w:rPr>
            <w:noProof/>
            <w:webHidden/>
          </w:rPr>
          <w:fldChar w:fldCharType="begin"/>
        </w:r>
        <w:r>
          <w:rPr>
            <w:noProof/>
            <w:webHidden/>
          </w:rPr>
          <w:instrText xml:space="preserve"> PAGEREF _Toc214889634 \h </w:instrText>
        </w:r>
        <w:r>
          <w:rPr>
            <w:noProof/>
            <w:webHidden/>
          </w:rPr>
        </w:r>
        <w:r>
          <w:rPr>
            <w:noProof/>
            <w:webHidden/>
          </w:rPr>
          <w:fldChar w:fldCharType="separate"/>
        </w:r>
        <w:r>
          <w:rPr>
            <w:noProof/>
            <w:webHidden/>
          </w:rPr>
          <w:t>15</w:t>
        </w:r>
        <w:r>
          <w:rPr>
            <w:noProof/>
            <w:webHidden/>
          </w:rPr>
          <w:fldChar w:fldCharType="end"/>
        </w:r>
        <w:r w:rsidRPr="008A1B3B">
          <w:rPr>
            <w:rStyle w:val="Hyperlink"/>
            <w:noProof/>
          </w:rPr>
          <w:fldChar w:fldCharType="end"/>
        </w:r>
      </w:ins>
    </w:p>
    <w:p w14:paraId="3F792EB8" w14:textId="4EAD254E" w:rsidR="00464782" w:rsidRDefault="00464782">
      <w:pPr>
        <w:pStyle w:val="TOC2"/>
        <w:tabs>
          <w:tab w:val="left" w:pos="1152"/>
        </w:tabs>
        <w:rPr>
          <w:ins w:id="13" w:author="Kurt Elliason" w:date="2025-11-24T15:13:00Z" w16du:dateUtc="2025-11-24T21:13:00Z"/>
          <w:rFonts w:asciiTheme="minorHAnsi" w:eastAsiaTheme="minorEastAsia" w:hAnsiTheme="minorHAnsi" w:cstheme="minorBidi"/>
          <w:noProof/>
          <w:kern w:val="2"/>
          <w14:ligatures w14:val="standardContextual"/>
        </w:rPr>
      </w:pPr>
      <w:ins w:id="1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1.6</w:t>
        </w:r>
        <w:r>
          <w:rPr>
            <w:rFonts w:asciiTheme="minorHAnsi" w:eastAsiaTheme="minorEastAsia" w:hAnsiTheme="minorHAnsi" w:cstheme="minorBidi"/>
            <w:noProof/>
            <w:kern w:val="2"/>
            <w14:ligatures w14:val="standardContextual"/>
          </w:rPr>
          <w:tab/>
        </w:r>
        <w:r w:rsidRPr="008A1B3B">
          <w:rPr>
            <w:rStyle w:val="Hyperlink"/>
            <w:noProof/>
          </w:rPr>
          <w:t>Trademark</w:t>
        </w:r>
        <w:r>
          <w:rPr>
            <w:noProof/>
            <w:webHidden/>
          </w:rPr>
          <w:tab/>
        </w:r>
        <w:r>
          <w:rPr>
            <w:noProof/>
            <w:webHidden/>
          </w:rPr>
          <w:fldChar w:fldCharType="begin"/>
        </w:r>
        <w:r>
          <w:rPr>
            <w:noProof/>
            <w:webHidden/>
          </w:rPr>
          <w:instrText xml:space="preserve"> PAGEREF _Toc214889635 \h </w:instrText>
        </w:r>
        <w:r>
          <w:rPr>
            <w:noProof/>
            <w:webHidden/>
          </w:rPr>
        </w:r>
        <w:r>
          <w:rPr>
            <w:noProof/>
            <w:webHidden/>
          </w:rPr>
          <w:fldChar w:fldCharType="separate"/>
        </w:r>
        <w:r>
          <w:rPr>
            <w:noProof/>
            <w:webHidden/>
          </w:rPr>
          <w:t>15</w:t>
        </w:r>
        <w:r>
          <w:rPr>
            <w:noProof/>
            <w:webHidden/>
          </w:rPr>
          <w:fldChar w:fldCharType="end"/>
        </w:r>
        <w:r w:rsidRPr="008A1B3B">
          <w:rPr>
            <w:rStyle w:val="Hyperlink"/>
            <w:noProof/>
          </w:rPr>
          <w:fldChar w:fldCharType="end"/>
        </w:r>
      </w:ins>
    </w:p>
    <w:p w14:paraId="2702314C" w14:textId="4F0164E5" w:rsidR="00464782" w:rsidRDefault="00464782">
      <w:pPr>
        <w:pStyle w:val="TOC2"/>
        <w:tabs>
          <w:tab w:val="left" w:pos="1152"/>
        </w:tabs>
        <w:rPr>
          <w:ins w:id="15" w:author="Kurt Elliason" w:date="2025-11-24T15:13:00Z" w16du:dateUtc="2025-11-24T21:13:00Z"/>
          <w:rFonts w:asciiTheme="minorHAnsi" w:eastAsiaTheme="minorEastAsia" w:hAnsiTheme="minorHAnsi" w:cstheme="minorBidi"/>
          <w:noProof/>
          <w:kern w:val="2"/>
          <w14:ligatures w14:val="standardContextual"/>
        </w:rPr>
      </w:pPr>
      <w:ins w:id="1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1.7</w:t>
        </w:r>
        <w:r>
          <w:rPr>
            <w:rFonts w:asciiTheme="minorHAnsi" w:eastAsiaTheme="minorEastAsia" w:hAnsiTheme="minorHAnsi" w:cstheme="minorBidi"/>
            <w:noProof/>
            <w:kern w:val="2"/>
            <w14:ligatures w14:val="standardContextual"/>
          </w:rPr>
          <w:tab/>
        </w:r>
        <w:r w:rsidRPr="008A1B3B">
          <w:rPr>
            <w:rStyle w:val="Hyperlink"/>
            <w:noProof/>
          </w:rPr>
          <w:t>Disclaimer Regarding Patent Rights</w:t>
        </w:r>
        <w:r>
          <w:rPr>
            <w:noProof/>
            <w:webHidden/>
          </w:rPr>
          <w:tab/>
        </w:r>
        <w:r>
          <w:rPr>
            <w:noProof/>
            <w:webHidden/>
          </w:rPr>
          <w:fldChar w:fldCharType="begin"/>
        </w:r>
        <w:r>
          <w:rPr>
            <w:noProof/>
            <w:webHidden/>
          </w:rPr>
          <w:instrText xml:space="preserve"> PAGEREF _Toc214889636 \h </w:instrText>
        </w:r>
        <w:r>
          <w:rPr>
            <w:noProof/>
            <w:webHidden/>
          </w:rPr>
        </w:r>
        <w:r>
          <w:rPr>
            <w:noProof/>
            <w:webHidden/>
          </w:rPr>
          <w:fldChar w:fldCharType="separate"/>
        </w:r>
        <w:r>
          <w:rPr>
            <w:noProof/>
            <w:webHidden/>
          </w:rPr>
          <w:t>15</w:t>
        </w:r>
        <w:r>
          <w:rPr>
            <w:noProof/>
            <w:webHidden/>
          </w:rPr>
          <w:fldChar w:fldCharType="end"/>
        </w:r>
        <w:r w:rsidRPr="008A1B3B">
          <w:rPr>
            <w:rStyle w:val="Hyperlink"/>
            <w:noProof/>
          </w:rPr>
          <w:fldChar w:fldCharType="end"/>
        </w:r>
      </w:ins>
    </w:p>
    <w:p w14:paraId="1A29EC08" w14:textId="28279471" w:rsidR="00464782" w:rsidRDefault="00464782">
      <w:pPr>
        <w:pStyle w:val="TOC2"/>
        <w:tabs>
          <w:tab w:val="left" w:pos="1152"/>
        </w:tabs>
        <w:rPr>
          <w:ins w:id="17" w:author="Kurt Elliason" w:date="2025-11-24T15:13:00Z" w16du:dateUtc="2025-11-24T21:13:00Z"/>
          <w:rFonts w:asciiTheme="minorHAnsi" w:eastAsiaTheme="minorEastAsia" w:hAnsiTheme="minorHAnsi" w:cstheme="minorBidi"/>
          <w:noProof/>
          <w:kern w:val="2"/>
          <w14:ligatures w14:val="standardContextual"/>
        </w:rPr>
      </w:pPr>
      <w:ins w:id="1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1.8</w:t>
        </w:r>
        <w:r>
          <w:rPr>
            <w:rFonts w:asciiTheme="minorHAnsi" w:eastAsiaTheme="minorEastAsia" w:hAnsiTheme="minorHAnsi" w:cstheme="minorBidi"/>
            <w:noProof/>
            <w:kern w:val="2"/>
            <w14:ligatures w14:val="standardContextual"/>
          </w:rPr>
          <w:tab/>
        </w:r>
        <w:r w:rsidRPr="008A1B3B">
          <w:rPr>
            <w:rStyle w:val="Hyperlink"/>
            <w:noProof/>
          </w:rPr>
          <w:t>History of Document Changes</w:t>
        </w:r>
        <w:r>
          <w:rPr>
            <w:noProof/>
            <w:webHidden/>
          </w:rPr>
          <w:tab/>
        </w:r>
        <w:r>
          <w:rPr>
            <w:noProof/>
            <w:webHidden/>
          </w:rPr>
          <w:fldChar w:fldCharType="begin"/>
        </w:r>
        <w:r>
          <w:rPr>
            <w:noProof/>
            <w:webHidden/>
          </w:rPr>
          <w:instrText xml:space="preserve"> PAGEREF _Toc214889637 \h </w:instrText>
        </w:r>
        <w:r>
          <w:rPr>
            <w:noProof/>
            <w:webHidden/>
          </w:rPr>
        </w:r>
        <w:r>
          <w:rPr>
            <w:noProof/>
            <w:webHidden/>
          </w:rPr>
          <w:fldChar w:fldCharType="separate"/>
        </w:r>
        <w:r>
          <w:rPr>
            <w:noProof/>
            <w:webHidden/>
          </w:rPr>
          <w:t>16</w:t>
        </w:r>
        <w:r>
          <w:rPr>
            <w:noProof/>
            <w:webHidden/>
          </w:rPr>
          <w:fldChar w:fldCharType="end"/>
        </w:r>
        <w:r w:rsidRPr="008A1B3B">
          <w:rPr>
            <w:rStyle w:val="Hyperlink"/>
            <w:noProof/>
          </w:rPr>
          <w:fldChar w:fldCharType="end"/>
        </w:r>
      </w:ins>
    </w:p>
    <w:p w14:paraId="5550A3F4" w14:textId="06CC54C5" w:rsidR="00464782" w:rsidRDefault="00464782">
      <w:pPr>
        <w:pStyle w:val="TOC1"/>
        <w:rPr>
          <w:ins w:id="19" w:author="Kurt Elliason" w:date="2025-11-24T15:13:00Z" w16du:dateUtc="2025-11-24T21:13:00Z"/>
          <w:rFonts w:asciiTheme="minorHAnsi" w:eastAsiaTheme="minorEastAsia" w:hAnsiTheme="minorHAnsi" w:cstheme="minorBidi"/>
          <w:noProof/>
          <w:kern w:val="2"/>
          <w14:ligatures w14:val="standardContextual"/>
        </w:rPr>
      </w:pPr>
      <w:ins w:id="2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2</w:t>
        </w:r>
        <w:r>
          <w:rPr>
            <w:rFonts w:asciiTheme="minorHAnsi" w:eastAsiaTheme="minorEastAsia" w:hAnsiTheme="minorHAnsi" w:cstheme="minorBidi"/>
            <w:noProof/>
            <w:kern w:val="2"/>
            <w14:ligatures w14:val="standardContextual"/>
          </w:rPr>
          <w:tab/>
        </w:r>
        <w:r w:rsidRPr="008A1B3B">
          <w:rPr>
            <w:rStyle w:val="Hyperlink"/>
            <w:noProof/>
          </w:rPr>
          <w:t>Conventions</w:t>
        </w:r>
        <w:r>
          <w:rPr>
            <w:noProof/>
            <w:webHidden/>
          </w:rPr>
          <w:tab/>
        </w:r>
        <w:r>
          <w:rPr>
            <w:noProof/>
            <w:webHidden/>
          </w:rPr>
          <w:fldChar w:fldCharType="begin"/>
        </w:r>
        <w:r>
          <w:rPr>
            <w:noProof/>
            <w:webHidden/>
          </w:rPr>
          <w:instrText xml:space="preserve"> PAGEREF _Toc214889638 \h </w:instrText>
        </w:r>
        <w:r>
          <w:rPr>
            <w:noProof/>
            <w:webHidden/>
          </w:rPr>
        </w:r>
        <w:r>
          <w:rPr>
            <w:noProof/>
            <w:webHidden/>
          </w:rPr>
          <w:fldChar w:fldCharType="separate"/>
        </w:r>
        <w:r>
          <w:rPr>
            <w:noProof/>
            <w:webHidden/>
          </w:rPr>
          <w:t>18</w:t>
        </w:r>
        <w:r>
          <w:rPr>
            <w:noProof/>
            <w:webHidden/>
          </w:rPr>
          <w:fldChar w:fldCharType="end"/>
        </w:r>
        <w:r w:rsidRPr="008A1B3B">
          <w:rPr>
            <w:rStyle w:val="Hyperlink"/>
            <w:noProof/>
          </w:rPr>
          <w:fldChar w:fldCharType="end"/>
        </w:r>
      </w:ins>
    </w:p>
    <w:p w14:paraId="11AEB890" w14:textId="1A921D91" w:rsidR="00464782" w:rsidRDefault="00464782">
      <w:pPr>
        <w:pStyle w:val="TOC2"/>
        <w:tabs>
          <w:tab w:val="left" w:pos="1152"/>
        </w:tabs>
        <w:rPr>
          <w:ins w:id="21" w:author="Kurt Elliason" w:date="2025-11-24T15:13:00Z" w16du:dateUtc="2025-11-24T21:13:00Z"/>
          <w:rFonts w:asciiTheme="minorHAnsi" w:eastAsiaTheme="minorEastAsia" w:hAnsiTheme="minorHAnsi" w:cstheme="minorBidi"/>
          <w:noProof/>
          <w:kern w:val="2"/>
          <w14:ligatures w14:val="standardContextual"/>
        </w:rPr>
      </w:pPr>
      <w:ins w:id="2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"_Toc214889639"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2.1</w:t>
        </w:r>
        <w:r>
          <w:rPr>
            <w:rFonts w:asciiTheme="minorHAnsi" w:eastAsiaTheme="minorEastAsia" w:hAnsiTheme="minorHAnsi" w:cstheme="minorBidi"/>
            <w:noProof/>
            <w:kern w:val="2"/>
            <w14:ligatures w14:val="standardContextual"/>
          </w:rPr>
          <w:tab/>
        </w:r>
        <w:r w:rsidRPr="008A1B3B">
          <w:rPr>
            <w:rStyle w:val="Hyperlink"/>
            <w:noProof/>
          </w:rPr>
          <w:t>Transaction Modeling and Profiling Conventions</w:t>
        </w:r>
        <w:r>
          <w:rPr>
            <w:noProof/>
            <w:webHidden/>
          </w:rPr>
          <w:tab/>
        </w:r>
        <w:r>
          <w:rPr>
            <w:noProof/>
            <w:webHidden/>
          </w:rPr>
          <w:fldChar w:fldCharType="begin"/>
        </w:r>
        <w:r>
          <w:rPr>
            <w:noProof/>
            <w:webHidden/>
          </w:rPr>
          <w:instrText xml:space="preserve"> PAGEREF _Toc214889639 \h </w:instrText>
        </w:r>
        <w:r>
          <w:rPr>
            <w:noProof/>
            <w:webHidden/>
          </w:rPr>
        </w:r>
        <w:r>
          <w:rPr>
            <w:noProof/>
            <w:webHidden/>
          </w:rPr>
          <w:fldChar w:fldCharType="separate"/>
        </w:r>
        <w:r>
          <w:rPr>
            <w:noProof/>
            <w:webHidden/>
          </w:rPr>
          <w:t>18</w:t>
        </w:r>
        <w:r>
          <w:rPr>
            <w:noProof/>
            <w:webHidden/>
          </w:rPr>
          <w:fldChar w:fldCharType="end"/>
        </w:r>
        <w:r w:rsidRPr="008A1B3B">
          <w:rPr>
            <w:rStyle w:val="Hyperlink"/>
            <w:noProof/>
          </w:rPr>
          <w:fldChar w:fldCharType="end"/>
        </w:r>
      </w:ins>
    </w:p>
    <w:p w14:paraId="76EB1585" w14:textId="746609AE" w:rsidR="00464782" w:rsidRDefault="00464782">
      <w:pPr>
        <w:pStyle w:val="TOC2"/>
        <w:tabs>
          <w:tab w:val="left" w:pos="1152"/>
        </w:tabs>
        <w:rPr>
          <w:ins w:id="23" w:author="Kurt Elliason" w:date="2025-11-24T15:13:00Z" w16du:dateUtc="2025-11-24T21:13:00Z"/>
          <w:rFonts w:asciiTheme="minorHAnsi" w:eastAsiaTheme="minorEastAsia" w:hAnsiTheme="minorHAnsi" w:cstheme="minorBidi"/>
          <w:noProof/>
          <w:kern w:val="2"/>
          <w14:ligatures w14:val="standardContextual"/>
        </w:rPr>
      </w:pPr>
      <w:ins w:id="2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2.2</w:t>
        </w:r>
        <w:r>
          <w:rPr>
            <w:rFonts w:asciiTheme="minorHAnsi" w:eastAsiaTheme="minorEastAsia" w:hAnsiTheme="minorHAnsi" w:cstheme="minorBidi"/>
            <w:noProof/>
            <w:kern w:val="2"/>
            <w14:ligatures w14:val="standardContextual"/>
          </w:rPr>
          <w:tab/>
        </w:r>
        <w:r w:rsidRPr="008A1B3B">
          <w:rPr>
            <w:rStyle w:val="Hyperlink"/>
            <w:noProof/>
          </w:rPr>
          <w:t>Additional Standards Profiling Conventions</w:t>
        </w:r>
        <w:r>
          <w:rPr>
            <w:noProof/>
            <w:webHidden/>
          </w:rPr>
          <w:tab/>
        </w:r>
        <w:r>
          <w:rPr>
            <w:noProof/>
            <w:webHidden/>
          </w:rPr>
          <w:fldChar w:fldCharType="begin"/>
        </w:r>
        <w:r>
          <w:rPr>
            <w:noProof/>
            <w:webHidden/>
          </w:rPr>
          <w:instrText xml:space="preserve"> PAGEREF _Toc214889640 \h </w:instrText>
        </w:r>
        <w:r>
          <w:rPr>
            <w:noProof/>
            <w:webHidden/>
          </w:rPr>
        </w:r>
        <w:r>
          <w:rPr>
            <w:noProof/>
            <w:webHidden/>
          </w:rPr>
          <w:fldChar w:fldCharType="separate"/>
        </w:r>
        <w:r>
          <w:rPr>
            <w:noProof/>
            <w:webHidden/>
          </w:rPr>
          <w:t>18</w:t>
        </w:r>
        <w:r>
          <w:rPr>
            <w:noProof/>
            <w:webHidden/>
          </w:rPr>
          <w:fldChar w:fldCharType="end"/>
        </w:r>
        <w:r w:rsidRPr="008A1B3B">
          <w:rPr>
            <w:rStyle w:val="Hyperlink"/>
            <w:noProof/>
          </w:rPr>
          <w:fldChar w:fldCharType="end"/>
        </w:r>
      </w:ins>
    </w:p>
    <w:p w14:paraId="33A58BC6" w14:textId="319B5205" w:rsidR="00464782" w:rsidRDefault="00464782">
      <w:pPr>
        <w:pStyle w:val="TOC2"/>
        <w:tabs>
          <w:tab w:val="left" w:pos="1152"/>
        </w:tabs>
        <w:rPr>
          <w:ins w:id="25" w:author="Kurt Elliason" w:date="2025-11-24T15:13:00Z" w16du:dateUtc="2025-11-24T21:13:00Z"/>
          <w:rFonts w:asciiTheme="minorHAnsi" w:eastAsiaTheme="minorEastAsia" w:hAnsiTheme="minorHAnsi" w:cstheme="minorBidi"/>
          <w:noProof/>
          <w:kern w:val="2"/>
          <w14:ligatures w14:val="standardContextual"/>
        </w:rPr>
      </w:pPr>
      <w:ins w:id="2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2.3</w:t>
        </w:r>
        <w:r>
          <w:rPr>
            <w:rFonts w:asciiTheme="minorHAnsi" w:eastAsiaTheme="minorEastAsia" w:hAnsiTheme="minorHAnsi" w:cstheme="minorBidi"/>
            <w:noProof/>
            <w:kern w:val="2"/>
            <w14:ligatures w14:val="standardContextual"/>
          </w:rPr>
          <w:tab/>
        </w:r>
        <w:r w:rsidRPr="008A1B3B">
          <w:rPr>
            <w:rStyle w:val="Hyperlink"/>
            <w:noProof/>
          </w:rPr>
          <w:t>Use of Coded Entities and Coding Schemes</w:t>
        </w:r>
        <w:r>
          <w:rPr>
            <w:noProof/>
            <w:webHidden/>
          </w:rPr>
          <w:tab/>
        </w:r>
        <w:r>
          <w:rPr>
            <w:noProof/>
            <w:webHidden/>
          </w:rPr>
          <w:fldChar w:fldCharType="begin"/>
        </w:r>
        <w:r>
          <w:rPr>
            <w:noProof/>
            <w:webHidden/>
          </w:rPr>
          <w:instrText xml:space="preserve"> PAGEREF _Toc214889641 \h </w:instrText>
        </w:r>
        <w:r>
          <w:rPr>
            <w:noProof/>
            <w:webHidden/>
          </w:rPr>
        </w:r>
        <w:r>
          <w:rPr>
            <w:noProof/>
            <w:webHidden/>
          </w:rPr>
          <w:fldChar w:fldCharType="separate"/>
        </w:r>
        <w:r>
          <w:rPr>
            <w:noProof/>
            <w:webHidden/>
          </w:rPr>
          <w:t>18</w:t>
        </w:r>
        <w:r>
          <w:rPr>
            <w:noProof/>
            <w:webHidden/>
          </w:rPr>
          <w:fldChar w:fldCharType="end"/>
        </w:r>
        <w:r w:rsidRPr="008A1B3B">
          <w:rPr>
            <w:rStyle w:val="Hyperlink"/>
            <w:noProof/>
          </w:rPr>
          <w:fldChar w:fldCharType="end"/>
        </w:r>
      </w:ins>
    </w:p>
    <w:p w14:paraId="70EFF987" w14:textId="3DA0B45B" w:rsidR="00464782" w:rsidRDefault="00464782">
      <w:pPr>
        <w:pStyle w:val="TOC1"/>
        <w:rPr>
          <w:ins w:id="27" w:author="Kurt Elliason" w:date="2025-11-24T15:13:00Z" w16du:dateUtc="2025-11-24T21:13:00Z"/>
          <w:rFonts w:asciiTheme="minorHAnsi" w:eastAsiaTheme="minorEastAsia" w:hAnsiTheme="minorHAnsi" w:cstheme="minorBidi"/>
          <w:noProof/>
          <w:kern w:val="2"/>
          <w14:ligatures w14:val="standardContextual"/>
        </w:rPr>
      </w:pPr>
      <w:ins w:id="2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w:t>
        </w:r>
        <w:r>
          <w:rPr>
            <w:rFonts w:asciiTheme="minorHAnsi" w:eastAsiaTheme="minorEastAsia" w:hAnsiTheme="minorHAnsi" w:cstheme="minorBidi"/>
            <w:noProof/>
            <w:kern w:val="2"/>
            <w14:ligatures w14:val="standardContextual"/>
          </w:rPr>
          <w:tab/>
        </w:r>
        <w:r w:rsidRPr="008A1B3B">
          <w:rPr>
            <w:rStyle w:val="Hyperlink"/>
            <w:noProof/>
          </w:rPr>
          <w:t>IHE Devices Transactions</w:t>
        </w:r>
        <w:r>
          <w:rPr>
            <w:noProof/>
            <w:webHidden/>
          </w:rPr>
          <w:tab/>
        </w:r>
        <w:r>
          <w:rPr>
            <w:noProof/>
            <w:webHidden/>
          </w:rPr>
          <w:fldChar w:fldCharType="begin"/>
        </w:r>
        <w:r>
          <w:rPr>
            <w:noProof/>
            <w:webHidden/>
          </w:rPr>
          <w:instrText xml:space="preserve"> PAGEREF _Toc214889642 \h </w:instrText>
        </w:r>
        <w:r>
          <w:rPr>
            <w:noProof/>
            <w:webHidden/>
          </w:rPr>
        </w:r>
        <w:r>
          <w:rPr>
            <w:noProof/>
            <w:webHidden/>
          </w:rPr>
          <w:fldChar w:fldCharType="separate"/>
        </w:r>
        <w:r>
          <w:rPr>
            <w:noProof/>
            <w:webHidden/>
          </w:rPr>
          <w:t>19</w:t>
        </w:r>
        <w:r>
          <w:rPr>
            <w:noProof/>
            <w:webHidden/>
          </w:rPr>
          <w:fldChar w:fldCharType="end"/>
        </w:r>
        <w:r w:rsidRPr="008A1B3B">
          <w:rPr>
            <w:rStyle w:val="Hyperlink"/>
            <w:noProof/>
          </w:rPr>
          <w:fldChar w:fldCharType="end"/>
        </w:r>
      </w:ins>
    </w:p>
    <w:p w14:paraId="41449EA3" w14:textId="331A2DD4" w:rsidR="00464782" w:rsidRDefault="00464782">
      <w:pPr>
        <w:pStyle w:val="TOC2"/>
        <w:tabs>
          <w:tab w:val="left" w:pos="1152"/>
        </w:tabs>
        <w:rPr>
          <w:ins w:id="29" w:author="Kurt Elliason" w:date="2025-11-24T15:13:00Z" w16du:dateUtc="2025-11-24T21:13:00Z"/>
          <w:rFonts w:asciiTheme="minorHAnsi" w:eastAsiaTheme="minorEastAsia" w:hAnsiTheme="minorHAnsi" w:cstheme="minorBidi"/>
          <w:noProof/>
          <w:kern w:val="2"/>
          <w14:ligatures w14:val="standardContextual"/>
        </w:rPr>
      </w:pPr>
      <w:ins w:id="3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w:t>
        </w:r>
        <w:r>
          <w:rPr>
            <w:rFonts w:asciiTheme="minorHAnsi" w:eastAsiaTheme="minorEastAsia" w:hAnsiTheme="minorHAnsi" w:cstheme="minorBidi"/>
            <w:noProof/>
            <w:kern w:val="2"/>
            <w14:ligatures w14:val="standardContextual"/>
          </w:rPr>
          <w:tab/>
        </w:r>
        <w:r w:rsidRPr="008A1B3B">
          <w:rPr>
            <w:rStyle w:val="Hyperlink"/>
            <w:noProof/>
          </w:rPr>
          <w:t>Communicate PCD Data [PCD-01]</w:t>
        </w:r>
        <w:r>
          <w:rPr>
            <w:noProof/>
            <w:webHidden/>
          </w:rPr>
          <w:tab/>
        </w:r>
        <w:r>
          <w:rPr>
            <w:noProof/>
            <w:webHidden/>
          </w:rPr>
          <w:fldChar w:fldCharType="begin"/>
        </w:r>
        <w:r>
          <w:rPr>
            <w:noProof/>
            <w:webHidden/>
          </w:rPr>
          <w:instrText xml:space="preserve"> PAGEREF _Toc214889643 \h </w:instrText>
        </w:r>
        <w:r>
          <w:rPr>
            <w:noProof/>
            <w:webHidden/>
          </w:rPr>
        </w:r>
        <w:r>
          <w:rPr>
            <w:noProof/>
            <w:webHidden/>
          </w:rPr>
          <w:fldChar w:fldCharType="separate"/>
        </w:r>
        <w:r>
          <w:rPr>
            <w:noProof/>
            <w:webHidden/>
          </w:rPr>
          <w:t>19</w:t>
        </w:r>
        <w:r>
          <w:rPr>
            <w:noProof/>
            <w:webHidden/>
          </w:rPr>
          <w:fldChar w:fldCharType="end"/>
        </w:r>
        <w:r w:rsidRPr="008A1B3B">
          <w:rPr>
            <w:rStyle w:val="Hyperlink"/>
            <w:noProof/>
          </w:rPr>
          <w:fldChar w:fldCharType="end"/>
        </w:r>
      </w:ins>
    </w:p>
    <w:p w14:paraId="0086B0F4" w14:textId="1C19A6B6" w:rsidR="00464782" w:rsidRDefault="00464782">
      <w:pPr>
        <w:pStyle w:val="TOC3"/>
        <w:tabs>
          <w:tab w:val="left" w:pos="1584"/>
        </w:tabs>
        <w:rPr>
          <w:ins w:id="31" w:author="Kurt Elliason" w:date="2025-11-24T15:13:00Z" w16du:dateUtc="2025-11-24T21:13:00Z"/>
          <w:rFonts w:asciiTheme="minorHAnsi" w:eastAsiaTheme="minorEastAsia" w:hAnsiTheme="minorHAnsi" w:cstheme="minorBidi"/>
          <w:noProof/>
          <w:kern w:val="2"/>
          <w14:ligatures w14:val="standardContextual"/>
        </w:rPr>
      </w:pPr>
      <w:ins w:id="3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_Toc214889644 \h </w:instrText>
        </w:r>
        <w:r>
          <w:rPr>
            <w:noProof/>
            <w:webHidden/>
          </w:rPr>
        </w:r>
        <w:r>
          <w:rPr>
            <w:noProof/>
            <w:webHidden/>
          </w:rPr>
          <w:fldChar w:fldCharType="separate"/>
        </w:r>
        <w:r>
          <w:rPr>
            <w:noProof/>
            <w:webHidden/>
          </w:rPr>
          <w:t>19</w:t>
        </w:r>
        <w:r>
          <w:rPr>
            <w:noProof/>
            <w:webHidden/>
          </w:rPr>
          <w:fldChar w:fldCharType="end"/>
        </w:r>
        <w:r w:rsidRPr="008A1B3B">
          <w:rPr>
            <w:rStyle w:val="Hyperlink"/>
            <w:noProof/>
          </w:rPr>
          <w:fldChar w:fldCharType="end"/>
        </w:r>
      </w:ins>
    </w:p>
    <w:p w14:paraId="4A3F3D08" w14:textId="44D41B69" w:rsidR="00464782" w:rsidRDefault="00464782">
      <w:pPr>
        <w:pStyle w:val="TOC3"/>
        <w:tabs>
          <w:tab w:val="left" w:pos="1584"/>
        </w:tabs>
        <w:rPr>
          <w:ins w:id="33" w:author="Kurt Elliason" w:date="2025-11-24T15:13:00Z" w16du:dateUtc="2025-11-24T21:13:00Z"/>
          <w:rFonts w:asciiTheme="minorHAnsi" w:eastAsiaTheme="minorEastAsia" w:hAnsiTheme="minorHAnsi" w:cstheme="minorBidi"/>
          <w:noProof/>
          <w:kern w:val="2"/>
          <w14:ligatures w14:val="standardContextual"/>
        </w:rPr>
      </w:pPr>
      <w:ins w:id="3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_Toc214889645 \h </w:instrText>
        </w:r>
        <w:r>
          <w:rPr>
            <w:noProof/>
            <w:webHidden/>
          </w:rPr>
        </w:r>
        <w:r>
          <w:rPr>
            <w:noProof/>
            <w:webHidden/>
          </w:rPr>
          <w:fldChar w:fldCharType="separate"/>
        </w:r>
        <w:r>
          <w:rPr>
            <w:noProof/>
            <w:webHidden/>
          </w:rPr>
          <w:t>19</w:t>
        </w:r>
        <w:r>
          <w:rPr>
            <w:noProof/>
            <w:webHidden/>
          </w:rPr>
          <w:fldChar w:fldCharType="end"/>
        </w:r>
        <w:r w:rsidRPr="008A1B3B">
          <w:rPr>
            <w:rStyle w:val="Hyperlink"/>
            <w:noProof/>
          </w:rPr>
          <w:fldChar w:fldCharType="end"/>
        </w:r>
      </w:ins>
    </w:p>
    <w:p w14:paraId="7715452E" w14:textId="7C447108" w:rsidR="00464782" w:rsidRDefault="00464782">
      <w:pPr>
        <w:pStyle w:val="TOC3"/>
        <w:tabs>
          <w:tab w:val="left" w:pos="1584"/>
        </w:tabs>
        <w:rPr>
          <w:ins w:id="35" w:author="Kurt Elliason" w:date="2025-11-24T15:13:00Z" w16du:dateUtc="2025-11-24T21:13:00Z"/>
          <w:rFonts w:asciiTheme="minorHAnsi" w:eastAsiaTheme="minorEastAsia" w:hAnsiTheme="minorHAnsi" w:cstheme="minorBidi"/>
          <w:noProof/>
          <w:kern w:val="2"/>
          <w14:ligatures w14:val="standardContextual"/>
        </w:rPr>
      </w:pPr>
      <w:ins w:id="3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_Toc214889646 \h </w:instrText>
        </w:r>
        <w:r>
          <w:rPr>
            <w:noProof/>
            <w:webHidden/>
          </w:rPr>
        </w:r>
        <w:r>
          <w:rPr>
            <w:noProof/>
            <w:webHidden/>
          </w:rPr>
          <w:fldChar w:fldCharType="separate"/>
        </w:r>
        <w:r>
          <w:rPr>
            <w:noProof/>
            <w:webHidden/>
          </w:rPr>
          <w:t>20</w:t>
        </w:r>
        <w:r>
          <w:rPr>
            <w:noProof/>
            <w:webHidden/>
          </w:rPr>
          <w:fldChar w:fldCharType="end"/>
        </w:r>
        <w:r w:rsidRPr="008A1B3B">
          <w:rPr>
            <w:rStyle w:val="Hyperlink"/>
            <w:noProof/>
          </w:rPr>
          <w:fldChar w:fldCharType="end"/>
        </w:r>
      </w:ins>
    </w:p>
    <w:p w14:paraId="060BE2E3" w14:textId="7262AA70" w:rsidR="00464782" w:rsidRDefault="00464782">
      <w:pPr>
        <w:pStyle w:val="TOC3"/>
        <w:tabs>
          <w:tab w:val="left" w:pos="1584"/>
        </w:tabs>
        <w:rPr>
          <w:ins w:id="37" w:author="Kurt Elliason" w:date="2025-11-24T15:13:00Z" w16du:dateUtc="2025-11-24T21:13:00Z"/>
          <w:rFonts w:asciiTheme="minorHAnsi" w:eastAsiaTheme="minorEastAsia" w:hAnsiTheme="minorHAnsi" w:cstheme="minorBidi"/>
          <w:noProof/>
          <w:kern w:val="2"/>
          <w14:ligatures w14:val="standardContextual"/>
        </w:rPr>
      </w:pPr>
      <w:ins w:id="3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_Toc214889647 \h </w:instrText>
        </w:r>
        <w:r>
          <w:rPr>
            <w:noProof/>
            <w:webHidden/>
          </w:rPr>
        </w:r>
        <w:r>
          <w:rPr>
            <w:noProof/>
            <w:webHidden/>
          </w:rPr>
          <w:fldChar w:fldCharType="separate"/>
        </w:r>
        <w:r>
          <w:rPr>
            <w:noProof/>
            <w:webHidden/>
          </w:rPr>
          <w:t>20</w:t>
        </w:r>
        <w:r>
          <w:rPr>
            <w:noProof/>
            <w:webHidden/>
          </w:rPr>
          <w:fldChar w:fldCharType="end"/>
        </w:r>
        <w:r w:rsidRPr="008A1B3B">
          <w:rPr>
            <w:rStyle w:val="Hyperlink"/>
            <w:noProof/>
          </w:rPr>
          <w:fldChar w:fldCharType="end"/>
        </w:r>
      </w:ins>
    </w:p>
    <w:p w14:paraId="110BC49B" w14:textId="5A9961F4" w:rsidR="00464782" w:rsidRDefault="00464782">
      <w:pPr>
        <w:pStyle w:val="TOC4"/>
        <w:tabs>
          <w:tab w:val="left" w:pos="2160"/>
        </w:tabs>
        <w:rPr>
          <w:ins w:id="39" w:author="Kurt Elliason" w:date="2025-11-24T15:13:00Z" w16du:dateUtc="2025-11-24T21:13:00Z"/>
          <w:rFonts w:asciiTheme="minorHAnsi" w:eastAsiaTheme="minorEastAsia" w:hAnsiTheme="minorHAnsi" w:cstheme="minorBidi"/>
          <w:noProof/>
          <w:kern w:val="2"/>
          <w14:ligatures w14:val="standardContextual"/>
        </w:rPr>
      </w:pPr>
      <w:ins w:id="4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3.1.4.1</w:t>
        </w:r>
        <w:r>
          <w:rPr>
            <w:rFonts w:asciiTheme="minorHAnsi" w:eastAsiaTheme="minorEastAsia" w:hAnsiTheme="minorHAnsi" w:cstheme="minorBidi"/>
            <w:noProof/>
            <w:kern w:val="2"/>
            <w14:ligatures w14:val="standardContextual"/>
          </w:rPr>
          <w:tab/>
        </w:r>
        <w:r w:rsidRPr="008A1B3B">
          <w:rPr>
            <w:rStyle w:val="Hyperlink"/>
            <w:noProof/>
          </w:rPr>
          <w:t>DOR communicates with DOC</w:t>
        </w:r>
        <w:r>
          <w:rPr>
            <w:noProof/>
            <w:webHidden/>
          </w:rPr>
          <w:tab/>
        </w:r>
        <w:r>
          <w:rPr>
            <w:noProof/>
            <w:webHidden/>
          </w:rPr>
          <w:fldChar w:fldCharType="begin"/>
        </w:r>
        <w:r>
          <w:rPr>
            <w:noProof/>
            <w:webHidden/>
          </w:rPr>
          <w:instrText xml:space="preserve"> PAGEREF _Toc214889648 \h </w:instrText>
        </w:r>
        <w:r>
          <w:rPr>
            <w:noProof/>
            <w:webHidden/>
          </w:rPr>
        </w:r>
        <w:r>
          <w:rPr>
            <w:noProof/>
            <w:webHidden/>
          </w:rPr>
          <w:fldChar w:fldCharType="separate"/>
        </w:r>
        <w:r>
          <w:rPr>
            <w:noProof/>
            <w:webHidden/>
          </w:rPr>
          <w:t>20</w:t>
        </w:r>
        <w:r>
          <w:rPr>
            <w:noProof/>
            <w:webHidden/>
          </w:rPr>
          <w:fldChar w:fldCharType="end"/>
        </w:r>
        <w:r w:rsidRPr="008A1B3B">
          <w:rPr>
            <w:rStyle w:val="Hyperlink"/>
            <w:noProof/>
          </w:rPr>
          <w:fldChar w:fldCharType="end"/>
        </w:r>
      </w:ins>
    </w:p>
    <w:p w14:paraId="0B82333F" w14:textId="13BE5E7B" w:rsidR="00464782" w:rsidRDefault="00464782">
      <w:pPr>
        <w:pStyle w:val="TOC5"/>
        <w:tabs>
          <w:tab w:val="left" w:pos="2592"/>
        </w:tabs>
        <w:rPr>
          <w:ins w:id="41" w:author="Kurt Elliason" w:date="2025-11-24T15:13:00Z" w16du:dateUtc="2025-11-24T21:13:00Z"/>
          <w:rFonts w:asciiTheme="minorHAnsi" w:eastAsiaTheme="minorEastAsia" w:hAnsiTheme="minorHAnsi" w:cstheme="minorBidi"/>
          <w:noProof/>
          <w:kern w:val="2"/>
          <w14:ligatures w14:val="standardContextual"/>
        </w:rPr>
      </w:pPr>
      <w:ins w:id="4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"_Toc214889649"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3.1.4.1.1</w:t>
        </w:r>
        <w:r>
          <w:rPr>
            <w:rFonts w:asciiTheme="minorHAnsi" w:eastAsiaTheme="minorEastAsia" w:hAnsiTheme="minorHAnsi" w:cstheme="minorBidi"/>
            <w:noProof/>
            <w:kern w:val="2"/>
            <w14:ligatures w14:val="standardContextual"/>
          </w:rPr>
          <w:tab/>
        </w:r>
        <w:r w:rsidRPr="008A1B3B">
          <w:rPr>
            <w:rStyle w:val="Hyperlink"/>
            <w:noProof/>
          </w:rPr>
          <w:t>PCD-01 Communicate PCD Data (ORU^R01^ORU_R01) static definition</w:t>
        </w:r>
        <w:r>
          <w:rPr>
            <w:noProof/>
            <w:webHidden/>
          </w:rPr>
          <w:tab/>
        </w:r>
        <w:r>
          <w:rPr>
            <w:noProof/>
            <w:webHidden/>
          </w:rPr>
          <w:fldChar w:fldCharType="begin"/>
        </w:r>
        <w:r>
          <w:rPr>
            <w:noProof/>
            <w:webHidden/>
          </w:rPr>
          <w:instrText xml:space="preserve"> PAGEREF _Toc214889649 \h </w:instrText>
        </w:r>
        <w:r>
          <w:rPr>
            <w:noProof/>
            <w:webHidden/>
          </w:rPr>
        </w:r>
        <w:r>
          <w:rPr>
            <w:noProof/>
            <w:webHidden/>
          </w:rPr>
          <w:fldChar w:fldCharType="separate"/>
        </w:r>
        <w:r>
          <w:rPr>
            <w:noProof/>
            <w:webHidden/>
          </w:rPr>
          <w:t>21</w:t>
        </w:r>
        <w:r>
          <w:rPr>
            <w:noProof/>
            <w:webHidden/>
          </w:rPr>
          <w:fldChar w:fldCharType="end"/>
        </w:r>
        <w:r w:rsidRPr="008A1B3B">
          <w:rPr>
            <w:rStyle w:val="Hyperlink"/>
            <w:noProof/>
          </w:rPr>
          <w:fldChar w:fldCharType="end"/>
        </w:r>
      </w:ins>
    </w:p>
    <w:p w14:paraId="1CF4AF90" w14:textId="46654F5D" w:rsidR="00464782" w:rsidRDefault="00464782">
      <w:pPr>
        <w:pStyle w:val="TOC5"/>
        <w:tabs>
          <w:tab w:val="left" w:pos="2592"/>
        </w:tabs>
        <w:rPr>
          <w:ins w:id="43" w:author="Kurt Elliason" w:date="2025-11-24T15:13:00Z" w16du:dateUtc="2025-11-24T21:13:00Z"/>
          <w:rFonts w:asciiTheme="minorHAnsi" w:eastAsiaTheme="minorEastAsia" w:hAnsiTheme="minorHAnsi" w:cstheme="minorBidi"/>
          <w:noProof/>
          <w:kern w:val="2"/>
          <w14:ligatures w14:val="standardContextual"/>
        </w:rPr>
      </w:pPr>
      <w:ins w:id="4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3.1.4.1.2</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_Toc214889650 \h </w:instrText>
        </w:r>
        <w:r>
          <w:rPr>
            <w:noProof/>
            <w:webHidden/>
          </w:rPr>
        </w:r>
        <w:r>
          <w:rPr>
            <w:noProof/>
            <w:webHidden/>
          </w:rPr>
          <w:fldChar w:fldCharType="separate"/>
        </w:r>
        <w:r>
          <w:rPr>
            <w:noProof/>
            <w:webHidden/>
          </w:rPr>
          <w:t>22</w:t>
        </w:r>
        <w:r>
          <w:rPr>
            <w:noProof/>
            <w:webHidden/>
          </w:rPr>
          <w:fldChar w:fldCharType="end"/>
        </w:r>
        <w:r w:rsidRPr="008A1B3B">
          <w:rPr>
            <w:rStyle w:val="Hyperlink"/>
            <w:noProof/>
          </w:rPr>
          <w:fldChar w:fldCharType="end"/>
        </w:r>
      </w:ins>
    </w:p>
    <w:p w14:paraId="71FFD936" w14:textId="6E4F0668" w:rsidR="00464782" w:rsidRDefault="00464782">
      <w:pPr>
        <w:pStyle w:val="TOC5"/>
        <w:tabs>
          <w:tab w:val="left" w:pos="2592"/>
        </w:tabs>
        <w:rPr>
          <w:ins w:id="45" w:author="Kurt Elliason" w:date="2025-11-24T15:13:00Z" w16du:dateUtc="2025-11-24T21:13:00Z"/>
          <w:rFonts w:asciiTheme="minorHAnsi" w:eastAsiaTheme="minorEastAsia" w:hAnsiTheme="minorHAnsi" w:cstheme="minorBidi"/>
          <w:noProof/>
          <w:kern w:val="2"/>
          <w14:ligatures w14:val="standardContextual"/>
        </w:rPr>
      </w:pPr>
      <w:ins w:id="4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3.1.4.1.3</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_Toc214889651 \h </w:instrText>
        </w:r>
        <w:r>
          <w:rPr>
            <w:noProof/>
            <w:webHidden/>
          </w:rPr>
        </w:r>
        <w:r>
          <w:rPr>
            <w:noProof/>
            <w:webHidden/>
          </w:rPr>
          <w:fldChar w:fldCharType="separate"/>
        </w:r>
        <w:r>
          <w:rPr>
            <w:noProof/>
            <w:webHidden/>
          </w:rPr>
          <w:t>23</w:t>
        </w:r>
        <w:r>
          <w:rPr>
            <w:noProof/>
            <w:webHidden/>
          </w:rPr>
          <w:fldChar w:fldCharType="end"/>
        </w:r>
        <w:r w:rsidRPr="008A1B3B">
          <w:rPr>
            <w:rStyle w:val="Hyperlink"/>
            <w:noProof/>
          </w:rPr>
          <w:fldChar w:fldCharType="end"/>
        </w:r>
      </w:ins>
    </w:p>
    <w:p w14:paraId="7F3CEBC4" w14:textId="20E743D1" w:rsidR="00464782" w:rsidRDefault="00464782">
      <w:pPr>
        <w:pStyle w:val="TOC5"/>
        <w:tabs>
          <w:tab w:val="left" w:pos="2592"/>
        </w:tabs>
        <w:rPr>
          <w:ins w:id="47" w:author="Kurt Elliason" w:date="2025-11-24T15:13:00Z" w16du:dateUtc="2025-11-24T21:13:00Z"/>
          <w:rFonts w:asciiTheme="minorHAnsi" w:eastAsiaTheme="minorEastAsia" w:hAnsiTheme="minorHAnsi" w:cstheme="minorBidi"/>
          <w:noProof/>
          <w:kern w:val="2"/>
          <w14:ligatures w14:val="standardContextual"/>
        </w:rPr>
      </w:pPr>
      <w:ins w:id="4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3.1.4.1.4</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_Toc214889652 \h </w:instrText>
        </w:r>
        <w:r>
          <w:rPr>
            <w:noProof/>
            <w:webHidden/>
          </w:rPr>
        </w:r>
        <w:r>
          <w:rPr>
            <w:noProof/>
            <w:webHidden/>
          </w:rPr>
          <w:fldChar w:fldCharType="separate"/>
        </w:r>
        <w:r>
          <w:rPr>
            <w:noProof/>
            <w:webHidden/>
          </w:rPr>
          <w:t>23</w:t>
        </w:r>
        <w:r>
          <w:rPr>
            <w:noProof/>
            <w:webHidden/>
          </w:rPr>
          <w:fldChar w:fldCharType="end"/>
        </w:r>
        <w:r w:rsidRPr="008A1B3B">
          <w:rPr>
            <w:rStyle w:val="Hyperlink"/>
            <w:noProof/>
          </w:rPr>
          <w:fldChar w:fldCharType="end"/>
        </w:r>
      </w:ins>
    </w:p>
    <w:p w14:paraId="5F2DC7D8" w14:textId="11EB4CB4" w:rsidR="00464782" w:rsidRDefault="00464782">
      <w:pPr>
        <w:pStyle w:val="TOC3"/>
        <w:tabs>
          <w:tab w:val="left" w:pos="1584"/>
        </w:tabs>
        <w:rPr>
          <w:ins w:id="49" w:author="Kurt Elliason" w:date="2025-11-24T15:13:00Z" w16du:dateUtc="2025-11-24T21:13:00Z"/>
          <w:rFonts w:asciiTheme="minorHAnsi" w:eastAsiaTheme="minorEastAsia" w:hAnsiTheme="minorHAnsi" w:cstheme="minorBidi"/>
          <w:noProof/>
          <w:kern w:val="2"/>
          <w14:ligatures w14:val="standardContextual"/>
        </w:rPr>
      </w:pPr>
      <w:ins w:id="5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3.1.5</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_Toc214889653 \h </w:instrText>
        </w:r>
        <w:r>
          <w:rPr>
            <w:noProof/>
            <w:webHidden/>
          </w:rPr>
        </w:r>
        <w:r>
          <w:rPr>
            <w:noProof/>
            <w:webHidden/>
          </w:rPr>
          <w:fldChar w:fldCharType="separate"/>
        </w:r>
        <w:r>
          <w:rPr>
            <w:noProof/>
            <w:webHidden/>
          </w:rPr>
          <w:t>23</w:t>
        </w:r>
        <w:r>
          <w:rPr>
            <w:noProof/>
            <w:webHidden/>
          </w:rPr>
          <w:fldChar w:fldCharType="end"/>
        </w:r>
        <w:r w:rsidRPr="008A1B3B">
          <w:rPr>
            <w:rStyle w:val="Hyperlink"/>
            <w:noProof/>
          </w:rPr>
          <w:fldChar w:fldCharType="end"/>
        </w:r>
      </w:ins>
    </w:p>
    <w:p w14:paraId="7A589D3B" w14:textId="5CCE7238" w:rsidR="00464782" w:rsidRDefault="00464782">
      <w:pPr>
        <w:pStyle w:val="TOC2"/>
        <w:tabs>
          <w:tab w:val="left" w:pos="1152"/>
        </w:tabs>
        <w:rPr>
          <w:ins w:id="51" w:author="Kurt Elliason" w:date="2025-11-24T15:13:00Z" w16du:dateUtc="2025-11-24T21:13:00Z"/>
          <w:rFonts w:asciiTheme="minorHAnsi" w:eastAsiaTheme="minorEastAsia" w:hAnsiTheme="minorHAnsi" w:cstheme="minorBidi"/>
          <w:noProof/>
          <w:kern w:val="2"/>
          <w14:ligatures w14:val="standardContextual"/>
        </w:rPr>
      </w:pPr>
      <w:ins w:id="5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3.2</w:t>
        </w:r>
        <w:r>
          <w:rPr>
            <w:rFonts w:asciiTheme="minorHAnsi" w:eastAsiaTheme="minorEastAsia" w:hAnsiTheme="minorHAnsi" w:cstheme="minorBidi"/>
            <w:noProof/>
            <w:kern w:val="2"/>
            <w14:ligatures w14:val="standardContextual"/>
          </w:rPr>
          <w:tab/>
        </w:r>
        <w:r w:rsidRPr="008A1B3B">
          <w:rPr>
            <w:rStyle w:val="Hyperlink"/>
            <w:noProof/>
          </w:rPr>
          <w:t>[PCD-02] Reserved</w:t>
        </w:r>
        <w:r>
          <w:rPr>
            <w:noProof/>
            <w:webHidden/>
          </w:rPr>
          <w:tab/>
        </w:r>
        <w:r>
          <w:rPr>
            <w:noProof/>
            <w:webHidden/>
          </w:rPr>
          <w:fldChar w:fldCharType="begin"/>
        </w:r>
        <w:r>
          <w:rPr>
            <w:noProof/>
            <w:webHidden/>
          </w:rPr>
          <w:instrText xml:space="preserve"> PAGEREF _Toc214889654 \h </w:instrText>
        </w:r>
        <w:r>
          <w:rPr>
            <w:noProof/>
            <w:webHidden/>
          </w:rPr>
        </w:r>
        <w:r>
          <w:rPr>
            <w:noProof/>
            <w:webHidden/>
          </w:rPr>
          <w:fldChar w:fldCharType="separate"/>
        </w:r>
        <w:r>
          <w:rPr>
            <w:noProof/>
            <w:webHidden/>
          </w:rPr>
          <w:t>24</w:t>
        </w:r>
        <w:r>
          <w:rPr>
            <w:noProof/>
            <w:webHidden/>
          </w:rPr>
          <w:fldChar w:fldCharType="end"/>
        </w:r>
        <w:r w:rsidRPr="008A1B3B">
          <w:rPr>
            <w:rStyle w:val="Hyperlink"/>
            <w:noProof/>
          </w:rPr>
          <w:fldChar w:fldCharType="end"/>
        </w:r>
      </w:ins>
    </w:p>
    <w:p w14:paraId="3494D2A0" w14:textId="714EED14" w:rsidR="00464782" w:rsidRDefault="00464782">
      <w:pPr>
        <w:pStyle w:val="TOC2"/>
        <w:tabs>
          <w:tab w:val="left" w:pos="1152"/>
        </w:tabs>
        <w:rPr>
          <w:ins w:id="53" w:author="Kurt Elliason" w:date="2025-11-24T15:13:00Z" w16du:dateUtc="2025-11-24T21:13:00Z"/>
          <w:rFonts w:asciiTheme="minorHAnsi" w:eastAsiaTheme="minorEastAsia" w:hAnsiTheme="minorHAnsi" w:cstheme="minorBidi"/>
          <w:noProof/>
          <w:kern w:val="2"/>
          <w14:ligatures w14:val="standardContextual"/>
        </w:rPr>
      </w:pPr>
      <w:ins w:id="5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w:t>
        </w:r>
        <w:r>
          <w:rPr>
            <w:rFonts w:asciiTheme="minorHAnsi" w:eastAsiaTheme="minorEastAsia" w:hAnsiTheme="minorHAnsi" w:cstheme="minorBidi"/>
            <w:noProof/>
            <w:kern w:val="2"/>
            <w14:ligatures w14:val="standardContextual"/>
          </w:rPr>
          <w:tab/>
        </w:r>
        <w:r w:rsidRPr="008A1B3B">
          <w:rPr>
            <w:rStyle w:val="Hyperlink"/>
            <w:noProof/>
          </w:rPr>
          <w:t>Communicate Infusion Order [PCD-03]</w:t>
        </w:r>
        <w:r>
          <w:rPr>
            <w:noProof/>
            <w:webHidden/>
          </w:rPr>
          <w:tab/>
        </w:r>
        <w:r>
          <w:rPr>
            <w:noProof/>
            <w:webHidden/>
          </w:rPr>
          <w:fldChar w:fldCharType="begin"/>
        </w:r>
        <w:r>
          <w:rPr>
            <w:noProof/>
            <w:webHidden/>
          </w:rPr>
          <w:instrText xml:space="preserve"> PAGEREF _Toc214889655 \h </w:instrText>
        </w:r>
        <w:r>
          <w:rPr>
            <w:noProof/>
            <w:webHidden/>
          </w:rPr>
        </w:r>
        <w:r>
          <w:rPr>
            <w:noProof/>
            <w:webHidden/>
          </w:rPr>
          <w:fldChar w:fldCharType="separate"/>
        </w:r>
        <w:r>
          <w:rPr>
            <w:noProof/>
            <w:webHidden/>
          </w:rPr>
          <w:t>24</w:t>
        </w:r>
        <w:r>
          <w:rPr>
            <w:noProof/>
            <w:webHidden/>
          </w:rPr>
          <w:fldChar w:fldCharType="end"/>
        </w:r>
        <w:r w:rsidRPr="008A1B3B">
          <w:rPr>
            <w:rStyle w:val="Hyperlink"/>
            <w:noProof/>
          </w:rPr>
          <w:fldChar w:fldCharType="end"/>
        </w:r>
      </w:ins>
    </w:p>
    <w:p w14:paraId="4C611712" w14:textId="5AE27192" w:rsidR="00464782" w:rsidRDefault="00464782">
      <w:pPr>
        <w:pStyle w:val="TOC3"/>
        <w:tabs>
          <w:tab w:val="left" w:pos="1584"/>
        </w:tabs>
        <w:rPr>
          <w:ins w:id="55" w:author="Kurt Elliason" w:date="2025-11-24T15:13:00Z" w16du:dateUtc="2025-11-24T21:13:00Z"/>
          <w:rFonts w:asciiTheme="minorHAnsi" w:eastAsiaTheme="minorEastAsia" w:hAnsiTheme="minorHAnsi" w:cstheme="minorBidi"/>
          <w:noProof/>
          <w:kern w:val="2"/>
          <w14:ligatures w14:val="standardContextual"/>
        </w:rPr>
      </w:pPr>
      <w:ins w:id="5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_Toc214889656 \h </w:instrText>
        </w:r>
        <w:r>
          <w:rPr>
            <w:noProof/>
            <w:webHidden/>
          </w:rPr>
        </w:r>
        <w:r>
          <w:rPr>
            <w:noProof/>
            <w:webHidden/>
          </w:rPr>
          <w:fldChar w:fldCharType="separate"/>
        </w:r>
        <w:r>
          <w:rPr>
            <w:noProof/>
            <w:webHidden/>
          </w:rPr>
          <w:t>24</w:t>
        </w:r>
        <w:r>
          <w:rPr>
            <w:noProof/>
            <w:webHidden/>
          </w:rPr>
          <w:fldChar w:fldCharType="end"/>
        </w:r>
        <w:r w:rsidRPr="008A1B3B">
          <w:rPr>
            <w:rStyle w:val="Hyperlink"/>
            <w:noProof/>
          </w:rPr>
          <w:fldChar w:fldCharType="end"/>
        </w:r>
      </w:ins>
    </w:p>
    <w:p w14:paraId="43BEEA4D" w14:textId="761B9A5B" w:rsidR="00464782" w:rsidRDefault="00464782">
      <w:pPr>
        <w:pStyle w:val="TOC3"/>
        <w:tabs>
          <w:tab w:val="left" w:pos="1584"/>
        </w:tabs>
        <w:rPr>
          <w:ins w:id="57" w:author="Kurt Elliason" w:date="2025-11-24T15:13:00Z" w16du:dateUtc="2025-11-24T21:13:00Z"/>
          <w:rFonts w:asciiTheme="minorHAnsi" w:eastAsiaTheme="minorEastAsia" w:hAnsiTheme="minorHAnsi" w:cstheme="minorBidi"/>
          <w:noProof/>
          <w:kern w:val="2"/>
          <w14:ligatures w14:val="standardContextual"/>
        </w:rPr>
      </w:pPr>
      <w:ins w:id="5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_Toc214889657 \h </w:instrText>
        </w:r>
        <w:r>
          <w:rPr>
            <w:noProof/>
            <w:webHidden/>
          </w:rPr>
        </w:r>
        <w:r>
          <w:rPr>
            <w:noProof/>
            <w:webHidden/>
          </w:rPr>
          <w:fldChar w:fldCharType="separate"/>
        </w:r>
        <w:r>
          <w:rPr>
            <w:noProof/>
            <w:webHidden/>
          </w:rPr>
          <w:t>24</w:t>
        </w:r>
        <w:r>
          <w:rPr>
            <w:noProof/>
            <w:webHidden/>
          </w:rPr>
          <w:fldChar w:fldCharType="end"/>
        </w:r>
        <w:r w:rsidRPr="008A1B3B">
          <w:rPr>
            <w:rStyle w:val="Hyperlink"/>
            <w:noProof/>
          </w:rPr>
          <w:fldChar w:fldCharType="end"/>
        </w:r>
      </w:ins>
    </w:p>
    <w:p w14:paraId="0E2F60DF" w14:textId="69EC81BD" w:rsidR="00464782" w:rsidRDefault="00464782">
      <w:pPr>
        <w:pStyle w:val="TOC3"/>
        <w:tabs>
          <w:tab w:val="left" w:pos="1584"/>
        </w:tabs>
        <w:rPr>
          <w:ins w:id="59" w:author="Kurt Elliason" w:date="2025-11-24T15:13:00Z" w16du:dateUtc="2025-11-24T21:13:00Z"/>
          <w:rFonts w:asciiTheme="minorHAnsi" w:eastAsiaTheme="minorEastAsia" w:hAnsiTheme="minorHAnsi" w:cstheme="minorBidi"/>
          <w:noProof/>
          <w:kern w:val="2"/>
          <w14:ligatures w14:val="standardContextual"/>
        </w:rPr>
      </w:pPr>
      <w:ins w:id="6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_Toc214889658 \h </w:instrText>
        </w:r>
        <w:r>
          <w:rPr>
            <w:noProof/>
            <w:webHidden/>
          </w:rPr>
        </w:r>
        <w:r>
          <w:rPr>
            <w:noProof/>
            <w:webHidden/>
          </w:rPr>
          <w:fldChar w:fldCharType="separate"/>
        </w:r>
        <w:r>
          <w:rPr>
            <w:noProof/>
            <w:webHidden/>
          </w:rPr>
          <w:t>24</w:t>
        </w:r>
        <w:r>
          <w:rPr>
            <w:noProof/>
            <w:webHidden/>
          </w:rPr>
          <w:fldChar w:fldCharType="end"/>
        </w:r>
        <w:r w:rsidRPr="008A1B3B">
          <w:rPr>
            <w:rStyle w:val="Hyperlink"/>
            <w:noProof/>
          </w:rPr>
          <w:fldChar w:fldCharType="end"/>
        </w:r>
      </w:ins>
    </w:p>
    <w:p w14:paraId="4AA3F6C5" w14:textId="2081A081" w:rsidR="00464782" w:rsidRDefault="00464782">
      <w:pPr>
        <w:pStyle w:val="TOC3"/>
        <w:tabs>
          <w:tab w:val="left" w:pos="1584"/>
        </w:tabs>
        <w:rPr>
          <w:ins w:id="61" w:author="Kurt Elliason" w:date="2025-11-24T15:13:00Z" w16du:dateUtc="2025-11-24T21:13:00Z"/>
          <w:rFonts w:asciiTheme="minorHAnsi" w:eastAsiaTheme="minorEastAsia" w:hAnsiTheme="minorHAnsi" w:cstheme="minorBidi"/>
          <w:noProof/>
          <w:kern w:val="2"/>
          <w14:ligatures w14:val="standardContextual"/>
        </w:rPr>
      </w:pPr>
      <w:ins w:id="6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"_Toc214889659"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_Toc214889659 \h </w:instrText>
        </w:r>
        <w:r>
          <w:rPr>
            <w:noProof/>
            <w:webHidden/>
          </w:rPr>
        </w:r>
        <w:r>
          <w:rPr>
            <w:noProof/>
            <w:webHidden/>
          </w:rPr>
          <w:fldChar w:fldCharType="separate"/>
        </w:r>
        <w:r>
          <w:rPr>
            <w:noProof/>
            <w:webHidden/>
          </w:rPr>
          <w:t>24</w:t>
        </w:r>
        <w:r>
          <w:rPr>
            <w:noProof/>
            <w:webHidden/>
          </w:rPr>
          <w:fldChar w:fldCharType="end"/>
        </w:r>
        <w:r w:rsidRPr="008A1B3B">
          <w:rPr>
            <w:rStyle w:val="Hyperlink"/>
            <w:noProof/>
          </w:rPr>
          <w:fldChar w:fldCharType="end"/>
        </w:r>
      </w:ins>
    </w:p>
    <w:p w14:paraId="0F3EC068" w14:textId="4F85C6C5" w:rsidR="00464782" w:rsidRDefault="00464782">
      <w:pPr>
        <w:pStyle w:val="TOC4"/>
        <w:tabs>
          <w:tab w:val="left" w:pos="2160"/>
        </w:tabs>
        <w:rPr>
          <w:ins w:id="63" w:author="Kurt Elliason" w:date="2025-11-24T15:13:00Z" w16du:dateUtc="2025-11-24T21:13:00Z"/>
          <w:rFonts w:asciiTheme="minorHAnsi" w:eastAsiaTheme="minorEastAsia" w:hAnsiTheme="minorHAnsi" w:cstheme="minorBidi"/>
          <w:noProof/>
          <w:kern w:val="2"/>
          <w14:ligatures w14:val="standardContextual"/>
        </w:rPr>
      </w:pPr>
      <w:ins w:id="6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3.3.4.1</w:t>
        </w:r>
        <w:r>
          <w:rPr>
            <w:rFonts w:asciiTheme="minorHAnsi" w:eastAsiaTheme="minorEastAsia" w:hAnsiTheme="minorHAnsi" w:cstheme="minorBidi"/>
            <w:noProof/>
            <w:kern w:val="2"/>
            <w14:ligatures w14:val="standardContextual"/>
          </w:rPr>
          <w:tab/>
        </w:r>
        <w:r w:rsidRPr="008A1B3B">
          <w:rPr>
            <w:rStyle w:val="Hyperlink"/>
            <w:noProof/>
          </w:rPr>
          <w:t>PCD-03 Communicate Infusion Order (RGV^O15^RGV_O15) static definition</w:t>
        </w:r>
        <w:r>
          <w:rPr>
            <w:noProof/>
            <w:webHidden/>
          </w:rPr>
          <w:tab/>
        </w:r>
        <w:r>
          <w:rPr>
            <w:noProof/>
            <w:webHidden/>
          </w:rPr>
          <w:fldChar w:fldCharType="begin"/>
        </w:r>
        <w:r>
          <w:rPr>
            <w:noProof/>
            <w:webHidden/>
          </w:rPr>
          <w:instrText xml:space="preserve"> PAGEREF _Toc214889660 \h </w:instrText>
        </w:r>
        <w:r>
          <w:rPr>
            <w:noProof/>
            <w:webHidden/>
          </w:rPr>
        </w:r>
        <w:r>
          <w:rPr>
            <w:noProof/>
            <w:webHidden/>
          </w:rPr>
          <w:fldChar w:fldCharType="separate"/>
        </w:r>
        <w:r>
          <w:rPr>
            <w:noProof/>
            <w:webHidden/>
          </w:rPr>
          <w:t>25</w:t>
        </w:r>
        <w:r>
          <w:rPr>
            <w:noProof/>
            <w:webHidden/>
          </w:rPr>
          <w:fldChar w:fldCharType="end"/>
        </w:r>
        <w:r w:rsidRPr="008A1B3B">
          <w:rPr>
            <w:rStyle w:val="Hyperlink"/>
            <w:noProof/>
          </w:rPr>
          <w:fldChar w:fldCharType="end"/>
        </w:r>
      </w:ins>
    </w:p>
    <w:p w14:paraId="75680B47" w14:textId="302D87D3" w:rsidR="00464782" w:rsidRDefault="00464782">
      <w:pPr>
        <w:pStyle w:val="TOC4"/>
        <w:tabs>
          <w:tab w:val="left" w:pos="2160"/>
        </w:tabs>
        <w:rPr>
          <w:ins w:id="65" w:author="Kurt Elliason" w:date="2025-11-24T15:13:00Z" w16du:dateUtc="2025-11-24T21:13:00Z"/>
          <w:rFonts w:asciiTheme="minorHAnsi" w:eastAsiaTheme="minorEastAsia" w:hAnsiTheme="minorHAnsi" w:cstheme="minorBidi"/>
          <w:noProof/>
          <w:kern w:val="2"/>
          <w14:ligatures w14:val="standardContextual"/>
        </w:rPr>
      </w:pPr>
      <w:ins w:id="6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3.3.4.2</w:t>
        </w:r>
        <w:r>
          <w:rPr>
            <w:rFonts w:asciiTheme="minorHAnsi" w:eastAsiaTheme="minorEastAsia" w:hAnsiTheme="minorHAnsi" w:cstheme="minorBidi"/>
            <w:noProof/>
            <w:kern w:val="2"/>
            <w14:ligatures w14:val="standardContextual"/>
          </w:rPr>
          <w:tab/>
        </w:r>
        <w:r w:rsidRPr="008A1B3B">
          <w:rPr>
            <w:rStyle w:val="Hyperlink"/>
            <w:noProof/>
          </w:rPr>
          <w:t>RGV^O15^RGV_O15 Pharmacy/Treatment Give Message</w:t>
        </w:r>
        <w:r>
          <w:rPr>
            <w:noProof/>
            <w:webHidden/>
          </w:rPr>
          <w:tab/>
        </w:r>
        <w:r>
          <w:rPr>
            <w:noProof/>
            <w:webHidden/>
          </w:rPr>
          <w:fldChar w:fldCharType="begin"/>
        </w:r>
        <w:r>
          <w:rPr>
            <w:noProof/>
            <w:webHidden/>
          </w:rPr>
          <w:instrText xml:space="preserve"> PAGEREF _Toc214889661 \h </w:instrText>
        </w:r>
        <w:r>
          <w:rPr>
            <w:noProof/>
            <w:webHidden/>
          </w:rPr>
        </w:r>
        <w:r>
          <w:rPr>
            <w:noProof/>
            <w:webHidden/>
          </w:rPr>
          <w:fldChar w:fldCharType="separate"/>
        </w:r>
        <w:r>
          <w:rPr>
            <w:noProof/>
            <w:webHidden/>
          </w:rPr>
          <w:t>25</w:t>
        </w:r>
        <w:r>
          <w:rPr>
            <w:noProof/>
            <w:webHidden/>
          </w:rPr>
          <w:fldChar w:fldCharType="end"/>
        </w:r>
        <w:r w:rsidRPr="008A1B3B">
          <w:rPr>
            <w:rStyle w:val="Hyperlink"/>
            <w:noProof/>
          </w:rPr>
          <w:fldChar w:fldCharType="end"/>
        </w:r>
      </w:ins>
    </w:p>
    <w:p w14:paraId="33859728" w14:textId="3E252313" w:rsidR="00464782" w:rsidRDefault="00464782">
      <w:pPr>
        <w:pStyle w:val="TOC4"/>
        <w:tabs>
          <w:tab w:val="left" w:pos="2160"/>
        </w:tabs>
        <w:rPr>
          <w:ins w:id="67" w:author="Kurt Elliason" w:date="2025-11-24T15:13:00Z" w16du:dateUtc="2025-11-24T21:13:00Z"/>
          <w:rFonts w:asciiTheme="minorHAnsi" w:eastAsiaTheme="minorEastAsia" w:hAnsiTheme="minorHAnsi" w:cstheme="minorBidi"/>
          <w:noProof/>
          <w:kern w:val="2"/>
          <w14:ligatures w14:val="standardContextual"/>
        </w:rPr>
      </w:pPr>
      <w:ins w:id="6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3.3.4.3</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_Toc214889662 \h </w:instrText>
        </w:r>
        <w:r>
          <w:rPr>
            <w:noProof/>
            <w:webHidden/>
          </w:rPr>
        </w:r>
        <w:r>
          <w:rPr>
            <w:noProof/>
            <w:webHidden/>
          </w:rPr>
          <w:fldChar w:fldCharType="separate"/>
        </w:r>
        <w:r>
          <w:rPr>
            <w:noProof/>
            <w:webHidden/>
          </w:rPr>
          <w:t>27</w:t>
        </w:r>
        <w:r>
          <w:rPr>
            <w:noProof/>
            <w:webHidden/>
          </w:rPr>
          <w:fldChar w:fldCharType="end"/>
        </w:r>
        <w:r w:rsidRPr="008A1B3B">
          <w:rPr>
            <w:rStyle w:val="Hyperlink"/>
            <w:noProof/>
          </w:rPr>
          <w:fldChar w:fldCharType="end"/>
        </w:r>
      </w:ins>
    </w:p>
    <w:p w14:paraId="2704B6D2" w14:textId="1682189F" w:rsidR="00464782" w:rsidRDefault="00464782">
      <w:pPr>
        <w:pStyle w:val="TOC4"/>
        <w:tabs>
          <w:tab w:val="left" w:pos="2160"/>
        </w:tabs>
        <w:rPr>
          <w:ins w:id="69" w:author="Kurt Elliason" w:date="2025-11-24T15:13:00Z" w16du:dateUtc="2025-11-24T21:13:00Z"/>
          <w:rFonts w:asciiTheme="minorHAnsi" w:eastAsiaTheme="minorEastAsia" w:hAnsiTheme="minorHAnsi" w:cstheme="minorBidi"/>
          <w:noProof/>
          <w:kern w:val="2"/>
          <w14:ligatures w14:val="standardContextual"/>
        </w:rPr>
      </w:pPr>
      <w:ins w:id="7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_Toc214889663 \h </w:instrText>
        </w:r>
        <w:r>
          <w:rPr>
            <w:noProof/>
            <w:webHidden/>
          </w:rPr>
        </w:r>
        <w:r>
          <w:rPr>
            <w:noProof/>
            <w:webHidden/>
          </w:rPr>
          <w:fldChar w:fldCharType="separate"/>
        </w:r>
        <w:r>
          <w:rPr>
            <w:noProof/>
            <w:webHidden/>
          </w:rPr>
          <w:t>27</w:t>
        </w:r>
        <w:r>
          <w:rPr>
            <w:noProof/>
            <w:webHidden/>
          </w:rPr>
          <w:fldChar w:fldCharType="end"/>
        </w:r>
        <w:r w:rsidRPr="008A1B3B">
          <w:rPr>
            <w:rStyle w:val="Hyperlink"/>
            <w:noProof/>
          </w:rPr>
          <w:fldChar w:fldCharType="end"/>
        </w:r>
      </w:ins>
    </w:p>
    <w:p w14:paraId="7AE64F3B" w14:textId="058F1E53" w:rsidR="00464782" w:rsidRDefault="00464782">
      <w:pPr>
        <w:pStyle w:val="TOC5"/>
        <w:tabs>
          <w:tab w:val="left" w:pos="2592"/>
        </w:tabs>
        <w:rPr>
          <w:ins w:id="71" w:author="Kurt Elliason" w:date="2025-11-24T15:13:00Z" w16du:dateUtc="2025-11-24T21:13:00Z"/>
          <w:rFonts w:asciiTheme="minorHAnsi" w:eastAsiaTheme="minorEastAsia" w:hAnsiTheme="minorHAnsi" w:cstheme="minorBidi"/>
          <w:noProof/>
          <w:kern w:val="2"/>
          <w14:ligatures w14:val="standardContextual"/>
        </w:rPr>
      </w:pPr>
      <w:ins w:id="7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3.3.4.4.1</w:t>
        </w:r>
        <w:r>
          <w:rPr>
            <w:rFonts w:asciiTheme="minorHAnsi" w:eastAsiaTheme="minorEastAsia" w:hAnsiTheme="minorHAnsi" w:cstheme="minorBidi"/>
            <w:noProof/>
            <w:kern w:val="2"/>
            <w14:ligatures w14:val="standardContextual"/>
          </w:rPr>
          <w:tab/>
        </w:r>
        <w:r w:rsidRPr="008A1B3B">
          <w:rPr>
            <w:rStyle w:val="Hyperlink"/>
            <w:noProof/>
          </w:rPr>
          <w:t>MSH – Message Header Segment</w:t>
        </w:r>
        <w:r>
          <w:rPr>
            <w:noProof/>
            <w:webHidden/>
          </w:rPr>
          <w:tab/>
        </w:r>
        <w:r>
          <w:rPr>
            <w:noProof/>
            <w:webHidden/>
          </w:rPr>
          <w:fldChar w:fldCharType="begin"/>
        </w:r>
        <w:r>
          <w:rPr>
            <w:noProof/>
            <w:webHidden/>
          </w:rPr>
          <w:instrText xml:space="preserve"> PAGEREF _Toc214889664 \h </w:instrText>
        </w:r>
        <w:r>
          <w:rPr>
            <w:noProof/>
            <w:webHidden/>
          </w:rPr>
        </w:r>
        <w:r>
          <w:rPr>
            <w:noProof/>
            <w:webHidden/>
          </w:rPr>
          <w:fldChar w:fldCharType="separate"/>
        </w:r>
        <w:r>
          <w:rPr>
            <w:noProof/>
            <w:webHidden/>
          </w:rPr>
          <w:t>27</w:t>
        </w:r>
        <w:r>
          <w:rPr>
            <w:noProof/>
            <w:webHidden/>
          </w:rPr>
          <w:fldChar w:fldCharType="end"/>
        </w:r>
        <w:r w:rsidRPr="008A1B3B">
          <w:rPr>
            <w:rStyle w:val="Hyperlink"/>
            <w:noProof/>
          </w:rPr>
          <w:fldChar w:fldCharType="end"/>
        </w:r>
      </w:ins>
    </w:p>
    <w:p w14:paraId="707A8C6E" w14:textId="16CC595D" w:rsidR="00464782" w:rsidRDefault="00464782">
      <w:pPr>
        <w:pStyle w:val="TOC5"/>
        <w:tabs>
          <w:tab w:val="left" w:pos="2592"/>
        </w:tabs>
        <w:rPr>
          <w:ins w:id="73" w:author="Kurt Elliason" w:date="2025-11-24T15:13:00Z" w16du:dateUtc="2025-11-24T21:13:00Z"/>
          <w:rFonts w:asciiTheme="minorHAnsi" w:eastAsiaTheme="minorEastAsia" w:hAnsiTheme="minorHAnsi" w:cstheme="minorBidi"/>
          <w:noProof/>
          <w:kern w:val="2"/>
          <w14:ligatures w14:val="standardContextual"/>
        </w:rPr>
      </w:pPr>
      <w:ins w:id="7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3.3.4.4.2</w:t>
        </w:r>
        <w:r>
          <w:rPr>
            <w:rFonts w:asciiTheme="minorHAnsi" w:eastAsiaTheme="minorEastAsia" w:hAnsiTheme="minorHAnsi" w:cstheme="minorBidi"/>
            <w:noProof/>
            <w:kern w:val="2"/>
            <w14:ligatures w14:val="standardContextual"/>
          </w:rPr>
          <w:tab/>
        </w:r>
        <w:r w:rsidRPr="008A1B3B">
          <w:rPr>
            <w:rStyle w:val="Hyperlink"/>
            <w:noProof/>
          </w:rPr>
          <w:t>PID - Patient Identification Segment</w:t>
        </w:r>
        <w:r>
          <w:rPr>
            <w:noProof/>
            <w:webHidden/>
          </w:rPr>
          <w:tab/>
        </w:r>
        <w:r>
          <w:rPr>
            <w:noProof/>
            <w:webHidden/>
          </w:rPr>
          <w:fldChar w:fldCharType="begin"/>
        </w:r>
        <w:r>
          <w:rPr>
            <w:noProof/>
            <w:webHidden/>
          </w:rPr>
          <w:instrText xml:space="preserve"> PAGEREF _Toc214889665 \h </w:instrText>
        </w:r>
        <w:r>
          <w:rPr>
            <w:noProof/>
            <w:webHidden/>
          </w:rPr>
        </w:r>
        <w:r>
          <w:rPr>
            <w:noProof/>
            <w:webHidden/>
          </w:rPr>
          <w:fldChar w:fldCharType="separate"/>
        </w:r>
        <w:r>
          <w:rPr>
            <w:noProof/>
            <w:webHidden/>
          </w:rPr>
          <w:t>29</w:t>
        </w:r>
        <w:r>
          <w:rPr>
            <w:noProof/>
            <w:webHidden/>
          </w:rPr>
          <w:fldChar w:fldCharType="end"/>
        </w:r>
        <w:r w:rsidRPr="008A1B3B">
          <w:rPr>
            <w:rStyle w:val="Hyperlink"/>
            <w:noProof/>
          </w:rPr>
          <w:fldChar w:fldCharType="end"/>
        </w:r>
      </w:ins>
    </w:p>
    <w:p w14:paraId="286A5DDC" w14:textId="120BE04D" w:rsidR="00464782" w:rsidRDefault="00464782">
      <w:pPr>
        <w:pStyle w:val="TOC5"/>
        <w:tabs>
          <w:tab w:val="left" w:pos="2592"/>
        </w:tabs>
        <w:rPr>
          <w:ins w:id="75" w:author="Kurt Elliason" w:date="2025-11-24T15:13:00Z" w16du:dateUtc="2025-11-24T21:13:00Z"/>
          <w:rFonts w:asciiTheme="minorHAnsi" w:eastAsiaTheme="minorEastAsia" w:hAnsiTheme="minorHAnsi" w:cstheme="minorBidi"/>
          <w:noProof/>
          <w:kern w:val="2"/>
          <w14:ligatures w14:val="standardContextual"/>
        </w:rPr>
      </w:pPr>
      <w:ins w:id="7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3.3.4.4.3</w:t>
        </w:r>
        <w:r>
          <w:rPr>
            <w:rFonts w:asciiTheme="minorHAnsi" w:eastAsiaTheme="minorEastAsia" w:hAnsiTheme="minorHAnsi" w:cstheme="minorBidi"/>
            <w:noProof/>
            <w:kern w:val="2"/>
            <w14:ligatures w14:val="standardContextual"/>
          </w:rPr>
          <w:tab/>
        </w:r>
        <w:r w:rsidRPr="008A1B3B">
          <w:rPr>
            <w:rStyle w:val="Hyperlink"/>
            <w:noProof/>
          </w:rPr>
          <w:t>PV1 Patient Visit Segment</w:t>
        </w:r>
        <w:r>
          <w:rPr>
            <w:noProof/>
            <w:webHidden/>
          </w:rPr>
          <w:tab/>
        </w:r>
        <w:r>
          <w:rPr>
            <w:noProof/>
            <w:webHidden/>
          </w:rPr>
          <w:fldChar w:fldCharType="begin"/>
        </w:r>
        <w:r>
          <w:rPr>
            <w:noProof/>
            <w:webHidden/>
          </w:rPr>
          <w:instrText xml:space="preserve"> PAGEREF _Toc214889666 \h </w:instrText>
        </w:r>
        <w:r>
          <w:rPr>
            <w:noProof/>
            <w:webHidden/>
          </w:rPr>
        </w:r>
        <w:r>
          <w:rPr>
            <w:noProof/>
            <w:webHidden/>
          </w:rPr>
          <w:fldChar w:fldCharType="separate"/>
        </w:r>
        <w:r>
          <w:rPr>
            <w:noProof/>
            <w:webHidden/>
          </w:rPr>
          <w:t>29</w:t>
        </w:r>
        <w:r>
          <w:rPr>
            <w:noProof/>
            <w:webHidden/>
          </w:rPr>
          <w:fldChar w:fldCharType="end"/>
        </w:r>
        <w:r w:rsidRPr="008A1B3B">
          <w:rPr>
            <w:rStyle w:val="Hyperlink"/>
            <w:noProof/>
          </w:rPr>
          <w:fldChar w:fldCharType="end"/>
        </w:r>
      </w:ins>
    </w:p>
    <w:p w14:paraId="139F8B2E" w14:textId="1CC9A9A6" w:rsidR="00464782" w:rsidRDefault="00464782">
      <w:pPr>
        <w:pStyle w:val="TOC5"/>
        <w:tabs>
          <w:tab w:val="left" w:pos="2592"/>
        </w:tabs>
        <w:rPr>
          <w:ins w:id="77" w:author="Kurt Elliason" w:date="2025-11-24T15:13:00Z" w16du:dateUtc="2025-11-24T21:13:00Z"/>
          <w:rFonts w:asciiTheme="minorHAnsi" w:eastAsiaTheme="minorEastAsia" w:hAnsiTheme="minorHAnsi" w:cstheme="minorBidi"/>
          <w:noProof/>
          <w:kern w:val="2"/>
          <w14:ligatures w14:val="standardContextual"/>
        </w:rPr>
      </w:pPr>
      <w:ins w:id="7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3.3.4.4.4</w:t>
        </w:r>
        <w:r>
          <w:rPr>
            <w:rFonts w:asciiTheme="minorHAnsi" w:eastAsiaTheme="minorEastAsia" w:hAnsiTheme="minorHAnsi" w:cstheme="minorBidi"/>
            <w:noProof/>
            <w:kern w:val="2"/>
            <w14:ligatures w14:val="standardContextual"/>
          </w:rPr>
          <w:tab/>
        </w:r>
        <w:r w:rsidRPr="008A1B3B">
          <w:rPr>
            <w:rStyle w:val="Hyperlink"/>
            <w:noProof/>
          </w:rPr>
          <w:t xml:space="preserve">ORC </w:t>
        </w:r>
        <w:r w:rsidRPr="008A1B3B">
          <w:rPr>
            <w:rStyle w:val="Hyperlink"/>
            <w:rFonts w:eastAsia="MS Gothic"/>
            <w:noProof/>
          </w:rPr>
          <w:t>-</w:t>
        </w:r>
        <w:r w:rsidRPr="008A1B3B">
          <w:rPr>
            <w:rStyle w:val="Hyperlink"/>
            <w:noProof/>
          </w:rPr>
          <w:t xml:space="preserve"> Common Order Segment</w:t>
        </w:r>
        <w:r>
          <w:rPr>
            <w:noProof/>
            <w:webHidden/>
          </w:rPr>
          <w:tab/>
        </w:r>
        <w:r>
          <w:rPr>
            <w:noProof/>
            <w:webHidden/>
          </w:rPr>
          <w:fldChar w:fldCharType="begin"/>
        </w:r>
        <w:r>
          <w:rPr>
            <w:noProof/>
            <w:webHidden/>
          </w:rPr>
          <w:instrText xml:space="preserve"> PAGEREF _Toc214889667 \h </w:instrText>
        </w:r>
        <w:r>
          <w:rPr>
            <w:noProof/>
            <w:webHidden/>
          </w:rPr>
        </w:r>
        <w:r>
          <w:rPr>
            <w:noProof/>
            <w:webHidden/>
          </w:rPr>
          <w:fldChar w:fldCharType="separate"/>
        </w:r>
        <w:r>
          <w:rPr>
            <w:noProof/>
            <w:webHidden/>
          </w:rPr>
          <w:t>29</w:t>
        </w:r>
        <w:r>
          <w:rPr>
            <w:noProof/>
            <w:webHidden/>
          </w:rPr>
          <w:fldChar w:fldCharType="end"/>
        </w:r>
        <w:r w:rsidRPr="008A1B3B">
          <w:rPr>
            <w:rStyle w:val="Hyperlink"/>
            <w:noProof/>
          </w:rPr>
          <w:fldChar w:fldCharType="end"/>
        </w:r>
      </w:ins>
    </w:p>
    <w:p w14:paraId="6AAB1769" w14:textId="20C90ACB" w:rsidR="00464782" w:rsidRDefault="00464782">
      <w:pPr>
        <w:pStyle w:val="TOC5"/>
        <w:tabs>
          <w:tab w:val="left" w:pos="2592"/>
        </w:tabs>
        <w:rPr>
          <w:ins w:id="79" w:author="Kurt Elliason" w:date="2025-11-24T15:13:00Z" w16du:dateUtc="2025-11-24T21:13:00Z"/>
          <w:rFonts w:asciiTheme="minorHAnsi" w:eastAsiaTheme="minorEastAsia" w:hAnsiTheme="minorHAnsi" w:cstheme="minorBidi"/>
          <w:noProof/>
          <w:kern w:val="2"/>
          <w14:ligatures w14:val="standardContextual"/>
        </w:rPr>
      </w:pPr>
      <w:ins w:id="80" w:author="Kurt Elliason" w:date="2025-11-24T15:13:00Z" w16du:dateUtc="2025-11-24T21:13:00Z">
        <w:r w:rsidRPr="008A1B3B">
          <w:rPr>
            <w:rStyle w:val="Hyperlink"/>
            <w:noProof/>
          </w:rPr>
          <w:lastRenderedPageBreak/>
          <w:fldChar w:fldCharType="begin"/>
        </w:r>
        <w:r w:rsidRPr="008A1B3B">
          <w:rPr>
            <w:rStyle w:val="Hyperlink"/>
            <w:noProof/>
          </w:rPr>
          <w:instrText xml:space="preserve"> </w:instrText>
        </w:r>
        <w:r>
          <w:rPr>
            <w:noProof/>
          </w:rPr>
          <w:instrText>HYPERLINK \l "_Toc214889668"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3.3.4.4.5</w:t>
        </w:r>
        <w:r>
          <w:rPr>
            <w:rFonts w:asciiTheme="minorHAnsi" w:eastAsiaTheme="minorEastAsia" w:hAnsiTheme="minorHAnsi" w:cstheme="minorBidi"/>
            <w:noProof/>
            <w:kern w:val="2"/>
            <w14:ligatures w14:val="standardContextual"/>
          </w:rPr>
          <w:tab/>
        </w:r>
        <w:r w:rsidRPr="008A1B3B">
          <w:rPr>
            <w:rStyle w:val="Hyperlink"/>
            <w:noProof/>
          </w:rPr>
          <w:t>RXG - Pharmacy/Treatment Give Segment</w:t>
        </w:r>
        <w:r>
          <w:rPr>
            <w:noProof/>
            <w:webHidden/>
          </w:rPr>
          <w:tab/>
        </w:r>
        <w:r>
          <w:rPr>
            <w:noProof/>
            <w:webHidden/>
          </w:rPr>
          <w:fldChar w:fldCharType="begin"/>
        </w:r>
        <w:r>
          <w:rPr>
            <w:noProof/>
            <w:webHidden/>
          </w:rPr>
          <w:instrText xml:space="preserve"> PAGEREF _Toc214889668 \h </w:instrText>
        </w:r>
        <w:r>
          <w:rPr>
            <w:noProof/>
            <w:webHidden/>
          </w:rPr>
        </w:r>
        <w:r>
          <w:rPr>
            <w:noProof/>
            <w:webHidden/>
          </w:rPr>
          <w:fldChar w:fldCharType="separate"/>
        </w:r>
        <w:r>
          <w:rPr>
            <w:noProof/>
            <w:webHidden/>
          </w:rPr>
          <w:t>29</w:t>
        </w:r>
        <w:r>
          <w:rPr>
            <w:noProof/>
            <w:webHidden/>
          </w:rPr>
          <w:fldChar w:fldCharType="end"/>
        </w:r>
        <w:r w:rsidRPr="008A1B3B">
          <w:rPr>
            <w:rStyle w:val="Hyperlink"/>
            <w:noProof/>
          </w:rPr>
          <w:fldChar w:fldCharType="end"/>
        </w:r>
      </w:ins>
    </w:p>
    <w:p w14:paraId="40ADFDB9" w14:textId="03185C6A" w:rsidR="00464782" w:rsidRDefault="00464782">
      <w:pPr>
        <w:pStyle w:val="TOC5"/>
        <w:tabs>
          <w:tab w:val="left" w:pos="2592"/>
        </w:tabs>
        <w:rPr>
          <w:ins w:id="81" w:author="Kurt Elliason" w:date="2025-11-24T15:13:00Z" w16du:dateUtc="2025-11-24T21:13:00Z"/>
          <w:rFonts w:asciiTheme="minorHAnsi" w:eastAsiaTheme="minorEastAsia" w:hAnsiTheme="minorHAnsi" w:cstheme="minorBidi"/>
          <w:noProof/>
          <w:kern w:val="2"/>
          <w14:ligatures w14:val="standardContextual"/>
        </w:rPr>
      </w:pPr>
      <w:ins w:id="8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"_Toc214889669"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3.3.4.4.6</w:t>
        </w:r>
        <w:r>
          <w:rPr>
            <w:rFonts w:asciiTheme="minorHAnsi" w:eastAsiaTheme="minorEastAsia" w:hAnsiTheme="minorHAnsi" w:cstheme="minorBidi"/>
            <w:noProof/>
            <w:kern w:val="2"/>
            <w14:ligatures w14:val="standardContextual"/>
          </w:rPr>
          <w:tab/>
        </w:r>
        <w:r w:rsidRPr="008A1B3B">
          <w:rPr>
            <w:rStyle w:val="Hyperlink"/>
            <w:noProof/>
          </w:rPr>
          <w:t>Usage notes for RXG 17, 18, 23, and 24</w:t>
        </w:r>
        <w:r>
          <w:rPr>
            <w:noProof/>
            <w:webHidden/>
          </w:rPr>
          <w:tab/>
        </w:r>
        <w:r>
          <w:rPr>
            <w:noProof/>
            <w:webHidden/>
          </w:rPr>
          <w:fldChar w:fldCharType="begin"/>
        </w:r>
        <w:r>
          <w:rPr>
            <w:noProof/>
            <w:webHidden/>
          </w:rPr>
          <w:instrText xml:space="preserve"> PAGEREF _Toc214889669 \h </w:instrText>
        </w:r>
        <w:r>
          <w:rPr>
            <w:noProof/>
            <w:webHidden/>
          </w:rPr>
        </w:r>
        <w:r>
          <w:rPr>
            <w:noProof/>
            <w:webHidden/>
          </w:rPr>
          <w:fldChar w:fldCharType="separate"/>
        </w:r>
        <w:r>
          <w:rPr>
            <w:noProof/>
            <w:webHidden/>
          </w:rPr>
          <w:t>35</w:t>
        </w:r>
        <w:r>
          <w:rPr>
            <w:noProof/>
            <w:webHidden/>
          </w:rPr>
          <w:fldChar w:fldCharType="end"/>
        </w:r>
        <w:r w:rsidRPr="008A1B3B">
          <w:rPr>
            <w:rStyle w:val="Hyperlink"/>
            <w:noProof/>
          </w:rPr>
          <w:fldChar w:fldCharType="end"/>
        </w:r>
      </w:ins>
    </w:p>
    <w:p w14:paraId="6DEB6F3B" w14:textId="4051B723" w:rsidR="00464782" w:rsidRDefault="00464782">
      <w:pPr>
        <w:pStyle w:val="TOC5"/>
        <w:tabs>
          <w:tab w:val="left" w:pos="2592"/>
        </w:tabs>
        <w:rPr>
          <w:ins w:id="83" w:author="Kurt Elliason" w:date="2025-11-24T15:13:00Z" w16du:dateUtc="2025-11-24T21:13:00Z"/>
          <w:rFonts w:asciiTheme="minorHAnsi" w:eastAsiaTheme="minorEastAsia" w:hAnsiTheme="minorHAnsi" w:cstheme="minorBidi"/>
          <w:noProof/>
          <w:kern w:val="2"/>
          <w14:ligatures w14:val="standardContextual"/>
        </w:rPr>
      </w:pPr>
      <w:ins w:id="8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3.3.4.4.7</w:t>
        </w:r>
        <w:r>
          <w:rPr>
            <w:rFonts w:asciiTheme="minorHAnsi" w:eastAsiaTheme="minorEastAsia" w:hAnsiTheme="minorHAnsi" w:cstheme="minorBidi"/>
            <w:noProof/>
            <w:kern w:val="2"/>
            <w14:ligatures w14:val="standardContextual"/>
          </w:rPr>
          <w:tab/>
        </w:r>
        <w:r w:rsidRPr="008A1B3B">
          <w:rPr>
            <w:rStyle w:val="Hyperlink"/>
            <w:noProof/>
          </w:rPr>
          <w:t>TQ1 Timing Quantity Segment</w:t>
        </w:r>
        <w:r>
          <w:rPr>
            <w:noProof/>
            <w:webHidden/>
          </w:rPr>
          <w:tab/>
        </w:r>
        <w:r>
          <w:rPr>
            <w:noProof/>
            <w:webHidden/>
          </w:rPr>
          <w:fldChar w:fldCharType="begin"/>
        </w:r>
        <w:r>
          <w:rPr>
            <w:noProof/>
            <w:webHidden/>
          </w:rPr>
          <w:instrText xml:space="preserve"> PAGEREF _Toc214889670 \h </w:instrText>
        </w:r>
        <w:r>
          <w:rPr>
            <w:noProof/>
            <w:webHidden/>
          </w:rPr>
        </w:r>
        <w:r>
          <w:rPr>
            <w:noProof/>
            <w:webHidden/>
          </w:rPr>
          <w:fldChar w:fldCharType="separate"/>
        </w:r>
        <w:r>
          <w:rPr>
            <w:noProof/>
            <w:webHidden/>
          </w:rPr>
          <w:t>36</w:t>
        </w:r>
        <w:r>
          <w:rPr>
            <w:noProof/>
            <w:webHidden/>
          </w:rPr>
          <w:fldChar w:fldCharType="end"/>
        </w:r>
        <w:r w:rsidRPr="008A1B3B">
          <w:rPr>
            <w:rStyle w:val="Hyperlink"/>
            <w:noProof/>
          </w:rPr>
          <w:fldChar w:fldCharType="end"/>
        </w:r>
      </w:ins>
    </w:p>
    <w:p w14:paraId="7C172025" w14:textId="7BA2B61C" w:rsidR="00464782" w:rsidRDefault="00464782">
      <w:pPr>
        <w:pStyle w:val="TOC5"/>
        <w:tabs>
          <w:tab w:val="left" w:pos="2592"/>
        </w:tabs>
        <w:rPr>
          <w:ins w:id="85" w:author="Kurt Elliason" w:date="2025-11-24T15:13:00Z" w16du:dateUtc="2025-11-24T21:13:00Z"/>
          <w:rFonts w:asciiTheme="minorHAnsi" w:eastAsiaTheme="minorEastAsia" w:hAnsiTheme="minorHAnsi" w:cstheme="minorBidi"/>
          <w:noProof/>
          <w:kern w:val="2"/>
          <w14:ligatures w14:val="standardContextual"/>
        </w:rPr>
      </w:pPr>
      <w:ins w:id="8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3.3.4.4.8</w:t>
        </w:r>
        <w:r>
          <w:rPr>
            <w:rFonts w:asciiTheme="minorHAnsi" w:eastAsiaTheme="minorEastAsia" w:hAnsiTheme="minorHAnsi" w:cstheme="minorBidi"/>
            <w:noProof/>
            <w:kern w:val="2"/>
            <w14:ligatures w14:val="standardContextual"/>
          </w:rPr>
          <w:tab/>
        </w:r>
        <w:r w:rsidRPr="008A1B3B">
          <w:rPr>
            <w:rStyle w:val="Hyperlink"/>
            <w:noProof/>
          </w:rPr>
          <w:t>RXR - Pharmacy/Treatment Route Segment</w:t>
        </w:r>
        <w:r>
          <w:rPr>
            <w:noProof/>
            <w:webHidden/>
          </w:rPr>
          <w:tab/>
        </w:r>
        <w:r>
          <w:rPr>
            <w:noProof/>
            <w:webHidden/>
          </w:rPr>
          <w:fldChar w:fldCharType="begin"/>
        </w:r>
        <w:r>
          <w:rPr>
            <w:noProof/>
            <w:webHidden/>
          </w:rPr>
          <w:instrText xml:space="preserve"> PAGEREF _Toc214889671 \h </w:instrText>
        </w:r>
        <w:r>
          <w:rPr>
            <w:noProof/>
            <w:webHidden/>
          </w:rPr>
        </w:r>
        <w:r>
          <w:rPr>
            <w:noProof/>
            <w:webHidden/>
          </w:rPr>
          <w:fldChar w:fldCharType="separate"/>
        </w:r>
        <w:r>
          <w:rPr>
            <w:noProof/>
            <w:webHidden/>
          </w:rPr>
          <w:t>38</w:t>
        </w:r>
        <w:r>
          <w:rPr>
            <w:noProof/>
            <w:webHidden/>
          </w:rPr>
          <w:fldChar w:fldCharType="end"/>
        </w:r>
        <w:r w:rsidRPr="008A1B3B">
          <w:rPr>
            <w:rStyle w:val="Hyperlink"/>
            <w:noProof/>
          </w:rPr>
          <w:fldChar w:fldCharType="end"/>
        </w:r>
      </w:ins>
    </w:p>
    <w:p w14:paraId="1E391312" w14:textId="7BB71B1A" w:rsidR="00464782" w:rsidRDefault="00464782">
      <w:pPr>
        <w:pStyle w:val="TOC5"/>
        <w:tabs>
          <w:tab w:val="left" w:pos="2592"/>
        </w:tabs>
        <w:rPr>
          <w:ins w:id="87" w:author="Kurt Elliason" w:date="2025-11-24T15:13:00Z" w16du:dateUtc="2025-11-24T21:13:00Z"/>
          <w:rFonts w:asciiTheme="minorHAnsi" w:eastAsiaTheme="minorEastAsia" w:hAnsiTheme="minorHAnsi" w:cstheme="minorBidi"/>
          <w:noProof/>
          <w:kern w:val="2"/>
          <w14:ligatures w14:val="standardContextual"/>
        </w:rPr>
      </w:pPr>
      <w:ins w:id="8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3.3.4.4.9</w:t>
        </w:r>
        <w:r>
          <w:rPr>
            <w:rFonts w:asciiTheme="minorHAnsi" w:eastAsiaTheme="minorEastAsia" w:hAnsiTheme="minorHAnsi" w:cstheme="minorBidi"/>
            <w:noProof/>
            <w:kern w:val="2"/>
            <w14:ligatures w14:val="standardContextual"/>
          </w:rPr>
          <w:tab/>
        </w:r>
        <w:r w:rsidRPr="008A1B3B">
          <w:rPr>
            <w:rStyle w:val="Hyperlink"/>
            <w:noProof/>
          </w:rPr>
          <w:t xml:space="preserve">OBX </w:t>
        </w:r>
        <w:r w:rsidRPr="008A1B3B">
          <w:rPr>
            <w:rStyle w:val="Hyperlink"/>
            <w:rFonts w:eastAsia="MS Gothic"/>
            <w:noProof/>
          </w:rPr>
          <w:t>-</w:t>
        </w:r>
        <w:r w:rsidRPr="008A1B3B">
          <w:rPr>
            <w:rStyle w:val="Hyperlink"/>
            <w:noProof/>
          </w:rPr>
          <w:t xml:space="preserve"> Observation/Result segment</w:t>
        </w:r>
        <w:r>
          <w:rPr>
            <w:noProof/>
            <w:webHidden/>
          </w:rPr>
          <w:tab/>
        </w:r>
        <w:r>
          <w:rPr>
            <w:noProof/>
            <w:webHidden/>
          </w:rPr>
          <w:fldChar w:fldCharType="begin"/>
        </w:r>
        <w:r>
          <w:rPr>
            <w:noProof/>
            <w:webHidden/>
          </w:rPr>
          <w:instrText xml:space="preserve"> PAGEREF _Toc214889672 \h </w:instrText>
        </w:r>
        <w:r>
          <w:rPr>
            <w:noProof/>
            <w:webHidden/>
          </w:rPr>
        </w:r>
        <w:r>
          <w:rPr>
            <w:noProof/>
            <w:webHidden/>
          </w:rPr>
          <w:fldChar w:fldCharType="separate"/>
        </w:r>
        <w:r>
          <w:rPr>
            <w:noProof/>
            <w:webHidden/>
          </w:rPr>
          <w:t>40</w:t>
        </w:r>
        <w:r>
          <w:rPr>
            <w:noProof/>
            <w:webHidden/>
          </w:rPr>
          <w:fldChar w:fldCharType="end"/>
        </w:r>
        <w:r w:rsidRPr="008A1B3B">
          <w:rPr>
            <w:rStyle w:val="Hyperlink"/>
            <w:noProof/>
          </w:rPr>
          <w:fldChar w:fldCharType="end"/>
        </w:r>
      </w:ins>
    </w:p>
    <w:p w14:paraId="0E9D551C" w14:textId="69D1AC6D" w:rsidR="00464782" w:rsidRDefault="00464782">
      <w:pPr>
        <w:pStyle w:val="TOC5"/>
        <w:tabs>
          <w:tab w:val="left" w:pos="2592"/>
        </w:tabs>
        <w:rPr>
          <w:ins w:id="89" w:author="Kurt Elliason" w:date="2025-11-24T15:13:00Z" w16du:dateUtc="2025-11-24T21:13:00Z"/>
          <w:rFonts w:asciiTheme="minorHAnsi" w:eastAsiaTheme="minorEastAsia" w:hAnsiTheme="minorHAnsi" w:cstheme="minorBidi"/>
          <w:noProof/>
          <w:kern w:val="2"/>
          <w14:ligatures w14:val="standardContextual"/>
        </w:rPr>
      </w:pPr>
      <w:ins w:id="9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3.3.4.4.10</w:t>
        </w:r>
        <w:r>
          <w:rPr>
            <w:rFonts w:asciiTheme="minorHAnsi" w:eastAsiaTheme="minorEastAsia" w:hAnsiTheme="minorHAnsi" w:cstheme="minorBidi"/>
            <w:noProof/>
            <w:kern w:val="2"/>
            <w14:ligatures w14:val="standardContextual"/>
          </w:rPr>
          <w:tab/>
        </w:r>
        <w:r w:rsidRPr="008A1B3B">
          <w:rPr>
            <w:rStyle w:val="Hyperlink"/>
            <w:noProof/>
          </w:rPr>
          <w:t>Rate change, titration, Bolus from existing infusion, and Multistep</w:t>
        </w:r>
        <w:r>
          <w:rPr>
            <w:noProof/>
            <w:webHidden/>
          </w:rPr>
          <w:tab/>
        </w:r>
        <w:r>
          <w:rPr>
            <w:noProof/>
            <w:webHidden/>
          </w:rPr>
          <w:fldChar w:fldCharType="begin"/>
        </w:r>
        <w:r>
          <w:rPr>
            <w:noProof/>
            <w:webHidden/>
          </w:rPr>
          <w:instrText xml:space="preserve"> PAGEREF _Toc214889673 \h </w:instrText>
        </w:r>
        <w:r>
          <w:rPr>
            <w:noProof/>
            <w:webHidden/>
          </w:rPr>
        </w:r>
        <w:r>
          <w:rPr>
            <w:noProof/>
            <w:webHidden/>
          </w:rPr>
          <w:fldChar w:fldCharType="separate"/>
        </w:r>
        <w:r>
          <w:rPr>
            <w:noProof/>
            <w:webHidden/>
          </w:rPr>
          <w:t>44</w:t>
        </w:r>
        <w:r>
          <w:rPr>
            <w:noProof/>
            <w:webHidden/>
          </w:rPr>
          <w:fldChar w:fldCharType="end"/>
        </w:r>
        <w:r w:rsidRPr="008A1B3B">
          <w:rPr>
            <w:rStyle w:val="Hyperlink"/>
            <w:noProof/>
          </w:rPr>
          <w:fldChar w:fldCharType="end"/>
        </w:r>
      </w:ins>
    </w:p>
    <w:p w14:paraId="44D6D628" w14:textId="00FFC5D6" w:rsidR="00464782" w:rsidRDefault="00464782">
      <w:pPr>
        <w:pStyle w:val="TOC6"/>
        <w:tabs>
          <w:tab w:val="left" w:pos="3024"/>
        </w:tabs>
        <w:rPr>
          <w:ins w:id="91" w:author="Kurt Elliason" w:date="2025-11-24T15:13:00Z" w16du:dateUtc="2025-11-24T21:13:00Z"/>
          <w:rFonts w:asciiTheme="minorHAnsi" w:eastAsiaTheme="minorEastAsia" w:hAnsiTheme="minorHAnsi" w:cstheme="minorBidi"/>
          <w:noProof/>
          <w:kern w:val="2"/>
          <w14:ligatures w14:val="standardContextual"/>
        </w:rPr>
      </w:pPr>
      <w:ins w:id="9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3.3.4.4.10.1</w:t>
        </w:r>
        <w:r>
          <w:rPr>
            <w:rFonts w:asciiTheme="minorHAnsi" w:eastAsiaTheme="minorEastAsia" w:hAnsiTheme="minorHAnsi" w:cstheme="minorBidi"/>
            <w:noProof/>
            <w:kern w:val="2"/>
            <w14:ligatures w14:val="standardContextual"/>
          </w:rPr>
          <w:tab/>
        </w:r>
        <w:r w:rsidRPr="008A1B3B">
          <w:rPr>
            <w:rStyle w:val="Hyperlink"/>
            <w:noProof/>
          </w:rPr>
          <w:t>Rate change or titration</w:t>
        </w:r>
        <w:r>
          <w:rPr>
            <w:noProof/>
            <w:webHidden/>
          </w:rPr>
          <w:tab/>
        </w:r>
        <w:r>
          <w:rPr>
            <w:noProof/>
            <w:webHidden/>
          </w:rPr>
          <w:fldChar w:fldCharType="begin"/>
        </w:r>
        <w:r>
          <w:rPr>
            <w:noProof/>
            <w:webHidden/>
          </w:rPr>
          <w:instrText xml:space="preserve"> PAGEREF _Toc214889674 \h </w:instrText>
        </w:r>
        <w:r>
          <w:rPr>
            <w:noProof/>
            <w:webHidden/>
          </w:rPr>
        </w:r>
        <w:r>
          <w:rPr>
            <w:noProof/>
            <w:webHidden/>
          </w:rPr>
          <w:fldChar w:fldCharType="separate"/>
        </w:r>
        <w:r>
          <w:rPr>
            <w:noProof/>
            <w:webHidden/>
          </w:rPr>
          <w:t>44</w:t>
        </w:r>
        <w:r>
          <w:rPr>
            <w:noProof/>
            <w:webHidden/>
          </w:rPr>
          <w:fldChar w:fldCharType="end"/>
        </w:r>
        <w:r w:rsidRPr="008A1B3B">
          <w:rPr>
            <w:rStyle w:val="Hyperlink"/>
            <w:noProof/>
          </w:rPr>
          <w:fldChar w:fldCharType="end"/>
        </w:r>
      </w:ins>
    </w:p>
    <w:p w14:paraId="00E2A536" w14:textId="36836368" w:rsidR="00464782" w:rsidRDefault="00464782">
      <w:pPr>
        <w:pStyle w:val="TOC6"/>
        <w:tabs>
          <w:tab w:val="left" w:pos="3024"/>
        </w:tabs>
        <w:rPr>
          <w:ins w:id="93" w:author="Kurt Elliason" w:date="2025-11-24T15:13:00Z" w16du:dateUtc="2025-11-24T21:13:00Z"/>
          <w:rFonts w:asciiTheme="minorHAnsi" w:eastAsiaTheme="minorEastAsia" w:hAnsiTheme="minorHAnsi" w:cstheme="minorBidi"/>
          <w:noProof/>
          <w:kern w:val="2"/>
          <w14:ligatures w14:val="standardContextual"/>
        </w:rPr>
      </w:pPr>
      <w:ins w:id="9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3.3.4.4.10.2</w:t>
        </w:r>
        <w:r>
          <w:rPr>
            <w:rFonts w:asciiTheme="minorHAnsi" w:eastAsiaTheme="minorEastAsia" w:hAnsiTheme="minorHAnsi" w:cstheme="minorBidi"/>
            <w:noProof/>
            <w:kern w:val="2"/>
            <w14:ligatures w14:val="standardContextual"/>
          </w:rPr>
          <w:tab/>
        </w:r>
        <w:r w:rsidRPr="008A1B3B">
          <w:rPr>
            <w:rStyle w:val="Hyperlink"/>
            <w:noProof/>
          </w:rPr>
          <w:t>Bolus from existing infusion</w:t>
        </w:r>
        <w:r>
          <w:rPr>
            <w:noProof/>
            <w:webHidden/>
          </w:rPr>
          <w:tab/>
        </w:r>
        <w:r>
          <w:rPr>
            <w:noProof/>
            <w:webHidden/>
          </w:rPr>
          <w:fldChar w:fldCharType="begin"/>
        </w:r>
        <w:r>
          <w:rPr>
            <w:noProof/>
            <w:webHidden/>
          </w:rPr>
          <w:instrText xml:space="preserve"> PAGEREF _Toc214889675 \h </w:instrText>
        </w:r>
        <w:r>
          <w:rPr>
            <w:noProof/>
            <w:webHidden/>
          </w:rPr>
        </w:r>
        <w:r>
          <w:rPr>
            <w:noProof/>
            <w:webHidden/>
          </w:rPr>
          <w:fldChar w:fldCharType="separate"/>
        </w:r>
        <w:r>
          <w:rPr>
            <w:noProof/>
            <w:webHidden/>
          </w:rPr>
          <w:t>44</w:t>
        </w:r>
        <w:r>
          <w:rPr>
            <w:noProof/>
            <w:webHidden/>
          </w:rPr>
          <w:fldChar w:fldCharType="end"/>
        </w:r>
        <w:r w:rsidRPr="008A1B3B">
          <w:rPr>
            <w:rStyle w:val="Hyperlink"/>
            <w:noProof/>
          </w:rPr>
          <w:fldChar w:fldCharType="end"/>
        </w:r>
      </w:ins>
    </w:p>
    <w:p w14:paraId="11E8B295" w14:textId="579FEE85" w:rsidR="00464782" w:rsidRDefault="00464782">
      <w:pPr>
        <w:pStyle w:val="TOC6"/>
        <w:tabs>
          <w:tab w:val="left" w:pos="3024"/>
        </w:tabs>
        <w:rPr>
          <w:ins w:id="95" w:author="Kurt Elliason" w:date="2025-11-24T15:13:00Z" w16du:dateUtc="2025-11-24T21:13:00Z"/>
          <w:rFonts w:asciiTheme="minorHAnsi" w:eastAsiaTheme="minorEastAsia" w:hAnsiTheme="minorHAnsi" w:cstheme="minorBidi"/>
          <w:noProof/>
          <w:kern w:val="2"/>
          <w14:ligatures w14:val="standardContextual"/>
        </w:rPr>
      </w:pPr>
      <w:ins w:id="9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3.3.4.4.10.3</w:t>
        </w:r>
        <w:r>
          <w:rPr>
            <w:rFonts w:asciiTheme="minorHAnsi" w:eastAsiaTheme="minorEastAsia" w:hAnsiTheme="minorHAnsi" w:cstheme="minorBidi"/>
            <w:noProof/>
            <w:kern w:val="2"/>
            <w14:ligatures w14:val="standardContextual"/>
          </w:rPr>
          <w:tab/>
        </w:r>
        <w:r w:rsidRPr="008A1B3B">
          <w:rPr>
            <w:rStyle w:val="Hyperlink"/>
            <w:noProof/>
          </w:rPr>
          <w:t>Multistep</w:t>
        </w:r>
        <w:r>
          <w:rPr>
            <w:noProof/>
            <w:webHidden/>
          </w:rPr>
          <w:tab/>
        </w:r>
        <w:r>
          <w:rPr>
            <w:noProof/>
            <w:webHidden/>
          </w:rPr>
          <w:fldChar w:fldCharType="begin"/>
        </w:r>
        <w:r>
          <w:rPr>
            <w:noProof/>
            <w:webHidden/>
          </w:rPr>
          <w:instrText xml:space="preserve"> PAGEREF _Toc214889676 \h </w:instrText>
        </w:r>
        <w:r>
          <w:rPr>
            <w:noProof/>
            <w:webHidden/>
          </w:rPr>
        </w:r>
        <w:r>
          <w:rPr>
            <w:noProof/>
            <w:webHidden/>
          </w:rPr>
          <w:fldChar w:fldCharType="separate"/>
        </w:r>
        <w:r>
          <w:rPr>
            <w:noProof/>
            <w:webHidden/>
          </w:rPr>
          <w:t>46</w:t>
        </w:r>
        <w:r>
          <w:rPr>
            <w:noProof/>
            <w:webHidden/>
          </w:rPr>
          <w:fldChar w:fldCharType="end"/>
        </w:r>
        <w:r w:rsidRPr="008A1B3B">
          <w:rPr>
            <w:rStyle w:val="Hyperlink"/>
            <w:noProof/>
          </w:rPr>
          <w:fldChar w:fldCharType="end"/>
        </w:r>
      </w:ins>
    </w:p>
    <w:p w14:paraId="2717A6D1" w14:textId="44695C69" w:rsidR="00464782" w:rsidRDefault="00464782">
      <w:pPr>
        <w:pStyle w:val="TOC5"/>
        <w:tabs>
          <w:tab w:val="left" w:pos="2592"/>
        </w:tabs>
        <w:rPr>
          <w:ins w:id="97" w:author="Kurt Elliason" w:date="2025-11-24T15:13:00Z" w16du:dateUtc="2025-11-24T21:13:00Z"/>
          <w:rFonts w:asciiTheme="minorHAnsi" w:eastAsiaTheme="minorEastAsia" w:hAnsiTheme="minorHAnsi" w:cstheme="minorBidi"/>
          <w:noProof/>
          <w:kern w:val="2"/>
          <w14:ligatures w14:val="standardContextual"/>
        </w:rPr>
      </w:pPr>
      <w:ins w:id="9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3.3.4.4.11</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_Toc214889677 \h </w:instrText>
        </w:r>
        <w:r>
          <w:rPr>
            <w:noProof/>
            <w:webHidden/>
          </w:rPr>
        </w:r>
        <w:r>
          <w:rPr>
            <w:noProof/>
            <w:webHidden/>
          </w:rPr>
          <w:fldChar w:fldCharType="separate"/>
        </w:r>
        <w:r>
          <w:rPr>
            <w:noProof/>
            <w:webHidden/>
          </w:rPr>
          <w:t>48</w:t>
        </w:r>
        <w:r>
          <w:rPr>
            <w:noProof/>
            <w:webHidden/>
          </w:rPr>
          <w:fldChar w:fldCharType="end"/>
        </w:r>
        <w:r w:rsidRPr="008A1B3B">
          <w:rPr>
            <w:rStyle w:val="Hyperlink"/>
            <w:noProof/>
          </w:rPr>
          <w:fldChar w:fldCharType="end"/>
        </w:r>
      </w:ins>
    </w:p>
    <w:p w14:paraId="5167771B" w14:textId="572CA8A6" w:rsidR="00464782" w:rsidRDefault="00464782">
      <w:pPr>
        <w:pStyle w:val="TOC3"/>
        <w:tabs>
          <w:tab w:val="left" w:pos="1584"/>
        </w:tabs>
        <w:rPr>
          <w:ins w:id="99" w:author="Kurt Elliason" w:date="2025-11-24T15:13:00Z" w16du:dateUtc="2025-11-24T21:13:00Z"/>
          <w:rFonts w:asciiTheme="minorHAnsi" w:eastAsiaTheme="minorEastAsia" w:hAnsiTheme="minorHAnsi" w:cstheme="minorBidi"/>
          <w:noProof/>
          <w:kern w:val="2"/>
          <w14:ligatures w14:val="standardContextual"/>
        </w:rPr>
      </w:pPr>
      <w:ins w:id="10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3.3.5</w:t>
        </w:r>
        <w:r>
          <w:rPr>
            <w:rFonts w:asciiTheme="minorHAnsi" w:eastAsiaTheme="minorEastAsia" w:hAnsiTheme="minorHAnsi" w:cstheme="minorBidi"/>
            <w:noProof/>
            <w:kern w:val="2"/>
            <w14:ligatures w14:val="standardContextual"/>
          </w:rPr>
          <w:tab/>
        </w:r>
        <w:r w:rsidRPr="008A1B3B">
          <w:rPr>
            <w:rStyle w:val="Hyperlink"/>
            <w:noProof/>
          </w:rPr>
          <w:t>RRG^O16^RRG_O16 Pharmacy/Treatment Give Acknowledgement Message</w:t>
        </w:r>
        <w:r>
          <w:rPr>
            <w:noProof/>
            <w:webHidden/>
          </w:rPr>
          <w:tab/>
        </w:r>
        <w:r>
          <w:rPr>
            <w:noProof/>
            <w:webHidden/>
          </w:rPr>
          <w:fldChar w:fldCharType="begin"/>
        </w:r>
        <w:r>
          <w:rPr>
            <w:noProof/>
            <w:webHidden/>
          </w:rPr>
          <w:instrText xml:space="preserve"> PAGEREF _Toc214889678 \h </w:instrText>
        </w:r>
        <w:r>
          <w:rPr>
            <w:noProof/>
            <w:webHidden/>
          </w:rPr>
        </w:r>
        <w:r>
          <w:rPr>
            <w:noProof/>
            <w:webHidden/>
          </w:rPr>
          <w:fldChar w:fldCharType="separate"/>
        </w:r>
        <w:r>
          <w:rPr>
            <w:noProof/>
            <w:webHidden/>
          </w:rPr>
          <w:t>49</w:t>
        </w:r>
        <w:r>
          <w:rPr>
            <w:noProof/>
            <w:webHidden/>
          </w:rPr>
          <w:fldChar w:fldCharType="end"/>
        </w:r>
        <w:r w:rsidRPr="008A1B3B">
          <w:rPr>
            <w:rStyle w:val="Hyperlink"/>
            <w:noProof/>
          </w:rPr>
          <w:fldChar w:fldCharType="end"/>
        </w:r>
      </w:ins>
    </w:p>
    <w:p w14:paraId="09511A78" w14:textId="53B45487" w:rsidR="00464782" w:rsidRDefault="00464782">
      <w:pPr>
        <w:pStyle w:val="TOC4"/>
        <w:tabs>
          <w:tab w:val="left" w:pos="2160"/>
        </w:tabs>
        <w:rPr>
          <w:ins w:id="101" w:author="Kurt Elliason" w:date="2025-11-24T15:13:00Z" w16du:dateUtc="2025-11-24T21:13:00Z"/>
          <w:rFonts w:asciiTheme="minorHAnsi" w:eastAsiaTheme="minorEastAsia" w:hAnsiTheme="minorHAnsi" w:cstheme="minorBidi"/>
          <w:noProof/>
          <w:kern w:val="2"/>
          <w14:ligatures w14:val="standardContextual"/>
        </w:rPr>
      </w:pPr>
      <w:ins w:id="10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"_Toc214889679"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3.3.5.1</w:t>
        </w:r>
        <w:r>
          <w:rPr>
            <w:rFonts w:asciiTheme="minorHAnsi" w:eastAsiaTheme="minorEastAsia" w:hAnsiTheme="minorHAnsi" w:cstheme="minorBidi"/>
            <w:noProof/>
            <w:kern w:val="2"/>
            <w14:ligatures w14:val="standardContextual"/>
          </w:rPr>
          <w:tab/>
        </w:r>
        <w:r w:rsidRPr="008A1B3B">
          <w:rPr>
            <w:rStyle w:val="Hyperlink"/>
            <w:noProof/>
          </w:rPr>
          <w:t>MSH – Message Header Segment</w:t>
        </w:r>
        <w:r>
          <w:rPr>
            <w:noProof/>
            <w:webHidden/>
          </w:rPr>
          <w:tab/>
        </w:r>
        <w:r>
          <w:rPr>
            <w:noProof/>
            <w:webHidden/>
          </w:rPr>
          <w:fldChar w:fldCharType="begin"/>
        </w:r>
        <w:r>
          <w:rPr>
            <w:noProof/>
            <w:webHidden/>
          </w:rPr>
          <w:instrText xml:space="preserve"> PAGEREF _Toc214889679 \h </w:instrText>
        </w:r>
        <w:r>
          <w:rPr>
            <w:noProof/>
            <w:webHidden/>
          </w:rPr>
        </w:r>
        <w:r>
          <w:rPr>
            <w:noProof/>
            <w:webHidden/>
          </w:rPr>
          <w:fldChar w:fldCharType="separate"/>
        </w:r>
        <w:r>
          <w:rPr>
            <w:noProof/>
            <w:webHidden/>
          </w:rPr>
          <w:t>50</w:t>
        </w:r>
        <w:r>
          <w:rPr>
            <w:noProof/>
            <w:webHidden/>
          </w:rPr>
          <w:fldChar w:fldCharType="end"/>
        </w:r>
        <w:r w:rsidRPr="008A1B3B">
          <w:rPr>
            <w:rStyle w:val="Hyperlink"/>
            <w:noProof/>
          </w:rPr>
          <w:fldChar w:fldCharType="end"/>
        </w:r>
      </w:ins>
    </w:p>
    <w:p w14:paraId="07712CB0" w14:textId="64D93260" w:rsidR="00464782" w:rsidRDefault="00464782">
      <w:pPr>
        <w:pStyle w:val="TOC4"/>
        <w:tabs>
          <w:tab w:val="left" w:pos="2160"/>
        </w:tabs>
        <w:rPr>
          <w:ins w:id="103" w:author="Kurt Elliason" w:date="2025-11-24T15:13:00Z" w16du:dateUtc="2025-11-24T21:13:00Z"/>
          <w:rFonts w:asciiTheme="minorHAnsi" w:eastAsiaTheme="minorEastAsia" w:hAnsiTheme="minorHAnsi" w:cstheme="minorBidi"/>
          <w:noProof/>
          <w:kern w:val="2"/>
          <w14:ligatures w14:val="standardContextual"/>
        </w:rPr>
      </w:pPr>
      <w:ins w:id="10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3.3.5.2</w:t>
        </w:r>
        <w:r>
          <w:rPr>
            <w:rFonts w:asciiTheme="minorHAnsi" w:eastAsiaTheme="minorEastAsia" w:hAnsiTheme="minorHAnsi" w:cstheme="minorBidi"/>
            <w:noProof/>
            <w:kern w:val="2"/>
            <w14:ligatures w14:val="standardContextual"/>
          </w:rPr>
          <w:tab/>
        </w:r>
        <w:r w:rsidRPr="008A1B3B">
          <w:rPr>
            <w:rStyle w:val="Hyperlink"/>
            <w:noProof/>
          </w:rPr>
          <w:t>MSA - Message Acknowledgement segment</w:t>
        </w:r>
        <w:r>
          <w:rPr>
            <w:noProof/>
            <w:webHidden/>
          </w:rPr>
          <w:tab/>
        </w:r>
        <w:r>
          <w:rPr>
            <w:noProof/>
            <w:webHidden/>
          </w:rPr>
          <w:fldChar w:fldCharType="begin"/>
        </w:r>
        <w:r>
          <w:rPr>
            <w:noProof/>
            <w:webHidden/>
          </w:rPr>
          <w:instrText xml:space="preserve"> PAGEREF _Toc214889680 \h </w:instrText>
        </w:r>
        <w:r>
          <w:rPr>
            <w:noProof/>
            <w:webHidden/>
          </w:rPr>
        </w:r>
        <w:r>
          <w:rPr>
            <w:noProof/>
            <w:webHidden/>
          </w:rPr>
          <w:fldChar w:fldCharType="separate"/>
        </w:r>
        <w:r>
          <w:rPr>
            <w:noProof/>
            <w:webHidden/>
          </w:rPr>
          <w:t>50</w:t>
        </w:r>
        <w:r>
          <w:rPr>
            <w:noProof/>
            <w:webHidden/>
          </w:rPr>
          <w:fldChar w:fldCharType="end"/>
        </w:r>
        <w:r w:rsidRPr="008A1B3B">
          <w:rPr>
            <w:rStyle w:val="Hyperlink"/>
            <w:noProof/>
          </w:rPr>
          <w:fldChar w:fldCharType="end"/>
        </w:r>
      </w:ins>
    </w:p>
    <w:p w14:paraId="1BCC0D2B" w14:textId="59FC1763" w:rsidR="00464782" w:rsidRDefault="00464782">
      <w:pPr>
        <w:pStyle w:val="TOC4"/>
        <w:tabs>
          <w:tab w:val="left" w:pos="2160"/>
        </w:tabs>
        <w:rPr>
          <w:ins w:id="105" w:author="Kurt Elliason" w:date="2025-11-24T15:13:00Z" w16du:dateUtc="2025-11-24T21:13:00Z"/>
          <w:rFonts w:asciiTheme="minorHAnsi" w:eastAsiaTheme="minorEastAsia" w:hAnsiTheme="minorHAnsi" w:cstheme="minorBidi"/>
          <w:noProof/>
          <w:kern w:val="2"/>
          <w14:ligatures w14:val="standardContextual"/>
        </w:rPr>
      </w:pPr>
      <w:ins w:id="10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3.3.5.3</w:t>
        </w:r>
        <w:r>
          <w:rPr>
            <w:rFonts w:asciiTheme="minorHAnsi" w:eastAsiaTheme="minorEastAsia" w:hAnsiTheme="minorHAnsi" w:cstheme="minorBidi"/>
            <w:noProof/>
            <w:kern w:val="2"/>
            <w14:ligatures w14:val="standardContextual"/>
          </w:rPr>
          <w:tab/>
        </w:r>
        <w:r w:rsidRPr="008A1B3B">
          <w:rPr>
            <w:rStyle w:val="Hyperlink"/>
            <w:noProof/>
          </w:rPr>
          <w:t>ERR - Error segment</w:t>
        </w:r>
        <w:r>
          <w:rPr>
            <w:noProof/>
            <w:webHidden/>
          </w:rPr>
          <w:tab/>
        </w:r>
        <w:r>
          <w:rPr>
            <w:noProof/>
            <w:webHidden/>
          </w:rPr>
          <w:fldChar w:fldCharType="begin"/>
        </w:r>
        <w:r>
          <w:rPr>
            <w:noProof/>
            <w:webHidden/>
          </w:rPr>
          <w:instrText xml:space="preserve"> PAGEREF _Toc214889681 \h </w:instrText>
        </w:r>
        <w:r>
          <w:rPr>
            <w:noProof/>
            <w:webHidden/>
          </w:rPr>
        </w:r>
        <w:r>
          <w:rPr>
            <w:noProof/>
            <w:webHidden/>
          </w:rPr>
          <w:fldChar w:fldCharType="separate"/>
        </w:r>
        <w:r>
          <w:rPr>
            <w:noProof/>
            <w:webHidden/>
          </w:rPr>
          <w:t>50</w:t>
        </w:r>
        <w:r>
          <w:rPr>
            <w:noProof/>
            <w:webHidden/>
          </w:rPr>
          <w:fldChar w:fldCharType="end"/>
        </w:r>
        <w:r w:rsidRPr="008A1B3B">
          <w:rPr>
            <w:rStyle w:val="Hyperlink"/>
            <w:noProof/>
          </w:rPr>
          <w:fldChar w:fldCharType="end"/>
        </w:r>
      </w:ins>
    </w:p>
    <w:p w14:paraId="7E21EB0E" w14:textId="7E0EC7A4" w:rsidR="00464782" w:rsidRDefault="00464782">
      <w:pPr>
        <w:pStyle w:val="TOC2"/>
        <w:tabs>
          <w:tab w:val="left" w:pos="1152"/>
        </w:tabs>
        <w:rPr>
          <w:ins w:id="107" w:author="Kurt Elliason" w:date="2025-11-24T15:13:00Z" w16du:dateUtc="2025-11-24T21:13:00Z"/>
          <w:rFonts w:asciiTheme="minorHAnsi" w:eastAsiaTheme="minorEastAsia" w:hAnsiTheme="minorHAnsi" w:cstheme="minorBidi"/>
          <w:noProof/>
          <w:kern w:val="2"/>
          <w14:ligatures w14:val="standardContextual"/>
        </w:rPr>
      </w:pPr>
      <w:ins w:id="10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w:t>
        </w:r>
        <w:r>
          <w:rPr>
            <w:rFonts w:asciiTheme="minorHAnsi" w:eastAsiaTheme="minorEastAsia" w:hAnsiTheme="minorHAnsi" w:cstheme="minorBidi"/>
            <w:noProof/>
            <w:kern w:val="2"/>
            <w14:ligatures w14:val="standardContextual"/>
          </w:rPr>
          <w:tab/>
        </w:r>
        <w:r w:rsidRPr="008A1B3B">
          <w:rPr>
            <w:rStyle w:val="Hyperlink"/>
            <w:noProof/>
          </w:rPr>
          <w:t>Report Alert [PCD-04]</w:t>
        </w:r>
        <w:r>
          <w:rPr>
            <w:noProof/>
            <w:webHidden/>
          </w:rPr>
          <w:tab/>
        </w:r>
        <w:r>
          <w:rPr>
            <w:noProof/>
            <w:webHidden/>
          </w:rPr>
          <w:fldChar w:fldCharType="begin"/>
        </w:r>
        <w:r>
          <w:rPr>
            <w:noProof/>
            <w:webHidden/>
          </w:rPr>
          <w:instrText xml:space="preserve"> PAGEREF _Toc214889682 \h </w:instrText>
        </w:r>
        <w:r>
          <w:rPr>
            <w:noProof/>
            <w:webHidden/>
          </w:rPr>
        </w:r>
        <w:r>
          <w:rPr>
            <w:noProof/>
            <w:webHidden/>
          </w:rPr>
          <w:fldChar w:fldCharType="separate"/>
        </w:r>
        <w:r>
          <w:rPr>
            <w:noProof/>
            <w:webHidden/>
          </w:rPr>
          <w:t>50</w:t>
        </w:r>
        <w:r>
          <w:rPr>
            <w:noProof/>
            <w:webHidden/>
          </w:rPr>
          <w:fldChar w:fldCharType="end"/>
        </w:r>
        <w:r w:rsidRPr="008A1B3B">
          <w:rPr>
            <w:rStyle w:val="Hyperlink"/>
            <w:noProof/>
          </w:rPr>
          <w:fldChar w:fldCharType="end"/>
        </w:r>
      </w:ins>
    </w:p>
    <w:p w14:paraId="76438061" w14:textId="66F4B2BB" w:rsidR="00464782" w:rsidRDefault="00464782">
      <w:pPr>
        <w:pStyle w:val="TOC3"/>
        <w:tabs>
          <w:tab w:val="left" w:pos="1584"/>
        </w:tabs>
        <w:rPr>
          <w:ins w:id="109" w:author="Kurt Elliason" w:date="2025-11-24T15:13:00Z" w16du:dateUtc="2025-11-24T21:13:00Z"/>
          <w:rFonts w:asciiTheme="minorHAnsi" w:eastAsiaTheme="minorEastAsia" w:hAnsiTheme="minorHAnsi" w:cstheme="minorBidi"/>
          <w:noProof/>
          <w:kern w:val="2"/>
          <w14:ligatures w14:val="standardContextual"/>
        </w:rPr>
      </w:pPr>
      <w:ins w:id="11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_Toc214889683 \h </w:instrText>
        </w:r>
        <w:r>
          <w:rPr>
            <w:noProof/>
            <w:webHidden/>
          </w:rPr>
        </w:r>
        <w:r>
          <w:rPr>
            <w:noProof/>
            <w:webHidden/>
          </w:rPr>
          <w:fldChar w:fldCharType="separate"/>
        </w:r>
        <w:r>
          <w:rPr>
            <w:noProof/>
            <w:webHidden/>
          </w:rPr>
          <w:t>50</w:t>
        </w:r>
        <w:r>
          <w:rPr>
            <w:noProof/>
            <w:webHidden/>
          </w:rPr>
          <w:fldChar w:fldCharType="end"/>
        </w:r>
        <w:r w:rsidRPr="008A1B3B">
          <w:rPr>
            <w:rStyle w:val="Hyperlink"/>
            <w:noProof/>
          </w:rPr>
          <w:fldChar w:fldCharType="end"/>
        </w:r>
      </w:ins>
    </w:p>
    <w:p w14:paraId="16A0F2AA" w14:textId="563F9BBF" w:rsidR="00464782" w:rsidRDefault="00464782">
      <w:pPr>
        <w:pStyle w:val="TOC3"/>
        <w:tabs>
          <w:tab w:val="left" w:pos="1584"/>
        </w:tabs>
        <w:rPr>
          <w:ins w:id="111" w:author="Kurt Elliason" w:date="2025-11-24T15:13:00Z" w16du:dateUtc="2025-11-24T21:13:00Z"/>
          <w:rFonts w:asciiTheme="minorHAnsi" w:eastAsiaTheme="minorEastAsia" w:hAnsiTheme="minorHAnsi" w:cstheme="minorBidi"/>
          <w:noProof/>
          <w:kern w:val="2"/>
          <w14:ligatures w14:val="standardContextual"/>
        </w:rPr>
      </w:pPr>
      <w:ins w:id="11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_Toc214889684 \h </w:instrText>
        </w:r>
        <w:r>
          <w:rPr>
            <w:noProof/>
            <w:webHidden/>
          </w:rPr>
        </w:r>
        <w:r>
          <w:rPr>
            <w:noProof/>
            <w:webHidden/>
          </w:rPr>
          <w:fldChar w:fldCharType="separate"/>
        </w:r>
        <w:r>
          <w:rPr>
            <w:noProof/>
            <w:webHidden/>
          </w:rPr>
          <w:t>51</w:t>
        </w:r>
        <w:r>
          <w:rPr>
            <w:noProof/>
            <w:webHidden/>
          </w:rPr>
          <w:fldChar w:fldCharType="end"/>
        </w:r>
        <w:r w:rsidRPr="008A1B3B">
          <w:rPr>
            <w:rStyle w:val="Hyperlink"/>
            <w:noProof/>
          </w:rPr>
          <w:fldChar w:fldCharType="end"/>
        </w:r>
      </w:ins>
    </w:p>
    <w:p w14:paraId="378A2D1D" w14:textId="752E3736" w:rsidR="00464782" w:rsidRDefault="00464782">
      <w:pPr>
        <w:pStyle w:val="TOC3"/>
        <w:tabs>
          <w:tab w:val="left" w:pos="1584"/>
        </w:tabs>
        <w:rPr>
          <w:ins w:id="113" w:author="Kurt Elliason" w:date="2025-11-24T15:13:00Z" w16du:dateUtc="2025-11-24T21:13:00Z"/>
          <w:rFonts w:asciiTheme="minorHAnsi" w:eastAsiaTheme="minorEastAsia" w:hAnsiTheme="minorHAnsi" w:cstheme="minorBidi"/>
          <w:noProof/>
          <w:kern w:val="2"/>
          <w14:ligatures w14:val="standardContextual"/>
        </w:rPr>
      </w:pPr>
      <w:ins w:id="11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_Toc214889685 \h </w:instrText>
        </w:r>
        <w:r>
          <w:rPr>
            <w:noProof/>
            <w:webHidden/>
          </w:rPr>
        </w:r>
        <w:r>
          <w:rPr>
            <w:noProof/>
            <w:webHidden/>
          </w:rPr>
          <w:fldChar w:fldCharType="separate"/>
        </w:r>
        <w:r>
          <w:rPr>
            <w:noProof/>
            <w:webHidden/>
          </w:rPr>
          <w:t>51</w:t>
        </w:r>
        <w:r>
          <w:rPr>
            <w:noProof/>
            <w:webHidden/>
          </w:rPr>
          <w:fldChar w:fldCharType="end"/>
        </w:r>
        <w:r w:rsidRPr="008A1B3B">
          <w:rPr>
            <w:rStyle w:val="Hyperlink"/>
            <w:noProof/>
          </w:rPr>
          <w:fldChar w:fldCharType="end"/>
        </w:r>
      </w:ins>
    </w:p>
    <w:p w14:paraId="4AF184B5" w14:textId="3ACDC35A" w:rsidR="00464782" w:rsidRDefault="00464782">
      <w:pPr>
        <w:pStyle w:val="TOC3"/>
        <w:tabs>
          <w:tab w:val="left" w:pos="1584"/>
        </w:tabs>
        <w:rPr>
          <w:ins w:id="115" w:author="Kurt Elliason" w:date="2025-11-24T15:13:00Z" w16du:dateUtc="2025-11-24T21:13:00Z"/>
          <w:rFonts w:asciiTheme="minorHAnsi" w:eastAsiaTheme="minorEastAsia" w:hAnsiTheme="minorHAnsi" w:cstheme="minorBidi"/>
          <w:noProof/>
          <w:kern w:val="2"/>
          <w14:ligatures w14:val="standardContextual"/>
        </w:rPr>
      </w:pPr>
      <w:ins w:id="11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_Toc214889686 \h </w:instrText>
        </w:r>
        <w:r>
          <w:rPr>
            <w:noProof/>
            <w:webHidden/>
          </w:rPr>
        </w:r>
        <w:r>
          <w:rPr>
            <w:noProof/>
            <w:webHidden/>
          </w:rPr>
          <w:fldChar w:fldCharType="separate"/>
        </w:r>
        <w:r>
          <w:rPr>
            <w:noProof/>
            <w:webHidden/>
          </w:rPr>
          <w:t>52</w:t>
        </w:r>
        <w:r>
          <w:rPr>
            <w:noProof/>
            <w:webHidden/>
          </w:rPr>
          <w:fldChar w:fldCharType="end"/>
        </w:r>
        <w:r w:rsidRPr="008A1B3B">
          <w:rPr>
            <w:rStyle w:val="Hyperlink"/>
            <w:noProof/>
          </w:rPr>
          <w:fldChar w:fldCharType="end"/>
        </w:r>
      </w:ins>
    </w:p>
    <w:p w14:paraId="2E7CDF0F" w14:textId="6CAB6192" w:rsidR="00464782" w:rsidRDefault="00464782">
      <w:pPr>
        <w:pStyle w:val="TOC4"/>
        <w:tabs>
          <w:tab w:val="left" w:pos="2160"/>
        </w:tabs>
        <w:rPr>
          <w:ins w:id="117" w:author="Kurt Elliason" w:date="2025-11-24T15:13:00Z" w16du:dateUtc="2025-11-24T21:13:00Z"/>
          <w:rFonts w:asciiTheme="minorHAnsi" w:eastAsiaTheme="minorEastAsia" w:hAnsiTheme="minorHAnsi" w:cstheme="minorBidi"/>
          <w:noProof/>
          <w:kern w:val="2"/>
          <w14:ligatures w14:val="standardContextual"/>
        </w:rPr>
      </w:pPr>
      <w:ins w:id="11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3.4.4.1</w:t>
        </w:r>
        <w:r>
          <w:rPr>
            <w:rFonts w:asciiTheme="minorHAnsi" w:eastAsiaTheme="minorEastAsia" w:hAnsiTheme="minorHAnsi" w:cstheme="minorBidi"/>
            <w:noProof/>
            <w:kern w:val="2"/>
            <w14:ligatures w14:val="standardContextual"/>
          </w:rPr>
          <w:tab/>
        </w:r>
        <w:r w:rsidRPr="008A1B3B">
          <w:rPr>
            <w:rStyle w:val="Hyperlink"/>
            <w:noProof/>
          </w:rPr>
          <w:t>Alert Reporter reports to Alert Manager/Alert Consumer</w:t>
        </w:r>
        <w:r>
          <w:rPr>
            <w:noProof/>
            <w:webHidden/>
          </w:rPr>
          <w:tab/>
        </w:r>
        <w:r>
          <w:rPr>
            <w:noProof/>
            <w:webHidden/>
          </w:rPr>
          <w:fldChar w:fldCharType="begin"/>
        </w:r>
        <w:r>
          <w:rPr>
            <w:noProof/>
            <w:webHidden/>
          </w:rPr>
          <w:instrText xml:space="preserve"> PAGEREF _Toc214889687 \h </w:instrText>
        </w:r>
        <w:r>
          <w:rPr>
            <w:noProof/>
            <w:webHidden/>
          </w:rPr>
        </w:r>
        <w:r>
          <w:rPr>
            <w:noProof/>
            <w:webHidden/>
          </w:rPr>
          <w:fldChar w:fldCharType="separate"/>
        </w:r>
        <w:r>
          <w:rPr>
            <w:noProof/>
            <w:webHidden/>
          </w:rPr>
          <w:t>52</w:t>
        </w:r>
        <w:r>
          <w:rPr>
            <w:noProof/>
            <w:webHidden/>
          </w:rPr>
          <w:fldChar w:fldCharType="end"/>
        </w:r>
        <w:r w:rsidRPr="008A1B3B">
          <w:rPr>
            <w:rStyle w:val="Hyperlink"/>
            <w:noProof/>
          </w:rPr>
          <w:fldChar w:fldCharType="end"/>
        </w:r>
      </w:ins>
    </w:p>
    <w:p w14:paraId="07860AFC" w14:textId="59C796A1" w:rsidR="00464782" w:rsidRDefault="00464782">
      <w:pPr>
        <w:pStyle w:val="TOC5"/>
        <w:tabs>
          <w:tab w:val="left" w:pos="2592"/>
        </w:tabs>
        <w:rPr>
          <w:ins w:id="119" w:author="Kurt Elliason" w:date="2025-11-24T15:13:00Z" w16du:dateUtc="2025-11-24T21:13:00Z"/>
          <w:rFonts w:asciiTheme="minorHAnsi" w:eastAsiaTheme="minorEastAsia" w:hAnsiTheme="minorHAnsi" w:cstheme="minorBidi"/>
          <w:noProof/>
          <w:kern w:val="2"/>
          <w14:ligatures w14:val="standardContextual"/>
        </w:rPr>
      </w:pPr>
      <w:ins w:id="12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3.4.4.1.1</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_Toc214889688 \h </w:instrText>
        </w:r>
        <w:r>
          <w:rPr>
            <w:noProof/>
            <w:webHidden/>
          </w:rPr>
        </w:r>
        <w:r>
          <w:rPr>
            <w:noProof/>
            <w:webHidden/>
          </w:rPr>
          <w:fldChar w:fldCharType="separate"/>
        </w:r>
        <w:r>
          <w:rPr>
            <w:noProof/>
            <w:webHidden/>
          </w:rPr>
          <w:t>52</w:t>
        </w:r>
        <w:r>
          <w:rPr>
            <w:noProof/>
            <w:webHidden/>
          </w:rPr>
          <w:fldChar w:fldCharType="end"/>
        </w:r>
        <w:r w:rsidRPr="008A1B3B">
          <w:rPr>
            <w:rStyle w:val="Hyperlink"/>
            <w:noProof/>
          </w:rPr>
          <w:fldChar w:fldCharType="end"/>
        </w:r>
      </w:ins>
    </w:p>
    <w:p w14:paraId="3C60126E" w14:textId="37EB8B1C" w:rsidR="00464782" w:rsidRDefault="00464782">
      <w:pPr>
        <w:pStyle w:val="TOC5"/>
        <w:tabs>
          <w:tab w:val="left" w:pos="2592"/>
        </w:tabs>
        <w:rPr>
          <w:ins w:id="121" w:author="Kurt Elliason" w:date="2025-11-24T15:13:00Z" w16du:dateUtc="2025-11-24T21:13:00Z"/>
          <w:rFonts w:asciiTheme="minorHAnsi" w:eastAsiaTheme="minorEastAsia" w:hAnsiTheme="minorHAnsi" w:cstheme="minorBidi"/>
          <w:noProof/>
          <w:kern w:val="2"/>
          <w14:ligatures w14:val="standardContextual"/>
        </w:rPr>
      </w:pPr>
      <w:ins w:id="12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"_Toc214889689"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3.4.4.1.2</w:t>
        </w:r>
        <w:r>
          <w:rPr>
            <w:rFonts w:asciiTheme="minorHAnsi" w:eastAsiaTheme="minorEastAsia" w:hAnsiTheme="minorHAnsi" w:cstheme="minorBidi"/>
            <w:noProof/>
            <w:kern w:val="2"/>
            <w14:ligatures w14:val="standardContextual"/>
          </w:rPr>
          <w:tab/>
        </w:r>
        <w:r w:rsidRPr="008A1B3B">
          <w:rPr>
            <w:rStyle w:val="Hyperlink"/>
            <w:noProof/>
          </w:rPr>
          <w:t>PCD-04 Report Alert (ORU^R40^ORU_R40) static definition</w:t>
        </w:r>
        <w:r>
          <w:rPr>
            <w:noProof/>
            <w:webHidden/>
          </w:rPr>
          <w:tab/>
        </w:r>
        <w:r>
          <w:rPr>
            <w:noProof/>
            <w:webHidden/>
          </w:rPr>
          <w:fldChar w:fldCharType="begin"/>
        </w:r>
        <w:r>
          <w:rPr>
            <w:noProof/>
            <w:webHidden/>
          </w:rPr>
          <w:instrText xml:space="preserve"> PAGEREF _Toc214889689 \h </w:instrText>
        </w:r>
        <w:r>
          <w:rPr>
            <w:noProof/>
            <w:webHidden/>
          </w:rPr>
        </w:r>
        <w:r>
          <w:rPr>
            <w:noProof/>
            <w:webHidden/>
          </w:rPr>
          <w:fldChar w:fldCharType="separate"/>
        </w:r>
        <w:r>
          <w:rPr>
            <w:noProof/>
            <w:webHidden/>
          </w:rPr>
          <w:t>52</w:t>
        </w:r>
        <w:r>
          <w:rPr>
            <w:noProof/>
            <w:webHidden/>
          </w:rPr>
          <w:fldChar w:fldCharType="end"/>
        </w:r>
        <w:r w:rsidRPr="008A1B3B">
          <w:rPr>
            <w:rStyle w:val="Hyperlink"/>
            <w:noProof/>
          </w:rPr>
          <w:fldChar w:fldCharType="end"/>
        </w:r>
      </w:ins>
    </w:p>
    <w:p w14:paraId="4CAFD83B" w14:textId="7796464A" w:rsidR="00464782" w:rsidRDefault="00464782">
      <w:pPr>
        <w:pStyle w:val="TOC5"/>
        <w:tabs>
          <w:tab w:val="left" w:pos="2592"/>
        </w:tabs>
        <w:rPr>
          <w:ins w:id="123" w:author="Kurt Elliason" w:date="2025-11-24T15:13:00Z" w16du:dateUtc="2025-11-24T21:13:00Z"/>
          <w:rFonts w:asciiTheme="minorHAnsi" w:eastAsiaTheme="minorEastAsia" w:hAnsiTheme="minorHAnsi" w:cstheme="minorBidi"/>
          <w:noProof/>
          <w:kern w:val="2"/>
          <w14:ligatures w14:val="standardContextual"/>
        </w:rPr>
      </w:pPr>
      <w:ins w:id="12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3.4.4.1.3</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_Toc214889690 \h </w:instrText>
        </w:r>
        <w:r>
          <w:rPr>
            <w:noProof/>
            <w:webHidden/>
          </w:rPr>
        </w:r>
        <w:r>
          <w:rPr>
            <w:noProof/>
            <w:webHidden/>
          </w:rPr>
          <w:fldChar w:fldCharType="separate"/>
        </w:r>
        <w:r>
          <w:rPr>
            <w:noProof/>
            <w:webHidden/>
          </w:rPr>
          <w:t>54</w:t>
        </w:r>
        <w:r>
          <w:rPr>
            <w:noProof/>
            <w:webHidden/>
          </w:rPr>
          <w:fldChar w:fldCharType="end"/>
        </w:r>
        <w:r w:rsidRPr="008A1B3B">
          <w:rPr>
            <w:rStyle w:val="Hyperlink"/>
            <w:noProof/>
          </w:rPr>
          <w:fldChar w:fldCharType="end"/>
        </w:r>
      </w:ins>
    </w:p>
    <w:p w14:paraId="11073A36" w14:textId="14FFA4AC" w:rsidR="00464782" w:rsidRDefault="00464782">
      <w:pPr>
        <w:pStyle w:val="TOC5"/>
        <w:tabs>
          <w:tab w:val="left" w:pos="2592"/>
        </w:tabs>
        <w:rPr>
          <w:ins w:id="125" w:author="Kurt Elliason" w:date="2025-11-24T15:13:00Z" w16du:dateUtc="2025-11-24T21:13:00Z"/>
          <w:rFonts w:asciiTheme="minorHAnsi" w:eastAsiaTheme="minorEastAsia" w:hAnsiTheme="minorHAnsi" w:cstheme="minorBidi"/>
          <w:noProof/>
          <w:kern w:val="2"/>
          <w14:ligatures w14:val="standardContextual"/>
        </w:rPr>
      </w:pPr>
      <w:ins w:id="12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3.4.4.1.4</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_Toc214889691 \h </w:instrText>
        </w:r>
        <w:r>
          <w:rPr>
            <w:noProof/>
            <w:webHidden/>
          </w:rPr>
        </w:r>
        <w:r>
          <w:rPr>
            <w:noProof/>
            <w:webHidden/>
          </w:rPr>
          <w:fldChar w:fldCharType="separate"/>
        </w:r>
        <w:r>
          <w:rPr>
            <w:noProof/>
            <w:webHidden/>
          </w:rPr>
          <w:t>54</w:t>
        </w:r>
        <w:r>
          <w:rPr>
            <w:noProof/>
            <w:webHidden/>
          </w:rPr>
          <w:fldChar w:fldCharType="end"/>
        </w:r>
        <w:r w:rsidRPr="008A1B3B">
          <w:rPr>
            <w:rStyle w:val="Hyperlink"/>
            <w:noProof/>
          </w:rPr>
          <w:fldChar w:fldCharType="end"/>
        </w:r>
      </w:ins>
    </w:p>
    <w:p w14:paraId="5D50D6DF" w14:textId="45D5E68B" w:rsidR="00464782" w:rsidRDefault="00464782">
      <w:pPr>
        <w:pStyle w:val="TOC5"/>
        <w:tabs>
          <w:tab w:val="left" w:pos="2592"/>
        </w:tabs>
        <w:rPr>
          <w:ins w:id="127" w:author="Kurt Elliason" w:date="2025-11-24T15:13:00Z" w16du:dateUtc="2025-11-24T21:13:00Z"/>
          <w:rFonts w:asciiTheme="minorHAnsi" w:eastAsiaTheme="minorEastAsia" w:hAnsiTheme="minorHAnsi" w:cstheme="minorBidi"/>
          <w:noProof/>
          <w:kern w:val="2"/>
          <w14:ligatures w14:val="standardContextual"/>
        </w:rPr>
      </w:pPr>
      <w:ins w:id="12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3.4.4.1.5</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_Toc214889692 \h </w:instrText>
        </w:r>
        <w:r>
          <w:rPr>
            <w:noProof/>
            <w:webHidden/>
          </w:rPr>
        </w:r>
        <w:r>
          <w:rPr>
            <w:noProof/>
            <w:webHidden/>
          </w:rPr>
          <w:fldChar w:fldCharType="separate"/>
        </w:r>
        <w:r>
          <w:rPr>
            <w:noProof/>
            <w:webHidden/>
          </w:rPr>
          <w:t>55</w:t>
        </w:r>
        <w:r>
          <w:rPr>
            <w:noProof/>
            <w:webHidden/>
          </w:rPr>
          <w:fldChar w:fldCharType="end"/>
        </w:r>
        <w:r w:rsidRPr="008A1B3B">
          <w:rPr>
            <w:rStyle w:val="Hyperlink"/>
            <w:noProof/>
          </w:rPr>
          <w:fldChar w:fldCharType="end"/>
        </w:r>
      </w:ins>
    </w:p>
    <w:p w14:paraId="01501E21" w14:textId="50DDD5EC" w:rsidR="00464782" w:rsidRDefault="00464782">
      <w:pPr>
        <w:pStyle w:val="TOC5"/>
        <w:tabs>
          <w:tab w:val="left" w:pos="2592"/>
        </w:tabs>
        <w:rPr>
          <w:ins w:id="129" w:author="Kurt Elliason" w:date="2025-11-24T15:13:00Z" w16du:dateUtc="2025-11-24T21:13:00Z"/>
          <w:rFonts w:asciiTheme="minorHAnsi" w:eastAsiaTheme="minorEastAsia" w:hAnsiTheme="minorHAnsi" w:cstheme="minorBidi"/>
          <w:noProof/>
          <w:kern w:val="2"/>
          <w14:ligatures w14:val="standardContextual"/>
        </w:rPr>
      </w:pPr>
      <w:ins w:id="13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3.4.4.1.6</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_Toc214889693 \h </w:instrText>
        </w:r>
        <w:r>
          <w:rPr>
            <w:noProof/>
            <w:webHidden/>
          </w:rPr>
        </w:r>
        <w:r>
          <w:rPr>
            <w:noProof/>
            <w:webHidden/>
          </w:rPr>
          <w:fldChar w:fldCharType="separate"/>
        </w:r>
        <w:r>
          <w:rPr>
            <w:noProof/>
            <w:webHidden/>
          </w:rPr>
          <w:t>55</w:t>
        </w:r>
        <w:r>
          <w:rPr>
            <w:noProof/>
            <w:webHidden/>
          </w:rPr>
          <w:fldChar w:fldCharType="end"/>
        </w:r>
        <w:r w:rsidRPr="008A1B3B">
          <w:rPr>
            <w:rStyle w:val="Hyperlink"/>
            <w:noProof/>
          </w:rPr>
          <w:fldChar w:fldCharType="end"/>
        </w:r>
      </w:ins>
    </w:p>
    <w:p w14:paraId="79A087CA" w14:textId="526C3A84" w:rsidR="00464782" w:rsidRDefault="00464782">
      <w:pPr>
        <w:pStyle w:val="TOC2"/>
        <w:tabs>
          <w:tab w:val="left" w:pos="1152"/>
        </w:tabs>
        <w:rPr>
          <w:ins w:id="131" w:author="Kurt Elliason" w:date="2025-11-24T15:13:00Z" w16du:dateUtc="2025-11-24T21:13:00Z"/>
          <w:rFonts w:asciiTheme="minorHAnsi" w:eastAsiaTheme="minorEastAsia" w:hAnsiTheme="minorHAnsi" w:cstheme="minorBidi"/>
          <w:noProof/>
          <w:kern w:val="2"/>
          <w14:ligatures w14:val="standardContextual"/>
        </w:rPr>
      </w:pPr>
      <w:ins w:id="13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w:t>
        </w:r>
        <w:r>
          <w:rPr>
            <w:rFonts w:asciiTheme="minorHAnsi" w:eastAsiaTheme="minorEastAsia" w:hAnsiTheme="minorHAnsi" w:cstheme="minorBidi"/>
            <w:noProof/>
            <w:kern w:val="2"/>
            <w14:ligatures w14:val="standardContextual"/>
          </w:rPr>
          <w:tab/>
        </w:r>
        <w:r w:rsidRPr="008A1B3B">
          <w:rPr>
            <w:rStyle w:val="Hyperlink"/>
            <w:noProof/>
          </w:rPr>
          <w:t>Report Alert Status [PCD-05]</w:t>
        </w:r>
        <w:r>
          <w:rPr>
            <w:noProof/>
            <w:webHidden/>
          </w:rPr>
          <w:tab/>
        </w:r>
        <w:r>
          <w:rPr>
            <w:noProof/>
            <w:webHidden/>
          </w:rPr>
          <w:fldChar w:fldCharType="begin"/>
        </w:r>
        <w:r>
          <w:rPr>
            <w:noProof/>
            <w:webHidden/>
          </w:rPr>
          <w:instrText xml:space="preserve"> PAGEREF _Toc214889694 \h </w:instrText>
        </w:r>
        <w:r>
          <w:rPr>
            <w:noProof/>
            <w:webHidden/>
          </w:rPr>
        </w:r>
        <w:r>
          <w:rPr>
            <w:noProof/>
            <w:webHidden/>
          </w:rPr>
          <w:fldChar w:fldCharType="separate"/>
        </w:r>
        <w:r>
          <w:rPr>
            <w:noProof/>
            <w:webHidden/>
          </w:rPr>
          <w:t>56</w:t>
        </w:r>
        <w:r>
          <w:rPr>
            <w:noProof/>
            <w:webHidden/>
          </w:rPr>
          <w:fldChar w:fldCharType="end"/>
        </w:r>
        <w:r w:rsidRPr="008A1B3B">
          <w:rPr>
            <w:rStyle w:val="Hyperlink"/>
            <w:noProof/>
          </w:rPr>
          <w:fldChar w:fldCharType="end"/>
        </w:r>
      </w:ins>
    </w:p>
    <w:p w14:paraId="1E864C3E" w14:textId="30BD2FAC" w:rsidR="00464782" w:rsidRDefault="00464782">
      <w:pPr>
        <w:pStyle w:val="TOC3"/>
        <w:tabs>
          <w:tab w:val="left" w:pos="1584"/>
        </w:tabs>
        <w:rPr>
          <w:ins w:id="133" w:author="Kurt Elliason" w:date="2025-11-24T15:13:00Z" w16du:dateUtc="2025-11-24T21:13:00Z"/>
          <w:rFonts w:asciiTheme="minorHAnsi" w:eastAsiaTheme="minorEastAsia" w:hAnsiTheme="minorHAnsi" w:cstheme="minorBidi"/>
          <w:noProof/>
          <w:kern w:val="2"/>
          <w14:ligatures w14:val="standardContextual"/>
        </w:rPr>
      </w:pPr>
      <w:ins w:id="13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_Toc214889695 \h </w:instrText>
        </w:r>
        <w:r>
          <w:rPr>
            <w:noProof/>
            <w:webHidden/>
          </w:rPr>
        </w:r>
        <w:r>
          <w:rPr>
            <w:noProof/>
            <w:webHidden/>
          </w:rPr>
          <w:fldChar w:fldCharType="separate"/>
        </w:r>
        <w:r>
          <w:rPr>
            <w:noProof/>
            <w:webHidden/>
          </w:rPr>
          <w:t>56</w:t>
        </w:r>
        <w:r>
          <w:rPr>
            <w:noProof/>
            <w:webHidden/>
          </w:rPr>
          <w:fldChar w:fldCharType="end"/>
        </w:r>
        <w:r w:rsidRPr="008A1B3B">
          <w:rPr>
            <w:rStyle w:val="Hyperlink"/>
            <w:noProof/>
          </w:rPr>
          <w:fldChar w:fldCharType="end"/>
        </w:r>
      </w:ins>
    </w:p>
    <w:p w14:paraId="2127AF48" w14:textId="314A14ED" w:rsidR="00464782" w:rsidRDefault="00464782">
      <w:pPr>
        <w:pStyle w:val="TOC3"/>
        <w:tabs>
          <w:tab w:val="left" w:pos="1584"/>
        </w:tabs>
        <w:rPr>
          <w:ins w:id="135" w:author="Kurt Elliason" w:date="2025-11-24T15:13:00Z" w16du:dateUtc="2025-11-24T21:13:00Z"/>
          <w:rFonts w:asciiTheme="minorHAnsi" w:eastAsiaTheme="minorEastAsia" w:hAnsiTheme="minorHAnsi" w:cstheme="minorBidi"/>
          <w:noProof/>
          <w:kern w:val="2"/>
          <w14:ligatures w14:val="standardContextual"/>
        </w:rPr>
      </w:pPr>
      <w:ins w:id="13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_Toc214889696 \h </w:instrText>
        </w:r>
        <w:r>
          <w:rPr>
            <w:noProof/>
            <w:webHidden/>
          </w:rPr>
        </w:r>
        <w:r>
          <w:rPr>
            <w:noProof/>
            <w:webHidden/>
          </w:rPr>
          <w:fldChar w:fldCharType="separate"/>
        </w:r>
        <w:r>
          <w:rPr>
            <w:noProof/>
            <w:webHidden/>
          </w:rPr>
          <w:t>56</w:t>
        </w:r>
        <w:r>
          <w:rPr>
            <w:noProof/>
            <w:webHidden/>
          </w:rPr>
          <w:fldChar w:fldCharType="end"/>
        </w:r>
        <w:r w:rsidRPr="008A1B3B">
          <w:rPr>
            <w:rStyle w:val="Hyperlink"/>
            <w:noProof/>
          </w:rPr>
          <w:fldChar w:fldCharType="end"/>
        </w:r>
      </w:ins>
    </w:p>
    <w:p w14:paraId="0A7C1EF2" w14:textId="774DBF13" w:rsidR="00464782" w:rsidRDefault="00464782">
      <w:pPr>
        <w:pStyle w:val="TOC3"/>
        <w:tabs>
          <w:tab w:val="left" w:pos="1584"/>
        </w:tabs>
        <w:rPr>
          <w:ins w:id="137" w:author="Kurt Elliason" w:date="2025-11-24T15:13:00Z" w16du:dateUtc="2025-11-24T21:13:00Z"/>
          <w:rFonts w:asciiTheme="minorHAnsi" w:eastAsiaTheme="minorEastAsia" w:hAnsiTheme="minorHAnsi" w:cstheme="minorBidi"/>
          <w:noProof/>
          <w:kern w:val="2"/>
          <w14:ligatures w14:val="standardContextual"/>
        </w:rPr>
      </w:pPr>
      <w:ins w:id="13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3.5.3</w:t>
        </w:r>
        <w:r>
          <w:rPr>
            <w:rFonts w:asciiTheme="minorHAnsi" w:eastAsiaTheme="minorEastAsia" w:hAnsiTheme="minorHAnsi" w:cstheme="minorBidi"/>
            <w:noProof/>
            <w:kern w:val="2"/>
            <w14:ligatures w14:val="standardContextual"/>
          </w:rPr>
          <w:tab/>
        </w:r>
        <w:r w:rsidRPr="008A1B3B">
          <w:rPr>
            <w:rStyle w:val="Hyperlink"/>
            <w:noProof/>
          </w:rPr>
          <w:t>Referenced Standard</w:t>
        </w:r>
        <w:r>
          <w:rPr>
            <w:noProof/>
            <w:webHidden/>
          </w:rPr>
          <w:tab/>
        </w:r>
        <w:r>
          <w:rPr>
            <w:noProof/>
            <w:webHidden/>
          </w:rPr>
          <w:fldChar w:fldCharType="begin"/>
        </w:r>
        <w:r>
          <w:rPr>
            <w:noProof/>
            <w:webHidden/>
          </w:rPr>
          <w:instrText xml:space="preserve"> PAGEREF _Toc214889697 \h </w:instrText>
        </w:r>
        <w:r>
          <w:rPr>
            <w:noProof/>
            <w:webHidden/>
          </w:rPr>
        </w:r>
        <w:r>
          <w:rPr>
            <w:noProof/>
            <w:webHidden/>
          </w:rPr>
          <w:fldChar w:fldCharType="separate"/>
        </w:r>
        <w:r>
          <w:rPr>
            <w:noProof/>
            <w:webHidden/>
          </w:rPr>
          <w:t>56</w:t>
        </w:r>
        <w:r>
          <w:rPr>
            <w:noProof/>
            <w:webHidden/>
          </w:rPr>
          <w:fldChar w:fldCharType="end"/>
        </w:r>
        <w:r w:rsidRPr="008A1B3B">
          <w:rPr>
            <w:rStyle w:val="Hyperlink"/>
            <w:noProof/>
          </w:rPr>
          <w:fldChar w:fldCharType="end"/>
        </w:r>
      </w:ins>
    </w:p>
    <w:p w14:paraId="56BBEFD2" w14:textId="5CB7E4D3" w:rsidR="00464782" w:rsidRDefault="00464782">
      <w:pPr>
        <w:pStyle w:val="TOC3"/>
        <w:tabs>
          <w:tab w:val="left" w:pos="1584"/>
        </w:tabs>
        <w:rPr>
          <w:ins w:id="139" w:author="Kurt Elliason" w:date="2025-11-24T15:13:00Z" w16du:dateUtc="2025-11-24T21:13:00Z"/>
          <w:rFonts w:asciiTheme="minorHAnsi" w:eastAsiaTheme="minorEastAsia" w:hAnsiTheme="minorHAnsi" w:cstheme="minorBidi"/>
          <w:noProof/>
          <w:kern w:val="2"/>
          <w14:ligatures w14:val="standardContextual"/>
        </w:rPr>
      </w:pPr>
      <w:ins w:id="14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_Toc214889698 \h </w:instrText>
        </w:r>
        <w:r>
          <w:rPr>
            <w:noProof/>
            <w:webHidden/>
          </w:rPr>
        </w:r>
        <w:r>
          <w:rPr>
            <w:noProof/>
            <w:webHidden/>
          </w:rPr>
          <w:fldChar w:fldCharType="separate"/>
        </w:r>
        <w:r>
          <w:rPr>
            <w:noProof/>
            <w:webHidden/>
          </w:rPr>
          <w:t>56</w:t>
        </w:r>
        <w:r>
          <w:rPr>
            <w:noProof/>
            <w:webHidden/>
          </w:rPr>
          <w:fldChar w:fldCharType="end"/>
        </w:r>
        <w:r w:rsidRPr="008A1B3B">
          <w:rPr>
            <w:rStyle w:val="Hyperlink"/>
            <w:noProof/>
          </w:rPr>
          <w:fldChar w:fldCharType="end"/>
        </w:r>
      </w:ins>
    </w:p>
    <w:p w14:paraId="02EC3731" w14:textId="42906FA2" w:rsidR="00464782" w:rsidRDefault="00464782">
      <w:pPr>
        <w:pStyle w:val="TOC4"/>
        <w:tabs>
          <w:tab w:val="left" w:pos="2160"/>
        </w:tabs>
        <w:rPr>
          <w:ins w:id="141" w:author="Kurt Elliason" w:date="2025-11-24T15:13:00Z" w16du:dateUtc="2025-11-24T21:13:00Z"/>
          <w:rFonts w:asciiTheme="minorHAnsi" w:eastAsiaTheme="minorEastAsia" w:hAnsiTheme="minorHAnsi" w:cstheme="minorBidi"/>
          <w:noProof/>
          <w:kern w:val="2"/>
          <w14:ligatures w14:val="standardContextual"/>
        </w:rPr>
      </w:pPr>
      <w:ins w:id="14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"_Toc214889699"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3.5.4.1</w:t>
        </w:r>
        <w:r>
          <w:rPr>
            <w:rFonts w:asciiTheme="minorHAnsi" w:eastAsiaTheme="minorEastAsia" w:hAnsiTheme="minorHAnsi" w:cstheme="minorBidi"/>
            <w:noProof/>
            <w:kern w:val="2"/>
            <w14:ligatures w14:val="standardContextual"/>
          </w:rPr>
          <w:tab/>
        </w:r>
        <w:r w:rsidRPr="008A1B3B">
          <w:rPr>
            <w:rStyle w:val="Hyperlink"/>
            <w:noProof/>
          </w:rPr>
          <w:t>Alert Manager status updates to Alert Reporter</w:t>
        </w:r>
        <w:r>
          <w:rPr>
            <w:noProof/>
            <w:webHidden/>
          </w:rPr>
          <w:tab/>
        </w:r>
        <w:r>
          <w:rPr>
            <w:noProof/>
            <w:webHidden/>
          </w:rPr>
          <w:fldChar w:fldCharType="begin"/>
        </w:r>
        <w:r>
          <w:rPr>
            <w:noProof/>
            <w:webHidden/>
          </w:rPr>
          <w:instrText xml:space="preserve"> PAGEREF _Toc214889699 \h </w:instrText>
        </w:r>
        <w:r>
          <w:rPr>
            <w:noProof/>
            <w:webHidden/>
          </w:rPr>
        </w:r>
        <w:r>
          <w:rPr>
            <w:noProof/>
            <w:webHidden/>
          </w:rPr>
          <w:fldChar w:fldCharType="separate"/>
        </w:r>
        <w:r>
          <w:rPr>
            <w:noProof/>
            <w:webHidden/>
          </w:rPr>
          <w:t>57</w:t>
        </w:r>
        <w:r>
          <w:rPr>
            <w:noProof/>
            <w:webHidden/>
          </w:rPr>
          <w:fldChar w:fldCharType="end"/>
        </w:r>
        <w:r w:rsidRPr="008A1B3B">
          <w:rPr>
            <w:rStyle w:val="Hyperlink"/>
            <w:noProof/>
          </w:rPr>
          <w:fldChar w:fldCharType="end"/>
        </w:r>
      </w:ins>
    </w:p>
    <w:p w14:paraId="3B0DF57E" w14:textId="2E3A3BF1" w:rsidR="00464782" w:rsidRDefault="00464782">
      <w:pPr>
        <w:pStyle w:val="TOC5"/>
        <w:tabs>
          <w:tab w:val="left" w:pos="2592"/>
        </w:tabs>
        <w:rPr>
          <w:ins w:id="143" w:author="Kurt Elliason" w:date="2025-11-24T15:13:00Z" w16du:dateUtc="2025-11-24T21:13:00Z"/>
          <w:rFonts w:asciiTheme="minorHAnsi" w:eastAsiaTheme="minorEastAsia" w:hAnsiTheme="minorHAnsi" w:cstheme="minorBidi"/>
          <w:noProof/>
          <w:kern w:val="2"/>
          <w14:ligatures w14:val="standardContextual"/>
        </w:rPr>
      </w:pPr>
      <w:ins w:id="14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3.5.4.1.1</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_Toc214889700 \h </w:instrText>
        </w:r>
        <w:r>
          <w:rPr>
            <w:noProof/>
            <w:webHidden/>
          </w:rPr>
        </w:r>
        <w:r>
          <w:rPr>
            <w:noProof/>
            <w:webHidden/>
          </w:rPr>
          <w:fldChar w:fldCharType="separate"/>
        </w:r>
        <w:r>
          <w:rPr>
            <w:noProof/>
            <w:webHidden/>
          </w:rPr>
          <w:t>57</w:t>
        </w:r>
        <w:r>
          <w:rPr>
            <w:noProof/>
            <w:webHidden/>
          </w:rPr>
          <w:fldChar w:fldCharType="end"/>
        </w:r>
        <w:r w:rsidRPr="008A1B3B">
          <w:rPr>
            <w:rStyle w:val="Hyperlink"/>
            <w:noProof/>
          </w:rPr>
          <w:fldChar w:fldCharType="end"/>
        </w:r>
      </w:ins>
    </w:p>
    <w:p w14:paraId="218FC070" w14:textId="0F2198A4" w:rsidR="00464782" w:rsidRDefault="00464782">
      <w:pPr>
        <w:pStyle w:val="TOC5"/>
        <w:tabs>
          <w:tab w:val="left" w:pos="2592"/>
        </w:tabs>
        <w:rPr>
          <w:ins w:id="145" w:author="Kurt Elliason" w:date="2025-11-24T15:13:00Z" w16du:dateUtc="2025-11-24T21:13:00Z"/>
          <w:rFonts w:asciiTheme="minorHAnsi" w:eastAsiaTheme="minorEastAsia" w:hAnsiTheme="minorHAnsi" w:cstheme="minorBidi"/>
          <w:noProof/>
          <w:kern w:val="2"/>
          <w14:ligatures w14:val="standardContextual"/>
        </w:rPr>
      </w:pPr>
      <w:ins w:id="14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3.5.4.1.2</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_Toc214889701 \h </w:instrText>
        </w:r>
        <w:r>
          <w:rPr>
            <w:noProof/>
            <w:webHidden/>
          </w:rPr>
        </w:r>
        <w:r>
          <w:rPr>
            <w:noProof/>
            <w:webHidden/>
          </w:rPr>
          <w:fldChar w:fldCharType="separate"/>
        </w:r>
        <w:r>
          <w:rPr>
            <w:noProof/>
            <w:webHidden/>
          </w:rPr>
          <w:t>57</w:t>
        </w:r>
        <w:r>
          <w:rPr>
            <w:noProof/>
            <w:webHidden/>
          </w:rPr>
          <w:fldChar w:fldCharType="end"/>
        </w:r>
        <w:r w:rsidRPr="008A1B3B">
          <w:rPr>
            <w:rStyle w:val="Hyperlink"/>
            <w:noProof/>
          </w:rPr>
          <w:fldChar w:fldCharType="end"/>
        </w:r>
      </w:ins>
    </w:p>
    <w:p w14:paraId="22D6551E" w14:textId="17DB80D4" w:rsidR="00464782" w:rsidRDefault="00464782">
      <w:pPr>
        <w:pStyle w:val="TOC5"/>
        <w:tabs>
          <w:tab w:val="left" w:pos="2592"/>
        </w:tabs>
        <w:rPr>
          <w:ins w:id="147" w:author="Kurt Elliason" w:date="2025-11-24T15:13:00Z" w16du:dateUtc="2025-11-24T21:13:00Z"/>
          <w:rFonts w:asciiTheme="minorHAnsi" w:eastAsiaTheme="minorEastAsia" w:hAnsiTheme="minorHAnsi" w:cstheme="minorBidi"/>
          <w:noProof/>
          <w:kern w:val="2"/>
          <w14:ligatures w14:val="standardContextual"/>
        </w:rPr>
      </w:pPr>
      <w:ins w:id="14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3.5.4.1.3</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_Toc214889702 \h </w:instrText>
        </w:r>
        <w:r>
          <w:rPr>
            <w:noProof/>
            <w:webHidden/>
          </w:rPr>
        </w:r>
        <w:r>
          <w:rPr>
            <w:noProof/>
            <w:webHidden/>
          </w:rPr>
          <w:fldChar w:fldCharType="separate"/>
        </w:r>
        <w:r>
          <w:rPr>
            <w:noProof/>
            <w:webHidden/>
          </w:rPr>
          <w:t>58</w:t>
        </w:r>
        <w:r>
          <w:rPr>
            <w:noProof/>
            <w:webHidden/>
          </w:rPr>
          <w:fldChar w:fldCharType="end"/>
        </w:r>
        <w:r w:rsidRPr="008A1B3B">
          <w:rPr>
            <w:rStyle w:val="Hyperlink"/>
            <w:noProof/>
          </w:rPr>
          <w:fldChar w:fldCharType="end"/>
        </w:r>
      </w:ins>
    </w:p>
    <w:p w14:paraId="138C1DDE" w14:textId="5E58FB26" w:rsidR="00464782" w:rsidRDefault="00464782">
      <w:pPr>
        <w:pStyle w:val="TOC5"/>
        <w:tabs>
          <w:tab w:val="left" w:pos="2592"/>
        </w:tabs>
        <w:rPr>
          <w:ins w:id="149" w:author="Kurt Elliason" w:date="2025-11-24T15:13:00Z" w16du:dateUtc="2025-11-24T21:13:00Z"/>
          <w:rFonts w:asciiTheme="minorHAnsi" w:eastAsiaTheme="minorEastAsia" w:hAnsiTheme="minorHAnsi" w:cstheme="minorBidi"/>
          <w:noProof/>
          <w:kern w:val="2"/>
          <w14:ligatures w14:val="standardContextual"/>
        </w:rPr>
      </w:pPr>
      <w:ins w:id="15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3.5.4.1.4</w:t>
        </w:r>
        <w:r>
          <w:rPr>
            <w:rFonts w:asciiTheme="minorHAnsi" w:eastAsiaTheme="minorEastAsia" w:hAnsiTheme="minorHAnsi" w:cstheme="minorBidi"/>
            <w:noProof/>
            <w:kern w:val="2"/>
            <w14:ligatures w14:val="standardContextual"/>
          </w:rPr>
          <w:tab/>
        </w:r>
        <w:r w:rsidRPr="008A1B3B">
          <w:rPr>
            <w:rStyle w:val="Hyperlink"/>
            <w:noProof/>
          </w:rPr>
          <w:t>PCD-05 Report Alert Status (ORA^R41^ORA_R41) static definition</w:t>
        </w:r>
        <w:r>
          <w:rPr>
            <w:noProof/>
            <w:webHidden/>
          </w:rPr>
          <w:tab/>
        </w:r>
        <w:r>
          <w:rPr>
            <w:noProof/>
            <w:webHidden/>
          </w:rPr>
          <w:fldChar w:fldCharType="begin"/>
        </w:r>
        <w:r>
          <w:rPr>
            <w:noProof/>
            <w:webHidden/>
          </w:rPr>
          <w:instrText xml:space="preserve"> PAGEREF _Toc214889703 \h </w:instrText>
        </w:r>
        <w:r>
          <w:rPr>
            <w:noProof/>
            <w:webHidden/>
          </w:rPr>
        </w:r>
        <w:r>
          <w:rPr>
            <w:noProof/>
            <w:webHidden/>
          </w:rPr>
          <w:fldChar w:fldCharType="separate"/>
        </w:r>
        <w:r>
          <w:rPr>
            <w:noProof/>
            <w:webHidden/>
          </w:rPr>
          <w:t>58</w:t>
        </w:r>
        <w:r>
          <w:rPr>
            <w:noProof/>
            <w:webHidden/>
          </w:rPr>
          <w:fldChar w:fldCharType="end"/>
        </w:r>
        <w:r w:rsidRPr="008A1B3B">
          <w:rPr>
            <w:rStyle w:val="Hyperlink"/>
            <w:noProof/>
          </w:rPr>
          <w:fldChar w:fldCharType="end"/>
        </w:r>
      </w:ins>
    </w:p>
    <w:p w14:paraId="01628972" w14:textId="3E4AFF9C" w:rsidR="00464782" w:rsidRDefault="00464782">
      <w:pPr>
        <w:pStyle w:val="TOC5"/>
        <w:tabs>
          <w:tab w:val="left" w:pos="2592"/>
        </w:tabs>
        <w:rPr>
          <w:ins w:id="151" w:author="Kurt Elliason" w:date="2025-11-24T15:13:00Z" w16du:dateUtc="2025-11-24T21:13:00Z"/>
          <w:rFonts w:asciiTheme="minorHAnsi" w:eastAsiaTheme="minorEastAsia" w:hAnsiTheme="minorHAnsi" w:cstheme="minorBidi"/>
          <w:noProof/>
          <w:kern w:val="2"/>
          <w14:ligatures w14:val="standardContextual"/>
        </w:rPr>
      </w:pPr>
      <w:ins w:id="15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3.5.4.1.5</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_Toc214889704 \h </w:instrText>
        </w:r>
        <w:r>
          <w:rPr>
            <w:noProof/>
            <w:webHidden/>
          </w:rPr>
        </w:r>
        <w:r>
          <w:rPr>
            <w:noProof/>
            <w:webHidden/>
          </w:rPr>
          <w:fldChar w:fldCharType="separate"/>
        </w:r>
        <w:r>
          <w:rPr>
            <w:noProof/>
            <w:webHidden/>
          </w:rPr>
          <w:t>60</w:t>
        </w:r>
        <w:r>
          <w:rPr>
            <w:noProof/>
            <w:webHidden/>
          </w:rPr>
          <w:fldChar w:fldCharType="end"/>
        </w:r>
        <w:r w:rsidRPr="008A1B3B">
          <w:rPr>
            <w:rStyle w:val="Hyperlink"/>
            <w:noProof/>
          </w:rPr>
          <w:fldChar w:fldCharType="end"/>
        </w:r>
      </w:ins>
    </w:p>
    <w:p w14:paraId="3C3F8BF1" w14:textId="606C77DD" w:rsidR="00464782" w:rsidRDefault="00464782">
      <w:pPr>
        <w:pStyle w:val="TOC5"/>
        <w:tabs>
          <w:tab w:val="left" w:pos="2592"/>
        </w:tabs>
        <w:rPr>
          <w:ins w:id="153" w:author="Kurt Elliason" w:date="2025-11-24T15:13:00Z" w16du:dateUtc="2025-11-24T21:13:00Z"/>
          <w:rFonts w:asciiTheme="minorHAnsi" w:eastAsiaTheme="minorEastAsia" w:hAnsiTheme="minorHAnsi" w:cstheme="minorBidi"/>
          <w:noProof/>
          <w:kern w:val="2"/>
          <w14:ligatures w14:val="standardContextual"/>
        </w:rPr>
      </w:pPr>
      <w:ins w:id="15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3.5.4.1.6</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_Toc214889705 \h </w:instrText>
        </w:r>
        <w:r>
          <w:rPr>
            <w:noProof/>
            <w:webHidden/>
          </w:rPr>
        </w:r>
        <w:r>
          <w:rPr>
            <w:noProof/>
            <w:webHidden/>
          </w:rPr>
          <w:fldChar w:fldCharType="separate"/>
        </w:r>
        <w:r>
          <w:rPr>
            <w:noProof/>
            <w:webHidden/>
          </w:rPr>
          <w:t>62</w:t>
        </w:r>
        <w:r>
          <w:rPr>
            <w:noProof/>
            <w:webHidden/>
          </w:rPr>
          <w:fldChar w:fldCharType="end"/>
        </w:r>
        <w:r w:rsidRPr="008A1B3B">
          <w:rPr>
            <w:rStyle w:val="Hyperlink"/>
            <w:noProof/>
          </w:rPr>
          <w:fldChar w:fldCharType="end"/>
        </w:r>
      </w:ins>
    </w:p>
    <w:p w14:paraId="6CE878DC" w14:textId="61878E0D" w:rsidR="00464782" w:rsidRDefault="00464782">
      <w:pPr>
        <w:pStyle w:val="TOC2"/>
        <w:tabs>
          <w:tab w:val="left" w:pos="1152"/>
        </w:tabs>
        <w:rPr>
          <w:ins w:id="155" w:author="Kurt Elliason" w:date="2025-11-24T15:13:00Z" w16du:dateUtc="2025-11-24T21:13:00Z"/>
          <w:rFonts w:asciiTheme="minorHAnsi" w:eastAsiaTheme="minorEastAsia" w:hAnsiTheme="minorHAnsi" w:cstheme="minorBidi"/>
          <w:noProof/>
          <w:kern w:val="2"/>
          <w14:ligatures w14:val="standardContextual"/>
        </w:rPr>
      </w:pPr>
      <w:ins w:id="15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w:t>
        </w:r>
        <w:r>
          <w:rPr>
            <w:rFonts w:asciiTheme="minorHAnsi" w:eastAsiaTheme="minorEastAsia" w:hAnsiTheme="minorHAnsi" w:cstheme="minorBidi"/>
            <w:noProof/>
            <w:kern w:val="2"/>
            <w14:ligatures w14:val="standardContextual"/>
          </w:rPr>
          <w:tab/>
        </w:r>
        <w:r w:rsidRPr="008A1B3B">
          <w:rPr>
            <w:rStyle w:val="Hyperlink"/>
            <w:noProof/>
          </w:rPr>
          <w:t>Disseminate Alert [PCD-06]</w:t>
        </w:r>
        <w:r>
          <w:rPr>
            <w:noProof/>
            <w:webHidden/>
          </w:rPr>
          <w:tab/>
        </w:r>
        <w:r>
          <w:rPr>
            <w:noProof/>
            <w:webHidden/>
          </w:rPr>
          <w:fldChar w:fldCharType="begin"/>
        </w:r>
        <w:r>
          <w:rPr>
            <w:noProof/>
            <w:webHidden/>
          </w:rPr>
          <w:instrText xml:space="preserve"> PAGEREF _Toc214889706 \h </w:instrText>
        </w:r>
        <w:r>
          <w:rPr>
            <w:noProof/>
            <w:webHidden/>
          </w:rPr>
        </w:r>
        <w:r>
          <w:rPr>
            <w:noProof/>
            <w:webHidden/>
          </w:rPr>
          <w:fldChar w:fldCharType="separate"/>
        </w:r>
        <w:r>
          <w:rPr>
            <w:noProof/>
            <w:webHidden/>
          </w:rPr>
          <w:t>62</w:t>
        </w:r>
        <w:r>
          <w:rPr>
            <w:noProof/>
            <w:webHidden/>
          </w:rPr>
          <w:fldChar w:fldCharType="end"/>
        </w:r>
        <w:r w:rsidRPr="008A1B3B">
          <w:rPr>
            <w:rStyle w:val="Hyperlink"/>
            <w:noProof/>
          </w:rPr>
          <w:fldChar w:fldCharType="end"/>
        </w:r>
      </w:ins>
    </w:p>
    <w:p w14:paraId="2D719333" w14:textId="3E001E1A" w:rsidR="00464782" w:rsidRDefault="00464782">
      <w:pPr>
        <w:pStyle w:val="TOC3"/>
        <w:tabs>
          <w:tab w:val="left" w:pos="1584"/>
        </w:tabs>
        <w:rPr>
          <w:ins w:id="157" w:author="Kurt Elliason" w:date="2025-11-24T15:13:00Z" w16du:dateUtc="2025-11-24T21:13:00Z"/>
          <w:rFonts w:asciiTheme="minorHAnsi" w:eastAsiaTheme="minorEastAsia" w:hAnsiTheme="minorHAnsi" w:cstheme="minorBidi"/>
          <w:noProof/>
          <w:kern w:val="2"/>
          <w14:ligatures w14:val="standardContextual"/>
        </w:rPr>
      </w:pPr>
      <w:ins w:id="15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_Toc214889707 \h </w:instrText>
        </w:r>
        <w:r>
          <w:rPr>
            <w:noProof/>
            <w:webHidden/>
          </w:rPr>
        </w:r>
        <w:r>
          <w:rPr>
            <w:noProof/>
            <w:webHidden/>
          </w:rPr>
          <w:fldChar w:fldCharType="separate"/>
        </w:r>
        <w:r>
          <w:rPr>
            <w:noProof/>
            <w:webHidden/>
          </w:rPr>
          <w:t>62</w:t>
        </w:r>
        <w:r>
          <w:rPr>
            <w:noProof/>
            <w:webHidden/>
          </w:rPr>
          <w:fldChar w:fldCharType="end"/>
        </w:r>
        <w:r w:rsidRPr="008A1B3B">
          <w:rPr>
            <w:rStyle w:val="Hyperlink"/>
            <w:noProof/>
          </w:rPr>
          <w:fldChar w:fldCharType="end"/>
        </w:r>
      </w:ins>
    </w:p>
    <w:p w14:paraId="7928C7FE" w14:textId="11DEBD8A" w:rsidR="00464782" w:rsidRDefault="00464782">
      <w:pPr>
        <w:pStyle w:val="TOC3"/>
        <w:tabs>
          <w:tab w:val="left" w:pos="1584"/>
        </w:tabs>
        <w:rPr>
          <w:ins w:id="159" w:author="Kurt Elliason" w:date="2025-11-24T15:13:00Z" w16du:dateUtc="2025-11-24T21:13:00Z"/>
          <w:rFonts w:asciiTheme="minorHAnsi" w:eastAsiaTheme="minorEastAsia" w:hAnsiTheme="minorHAnsi" w:cstheme="minorBidi"/>
          <w:noProof/>
          <w:kern w:val="2"/>
          <w14:ligatures w14:val="standardContextual"/>
        </w:rPr>
      </w:pPr>
      <w:ins w:id="16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_Toc214889708 \h </w:instrText>
        </w:r>
        <w:r>
          <w:rPr>
            <w:noProof/>
            <w:webHidden/>
          </w:rPr>
        </w:r>
        <w:r>
          <w:rPr>
            <w:noProof/>
            <w:webHidden/>
          </w:rPr>
          <w:fldChar w:fldCharType="separate"/>
        </w:r>
        <w:r>
          <w:rPr>
            <w:noProof/>
            <w:webHidden/>
          </w:rPr>
          <w:t>62</w:t>
        </w:r>
        <w:r>
          <w:rPr>
            <w:noProof/>
            <w:webHidden/>
          </w:rPr>
          <w:fldChar w:fldCharType="end"/>
        </w:r>
        <w:r w:rsidRPr="008A1B3B">
          <w:rPr>
            <w:rStyle w:val="Hyperlink"/>
            <w:noProof/>
          </w:rPr>
          <w:fldChar w:fldCharType="end"/>
        </w:r>
      </w:ins>
    </w:p>
    <w:p w14:paraId="2C8D4B84" w14:textId="6A6E6DCD" w:rsidR="00464782" w:rsidRDefault="00464782">
      <w:pPr>
        <w:pStyle w:val="TOC3"/>
        <w:tabs>
          <w:tab w:val="left" w:pos="1584"/>
        </w:tabs>
        <w:rPr>
          <w:ins w:id="161" w:author="Kurt Elliason" w:date="2025-11-24T15:13:00Z" w16du:dateUtc="2025-11-24T21:13:00Z"/>
          <w:rFonts w:asciiTheme="minorHAnsi" w:eastAsiaTheme="minorEastAsia" w:hAnsiTheme="minorHAnsi" w:cstheme="minorBidi"/>
          <w:noProof/>
          <w:kern w:val="2"/>
          <w14:ligatures w14:val="standardContextual"/>
        </w:rPr>
      </w:pPr>
      <w:ins w:id="16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"_Toc214889709"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3.6.3</w:t>
        </w:r>
        <w:r>
          <w:rPr>
            <w:rFonts w:asciiTheme="minorHAnsi" w:eastAsiaTheme="minorEastAsia" w:hAnsiTheme="minorHAnsi" w:cstheme="minorBidi"/>
            <w:noProof/>
            <w:kern w:val="2"/>
            <w14:ligatures w14:val="standardContextual"/>
          </w:rPr>
          <w:tab/>
        </w:r>
        <w:r w:rsidRPr="008A1B3B">
          <w:rPr>
            <w:rStyle w:val="Hyperlink"/>
            <w:noProof/>
          </w:rPr>
          <w:t>Referenced Standard</w:t>
        </w:r>
        <w:r>
          <w:rPr>
            <w:noProof/>
            <w:webHidden/>
          </w:rPr>
          <w:tab/>
        </w:r>
        <w:r>
          <w:rPr>
            <w:noProof/>
            <w:webHidden/>
          </w:rPr>
          <w:fldChar w:fldCharType="begin"/>
        </w:r>
        <w:r>
          <w:rPr>
            <w:noProof/>
            <w:webHidden/>
          </w:rPr>
          <w:instrText xml:space="preserve"> PAGEREF _Toc214889709 \h </w:instrText>
        </w:r>
        <w:r>
          <w:rPr>
            <w:noProof/>
            <w:webHidden/>
          </w:rPr>
        </w:r>
        <w:r>
          <w:rPr>
            <w:noProof/>
            <w:webHidden/>
          </w:rPr>
          <w:fldChar w:fldCharType="separate"/>
        </w:r>
        <w:r>
          <w:rPr>
            <w:noProof/>
            <w:webHidden/>
          </w:rPr>
          <w:t>63</w:t>
        </w:r>
        <w:r>
          <w:rPr>
            <w:noProof/>
            <w:webHidden/>
          </w:rPr>
          <w:fldChar w:fldCharType="end"/>
        </w:r>
        <w:r w:rsidRPr="008A1B3B">
          <w:rPr>
            <w:rStyle w:val="Hyperlink"/>
            <w:noProof/>
          </w:rPr>
          <w:fldChar w:fldCharType="end"/>
        </w:r>
      </w:ins>
    </w:p>
    <w:p w14:paraId="4396E4B0" w14:textId="6162AD12" w:rsidR="00464782" w:rsidRDefault="00464782">
      <w:pPr>
        <w:pStyle w:val="TOC3"/>
        <w:tabs>
          <w:tab w:val="left" w:pos="1584"/>
        </w:tabs>
        <w:rPr>
          <w:ins w:id="163" w:author="Kurt Elliason" w:date="2025-11-24T15:13:00Z" w16du:dateUtc="2025-11-24T21:13:00Z"/>
          <w:rFonts w:asciiTheme="minorHAnsi" w:eastAsiaTheme="minorEastAsia" w:hAnsiTheme="minorHAnsi" w:cstheme="minorBidi"/>
          <w:noProof/>
          <w:kern w:val="2"/>
          <w14:ligatures w14:val="standardContextual"/>
        </w:rPr>
      </w:pPr>
      <w:ins w:id="16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_Toc214889710 \h </w:instrText>
        </w:r>
        <w:r>
          <w:rPr>
            <w:noProof/>
            <w:webHidden/>
          </w:rPr>
        </w:r>
        <w:r>
          <w:rPr>
            <w:noProof/>
            <w:webHidden/>
          </w:rPr>
          <w:fldChar w:fldCharType="separate"/>
        </w:r>
        <w:r>
          <w:rPr>
            <w:noProof/>
            <w:webHidden/>
          </w:rPr>
          <w:t>63</w:t>
        </w:r>
        <w:r>
          <w:rPr>
            <w:noProof/>
            <w:webHidden/>
          </w:rPr>
          <w:fldChar w:fldCharType="end"/>
        </w:r>
        <w:r w:rsidRPr="008A1B3B">
          <w:rPr>
            <w:rStyle w:val="Hyperlink"/>
            <w:noProof/>
          </w:rPr>
          <w:fldChar w:fldCharType="end"/>
        </w:r>
      </w:ins>
    </w:p>
    <w:p w14:paraId="0ED016B2" w14:textId="2354398C" w:rsidR="00464782" w:rsidRDefault="00464782">
      <w:pPr>
        <w:pStyle w:val="TOC4"/>
        <w:tabs>
          <w:tab w:val="left" w:pos="2160"/>
        </w:tabs>
        <w:rPr>
          <w:ins w:id="165" w:author="Kurt Elliason" w:date="2025-11-24T15:13:00Z" w16du:dateUtc="2025-11-24T21:13:00Z"/>
          <w:rFonts w:asciiTheme="minorHAnsi" w:eastAsiaTheme="minorEastAsia" w:hAnsiTheme="minorHAnsi" w:cstheme="minorBidi"/>
          <w:noProof/>
          <w:kern w:val="2"/>
          <w14:ligatures w14:val="standardContextual"/>
        </w:rPr>
      </w:pPr>
      <w:ins w:id="166" w:author="Kurt Elliason" w:date="2025-11-24T15:13:00Z" w16du:dateUtc="2025-11-24T21:13:00Z">
        <w:r w:rsidRPr="008A1B3B">
          <w:rPr>
            <w:rStyle w:val="Hyperlink"/>
            <w:noProof/>
          </w:rPr>
          <w:lastRenderedPageBreak/>
          <w:fldChar w:fldCharType="begin"/>
        </w:r>
        <w:r w:rsidRPr="008A1B3B">
          <w:rPr>
            <w:rStyle w:val="Hyperlink"/>
            <w:noProof/>
          </w:rPr>
          <w:instrText xml:space="preserve"> </w:instrText>
        </w:r>
        <w:r>
          <w:rPr>
            <w:noProof/>
          </w:rPr>
          <w:instrText>HYPERLINK \l "_Toc214889711"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3.6.4.1</w:t>
        </w:r>
        <w:r>
          <w:rPr>
            <w:rFonts w:asciiTheme="minorHAnsi" w:eastAsiaTheme="minorEastAsia" w:hAnsiTheme="minorHAnsi" w:cstheme="minorBidi"/>
            <w:noProof/>
            <w:kern w:val="2"/>
            <w14:ligatures w14:val="standardContextual"/>
          </w:rPr>
          <w:tab/>
        </w:r>
        <w:r w:rsidRPr="008A1B3B">
          <w:rPr>
            <w:rStyle w:val="Hyperlink"/>
            <w:noProof/>
          </w:rPr>
          <w:t>Alert Manager disseminate alert to Alert Communicator</w:t>
        </w:r>
        <w:r>
          <w:rPr>
            <w:noProof/>
            <w:webHidden/>
          </w:rPr>
          <w:tab/>
        </w:r>
        <w:r>
          <w:rPr>
            <w:noProof/>
            <w:webHidden/>
          </w:rPr>
          <w:fldChar w:fldCharType="begin"/>
        </w:r>
        <w:r>
          <w:rPr>
            <w:noProof/>
            <w:webHidden/>
          </w:rPr>
          <w:instrText xml:space="preserve"> PAGEREF _Toc214889711 \h </w:instrText>
        </w:r>
        <w:r>
          <w:rPr>
            <w:noProof/>
            <w:webHidden/>
          </w:rPr>
        </w:r>
        <w:r>
          <w:rPr>
            <w:noProof/>
            <w:webHidden/>
          </w:rPr>
          <w:fldChar w:fldCharType="separate"/>
        </w:r>
        <w:r>
          <w:rPr>
            <w:noProof/>
            <w:webHidden/>
          </w:rPr>
          <w:t>63</w:t>
        </w:r>
        <w:r>
          <w:rPr>
            <w:noProof/>
            <w:webHidden/>
          </w:rPr>
          <w:fldChar w:fldCharType="end"/>
        </w:r>
        <w:r w:rsidRPr="008A1B3B">
          <w:rPr>
            <w:rStyle w:val="Hyperlink"/>
            <w:noProof/>
          </w:rPr>
          <w:fldChar w:fldCharType="end"/>
        </w:r>
      </w:ins>
    </w:p>
    <w:p w14:paraId="60036D93" w14:textId="6C987B49" w:rsidR="00464782" w:rsidRDefault="00464782">
      <w:pPr>
        <w:pStyle w:val="TOC5"/>
        <w:tabs>
          <w:tab w:val="left" w:pos="2592"/>
        </w:tabs>
        <w:rPr>
          <w:ins w:id="167" w:author="Kurt Elliason" w:date="2025-11-24T15:13:00Z" w16du:dateUtc="2025-11-24T21:13:00Z"/>
          <w:rFonts w:asciiTheme="minorHAnsi" w:eastAsiaTheme="minorEastAsia" w:hAnsiTheme="minorHAnsi" w:cstheme="minorBidi"/>
          <w:noProof/>
          <w:kern w:val="2"/>
          <w14:ligatures w14:val="standardContextual"/>
        </w:rPr>
      </w:pPr>
      <w:ins w:id="16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3.6.4.1.1</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_Toc214889712 \h </w:instrText>
        </w:r>
        <w:r>
          <w:rPr>
            <w:noProof/>
            <w:webHidden/>
          </w:rPr>
        </w:r>
        <w:r>
          <w:rPr>
            <w:noProof/>
            <w:webHidden/>
          </w:rPr>
          <w:fldChar w:fldCharType="separate"/>
        </w:r>
        <w:r>
          <w:rPr>
            <w:noProof/>
            <w:webHidden/>
          </w:rPr>
          <w:t>63</w:t>
        </w:r>
        <w:r>
          <w:rPr>
            <w:noProof/>
            <w:webHidden/>
          </w:rPr>
          <w:fldChar w:fldCharType="end"/>
        </w:r>
        <w:r w:rsidRPr="008A1B3B">
          <w:rPr>
            <w:rStyle w:val="Hyperlink"/>
            <w:noProof/>
          </w:rPr>
          <w:fldChar w:fldCharType="end"/>
        </w:r>
      </w:ins>
    </w:p>
    <w:p w14:paraId="7E8F821B" w14:textId="19B7E857" w:rsidR="00464782" w:rsidRDefault="00464782">
      <w:pPr>
        <w:pStyle w:val="TOC5"/>
        <w:tabs>
          <w:tab w:val="left" w:pos="2592"/>
        </w:tabs>
        <w:rPr>
          <w:ins w:id="169" w:author="Kurt Elliason" w:date="2025-11-24T15:13:00Z" w16du:dateUtc="2025-11-24T21:13:00Z"/>
          <w:rFonts w:asciiTheme="minorHAnsi" w:eastAsiaTheme="minorEastAsia" w:hAnsiTheme="minorHAnsi" w:cstheme="minorBidi"/>
          <w:noProof/>
          <w:kern w:val="2"/>
          <w14:ligatures w14:val="standardContextual"/>
        </w:rPr>
      </w:pPr>
      <w:ins w:id="17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3.6.4.1.2</w:t>
        </w:r>
        <w:r>
          <w:rPr>
            <w:rFonts w:asciiTheme="minorHAnsi" w:eastAsiaTheme="minorEastAsia" w:hAnsiTheme="minorHAnsi" w:cstheme="minorBidi"/>
            <w:noProof/>
            <w:kern w:val="2"/>
            <w14:ligatures w14:val="standardContextual"/>
          </w:rPr>
          <w:tab/>
        </w:r>
        <w:r w:rsidRPr="008A1B3B">
          <w:rPr>
            <w:rStyle w:val="Hyperlink"/>
            <w:noProof/>
          </w:rPr>
          <w:t>PCD-06 Disseminate Alert static definition</w:t>
        </w:r>
        <w:r>
          <w:rPr>
            <w:noProof/>
            <w:webHidden/>
          </w:rPr>
          <w:tab/>
        </w:r>
        <w:r>
          <w:rPr>
            <w:noProof/>
            <w:webHidden/>
          </w:rPr>
          <w:fldChar w:fldCharType="begin"/>
        </w:r>
        <w:r>
          <w:rPr>
            <w:noProof/>
            <w:webHidden/>
          </w:rPr>
          <w:instrText xml:space="preserve"> PAGEREF _Toc214889713 \h </w:instrText>
        </w:r>
        <w:r>
          <w:rPr>
            <w:noProof/>
            <w:webHidden/>
          </w:rPr>
        </w:r>
        <w:r>
          <w:rPr>
            <w:noProof/>
            <w:webHidden/>
          </w:rPr>
          <w:fldChar w:fldCharType="separate"/>
        </w:r>
        <w:r>
          <w:rPr>
            <w:noProof/>
            <w:webHidden/>
          </w:rPr>
          <w:t>63</w:t>
        </w:r>
        <w:r>
          <w:rPr>
            <w:noProof/>
            <w:webHidden/>
          </w:rPr>
          <w:fldChar w:fldCharType="end"/>
        </w:r>
        <w:r w:rsidRPr="008A1B3B">
          <w:rPr>
            <w:rStyle w:val="Hyperlink"/>
            <w:noProof/>
          </w:rPr>
          <w:fldChar w:fldCharType="end"/>
        </w:r>
      </w:ins>
    </w:p>
    <w:p w14:paraId="627F409D" w14:textId="55A062BD" w:rsidR="00464782" w:rsidRDefault="00464782">
      <w:pPr>
        <w:pStyle w:val="TOC5"/>
        <w:tabs>
          <w:tab w:val="left" w:pos="2592"/>
        </w:tabs>
        <w:rPr>
          <w:ins w:id="171" w:author="Kurt Elliason" w:date="2025-11-24T15:13:00Z" w16du:dateUtc="2025-11-24T21:13:00Z"/>
          <w:rFonts w:asciiTheme="minorHAnsi" w:eastAsiaTheme="minorEastAsia" w:hAnsiTheme="minorHAnsi" w:cstheme="minorBidi"/>
          <w:noProof/>
          <w:kern w:val="2"/>
          <w14:ligatures w14:val="standardContextual"/>
        </w:rPr>
      </w:pPr>
      <w:ins w:id="17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3.6.4.1.3</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_Toc214889714 \h </w:instrText>
        </w:r>
        <w:r>
          <w:rPr>
            <w:noProof/>
            <w:webHidden/>
          </w:rPr>
        </w:r>
        <w:r>
          <w:rPr>
            <w:noProof/>
            <w:webHidden/>
          </w:rPr>
          <w:fldChar w:fldCharType="separate"/>
        </w:r>
        <w:r>
          <w:rPr>
            <w:noProof/>
            <w:webHidden/>
          </w:rPr>
          <w:t>64</w:t>
        </w:r>
        <w:r>
          <w:rPr>
            <w:noProof/>
            <w:webHidden/>
          </w:rPr>
          <w:fldChar w:fldCharType="end"/>
        </w:r>
        <w:r w:rsidRPr="008A1B3B">
          <w:rPr>
            <w:rStyle w:val="Hyperlink"/>
            <w:noProof/>
          </w:rPr>
          <w:fldChar w:fldCharType="end"/>
        </w:r>
      </w:ins>
    </w:p>
    <w:p w14:paraId="46DEBC26" w14:textId="590335BA" w:rsidR="00464782" w:rsidRDefault="00464782">
      <w:pPr>
        <w:pStyle w:val="TOC5"/>
        <w:tabs>
          <w:tab w:val="left" w:pos="2592"/>
        </w:tabs>
        <w:rPr>
          <w:ins w:id="173" w:author="Kurt Elliason" w:date="2025-11-24T15:13:00Z" w16du:dateUtc="2025-11-24T21:13:00Z"/>
          <w:rFonts w:asciiTheme="minorHAnsi" w:eastAsiaTheme="minorEastAsia" w:hAnsiTheme="minorHAnsi" w:cstheme="minorBidi"/>
          <w:noProof/>
          <w:kern w:val="2"/>
          <w14:ligatures w14:val="standardContextual"/>
        </w:rPr>
      </w:pPr>
      <w:ins w:id="17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3.6.4.1.4</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_Toc214889715 \h </w:instrText>
        </w:r>
        <w:r>
          <w:rPr>
            <w:noProof/>
            <w:webHidden/>
          </w:rPr>
        </w:r>
        <w:r>
          <w:rPr>
            <w:noProof/>
            <w:webHidden/>
          </w:rPr>
          <w:fldChar w:fldCharType="separate"/>
        </w:r>
        <w:r>
          <w:rPr>
            <w:noProof/>
            <w:webHidden/>
          </w:rPr>
          <w:t>64</w:t>
        </w:r>
        <w:r>
          <w:rPr>
            <w:noProof/>
            <w:webHidden/>
          </w:rPr>
          <w:fldChar w:fldCharType="end"/>
        </w:r>
        <w:r w:rsidRPr="008A1B3B">
          <w:rPr>
            <w:rStyle w:val="Hyperlink"/>
            <w:noProof/>
          </w:rPr>
          <w:fldChar w:fldCharType="end"/>
        </w:r>
      </w:ins>
    </w:p>
    <w:p w14:paraId="69E4D3F8" w14:textId="54F4526C" w:rsidR="00464782" w:rsidRDefault="00464782">
      <w:pPr>
        <w:pStyle w:val="TOC5"/>
        <w:tabs>
          <w:tab w:val="left" w:pos="2592"/>
        </w:tabs>
        <w:rPr>
          <w:ins w:id="175" w:author="Kurt Elliason" w:date="2025-11-24T15:13:00Z" w16du:dateUtc="2025-11-24T21:13:00Z"/>
          <w:rFonts w:asciiTheme="minorHAnsi" w:eastAsiaTheme="minorEastAsia" w:hAnsiTheme="minorHAnsi" w:cstheme="minorBidi"/>
          <w:noProof/>
          <w:kern w:val="2"/>
          <w14:ligatures w14:val="standardContextual"/>
        </w:rPr>
      </w:pPr>
      <w:ins w:id="17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3.6.4.1.5</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_Toc214889716 \h </w:instrText>
        </w:r>
        <w:r>
          <w:rPr>
            <w:noProof/>
            <w:webHidden/>
          </w:rPr>
        </w:r>
        <w:r>
          <w:rPr>
            <w:noProof/>
            <w:webHidden/>
          </w:rPr>
          <w:fldChar w:fldCharType="separate"/>
        </w:r>
        <w:r>
          <w:rPr>
            <w:noProof/>
            <w:webHidden/>
          </w:rPr>
          <w:t>64</w:t>
        </w:r>
        <w:r>
          <w:rPr>
            <w:noProof/>
            <w:webHidden/>
          </w:rPr>
          <w:fldChar w:fldCharType="end"/>
        </w:r>
        <w:r w:rsidRPr="008A1B3B">
          <w:rPr>
            <w:rStyle w:val="Hyperlink"/>
            <w:noProof/>
          </w:rPr>
          <w:fldChar w:fldCharType="end"/>
        </w:r>
      </w:ins>
    </w:p>
    <w:p w14:paraId="0AA4CCF4" w14:textId="07F3FEB2" w:rsidR="00464782" w:rsidRDefault="00464782">
      <w:pPr>
        <w:pStyle w:val="TOC5"/>
        <w:tabs>
          <w:tab w:val="left" w:pos="2592"/>
        </w:tabs>
        <w:rPr>
          <w:ins w:id="177" w:author="Kurt Elliason" w:date="2025-11-24T15:13:00Z" w16du:dateUtc="2025-11-24T21:13:00Z"/>
          <w:rFonts w:asciiTheme="minorHAnsi" w:eastAsiaTheme="minorEastAsia" w:hAnsiTheme="minorHAnsi" w:cstheme="minorBidi"/>
          <w:noProof/>
          <w:kern w:val="2"/>
          <w14:ligatures w14:val="standardContextual"/>
        </w:rPr>
      </w:pPr>
      <w:ins w:id="17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3.6.4.1.6</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_Toc214889717 \h </w:instrText>
        </w:r>
        <w:r>
          <w:rPr>
            <w:noProof/>
            <w:webHidden/>
          </w:rPr>
        </w:r>
        <w:r>
          <w:rPr>
            <w:noProof/>
            <w:webHidden/>
          </w:rPr>
          <w:fldChar w:fldCharType="separate"/>
        </w:r>
        <w:r>
          <w:rPr>
            <w:noProof/>
            <w:webHidden/>
          </w:rPr>
          <w:t>65</w:t>
        </w:r>
        <w:r>
          <w:rPr>
            <w:noProof/>
            <w:webHidden/>
          </w:rPr>
          <w:fldChar w:fldCharType="end"/>
        </w:r>
        <w:r w:rsidRPr="008A1B3B">
          <w:rPr>
            <w:rStyle w:val="Hyperlink"/>
            <w:noProof/>
          </w:rPr>
          <w:fldChar w:fldCharType="end"/>
        </w:r>
      </w:ins>
    </w:p>
    <w:p w14:paraId="6F5769C8" w14:textId="3578F093" w:rsidR="00464782" w:rsidRDefault="00464782">
      <w:pPr>
        <w:pStyle w:val="TOC2"/>
        <w:tabs>
          <w:tab w:val="left" w:pos="1152"/>
        </w:tabs>
        <w:rPr>
          <w:ins w:id="179" w:author="Kurt Elliason" w:date="2025-11-24T15:13:00Z" w16du:dateUtc="2025-11-24T21:13:00Z"/>
          <w:rFonts w:asciiTheme="minorHAnsi" w:eastAsiaTheme="minorEastAsia" w:hAnsiTheme="minorHAnsi" w:cstheme="minorBidi"/>
          <w:noProof/>
          <w:kern w:val="2"/>
          <w14:ligatures w14:val="standardContextual"/>
        </w:rPr>
      </w:pPr>
      <w:ins w:id="18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w:t>
        </w:r>
        <w:r>
          <w:rPr>
            <w:rFonts w:asciiTheme="minorHAnsi" w:eastAsiaTheme="minorEastAsia" w:hAnsiTheme="minorHAnsi" w:cstheme="minorBidi"/>
            <w:noProof/>
            <w:kern w:val="2"/>
            <w14:ligatures w14:val="standardContextual"/>
          </w:rPr>
          <w:tab/>
        </w:r>
        <w:r w:rsidRPr="008A1B3B">
          <w:rPr>
            <w:rStyle w:val="Hyperlink"/>
            <w:noProof/>
          </w:rPr>
          <w:t>Report Dissemination Alert Status [PCD-07]</w:t>
        </w:r>
        <w:r>
          <w:rPr>
            <w:noProof/>
            <w:webHidden/>
          </w:rPr>
          <w:tab/>
        </w:r>
        <w:r>
          <w:rPr>
            <w:noProof/>
            <w:webHidden/>
          </w:rPr>
          <w:fldChar w:fldCharType="begin"/>
        </w:r>
        <w:r>
          <w:rPr>
            <w:noProof/>
            <w:webHidden/>
          </w:rPr>
          <w:instrText xml:space="preserve"> PAGEREF _Toc214889718 \h </w:instrText>
        </w:r>
        <w:r>
          <w:rPr>
            <w:noProof/>
            <w:webHidden/>
          </w:rPr>
        </w:r>
        <w:r>
          <w:rPr>
            <w:noProof/>
            <w:webHidden/>
          </w:rPr>
          <w:fldChar w:fldCharType="separate"/>
        </w:r>
        <w:r>
          <w:rPr>
            <w:noProof/>
            <w:webHidden/>
          </w:rPr>
          <w:t>65</w:t>
        </w:r>
        <w:r>
          <w:rPr>
            <w:noProof/>
            <w:webHidden/>
          </w:rPr>
          <w:fldChar w:fldCharType="end"/>
        </w:r>
        <w:r w:rsidRPr="008A1B3B">
          <w:rPr>
            <w:rStyle w:val="Hyperlink"/>
            <w:noProof/>
          </w:rPr>
          <w:fldChar w:fldCharType="end"/>
        </w:r>
      </w:ins>
    </w:p>
    <w:p w14:paraId="0781FFE4" w14:textId="7A9F79EE" w:rsidR="00464782" w:rsidRDefault="00464782">
      <w:pPr>
        <w:pStyle w:val="TOC3"/>
        <w:tabs>
          <w:tab w:val="left" w:pos="1584"/>
        </w:tabs>
        <w:rPr>
          <w:ins w:id="181" w:author="Kurt Elliason" w:date="2025-11-24T15:13:00Z" w16du:dateUtc="2025-11-24T21:13:00Z"/>
          <w:rFonts w:asciiTheme="minorHAnsi" w:eastAsiaTheme="minorEastAsia" w:hAnsiTheme="minorHAnsi" w:cstheme="minorBidi"/>
          <w:noProof/>
          <w:kern w:val="2"/>
          <w14:ligatures w14:val="standardContextual"/>
        </w:rPr>
      </w:pPr>
      <w:ins w:id="18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"_Toc214889719"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_Toc214889719 \h </w:instrText>
        </w:r>
        <w:r>
          <w:rPr>
            <w:noProof/>
            <w:webHidden/>
          </w:rPr>
        </w:r>
        <w:r>
          <w:rPr>
            <w:noProof/>
            <w:webHidden/>
          </w:rPr>
          <w:fldChar w:fldCharType="separate"/>
        </w:r>
        <w:r>
          <w:rPr>
            <w:noProof/>
            <w:webHidden/>
          </w:rPr>
          <w:t>65</w:t>
        </w:r>
        <w:r>
          <w:rPr>
            <w:noProof/>
            <w:webHidden/>
          </w:rPr>
          <w:fldChar w:fldCharType="end"/>
        </w:r>
        <w:r w:rsidRPr="008A1B3B">
          <w:rPr>
            <w:rStyle w:val="Hyperlink"/>
            <w:noProof/>
          </w:rPr>
          <w:fldChar w:fldCharType="end"/>
        </w:r>
      </w:ins>
    </w:p>
    <w:p w14:paraId="21428667" w14:textId="0166F9D1" w:rsidR="00464782" w:rsidRDefault="00464782">
      <w:pPr>
        <w:pStyle w:val="TOC3"/>
        <w:tabs>
          <w:tab w:val="left" w:pos="1584"/>
        </w:tabs>
        <w:rPr>
          <w:ins w:id="183" w:author="Kurt Elliason" w:date="2025-11-24T15:13:00Z" w16du:dateUtc="2025-11-24T21:13:00Z"/>
          <w:rFonts w:asciiTheme="minorHAnsi" w:eastAsiaTheme="minorEastAsia" w:hAnsiTheme="minorHAnsi" w:cstheme="minorBidi"/>
          <w:noProof/>
          <w:kern w:val="2"/>
          <w14:ligatures w14:val="standardContextual"/>
        </w:rPr>
      </w:pPr>
      <w:ins w:id="18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_Toc214889720 \h </w:instrText>
        </w:r>
        <w:r>
          <w:rPr>
            <w:noProof/>
            <w:webHidden/>
          </w:rPr>
        </w:r>
        <w:r>
          <w:rPr>
            <w:noProof/>
            <w:webHidden/>
          </w:rPr>
          <w:fldChar w:fldCharType="separate"/>
        </w:r>
        <w:r>
          <w:rPr>
            <w:noProof/>
            <w:webHidden/>
          </w:rPr>
          <w:t>65</w:t>
        </w:r>
        <w:r>
          <w:rPr>
            <w:noProof/>
            <w:webHidden/>
          </w:rPr>
          <w:fldChar w:fldCharType="end"/>
        </w:r>
        <w:r w:rsidRPr="008A1B3B">
          <w:rPr>
            <w:rStyle w:val="Hyperlink"/>
            <w:noProof/>
          </w:rPr>
          <w:fldChar w:fldCharType="end"/>
        </w:r>
      </w:ins>
    </w:p>
    <w:p w14:paraId="102AD638" w14:textId="696CB441" w:rsidR="00464782" w:rsidRDefault="00464782">
      <w:pPr>
        <w:pStyle w:val="TOC3"/>
        <w:tabs>
          <w:tab w:val="left" w:pos="1584"/>
        </w:tabs>
        <w:rPr>
          <w:ins w:id="185" w:author="Kurt Elliason" w:date="2025-11-24T15:13:00Z" w16du:dateUtc="2025-11-24T21:13:00Z"/>
          <w:rFonts w:asciiTheme="minorHAnsi" w:eastAsiaTheme="minorEastAsia" w:hAnsiTheme="minorHAnsi" w:cstheme="minorBidi"/>
          <w:noProof/>
          <w:kern w:val="2"/>
          <w14:ligatures w14:val="standardContextual"/>
        </w:rPr>
      </w:pPr>
      <w:ins w:id="18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_Toc214889721 \h </w:instrText>
        </w:r>
        <w:r>
          <w:rPr>
            <w:noProof/>
            <w:webHidden/>
          </w:rPr>
        </w:r>
        <w:r>
          <w:rPr>
            <w:noProof/>
            <w:webHidden/>
          </w:rPr>
          <w:fldChar w:fldCharType="separate"/>
        </w:r>
        <w:r>
          <w:rPr>
            <w:noProof/>
            <w:webHidden/>
          </w:rPr>
          <w:t>66</w:t>
        </w:r>
        <w:r>
          <w:rPr>
            <w:noProof/>
            <w:webHidden/>
          </w:rPr>
          <w:fldChar w:fldCharType="end"/>
        </w:r>
        <w:r w:rsidRPr="008A1B3B">
          <w:rPr>
            <w:rStyle w:val="Hyperlink"/>
            <w:noProof/>
          </w:rPr>
          <w:fldChar w:fldCharType="end"/>
        </w:r>
      </w:ins>
    </w:p>
    <w:p w14:paraId="5668C9AE" w14:textId="21701201" w:rsidR="00464782" w:rsidRDefault="00464782">
      <w:pPr>
        <w:pStyle w:val="TOC3"/>
        <w:tabs>
          <w:tab w:val="left" w:pos="1584"/>
        </w:tabs>
        <w:rPr>
          <w:ins w:id="187" w:author="Kurt Elliason" w:date="2025-11-24T15:13:00Z" w16du:dateUtc="2025-11-24T21:13:00Z"/>
          <w:rFonts w:asciiTheme="minorHAnsi" w:eastAsiaTheme="minorEastAsia" w:hAnsiTheme="minorHAnsi" w:cstheme="minorBidi"/>
          <w:noProof/>
          <w:kern w:val="2"/>
          <w14:ligatures w14:val="standardContextual"/>
        </w:rPr>
      </w:pPr>
      <w:ins w:id="18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_Toc214889722 \h </w:instrText>
        </w:r>
        <w:r>
          <w:rPr>
            <w:noProof/>
            <w:webHidden/>
          </w:rPr>
        </w:r>
        <w:r>
          <w:rPr>
            <w:noProof/>
            <w:webHidden/>
          </w:rPr>
          <w:fldChar w:fldCharType="separate"/>
        </w:r>
        <w:r>
          <w:rPr>
            <w:noProof/>
            <w:webHidden/>
          </w:rPr>
          <w:t>66</w:t>
        </w:r>
        <w:r>
          <w:rPr>
            <w:noProof/>
            <w:webHidden/>
          </w:rPr>
          <w:fldChar w:fldCharType="end"/>
        </w:r>
        <w:r w:rsidRPr="008A1B3B">
          <w:rPr>
            <w:rStyle w:val="Hyperlink"/>
            <w:noProof/>
          </w:rPr>
          <w:fldChar w:fldCharType="end"/>
        </w:r>
      </w:ins>
    </w:p>
    <w:p w14:paraId="0D0DFFEA" w14:textId="43787F3A" w:rsidR="00464782" w:rsidRDefault="00464782">
      <w:pPr>
        <w:pStyle w:val="TOC4"/>
        <w:tabs>
          <w:tab w:val="left" w:pos="2160"/>
        </w:tabs>
        <w:rPr>
          <w:ins w:id="189" w:author="Kurt Elliason" w:date="2025-11-24T15:13:00Z" w16du:dateUtc="2025-11-24T21:13:00Z"/>
          <w:rFonts w:asciiTheme="minorHAnsi" w:eastAsiaTheme="minorEastAsia" w:hAnsiTheme="minorHAnsi" w:cstheme="minorBidi"/>
          <w:noProof/>
          <w:kern w:val="2"/>
          <w14:ligatures w14:val="standardContextual"/>
        </w:rPr>
      </w:pPr>
      <w:ins w:id="19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3.7.4.1</w:t>
        </w:r>
        <w:r>
          <w:rPr>
            <w:rFonts w:asciiTheme="minorHAnsi" w:eastAsiaTheme="minorEastAsia" w:hAnsiTheme="minorHAnsi" w:cstheme="minorBidi"/>
            <w:noProof/>
            <w:kern w:val="2"/>
            <w14:ligatures w14:val="standardContextual"/>
          </w:rPr>
          <w:tab/>
        </w:r>
        <w:r w:rsidRPr="008A1B3B">
          <w:rPr>
            <w:rStyle w:val="Hyperlink"/>
            <w:noProof/>
          </w:rPr>
          <w:t>Alert Communicator status updates to Alert Manager</w:t>
        </w:r>
        <w:r>
          <w:rPr>
            <w:noProof/>
            <w:webHidden/>
          </w:rPr>
          <w:tab/>
        </w:r>
        <w:r>
          <w:rPr>
            <w:noProof/>
            <w:webHidden/>
          </w:rPr>
          <w:fldChar w:fldCharType="begin"/>
        </w:r>
        <w:r>
          <w:rPr>
            <w:noProof/>
            <w:webHidden/>
          </w:rPr>
          <w:instrText xml:space="preserve"> PAGEREF _Toc214889723 \h </w:instrText>
        </w:r>
        <w:r>
          <w:rPr>
            <w:noProof/>
            <w:webHidden/>
          </w:rPr>
        </w:r>
        <w:r>
          <w:rPr>
            <w:noProof/>
            <w:webHidden/>
          </w:rPr>
          <w:fldChar w:fldCharType="separate"/>
        </w:r>
        <w:r>
          <w:rPr>
            <w:noProof/>
            <w:webHidden/>
          </w:rPr>
          <w:t>66</w:t>
        </w:r>
        <w:r>
          <w:rPr>
            <w:noProof/>
            <w:webHidden/>
          </w:rPr>
          <w:fldChar w:fldCharType="end"/>
        </w:r>
        <w:r w:rsidRPr="008A1B3B">
          <w:rPr>
            <w:rStyle w:val="Hyperlink"/>
            <w:noProof/>
          </w:rPr>
          <w:fldChar w:fldCharType="end"/>
        </w:r>
      </w:ins>
    </w:p>
    <w:p w14:paraId="6D1F7677" w14:textId="5322E93B" w:rsidR="00464782" w:rsidRDefault="00464782">
      <w:pPr>
        <w:pStyle w:val="TOC4"/>
        <w:tabs>
          <w:tab w:val="left" w:pos="2160"/>
        </w:tabs>
        <w:rPr>
          <w:ins w:id="191" w:author="Kurt Elliason" w:date="2025-11-24T15:13:00Z" w16du:dateUtc="2025-11-24T21:13:00Z"/>
          <w:rFonts w:asciiTheme="minorHAnsi" w:eastAsiaTheme="minorEastAsia" w:hAnsiTheme="minorHAnsi" w:cstheme="minorBidi"/>
          <w:noProof/>
          <w:kern w:val="2"/>
          <w14:ligatures w14:val="standardContextual"/>
        </w:rPr>
      </w:pPr>
      <w:ins w:id="19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3.7.4.2</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_Toc214889724 \h </w:instrText>
        </w:r>
        <w:r>
          <w:rPr>
            <w:noProof/>
            <w:webHidden/>
          </w:rPr>
        </w:r>
        <w:r>
          <w:rPr>
            <w:noProof/>
            <w:webHidden/>
          </w:rPr>
          <w:fldChar w:fldCharType="separate"/>
        </w:r>
        <w:r>
          <w:rPr>
            <w:noProof/>
            <w:webHidden/>
          </w:rPr>
          <w:t>66</w:t>
        </w:r>
        <w:r>
          <w:rPr>
            <w:noProof/>
            <w:webHidden/>
          </w:rPr>
          <w:fldChar w:fldCharType="end"/>
        </w:r>
        <w:r w:rsidRPr="008A1B3B">
          <w:rPr>
            <w:rStyle w:val="Hyperlink"/>
            <w:noProof/>
          </w:rPr>
          <w:fldChar w:fldCharType="end"/>
        </w:r>
      </w:ins>
    </w:p>
    <w:p w14:paraId="6B10B7DA" w14:textId="10BA7564" w:rsidR="00464782" w:rsidRDefault="00464782">
      <w:pPr>
        <w:pStyle w:val="TOC5"/>
        <w:tabs>
          <w:tab w:val="left" w:pos="2592"/>
        </w:tabs>
        <w:rPr>
          <w:ins w:id="193" w:author="Kurt Elliason" w:date="2025-11-24T15:13:00Z" w16du:dateUtc="2025-11-24T21:13:00Z"/>
          <w:rFonts w:asciiTheme="minorHAnsi" w:eastAsiaTheme="minorEastAsia" w:hAnsiTheme="minorHAnsi" w:cstheme="minorBidi"/>
          <w:noProof/>
          <w:kern w:val="2"/>
          <w14:ligatures w14:val="standardContextual"/>
        </w:rPr>
      </w:pPr>
      <w:ins w:id="19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3.7.4.2.1</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_Toc214889725 \h </w:instrText>
        </w:r>
        <w:r>
          <w:rPr>
            <w:noProof/>
            <w:webHidden/>
          </w:rPr>
        </w:r>
        <w:r>
          <w:rPr>
            <w:noProof/>
            <w:webHidden/>
          </w:rPr>
          <w:fldChar w:fldCharType="separate"/>
        </w:r>
        <w:r>
          <w:rPr>
            <w:noProof/>
            <w:webHidden/>
          </w:rPr>
          <w:t>68</w:t>
        </w:r>
        <w:r>
          <w:rPr>
            <w:noProof/>
            <w:webHidden/>
          </w:rPr>
          <w:fldChar w:fldCharType="end"/>
        </w:r>
        <w:r w:rsidRPr="008A1B3B">
          <w:rPr>
            <w:rStyle w:val="Hyperlink"/>
            <w:noProof/>
          </w:rPr>
          <w:fldChar w:fldCharType="end"/>
        </w:r>
      </w:ins>
    </w:p>
    <w:p w14:paraId="7B6A1383" w14:textId="2936FB43" w:rsidR="00464782" w:rsidRDefault="00464782">
      <w:pPr>
        <w:pStyle w:val="TOC5"/>
        <w:tabs>
          <w:tab w:val="left" w:pos="2592"/>
        </w:tabs>
        <w:rPr>
          <w:ins w:id="195" w:author="Kurt Elliason" w:date="2025-11-24T15:13:00Z" w16du:dateUtc="2025-11-24T21:13:00Z"/>
          <w:rFonts w:asciiTheme="minorHAnsi" w:eastAsiaTheme="minorEastAsia" w:hAnsiTheme="minorHAnsi" w:cstheme="minorBidi"/>
          <w:noProof/>
          <w:kern w:val="2"/>
          <w14:ligatures w14:val="standardContextual"/>
        </w:rPr>
      </w:pPr>
      <w:ins w:id="19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3.7.4.2.2</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_Toc214889726 \h </w:instrText>
        </w:r>
        <w:r>
          <w:rPr>
            <w:noProof/>
            <w:webHidden/>
          </w:rPr>
        </w:r>
        <w:r>
          <w:rPr>
            <w:noProof/>
            <w:webHidden/>
          </w:rPr>
          <w:fldChar w:fldCharType="separate"/>
        </w:r>
        <w:r>
          <w:rPr>
            <w:noProof/>
            <w:webHidden/>
          </w:rPr>
          <w:t>68</w:t>
        </w:r>
        <w:r>
          <w:rPr>
            <w:noProof/>
            <w:webHidden/>
          </w:rPr>
          <w:fldChar w:fldCharType="end"/>
        </w:r>
        <w:r w:rsidRPr="008A1B3B">
          <w:rPr>
            <w:rStyle w:val="Hyperlink"/>
            <w:noProof/>
          </w:rPr>
          <w:fldChar w:fldCharType="end"/>
        </w:r>
      </w:ins>
    </w:p>
    <w:p w14:paraId="2F7B8965" w14:textId="11015A06" w:rsidR="00464782" w:rsidRDefault="00464782">
      <w:pPr>
        <w:pStyle w:val="TOC5"/>
        <w:tabs>
          <w:tab w:val="left" w:pos="2592"/>
        </w:tabs>
        <w:rPr>
          <w:ins w:id="197" w:author="Kurt Elliason" w:date="2025-11-24T15:13:00Z" w16du:dateUtc="2025-11-24T21:13:00Z"/>
          <w:rFonts w:asciiTheme="minorHAnsi" w:eastAsiaTheme="minorEastAsia" w:hAnsiTheme="minorHAnsi" w:cstheme="minorBidi"/>
          <w:noProof/>
          <w:kern w:val="2"/>
          <w14:ligatures w14:val="standardContextual"/>
        </w:rPr>
      </w:pPr>
      <w:ins w:id="19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3.7.4.2.3</w:t>
        </w:r>
        <w:r>
          <w:rPr>
            <w:rFonts w:asciiTheme="minorHAnsi" w:eastAsiaTheme="minorEastAsia" w:hAnsiTheme="minorHAnsi" w:cstheme="minorBidi"/>
            <w:noProof/>
            <w:kern w:val="2"/>
            <w14:ligatures w14:val="standardContextual"/>
          </w:rPr>
          <w:tab/>
        </w:r>
        <w:r w:rsidRPr="008A1B3B">
          <w:rPr>
            <w:rStyle w:val="Hyperlink"/>
            <w:noProof/>
          </w:rPr>
          <w:t>PCD-07 Report Dissemination Alert Status static definition</w:t>
        </w:r>
        <w:r>
          <w:rPr>
            <w:noProof/>
            <w:webHidden/>
          </w:rPr>
          <w:tab/>
        </w:r>
        <w:r>
          <w:rPr>
            <w:noProof/>
            <w:webHidden/>
          </w:rPr>
          <w:fldChar w:fldCharType="begin"/>
        </w:r>
        <w:r>
          <w:rPr>
            <w:noProof/>
            <w:webHidden/>
          </w:rPr>
          <w:instrText xml:space="preserve"> PAGEREF _Toc214889727 \h </w:instrText>
        </w:r>
        <w:r>
          <w:rPr>
            <w:noProof/>
            <w:webHidden/>
          </w:rPr>
        </w:r>
        <w:r>
          <w:rPr>
            <w:noProof/>
            <w:webHidden/>
          </w:rPr>
          <w:fldChar w:fldCharType="separate"/>
        </w:r>
        <w:r>
          <w:rPr>
            <w:noProof/>
            <w:webHidden/>
          </w:rPr>
          <w:t>68</w:t>
        </w:r>
        <w:r>
          <w:rPr>
            <w:noProof/>
            <w:webHidden/>
          </w:rPr>
          <w:fldChar w:fldCharType="end"/>
        </w:r>
        <w:r w:rsidRPr="008A1B3B">
          <w:rPr>
            <w:rStyle w:val="Hyperlink"/>
            <w:noProof/>
          </w:rPr>
          <w:fldChar w:fldCharType="end"/>
        </w:r>
      </w:ins>
    </w:p>
    <w:p w14:paraId="3152A476" w14:textId="746DB0C5" w:rsidR="00464782" w:rsidRDefault="00464782">
      <w:pPr>
        <w:pStyle w:val="TOC5"/>
        <w:tabs>
          <w:tab w:val="left" w:pos="2592"/>
        </w:tabs>
        <w:rPr>
          <w:ins w:id="199" w:author="Kurt Elliason" w:date="2025-11-24T15:13:00Z" w16du:dateUtc="2025-11-24T21:13:00Z"/>
          <w:rFonts w:asciiTheme="minorHAnsi" w:eastAsiaTheme="minorEastAsia" w:hAnsiTheme="minorHAnsi" w:cstheme="minorBidi"/>
          <w:noProof/>
          <w:kern w:val="2"/>
          <w14:ligatures w14:val="standardContextual"/>
        </w:rPr>
      </w:pPr>
      <w:ins w:id="20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3.7.4.2.4</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_Toc214889728 \h </w:instrText>
        </w:r>
        <w:r>
          <w:rPr>
            <w:noProof/>
            <w:webHidden/>
          </w:rPr>
        </w:r>
        <w:r>
          <w:rPr>
            <w:noProof/>
            <w:webHidden/>
          </w:rPr>
          <w:fldChar w:fldCharType="separate"/>
        </w:r>
        <w:r>
          <w:rPr>
            <w:noProof/>
            <w:webHidden/>
          </w:rPr>
          <w:t>68</w:t>
        </w:r>
        <w:r>
          <w:rPr>
            <w:noProof/>
            <w:webHidden/>
          </w:rPr>
          <w:fldChar w:fldCharType="end"/>
        </w:r>
        <w:r w:rsidRPr="008A1B3B">
          <w:rPr>
            <w:rStyle w:val="Hyperlink"/>
            <w:noProof/>
          </w:rPr>
          <w:fldChar w:fldCharType="end"/>
        </w:r>
      </w:ins>
    </w:p>
    <w:p w14:paraId="4A7C0242" w14:textId="7A1A09F9" w:rsidR="00464782" w:rsidRDefault="00464782">
      <w:pPr>
        <w:pStyle w:val="TOC5"/>
        <w:tabs>
          <w:tab w:val="left" w:pos="2592"/>
        </w:tabs>
        <w:rPr>
          <w:ins w:id="201" w:author="Kurt Elliason" w:date="2025-11-24T15:13:00Z" w16du:dateUtc="2025-11-24T21:13:00Z"/>
          <w:rFonts w:asciiTheme="minorHAnsi" w:eastAsiaTheme="minorEastAsia" w:hAnsiTheme="minorHAnsi" w:cstheme="minorBidi"/>
          <w:noProof/>
          <w:kern w:val="2"/>
          <w14:ligatures w14:val="standardContextual"/>
        </w:rPr>
      </w:pPr>
      <w:ins w:id="20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"_Toc214889729"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3.7.4.2.5</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_Toc214889729 \h </w:instrText>
        </w:r>
        <w:r>
          <w:rPr>
            <w:noProof/>
            <w:webHidden/>
          </w:rPr>
        </w:r>
        <w:r>
          <w:rPr>
            <w:noProof/>
            <w:webHidden/>
          </w:rPr>
          <w:fldChar w:fldCharType="separate"/>
        </w:r>
        <w:r>
          <w:rPr>
            <w:noProof/>
            <w:webHidden/>
          </w:rPr>
          <w:t>69</w:t>
        </w:r>
        <w:r>
          <w:rPr>
            <w:noProof/>
            <w:webHidden/>
          </w:rPr>
          <w:fldChar w:fldCharType="end"/>
        </w:r>
        <w:r w:rsidRPr="008A1B3B">
          <w:rPr>
            <w:rStyle w:val="Hyperlink"/>
            <w:noProof/>
          </w:rPr>
          <w:fldChar w:fldCharType="end"/>
        </w:r>
      </w:ins>
    </w:p>
    <w:p w14:paraId="126F6B15" w14:textId="3F0D8CA0" w:rsidR="00464782" w:rsidRDefault="00464782">
      <w:pPr>
        <w:pStyle w:val="TOC2"/>
        <w:tabs>
          <w:tab w:val="left" w:pos="1152"/>
        </w:tabs>
        <w:rPr>
          <w:ins w:id="203" w:author="Kurt Elliason" w:date="2025-11-24T15:13:00Z" w16du:dateUtc="2025-11-24T21:13:00Z"/>
          <w:rFonts w:asciiTheme="minorHAnsi" w:eastAsiaTheme="minorEastAsia" w:hAnsiTheme="minorHAnsi" w:cstheme="minorBidi"/>
          <w:noProof/>
          <w:kern w:val="2"/>
          <w14:ligatures w14:val="standardContextual"/>
        </w:rPr>
      </w:pPr>
      <w:ins w:id="20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3.8</w:t>
        </w:r>
        <w:r>
          <w:rPr>
            <w:rFonts w:asciiTheme="minorHAnsi" w:eastAsiaTheme="minorEastAsia" w:hAnsiTheme="minorHAnsi" w:cstheme="minorBidi"/>
            <w:noProof/>
            <w:kern w:val="2"/>
            <w14:ligatures w14:val="standardContextual"/>
          </w:rPr>
          <w:tab/>
        </w:r>
        <w:r w:rsidRPr="008A1B3B">
          <w:rPr>
            <w:rStyle w:val="Hyperlink"/>
            <w:noProof/>
          </w:rPr>
          <w:t>[PCD-08] Reserved</w:t>
        </w:r>
        <w:r>
          <w:rPr>
            <w:noProof/>
            <w:webHidden/>
          </w:rPr>
          <w:tab/>
        </w:r>
        <w:r>
          <w:rPr>
            <w:noProof/>
            <w:webHidden/>
          </w:rPr>
          <w:fldChar w:fldCharType="begin"/>
        </w:r>
        <w:r>
          <w:rPr>
            <w:noProof/>
            <w:webHidden/>
          </w:rPr>
          <w:instrText xml:space="preserve"> PAGEREF _Toc214889730 \h </w:instrText>
        </w:r>
        <w:r>
          <w:rPr>
            <w:noProof/>
            <w:webHidden/>
          </w:rPr>
        </w:r>
        <w:r>
          <w:rPr>
            <w:noProof/>
            <w:webHidden/>
          </w:rPr>
          <w:fldChar w:fldCharType="separate"/>
        </w:r>
        <w:r>
          <w:rPr>
            <w:noProof/>
            <w:webHidden/>
          </w:rPr>
          <w:t>69</w:t>
        </w:r>
        <w:r>
          <w:rPr>
            <w:noProof/>
            <w:webHidden/>
          </w:rPr>
          <w:fldChar w:fldCharType="end"/>
        </w:r>
        <w:r w:rsidRPr="008A1B3B">
          <w:rPr>
            <w:rStyle w:val="Hyperlink"/>
            <w:noProof/>
          </w:rPr>
          <w:fldChar w:fldCharType="end"/>
        </w:r>
      </w:ins>
    </w:p>
    <w:p w14:paraId="576BB495" w14:textId="665BF775" w:rsidR="00464782" w:rsidRDefault="00464782">
      <w:pPr>
        <w:pStyle w:val="TOC2"/>
        <w:tabs>
          <w:tab w:val="left" w:pos="1152"/>
        </w:tabs>
        <w:rPr>
          <w:ins w:id="205" w:author="Kurt Elliason" w:date="2025-11-24T15:13:00Z" w16du:dateUtc="2025-11-24T21:13:00Z"/>
          <w:rFonts w:asciiTheme="minorHAnsi" w:eastAsiaTheme="minorEastAsia" w:hAnsiTheme="minorHAnsi" w:cstheme="minorBidi"/>
          <w:noProof/>
          <w:kern w:val="2"/>
          <w14:ligatures w14:val="standardContextual"/>
        </w:rPr>
      </w:pPr>
      <w:ins w:id="20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w:t>
        </w:r>
        <w:r>
          <w:rPr>
            <w:rFonts w:asciiTheme="minorHAnsi" w:eastAsiaTheme="minorEastAsia" w:hAnsiTheme="minorHAnsi" w:cstheme="minorBidi"/>
            <w:noProof/>
            <w:kern w:val="2"/>
            <w14:ligatures w14:val="standardContextual"/>
          </w:rPr>
          <w:tab/>
        </w:r>
        <w:r w:rsidRPr="008A1B3B">
          <w:rPr>
            <w:rStyle w:val="Hyperlink"/>
            <w:noProof/>
          </w:rPr>
          <w:t>Communicate IDC Observations [PCD-09]</w:t>
        </w:r>
        <w:r>
          <w:rPr>
            <w:noProof/>
            <w:webHidden/>
          </w:rPr>
          <w:tab/>
        </w:r>
        <w:r>
          <w:rPr>
            <w:noProof/>
            <w:webHidden/>
          </w:rPr>
          <w:fldChar w:fldCharType="begin"/>
        </w:r>
        <w:r>
          <w:rPr>
            <w:noProof/>
            <w:webHidden/>
          </w:rPr>
          <w:instrText xml:space="preserve"> PAGEREF _Toc214889731 \h </w:instrText>
        </w:r>
        <w:r>
          <w:rPr>
            <w:noProof/>
            <w:webHidden/>
          </w:rPr>
        </w:r>
        <w:r>
          <w:rPr>
            <w:noProof/>
            <w:webHidden/>
          </w:rPr>
          <w:fldChar w:fldCharType="separate"/>
        </w:r>
        <w:r>
          <w:rPr>
            <w:noProof/>
            <w:webHidden/>
          </w:rPr>
          <w:t>69</w:t>
        </w:r>
        <w:r>
          <w:rPr>
            <w:noProof/>
            <w:webHidden/>
          </w:rPr>
          <w:fldChar w:fldCharType="end"/>
        </w:r>
        <w:r w:rsidRPr="008A1B3B">
          <w:rPr>
            <w:rStyle w:val="Hyperlink"/>
            <w:noProof/>
          </w:rPr>
          <w:fldChar w:fldCharType="end"/>
        </w:r>
      </w:ins>
    </w:p>
    <w:p w14:paraId="59FB9B8F" w14:textId="0983ADFE" w:rsidR="00464782" w:rsidRDefault="00464782">
      <w:pPr>
        <w:pStyle w:val="TOC3"/>
        <w:tabs>
          <w:tab w:val="left" w:pos="1584"/>
        </w:tabs>
        <w:rPr>
          <w:ins w:id="207" w:author="Kurt Elliason" w:date="2025-11-24T15:13:00Z" w16du:dateUtc="2025-11-24T21:13:00Z"/>
          <w:rFonts w:asciiTheme="minorHAnsi" w:eastAsiaTheme="minorEastAsia" w:hAnsiTheme="minorHAnsi" w:cstheme="minorBidi"/>
          <w:noProof/>
          <w:kern w:val="2"/>
          <w14:ligatures w14:val="standardContextual"/>
        </w:rPr>
      </w:pPr>
      <w:ins w:id="20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_Toc214889732 \h </w:instrText>
        </w:r>
        <w:r>
          <w:rPr>
            <w:noProof/>
            <w:webHidden/>
          </w:rPr>
        </w:r>
        <w:r>
          <w:rPr>
            <w:noProof/>
            <w:webHidden/>
          </w:rPr>
          <w:fldChar w:fldCharType="separate"/>
        </w:r>
        <w:r>
          <w:rPr>
            <w:noProof/>
            <w:webHidden/>
          </w:rPr>
          <w:t>69</w:t>
        </w:r>
        <w:r>
          <w:rPr>
            <w:noProof/>
            <w:webHidden/>
          </w:rPr>
          <w:fldChar w:fldCharType="end"/>
        </w:r>
        <w:r w:rsidRPr="008A1B3B">
          <w:rPr>
            <w:rStyle w:val="Hyperlink"/>
            <w:noProof/>
          </w:rPr>
          <w:fldChar w:fldCharType="end"/>
        </w:r>
      </w:ins>
    </w:p>
    <w:p w14:paraId="248B9837" w14:textId="45695D49" w:rsidR="00464782" w:rsidRDefault="00464782">
      <w:pPr>
        <w:pStyle w:val="TOC3"/>
        <w:tabs>
          <w:tab w:val="left" w:pos="1584"/>
        </w:tabs>
        <w:rPr>
          <w:ins w:id="209" w:author="Kurt Elliason" w:date="2025-11-24T15:13:00Z" w16du:dateUtc="2025-11-24T21:13:00Z"/>
          <w:rFonts w:asciiTheme="minorHAnsi" w:eastAsiaTheme="minorEastAsia" w:hAnsiTheme="minorHAnsi" w:cstheme="minorBidi"/>
          <w:noProof/>
          <w:kern w:val="2"/>
          <w14:ligatures w14:val="standardContextual"/>
        </w:rPr>
      </w:pPr>
      <w:ins w:id="21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_Toc214889733 \h </w:instrText>
        </w:r>
        <w:r>
          <w:rPr>
            <w:noProof/>
            <w:webHidden/>
          </w:rPr>
        </w:r>
        <w:r>
          <w:rPr>
            <w:noProof/>
            <w:webHidden/>
          </w:rPr>
          <w:fldChar w:fldCharType="separate"/>
        </w:r>
        <w:r>
          <w:rPr>
            <w:noProof/>
            <w:webHidden/>
          </w:rPr>
          <w:t>69</w:t>
        </w:r>
        <w:r>
          <w:rPr>
            <w:noProof/>
            <w:webHidden/>
          </w:rPr>
          <w:fldChar w:fldCharType="end"/>
        </w:r>
        <w:r w:rsidRPr="008A1B3B">
          <w:rPr>
            <w:rStyle w:val="Hyperlink"/>
            <w:noProof/>
          </w:rPr>
          <w:fldChar w:fldCharType="end"/>
        </w:r>
      </w:ins>
    </w:p>
    <w:p w14:paraId="1A5B329A" w14:textId="29D5A2CC" w:rsidR="00464782" w:rsidRDefault="00464782">
      <w:pPr>
        <w:pStyle w:val="TOC3"/>
        <w:tabs>
          <w:tab w:val="left" w:pos="1584"/>
        </w:tabs>
        <w:rPr>
          <w:ins w:id="211" w:author="Kurt Elliason" w:date="2025-11-24T15:13:00Z" w16du:dateUtc="2025-11-24T21:13:00Z"/>
          <w:rFonts w:asciiTheme="minorHAnsi" w:eastAsiaTheme="minorEastAsia" w:hAnsiTheme="minorHAnsi" w:cstheme="minorBidi"/>
          <w:noProof/>
          <w:kern w:val="2"/>
          <w14:ligatures w14:val="standardContextual"/>
        </w:rPr>
      </w:pPr>
      <w:ins w:id="21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3.9.3</w:t>
        </w:r>
        <w:r>
          <w:rPr>
            <w:rFonts w:asciiTheme="minorHAnsi" w:eastAsiaTheme="minorEastAsia" w:hAnsiTheme="minorHAnsi" w:cstheme="minorBidi"/>
            <w:noProof/>
            <w:kern w:val="2"/>
            <w14:ligatures w14:val="standardContextual"/>
          </w:rPr>
          <w:tab/>
        </w:r>
        <w:r w:rsidRPr="008A1B3B">
          <w:rPr>
            <w:rStyle w:val="Hyperlink"/>
            <w:noProof/>
          </w:rPr>
          <w:t>Referenced Standard</w:t>
        </w:r>
        <w:r>
          <w:rPr>
            <w:noProof/>
            <w:webHidden/>
          </w:rPr>
          <w:tab/>
        </w:r>
        <w:r>
          <w:rPr>
            <w:noProof/>
            <w:webHidden/>
          </w:rPr>
          <w:fldChar w:fldCharType="begin"/>
        </w:r>
        <w:r>
          <w:rPr>
            <w:noProof/>
            <w:webHidden/>
          </w:rPr>
          <w:instrText xml:space="preserve"> PAGEREF _Toc214889734 \h </w:instrText>
        </w:r>
        <w:r>
          <w:rPr>
            <w:noProof/>
            <w:webHidden/>
          </w:rPr>
        </w:r>
        <w:r>
          <w:rPr>
            <w:noProof/>
            <w:webHidden/>
          </w:rPr>
          <w:fldChar w:fldCharType="separate"/>
        </w:r>
        <w:r>
          <w:rPr>
            <w:noProof/>
            <w:webHidden/>
          </w:rPr>
          <w:t>70</w:t>
        </w:r>
        <w:r>
          <w:rPr>
            <w:noProof/>
            <w:webHidden/>
          </w:rPr>
          <w:fldChar w:fldCharType="end"/>
        </w:r>
        <w:r w:rsidRPr="008A1B3B">
          <w:rPr>
            <w:rStyle w:val="Hyperlink"/>
            <w:noProof/>
          </w:rPr>
          <w:fldChar w:fldCharType="end"/>
        </w:r>
      </w:ins>
    </w:p>
    <w:p w14:paraId="37B0EF66" w14:textId="5B23CD77" w:rsidR="00464782" w:rsidRDefault="00464782">
      <w:pPr>
        <w:pStyle w:val="TOC3"/>
        <w:tabs>
          <w:tab w:val="left" w:pos="1584"/>
        </w:tabs>
        <w:rPr>
          <w:ins w:id="213" w:author="Kurt Elliason" w:date="2025-11-24T15:13:00Z" w16du:dateUtc="2025-11-24T21:13:00Z"/>
          <w:rFonts w:asciiTheme="minorHAnsi" w:eastAsiaTheme="minorEastAsia" w:hAnsiTheme="minorHAnsi" w:cstheme="minorBidi"/>
          <w:noProof/>
          <w:kern w:val="2"/>
          <w14:ligatures w14:val="standardContextual"/>
        </w:rPr>
      </w:pPr>
      <w:ins w:id="21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_Toc214889735 \h </w:instrText>
        </w:r>
        <w:r>
          <w:rPr>
            <w:noProof/>
            <w:webHidden/>
          </w:rPr>
        </w:r>
        <w:r>
          <w:rPr>
            <w:noProof/>
            <w:webHidden/>
          </w:rPr>
          <w:fldChar w:fldCharType="separate"/>
        </w:r>
        <w:r>
          <w:rPr>
            <w:noProof/>
            <w:webHidden/>
          </w:rPr>
          <w:t>70</w:t>
        </w:r>
        <w:r>
          <w:rPr>
            <w:noProof/>
            <w:webHidden/>
          </w:rPr>
          <w:fldChar w:fldCharType="end"/>
        </w:r>
        <w:r w:rsidRPr="008A1B3B">
          <w:rPr>
            <w:rStyle w:val="Hyperlink"/>
            <w:noProof/>
          </w:rPr>
          <w:fldChar w:fldCharType="end"/>
        </w:r>
      </w:ins>
    </w:p>
    <w:p w14:paraId="19DCF167" w14:textId="760B3088" w:rsidR="00464782" w:rsidRDefault="00464782">
      <w:pPr>
        <w:pStyle w:val="TOC4"/>
        <w:tabs>
          <w:tab w:val="left" w:pos="2160"/>
        </w:tabs>
        <w:rPr>
          <w:ins w:id="215" w:author="Kurt Elliason" w:date="2025-11-24T15:13:00Z" w16du:dateUtc="2025-11-24T21:13:00Z"/>
          <w:rFonts w:asciiTheme="minorHAnsi" w:eastAsiaTheme="minorEastAsia" w:hAnsiTheme="minorHAnsi" w:cstheme="minorBidi"/>
          <w:noProof/>
          <w:kern w:val="2"/>
          <w14:ligatures w14:val="standardContextual"/>
        </w:rPr>
      </w:pPr>
      <w:ins w:id="21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w:t>
        </w:r>
        <w:r>
          <w:rPr>
            <w:rFonts w:asciiTheme="minorHAnsi" w:eastAsiaTheme="minorEastAsia" w:hAnsiTheme="minorHAnsi" w:cstheme="minorBidi"/>
            <w:noProof/>
            <w:kern w:val="2"/>
            <w14:ligatures w14:val="standardContextual"/>
          </w:rPr>
          <w:tab/>
        </w:r>
        <w:r w:rsidRPr="008A1B3B">
          <w:rPr>
            <w:rStyle w:val="Hyperlink"/>
            <w:noProof/>
          </w:rPr>
          <w:t>HL7 ORU Observation</w:t>
        </w:r>
        <w:r>
          <w:rPr>
            <w:noProof/>
            <w:webHidden/>
          </w:rPr>
          <w:tab/>
        </w:r>
        <w:r>
          <w:rPr>
            <w:noProof/>
            <w:webHidden/>
          </w:rPr>
          <w:fldChar w:fldCharType="begin"/>
        </w:r>
        <w:r>
          <w:rPr>
            <w:noProof/>
            <w:webHidden/>
          </w:rPr>
          <w:instrText xml:space="preserve"> PAGEREF _Toc214889736 \h </w:instrText>
        </w:r>
        <w:r>
          <w:rPr>
            <w:noProof/>
            <w:webHidden/>
          </w:rPr>
        </w:r>
        <w:r>
          <w:rPr>
            <w:noProof/>
            <w:webHidden/>
          </w:rPr>
          <w:fldChar w:fldCharType="separate"/>
        </w:r>
        <w:r>
          <w:rPr>
            <w:noProof/>
            <w:webHidden/>
          </w:rPr>
          <w:t>71</w:t>
        </w:r>
        <w:r>
          <w:rPr>
            <w:noProof/>
            <w:webHidden/>
          </w:rPr>
          <w:fldChar w:fldCharType="end"/>
        </w:r>
        <w:r w:rsidRPr="008A1B3B">
          <w:rPr>
            <w:rStyle w:val="Hyperlink"/>
            <w:noProof/>
          </w:rPr>
          <w:fldChar w:fldCharType="end"/>
        </w:r>
      </w:ins>
    </w:p>
    <w:p w14:paraId="4C25AB9F" w14:textId="2BE31F6C" w:rsidR="00464782" w:rsidRDefault="00464782">
      <w:pPr>
        <w:pStyle w:val="TOC5"/>
        <w:tabs>
          <w:tab w:val="left" w:pos="2592"/>
        </w:tabs>
        <w:rPr>
          <w:ins w:id="217" w:author="Kurt Elliason" w:date="2025-11-24T15:13:00Z" w16du:dateUtc="2025-11-24T21:13:00Z"/>
          <w:rFonts w:asciiTheme="minorHAnsi" w:eastAsiaTheme="minorEastAsia" w:hAnsiTheme="minorHAnsi" w:cstheme="minorBidi"/>
          <w:noProof/>
          <w:kern w:val="2"/>
          <w14:ligatures w14:val="standardContextual"/>
        </w:rPr>
      </w:pPr>
      <w:ins w:id="21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3.9.4.1.1</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_Toc214889737 \h </w:instrText>
        </w:r>
        <w:r>
          <w:rPr>
            <w:noProof/>
            <w:webHidden/>
          </w:rPr>
        </w:r>
        <w:r>
          <w:rPr>
            <w:noProof/>
            <w:webHidden/>
          </w:rPr>
          <w:fldChar w:fldCharType="separate"/>
        </w:r>
        <w:r>
          <w:rPr>
            <w:noProof/>
            <w:webHidden/>
          </w:rPr>
          <w:t>71</w:t>
        </w:r>
        <w:r>
          <w:rPr>
            <w:noProof/>
            <w:webHidden/>
          </w:rPr>
          <w:fldChar w:fldCharType="end"/>
        </w:r>
        <w:r w:rsidRPr="008A1B3B">
          <w:rPr>
            <w:rStyle w:val="Hyperlink"/>
            <w:noProof/>
          </w:rPr>
          <w:fldChar w:fldCharType="end"/>
        </w:r>
      </w:ins>
    </w:p>
    <w:p w14:paraId="5C35DD3C" w14:textId="03629D8B" w:rsidR="00464782" w:rsidRDefault="00464782">
      <w:pPr>
        <w:pStyle w:val="TOC5"/>
        <w:tabs>
          <w:tab w:val="left" w:pos="2592"/>
        </w:tabs>
        <w:rPr>
          <w:ins w:id="219" w:author="Kurt Elliason" w:date="2025-11-24T15:13:00Z" w16du:dateUtc="2025-11-24T21:13:00Z"/>
          <w:rFonts w:asciiTheme="minorHAnsi" w:eastAsiaTheme="minorEastAsia" w:hAnsiTheme="minorHAnsi" w:cstheme="minorBidi"/>
          <w:noProof/>
          <w:kern w:val="2"/>
          <w14:ligatures w14:val="standardContextual"/>
        </w:rPr>
      </w:pPr>
      <w:ins w:id="22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_Toc214889738 \h </w:instrText>
        </w:r>
        <w:r>
          <w:rPr>
            <w:noProof/>
            <w:webHidden/>
          </w:rPr>
        </w:r>
        <w:r>
          <w:rPr>
            <w:noProof/>
            <w:webHidden/>
          </w:rPr>
          <w:fldChar w:fldCharType="separate"/>
        </w:r>
        <w:r>
          <w:rPr>
            <w:noProof/>
            <w:webHidden/>
          </w:rPr>
          <w:t>71</w:t>
        </w:r>
        <w:r>
          <w:rPr>
            <w:noProof/>
            <w:webHidden/>
          </w:rPr>
          <w:fldChar w:fldCharType="end"/>
        </w:r>
        <w:r w:rsidRPr="008A1B3B">
          <w:rPr>
            <w:rStyle w:val="Hyperlink"/>
            <w:noProof/>
          </w:rPr>
          <w:fldChar w:fldCharType="end"/>
        </w:r>
      </w:ins>
    </w:p>
    <w:p w14:paraId="197524E9" w14:textId="07B269CD" w:rsidR="00464782" w:rsidRDefault="00464782">
      <w:pPr>
        <w:pStyle w:val="TOC6"/>
        <w:rPr>
          <w:ins w:id="221" w:author="Kurt Elliason" w:date="2025-11-24T15:13:00Z" w16du:dateUtc="2025-11-24T21:13:00Z"/>
          <w:rFonts w:asciiTheme="minorHAnsi" w:eastAsiaTheme="minorEastAsia" w:hAnsiTheme="minorHAnsi" w:cstheme="minorBidi"/>
          <w:noProof/>
          <w:kern w:val="2"/>
          <w14:ligatures w14:val="standardContextual"/>
        </w:rPr>
      </w:pPr>
      <w:ins w:id="22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"_Toc214889739"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3.9.4.1.2.1 MSH Segment – Message Header</w:t>
        </w:r>
        <w:r>
          <w:rPr>
            <w:noProof/>
            <w:webHidden/>
          </w:rPr>
          <w:tab/>
        </w:r>
        <w:r>
          <w:rPr>
            <w:noProof/>
            <w:webHidden/>
          </w:rPr>
          <w:fldChar w:fldCharType="begin"/>
        </w:r>
        <w:r>
          <w:rPr>
            <w:noProof/>
            <w:webHidden/>
          </w:rPr>
          <w:instrText xml:space="preserve"> PAGEREF _Toc214889739 \h </w:instrText>
        </w:r>
        <w:r>
          <w:rPr>
            <w:noProof/>
            <w:webHidden/>
          </w:rPr>
        </w:r>
        <w:r>
          <w:rPr>
            <w:noProof/>
            <w:webHidden/>
          </w:rPr>
          <w:fldChar w:fldCharType="separate"/>
        </w:r>
        <w:r>
          <w:rPr>
            <w:noProof/>
            <w:webHidden/>
          </w:rPr>
          <w:t>72</w:t>
        </w:r>
        <w:r>
          <w:rPr>
            <w:noProof/>
            <w:webHidden/>
          </w:rPr>
          <w:fldChar w:fldCharType="end"/>
        </w:r>
        <w:r w:rsidRPr="008A1B3B">
          <w:rPr>
            <w:rStyle w:val="Hyperlink"/>
            <w:noProof/>
          </w:rPr>
          <w:fldChar w:fldCharType="end"/>
        </w:r>
      </w:ins>
    </w:p>
    <w:p w14:paraId="3E15B784" w14:textId="036D233B" w:rsidR="00464782" w:rsidRDefault="00464782">
      <w:pPr>
        <w:pStyle w:val="TOC6"/>
        <w:rPr>
          <w:ins w:id="223" w:author="Kurt Elliason" w:date="2025-11-24T15:13:00Z" w16du:dateUtc="2025-11-24T21:13:00Z"/>
          <w:rFonts w:asciiTheme="minorHAnsi" w:eastAsiaTheme="minorEastAsia" w:hAnsiTheme="minorHAnsi" w:cstheme="minorBidi"/>
          <w:noProof/>
          <w:kern w:val="2"/>
          <w14:ligatures w14:val="standardContextual"/>
        </w:rPr>
      </w:pPr>
      <w:ins w:id="22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3.9.4.1.2.2 PID Segment – Patient Identification</w:t>
        </w:r>
        <w:r>
          <w:rPr>
            <w:noProof/>
            <w:webHidden/>
          </w:rPr>
          <w:tab/>
        </w:r>
        <w:r>
          <w:rPr>
            <w:noProof/>
            <w:webHidden/>
          </w:rPr>
          <w:fldChar w:fldCharType="begin"/>
        </w:r>
        <w:r>
          <w:rPr>
            <w:noProof/>
            <w:webHidden/>
          </w:rPr>
          <w:instrText xml:space="preserve"> PAGEREF _Toc214889740 \h </w:instrText>
        </w:r>
        <w:r>
          <w:rPr>
            <w:noProof/>
            <w:webHidden/>
          </w:rPr>
        </w:r>
        <w:r>
          <w:rPr>
            <w:noProof/>
            <w:webHidden/>
          </w:rPr>
          <w:fldChar w:fldCharType="separate"/>
        </w:r>
        <w:r>
          <w:rPr>
            <w:noProof/>
            <w:webHidden/>
          </w:rPr>
          <w:t>73</w:t>
        </w:r>
        <w:r>
          <w:rPr>
            <w:noProof/>
            <w:webHidden/>
          </w:rPr>
          <w:fldChar w:fldCharType="end"/>
        </w:r>
        <w:r w:rsidRPr="008A1B3B">
          <w:rPr>
            <w:rStyle w:val="Hyperlink"/>
            <w:noProof/>
          </w:rPr>
          <w:fldChar w:fldCharType="end"/>
        </w:r>
      </w:ins>
    </w:p>
    <w:p w14:paraId="622E179F" w14:textId="06E383DA" w:rsidR="00464782" w:rsidRDefault="00464782">
      <w:pPr>
        <w:pStyle w:val="TOC6"/>
        <w:rPr>
          <w:ins w:id="225" w:author="Kurt Elliason" w:date="2025-11-24T15:13:00Z" w16du:dateUtc="2025-11-24T21:13:00Z"/>
          <w:rFonts w:asciiTheme="minorHAnsi" w:eastAsiaTheme="minorEastAsia" w:hAnsiTheme="minorHAnsi" w:cstheme="minorBidi"/>
          <w:noProof/>
          <w:kern w:val="2"/>
          <w14:ligatures w14:val="standardContextual"/>
        </w:rPr>
      </w:pPr>
      <w:ins w:id="22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3.9.4.1.2.3 PV1 Segment – Patient Visit (Optional)</w:t>
        </w:r>
        <w:r>
          <w:rPr>
            <w:noProof/>
            <w:webHidden/>
          </w:rPr>
          <w:tab/>
        </w:r>
        <w:r>
          <w:rPr>
            <w:noProof/>
            <w:webHidden/>
          </w:rPr>
          <w:fldChar w:fldCharType="begin"/>
        </w:r>
        <w:r>
          <w:rPr>
            <w:noProof/>
            <w:webHidden/>
          </w:rPr>
          <w:instrText xml:space="preserve"> PAGEREF _Toc214889741 \h </w:instrText>
        </w:r>
        <w:r>
          <w:rPr>
            <w:noProof/>
            <w:webHidden/>
          </w:rPr>
        </w:r>
        <w:r>
          <w:rPr>
            <w:noProof/>
            <w:webHidden/>
          </w:rPr>
          <w:fldChar w:fldCharType="separate"/>
        </w:r>
        <w:r>
          <w:rPr>
            <w:noProof/>
            <w:webHidden/>
          </w:rPr>
          <w:t>75</w:t>
        </w:r>
        <w:r>
          <w:rPr>
            <w:noProof/>
            <w:webHidden/>
          </w:rPr>
          <w:fldChar w:fldCharType="end"/>
        </w:r>
        <w:r w:rsidRPr="008A1B3B">
          <w:rPr>
            <w:rStyle w:val="Hyperlink"/>
            <w:noProof/>
          </w:rPr>
          <w:fldChar w:fldCharType="end"/>
        </w:r>
      </w:ins>
    </w:p>
    <w:p w14:paraId="1D4D1258" w14:textId="54D48ECF" w:rsidR="00464782" w:rsidRDefault="00464782">
      <w:pPr>
        <w:pStyle w:val="TOC6"/>
        <w:rPr>
          <w:ins w:id="227" w:author="Kurt Elliason" w:date="2025-11-24T15:13:00Z" w16du:dateUtc="2025-11-24T21:13:00Z"/>
          <w:rFonts w:asciiTheme="minorHAnsi" w:eastAsiaTheme="minorEastAsia" w:hAnsiTheme="minorHAnsi" w:cstheme="minorBidi"/>
          <w:noProof/>
          <w:kern w:val="2"/>
          <w14:ligatures w14:val="standardContextual"/>
        </w:rPr>
      </w:pPr>
      <w:ins w:id="22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3.9.4.1.2.4 OBR Segment – Observation Request</w:t>
        </w:r>
        <w:r>
          <w:rPr>
            <w:noProof/>
            <w:webHidden/>
          </w:rPr>
          <w:tab/>
        </w:r>
        <w:r>
          <w:rPr>
            <w:noProof/>
            <w:webHidden/>
          </w:rPr>
          <w:fldChar w:fldCharType="begin"/>
        </w:r>
        <w:r>
          <w:rPr>
            <w:noProof/>
            <w:webHidden/>
          </w:rPr>
          <w:instrText xml:space="preserve"> PAGEREF _Toc214889742 \h </w:instrText>
        </w:r>
        <w:r>
          <w:rPr>
            <w:noProof/>
            <w:webHidden/>
          </w:rPr>
        </w:r>
        <w:r>
          <w:rPr>
            <w:noProof/>
            <w:webHidden/>
          </w:rPr>
          <w:fldChar w:fldCharType="separate"/>
        </w:r>
        <w:r>
          <w:rPr>
            <w:noProof/>
            <w:webHidden/>
          </w:rPr>
          <w:t>75</w:t>
        </w:r>
        <w:r>
          <w:rPr>
            <w:noProof/>
            <w:webHidden/>
          </w:rPr>
          <w:fldChar w:fldCharType="end"/>
        </w:r>
        <w:r w:rsidRPr="008A1B3B">
          <w:rPr>
            <w:rStyle w:val="Hyperlink"/>
            <w:noProof/>
          </w:rPr>
          <w:fldChar w:fldCharType="end"/>
        </w:r>
      </w:ins>
    </w:p>
    <w:p w14:paraId="30C57CCE" w14:textId="7916782D" w:rsidR="00464782" w:rsidRDefault="00464782">
      <w:pPr>
        <w:pStyle w:val="TOC6"/>
        <w:rPr>
          <w:ins w:id="229" w:author="Kurt Elliason" w:date="2025-11-24T15:13:00Z" w16du:dateUtc="2025-11-24T21:13:00Z"/>
          <w:rFonts w:asciiTheme="minorHAnsi" w:eastAsiaTheme="minorEastAsia" w:hAnsiTheme="minorHAnsi" w:cstheme="minorBidi"/>
          <w:noProof/>
          <w:kern w:val="2"/>
          <w14:ligatures w14:val="standardContextual"/>
        </w:rPr>
      </w:pPr>
      <w:ins w:id="23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3.9.4.1.2.5 OBX Segments – Pulse Generator and Lead Observation Results</w:t>
        </w:r>
        <w:r>
          <w:rPr>
            <w:noProof/>
            <w:webHidden/>
          </w:rPr>
          <w:tab/>
        </w:r>
        <w:r>
          <w:rPr>
            <w:noProof/>
            <w:webHidden/>
          </w:rPr>
          <w:fldChar w:fldCharType="begin"/>
        </w:r>
        <w:r>
          <w:rPr>
            <w:noProof/>
            <w:webHidden/>
          </w:rPr>
          <w:instrText xml:space="preserve"> PAGEREF _Toc214889743 \h </w:instrText>
        </w:r>
        <w:r>
          <w:rPr>
            <w:noProof/>
            <w:webHidden/>
          </w:rPr>
        </w:r>
        <w:r>
          <w:rPr>
            <w:noProof/>
            <w:webHidden/>
          </w:rPr>
          <w:fldChar w:fldCharType="separate"/>
        </w:r>
        <w:r>
          <w:rPr>
            <w:noProof/>
            <w:webHidden/>
          </w:rPr>
          <w:t>77</w:t>
        </w:r>
        <w:r>
          <w:rPr>
            <w:noProof/>
            <w:webHidden/>
          </w:rPr>
          <w:fldChar w:fldCharType="end"/>
        </w:r>
        <w:r w:rsidRPr="008A1B3B">
          <w:rPr>
            <w:rStyle w:val="Hyperlink"/>
            <w:noProof/>
          </w:rPr>
          <w:fldChar w:fldCharType="end"/>
        </w:r>
      </w:ins>
    </w:p>
    <w:p w14:paraId="2351C594" w14:textId="12679DD5" w:rsidR="00464782" w:rsidRDefault="00464782">
      <w:pPr>
        <w:pStyle w:val="TOC6"/>
        <w:rPr>
          <w:ins w:id="231" w:author="Kurt Elliason" w:date="2025-11-24T15:13:00Z" w16du:dateUtc="2025-11-24T21:13:00Z"/>
          <w:rFonts w:asciiTheme="minorHAnsi" w:eastAsiaTheme="minorEastAsia" w:hAnsiTheme="minorHAnsi" w:cstheme="minorBidi"/>
          <w:noProof/>
          <w:kern w:val="2"/>
          <w14:ligatures w14:val="standardContextual"/>
        </w:rPr>
      </w:pPr>
      <w:ins w:id="23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3.9.4.1.2.6 IEEE 1073.1.1.3 IDC term mapping to OBX segment</w:t>
        </w:r>
        <w:r>
          <w:rPr>
            <w:noProof/>
            <w:webHidden/>
          </w:rPr>
          <w:tab/>
        </w:r>
        <w:r>
          <w:rPr>
            <w:noProof/>
            <w:webHidden/>
          </w:rPr>
          <w:fldChar w:fldCharType="begin"/>
        </w:r>
        <w:r>
          <w:rPr>
            <w:noProof/>
            <w:webHidden/>
          </w:rPr>
          <w:instrText xml:space="preserve"> PAGEREF _Toc214889744 \h </w:instrText>
        </w:r>
        <w:r>
          <w:rPr>
            <w:noProof/>
            <w:webHidden/>
          </w:rPr>
        </w:r>
        <w:r>
          <w:rPr>
            <w:noProof/>
            <w:webHidden/>
          </w:rPr>
          <w:fldChar w:fldCharType="separate"/>
        </w:r>
        <w:r>
          <w:rPr>
            <w:noProof/>
            <w:webHidden/>
          </w:rPr>
          <w:t>80</w:t>
        </w:r>
        <w:r>
          <w:rPr>
            <w:noProof/>
            <w:webHidden/>
          </w:rPr>
          <w:fldChar w:fldCharType="end"/>
        </w:r>
        <w:r w:rsidRPr="008A1B3B">
          <w:rPr>
            <w:rStyle w:val="Hyperlink"/>
            <w:noProof/>
          </w:rPr>
          <w:fldChar w:fldCharType="end"/>
        </w:r>
      </w:ins>
    </w:p>
    <w:p w14:paraId="131570F8" w14:textId="30ACBC20" w:rsidR="00464782" w:rsidRDefault="00464782">
      <w:pPr>
        <w:pStyle w:val="TOC6"/>
        <w:rPr>
          <w:ins w:id="233" w:author="Kurt Elliason" w:date="2025-11-24T15:13:00Z" w16du:dateUtc="2025-11-24T21:13:00Z"/>
          <w:rFonts w:asciiTheme="minorHAnsi" w:eastAsiaTheme="minorEastAsia" w:hAnsiTheme="minorHAnsi" w:cstheme="minorBidi"/>
          <w:noProof/>
          <w:kern w:val="2"/>
          <w14:ligatures w14:val="standardContextual"/>
        </w:rPr>
      </w:pPr>
      <w:ins w:id="23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3.9.4.1.2.7 OBX Segment with Encapsulated PDF or Reference Pointer to External Report [Optional]</w:t>
        </w:r>
        <w:r>
          <w:rPr>
            <w:noProof/>
            <w:webHidden/>
          </w:rPr>
          <w:tab/>
        </w:r>
        <w:r>
          <w:rPr>
            <w:noProof/>
            <w:webHidden/>
          </w:rPr>
          <w:fldChar w:fldCharType="begin"/>
        </w:r>
        <w:r>
          <w:rPr>
            <w:noProof/>
            <w:webHidden/>
          </w:rPr>
          <w:instrText xml:space="preserve"> PAGEREF _Toc214889745 \h </w:instrText>
        </w:r>
        <w:r>
          <w:rPr>
            <w:noProof/>
            <w:webHidden/>
          </w:rPr>
        </w:r>
        <w:r>
          <w:rPr>
            <w:noProof/>
            <w:webHidden/>
          </w:rPr>
          <w:fldChar w:fldCharType="separate"/>
        </w:r>
        <w:r>
          <w:rPr>
            <w:noProof/>
            <w:webHidden/>
          </w:rPr>
          <w:t>80</w:t>
        </w:r>
        <w:r>
          <w:rPr>
            <w:noProof/>
            <w:webHidden/>
          </w:rPr>
          <w:fldChar w:fldCharType="end"/>
        </w:r>
        <w:r w:rsidRPr="008A1B3B">
          <w:rPr>
            <w:rStyle w:val="Hyperlink"/>
            <w:noProof/>
          </w:rPr>
          <w:fldChar w:fldCharType="end"/>
        </w:r>
      </w:ins>
    </w:p>
    <w:p w14:paraId="389BA865" w14:textId="11267745" w:rsidR="00464782" w:rsidRDefault="00464782">
      <w:pPr>
        <w:pStyle w:val="TOC6"/>
        <w:rPr>
          <w:ins w:id="235" w:author="Kurt Elliason" w:date="2025-11-24T15:13:00Z" w16du:dateUtc="2025-11-24T21:13:00Z"/>
          <w:rFonts w:asciiTheme="minorHAnsi" w:eastAsiaTheme="minorEastAsia" w:hAnsiTheme="minorHAnsi" w:cstheme="minorBidi"/>
          <w:noProof/>
          <w:kern w:val="2"/>
          <w14:ligatures w14:val="standardContextual"/>
        </w:rPr>
      </w:pPr>
      <w:ins w:id="23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3.9.4.1.2.8 NTE Segment – Notes and Comments [Optional]</w:t>
        </w:r>
        <w:r>
          <w:rPr>
            <w:noProof/>
            <w:webHidden/>
          </w:rPr>
          <w:tab/>
        </w:r>
        <w:r>
          <w:rPr>
            <w:noProof/>
            <w:webHidden/>
          </w:rPr>
          <w:fldChar w:fldCharType="begin"/>
        </w:r>
        <w:r>
          <w:rPr>
            <w:noProof/>
            <w:webHidden/>
          </w:rPr>
          <w:instrText xml:space="preserve"> PAGEREF _Toc214889746 \h </w:instrText>
        </w:r>
        <w:r>
          <w:rPr>
            <w:noProof/>
            <w:webHidden/>
          </w:rPr>
        </w:r>
        <w:r>
          <w:rPr>
            <w:noProof/>
            <w:webHidden/>
          </w:rPr>
          <w:fldChar w:fldCharType="separate"/>
        </w:r>
        <w:r>
          <w:rPr>
            <w:noProof/>
            <w:webHidden/>
          </w:rPr>
          <w:t>82</w:t>
        </w:r>
        <w:r>
          <w:rPr>
            <w:noProof/>
            <w:webHidden/>
          </w:rPr>
          <w:fldChar w:fldCharType="end"/>
        </w:r>
        <w:r w:rsidRPr="008A1B3B">
          <w:rPr>
            <w:rStyle w:val="Hyperlink"/>
            <w:noProof/>
          </w:rPr>
          <w:fldChar w:fldCharType="end"/>
        </w:r>
      </w:ins>
    </w:p>
    <w:p w14:paraId="4697FD6A" w14:textId="02C8C5A8" w:rsidR="00464782" w:rsidRDefault="00464782">
      <w:pPr>
        <w:pStyle w:val="TOC5"/>
        <w:rPr>
          <w:ins w:id="237" w:author="Kurt Elliason" w:date="2025-11-24T15:13:00Z" w16du:dateUtc="2025-11-24T21:13:00Z"/>
          <w:rFonts w:asciiTheme="minorHAnsi" w:eastAsiaTheme="minorEastAsia" w:hAnsiTheme="minorHAnsi" w:cstheme="minorBidi"/>
          <w:noProof/>
          <w:kern w:val="2"/>
          <w14:ligatures w14:val="standardContextual"/>
        </w:rPr>
      </w:pPr>
      <w:ins w:id="23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3.9.4.1.3 Expected Actions</w:t>
        </w:r>
        <w:r>
          <w:rPr>
            <w:noProof/>
            <w:webHidden/>
          </w:rPr>
          <w:tab/>
        </w:r>
        <w:r>
          <w:rPr>
            <w:noProof/>
            <w:webHidden/>
          </w:rPr>
          <w:fldChar w:fldCharType="begin"/>
        </w:r>
        <w:r>
          <w:rPr>
            <w:noProof/>
            <w:webHidden/>
          </w:rPr>
          <w:instrText xml:space="preserve"> PAGEREF _Toc214889747 \h </w:instrText>
        </w:r>
        <w:r>
          <w:rPr>
            <w:noProof/>
            <w:webHidden/>
          </w:rPr>
        </w:r>
        <w:r>
          <w:rPr>
            <w:noProof/>
            <w:webHidden/>
          </w:rPr>
          <w:fldChar w:fldCharType="separate"/>
        </w:r>
        <w:r>
          <w:rPr>
            <w:noProof/>
            <w:webHidden/>
          </w:rPr>
          <w:t>83</w:t>
        </w:r>
        <w:r>
          <w:rPr>
            <w:noProof/>
            <w:webHidden/>
          </w:rPr>
          <w:fldChar w:fldCharType="end"/>
        </w:r>
        <w:r w:rsidRPr="008A1B3B">
          <w:rPr>
            <w:rStyle w:val="Hyperlink"/>
            <w:noProof/>
          </w:rPr>
          <w:fldChar w:fldCharType="end"/>
        </w:r>
      </w:ins>
    </w:p>
    <w:p w14:paraId="4FE1935D" w14:textId="7B53189B" w:rsidR="00464782" w:rsidRDefault="00464782">
      <w:pPr>
        <w:pStyle w:val="TOC6"/>
        <w:rPr>
          <w:ins w:id="239" w:author="Kurt Elliason" w:date="2025-11-24T15:13:00Z" w16du:dateUtc="2025-11-24T21:13:00Z"/>
          <w:rFonts w:asciiTheme="minorHAnsi" w:eastAsiaTheme="minorEastAsia" w:hAnsiTheme="minorHAnsi" w:cstheme="minorBidi"/>
          <w:noProof/>
          <w:kern w:val="2"/>
          <w14:ligatures w14:val="standardContextual"/>
        </w:rPr>
      </w:pPr>
      <w:ins w:id="24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3.9.4.1.3.1 Implantable Device – Cardiac – Consumer</w:t>
        </w:r>
        <w:r>
          <w:rPr>
            <w:noProof/>
            <w:webHidden/>
          </w:rPr>
          <w:tab/>
        </w:r>
        <w:r>
          <w:rPr>
            <w:noProof/>
            <w:webHidden/>
          </w:rPr>
          <w:fldChar w:fldCharType="begin"/>
        </w:r>
        <w:r>
          <w:rPr>
            <w:noProof/>
            <w:webHidden/>
          </w:rPr>
          <w:instrText xml:space="preserve"> PAGEREF _Toc214889748 \h </w:instrText>
        </w:r>
        <w:r>
          <w:rPr>
            <w:noProof/>
            <w:webHidden/>
          </w:rPr>
        </w:r>
        <w:r>
          <w:rPr>
            <w:noProof/>
            <w:webHidden/>
          </w:rPr>
          <w:fldChar w:fldCharType="separate"/>
        </w:r>
        <w:r>
          <w:rPr>
            <w:noProof/>
            <w:webHidden/>
          </w:rPr>
          <w:t>83</w:t>
        </w:r>
        <w:r>
          <w:rPr>
            <w:noProof/>
            <w:webHidden/>
          </w:rPr>
          <w:fldChar w:fldCharType="end"/>
        </w:r>
        <w:r w:rsidRPr="008A1B3B">
          <w:rPr>
            <w:rStyle w:val="Hyperlink"/>
            <w:noProof/>
          </w:rPr>
          <w:fldChar w:fldCharType="end"/>
        </w:r>
      </w:ins>
    </w:p>
    <w:p w14:paraId="1BDF380B" w14:textId="6A127D68" w:rsidR="00464782" w:rsidRDefault="00464782">
      <w:pPr>
        <w:pStyle w:val="TOC3"/>
        <w:tabs>
          <w:tab w:val="left" w:pos="1584"/>
        </w:tabs>
        <w:rPr>
          <w:ins w:id="241" w:author="Kurt Elliason" w:date="2025-11-24T15:13:00Z" w16du:dateUtc="2025-11-24T21:13:00Z"/>
          <w:rFonts w:asciiTheme="minorHAnsi" w:eastAsiaTheme="minorEastAsia" w:hAnsiTheme="minorHAnsi" w:cstheme="minorBidi"/>
          <w:noProof/>
          <w:kern w:val="2"/>
          <w14:ligatures w14:val="standardContextual"/>
        </w:rPr>
      </w:pPr>
      <w:ins w:id="24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"_Toc214889749"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3.9.5</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_Toc214889749 \h </w:instrText>
        </w:r>
        <w:r>
          <w:rPr>
            <w:noProof/>
            <w:webHidden/>
          </w:rPr>
        </w:r>
        <w:r>
          <w:rPr>
            <w:noProof/>
            <w:webHidden/>
          </w:rPr>
          <w:fldChar w:fldCharType="separate"/>
        </w:r>
        <w:r>
          <w:rPr>
            <w:noProof/>
            <w:webHidden/>
          </w:rPr>
          <w:t>83</w:t>
        </w:r>
        <w:r>
          <w:rPr>
            <w:noProof/>
            <w:webHidden/>
          </w:rPr>
          <w:fldChar w:fldCharType="end"/>
        </w:r>
        <w:r w:rsidRPr="008A1B3B">
          <w:rPr>
            <w:rStyle w:val="Hyperlink"/>
            <w:noProof/>
          </w:rPr>
          <w:fldChar w:fldCharType="end"/>
        </w:r>
      </w:ins>
    </w:p>
    <w:p w14:paraId="5D75CEFE" w14:textId="636907C3" w:rsidR="00464782" w:rsidRDefault="00464782">
      <w:pPr>
        <w:pStyle w:val="TOC2"/>
        <w:rPr>
          <w:ins w:id="243" w:author="Kurt Elliason" w:date="2025-11-24T15:13:00Z" w16du:dateUtc="2025-11-24T21:13:00Z"/>
          <w:rFonts w:asciiTheme="minorHAnsi" w:eastAsiaTheme="minorEastAsia" w:hAnsiTheme="minorHAnsi" w:cstheme="minorBidi"/>
          <w:noProof/>
          <w:kern w:val="2"/>
          <w14:ligatures w14:val="standardContextual"/>
        </w:rPr>
      </w:pPr>
      <w:ins w:id="24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3.10 Communicate Infusion Event Data [PCD-10]</w:t>
        </w:r>
        <w:r>
          <w:rPr>
            <w:noProof/>
            <w:webHidden/>
          </w:rPr>
          <w:tab/>
        </w:r>
        <w:r>
          <w:rPr>
            <w:noProof/>
            <w:webHidden/>
          </w:rPr>
          <w:fldChar w:fldCharType="begin"/>
        </w:r>
        <w:r>
          <w:rPr>
            <w:noProof/>
            <w:webHidden/>
          </w:rPr>
          <w:instrText xml:space="preserve"> PAGEREF _Toc214889750 \h </w:instrText>
        </w:r>
        <w:r>
          <w:rPr>
            <w:noProof/>
            <w:webHidden/>
          </w:rPr>
        </w:r>
        <w:r>
          <w:rPr>
            <w:noProof/>
            <w:webHidden/>
          </w:rPr>
          <w:fldChar w:fldCharType="separate"/>
        </w:r>
        <w:r>
          <w:rPr>
            <w:noProof/>
            <w:webHidden/>
          </w:rPr>
          <w:t>83</w:t>
        </w:r>
        <w:r>
          <w:rPr>
            <w:noProof/>
            <w:webHidden/>
          </w:rPr>
          <w:fldChar w:fldCharType="end"/>
        </w:r>
        <w:r w:rsidRPr="008A1B3B">
          <w:rPr>
            <w:rStyle w:val="Hyperlink"/>
            <w:noProof/>
          </w:rPr>
          <w:fldChar w:fldCharType="end"/>
        </w:r>
      </w:ins>
    </w:p>
    <w:p w14:paraId="0B92CDAE" w14:textId="0B15B2DB" w:rsidR="00464782" w:rsidRDefault="00464782">
      <w:pPr>
        <w:pStyle w:val="TOC3"/>
        <w:rPr>
          <w:ins w:id="245" w:author="Kurt Elliason" w:date="2025-11-24T15:13:00Z" w16du:dateUtc="2025-11-24T21:13:00Z"/>
          <w:rFonts w:asciiTheme="minorHAnsi" w:eastAsiaTheme="minorEastAsia" w:hAnsiTheme="minorHAnsi" w:cstheme="minorBidi"/>
          <w:noProof/>
          <w:kern w:val="2"/>
          <w14:ligatures w14:val="standardContextual"/>
        </w:rPr>
      </w:pPr>
      <w:ins w:id="24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3.10.1 Scope</w:t>
        </w:r>
        <w:r>
          <w:rPr>
            <w:noProof/>
            <w:webHidden/>
          </w:rPr>
          <w:tab/>
        </w:r>
        <w:r>
          <w:rPr>
            <w:noProof/>
            <w:webHidden/>
          </w:rPr>
          <w:fldChar w:fldCharType="begin"/>
        </w:r>
        <w:r>
          <w:rPr>
            <w:noProof/>
            <w:webHidden/>
          </w:rPr>
          <w:instrText xml:space="preserve"> PAGEREF _Toc214889751 \h </w:instrText>
        </w:r>
        <w:r>
          <w:rPr>
            <w:noProof/>
            <w:webHidden/>
          </w:rPr>
        </w:r>
        <w:r>
          <w:rPr>
            <w:noProof/>
            <w:webHidden/>
          </w:rPr>
          <w:fldChar w:fldCharType="separate"/>
        </w:r>
        <w:r>
          <w:rPr>
            <w:noProof/>
            <w:webHidden/>
          </w:rPr>
          <w:t>83</w:t>
        </w:r>
        <w:r>
          <w:rPr>
            <w:noProof/>
            <w:webHidden/>
          </w:rPr>
          <w:fldChar w:fldCharType="end"/>
        </w:r>
        <w:r w:rsidRPr="008A1B3B">
          <w:rPr>
            <w:rStyle w:val="Hyperlink"/>
            <w:noProof/>
          </w:rPr>
          <w:fldChar w:fldCharType="end"/>
        </w:r>
      </w:ins>
    </w:p>
    <w:p w14:paraId="19E932CD" w14:textId="45DEBA60" w:rsidR="00464782" w:rsidRDefault="00464782">
      <w:pPr>
        <w:pStyle w:val="TOC3"/>
        <w:rPr>
          <w:ins w:id="247" w:author="Kurt Elliason" w:date="2025-11-24T15:13:00Z" w16du:dateUtc="2025-11-24T21:13:00Z"/>
          <w:rFonts w:asciiTheme="minorHAnsi" w:eastAsiaTheme="minorEastAsia" w:hAnsiTheme="minorHAnsi" w:cstheme="minorBidi"/>
          <w:noProof/>
          <w:kern w:val="2"/>
          <w14:ligatures w14:val="standardContextual"/>
        </w:rPr>
      </w:pPr>
      <w:ins w:id="24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3.10.2 Use Case Roles</w:t>
        </w:r>
        <w:r>
          <w:rPr>
            <w:noProof/>
            <w:webHidden/>
          </w:rPr>
          <w:tab/>
        </w:r>
        <w:r>
          <w:rPr>
            <w:noProof/>
            <w:webHidden/>
          </w:rPr>
          <w:fldChar w:fldCharType="begin"/>
        </w:r>
        <w:r>
          <w:rPr>
            <w:noProof/>
            <w:webHidden/>
          </w:rPr>
          <w:instrText xml:space="preserve"> PAGEREF _Toc214889752 \h </w:instrText>
        </w:r>
        <w:r>
          <w:rPr>
            <w:noProof/>
            <w:webHidden/>
          </w:rPr>
        </w:r>
        <w:r>
          <w:rPr>
            <w:noProof/>
            <w:webHidden/>
          </w:rPr>
          <w:fldChar w:fldCharType="separate"/>
        </w:r>
        <w:r>
          <w:rPr>
            <w:noProof/>
            <w:webHidden/>
          </w:rPr>
          <w:t>83</w:t>
        </w:r>
        <w:r>
          <w:rPr>
            <w:noProof/>
            <w:webHidden/>
          </w:rPr>
          <w:fldChar w:fldCharType="end"/>
        </w:r>
        <w:r w:rsidRPr="008A1B3B">
          <w:rPr>
            <w:rStyle w:val="Hyperlink"/>
            <w:noProof/>
          </w:rPr>
          <w:fldChar w:fldCharType="end"/>
        </w:r>
      </w:ins>
    </w:p>
    <w:p w14:paraId="224EAADB" w14:textId="12B9568A" w:rsidR="00464782" w:rsidRDefault="00464782">
      <w:pPr>
        <w:pStyle w:val="TOC3"/>
        <w:rPr>
          <w:ins w:id="249" w:author="Kurt Elliason" w:date="2025-11-24T15:13:00Z" w16du:dateUtc="2025-11-24T21:13:00Z"/>
          <w:rFonts w:asciiTheme="minorHAnsi" w:eastAsiaTheme="minorEastAsia" w:hAnsiTheme="minorHAnsi" w:cstheme="minorBidi"/>
          <w:noProof/>
          <w:kern w:val="2"/>
          <w14:ligatures w14:val="standardContextual"/>
        </w:rPr>
      </w:pPr>
      <w:ins w:id="250" w:author="Kurt Elliason" w:date="2025-11-24T15:13:00Z" w16du:dateUtc="2025-11-24T21:13:00Z">
        <w:r w:rsidRPr="008A1B3B">
          <w:rPr>
            <w:rStyle w:val="Hyperlink"/>
            <w:noProof/>
          </w:rPr>
          <w:lastRenderedPageBreak/>
          <w:fldChar w:fldCharType="begin"/>
        </w:r>
        <w:r w:rsidRPr="008A1B3B">
          <w:rPr>
            <w:rStyle w:val="Hyperlink"/>
            <w:noProof/>
          </w:rPr>
          <w:instrText xml:space="preserve"> </w:instrText>
        </w:r>
        <w:r>
          <w:rPr>
            <w:noProof/>
          </w:rPr>
          <w:instrText>HYPERLINK \l "_Toc214889753"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3.10.3 Referenced Standard</w:t>
        </w:r>
        <w:r>
          <w:rPr>
            <w:noProof/>
            <w:webHidden/>
          </w:rPr>
          <w:tab/>
        </w:r>
        <w:r>
          <w:rPr>
            <w:noProof/>
            <w:webHidden/>
          </w:rPr>
          <w:fldChar w:fldCharType="begin"/>
        </w:r>
        <w:r>
          <w:rPr>
            <w:noProof/>
            <w:webHidden/>
          </w:rPr>
          <w:instrText xml:space="preserve"> PAGEREF _Toc214889753 \h </w:instrText>
        </w:r>
        <w:r>
          <w:rPr>
            <w:noProof/>
            <w:webHidden/>
          </w:rPr>
        </w:r>
        <w:r>
          <w:rPr>
            <w:noProof/>
            <w:webHidden/>
          </w:rPr>
          <w:fldChar w:fldCharType="separate"/>
        </w:r>
        <w:r>
          <w:rPr>
            <w:noProof/>
            <w:webHidden/>
          </w:rPr>
          <w:t>84</w:t>
        </w:r>
        <w:r>
          <w:rPr>
            <w:noProof/>
            <w:webHidden/>
          </w:rPr>
          <w:fldChar w:fldCharType="end"/>
        </w:r>
        <w:r w:rsidRPr="008A1B3B">
          <w:rPr>
            <w:rStyle w:val="Hyperlink"/>
            <w:noProof/>
          </w:rPr>
          <w:fldChar w:fldCharType="end"/>
        </w:r>
      </w:ins>
    </w:p>
    <w:p w14:paraId="3EFD58DE" w14:textId="1EE8FB9C" w:rsidR="00464782" w:rsidRDefault="00464782">
      <w:pPr>
        <w:pStyle w:val="TOC3"/>
        <w:rPr>
          <w:ins w:id="251" w:author="Kurt Elliason" w:date="2025-11-24T15:13:00Z" w16du:dateUtc="2025-11-24T21:13:00Z"/>
          <w:rFonts w:asciiTheme="minorHAnsi" w:eastAsiaTheme="minorEastAsia" w:hAnsiTheme="minorHAnsi" w:cstheme="minorBidi"/>
          <w:noProof/>
          <w:kern w:val="2"/>
          <w14:ligatures w14:val="standardContextual"/>
        </w:rPr>
      </w:pPr>
      <w:ins w:id="25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3.10.4 Messages</w:t>
        </w:r>
        <w:r>
          <w:rPr>
            <w:noProof/>
            <w:webHidden/>
          </w:rPr>
          <w:tab/>
        </w:r>
        <w:r>
          <w:rPr>
            <w:noProof/>
            <w:webHidden/>
          </w:rPr>
          <w:fldChar w:fldCharType="begin"/>
        </w:r>
        <w:r>
          <w:rPr>
            <w:noProof/>
            <w:webHidden/>
          </w:rPr>
          <w:instrText xml:space="preserve"> PAGEREF _Toc214889754 \h </w:instrText>
        </w:r>
        <w:r>
          <w:rPr>
            <w:noProof/>
            <w:webHidden/>
          </w:rPr>
        </w:r>
        <w:r>
          <w:rPr>
            <w:noProof/>
            <w:webHidden/>
          </w:rPr>
          <w:fldChar w:fldCharType="separate"/>
        </w:r>
        <w:r>
          <w:rPr>
            <w:noProof/>
            <w:webHidden/>
          </w:rPr>
          <w:t>85</w:t>
        </w:r>
        <w:r>
          <w:rPr>
            <w:noProof/>
            <w:webHidden/>
          </w:rPr>
          <w:fldChar w:fldCharType="end"/>
        </w:r>
        <w:r w:rsidRPr="008A1B3B">
          <w:rPr>
            <w:rStyle w:val="Hyperlink"/>
            <w:noProof/>
          </w:rPr>
          <w:fldChar w:fldCharType="end"/>
        </w:r>
      </w:ins>
    </w:p>
    <w:p w14:paraId="1847172A" w14:textId="60E871DE" w:rsidR="00464782" w:rsidRDefault="00464782">
      <w:pPr>
        <w:pStyle w:val="TOC4"/>
        <w:rPr>
          <w:ins w:id="253" w:author="Kurt Elliason" w:date="2025-11-24T15:13:00Z" w16du:dateUtc="2025-11-24T21:13:00Z"/>
          <w:rFonts w:asciiTheme="minorHAnsi" w:eastAsiaTheme="minorEastAsia" w:hAnsiTheme="minorHAnsi" w:cstheme="minorBidi"/>
          <w:noProof/>
          <w:kern w:val="2"/>
          <w14:ligatures w14:val="standardContextual"/>
        </w:rPr>
      </w:pPr>
      <w:ins w:id="25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bCs/>
            <w:noProof/>
          </w:rPr>
          <w:t>3.10.4.1 Communicate Infusion Event Data</w:t>
        </w:r>
        <w:r>
          <w:rPr>
            <w:noProof/>
            <w:webHidden/>
          </w:rPr>
          <w:tab/>
        </w:r>
        <w:r>
          <w:rPr>
            <w:noProof/>
            <w:webHidden/>
          </w:rPr>
          <w:fldChar w:fldCharType="begin"/>
        </w:r>
        <w:r>
          <w:rPr>
            <w:noProof/>
            <w:webHidden/>
          </w:rPr>
          <w:instrText xml:space="preserve"> PAGEREF _Toc214889755 \h </w:instrText>
        </w:r>
        <w:r>
          <w:rPr>
            <w:noProof/>
            <w:webHidden/>
          </w:rPr>
        </w:r>
        <w:r>
          <w:rPr>
            <w:noProof/>
            <w:webHidden/>
          </w:rPr>
          <w:fldChar w:fldCharType="separate"/>
        </w:r>
        <w:r>
          <w:rPr>
            <w:noProof/>
            <w:webHidden/>
          </w:rPr>
          <w:t>85</w:t>
        </w:r>
        <w:r>
          <w:rPr>
            <w:noProof/>
            <w:webHidden/>
          </w:rPr>
          <w:fldChar w:fldCharType="end"/>
        </w:r>
        <w:r w:rsidRPr="008A1B3B">
          <w:rPr>
            <w:rStyle w:val="Hyperlink"/>
            <w:noProof/>
          </w:rPr>
          <w:fldChar w:fldCharType="end"/>
        </w:r>
      </w:ins>
    </w:p>
    <w:p w14:paraId="7A5069EA" w14:textId="55BD9B03" w:rsidR="00464782" w:rsidRDefault="00464782">
      <w:pPr>
        <w:pStyle w:val="TOC5"/>
        <w:rPr>
          <w:ins w:id="255" w:author="Kurt Elliason" w:date="2025-11-24T15:13:00Z" w16du:dateUtc="2025-11-24T21:13:00Z"/>
          <w:rFonts w:asciiTheme="minorHAnsi" w:eastAsiaTheme="minorEastAsia" w:hAnsiTheme="minorHAnsi" w:cstheme="minorBidi"/>
          <w:noProof/>
          <w:kern w:val="2"/>
          <w14:ligatures w14:val="standardContextual"/>
        </w:rPr>
      </w:pPr>
      <w:ins w:id="25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bCs/>
            <w:noProof/>
          </w:rPr>
          <w:t>3.10.4.1.1 Trigger Events</w:t>
        </w:r>
        <w:r>
          <w:rPr>
            <w:noProof/>
            <w:webHidden/>
          </w:rPr>
          <w:tab/>
        </w:r>
        <w:r>
          <w:rPr>
            <w:noProof/>
            <w:webHidden/>
          </w:rPr>
          <w:fldChar w:fldCharType="begin"/>
        </w:r>
        <w:r>
          <w:rPr>
            <w:noProof/>
            <w:webHidden/>
          </w:rPr>
          <w:instrText xml:space="preserve"> PAGEREF _Toc214889756 \h </w:instrText>
        </w:r>
        <w:r>
          <w:rPr>
            <w:noProof/>
            <w:webHidden/>
          </w:rPr>
        </w:r>
        <w:r>
          <w:rPr>
            <w:noProof/>
            <w:webHidden/>
          </w:rPr>
          <w:fldChar w:fldCharType="separate"/>
        </w:r>
        <w:r>
          <w:rPr>
            <w:noProof/>
            <w:webHidden/>
          </w:rPr>
          <w:t>85</w:t>
        </w:r>
        <w:r>
          <w:rPr>
            <w:noProof/>
            <w:webHidden/>
          </w:rPr>
          <w:fldChar w:fldCharType="end"/>
        </w:r>
        <w:r w:rsidRPr="008A1B3B">
          <w:rPr>
            <w:rStyle w:val="Hyperlink"/>
            <w:noProof/>
          </w:rPr>
          <w:fldChar w:fldCharType="end"/>
        </w:r>
      </w:ins>
    </w:p>
    <w:p w14:paraId="79FC3708" w14:textId="598117CE" w:rsidR="00464782" w:rsidRDefault="00464782">
      <w:pPr>
        <w:pStyle w:val="TOC5"/>
        <w:rPr>
          <w:ins w:id="257" w:author="Kurt Elliason" w:date="2025-11-24T15:13:00Z" w16du:dateUtc="2025-11-24T21:13:00Z"/>
          <w:rFonts w:asciiTheme="minorHAnsi" w:eastAsiaTheme="minorEastAsia" w:hAnsiTheme="minorHAnsi" w:cstheme="minorBidi"/>
          <w:noProof/>
          <w:kern w:val="2"/>
          <w14:ligatures w14:val="standardContextual"/>
        </w:rPr>
      </w:pPr>
      <w:ins w:id="25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bCs/>
            <w:noProof/>
          </w:rPr>
          <w:t>3.10.4.1.2 Message Semantics</w:t>
        </w:r>
        <w:r>
          <w:rPr>
            <w:noProof/>
            <w:webHidden/>
          </w:rPr>
          <w:tab/>
        </w:r>
        <w:r>
          <w:rPr>
            <w:noProof/>
            <w:webHidden/>
          </w:rPr>
          <w:fldChar w:fldCharType="begin"/>
        </w:r>
        <w:r>
          <w:rPr>
            <w:noProof/>
            <w:webHidden/>
          </w:rPr>
          <w:instrText xml:space="preserve"> PAGEREF _Toc214889757 \h </w:instrText>
        </w:r>
        <w:r>
          <w:rPr>
            <w:noProof/>
            <w:webHidden/>
          </w:rPr>
        </w:r>
        <w:r>
          <w:rPr>
            <w:noProof/>
            <w:webHidden/>
          </w:rPr>
          <w:fldChar w:fldCharType="separate"/>
        </w:r>
        <w:r>
          <w:rPr>
            <w:noProof/>
            <w:webHidden/>
          </w:rPr>
          <w:t>85</w:t>
        </w:r>
        <w:r>
          <w:rPr>
            <w:noProof/>
            <w:webHidden/>
          </w:rPr>
          <w:fldChar w:fldCharType="end"/>
        </w:r>
        <w:r w:rsidRPr="008A1B3B">
          <w:rPr>
            <w:rStyle w:val="Hyperlink"/>
            <w:noProof/>
          </w:rPr>
          <w:fldChar w:fldCharType="end"/>
        </w:r>
      </w:ins>
    </w:p>
    <w:p w14:paraId="5BD82604" w14:textId="37A58361" w:rsidR="00464782" w:rsidRDefault="00464782">
      <w:pPr>
        <w:pStyle w:val="TOC5"/>
        <w:rPr>
          <w:ins w:id="259" w:author="Kurt Elliason" w:date="2025-11-24T15:13:00Z" w16du:dateUtc="2025-11-24T21:13:00Z"/>
          <w:rFonts w:asciiTheme="minorHAnsi" w:eastAsiaTheme="minorEastAsia" w:hAnsiTheme="minorHAnsi" w:cstheme="minorBidi"/>
          <w:noProof/>
          <w:kern w:val="2"/>
          <w14:ligatures w14:val="standardContextual"/>
        </w:rPr>
      </w:pPr>
      <w:ins w:id="26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bCs/>
            <w:noProof/>
          </w:rPr>
          <w:t>3.10.4.1.3 Expected Actions</w:t>
        </w:r>
        <w:r>
          <w:rPr>
            <w:noProof/>
            <w:webHidden/>
          </w:rPr>
          <w:tab/>
        </w:r>
        <w:r>
          <w:rPr>
            <w:noProof/>
            <w:webHidden/>
          </w:rPr>
          <w:fldChar w:fldCharType="begin"/>
        </w:r>
        <w:r>
          <w:rPr>
            <w:noProof/>
            <w:webHidden/>
          </w:rPr>
          <w:instrText xml:space="preserve"> PAGEREF _Toc214889758 \h </w:instrText>
        </w:r>
        <w:r>
          <w:rPr>
            <w:noProof/>
            <w:webHidden/>
          </w:rPr>
        </w:r>
        <w:r>
          <w:rPr>
            <w:noProof/>
            <w:webHidden/>
          </w:rPr>
          <w:fldChar w:fldCharType="separate"/>
        </w:r>
        <w:r>
          <w:rPr>
            <w:noProof/>
            <w:webHidden/>
          </w:rPr>
          <w:t>86</w:t>
        </w:r>
        <w:r>
          <w:rPr>
            <w:noProof/>
            <w:webHidden/>
          </w:rPr>
          <w:fldChar w:fldCharType="end"/>
        </w:r>
        <w:r w:rsidRPr="008A1B3B">
          <w:rPr>
            <w:rStyle w:val="Hyperlink"/>
            <w:noProof/>
          </w:rPr>
          <w:fldChar w:fldCharType="end"/>
        </w:r>
      </w:ins>
    </w:p>
    <w:p w14:paraId="0E3747E4" w14:textId="223D7B83" w:rsidR="00464782" w:rsidRDefault="00464782">
      <w:pPr>
        <w:pStyle w:val="TOC1"/>
        <w:rPr>
          <w:ins w:id="261" w:author="Kurt Elliason" w:date="2025-11-24T15:13:00Z" w16du:dateUtc="2025-11-24T21:13:00Z"/>
          <w:rFonts w:asciiTheme="minorHAnsi" w:eastAsiaTheme="minorEastAsia" w:hAnsiTheme="minorHAnsi" w:cstheme="minorBidi"/>
          <w:noProof/>
          <w:kern w:val="2"/>
          <w14:ligatures w14:val="standardContextual"/>
        </w:rPr>
      </w:pPr>
      <w:ins w:id="26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"_Toc214889759"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Appendices</w:t>
        </w:r>
        <w:r>
          <w:rPr>
            <w:noProof/>
            <w:webHidden/>
          </w:rPr>
          <w:tab/>
        </w:r>
        <w:r>
          <w:rPr>
            <w:noProof/>
            <w:webHidden/>
          </w:rPr>
          <w:fldChar w:fldCharType="begin"/>
        </w:r>
        <w:r>
          <w:rPr>
            <w:noProof/>
            <w:webHidden/>
          </w:rPr>
          <w:instrText xml:space="preserve"> PAGEREF _Toc214889759 \h </w:instrText>
        </w:r>
        <w:r>
          <w:rPr>
            <w:noProof/>
            <w:webHidden/>
          </w:rPr>
        </w:r>
        <w:r>
          <w:rPr>
            <w:noProof/>
            <w:webHidden/>
          </w:rPr>
          <w:fldChar w:fldCharType="separate"/>
        </w:r>
        <w:r>
          <w:rPr>
            <w:noProof/>
            <w:webHidden/>
          </w:rPr>
          <w:t>87</w:t>
        </w:r>
        <w:r>
          <w:rPr>
            <w:noProof/>
            <w:webHidden/>
          </w:rPr>
          <w:fldChar w:fldCharType="end"/>
        </w:r>
        <w:r w:rsidRPr="008A1B3B">
          <w:rPr>
            <w:rStyle w:val="Hyperlink"/>
            <w:noProof/>
          </w:rPr>
          <w:fldChar w:fldCharType="end"/>
        </w:r>
      </w:ins>
    </w:p>
    <w:p w14:paraId="79CDA089" w14:textId="4FCB3777" w:rsidR="00464782" w:rsidRDefault="00464782">
      <w:pPr>
        <w:pStyle w:val="TOC1"/>
        <w:rPr>
          <w:ins w:id="263" w:author="Kurt Elliason" w:date="2025-11-24T15:13:00Z" w16du:dateUtc="2025-11-24T21:13:00Z"/>
          <w:rFonts w:asciiTheme="minorHAnsi" w:eastAsiaTheme="minorEastAsia" w:hAnsiTheme="minorHAnsi" w:cstheme="minorBidi"/>
          <w:noProof/>
          <w:kern w:val="2"/>
          <w14:ligatures w14:val="standardContextual"/>
        </w:rPr>
      </w:pPr>
      <w:ins w:id="26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A Mapping ISO/IEEE 11073 Domain Information Model to HL7</w:t>
        </w:r>
        <w:r>
          <w:rPr>
            <w:noProof/>
            <w:webHidden/>
          </w:rPr>
          <w:tab/>
        </w:r>
        <w:r>
          <w:rPr>
            <w:noProof/>
            <w:webHidden/>
          </w:rPr>
          <w:fldChar w:fldCharType="begin"/>
        </w:r>
        <w:r>
          <w:rPr>
            <w:noProof/>
            <w:webHidden/>
          </w:rPr>
          <w:instrText xml:space="preserve"> PAGEREF _Toc214889760 \h </w:instrText>
        </w:r>
        <w:r>
          <w:rPr>
            <w:noProof/>
            <w:webHidden/>
          </w:rPr>
        </w:r>
        <w:r>
          <w:rPr>
            <w:noProof/>
            <w:webHidden/>
          </w:rPr>
          <w:fldChar w:fldCharType="separate"/>
        </w:r>
        <w:r>
          <w:rPr>
            <w:noProof/>
            <w:webHidden/>
          </w:rPr>
          <w:t>88</w:t>
        </w:r>
        <w:r>
          <w:rPr>
            <w:noProof/>
            <w:webHidden/>
          </w:rPr>
          <w:fldChar w:fldCharType="end"/>
        </w:r>
        <w:r w:rsidRPr="008A1B3B">
          <w:rPr>
            <w:rStyle w:val="Hyperlink"/>
            <w:noProof/>
          </w:rPr>
          <w:fldChar w:fldCharType="end"/>
        </w:r>
      </w:ins>
    </w:p>
    <w:p w14:paraId="60949623" w14:textId="3AC5814C" w:rsidR="00464782" w:rsidRDefault="00464782">
      <w:pPr>
        <w:pStyle w:val="TOC2"/>
        <w:rPr>
          <w:ins w:id="265" w:author="Kurt Elliason" w:date="2025-11-24T15:13:00Z" w16du:dateUtc="2025-11-24T21:13:00Z"/>
          <w:rFonts w:asciiTheme="minorHAnsi" w:eastAsiaTheme="minorEastAsia" w:hAnsiTheme="minorHAnsi" w:cstheme="minorBidi"/>
          <w:noProof/>
          <w:kern w:val="2"/>
          <w14:ligatures w14:val="standardContextual"/>
        </w:rPr>
      </w:pPr>
      <w:ins w:id="26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A.1 ISO/IEEE Nomenclature mapping to HL7 OBX-3</w:t>
        </w:r>
        <w:r>
          <w:rPr>
            <w:noProof/>
            <w:webHidden/>
          </w:rPr>
          <w:tab/>
        </w:r>
        <w:r>
          <w:rPr>
            <w:noProof/>
            <w:webHidden/>
          </w:rPr>
          <w:fldChar w:fldCharType="begin"/>
        </w:r>
        <w:r>
          <w:rPr>
            <w:noProof/>
            <w:webHidden/>
          </w:rPr>
          <w:instrText xml:space="preserve"> PAGEREF _Toc214889761 \h </w:instrText>
        </w:r>
        <w:r>
          <w:rPr>
            <w:noProof/>
            <w:webHidden/>
          </w:rPr>
        </w:r>
        <w:r>
          <w:rPr>
            <w:noProof/>
            <w:webHidden/>
          </w:rPr>
          <w:fldChar w:fldCharType="separate"/>
        </w:r>
        <w:r>
          <w:rPr>
            <w:noProof/>
            <w:webHidden/>
          </w:rPr>
          <w:t>91</w:t>
        </w:r>
        <w:r>
          <w:rPr>
            <w:noProof/>
            <w:webHidden/>
          </w:rPr>
          <w:fldChar w:fldCharType="end"/>
        </w:r>
        <w:r w:rsidRPr="008A1B3B">
          <w:rPr>
            <w:rStyle w:val="Hyperlink"/>
            <w:noProof/>
          </w:rPr>
          <w:fldChar w:fldCharType="end"/>
        </w:r>
      </w:ins>
    </w:p>
    <w:p w14:paraId="3F50ABFC" w14:textId="3FBF85A8" w:rsidR="00464782" w:rsidRDefault="00464782">
      <w:pPr>
        <w:pStyle w:val="TOC1"/>
        <w:rPr>
          <w:ins w:id="267" w:author="Kurt Elliason" w:date="2025-11-24T15:13:00Z" w16du:dateUtc="2025-11-24T21:13:00Z"/>
          <w:rFonts w:asciiTheme="minorHAnsi" w:eastAsiaTheme="minorEastAsia" w:hAnsiTheme="minorHAnsi" w:cstheme="minorBidi"/>
          <w:noProof/>
          <w:kern w:val="2"/>
          <w14:ligatures w14:val="standardContextual"/>
        </w:rPr>
      </w:pPr>
      <w:ins w:id="26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B Common Segment Descriptions</w:t>
        </w:r>
        <w:r>
          <w:rPr>
            <w:noProof/>
            <w:webHidden/>
          </w:rPr>
          <w:tab/>
        </w:r>
        <w:r>
          <w:rPr>
            <w:noProof/>
            <w:webHidden/>
          </w:rPr>
          <w:fldChar w:fldCharType="begin"/>
        </w:r>
        <w:r>
          <w:rPr>
            <w:noProof/>
            <w:webHidden/>
          </w:rPr>
          <w:instrText xml:space="preserve"> PAGEREF _Toc214889762 \h </w:instrText>
        </w:r>
        <w:r>
          <w:rPr>
            <w:noProof/>
            <w:webHidden/>
          </w:rPr>
        </w:r>
        <w:r>
          <w:rPr>
            <w:noProof/>
            <w:webHidden/>
          </w:rPr>
          <w:fldChar w:fldCharType="separate"/>
        </w:r>
        <w:r>
          <w:rPr>
            <w:noProof/>
            <w:webHidden/>
          </w:rPr>
          <w:t>93</w:t>
        </w:r>
        <w:r>
          <w:rPr>
            <w:noProof/>
            <w:webHidden/>
          </w:rPr>
          <w:fldChar w:fldCharType="end"/>
        </w:r>
        <w:r w:rsidRPr="008A1B3B">
          <w:rPr>
            <w:rStyle w:val="Hyperlink"/>
            <w:noProof/>
          </w:rPr>
          <w:fldChar w:fldCharType="end"/>
        </w:r>
      </w:ins>
    </w:p>
    <w:p w14:paraId="14E2B246" w14:textId="4B478E1D" w:rsidR="00464782" w:rsidRDefault="00464782">
      <w:pPr>
        <w:pStyle w:val="TOC2"/>
        <w:rPr>
          <w:ins w:id="269" w:author="Kurt Elliason" w:date="2025-11-24T15:13:00Z" w16du:dateUtc="2025-11-24T21:13:00Z"/>
          <w:rFonts w:asciiTheme="minorHAnsi" w:eastAsiaTheme="minorEastAsia" w:hAnsiTheme="minorHAnsi" w:cstheme="minorBidi"/>
          <w:noProof/>
          <w:kern w:val="2"/>
          <w14:ligatures w14:val="standardContextual"/>
        </w:rPr>
      </w:pPr>
      <w:ins w:id="27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B.1 MSH – Message Header Segment</w:t>
        </w:r>
        <w:r>
          <w:rPr>
            <w:noProof/>
            <w:webHidden/>
          </w:rPr>
          <w:tab/>
        </w:r>
        <w:r>
          <w:rPr>
            <w:noProof/>
            <w:webHidden/>
          </w:rPr>
          <w:fldChar w:fldCharType="begin"/>
        </w:r>
        <w:r>
          <w:rPr>
            <w:noProof/>
            <w:webHidden/>
          </w:rPr>
          <w:instrText xml:space="preserve"> PAGEREF _Toc214889763 \h </w:instrText>
        </w:r>
        <w:r>
          <w:rPr>
            <w:noProof/>
            <w:webHidden/>
          </w:rPr>
        </w:r>
        <w:r>
          <w:rPr>
            <w:noProof/>
            <w:webHidden/>
          </w:rPr>
          <w:fldChar w:fldCharType="separate"/>
        </w:r>
        <w:r>
          <w:rPr>
            <w:noProof/>
            <w:webHidden/>
          </w:rPr>
          <w:t>93</w:t>
        </w:r>
        <w:r>
          <w:rPr>
            <w:noProof/>
            <w:webHidden/>
          </w:rPr>
          <w:fldChar w:fldCharType="end"/>
        </w:r>
        <w:r w:rsidRPr="008A1B3B">
          <w:rPr>
            <w:rStyle w:val="Hyperlink"/>
            <w:noProof/>
          </w:rPr>
          <w:fldChar w:fldCharType="end"/>
        </w:r>
      </w:ins>
    </w:p>
    <w:p w14:paraId="57DDE518" w14:textId="5F0459F5" w:rsidR="00464782" w:rsidRDefault="00464782">
      <w:pPr>
        <w:pStyle w:val="TOC2"/>
        <w:rPr>
          <w:ins w:id="271" w:author="Kurt Elliason" w:date="2025-11-24T15:13:00Z" w16du:dateUtc="2025-11-24T21:13:00Z"/>
          <w:rFonts w:asciiTheme="minorHAnsi" w:eastAsiaTheme="minorEastAsia" w:hAnsiTheme="minorHAnsi" w:cstheme="minorBidi"/>
          <w:noProof/>
          <w:kern w:val="2"/>
          <w14:ligatures w14:val="standardContextual"/>
        </w:rPr>
      </w:pPr>
      <w:ins w:id="27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B.2 MSA – Message Acknowledgement Segment</w:t>
        </w:r>
        <w:r>
          <w:rPr>
            <w:noProof/>
            <w:webHidden/>
          </w:rPr>
          <w:tab/>
        </w:r>
        <w:r>
          <w:rPr>
            <w:noProof/>
            <w:webHidden/>
          </w:rPr>
          <w:fldChar w:fldCharType="begin"/>
        </w:r>
        <w:r>
          <w:rPr>
            <w:noProof/>
            <w:webHidden/>
          </w:rPr>
          <w:instrText xml:space="preserve"> PAGEREF _Toc214889764 \h </w:instrText>
        </w:r>
        <w:r>
          <w:rPr>
            <w:noProof/>
            <w:webHidden/>
          </w:rPr>
        </w:r>
        <w:r>
          <w:rPr>
            <w:noProof/>
            <w:webHidden/>
          </w:rPr>
          <w:fldChar w:fldCharType="separate"/>
        </w:r>
        <w:r>
          <w:rPr>
            <w:noProof/>
            <w:webHidden/>
          </w:rPr>
          <w:t>98</w:t>
        </w:r>
        <w:r>
          <w:rPr>
            <w:noProof/>
            <w:webHidden/>
          </w:rPr>
          <w:fldChar w:fldCharType="end"/>
        </w:r>
        <w:r w:rsidRPr="008A1B3B">
          <w:rPr>
            <w:rStyle w:val="Hyperlink"/>
            <w:noProof/>
          </w:rPr>
          <w:fldChar w:fldCharType="end"/>
        </w:r>
      </w:ins>
    </w:p>
    <w:p w14:paraId="76AAB65D" w14:textId="13816989" w:rsidR="00464782" w:rsidRDefault="00464782">
      <w:pPr>
        <w:pStyle w:val="TOC2"/>
        <w:rPr>
          <w:ins w:id="273" w:author="Kurt Elliason" w:date="2025-11-24T15:13:00Z" w16du:dateUtc="2025-11-24T21:13:00Z"/>
          <w:rFonts w:asciiTheme="minorHAnsi" w:eastAsiaTheme="minorEastAsia" w:hAnsiTheme="minorHAnsi" w:cstheme="minorBidi"/>
          <w:noProof/>
          <w:kern w:val="2"/>
          <w14:ligatures w14:val="standardContextual"/>
        </w:rPr>
      </w:pPr>
      <w:ins w:id="27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B.3 ERR – Error Segment</w:t>
        </w:r>
        <w:r>
          <w:rPr>
            <w:noProof/>
            <w:webHidden/>
          </w:rPr>
          <w:tab/>
        </w:r>
        <w:r>
          <w:rPr>
            <w:noProof/>
            <w:webHidden/>
          </w:rPr>
          <w:fldChar w:fldCharType="begin"/>
        </w:r>
        <w:r>
          <w:rPr>
            <w:noProof/>
            <w:webHidden/>
          </w:rPr>
          <w:instrText xml:space="preserve"> PAGEREF _Toc214889765 \h </w:instrText>
        </w:r>
        <w:r>
          <w:rPr>
            <w:noProof/>
            <w:webHidden/>
          </w:rPr>
        </w:r>
        <w:r>
          <w:rPr>
            <w:noProof/>
            <w:webHidden/>
          </w:rPr>
          <w:fldChar w:fldCharType="separate"/>
        </w:r>
        <w:r>
          <w:rPr>
            <w:noProof/>
            <w:webHidden/>
          </w:rPr>
          <w:t>99</w:t>
        </w:r>
        <w:r>
          <w:rPr>
            <w:noProof/>
            <w:webHidden/>
          </w:rPr>
          <w:fldChar w:fldCharType="end"/>
        </w:r>
        <w:r w:rsidRPr="008A1B3B">
          <w:rPr>
            <w:rStyle w:val="Hyperlink"/>
            <w:noProof/>
          </w:rPr>
          <w:fldChar w:fldCharType="end"/>
        </w:r>
      </w:ins>
    </w:p>
    <w:p w14:paraId="0E22F62A" w14:textId="15E03003" w:rsidR="00464782" w:rsidRDefault="00464782">
      <w:pPr>
        <w:pStyle w:val="TOC2"/>
        <w:rPr>
          <w:ins w:id="275" w:author="Kurt Elliason" w:date="2025-11-24T15:13:00Z" w16du:dateUtc="2025-11-24T21:13:00Z"/>
          <w:rFonts w:asciiTheme="minorHAnsi" w:eastAsiaTheme="minorEastAsia" w:hAnsiTheme="minorHAnsi" w:cstheme="minorBidi"/>
          <w:noProof/>
          <w:kern w:val="2"/>
          <w14:ligatures w14:val="standardContextual"/>
        </w:rPr>
      </w:pPr>
      <w:ins w:id="27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B.4 NTE - Notes and Comment Segment</w:t>
        </w:r>
        <w:r>
          <w:rPr>
            <w:noProof/>
            <w:webHidden/>
          </w:rPr>
          <w:tab/>
        </w:r>
        <w:r>
          <w:rPr>
            <w:noProof/>
            <w:webHidden/>
          </w:rPr>
          <w:fldChar w:fldCharType="begin"/>
        </w:r>
        <w:r>
          <w:rPr>
            <w:noProof/>
            <w:webHidden/>
          </w:rPr>
          <w:instrText xml:space="preserve"> PAGEREF _Toc214889766 \h </w:instrText>
        </w:r>
        <w:r>
          <w:rPr>
            <w:noProof/>
            <w:webHidden/>
          </w:rPr>
        </w:r>
        <w:r>
          <w:rPr>
            <w:noProof/>
            <w:webHidden/>
          </w:rPr>
          <w:fldChar w:fldCharType="separate"/>
        </w:r>
        <w:r>
          <w:rPr>
            <w:noProof/>
            <w:webHidden/>
          </w:rPr>
          <w:t>103</w:t>
        </w:r>
        <w:r>
          <w:rPr>
            <w:noProof/>
            <w:webHidden/>
          </w:rPr>
          <w:fldChar w:fldCharType="end"/>
        </w:r>
        <w:r w:rsidRPr="008A1B3B">
          <w:rPr>
            <w:rStyle w:val="Hyperlink"/>
            <w:noProof/>
          </w:rPr>
          <w:fldChar w:fldCharType="end"/>
        </w:r>
      </w:ins>
    </w:p>
    <w:p w14:paraId="6E4A5DC8" w14:textId="63EEBFBE" w:rsidR="00464782" w:rsidRDefault="00464782">
      <w:pPr>
        <w:pStyle w:val="TOC2"/>
        <w:rPr>
          <w:ins w:id="277" w:author="Kurt Elliason" w:date="2025-11-24T15:13:00Z" w16du:dateUtc="2025-11-24T21:13:00Z"/>
          <w:rFonts w:asciiTheme="minorHAnsi" w:eastAsiaTheme="minorEastAsia" w:hAnsiTheme="minorHAnsi" w:cstheme="minorBidi"/>
          <w:noProof/>
          <w:kern w:val="2"/>
          <w14:ligatures w14:val="standardContextual"/>
        </w:rPr>
      </w:pPr>
      <w:ins w:id="27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B.5 PID - Patient Identification segment</w:t>
        </w:r>
        <w:r>
          <w:rPr>
            <w:noProof/>
            <w:webHidden/>
          </w:rPr>
          <w:tab/>
        </w:r>
        <w:r>
          <w:rPr>
            <w:noProof/>
            <w:webHidden/>
          </w:rPr>
          <w:fldChar w:fldCharType="begin"/>
        </w:r>
        <w:r>
          <w:rPr>
            <w:noProof/>
            <w:webHidden/>
          </w:rPr>
          <w:instrText xml:space="preserve"> PAGEREF _Toc214889767 \h </w:instrText>
        </w:r>
        <w:r>
          <w:rPr>
            <w:noProof/>
            <w:webHidden/>
          </w:rPr>
        </w:r>
        <w:r>
          <w:rPr>
            <w:noProof/>
            <w:webHidden/>
          </w:rPr>
          <w:fldChar w:fldCharType="separate"/>
        </w:r>
        <w:r>
          <w:rPr>
            <w:noProof/>
            <w:webHidden/>
          </w:rPr>
          <w:t>104</w:t>
        </w:r>
        <w:r>
          <w:rPr>
            <w:noProof/>
            <w:webHidden/>
          </w:rPr>
          <w:fldChar w:fldCharType="end"/>
        </w:r>
        <w:r w:rsidRPr="008A1B3B">
          <w:rPr>
            <w:rStyle w:val="Hyperlink"/>
            <w:noProof/>
          </w:rPr>
          <w:fldChar w:fldCharType="end"/>
        </w:r>
      </w:ins>
    </w:p>
    <w:p w14:paraId="35FCA829" w14:textId="56DC250F" w:rsidR="00464782" w:rsidRDefault="00464782">
      <w:pPr>
        <w:pStyle w:val="TOC3"/>
        <w:rPr>
          <w:ins w:id="279" w:author="Kurt Elliason" w:date="2025-11-24T15:13:00Z" w16du:dateUtc="2025-11-24T21:13:00Z"/>
          <w:rFonts w:asciiTheme="minorHAnsi" w:eastAsiaTheme="minorEastAsia" w:hAnsiTheme="minorHAnsi" w:cstheme="minorBidi"/>
          <w:noProof/>
          <w:kern w:val="2"/>
          <w14:ligatures w14:val="standardContextual"/>
        </w:rPr>
      </w:pPr>
      <w:ins w:id="28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B.5.1 PID Segment requirements for ACM Transaction PCD-04</w:t>
        </w:r>
        <w:r>
          <w:rPr>
            <w:noProof/>
            <w:webHidden/>
          </w:rPr>
          <w:tab/>
        </w:r>
        <w:r>
          <w:rPr>
            <w:noProof/>
            <w:webHidden/>
          </w:rPr>
          <w:fldChar w:fldCharType="begin"/>
        </w:r>
        <w:r>
          <w:rPr>
            <w:noProof/>
            <w:webHidden/>
          </w:rPr>
          <w:instrText xml:space="preserve"> PAGEREF _Toc214889768 \h </w:instrText>
        </w:r>
        <w:r>
          <w:rPr>
            <w:noProof/>
            <w:webHidden/>
          </w:rPr>
        </w:r>
        <w:r>
          <w:rPr>
            <w:noProof/>
            <w:webHidden/>
          </w:rPr>
          <w:fldChar w:fldCharType="separate"/>
        </w:r>
        <w:r>
          <w:rPr>
            <w:noProof/>
            <w:webHidden/>
          </w:rPr>
          <w:t>111</w:t>
        </w:r>
        <w:r>
          <w:rPr>
            <w:noProof/>
            <w:webHidden/>
          </w:rPr>
          <w:fldChar w:fldCharType="end"/>
        </w:r>
        <w:r w:rsidRPr="008A1B3B">
          <w:rPr>
            <w:rStyle w:val="Hyperlink"/>
            <w:noProof/>
          </w:rPr>
          <w:fldChar w:fldCharType="end"/>
        </w:r>
      </w:ins>
    </w:p>
    <w:p w14:paraId="38CBF2F4" w14:textId="030F4393" w:rsidR="00464782" w:rsidRDefault="00464782">
      <w:pPr>
        <w:pStyle w:val="TOC2"/>
        <w:rPr>
          <w:ins w:id="281" w:author="Kurt Elliason" w:date="2025-11-24T15:13:00Z" w16du:dateUtc="2025-11-24T21:13:00Z"/>
          <w:rFonts w:asciiTheme="minorHAnsi" w:eastAsiaTheme="minorEastAsia" w:hAnsiTheme="minorHAnsi" w:cstheme="minorBidi"/>
          <w:noProof/>
          <w:kern w:val="2"/>
          <w14:ligatures w14:val="standardContextual"/>
        </w:rPr>
      </w:pPr>
      <w:ins w:id="28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"_Toc214889769"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B.6 PV1 - Patient Visit Segment</w:t>
        </w:r>
        <w:r>
          <w:rPr>
            <w:noProof/>
            <w:webHidden/>
          </w:rPr>
          <w:tab/>
        </w:r>
        <w:r>
          <w:rPr>
            <w:noProof/>
            <w:webHidden/>
          </w:rPr>
          <w:fldChar w:fldCharType="begin"/>
        </w:r>
        <w:r>
          <w:rPr>
            <w:noProof/>
            <w:webHidden/>
          </w:rPr>
          <w:instrText xml:space="preserve"> PAGEREF _Toc214889769 \h </w:instrText>
        </w:r>
        <w:r>
          <w:rPr>
            <w:noProof/>
            <w:webHidden/>
          </w:rPr>
        </w:r>
        <w:r>
          <w:rPr>
            <w:noProof/>
            <w:webHidden/>
          </w:rPr>
          <w:fldChar w:fldCharType="separate"/>
        </w:r>
        <w:r>
          <w:rPr>
            <w:noProof/>
            <w:webHidden/>
          </w:rPr>
          <w:t>112</w:t>
        </w:r>
        <w:r>
          <w:rPr>
            <w:noProof/>
            <w:webHidden/>
          </w:rPr>
          <w:fldChar w:fldCharType="end"/>
        </w:r>
        <w:r w:rsidRPr="008A1B3B">
          <w:rPr>
            <w:rStyle w:val="Hyperlink"/>
            <w:noProof/>
          </w:rPr>
          <w:fldChar w:fldCharType="end"/>
        </w:r>
      </w:ins>
    </w:p>
    <w:p w14:paraId="03344E1D" w14:textId="47EEA9FF" w:rsidR="00464782" w:rsidRDefault="00464782">
      <w:pPr>
        <w:pStyle w:val="TOC3"/>
        <w:rPr>
          <w:ins w:id="283" w:author="Kurt Elliason" w:date="2025-11-24T15:13:00Z" w16du:dateUtc="2025-11-24T21:13:00Z"/>
          <w:rFonts w:asciiTheme="minorHAnsi" w:eastAsiaTheme="minorEastAsia" w:hAnsiTheme="minorHAnsi" w:cstheme="minorBidi"/>
          <w:noProof/>
          <w:kern w:val="2"/>
          <w14:ligatures w14:val="standardContextual"/>
        </w:rPr>
      </w:pPr>
      <w:ins w:id="28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B.6.1 PV1 Patient Visit Segment in ACM Transaction PCD-04</w:t>
        </w:r>
        <w:r>
          <w:rPr>
            <w:noProof/>
            <w:webHidden/>
          </w:rPr>
          <w:tab/>
        </w:r>
        <w:r>
          <w:rPr>
            <w:noProof/>
            <w:webHidden/>
          </w:rPr>
          <w:fldChar w:fldCharType="begin"/>
        </w:r>
        <w:r>
          <w:rPr>
            <w:noProof/>
            <w:webHidden/>
          </w:rPr>
          <w:instrText xml:space="preserve"> PAGEREF _Toc214889770 \h </w:instrText>
        </w:r>
        <w:r>
          <w:rPr>
            <w:noProof/>
            <w:webHidden/>
          </w:rPr>
        </w:r>
        <w:r>
          <w:rPr>
            <w:noProof/>
            <w:webHidden/>
          </w:rPr>
          <w:fldChar w:fldCharType="separate"/>
        </w:r>
        <w:r>
          <w:rPr>
            <w:noProof/>
            <w:webHidden/>
          </w:rPr>
          <w:t>115</w:t>
        </w:r>
        <w:r>
          <w:rPr>
            <w:noProof/>
            <w:webHidden/>
          </w:rPr>
          <w:fldChar w:fldCharType="end"/>
        </w:r>
        <w:r w:rsidRPr="008A1B3B">
          <w:rPr>
            <w:rStyle w:val="Hyperlink"/>
            <w:noProof/>
          </w:rPr>
          <w:fldChar w:fldCharType="end"/>
        </w:r>
      </w:ins>
    </w:p>
    <w:p w14:paraId="08A56F5A" w14:textId="56CBC8A0" w:rsidR="00464782" w:rsidRDefault="00464782">
      <w:pPr>
        <w:pStyle w:val="TOC2"/>
        <w:rPr>
          <w:ins w:id="285" w:author="Kurt Elliason" w:date="2025-11-24T15:13:00Z" w16du:dateUtc="2025-11-24T21:13:00Z"/>
          <w:rFonts w:asciiTheme="minorHAnsi" w:eastAsiaTheme="minorEastAsia" w:hAnsiTheme="minorHAnsi" w:cstheme="minorBidi"/>
          <w:noProof/>
          <w:kern w:val="2"/>
          <w14:ligatures w14:val="standardContextual"/>
        </w:rPr>
      </w:pPr>
      <w:ins w:id="28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B.7 OBR – Observation Request segment</w:t>
        </w:r>
        <w:r>
          <w:rPr>
            <w:noProof/>
            <w:webHidden/>
          </w:rPr>
          <w:tab/>
        </w:r>
        <w:r>
          <w:rPr>
            <w:noProof/>
            <w:webHidden/>
          </w:rPr>
          <w:fldChar w:fldCharType="begin"/>
        </w:r>
        <w:r>
          <w:rPr>
            <w:noProof/>
            <w:webHidden/>
          </w:rPr>
          <w:instrText xml:space="preserve"> PAGEREF _Toc214889771 \h </w:instrText>
        </w:r>
        <w:r>
          <w:rPr>
            <w:noProof/>
            <w:webHidden/>
          </w:rPr>
        </w:r>
        <w:r>
          <w:rPr>
            <w:noProof/>
            <w:webHidden/>
          </w:rPr>
          <w:fldChar w:fldCharType="separate"/>
        </w:r>
        <w:r>
          <w:rPr>
            <w:noProof/>
            <w:webHidden/>
          </w:rPr>
          <w:t>115</w:t>
        </w:r>
        <w:r>
          <w:rPr>
            <w:noProof/>
            <w:webHidden/>
          </w:rPr>
          <w:fldChar w:fldCharType="end"/>
        </w:r>
        <w:r w:rsidRPr="008A1B3B">
          <w:rPr>
            <w:rStyle w:val="Hyperlink"/>
            <w:noProof/>
          </w:rPr>
          <w:fldChar w:fldCharType="end"/>
        </w:r>
      </w:ins>
    </w:p>
    <w:p w14:paraId="4DAD87BE" w14:textId="43C553C7" w:rsidR="00464782" w:rsidRDefault="00464782">
      <w:pPr>
        <w:pStyle w:val="TOC3"/>
        <w:rPr>
          <w:ins w:id="287" w:author="Kurt Elliason" w:date="2025-11-24T15:13:00Z" w16du:dateUtc="2025-11-24T21:13:00Z"/>
          <w:rFonts w:asciiTheme="minorHAnsi" w:eastAsiaTheme="minorEastAsia" w:hAnsiTheme="minorHAnsi" w:cstheme="minorBidi"/>
          <w:noProof/>
          <w:kern w:val="2"/>
          <w14:ligatures w14:val="standardContextual"/>
        </w:rPr>
      </w:pPr>
      <w:ins w:id="28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B.7.1 OBR Observation Request Segment in ACM Transaction [PCD-04]</w:t>
        </w:r>
        <w:r>
          <w:rPr>
            <w:noProof/>
            <w:webHidden/>
          </w:rPr>
          <w:tab/>
        </w:r>
        <w:r>
          <w:rPr>
            <w:noProof/>
            <w:webHidden/>
          </w:rPr>
          <w:fldChar w:fldCharType="begin"/>
        </w:r>
        <w:r>
          <w:rPr>
            <w:noProof/>
            <w:webHidden/>
          </w:rPr>
          <w:instrText xml:space="preserve"> PAGEREF _Toc214889772 \h </w:instrText>
        </w:r>
        <w:r>
          <w:rPr>
            <w:noProof/>
            <w:webHidden/>
          </w:rPr>
        </w:r>
        <w:r>
          <w:rPr>
            <w:noProof/>
            <w:webHidden/>
          </w:rPr>
          <w:fldChar w:fldCharType="separate"/>
        </w:r>
        <w:r>
          <w:rPr>
            <w:noProof/>
            <w:webHidden/>
          </w:rPr>
          <w:t>123</w:t>
        </w:r>
        <w:r>
          <w:rPr>
            <w:noProof/>
            <w:webHidden/>
          </w:rPr>
          <w:fldChar w:fldCharType="end"/>
        </w:r>
        <w:r w:rsidRPr="008A1B3B">
          <w:rPr>
            <w:rStyle w:val="Hyperlink"/>
            <w:noProof/>
          </w:rPr>
          <w:fldChar w:fldCharType="end"/>
        </w:r>
      </w:ins>
    </w:p>
    <w:p w14:paraId="153D6FC4" w14:textId="1DFF6BAB" w:rsidR="00464782" w:rsidRDefault="00464782">
      <w:pPr>
        <w:pStyle w:val="TOC2"/>
        <w:rPr>
          <w:ins w:id="289" w:author="Kurt Elliason" w:date="2025-11-24T15:13:00Z" w16du:dateUtc="2025-11-24T21:13:00Z"/>
          <w:rFonts w:asciiTheme="minorHAnsi" w:eastAsiaTheme="minorEastAsia" w:hAnsiTheme="minorHAnsi" w:cstheme="minorBidi"/>
          <w:noProof/>
          <w:kern w:val="2"/>
          <w14:ligatures w14:val="standardContextual"/>
        </w:rPr>
      </w:pPr>
      <w:ins w:id="29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 xml:space="preserve">B.8 OBX </w:t>
        </w:r>
        <w:r w:rsidRPr="008A1B3B">
          <w:rPr>
            <w:rStyle w:val="Hyperlink"/>
            <w:rFonts w:eastAsia="MS Gothic"/>
            <w:noProof/>
          </w:rPr>
          <w:t>–</w:t>
        </w:r>
        <w:r w:rsidRPr="008A1B3B">
          <w:rPr>
            <w:rStyle w:val="Hyperlink"/>
            <w:noProof/>
          </w:rPr>
          <w:t xml:space="preserve"> Observation Result Segment</w:t>
        </w:r>
        <w:r>
          <w:rPr>
            <w:noProof/>
            <w:webHidden/>
          </w:rPr>
          <w:tab/>
        </w:r>
        <w:r>
          <w:rPr>
            <w:noProof/>
            <w:webHidden/>
          </w:rPr>
          <w:fldChar w:fldCharType="begin"/>
        </w:r>
        <w:r>
          <w:rPr>
            <w:noProof/>
            <w:webHidden/>
          </w:rPr>
          <w:instrText xml:space="preserve"> PAGEREF _Toc214889773 \h </w:instrText>
        </w:r>
        <w:r>
          <w:rPr>
            <w:noProof/>
            <w:webHidden/>
          </w:rPr>
        </w:r>
        <w:r>
          <w:rPr>
            <w:noProof/>
            <w:webHidden/>
          </w:rPr>
          <w:fldChar w:fldCharType="separate"/>
        </w:r>
        <w:r>
          <w:rPr>
            <w:noProof/>
            <w:webHidden/>
          </w:rPr>
          <w:t>124</w:t>
        </w:r>
        <w:r>
          <w:rPr>
            <w:noProof/>
            <w:webHidden/>
          </w:rPr>
          <w:fldChar w:fldCharType="end"/>
        </w:r>
        <w:r w:rsidRPr="008A1B3B">
          <w:rPr>
            <w:rStyle w:val="Hyperlink"/>
            <w:noProof/>
          </w:rPr>
          <w:fldChar w:fldCharType="end"/>
        </w:r>
      </w:ins>
    </w:p>
    <w:p w14:paraId="70F55E09" w14:textId="1D98617F" w:rsidR="00464782" w:rsidRDefault="00464782">
      <w:pPr>
        <w:pStyle w:val="TOC3"/>
        <w:rPr>
          <w:ins w:id="291" w:author="Kurt Elliason" w:date="2025-11-24T15:13:00Z" w16du:dateUtc="2025-11-24T21:13:00Z"/>
          <w:rFonts w:asciiTheme="minorHAnsi" w:eastAsiaTheme="minorEastAsia" w:hAnsiTheme="minorHAnsi" w:cstheme="minorBidi"/>
          <w:noProof/>
          <w:kern w:val="2"/>
          <w14:ligatures w14:val="standardContextual"/>
        </w:rPr>
      </w:pPr>
      <w:ins w:id="29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B.8.1 OBX-4 in a 'flattened' representation of a device</w:t>
        </w:r>
        <w:r>
          <w:rPr>
            <w:noProof/>
            <w:webHidden/>
          </w:rPr>
          <w:tab/>
        </w:r>
        <w:r>
          <w:rPr>
            <w:noProof/>
            <w:webHidden/>
          </w:rPr>
          <w:fldChar w:fldCharType="begin"/>
        </w:r>
        <w:r>
          <w:rPr>
            <w:noProof/>
            <w:webHidden/>
          </w:rPr>
          <w:instrText xml:space="preserve"> PAGEREF _Toc214889774 \h </w:instrText>
        </w:r>
        <w:r>
          <w:rPr>
            <w:noProof/>
            <w:webHidden/>
          </w:rPr>
        </w:r>
        <w:r>
          <w:rPr>
            <w:noProof/>
            <w:webHidden/>
          </w:rPr>
          <w:fldChar w:fldCharType="separate"/>
        </w:r>
        <w:r>
          <w:rPr>
            <w:noProof/>
            <w:webHidden/>
          </w:rPr>
          <w:t>127</w:t>
        </w:r>
        <w:r>
          <w:rPr>
            <w:noProof/>
            <w:webHidden/>
          </w:rPr>
          <w:fldChar w:fldCharType="end"/>
        </w:r>
        <w:r w:rsidRPr="008A1B3B">
          <w:rPr>
            <w:rStyle w:val="Hyperlink"/>
            <w:noProof/>
          </w:rPr>
          <w:fldChar w:fldCharType="end"/>
        </w:r>
      </w:ins>
    </w:p>
    <w:p w14:paraId="10256314" w14:textId="49D34C7F" w:rsidR="00464782" w:rsidRDefault="00464782">
      <w:pPr>
        <w:pStyle w:val="TOC3"/>
        <w:rPr>
          <w:ins w:id="293" w:author="Kurt Elliason" w:date="2025-11-24T15:13:00Z" w16du:dateUtc="2025-11-24T21:13:00Z"/>
          <w:rFonts w:asciiTheme="minorHAnsi" w:eastAsiaTheme="minorEastAsia" w:hAnsiTheme="minorHAnsi" w:cstheme="minorBidi"/>
          <w:noProof/>
          <w:kern w:val="2"/>
          <w14:ligatures w14:val="standardContextual"/>
        </w:rPr>
      </w:pPr>
      <w:ins w:id="29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B.8.2 OBX-4 in a hierarchical representation of a device</w:t>
        </w:r>
        <w:r>
          <w:rPr>
            <w:noProof/>
            <w:webHidden/>
          </w:rPr>
          <w:tab/>
        </w:r>
        <w:r>
          <w:rPr>
            <w:noProof/>
            <w:webHidden/>
          </w:rPr>
          <w:fldChar w:fldCharType="begin"/>
        </w:r>
        <w:r>
          <w:rPr>
            <w:noProof/>
            <w:webHidden/>
          </w:rPr>
          <w:instrText xml:space="preserve"> PAGEREF _Toc214889775 \h </w:instrText>
        </w:r>
        <w:r>
          <w:rPr>
            <w:noProof/>
            <w:webHidden/>
          </w:rPr>
        </w:r>
        <w:r>
          <w:rPr>
            <w:noProof/>
            <w:webHidden/>
          </w:rPr>
          <w:fldChar w:fldCharType="separate"/>
        </w:r>
        <w:r>
          <w:rPr>
            <w:noProof/>
            <w:webHidden/>
          </w:rPr>
          <w:t>127</w:t>
        </w:r>
        <w:r>
          <w:rPr>
            <w:noProof/>
            <w:webHidden/>
          </w:rPr>
          <w:fldChar w:fldCharType="end"/>
        </w:r>
        <w:r w:rsidRPr="008A1B3B">
          <w:rPr>
            <w:rStyle w:val="Hyperlink"/>
            <w:noProof/>
          </w:rPr>
          <w:fldChar w:fldCharType="end"/>
        </w:r>
      </w:ins>
    </w:p>
    <w:p w14:paraId="0556A7A6" w14:textId="5AB1372E" w:rsidR="00464782" w:rsidRDefault="00464782">
      <w:pPr>
        <w:pStyle w:val="TOC3"/>
        <w:rPr>
          <w:ins w:id="295" w:author="Kurt Elliason" w:date="2025-11-24T15:13:00Z" w16du:dateUtc="2025-11-24T21:13:00Z"/>
          <w:rFonts w:asciiTheme="minorHAnsi" w:eastAsiaTheme="minorEastAsia" w:hAnsiTheme="minorHAnsi" w:cstheme="minorBidi"/>
          <w:noProof/>
          <w:kern w:val="2"/>
          <w14:ligatures w14:val="standardContextual"/>
        </w:rPr>
      </w:pPr>
      <w:ins w:id="29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B.8.3 'Device-related' and 'metric-related' OBX segments in hierarchy are tied together by their OBX-4 values</w:t>
        </w:r>
        <w:r>
          <w:rPr>
            <w:noProof/>
            <w:webHidden/>
          </w:rPr>
          <w:tab/>
        </w:r>
        <w:r>
          <w:rPr>
            <w:noProof/>
            <w:webHidden/>
          </w:rPr>
          <w:fldChar w:fldCharType="begin"/>
        </w:r>
        <w:r>
          <w:rPr>
            <w:noProof/>
            <w:webHidden/>
          </w:rPr>
          <w:instrText xml:space="preserve"> PAGEREF _Toc214889776 \h </w:instrText>
        </w:r>
        <w:r>
          <w:rPr>
            <w:noProof/>
            <w:webHidden/>
          </w:rPr>
        </w:r>
        <w:r>
          <w:rPr>
            <w:noProof/>
            <w:webHidden/>
          </w:rPr>
          <w:fldChar w:fldCharType="separate"/>
        </w:r>
        <w:r>
          <w:rPr>
            <w:noProof/>
            <w:webHidden/>
          </w:rPr>
          <w:t>127</w:t>
        </w:r>
        <w:r>
          <w:rPr>
            <w:noProof/>
            <w:webHidden/>
          </w:rPr>
          <w:fldChar w:fldCharType="end"/>
        </w:r>
        <w:r w:rsidRPr="008A1B3B">
          <w:rPr>
            <w:rStyle w:val="Hyperlink"/>
            <w:noProof/>
          </w:rPr>
          <w:fldChar w:fldCharType="end"/>
        </w:r>
      </w:ins>
    </w:p>
    <w:p w14:paraId="686A3350" w14:textId="775D388F" w:rsidR="00464782" w:rsidRDefault="00464782">
      <w:pPr>
        <w:pStyle w:val="TOC3"/>
        <w:rPr>
          <w:ins w:id="297" w:author="Kurt Elliason" w:date="2025-11-24T15:13:00Z" w16du:dateUtc="2025-11-24T21:13:00Z"/>
          <w:rFonts w:asciiTheme="minorHAnsi" w:eastAsiaTheme="minorEastAsia" w:hAnsiTheme="minorHAnsi" w:cstheme="minorBidi"/>
          <w:noProof/>
          <w:kern w:val="2"/>
          <w14:ligatures w14:val="standardContextual"/>
        </w:rPr>
      </w:pPr>
      <w:ins w:id="29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B.8.4 Dictionary ordering of 'device-related' and 'metric-related' OBX segments</w:t>
        </w:r>
        <w:r>
          <w:rPr>
            <w:noProof/>
            <w:webHidden/>
          </w:rPr>
          <w:tab/>
        </w:r>
        <w:r>
          <w:rPr>
            <w:noProof/>
            <w:webHidden/>
          </w:rPr>
          <w:fldChar w:fldCharType="begin"/>
        </w:r>
        <w:r>
          <w:rPr>
            <w:noProof/>
            <w:webHidden/>
          </w:rPr>
          <w:instrText xml:space="preserve"> PAGEREF _Toc214889777 \h </w:instrText>
        </w:r>
        <w:r>
          <w:rPr>
            <w:noProof/>
            <w:webHidden/>
          </w:rPr>
        </w:r>
        <w:r>
          <w:rPr>
            <w:noProof/>
            <w:webHidden/>
          </w:rPr>
          <w:fldChar w:fldCharType="separate"/>
        </w:r>
        <w:r>
          <w:rPr>
            <w:noProof/>
            <w:webHidden/>
          </w:rPr>
          <w:t>129</w:t>
        </w:r>
        <w:r>
          <w:rPr>
            <w:noProof/>
            <w:webHidden/>
          </w:rPr>
          <w:fldChar w:fldCharType="end"/>
        </w:r>
        <w:r w:rsidRPr="008A1B3B">
          <w:rPr>
            <w:rStyle w:val="Hyperlink"/>
            <w:noProof/>
          </w:rPr>
          <w:fldChar w:fldCharType="end"/>
        </w:r>
      </w:ins>
    </w:p>
    <w:p w14:paraId="4D3F841D" w14:textId="638EADA4" w:rsidR="00464782" w:rsidRDefault="00464782">
      <w:pPr>
        <w:pStyle w:val="TOC3"/>
        <w:rPr>
          <w:ins w:id="299" w:author="Kurt Elliason" w:date="2025-11-24T15:13:00Z" w16du:dateUtc="2025-11-24T21:13:00Z"/>
          <w:rFonts w:asciiTheme="minorHAnsi" w:eastAsiaTheme="minorEastAsia" w:hAnsiTheme="minorHAnsi" w:cstheme="minorBidi"/>
          <w:noProof/>
          <w:kern w:val="2"/>
          <w14:ligatures w14:val="standardContextual"/>
        </w:rPr>
      </w:pPr>
      <w:ins w:id="30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B.8.5 OBX-4 Sub-id in Alert Communication Management transactions ([PCD-04], [PCD-06], [PCD-07])</w:t>
        </w:r>
        <w:r>
          <w:rPr>
            <w:noProof/>
            <w:webHidden/>
          </w:rPr>
          <w:tab/>
        </w:r>
        <w:r>
          <w:rPr>
            <w:noProof/>
            <w:webHidden/>
          </w:rPr>
          <w:fldChar w:fldCharType="begin"/>
        </w:r>
        <w:r>
          <w:rPr>
            <w:noProof/>
            <w:webHidden/>
          </w:rPr>
          <w:instrText xml:space="preserve"> PAGEREF _Toc214889778 \h </w:instrText>
        </w:r>
        <w:r>
          <w:rPr>
            <w:noProof/>
            <w:webHidden/>
          </w:rPr>
        </w:r>
        <w:r>
          <w:rPr>
            <w:noProof/>
            <w:webHidden/>
          </w:rPr>
          <w:fldChar w:fldCharType="separate"/>
        </w:r>
        <w:r>
          <w:rPr>
            <w:noProof/>
            <w:webHidden/>
          </w:rPr>
          <w:t>130</w:t>
        </w:r>
        <w:r>
          <w:rPr>
            <w:noProof/>
            <w:webHidden/>
          </w:rPr>
          <w:fldChar w:fldCharType="end"/>
        </w:r>
        <w:r w:rsidRPr="008A1B3B">
          <w:rPr>
            <w:rStyle w:val="Hyperlink"/>
            <w:noProof/>
          </w:rPr>
          <w:fldChar w:fldCharType="end"/>
        </w:r>
      </w:ins>
    </w:p>
    <w:p w14:paraId="18BC36A3" w14:textId="1AE15A31" w:rsidR="00464782" w:rsidRDefault="00464782">
      <w:pPr>
        <w:pStyle w:val="TOC3"/>
        <w:rPr>
          <w:ins w:id="301" w:author="Kurt Elliason" w:date="2025-11-24T15:13:00Z" w16du:dateUtc="2025-11-24T21:13:00Z"/>
          <w:rFonts w:asciiTheme="minorHAnsi" w:eastAsiaTheme="minorEastAsia" w:hAnsiTheme="minorHAnsi" w:cstheme="minorBidi"/>
          <w:noProof/>
          <w:kern w:val="2"/>
          <w14:ligatures w14:val="standardContextual"/>
        </w:rPr>
      </w:pPr>
      <w:ins w:id="30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"_Toc214889779"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B.8.6 OBX-11 Observation Result Status in Report Alert [PCD-04]</w:t>
        </w:r>
        <w:r>
          <w:rPr>
            <w:noProof/>
            <w:webHidden/>
          </w:rPr>
          <w:tab/>
        </w:r>
        <w:r>
          <w:rPr>
            <w:noProof/>
            <w:webHidden/>
          </w:rPr>
          <w:fldChar w:fldCharType="begin"/>
        </w:r>
        <w:r>
          <w:rPr>
            <w:noProof/>
            <w:webHidden/>
          </w:rPr>
          <w:instrText xml:space="preserve"> PAGEREF _Toc214889779 \h </w:instrText>
        </w:r>
        <w:r>
          <w:rPr>
            <w:noProof/>
            <w:webHidden/>
          </w:rPr>
        </w:r>
        <w:r>
          <w:rPr>
            <w:noProof/>
            <w:webHidden/>
          </w:rPr>
          <w:fldChar w:fldCharType="separate"/>
        </w:r>
        <w:r>
          <w:rPr>
            <w:noProof/>
            <w:webHidden/>
          </w:rPr>
          <w:t>144</w:t>
        </w:r>
        <w:r>
          <w:rPr>
            <w:noProof/>
            <w:webHidden/>
          </w:rPr>
          <w:fldChar w:fldCharType="end"/>
        </w:r>
        <w:r w:rsidRPr="008A1B3B">
          <w:rPr>
            <w:rStyle w:val="Hyperlink"/>
            <w:noProof/>
          </w:rPr>
          <w:fldChar w:fldCharType="end"/>
        </w:r>
      </w:ins>
    </w:p>
    <w:p w14:paraId="0788C67D" w14:textId="0BC4DA12" w:rsidR="00464782" w:rsidRDefault="00464782">
      <w:pPr>
        <w:pStyle w:val="TOC3"/>
        <w:rPr>
          <w:ins w:id="303" w:author="Kurt Elliason" w:date="2025-11-24T15:13:00Z" w16du:dateUtc="2025-11-24T21:13:00Z"/>
          <w:rFonts w:asciiTheme="minorHAnsi" w:eastAsiaTheme="minorEastAsia" w:hAnsiTheme="minorHAnsi" w:cstheme="minorBidi"/>
          <w:noProof/>
          <w:kern w:val="2"/>
          <w14:ligatures w14:val="standardContextual"/>
        </w:rPr>
      </w:pPr>
      <w:ins w:id="30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B.8.7 Time Stamps and Time Synchronization</w:t>
        </w:r>
        <w:r>
          <w:rPr>
            <w:noProof/>
            <w:webHidden/>
          </w:rPr>
          <w:tab/>
        </w:r>
        <w:r>
          <w:rPr>
            <w:noProof/>
            <w:webHidden/>
          </w:rPr>
          <w:fldChar w:fldCharType="begin"/>
        </w:r>
        <w:r>
          <w:rPr>
            <w:noProof/>
            <w:webHidden/>
          </w:rPr>
          <w:instrText xml:space="preserve"> PAGEREF _Toc214889780 \h </w:instrText>
        </w:r>
        <w:r>
          <w:rPr>
            <w:noProof/>
            <w:webHidden/>
          </w:rPr>
        </w:r>
        <w:r>
          <w:rPr>
            <w:noProof/>
            <w:webHidden/>
          </w:rPr>
          <w:fldChar w:fldCharType="separate"/>
        </w:r>
        <w:r>
          <w:rPr>
            <w:noProof/>
            <w:webHidden/>
          </w:rPr>
          <w:t>148</w:t>
        </w:r>
        <w:r>
          <w:rPr>
            <w:noProof/>
            <w:webHidden/>
          </w:rPr>
          <w:fldChar w:fldCharType="end"/>
        </w:r>
        <w:r w:rsidRPr="008A1B3B">
          <w:rPr>
            <w:rStyle w:val="Hyperlink"/>
            <w:noProof/>
          </w:rPr>
          <w:fldChar w:fldCharType="end"/>
        </w:r>
      </w:ins>
    </w:p>
    <w:p w14:paraId="25335086" w14:textId="73390CE1" w:rsidR="00464782" w:rsidRDefault="00464782">
      <w:pPr>
        <w:pStyle w:val="TOC3"/>
        <w:rPr>
          <w:ins w:id="305" w:author="Kurt Elliason" w:date="2025-11-24T15:13:00Z" w16du:dateUtc="2025-11-24T21:13:00Z"/>
          <w:rFonts w:asciiTheme="minorHAnsi" w:eastAsiaTheme="minorEastAsia" w:hAnsiTheme="minorHAnsi" w:cstheme="minorBidi"/>
          <w:noProof/>
          <w:kern w:val="2"/>
          <w14:ligatures w14:val="standardContextual"/>
        </w:rPr>
      </w:pPr>
      <w:ins w:id="30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B.8.8 Device Time Synchronization Capabilities</w:t>
        </w:r>
        <w:r>
          <w:rPr>
            <w:noProof/>
            <w:webHidden/>
          </w:rPr>
          <w:tab/>
        </w:r>
        <w:r>
          <w:rPr>
            <w:noProof/>
            <w:webHidden/>
          </w:rPr>
          <w:fldChar w:fldCharType="begin"/>
        </w:r>
        <w:r>
          <w:rPr>
            <w:noProof/>
            <w:webHidden/>
          </w:rPr>
          <w:instrText xml:space="preserve"> PAGEREF _Toc214889781 \h </w:instrText>
        </w:r>
        <w:r>
          <w:rPr>
            <w:noProof/>
            <w:webHidden/>
          </w:rPr>
        </w:r>
        <w:r>
          <w:rPr>
            <w:noProof/>
            <w:webHidden/>
          </w:rPr>
          <w:fldChar w:fldCharType="separate"/>
        </w:r>
        <w:r>
          <w:rPr>
            <w:noProof/>
            <w:webHidden/>
          </w:rPr>
          <w:t>150</w:t>
        </w:r>
        <w:r>
          <w:rPr>
            <w:noProof/>
            <w:webHidden/>
          </w:rPr>
          <w:fldChar w:fldCharType="end"/>
        </w:r>
        <w:r w:rsidRPr="008A1B3B">
          <w:rPr>
            <w:rStyle w:val="Hyperlink"/>
            <w:noProof/>
          </w:rPr>
          <w:fldChar w:fldCharType="end"/>
        </w:r>
      </w:ins>
    </w:p>
    <w:p w14:paraId="3CA4F77A" w14:textId="712B36A0" w:rsidR="00464782" w:rsidRDefault="00464782">
      <w:pPr>
        <w:pStyle w:val="TOC3"/>
        <w:rPr>
          <w:ins w:id="307" w:author="Kurt Elliason" w:date="2025-11-24T15:13:00Z" w16du:dateUtc="2025-11-24T21:13:00Z"/>
          <w:rFonts w:asciiTheme="minorHAnsi" w:eastAsiaTheme="minorEastAsia" w:hAnsiTheme="minorHAnsi" w:cstheme="minorBidi"/>
          <w:noProof/>
          <w:kern w:val="2"/>
          <w14:ligatures w14:val="standardContextual"/>
        </w:rPr>
      </w:pPr>
      <w:ins w:id="30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B.8.9 Device and/or DOR Synchronization Protocol</w:t>
        </w:r>
        <w:r>
          <w:rPr>
            <w:noProof/>
            <w:webHidden/>
          </w:rPr>
          <w:tab/>
        </w:r>
        <w:r>
          <w:rPr>
            <w:noProof/>
            <w:webHidden/>
          </w:rPr>
          <w:fldChar w:fldCharType="begin"/>
        </w:r>
        <w:r>
          <w:rPr>
            <w:noProof/>
            <w:webHidden/>
          </w:rPr>
          <w:instrText xml:space="preserve"> PAGEREF _Toc214889782 \h </w:instrText>
        </w:r>
        <w:r>
          <w:rPr>
            <w:noProof/>
            <w:webHidden/>
          </w:rPr>
        </w:r>
        <w:r>
          <w:rPr>
            <w:noProof/>
            <w:webHidden/>
          </w:rPr>
          <w:fldChar w:fldCharType="separate"/>
        </w:r>
        <w:r>
          <w:rPr>
            <w:noProof/>
            <w:webHidden/>
          </w:rPr>
          <w:t>151</w:t>
        </w:r>
        <w:r>
          <w:rPr>
            <w:noProof/>
            <w:webHidden/>
          </w:rPr>
          <w:fldChar w:fldCharType="end"/>
        </w:r>
        <w:r w:rsidRPr="008A1B3B">
          <w:rPr>
            <w:rStyle w:val="Hyperlink"/>
            <w:noProof/>
          </w:rPr>
          <w:fldChar w:fldCharType="end"/>
        </w:r>
      </w:ins>
    </w:p>
    <w:p w14:paraId="1FB6D226" w14:textId="0097DE75" w:rsidR="00464782" w:rsidRDefault="00464782">
      <w:pPr>
        <w:pStyle w:val="TOC2"/>
        <w:rPr>
          <w:ins w:id="309" w:author="Kurt Elliason" w:date="2025-11-24T15:13:00Z" w16du:dateUtc="2025-11-24T21:13:00Z"/>
          <w:rFonts w:asciiTheme="minorHAnsi" w:eastAsiaTheme="minorEastAsia" w:hAnsiTheme="minorHAnsi" w:cstheme="minorBidi"/>
          <w:noProof/>
          <w:kern w:val="2"/>
          <w14:ligatures w14:val="standardContextual"/>
        </w:rPr>
      </w:pPr>
      <w:ins w:id="31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B.9 ORC – Common Order Segment</w:t>
        </w:r>
        <w:r>
          <w:rPr>
            <w:noProof/>
            <w:webHidden/>
          </w:rPr>
          <w:tab/>
        </w:r>
        <w:r>
          <w:rPr>
            <w:noProof/>
            <w:webHidden/>
          </w:rPr>
          <w:fldChar w:fldCharType="begin"/>
        </w:r>
        <w:r>
          <w:rPr>
            <w:noProof/>
            <w:webHidden/>
          </w:rPr>
          <w:instrText xml:space="preserve"> PAGEREF _Toc214889783 \h </w:instrText>
        </w:r>
        <w:r>
          <w:rPr>
            <w:noProof/>
            <w:webHidden/>
          </w:rPr>
        </w:r>
        <w:r>
          <w:rPr>
            <w:noProof/>
            <w:webHidden/>
          </w:rPr>
          <w:fldChar w:fldCharType="separate"/>
        </w:r>
        <w:r>
          <w:rPr>
            <w:noProof/>
            <w:webHidden/>
          </w:rPr>
          <w:t>152</w:t>
        </w:r>
        <w:r>
          <w:rPr>
            <w:noProof/>
            <w:webHidden/>
          </w:rPr>
          <w:fldChar w:fldCharType="end"/>
        </w:r>
        <w:r w:rsidRPr="008A1B3B">
          <w:rPr>
            <w:rStyle w:val="Hyperlink"/>
            <w:noProof/>
          </w:rPr>
          <w:fldChar w:fldCharType="end"/>
        </w:r>
      </w:ins>
    </w:p>
    <w:p w14:paraId="43A8B294" w14:textId="2827A1F9" w:rsidR="00464782" w:rsidRDefault="00464782">
      <w:pPr>
        <w:pStyle w:val="TOC3"/>
        <w:rPr>
          <w:ins w:id="311" w:author="Kurt Elliason" w:date="2025-11-24T15:13:00Z" w16du:dateUtc="2025-11-24T21:13:00Z"/>
          <w:rFonts w:asciiTheme="minorHAnsi" w:eastAsiaTheme="minorEastAsia" w:hAnsiTheme="minorHAnsi" w:cstheme="minorBidi"/>
          <w:noProof/>
          <w:kern w:val="2"/>
          <w14:ligatures w14:val="standardContextual"/>
        </w:rPr>
      </w:pPr>
      <w:ins w:id="31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B.9.1 ORC Observation Control Segment in ACM Transaction [PCD-04]</w:t>
        </w:r>
        <w:r>
          <w:rPr>
            <w:noProof/>
            <w:webHidden/>
          </w:rPr>
          <w:tab/>
        </w:r>
        <w:r>
          <w:rPr>
            <w:noProof/>
            <w:webHidden/>
          </w:rPr>
          <w:fldChar w:fldCharType="begin"/>
        </w:r>
        <w:r>
          <w:rPr>
            <w:noProof/>
            <w:webHidden/>
          </w:rPr>
          <w:instrText xml:space="preserve"> PAGEREF _Toc214889784 \h </w:instrText>
        </w:r>
        <w:r>
          <w:rPr>
            <w:noProof/>
            <w:webHidden/>
          </w:rPr>
        </w:r>
        <w:r>
          <w:rPr>
            <w:noProof/>
            <w:webHidden/>
          </w:rPr>
          <w:fldChar w:fldCharType="separate"/>
        </w:r>
        <w:r>
          <w:rPr>
            <w:noProof/>
            <w:webHidden/>
          </w:rPr>
          <w:t>156</w:t>
        </w:r>
        <w:r>
          <w:rPr>
            <w:noProof/>
            <w:webHidden/>
          </w:rPr>
          <w:fldChar w:fldCharType="end"/>
        </w:r>
        <w:r w:rsidRPr="008A1B3B">
          <w:rPr>
            <w:rStyle w:val="Hyperlink"/>
            <w:noProof/>
          </w:rPr>
          <w:fldChar w:fldCharType="end"/>
        </w:r>
      </w:ins>
    </w:p>
    <w:p w14:paraId="39D7A923" w14:textId="548DF70B" w:rsidR="00464782" w:rsidRDefault="00464782">
      <w:pPr>
        <w:pStyle w:val="TOC3"/>
        <w:rPr>
          <w:ins w:id="313" w:author="Kurt Elliason" w:date="2025-11-24T15:13:00Z" w16du:dateUtc="2025-11-24T21:13:00Z"/>
          <w:rFonts w:asciiTheme="minorHAnsi" w:eastAsiaTheme="minorEastAsia" w:hAnsiTheme="minorHAnsi" w:cstheme="minorBidi"/>
          <w:noProof/>
          <w:kern w:val="2"/>
          <w14:ligatures w14:val="standardContextual"/>
        </w:rPr>
      </w:pPr>
      <w:ins w:id="31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B.9.2 ORC Observation Control Segment in PIV Application Acknowledgment (RRG^O16^RRG_O16 Pharmacy/Treatment Give Acknowledgement)</w:t>
        </w:r>
        <w:r>
          <w:rPr>
            <w:noProof/>
            <w:webHidden/>
          </w:rPr>
          <w:tab/>
        </w:r>
        <w:r>
          <w:rPr>
            <w:noProof/>
            <w:webHidden/>
          </w:rPr>
          <w:fldChar w:fldCharType="begin"/>
        </w:r>
        <w:r>
          <w:rPr>
            <w:noProof/>
            <w:webHidden/>
          </w:rPr>
          <w:instrText xml:space="preserve"> PAGEREF _Toc214889785 \h </w:instrText>
        </w:r>
        <w:r>
          <w:rPr>
            <w:noProof/>
            <w:webHidden/>
          </w:rPr>
        </w:r>
        <w:r>
          <w:rPr>
            <w:noProof/>
            <w:webHidden/>
          </w:rPr>
          <w:fldChar w:fldCharType="separate"/>
        </w:r>
        <w:r>
          <w:rPr>
            <w:noProof/>
            <w:webHidden/>
          </w:rPr>
          <w:t>157</w:t>
        </w:r>
        <w:r>
          <w:rPr>
            <w:noProof/>
            <w:webHidden/>
          </w:rPr>
          <w:fldChar w:fldCharType="end"/>
        </w:r>
        <w:r w:rsidRPr="008A1B3B">
          <w:rPr>
            <w:rStyle w:val="Hyperlink"/>
            <w:noProof/>
          </w:rPr>
          <w:fldChar w:fldCharType="end"/>
        </w:r>
      </w:ins>
    </w:p>
    <w:p w14:paraId="21808799" w14:textId="1181BC67" w:rsidR="00464782" w:rsidRDefault="00464782">
      <w:pPr>
        <w:pStyle w:val="TOC2"/>
        <w:rPr>
          <w:ins w:id="315" w:author="Kurt Elliason" w:date="2025-11-24T15:13:00Z" w16du:dateUtc="2025-11-24T21:13:00Z"/>
          <w:rFonts w:asciiTheme="minorHAnsi" w:eastAsiaTheme="minorEastAsia" w:hAnsiTheme="minorHAnsi" w:cstheme="minorBidi"/>
          <w:noProof/>
          <w:kern w:val="2"/>
          <w14:ligatures w14:val="standardContextual"/>
        </w:rPr>
      </w:pPr>
      <w:ins w:id="31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B.10 PRT Participation Information Segment</w:t>
        </w:r>
        <w:r>
          <w:rPr>
            <w:noProof/>
            <w:webHidden/>
          </w:rPr>
          <w:tab/>
        </w:r>
        <w:r>
          <w:rPr>
            <w:noProof/>
            <w:webHidden/>
          </w:rPr>
          <w:fldChar w:fldCharType="begin"/>
        </w:r>
        <w:r>
          <w:rPr>
            <w:noProof/>
            <w:webHidden/>
          </w:rPr>
          <w:instrText xml:space="preserve"> PAGEREF _Toc214889786 \h </w:instrText>
        </w:r>
        <w:r>
          <w:rPr>
            <w:noProof/>
            <w:webHidden/>
          </w:rPr>
        </w:r>
        <w:r>
          <w:rPr>
            <w:noProof/>
            <w:webHidden/>
          </w:rPr>
          <w:fldChar w:fldCharType="separate"/>
        </w:r>
        <w:r>
          <w:rPr>
            <w:noProof/>
            <w:webHidden/>
          </w:rPr>
          <w:t>157</w:t>
        </w:r>
        <w:r>
          <w:rPr>
            <w:noProof/>
            <w:webHidden/>
          </w:rPr>
          <w:fldChar w:fldCharType="end"/>
        </w:r>
        <w:r w:rsidRPr="008A1B3B">
          <w:rPr>
            <w:rStyle w:val="Hyperlink"/>
            <w:noProof/>
          </w:rPr>
          <w:fldChar w:fldCharType="end"/>
        </w:r>
      </w:ins>
    </w:p>
    <w:p w14:paraId="5ADEB0ED" w14:textId="6AE5A6D4" w:rsidR="00464782" w:rsidRDefault="00464782">
      <w:pPr>
        <w:pStyle w:val="TOC3"/>
        <w:rPr>
          <w:ins w:id="317" w:author="Kurt Elliason" w:date="2025-11-24T15:13:00Z" w16du:dateUtc="2025-11-24T21:13:00Z"/>
          <w:rFonts w:asciiTheme="minorHAnsi" w:eastAsiaTheme="minorEastAsia" w:hAnsiTheme="minorHAnsi" w:cstheme="minorBidi"/>
          <w:noProof/>
          <w:kern w:val="2"/>
          <w14:ligatures w14:val="standardContextual"/>
        </w:rPr>
      </w:pPr>
      <w:ins w:id="31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B.10.1 PRT Participation Information Segment in ACM Transaction [PCD-04]</w:t>
        </w:r>
        <w:r>
          <w:rPr>
            <w:noProof/>
            <w:webHidden/>
          </w:rPr>
          <w:tab/>
        </w:r>
        <w:r>
          <w:rPr>
            <w:noProof/>
            <w:webHidden/>
          </w:rPr>
          <w:fldChar w:fldCharType="begin"/>
        </w:r>
        <w:r>
          <w:rPr>
            <w:noProof/>
            <w:webHidden/>
          </w:rPr>
          <w:instrText xml:space="preserve"> PAGEREF _Toc214889787 \h </w:instrText>
        </w:r>
        <w:r>
          <w:rPr>
            <w:noProof/>
            <w:webHidden/>
          </w:rPr>
        </w:r>
        <w:r>
          <w:rPr>
            <w:noProof/>
            <w:webHidden/>
          </w:rPr>
          <w:fldChar w:fldCharType="separate"/>
        </w:r>
        <w:r>
          <w:rPr>
            <w:noProof/>
            <w:webHidden/>
          </w:rPr>
          <w:t>158</w:t>
        </w:r>
        <w:r>
          <w:rPr>
            <w:noProof/>
            <w:webHidden/>
          </w:rPr>
          <w:fldChar w:fldCharType="end"/>
        </w:r>
        <w:r w:rsidRPr="008A1B3B">
          <w:rPr>
            <w:rStyle w:val="Hyperlink"/>
            <w:noProof/>
          </w:rPr>
          <w:fldChar w:fldCharType="end"/>
        </w:r>
      </w:ins>
    </w:p>
    <w:p w14:paraId="2C3664B7" w14:textId="7118783F" w:rsidR="00464782" w:rsidRDefault="00464782">
      <w:pPr>
        <w:pStyle w:val="TOC3"/>
        <w:rPr>
          <w:ins w:id="319" w:author="Kurt Elliason" w:date="2025-11-24T15:13:00Z" w16du:dateUtc="2025-11-24T21:13:00Z"/>
          <w:rFonts w:asciiTheme="minorHAnsi" w:eastAsiaTheme="minorEastAsia" w:hAnsiTheme="minorHAnsi" w:cstheme="minorBidi"/>
          <w:noProof/>
          <w:kern w:val="2"/>
          <w14:ligatures w14:val="standardContextual"/>
        </w:rPr>
      </w:pPr>
      <w:ins w:id="32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B.10.2 PRT Participation Information Segment in ACM Transaction [PCD-05]</w:t>
        </w:r>
        <w:r>
          <w:rPr>
            <w:noProof/>
            <w:webHidden/>
          </w:rPr>
          <w:tab/>
        </w:r>
        <w:r>
          <w:rPr>
            <w:noProof/>
            <w:webHidden/>
          </w:rPr>
          <w:fldChar w:fldCharType="begin"/>
        </w:r>
        <w:r>
          <w:rPr>
            <w:noProof/>
            <w:webHidden/>
          </w:rPr>
          <w:instrText xml:space="preserve"> PAGEREF _Toc214889788 \h </w:instrText>
        </w:r>
        <w:r>
          <w:rPr>
            <w:noProof/>
            <w:webHidden/>
          </w:rPr>
        </w:r>
        <w:r>
          <w:rPr>
            <w:noProof/>
            <w:webHidden/>
          </w:rPr>
          <w:fldChar w:fldCharType="separate"/>
        </w:r>
        <w:r>
          <w:rPr>
            <w:noProof/>
            <w:webHidden/>
          </w:rPr>
          <w:t>161</w:t>
        </w:r>
        <w:r>
          <w:rPr>
            <w:noProof/>
            <w:webHidden/>
          </w:rPr>
          <w:fldChar w:fldCharType="end"/>
        </w:r>
        <w:r w:rsidRPr="008A1B3B">
          <w:rPr>
            <w:rStyle w:val="Hyperlink"/>
            <w:noProof/>
          </w:rPr>
          <w:fldChar w:fldCharType="end"/>
        </w:r>
      </w:ins>
    </w:p>
    <w:p w14:paraId="3DC29A8B" w14:textId="2A3BFB01" w:rsidR="00464782" w:rsidRDefault="00464782">
      <w:pPr>
        <w:pStyle w:val="TOC3"/>
        <w:rPr>
          <w:ins w:id="321" w:author="Kurt Elliason" w:date="2025-11-24T15:13:00Z" w16du:dateUtc="2025-11-24T21:13:00Z"/>
          <w:rFonts w:asciiTheme="minorHAnsi" w:eastAsiaTheme="minorEastAsia" w:hAnsiTheme="minorHAnsi" w:cstheme="minorBidi"/>
          <w:noProof/>
          <w:kern w:val="2"/>
          <w14:ligatures w14:val="standardContextual"/>
        </w:rPr>
      </w:pPr>
      <w:ins w:id="32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"_Toc214889789"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B.10.3 Future PRT segment use to support Unique Device Identifiers in the PCD Profiles</w:t>
        </w:r>
        <w:r>
          <w:rPr>
            <w:noProof/>
            <w:webHidden/>
          </w:rPr>
          <w:tab/>
        </w:r>
        <w:r>
          <w:rPr>
            <w:noProof/>
            <w:webHidden/>
          </w:rPr>
          <w:fldChar w:fldCharType="begin"/>
        </w:r>
        <w:r>
          <w:rPr>
            <w:noProof/>
            <w:webHidden/>
          </w:rPr>
          <w:instrText xml:space="preserve"> PAGEREF _Toc214889789 \h </w:instrText>
        </w:r>
        <w:r>
          <w:rPr>
            <w:noProof/>
            <w:webHidden/>
          </w:rPr>
        </w:r>
        <w:r>
          <w:rPr>
            <w:noProof/>
            <w:webHidden/>
          </w:rPr>
          <w:fldChar w:fldCharType="separate"/>
        </w:r>
        <w:r>
          <w:rPr>
            <w:noProof/>
            <w:webHidden/>
          </w:rPr>
          <w:t>164</w:t>
        </w:r>
        <w:r>
          <w:rPr>
            <w:noProof/>
            <w:webHidden/>
          </w:rPr>
          <w:fldChar w:fldCharType="end"/>
        </w:r>
        <w:r w:rsidRPr="008A1B3B">
          <w:rPr>
            <w:rStyle w:val="Hyperlink"/>
            <w:noProof/>
          </w:rPr>
          <w:fldChar w:fldCharType="end"/>
        </w:r>
      </w:ins>
    </w:p>
    <w:p w14:paraId="6DAFAD12" w14:textId="12BED4DE" w:rsidR="00464782" w:rsidRDefault="00464782">
      <w:pPr>
        <w:pStyle w:val="TOC1"/>
        <w:rPr>
          <w:ins w:id="323" w:author="Kurt Elliason" w:date="2025-11-24T15:13:00Z" w16du:dateUtc="2025-11-24T21:13:00Z"/>
          <w:rFonts w:asciiTheme="minorHAnsi" w:eastAsiaTheme="minorEastAsia" w:hAnsiTheme="minorHAnsi" w:cstheme="minorBidi"/>
          <w:noProof/>
          <w:kern w:val="2"/>
          <w14:ligatures w14:val="standardContextual"/>
        </w:rPr>
      </w:pPr>
      <w:ins w:id="32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C Common Data Types</w:t>
        </w:r>
        <w:r>
          <w:rPr>
            <w:noProof/>
            <w:webHidden/>
          </w:rPr>
          <w:tab/>
        </w:r>
        <w:r>
          <w:rPr>
            <w:noProof/>
            <w:webHidden/>
          </w:rPr>
          <w:fldChar w:fldCharType="begin"/>
        </w:r>
        <w:r>
          <w:rPr>
            <w:noProof/>
            <w:webHidden/>
          </w:rPr>
          <w:instrText xml:space="preserve"> PAGEREF _Toc214889790 \h </w:instrText>
        </w:r>
        <w:r>
          <w:rPr>
            <w:noProof/>
            <w:webHidden/>
          </w:rPr>
        </w:r>
        <w:r>
          <w:rPr>
            <w:noProof/>
            <w:webHidden/>
          </w:rPr>
          <w:fldChar w:fldCharType="separate"/>
        </w:r>
        <w:r>
          <w:rPr>
            <w:noProof/>
            <w:webHidden/>
          </w:rPr>
          <w:t>178</w:t>
        </w:r>
        <w:r>
          <w:rPr>
            <w:noProof/>
            <w:webHidden/>
          </w:rPr>
          <w:fldChar w:fldCharType="end"/>
        </w:r>
        <w:r w:rsidRPr="008A1B3B">
          <w:rPr>
            <w:rStyle w:val="Hyperlink"/>
            <w:noProof/>
          </w:rPr>
          <w:fldChar w:fldCharType="end"/>
        </w:r>
      </w:ins>
    </w:p>
    <w:p w14:paraId="078F7EEF" w14:textId="162EEF4E" w:rsidR="00464782" w:rsidRDefault="00464782">
      <w:pPr>
        <w:pStyle w:val="TOC2"/>
        <w:rPr>
          <w:ins w:id="325" w:author="Kurt Elliason" w:date="2025-11-24T15:13:00Z" w16du:dateUtc="2025-11-24T21:13:00Z"/>
          <w:rFonts w:asciiTheme="minorHAnsi" w:eastAsiaTheme="minorEastAsia" w:hAnsiTheme="minorHAnsi" w:cstheme="minorBidi"/>
          <w:noProof/>
          <w:kern w:val="2"/>
          <w14:ligatures w14:val="standardContextual"/>
        </w:rPr>
      </w:pPr>
      <w:ins w:id="32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C.1 CNE Data Type – coded with no exceptions</w:t>
        </w:r>
        <w:r>
          <w:rPr>
            <w:noProof/>
            <w:webHidden/>
          </w:rPr>
          <w:tab/>
        </w:r>
        <w:r>
          <w:rPr>
            <w:noProof/>
            <w:webHidden/>
          </w:rPr>
          <w:fldChar w:fldCharType="begin"/>
        </w:r>
        <w:r>
          <w:rPr>
            <w:noProof/>
            <w:webHidden/>
          </w:rPr>
          <w:instrText xml:space="preserve"> PAGEREF _Toc214889791 \h </w:instrText>
        </w:r>
        <w:r>
          <w:rPr>
            <w:noProof/>
            <w:webHidden/>
          </w:rPr>
        </w:r>
        <w:r>
          <w:rPr>
            <w:noProof/>
            <w:webHidden/>
          </w:rPr>
          <w:fldChar w:fldCharType="separate"/>
        </w:r>
        <w:r>
          <w:rPr>
            <w:noProof/>
            <w:webHidden/>
          </w:rPr>
          <w:t>178</w:t>
        </w:r>
        <w:r>
          <w:rPr>
            <w:noProof/>
            <w:webHidden/>
          </w:rPr>
          <w:fldChar w:fldCharType="end"/>
        </w:r>
        <w:r w:rsidRPr="008A1B3B">
          <w:rPr>
            <w:rStyle w:val="Hyperlink"/>
            <w:noProof/>
          </w:rPr>
          <w:fldChar w:fldCharType="end"/>
        </w:r>
      </w:ins>
    </w:p>
    <w:p w14:paraId="27053FD0" w14:textId="764E20FA" w:rsidR="00464782" w:rsidRDefault="00464782">
      <w:pPr>
        <w:pStyle w:val="TOC2"/>
        <w:rPr>
          <w:ins w:id="327" w:author="Kurt Elliason" w:date="2025-11-24T15:13:00Z" w16du:dateUtc="2025-11-24T21:13:00Z"/>
          <w:rFonts w:asciiTheme="minorHAnsi" w:eastAsiaTheme="minorEastAsia" w:hAnsiTheme="minorHAnsi" w:cstheme="minorBidi"/>
          <w:noProof/>
          <w:kern w:val="2"/>
          <w14:ligatures w14:val="standardContextual"/>
        </w:rPr>
      </w:pPr>
      <w:ins w:id="328" w:author="Kurt Elliason" w:date="2025-11-24T15:13:00Z" w16du:dateUtc="2025-11-24T21:13:00Z">
        <w:r w:rsidRPr="008A1B3B">
          <w:rPr>
            <w:rStyle w:val="Hyperlink"/>
            <w:noProof/>
          </w:rPr>
          <w:lastRenderedPageBreak/>
          <w:fldChar w:fldCharType="begin"/>
        </w:r>
        <w:r w:rsidRPr="008A1B3B">
          <w:rPr>
            <w:rStyle w:val="Hyperlink"/>
            <w:noProof/>
          </w:rPr>
          <w:instrText xml:space="preserve"> </w:instrText>
        </w:r>
        <w:r>
          <w:rPr>
            <w:noProof/>
          </w:rPr>
          <w:instrText>HYPERLINK \l "_Toc214889792"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C.2 CWE Data Type – coded with exceptions</w:t>
        </w:r>
        <w:r>
          <w:rPr>
            <w:noProof/>
            <w:webHidden/>
          </w:rPr>
          <w:tab/>
        </w:r>
        <w:r>
          <w:rPr>
            <w:noProof/>
            <w:webHidden/>
          </w:rPr>
          <w:fldChar w:fldCharType="begin"/>
        </w:r>
        <w:r>
          <w:rPr>
            <w:noProof/>
            <w:webHidden/>
          </w:rPr>
          <w:instrText xml:space="preserve"> PAGEREF _Toc214889792 \h </w:instrText>
        </w:r>
        <w:r>
          <w:rPr>
            <w:noProof/>
            <w:webHidden/>
          </w:rPr>
        </w:r>
        <w:r>
          <w:rPr>
            <w:noProof/>
            <w:webHidden/>
          </w:rPr>
          <w:fldChar w:fldCharType="separate"/>
        </w:r>
        <w:r>
          <w:rPr>
            <w:noProof/>
            <w:webHidden/>
          </w:rPr>
          <w:t>179</w:t>
        </w:r>
        <w:r>
          <w:rPr>
            <w:noProof/>
            <w:webHidden/>
          </w:rPr>
          <w:fldChar w:fldCharType="end"/>
        </w:r>
        <w:r w:rsidRPr="008A1B3B">
          <w:rPr>
            <w:rStyle w:val="Hyperlink"/>
            <w:noProof/>
          </w:rPr>
          <w:fldChar w:fldCharType="end"/>
        </w:r>
      </w:ins>
    </w:p>
    <w:p w14:paraId="0F6DCFC1" w14:textId="6C0F66D2" w:rsidR="00464782" w:rsidRDefault="00464782">
      <w:pPr>
        <w:pStyle w:val="TOC2"/>
        <w:rPr>
          <w:ins w:id="329" w:author="Kurt Elliason" w:date="2025-11-24T15:13:00Z" w16du:dateUtc="2025-11-24T21:13:00Z"/>
          <w:rFonts w:asciiTheme="minorHAnsi" w:eastAsiaTheme="minorEastAsia" w:hAnsiTheme="minorHAnsi" w:cstheme="minorBidi"/>
          <w:noProof/>
          <w:kern w:val="2"/>
          <w14:ligatures w14:val="standardContextual"/>
        </w:rPr>
      </w:pPr>
      <w:ins w:id="33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C.3 CX Data Type</w:t>
        </w:r>
        <w:r>
          <w:rPr>
            <w:noProof/>
            <w:webHidden/>
          </w:rPr>
          <w:tab/>
        </w:r>
        <w:r>
          <w:rPr>
            <w:noProof/>
            <w:webHidden/>
          </w:rPr>
          <w:fldChar w:fldCharType="begin"/>
        </w:r>
        <w:r>
          <w:rPr>
            <w:noProof/>
            <w:webHidden/>
          </w:rPr>
          <w:instrText xml:space="preserve"> PAGEREF _Toc214889793 \h </w:instrText>
        </w:r>
        <w:r>
          <w:rPr>
            <w:noProof/>
            <w:webHidden/>
          </w:rPr>
        </w:r>
        <w:r>
          <w:rPr>
            <w:noProof/>
            <w:webHidden/>
          </w:rPr>
          <w:fldChar w:fldCharType="separate"/>
        </w:r>
        <w:r>
          <w:rPr>
            <w:noProof/>
            <w:webHidden/>
          </w:rPr>
          <w:t>180</w:t>
        </w:r>
        <w:r>
          <w:rPr>
            <w:noProof/>
            <w:webHidden/>
          </w:rPr>
          <w:fldChar w:fldCharType="end"/>
        </w:r>
        <w:r w:rsidRPr="008A1B3B">
          <w:rPr>
            <w:rStyle w:val="Hyperlink"/>
            <w:noProof/>
          </w:rPr>
          <w:fldChar w:fldCharType="end"/>
        </w:r>
      </w:ins>
    </w:p>
    <w:p w14:paraId="02C7D3A4" w14:textId="647981B9" w:rsidR="00464782" w:rsidRDefault="00464782">
      <w:pPr>
        <w:pStyle w:val="TOC2"/>
        <w:rPr>
          <w:ins w:id="331" w:author="Kurt Elliason" w:date="2025-11-24T15:13:00Z" w16du:dateUtc="2025-11-24T21:13:00Z"/>
          <w:rFonts w:asciiTheme="minorHAnsi" w:eastAsiaTheme="minorEastAsia" w:hAnsiTheme="minorHAnsi" w:cstheme="minorBidi"/>
          <w:noProof/>
          <w:kern w:val="2"/>
          <w14:ligatures w14:val="standardContextual"/>
        </w:rPr>
      </w:pPr>
      <w:ins w:id="33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C.4 DTM – date/time</w:t>
        </w:r>
        <w:r>
          <w:rPr>
            <w:noProof/>
            <w:webHidden/>
          </w:rPr>
          <w:tab/>
        </w:r>
        <w:r>
          <w:rPr>
            <w:noProof/>
            <w:webHidden/>
          </w:rPr>
          <w:fldChar w:fldCharType="begin"/>
        </w:r>
        <w:r>
          <w:rPr>
            <w:noProof/>
            <w:webHidden/>
          </w:rPr>
          <w:instrText xml:space="preserve"> PAGEREF _Toc214889794 \h </w:instrText>
        </w:r>
        <w:r>
          <w:rPr>
            <w:noProof/>
            <w:webHidden/>
          </w:rPr>
        </w:r>
        <w:r>
          <w:rPr>
            <w:noProof/>
            <w:webHidden/>
          </w:rPr>
          <w:fldChar w:fldCharType="separate"/>
        </w:r>
        <w:r>
          <w:rPr>
            <w:noProof/>
            <w:webHidden/>
          </w:rPr>
          <w:t>180</w:t>
        </w:r>
        <w:r>
          <w:rPr>
            <w:noProof/>
            <w:webHidden/>
          </w:rPr>
          <w:fldChar w:fldCharType="end"/>
        </w:r>
        <w:r w:rsidRPr="008A1B3B">
          <w:rPr>
            <w:rStyle w:val="Hyperlink"/>
            <w:noProof/>
          </w:rPr>
          <w:fldChar w:fldCharType="end"/>
        </w:r>
      </w:ins>
    </w:p>
    <w:p w14:paraId="470EFAB7" w14:textId="57E4CFA3" w:rsidR="00464782" w:rsidRDefault="00464782">
      <w:pPr>
        <w:pStyle w:val="TOC2"/>
        <w:rPr>
          <w:ins w:id="333" w:author="Kurt Elliason" w:date="2025-11-24T15:13:00Z" w16du:dateUtc="2025-11-24T21:13:00Z"/>
          <w:rFonts w:asciiTheme="minorHAnsi" w:eastAsiaTheme="minorEastAsia" w:hAnsiTheme="minorHAnsi" w:cstheme="minorBidi"/>
          <w:noProof/>
          <w:kern w:val="2"/>
          <w14:ligatures w14:val="standardContextual"/>
        </w:rPr>
      </w:pPr>
      <w:ins w:id="33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C.5 Entity Identifier (EI) Data Type</w:t>
        </w:r>
        <w:r>
          <w:rPr>
            <w:noProof/>
            <w:webHidden/>
          </w:rPr>
          <w:tab/>
        </w:r>
        <w:r>
          <w:rPr>
            <w:noProof/>
            <w:webHidden/>
          </w:rPr>
          <w:fldChar w:fldCharType="begin"/>
        </w:r>
        <w:r>
          <w:rPr>
            <w:noProof/>
            <w:webHidden/>
          </w:rPr>
          <w:instrText xml:space="preserve"> PAGEREF _Toc214889795 \h </w:instrText>
        </w:r>
        <w:r>
          <w:rPr>
            <w:noProof/>
            <w:webHidden/>
          </w:rPr>
        </w:r>
        <w:r>
          <w:rPr>
            <w:noProof/>
            <w:webHidden/>
          </w:rPr>
          <w:fldChar w:fldCharType="separate"/>
        </w:r>
        <w:r>
          <w:rPr>
            <w:noProof/>
            <w:webHidden/>
          </w:rPr>
          <w:t>181</w:t>
        </w:r>
        <w:r>
          <w:rPr>
            <w:noProof/>
            <w:webHidden/>
          </w:rPr>
          <w:fldChar w:fldCharType="end"/>
        </w:r>
        <w:r w:rsidRPr="008A1B3B">
          <w:rPr>
            <w:rStyle w:val="Hyperlink"/>
            <w:noProof/>
          </w:rPr>
          <w:fldChar w:fldCharType="end"/>
        </w:r>
      </w:ins>
    </w:p>
    <w:p w14:paraId="24B52AE8" w14:textId="64E46B7C" w:rsidR="00464782" w:rsidRDefault="00464782">
      <w:pPr>
        <w:pStyle w:val="TOC2"/>
        <w:rPr>
          <w:ins w:id="335" w:author="Kurt Elliason" w:date="2025-11-24T15:13:00Z" w16du:dateUtc="2025-11-24T21:13:00Z"/>
          <w:rFonts w:asciiTheme="minorHAnsi" w:eastAsiaTheme="minorEastAsia" w:hAnsiTheme="minorHAnsi" w:cstheme="minorBidi"/>
          <w:noProof/>
          <w:kern w:val="2"/>
          <w14:ligatures w14:val="standardContextual"/>
        </w:rPr>
      </w:pPr>
      <w:ins w:id="33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C.6 Hierarchic Designator (HD) Data Type</w:t>
        </w:r>
        <w:r>
          <w:rPr>
            <w:noProof/>
            <w:webHidden/>
          </w:rPr>
          <w:tab/>
        </w:r>
        <w:r>
          <w:rPr>
            <w:noProof/>
            <w:webHidden/>
          </w:rPr>
          <w:fldChar w:fldCharType="begin"/>
        </w:r>
        <w:r>
          <w:rPr>
            <w:noProof/>
            <w:webHidden/>
          </w:rPr>
          <w:instrText xml:space="preserve"> PAGEREF _Toc214889796 \h </w:instrText>
        </w:r>
        <w:r>
          <w:rPr>
            <w:noProof/>
            <w:webHidden/>
          </w:rPr>
        </w:r>
        <w:r>
          <w:rPr>
            <w:noProof/>
            <w:webHidden/>
          </w:rPr>
          <w:fldChar w:fldCharType="separate"/>
        </w:r>
        <w:r>
          <w:rPr>
            <w:noProof/>
            <w:webHidden/>
          </w:rPr>
          <w:t>183</w:t>
        </w:r>
        <w:r>
          <w:rPr>
            <w:noProof/>
            <w:webHidden/>
          </w:rPr>
          <w:fldChar w:fldCharType="end"/>
        </w:r>
        <w:r w:rsidRPr="008A1B3B">
          <w:rPr>
            <w:rStyle w:val="Hyperlink"/>
            <w:noProof/>
          </w:rPr>
          <w:fldChar w:fldCharType="end"/>
        </w:r>
      </w:ins>
    </w:p>
    <w:p w14:paraId="553BCA64" w14:textId="4FA0CAFF" w:rsidR="00464782" w:rsidRDefault="00464782">
      <w:pPr>
        <w:pStyle w:val="TOC2"/>
        <w:rPr>
          <w:ins w:id="337" w:author="Kurt Elliason" w:date="2025-11-24T15:13:00Z" w16du:dateUtc="2025-11-24T21:13:00Z"/>
          <w:rFonts w:asciiTheme="minorHAnsi" w:eastAsiaTheme="minorEastAsia" w:hAnsiTheme="minorHAnsi" w:cstheme="minorBidi"/>
          <w:noProof/>
          <w:kern w:val="2"/>
          <w14:ligatures w14:val="standardContextual"/>
        </w:rPr>
      </w:pPr>
      <w:ins w:id="33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C.7 PL Data Type</w:t>
        </w:r>
        <w:r>
          <w:rPr>
            <w:noProof/>
            <w:webHidden/>
          </w:rPr>
          <w:tab/>
        </w:r>
        <w:r>
          <w:rPr>
            <w:noProof/>
            <w:webHidden/>
          </w:rPr>
          <w:fldChar w:fldCharType="begin"/>
        </w:r>
        <w:r>
          <w:rPr>
            <w:noProof/>
            <w:webHidden/>
          </w:rPr>
          <w:instrText xml:space="preserve"> PAGEREF _Toc214889797 \h </w:instrText>
        </w:r>
        <w:r>
          <w:rPr>
            <w:noProof/>
            <w:webHidden/>
          </w:rPr>
        </w:r>
        <w:r>
          <w:rPr>
            <w:noProof/>
            <w:webHidden/>
          </w:rPr>
          <w:fldChar w:fldCharType="separate"/>
        </w:r>
        <w:r>
          <w:rPr>
            <w:noProof/>
            <w:webHidden/>
          </w:rPr>
          <w:t>184</w:t>
        </w:r>
        <w:r>
          <w:rPr>
            <w:noProof/>
            <w:webHidden/>
          </w:rPr>
          <w:fldChar w:fldCharType="end"/>
        </w:r>
        <w:r w:rsidRPr="008A1B3B">
          <w:rPr>
            <w:rStyle w:val="Hyperlink"/>
            <w:noProof/>
          </w:rPr>
          <w:fldChar w:fldCharType="end"/>
        </w:r>
      </w:ins>
    </w:p>
    <w:p w14:paraId="71D03C6F" w14:textId="04971F87" w:rsidR="00464782" w:rsidRDefault="00464782">
      <w:pPr>
        <w:pStyle w:val="TOC2"/>
        <w:rPr>
          <w:ins w:id="339" w:author="Kurt Elliason" w:date="2025-11-24T15:13:00Z" w16du:dateUtc="2025-11-24T21:13:00Z"/>
          <w:rFonts w:asciiTheme="minorHAnsi" w:eastAsiaTheme="minorEastAsia" w:hAnsiTheme="minorHAnsi" w:cstheme="minorBidi"/>
          <w:noProof/>
          <w:kern w:val="2"/>
          <w14:ligatures w14:val="standardContextual"/>
        </w:rPr>
      </w:pPr>
      <w:ins w:id="34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C.8 XPN Data Type</w:t>
        </w:r>
        <w:r>
          <w:rPr>
            <w:noProof/>
            <w:webHidden/>
          </w:rPr>
          <w:tab/>
        </w:r>
        <w:r>
          <w:rPr>
            <w:noProof/>
            <w:webHidden/>
          </w:rPr>
          <w:fldChar w:fldCharType="begin"/>
        </w:r>
        <w:r>
          <w:rPr>
            <w:noProof/>
            <w:webHidden/>
          </w:rPr>
          <w:instrText xml:space="preserve"> PAGEREF _Toc214889798 \h </w:instrText>
        </w:r>
        <w:r>
          <w:rPr>
            <w:noProof/>
            <w:webHidden/>
          </w:rPr>
        </w:r>
        <w:r>
          <w:rPr>
            <w:noProof/>
            <w:webHidden/>
          </w:rPr>
          <w:fldChar w:fldCharType="separate"/>
        </w:r>
        <w:r>
          <w:rPr>
            <w:noProof/>
            <w:webHidden/>
          </w:rPr>
          <w:t>187</w:t>
        </w:r>
        <w:r>
          <w:rPr>
            <w:noProof/>
            <w:webHidden/>
          </w:rPr>
          <w:fldChar w:fldCharType="end"/>
        </w:r>
        <w:r w:rsidRPr="008A1B3B">
          <w:rPr>
            <w:rStyle w:val="Hyperlink"/>
            <w:noProof/>
          </w:rPr>
          <w:fldChar w:fldCharType="end"/>
        </w:r>
      </w:ins>
    </w:p>
    <w:p w14:paraId="5CAB73EC" w14:textId="2535212A" w:rsidR="00464782" w:rsidRDefault="00464782">
      <w:pPr>
        <w:pStyle w:val="TOC2"/>
        <w:rPr>
          <w:ins w:id="341" w:author="Kurt Elliason" w:date="2025-11-24T15:13:00Z" w16du:dateUtc="2025-11-24T21:13:00Z"/>
          <w:rFonts w:asciiTheme="minorHAnsi" w:eastAsiaTheme="minorEastAsia" w:hAnsiTheme="minorHAnsi" w:cstheme="minorBidi"/>
          <w:noProof/>
          <w:kern w:val="2"/>
          <w14:ligatures w14:val="standardContextual"/>
        </w:rPr>
      </w:pPr>
      <w:ins w:id="34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"_Toc214889799"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C.9 XTN Data Type</w:t>
        </w:r>
        <w:r>
          <w:rPr>
            <w:noProof/>
            <w:webHidden/>
          </w:rPr>
          <w:tab/>
        </w:r>
        <w:r>
          <w:rPr>
            <w:noProof/>
            <w:webHidden/>
          </w:rPr>
          <w:fldChar w:fldCharType="begin"/>
        </w:r>
        <w:r>
          <w:rPr>
            <w:noProof/>
            <w:webHidden/>
          </w:rPr>
          <w:instrText xml:space="preserve"> PAGEREF _Toc214889799 \h </w:instrText>
        </w:r>
        <w:r>
          <w:rPr>
            <w:noProof/>
            <w:webHidden/>
          </w:rPr>
        </w:r>
        <w:r>
          <w:rPr>
            <w:noProof/>
            <w:webHidden/>
          </w:rPr>
          <w:fldChar w:fldCharType="separate"/>
        </w:r>
        <w:r>
          <w:rPr>
            <w:noProof/>
            <w:webHidden/>
          </w:rPr>
          <w:t>188</w:t>
        </w:r>
        <w:r>
          <w:rPr>
            <w:noProof/>
            <w:webHidden/>
          </w:rPr>
          <w:fldChar w:fldCharType="end"/>
        </w:r>
        <w:r w:rsidRPr="008A1B3B">
          <w:rPr>
            <w:rStyle w:val="Hyperlink"/>
            <w:noProof/>
          </w:rPr>
          <w:fldChar w:fldCharType="end"/>
        </w:r>
      </w:ins>
    </w:p>
    <w:p w14:paraId="388AF97B" w14:textId="56213B91" w:rsidR="00464782" w:rsidRDefault="00464782">
      <w:pPr>
        <w:pStyle w:val="TOC1"/>
        <w:rPr>
          <w:ins w:id="343" w:author="Kurt Elliason" w:date="2025-11-24T15:13:00Z" w16du:dateUtc="2025-11-24T21:13:00Z"/>
          <w:rFonts w:asciiTheme="minorHAnsi" w:eastAsiaTheme="minorEastAsia" w:hAnsiTheme="minorHAnsi" w:cstheme="minorBidi"/>
          <w:noProof/>
          <w:kern w:val="2"/>
          <w14:ligatures w14:val="standardContextual"/>
        </w:rPr>
      </w:pPr>
      <w:ins w:id="34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D Reserved</w:t>
        </w:r>
        <w:r>
          <w:rPr>
            <w:noProof/>
            <w:webHidden/>
          </w:rPr>
          <w:tab/>
        </w:r>
        <w:r>
          <w:rPr>
            <w:noProof/>
            <w:webHidden/>
          </w:rPr>
          <w:fldChar w:fldCharType="begin"/>
        </w:r>
        <w:r>
          <w:rPr>
            <w:noProof/>
            <w:webHidden/>
          </w:rPr>
          <w:instrText xml:space="preserve"> PAGEREF _Toc214889800 \h </w:instrText>
        </w:r>
        <w:r>
          <w:rPr>
            <w:noProof/>
            <w:webHidden/>
          </w:rPr>
        </w:r>
        <w:r>
          <w:rPr>
            <w:noProof/>
            <w:webHidden/>
          </w:rPr>
          <w:fldChar w:fldCharType="separate"/>
        </w:r>
        <w:r>
          <w:rPr>
            <w:noProof/>
            <w:webHidden/>
          </w:rPr>
          <w:t>189</w:t>
        </w:r>
        <w:r>
          <w:rPr>
            <w:noProof/>
            <w:webHidden/>
          </w:rPr>
          <w:fldChar w:fldCharType="end"/>
        </w:r>
        <w:r w:rsidRPr="008A1B3B">
          <w:rPr>
            <w:rStyle w:val="Hyperlink"/>
            <w:noProof/>
          </w:rPr>
          <w:fldChar w:fldCharType="end"/>
        </w:r>
      </w:ins>
    </w:p>
    <w:p w14:paraId="4691A7DE" w14:textId="4609CABB" w:rsidR="00464782" w:rsidRDefault="00464782">
      <w:pPr>
        <w:pStyle w:val="TOC1"/>
        <w:rPr>
          <w:ins w:id="345" w:author="Kurt Elliason" w:date="2025-11-24T15:13:00Z" w16du:dateUtc="2025-11-24T21:13:00Z"/>
          <w:rFonts w:asciiTheme="minorHAnsi" w:eastAsiaTheme="minorEastAsia" w:hAnsiTheme="minorHAnsi" w:cstheme="minorBidi"/>
          <w:noProof/>
          <w:kern w:val="2"/>
          <w14:ligatures w14:val="standardContextual"/>
        </w:rPr>
      </w:pPr>
      <w:ins w:id="34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E Examples of Messages</w:t>
        </w:r>
        <w:r>
          <w:rPr>
            <w:noProof/>
            <w:webHidden/>
          </w:rPr>
          <w:tab/>
        </w:r>
        <w:r>
          <w:rPr>
            <w:noProof/>
            <w:webHidden/>
          </w:rPr>
          <w:fldChar w:fldCharType="begin"/>
        </w:r>
        <w:r>
          <w:rPr>
            <w:noProof/>
            <w:webHidden/>
          </w:rPr>
          <w:instrText xml:space="preserve"> PAGEREF _Toc214889801 \h </w:instrText>
        </w:r>
        <w:r>
          <w:rPr>
            <w:noProof/>
            <w:webHidden/>
          </w:rPr>
        </w:r>
        <w:r>
          <w:rPr>
            <w:noProof/>
            <w:webHidden/>
          </w:rPr>
          <w:fldChar w:fldCharType="separate"/>
        </w:r>
        <w:r>
          <w:rPr>
            <w:noProof/>
            <w:webHidden/>
          </w:rPr>
          <w:t>190</w:t>
        </w:r>
        <w:r>
          <w:rPr>
            <w:noProof/>
            <w:webHidden/>
          </w:rPr>
          <w:fldChar w:fldCharType="end"/>
        </w:r>
        <w:r w:rsidRPr="008A1B3B">
          <w:rPr>
            <w:rStyle w:val="Hyperlink"/>
            <w:noProof/>
          </w:rPr>
          <w:fldChar w:fldCharType="end"/>
        </w:r>
      </w:ins>
    </w:p>
    <w:p w14:paraId="5CE1D4BA" w14:textId="79D4E4BE" w:rsidR="00464782" w:rsidRDefault="00464782">
      <w:pPr>
        <w:pStyle w:val="TOC2"/>
        <w:rPr>
          <w:ins w:id="347" w:author="Kurt Elliason" w:date="2025-11-24T15:13:00Z" w16du:dateUtc="2025-11-24T21:13:00Z"/>
          <w:rFonts w:asciiTheme="minorHAnsi" w:eastAsiaTheme="minorEastAsia" w:hAnsiTheme="minorHAnsi" w:cstheme="minorBidi"/>
          <w:noProof/>
          <w:kern w:val="2"/>
          <w14:ligatures w14:val="standardContextual"/>
        </w:rPr>
      </w:pPr>
      <w:ins w:id="34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E.1 PCD-01 Case C1: Communicate periodic data to Clinical Information System (CIS)</w:t>
        </w:r>
        <w:r>
          <w:rPr>
            <w:noProof/>
            <w:webHidden/>
          </w:rPr>
          <w:tab/>
        </w:r>
        <w:r>
          <w:rPr>
            <w:noProof/>
            <w:webHidden/>
          </w:rPr>
          <w:fldChar w:fldCharType="begin"/>
        </w:r>
        <w:r>
          <w:rPr>
            <w:noProof/>
            <w:webHidden/>
          </w:rPr>
          <w:instrText xml:space="preserve"> PAGEREF _Toc214889802 \h </w:instrText>
        </w:r>
        <w:r>
          <w:rPr>
            <w:noProof/>
            <w:webHidden/>
          </w:rPr>
        </w:r>
        <w:r>
          <w:rPr>
            <w:noProof/>
            <w:webHidden/>
          </w:rPr>
          <w:fldChar w:fldCharType="separate"/>
        </w:r>
        <w:r>
          <w:rPr>
            <w:noProof/>
            <w:webHidden/>
          </w:rPr>
          <w:t>190</w:t>
        </w:r>
        <w:r>
          <w:rPr>
            <w:noProof/>
            <w:webHidden/>
          </w:rPr>
          <w:fldChar w:fldCharType="end"/>
        </w:r>
        <w:r w:rsidRPr="008A1B3B">
          <w:rPr>
            <w:rStyle w:val="Hyperlink"/>
            <w:noProof/>
          </w:rPr>
          <w:fldChar w:fldCharType="end"/>
        </w:r>
      </w:ins>
    </w:p>
    <w:p w14:paraId="5EAABEAE" w14:textId="10A33247" w:rsidR="00464782" w:rsidRDefault="00464782">
      <w:pPr>
        <w:pStyle w:val="TOC3"/>
        <w:rPr>
          <w:ins w:id="349" w:author="Kurt Elliason" w:date="2025-11-24T15:13:00Z" w16du:dateUtc="2025-11-24T21:13:00Z"/>
          <w:rFonts w:asciiTheme="minorHAnsi" w:eastAsiaTheme="minorEastAsia" w:hAnsiTheme="minorHAnsi" w:cstheme="minorBidi"/>
          <w:noProof/>
          <w:kern w:val="2"/>
          <w14:ligatures w14:val="standardContextual"/>
        </w:rPr>
      </w:pPr>
      <w:ins w:id="35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E.1.1 Example of PCD-01 Observation Report (Physiological Monitor)</w:t>
        </w:r>
        <w:r>
          <w:rPr>
            <w:noProof/>
            <w:webHidden/>
          </w:rPr>
          <w:tab/>
        </w:r>
        <w:r>
          <w:rPr>
            <w:noProof/>
            <w:webHidden/>
          </w:rPr>
          <w:fldChar w:fldCharType="begin"/>
        </w:r>
        <w:r>
          <w:rPr>
            <w:noProof/>
            <w:webHidden/>
          </w:rPr>
          <w:instrText xml:space="preserve"> PAGEREF _Toc214889803 \h </w:instrText>
        </w:r>
        <w:r>
          <w:rPr>
            <w:noProof/>
            <w:webHidden/>
          </w:rPr>
        </w:r>
        <w:r>
          <w:rPr>
            <w:noProof/>
            <w:webHidden/>
          </w:rPr>
          <w:fldChar w:fldCharType="separate"/>
        </w:r>
        <w:r>
          <w:rPr>
            <w:noProof/>
            <w:webHidden/>
          </w:rPr>
          <w:t>190</w:t>
        </w:r>
        <w:r>
          <w:rPr>
            <w:noProof/>
            <w:webHidden/>
          </w:rPr>
          <w:fldChar w:fldCharType="end"/>
        </w:r>
        <w:r w:rsidRPr="008A1B3B">
          <w:rPr>
            <w:rStyle w:val="Hyperlink"/>
            <w:noProof/>
          </w:rPr>
          <w:fldChar w:fldCharType="end"/>
        </w:r>
      </w:ins>
    </w:p>
    <w:p w14:paraId="5762149E" w14:textId="4411FF88" w:rsidR="00464782" w:rsidRDefault="00464782">
      <w:pPr>
        <w:pStyle w:val="TOC3"/>
        <w:rPr>
          <w:ins w:id="351" w:author="Kurt Elliason" w:date="2025-11-24T15:13:00Z" w16du:dateUtc="2025-11-24T21:13:00Z"/>
          <w:rFonts w:asciiTheme="minorHAnsi" w:eastAsiaTheme="minorEastAsia" w:hAnsiTheme="minorHAnsi" w:cstheme="minorBidi"/>
          <w:noProof/>
          <w:kern w:val="2"/>
          <w14:ligatures w14:val="standardContextual"/>
        </w:rPr>
      </w:pPr>
      <w:ins w:id="35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E.1.2 Example of PCD-01 Episodic Observation Report</w:t>
        </w:r>
        <w:r>
          <w:rPr>
            <w:noProof/>
            <w:webHidden/>
          </w:rPr>
          <w:tab/>
        </w:r>
        <w:r>
          <w:rPr>
            <w:noProof/>
            <w:webHidden/>
          </w:rPr>
          <w:fldChar w:fldCharType="begin"/>
        </w:r>
        <w:r>
          <w:rPr>
            <w:noProof/>
            <w:webHidden/>
          </w:rPr>
          <w:instrText xml:space="preserve"> PAGEREF _Toc214889804 \h </w:instrText>
        </w:r>
        <w:r>
          <w:rPr>
            <w:noProof/>
            <w:webHidden/>
          </w:rPr>
        </w:r>
        <w:r>
          <w:rPr>
            <w:noProof/>
            <w:webHidden/>
          </w:rPr>
          <w:fldChar w:fldCharType="separate"/>
        </w:r>
        <w:r>
          <w:rPr>
            <w:noProof/>
            <w:webHidden/>
          </w:rPr>
          <w:t>191</w:t>
        </w:r>
        <w:r>
          <w:rPr>
            <w:noProof/>
            <w:webHidden/>
          </w:rPr>
          <w:fldChar w:fldCharType="end"/>
        </w:r>
        <w:r w:rsidRPr="008A1B3B">
          <w:rPr>
            <w:rStyle w:val="Hyperlink"/>
            <w:noProof/>
          </w:rPr>
          <w:fldChar w:fldCharType="end"/>
        </w:r>
      </w:ins>
    </w:p>
    <w:p w14:paraId="68BDD174" w14:textId="6057B3AE" w:rsidR="00464782" w:rsidRDefault="00464782">
      <w:pPr>
        <w:pStyle w:val="TOC2"/>
        <w:rPr>
          <w:ins w:id="353" w:author="Kurt Elliason" w:date="2025-11-24T15:13:00Z" w16du:dateUtc="2025-11-24T21:13:00Z"/>
          <w:rFonts w:asciiTheme="minorHAnsi" w:eastAsiaTheme="minorEastAsia" w:hAnsiTheme="minorHAnsi" w:cstheme="minorBidi"/>
          <w:noProof/>
          <w:kern w:val="2"/>
          <w14:ligatures w14:val="standardContextual"/>
        </w:rPr>
      </w:pPr>
      <w:ins w:id="35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E.2 Examples of transaction [PCD-03]: Communicate Infusion Order</w:t>
        </w:r>
        <w:r>
          <w:rPr>
            <w:noProof/>
            <w:webHidden/>
          </w:rPr>
          <w:tab/>
        </w:r>
        <w:r>
          <w:rPr>
            <w:noProof/>
            <w:webHidden/>
          </w:rPr>
          <w:fldChar w:fldCharType="begin"/>
        </w:r>
        <w:r>
          <w:rPr>
            <w:noProof/>
            <w:webHidden/>
          </w:rPr>
          <w:instrText xml:space="preserve"> PAGEREF _Toc214889805 \h </w:instrText>
        </w:r>
        <w:r>
          <w:rPr>
            <w:noProof/>
            <w:webHidden/>
          </w:rPr>
        </w:r>
        <w:r>
          <w:rPr>
            <w:noProof/>
            <w:webHidden/>
          </w:rPr>
          <w:fldChar w:fldCharType="separate"/>
        </w:r>
        <w:r>
          <w:rPr>
            <w:noProof/>
            <w:webHidden/>
          </w:rPr>
          <w:t>192</w:t>
        </w:r>
        <w:r>
          <w:rPr>
            <w:noProof/>
            <w:webHidden/>
          </w:rPr>
          <w:fldChar w:fldCharType="end"/>
        </w:r>
        <w:r w:rsidRPr="008A1B3B">
          <w:rPr>
            <w:rStyle w:val="Hyperlink"/>
            <w:noProof/>
          </w:rPr>
          <w:fldChar w:fldCharType="end"/>
        </w:r>
      </w:ins>
    </w:p>
    <w:p w14:paraId="55194A19" w14:textId="31B0E4DC" w:rsidR="00464782" w:rsidRDefault="00464782">
      <w:pPr>
        <w:pStyle w:val="TOC3"/>
        <w:rPr>
          <w:ins w:id="355" w:author="Kurt Elliason" w:date="2025-11-24T15:13:00Z" w16du:dateUtc="2025-11-24T21:13:00Z"/>
          <w:rFonts w:asciiTheme="minorHAnsi" w:eastAsiaTheme="minorEastAsia" w:hAnsiTheme="minorHAnsi" w:cstheme="minorBidi"/>
          <w:noProof/>
          <w:kern w:val="2"/>
          <w14:ligatures w14:val="standardContextual"/>
        </w:rPr>
      </w:pPr>
      <w:ins w:id="35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E.2.1 Storyboard</w:t>
        </w:r>
        <w:r>
          <w:rPr>
            <w:noProof/>
            <w:webHidden/>
          </w:rPr>
          <w:tab/>
        </w:r>
        <w:r>
          <w:rPr>
            <w:noProof/>
            <w:webHidden/>
          </w:rPr>
          <w:fldChar w:fldCharType="begin"/>
        </w:r>
        <w:r>
          <w:rPr>
            <w:noProof/>
            <w:webHidden/>
          </w:rPr>
          <w:instrText xml:space="preserve"> PAGEREF _Toc214889806 \h </w:instrText>
        </w:r>
        <w:r>
          <w:rPr>
            <w:noProof/>
            <w:webHidden/>
          </w:rPr>
        </w:r>
        <w:r>
          <w:rPr>
            <w:noProof/>
            <w:webHidden/>
          </w:rPr>
          <w:fldChar w:fldCharType="separate"/>
        </w:r>
        <w:r>
          <w:rPr>
            <w:noProof/>
            <w:webHidden/>
          </w:rPr>
          <w:t>192</w:t>
        </w:r>
        <w:r>
          <w:rPr>
            <w:noProof/>
            <w:webHidden/>
          </w:rPr>
          <w:fldChar w:fldCharType="end"/>
        </w:r>
        <w:r w:rsidRPr="008A1B3B">
          <w:rPr>
            <w:rStyle w:val="Hyperlink"/>
            <w:noProof/>
          </w:rPr>
          <w:fldChar w:fldCharType="end"/>
        </w:r>
      </w:ins>
    </w:p>
    <w:p w14:paraId="463C7DB1" w14:textId="7C20C8A5" w:rsidR="00464782" w:rsidRDefault="00464782">
      <w:pPr>
        <w:pStyle w:val="TOC3"/>
        <w:rPr>
          <w:ins w:id="357" w:author="Kurt Elliason" w:date="2025-11-24T15:13:00Z" w16du:dateUtc="2025-11-24T21:13:00Z"/>
          <w:rFonts w:asciiTheme="minorHAnsi" w:eastAsiaTheme="minorEastAsia" w:hAnsiTheme="minorHAnsi" w:cstheme="minorBidi"/>
          <w:noProof/>
          <w:kern w:val="2"/>
          <w14:ligatures w14:val="standardContextual"/>
        </w:rPr>
      </w:pPr>
      <w:ins w:id="35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E.2.2 Interaction Diagram</w:t>
        </w:r>
        <w:r>
          <w:rPr>
            <w:noProof/>
            <w:webHidden/>
          </w:rPr>
          <w:tab/>
        </w:r>
        <w:r>
          <w:rPr>
            <w:noProof/>
            <w:webHidden/>
          </w:rPr>
          <w:fldChar w:fldCharType="begin"/>
        </w:r>
        <w:r>
          <w:rPr>
            <w:noProof/>
            <w:webHidden/>
          </w:rPr>
          <w:instrText xml:space="preserve"> PAGEREF _Toc214889807 \h </w:instrText>
        </w:r>
        <w:r>
          <w:rPr>
            <w:noProof/>
            <w:webHidden/>
          </w:rPr>
        </w:r>
        <w:r>
          <w:rPr>
            <w:noProof/>
            <w:webHidden/>
          </w:rPr>
          <w:fldChar w:fldCharType="separate"/>
        </w:r>
        <w:r>
          <w:rPr>
            <w:noProof/>
            <w:webHidden/>
          </w:rPr>
          <w:t>193</w:t>
        </w:r>
        <w:r>
          <w:rPr>
            <w:noProof/>
            <w:webHidden/>
          </w:rPr>
          <w:fldChar w:fldCharType="end"/>
        </w:r>
        <w:r w:rsidRPr="008A1B3B">
          <w:rPr>
            <w:rStyle w:val="Hyperlink"/>
            <w:noProof/>
          </w:rPr>
          <w:fldChar w:fldCharType="end"/>
        </w:r>
      </w:ins>
    </w:p>
    <w:p w14:paraId="19AEDCA0" w14:textId="6FC879A4" w:rsidR="00464782" w:rsidRDefault="00464782">
      <w:pPr>
        <w:pStyle w:val="TOC3"/>
        <w:rPr>
          <w:ins w:id="359" w:author="Kurt Elliason" w:date="2025-11-24T15:13:00Z" w16du:dateUtc="2025-11-24T21:13:00Z"/>
          <w:rFonts w:asciiTheme="minorHAnsi" w:eastAsiaTheme="minorEastAsia" w:hAnsiTheme="minorHAnsi" w:cstheme="minorBidi"/>
          <w:noProof/>
          <w:kern w:val="2"/>
          <w14:ligatures w14:val="standardContextual"/>
        </w:rPr>
      </w:pPr>
      <w:ins w:id="36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E.2.3 Messages</w:t>
        </w:r>
        <w:r>
          <w:rPr>
            <w:noProof/>
            <w:webHidden/>
          </w:rPr>
          <w:tab/>
        </w:r>
        <w:r>
          <w:rPr>
            <w:noProof/>
            <w:webHidden/>
          </w:rPr>
          <w:fldChar w:fldCharType="begin"/>
        </w:r>
        <w:r>
          <w:rPr>
            <w:noProof/>
            <w:webHidden/>
          </w:rPr>
          <w:instrText xml:space="preserve"> PAGEREF _Toc214889808 \h </w:instrText>
        </w:r>
        <w:r>
          <w:rPr>
            <w:noProof/>
            <w:webHidden/>
          </w:rPr>
        </w:r>
        <w:r>
          <w:rPr>
            <w:noProof/>
            <w:webHidden/>
          </w:rPr>
          <w:fldChar w:fldCharType="separate"/>
        </w:r>
        <w:r>
          <w:rPr>
            <w:noProof/>
            <w:webHidden/>
          </w:rPr>
          <w:t>194</w:t>
        </w:r>
        <w:r>
          <w:rPr>
            <w:noProof/>
            <w:webHidden/>
          </w:rPr>
          <w:fldChar w:fldCharType="end"/>
        </w:r>
        <w:r w:rsidRPr="008A1B3B">
          <w:rPr>
            <w:rStyle w:val="Hyperlink"/>
            <w:noProof/>
          </w:rPr>
          <w:fldChar w:fldCharType="end"/>
        </w:r>
      </w:ins>
    </w:p>
    <w:p w14:paraId="64529A20" w14:textId="16796856" w:rsidR="00464782" w:rsidRDefault="00464782">
      <w:pPr>
        <w:pStyle w:val="TOC3"/>
        <w:rPr>
          <w:ins w:id="361" w:author="Kurt Elliason" w:date="2025-11-24T15:13:00Z" w16du:dateUtc="2025-11-24T21:13:00Z"/>
          <w:rFonts w:asciiTheme="minorHAnsi" w:eastAsiaTheme="minorEastAsia" w:hAnsiTheme="minorHAnsi" w:cstheme="minorBidi"/>
          <w:noProof/>
          <w:kern w:val="2"/>
          <w14:ligatures w14:val="standardContextual"/>
        </w:rPr>
      </w:pPr>
      <w:ins w:id="36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"_Toc214889809"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E.2.4 Multistep Messages</w:t>
        </w:r>
        <w:r>
          <w:rPr>
            <w:noProof/>
            <w:webHidden/>
          </w:rPr>
          <w:tab/>
        </w:r>
        <w:r>
          <w:rPr>
            <w:noProof/>
            <w:webHidden/>
          </w:rPr>
          <w:fldChar w:fldCharType="begin"/>
        </w:r>
        <w:r>
          <w:rPr>
            <w:noProof/>
            <w:webHidden/>
          </w:rPr>
          <w:instrText xml:space="preserve"> PAGEREF _Toc214889809 \h </w:instrText>
        </w:r>
        <w:r>
          <w:rPr>
            <w:noProof/>
            <w:webHidden/>
          </w:rPr>
        </w:r>
        <w:r>
          <w:rPr>
            <w:noProof/>
            <w:webHidden/>
          </w:rPr>
          <w:fldChar w:fldCharType="separate"/>
        </w:r>
        <w:r>
          <w:rPr>
            <w:noProof/>
            <w:webHidden/>
          </w:rPr>
          <w:t>196</w:t>
        </w:r>
        <w:r>
          <w:rPr>
            <w:noProof/>
            <w:webHidden/>
          </w:rPr>
          <w:fldChar w:fldCharType="end"/>
        </w:r>
        <w:r w:rsidRPr="008A1B3B">
          <w:rPr>
            <w:rStyle w:val="Hyperlink"/>
            <w:noProof/>
          </w:rPr>
          <w:fldChar w:fldCharType="end"/>
        </w:r>
      </w:ins>
    </w:p>
    <w:p w14:paraId="4FEF99B6" w14:textId="21BDE8E5" w:rsidR="00464782" w:rsidRDefault="00464782">
      <w:pPr>
        <w:pStyle w:val="TOC2"/>
        <w:rPr>
          <w:ins w:id="363" w:author="Kurt Elliason" w:date="2025-11-24T15:13:00Z" w16du:dateUtc="2025-11-24T21:13:00Z"/>
          <w:rFonts w:asciiTheme="minorHAnsi" w:eastAsiaTheme="minorEastAsia" w:hAnsiTheme="minorHAnsi" w:cstheme="minorBidi"/>
          <w:noProof/>
          <w:kern w:val="2"/>
          <w14:ligatures w14:val="standardContextual"/>
        </w:rPr>
      </w:pPr>
      <w:ins w:id="36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E.3 ACM [PCD-04] Example Messages</w:t>
        </w:r>
        <w:r>
          <w:rPr>
            <w:noProof/>
            <w:webHidden/>
          </w:rPr>
          <w:tab/>
        </w:r>
        <w:r>
          <w:rPr>
            <w:noProof/>
            <w:webHidden/>
          </w:rPr>
          <w:fldChar w:fldCharType="begin"/>
        </w:r>
        <w:r>
          <w:rPr>
            <w:noProof/>
            <w:webHidden/>
          </w:rPr>
          <w:instrText xml:space="preserve"> PAGEREF _Toc214889810 \h </w:instrText>
        </w:r>
        <w:r>
          <w:rPr>
            <w:noProof/>
            <w:webHidden/>
          </w:rPr>
        </w:r>
        <w:r>
          <w:rPr>
            <w:noProof/>
            <w:webHidden/>
          </w:rPr>
          <w:fldChar w:fldCharType="separate"/>
        </w:r>
        <w:r>
          <w:rPr>
            <w:noProof/>
            <w:webHidden/>
          </w:rPr>
          <w:t>199</w:t>
        </w:r>
        <w:r>
          <w:rPr>
            <w:noProof/>
            <w:webHidden/>
          </w:rPr>
          <w:fldChar w:fldCharType="end"/>
        </w:r>
        <w:r w:rsidRPr="008A1B3B">
          <w:rPr>
            <w:rStyle w:val="Hyperlink"/>
            <w:noProof/>
          </w:rPr>
          <w:fldChar w:fldCharType="end"/>
        </w:r>
      </w:ins>
    </w:p>
    <w:p w14:paraId="35E8BE06" w14:textId="408C49EA" w:rsidR="00464782" w:rsidRDefault="00464782">
      <w:pPr>
        <w:pStyle w:val="TOC3"/>
        <w:rPr>
          <w:ins w:id="365" w:author="Kurt Elliason" w:date="2025-11-24T15:13:00Z" w16du:dateUtc="2025-11-24T21:13:00Z"/>
          <w:rFonts w:asciiTheme="minorHAnsi" w:eastAsiaTheme="minorEastAsia" w:hAnsiTheme="minorHAnsi" w:cstheme="minorBidi"/>
          <w:noProof/>
          <w:kern w:val="2"/>
          <w14:ligatures w14:val="standardContextual"/>
        </w:rPr>
      </w:pPr>
      <w:ins w:id="36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E.3.1 Alert - Numeric Limit Alarm</w:t>
        </w:r>
        <w:r>
          <w:rPr>
            <w:noProof/>
            <w:webHidden/>
          </w:rPr>
          <w:tab/>
        </w:r>
        <w:r>
          <w:rPr>
            <w:noProof/>
            <w:webHidden/>
          </w:rPr>
          <w:fldChar w:fldCharType="begin"/>
        </w:r>
        <w:r>
          <w:rPr>
            <w:noProof/>
            <w:webHidden/>
          </w:rPr>
          <w:instrText xml:space="preserve"> PAGEREF _Toc214889811 \h </w:instrText>
        </w:r>
        <w:r>
          <w:rPr>
            <w:noProof/>
            <w:webHidden/>
          </w:rPr>
        </w:r>
        <w:r>
          <w:rPr>
            <w:noProof/>
            <w:webHidden/>
          </w:rPr>
          <w:fldChar w:fldCharType="separate"/>
        </w:r>
        <w:r>
          <w:rPr>
            <w:noProof/>
            <w:webHidden/>
          </w:rPr>
          <w:t>199</w:t>
        </w:r>
        <w:r>
          <w:rPr>
            <w:noProof/>
            <w:webHidden/>
          </w:rPr>
          <w:fldChar w:fldCharType="end"/>
        </w:r>
        <w:r w:rsidRPr="008A1B3B">
          <w:rPr>
            <w:rStyle w:val="Hyperlink"/>
            <w:noProof/>
          </w:rPr>
          <w:fldChar w:fldCharType="end"/>
        </w:r>
      </w:ins>
    </w:p>
    <w:p w14:paraId="3CCEBD07" w14:textId="4E02B906" w:rsidR="00464782" w:rsidRDefault="00464782">
      <w:pPr>
        <w:pStyle w:val="TOC3"/>
        <w:rPr>
          <w:ins w:id="367" w:author="Kurt Elliason" w:date="2025-11-24T15:13:00Z" w16du:dateUtc="2025-11-24T21:13:00Z"/>
          <w:rFonts w:asciiTheme="minorHAnsi" w:eastAsiaTheme="minorEastAsia" w:hAnsiTheme="minorHAnsi" w:cstheme="minorBidi"/>
          <w:noProof/>
          <w:kern w:val="2"/>
          <w14:ligatures w14:val="standardContextual"/>
        </w:rPr>
      </w:pPr>
      <w:ins w:id="36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E.3.2 Alert - Qualitative (non-numeric) Alarm</w:t>
        </w:r>
        <w:r>
          <w:rPr>
            <w:noProof/>
            <w:webHidden/>
          </w:rPr>
          <w:tab/>
        </w:r>
        <w:r>
          <w:rPr>
            <w:noProof/>
            <w:webHidden/>
          </w:rPr>
          <w:fldChar w:fldCharType="begin"/>
        </w:r>
        <w:r>
          <w:rPr>
            <w:noProof/>
            <w:webHidden/>
          </w:rPr>
          <w:instrText xml:space="preserve"> PAGEREF _Toc214889812 \h </w:instrText>
        </w:r>
        <w:r>
          <w:rPr>
            <w:noProof/>
            <w:webHidden/>
          </w:rPr>
        </w:r>
        <w:r>
          <w:rPr>
            <w:noProof/>
            <w:webHidden/>
          </w:rPr>
          <w:fldChar w:fldCharType="separate"/>
        </w:r>
        <w:r>
          <w:rPr>
            <w:noProof/>
            <w:webHidden/>
          </w:rPr>
          <w:t>200</w:t>
        </w:r>
        <w:r>
          <w:rPr>
            <w:noProof/>
            <w:webHidden/>
          </w:rPr>
          <w:fldChar w:fldCharType="end"/>
        </w:r>
        <w:r w:rsidRPr="008A1B3B">
          <w:rPr>
            <w:rStyle w:val="Hyperlink"/>
            <w:noProof/>
          </w:rPr>
          <w:fldChar w:fldCharType="end"/>
        </w:r>
      </w:ins>
    </w:p>
    <w:p w14:paraId="62368F01" w14:textId="42925A82" w:rsidR="00464782" w:rsidRDefault="00464782">
      <w:pPr>
        <w:pStyle w:val="TOC1"/>
        <w:rPr>
          <w:ins w:id="369" w:author="Kurt Elliason" w:date="2025-11-24T15:13:00Z" w16du:dateUtc="2025-11-24T21:13:00Z"/>
          <w:rFonts w:asciiTheme="minorHAnsi" w:eastAsiaTheme="minorEastAsia" w:hAnsiTheme="minorHAnsi" w:cstheme="minorBidi"/>
          <w:noProof/>
          <w:kern w:val="2"/>
          <w14:ligatures w14:val="standardContextual"/>
        </w:rPr>
      </w:pPr>
      <w:ins w:id="37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F HL7 Message Profiling Convention</w:t>
        </w:r>
        <w:r>
          <w:rPr>
            <w:noProof/>
            <w:webHidden/>
          </w:rPr>
          <w:tab/>
        </w:r>
        <w:r>
          <w:rPr>
            <w:noProof/>
            <w:webHidden/>
          </w:rPr>
          <w:fldChar w:fldCharType="begin"/>
        </w:r>
        <w:r>
          <w:rPr>
            <w:noProof/>
            <w:webHidden/>
          </w:rPr>
          <w:instrText xml:space="preserve"> PAGEREF _Toc214889813 \h </w:instrText>
        </w:r>
        <w:r>
          <w:rPr>
            <w:noProof/>
            <w:webHidden/>
          </w:rPr>
        </w:r>
        <w:r>
          <w:rPr>
            <w:noProof/>
            <w:webHidden/>
          </w:rPr>
          <w:fldChar w:fldCharType="separate"/>
        </w:r>
        <w:r>
          <w:rPr>
            <w:noProof/>
            <w:webHidden/>
          </w:rPr>
          <w:t>202</w:t>
        </w:r>
        <w:r>
          <w:rPr>
            <w:noProof/>
            <w:webHidden/>
          </w:rPr>
          <w:fldChar w:fldCharType="end"/>
        </w:r>
        <w:r w:rsidRPr="008A1B3B">
          <w:rPr>
            <w:rStyle w:val="Hyperlink"/>
            <w:noProof/>
          </w:rPr>
          <w:fldChar w:fldCharType="end"/>
        </w:r>
      </w:ins>
    </w:p>
    <w:p w14:paraId="621914EB" w14:textId="37C18021" w:rsidR="00464782" w:rsidRDefault="00464782">
      <w:pPr>
        <w:pStyle w:val="TOC1"/>
        <w:rPr>
          <w:ins w:id="371" w:author="Kurt Elliason" w:date="2025-11-24T15:13:00Z" w16du:dateUtc="2025-11-24T21:13:00Z"/>
          <w:rFonts w:asciiTheme="minorHAnsi" w:eastAsiaTheme="minorEastAsia" w:hAnsiTheme="minorHAnsi" w:cstheme="minorBidi"/>
          <w:noProof/>
          <w:kern w:val="2"/>
          <w14:ligatures w14:val="standardContextual"/>
        </w:rPr>
      </w:pPr>
      <w:ins w:id="37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G – HL7 Implementation Notes</w:t>
        </w:r>
        <w:r>
          <w:rPr>
            <w:noProof/>
            <w:webHidden/>
          </w:rPr>
          <w:tab/>
        </w:r>
        <w:r>
          <w:rPr>
            <w:noProof/>
            <w:webHidden/>
          </w:rPr>
          <w:fldChar w:fldCharType="begin"/>
        </w:r>
        <w:r>
          <w:rPr>
            <w:noProof/>
            <w:webHidden/>
          </w:rPr>
          <w:instrText xml:space="preserve"> PAGEREF _Toc214889814 \h </w:instrText>
        </w:r>
        <w:r>
          <w:rPr>
            <w:noProof/>
            <w:webHidden/>
          </w:rPr>
        </w:r>
        <w:r>
          <w:rPr>
            <w:noProof/>
            <w:webHidden/>
          </w:rPr>
          <w:fldChar w:fldCharType="separate"/>
        </w:r>
        <w:r>
          <w:rPr>
            <w:noProof/>
            <w:webHidden/>
          </w:rPr>
          <w:t>203</w:t>
        </w:r>
        <w:r>
          <w:rPr>
            <w:noProof/>
            <w:webHidden/>
          </w:rPr>
          <w:fldChar w:fldCharType="end"/>
        </w:r>
        <w:r w:rsidRPr="008A1B3B">
          <w:rPr>
            <w:rStyle w:val="Hyperlink"/>
            <w:noProof/>
          </w:rPr>
          <w:fldChar w:fldCharType="end"/>
        </w:r>
      </w:ins>
    </w:p>
    <w:p w14:paraId="7744695D" w14:textId="3350426F" w:rsidR="00464782" w:rsidRDefault="00464782">
      <w:pPr>
        <w:pStyle w:val="TOC2"/>
        <w:rPr>
          <w:ins w:id="373" w:author="Kurt Elliason" w:date="2025-11-24T15:13:00Z" w16du:dateUtc="2025-11-24T21:13:00Z"/>
          <w:rFonts w:asciiTheme="minorHAnsi" w:eastAsiaTheme="minorEastAsia" w:hAnsiTheme="minorHAnsi" w:cstheme="minorBidi"/>
          <w:noProof/>
          <w:kern w:val="2"/>
          <w14:ligatures w14:val="standardContextual"/>
        </w:rPr>
      </w:pPr>
      <w:ins w:id="37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G.1 Acknowledgment Modes</w:t>
        </w:r>
        <w:r>
          <w:rPr>
            <w:noProof/>
            <w:webHidden/>
          </w:rPr>
          <w:tab/>
        </w:r>
        <w:r>
          <w:rPr>
            <w:noProof/>
            <w:webHidden/>
          </w:rPr>
          <w:fldChar w:fldCharType="begin"/>
        </w:r>
        <w:r>
          <w:rPr>
            <w:noProof/>
            <w:webHidden/>
          </w:rPr>
          <w:instrText xml:space="preserve"> PAGEREF _Toc214889815 \h </w:instrText>
        </w:r>
        <w:r>
          <w:rPr>
            <w:noProof/>
            <w:webHidden/>
          </w:rPr>
        </w:r>
        <w:r>
          <w:rPr>
            <w:noProof/>
            <w:webHidden/>
          </w:rPr>
          <w:fldChar w:fldCharType="separate"/>
        </w:r>
        <w:r>
          <w:rPr>
            <w:noProof/>
            <w:webHidden/>
          </w:rPr>
          <w:t>203</w:t>
        </w:r>
        <w:r>
          <w:rPr>
            <w:noProof/>
            <w:webHidden/>
          </w:rPr>
          <w:fldChar w:fldCharType="end"/>
        </w:r>
        <w:r w:rsidRPr="008A1B3B">
          <w:rPr>
            <w:rStyle w:val="Hyperlink"/>
            <w:noProof/>
          </w:rPr>
          <w:fldChar w:fldCharType="end"/>
        </w:r>
      </w:ins>
    </w:p>
    <w:p w14:paraId="168B0781" w14:textId="1ED4F096" w:rsidR="00464782" w:rsidRDefault="00464782">
      <w:pPr>
        <w:pStyle w:val="TOC2"/>
        <w:rPr>
          <w:ins w:id="375" w:author="Kurt Elliason" w:date="2025-11-24T15:13:00Z" w16du:dateUtc="2025-11-24T21:13:00Z"/>
          <w:rFonts w:asciiTheme="minorHAnsi" w:eastAsiaTheme="minorEastAsia" w:hAnsiTheme="minorHAnsi" w:cstheme="minorBidi"/>
          <w:noProof/>
          <w:kern w:val="2"/>
          <w14:ligatures w14:val="standardContextual"/>
        </w:rPr>
      </w:pPr>
      <w:ins w:id="37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G.2 Use of OSI Object Identifier (OID)</w:t>
        </w:r>
        <w:r>
          <w:rPr>
            <w:noProof/>
            <w:webHidden/>
          </w:rPr>
          <w:tab/>
        </w:r>
        <w:r>
          <w:rPr>
            <w:noProof/>
            <w:webHidden/>
          </w:rPr>
          <w:fldChar w:fldCharType="begin"/>
        </w:r>
        <w:r>
          <w:rPr>
            <w:noProof/>
            <w:webHidden/>
          </w:rPr>
          <w:instrText xml:space="preserve"> PAGEREF _Toc214889816 \h </w:instrText>
        </w:r>
        <w:r>
          <w:rPr>
            <w:noProof/>
            <w:webHidden/>
          </w:rPr>
        </w:r>
        <w:r>
          <w:rPr>
            <w:noProof/>
            <w:webHidden/>
          </w:rPr>
          <w:fldChar w:fldCharType="separate"/>
        </w:r>
        <w:r>
          <w:rPr>
            <w:noProof/>
            <w:webHidden/>
          </w:rPr>
          <w:t>203</w:t>
        </w:r>
        <w:r>
          <w:rPr>
            <w:noProof/>
            <w:webHidden/>
          </w:rPr>
          <w:fldChar w:fldCharType="end"/>
        </w:r>
        <w:r w:rsidRPr="008A1B3B">
          <w:rPr>
            <w:rStyle w:val="Hyperlink"/>
            <w:noProof/>
          </w:rPr>
          <w:fldChar w:fldCharType="end"/>
        </w:r>
      </w:ins>
    </w:p>
    <w:p w14:paraId="6EAB96EF" w14:textId="2C4C6AA5" w:rsidR="00464782" w:rsidRDefault="00464782">
      <w:pPr>
        <w:pStyle w:val="TOC1"/>
        <w:rPr>
          <w:ins w:id="377" w:author="Kurt Elliason" w:date="2025-11-24T15:13:00Z" w16du:dateUtc="2025-11-24T21:13:00Z"/>
          <w:rFonts w:asciiTheme="minorHAnsi" w:eastAsiaTheme="minorEastAsia" w:hAnsiTheme="minorHAnsi" w:cstheme="minorBidi"/>
          <w:noProof/>
          <w:kern w:val="2"/>
          <w14:ligatures w14:val="standardContextual"/>
        </w:rPr>
      </w:pPr>
      <w:ins w:id="37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H – IHE Integration Statements</w:t>
        </w:r>
        <w:r>
          <w:rPr>
            <w:noProof/>
            <w:webHidden/>
          </w:rPr>
          <w:tab/>
        </w:r>
        <w:r>
          <w:rPr>
            <w:noProof/>
            <w:webHidden/>
          </w:rPr>
          <w:fldChar w:fldCharType="begin"/>
        </w:r>
        <w:r>
          <w:rPr>
            <w:noProof/>
            <w:webHidden/>
          </w:rPr>
          <w:instrText xml:space="preserve"> PAGEREF _Toc214889817 \h </w:instrText>
        </w:r>
        <w:r>
          <w:rPr>
            <w:noProof/>
            <w:webHidden/>
          </w:rPr>
        </w:r>
        <w:r>
          <w:rPr>
            <w:noProof/>
            <w:webHidden/>
          </w:rPr>
          <w:fldChar w:fldCharType="separate"/>
        </w:r>
        <w:r>
          <w:rPr>
            <w:noProof/>
            <w:webHidden/>
          </w:rPr>
          <w:t>204</w:t>
        </w:r>
        <w:r>
          <w:rPr>
            <w:noProof/>
            <w:webHidden/>
          </w:rPr>
          <w:fldChar w:fldCharType="end"/>
        </w:r>
        <w:r w:rsidRPr="008A1B3B">
          <w:rPr>
            <w:rStyle w:val="Hyperlink"/>
            <w:noProof/>
          </w:rPr>
          <w:fldChar w:fldCharType="end"/>
        </w:r>
      </w:ins>
    </w:p>
    <w:p w14:paraId="47CA3C12" w14:textId="4FCE1A67" w:rsidR="00464782" w:rsidRDefault="00464782">
      <w:pPr>
        <w:pStyle w:val="TOC1"/>
        <w:rPr>
          <w:ins w:id="379" w:author="Kurt Elliason" w:date="2025-11-24T15:13:00Z" w16du:dateUtc="2025-11-24T21:13:00Z"/>
          <w:rFonts w:asciiTheme="minorHAnsi" w:eastAsiaTheme="minorEastAsia" w:hAnsiTheme="minorHAnsi" w:cstheme="minorBidi"/>
          <w:noProof/>
          <w:kern w:val="2"/>
          <w14:ligatures w14:val="standardContextual"/>
        </w:rPr>
      </w:pPr>
      <w:ins w:id="38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I – Message Transport using MLLP</w:t>
        </w:r>
        <w:r>
          <w:rPr>
            <w:noProof/>
            <w:webHidden/>
          </w:rPr>
          <w:tab/>
        </w:r>
        <w:r>
          <w:rPr>
            <w:noProof/>
            <w:webHidden/>
          </w:rPr>
          <w:fldChar w:fldCharType="begin"/>
        </w:r>
        <w:r>
          <w:rPr>
            <w:noProof/>
            <w:webHidden/>
          </w:rPr>
          <w:instrText xml:space="preserve"> PAGEREF _Toc214889818 \h </w:instrText>
        </w:r>
        <w:r>
          <w:rPr>
            <w:noProof/>
            <w:webHidden/>
          </w:rPr>
        </w:r>
        <w:r>
          <w:rPr>
            <w:noProof/>
            <w:webHidden/>
          </w:rPr>
          <w:fldChar w:fldCharType="separate"/>
        </w:r>
        <w:r>
          <w:rPr>
            <w:noProof/>
            <w:webHidden/>
          </w:rPr>
          <w:t>205</w:t>
        </w:r>
        <w:r>
          <w:rPr>
            <w:noProof/>
            <w:webHidden/>
          </w:rPr>
          <w:fldChar w:fldCharType="end"/>
        </w:r>
        <w:r w:rsidRPr="008A1B3B">
          <w:rPr>
            <w:rStyle w:val="Hyperlink"/>
            <w:noProof/>
          </w:rPr>
          <w:fldChar w:fldCharType="end"/>
        </w:r>
      </w:ins>
    </w:p>
    <w:p w14:paraId="346F5216" w14:textId="5FBBDEB3" w:rsidR="00464782" w:rsidRDefault="00464782">
      <w:pPr>
        <w:pStyle w:val="TOC1"/>
        <w:rPr>
          <w:ins w:id="381" w:author="Kurt Elliason" w:date="2025-11-24T15:13:00Z" w16du:dateUtc="2025-11-24T21:13:00Z"/>
          <w:rFonts w:asciiTheme="minorHAnsi" w:eastAsiaTheme="minorEastAsia" w:hAnsiTheme="minorHAnsi" w:cstheme="minorBidi"/>
          <w:noProof/>
          <w:kern w:val="2"/>
          <w14:ligatures w14:val="standardContextual"/>
        </w:rPr>
      </w:pPr>
      <w:ins w:id="38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"_Toc214889819"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J – Message Transport using WS*</w:t>
        </w:r>
        <w:r>
          <w:rPr>
            <w:noProof/>
            <w:webHidden/>
          </w:rPr>
          <w:tab/>
        </w:r>
        <w:r>
          <w:rPr>
            <w:noProof/>
            <w:webHidden/>
          </w:rPr>
          <w:fldChar w:fldCharType="begin"/>
        </w:r>
        <w:r>
          <w:rPr>
            <w:noProof/>
            <w:webHidden/>
          </w:rPr>
          <w:instrText xml:space="preserve"> PAGEREF _Toc214889819 \h </w:instrText>
        </w:r>
        <w:r>
          <w:rPr>
            <w:noProof/>
            <w:webHidden/>
          </w:rPr>
        </w:r>
        <w:r>
          <w:rPr>
            <w:noProof/>
            <w:webHidden/>
          </w:rPr>
          <w:fldChar w:fldCharType="separate"/>
        </w:r>
        <w:r>
          <w:rPr>
            <w:noProof/>
            <w:webHidden/>
          </w:rPr>
          <w:t>206</w:t>
        </w:r>
        <w:r>
          <w:rPr>
            <w:noProof/>
            <w:webHidden/>
          </w:rPr>
          <w:fldChar w:fldCharType="end"/>
        </w:r>
        <w:r w:rsidRPr="008A1B3B">
          <w:rPr>
            <w:rStyle w:val="Hyperlink"/>
            <w:noProof/>
          </w:rPr>
          <w:fldChar w:fldCharType="end"/>
        </w:r>
      </w:ins>
    </w:p>
    <w:p w14:paraId="2DACDDC6" w14:textId="5BCBDD37" w:rsidR="00464782" w:rsidRDefault="00464782">
      <w:pPr>
        <w:pStyle w:val="TOC2"/>
        <w:rPr>
          <w:ins w:id="383" w:author="Kurt Elliason" w:date="2025-11-24T15:13:00Z" w16du:dateUtc="2025-11-24T21:13:00Z"/>
          <w:rFonts w:asciiTheme="minorHAnsi" w:eastAsiaTheme="minorEastAsia" w:hAnsiTheme="minorHAnsi" w:cstheme="minorBidi"/>
          <w:noProof/>
          <w:kern w:val="2"/>
          <w14:ligatures w14:val="standardContextual"/>
        </w:rPr>
      </w:pPr>
      <w:ins w:id="38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J.1 Sample WSDL file and schema</w:t>
        </w:r>
        <w:r>
          <w:rPr>
            <w:noProof/>
            <w:webHidden/>
          </w:rPr>
          <w:tab/>
        </w:r>
        <w:r>
          <w:rPr>
            <w:noProof/>
            <w:webHidden/>
          </w:rPr>
          <w:fldChar w:fldCharType="begin"/>
        </w:r>
        <w:r>
          <w:rPr>
            <w:noProof/>
            <w:webHidden/>
          </w:rPr>
          <w:instrText xml:space="preserve"> PAGEREF _Toc214889820 \h </w:instrText>
        </w:r>
        <w:r>
          <w:rPr>
            <w:noProof/>
            <w:webHidden/>
          </w:rPr>
        </w:r>
        <w:r>
          <w:rPr>
            <w:noProof/>
            <w:webHidden/>
          </w:rPr>
          <w:fldChar w:fldCharType="separate"/>
        </w:r>
        <w:r>
          <w:rPr>
            <w:noProof/>
            <w:webHidden/>
          </w:rPr>
          <w:t>206</w:t>
        </w:r>
        <w:r>
          <w:rPr>
            <w:noProof/>
            <w:webHidden/>
          </w:rPr>
          <w:fldChar w:fldCharType="end"/>
        </w:r>
        <w:r w:rsidRPr="008A1B3B">
          <w:rPr>
            <w:rStyle w:val="Hyperlink"/>
            <w:noProof/>
          </w:rPr>
          <w:fldChar w:fldCharType="end"/>
        </w:r>
      </w:ins>
    </w:p>
    <w:p w14:paraId="5BC4CF38" w14:textId="0DD4CECE" w:rsidR="00464782" w:rsidRDefault="00464782">
      <w:pPr>
        <w:pStyle w:val="TOC2"/>
        <w:rPr>
          <w:ins w:id="385" w:author="Kurt Elliason" w:date="2025-11-24T15:13:00Z" w16du:dateUtc="2025-11-24T21:13:00Z"/>
          <w:rFonts w:asciiTheme="minorHAnsi" w:eastAsiaTheme="minorEastAsia" w:hAnsiTheme="minorHAnsi" w:cstheme="minorBidi"/>
          <w:noProof/>
          <w:kern w:val="2"/>
          <w14:ligatures w14:val="standardContextual"/>
        </w:rPr>
      </w:pPr>
      <w:ins w:id="38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J.2 Sample PCD-01 message and response</w:t>
        </w:r>
        <w:r>
          <w:rPr>
            <w:noProof/>
            <w:webHidden/>
          </w:rPr>
          <w:tab/>
        </w:r>
        <w:r>
          <w:rPr>
            <w:noProof/>
            <w:webHidden/>
          </w:rPr>
          <w:fldChar w:fldCharType="begin"/>
        </w:r>
        <w:r>
          <w:rPr>
            <w:noProof/>
            <w:webHidden/>
          </w:rPr>
          <w:instrText xml:space="preserve"> PAGEREF _Toc214889821 \h </w:instrText>
        </w:r>
        <w:r>
          <w:rPr>
            <w:noProof/>
            <w:webHidden/>
          </w:rPr>
        </w:r>
        <w:r>
          <w:rPr>
            <w:noProof/>
            <w:webHidden/>
          </w:rPr>
          <w:fldChar w:fldCharType="separate"/>
        </w:r>
        <w:r>
          <w:rPr>
            <w:noProof/>
            <w:webHidden/>
          </w:rPr>
          <w:t>208</w:t>
        </w:r>
        <w:r>
          <w:rPr>
            <w:noProof/>
            <w:webHidden/>
          </w:rPr>
          <w:fldChar w:fldCharType="end"/>
        </w:r>
        <w:r w:rsidRPr="008A1B3B">
          <w:rPr>
            <w:rStyle w:val="Hyperlink"/>
            <w:noProof/>
          </w:rPr>
          <w:fldChar w:fldCharType="end"/>
        </w:r>
      </w:ins>
    </w:p>
    <w:p w14:paraId="284E6C77" w14:textId="1E3CFA49" w:rsidR="00464782" w:rsidRDefault="00464782">
      <w:pPr>
        <w:pStyle w:val="TOC1"/>
        <w:rPr>
          <w:ins w:id="387" w:author="Kurt Elliason" w:date="2025-11-24T15:13:00Z" w16du:dateUtc="2025-11-24T21:13:00Z"/>
          <w:rFonts w:asciiTheme="minorHAnsi" w:eastAsiaTheme="minorEastAsia" w:hAnsiTheme="minorHAnsi" w:cstheme="minorBidi"/>
          <w:noProof/>
          <w:kern w:val="2"/>
          <w14:ligatures w14:val="standardContextual"/>
        </w:rPr>
      </w:pPr>
      <w:ins w:id="38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K – Message Transport Using WCTP (ACM Transactions [PCD-06] and PCD-07)</w:t>
        </w:r>
        <w:r>
          <w:rPr>
            <w:noProof/>
            <w:webHidden/>
          </w:rPr>
          <w:tab/>
        </w:r>
        <w:r>
          <w:rPr>
            <w:noProof/>
            <w:webHidden/>
          </w:rPr>
          <w:fldChar w:fldCharType="begin"/>
        </w:r>
        <w:r>
          <w:rPr>
            <w:noProof/>
            <w:webHidden/>
          </w:rPr>
          <w:instrText xml:space="preserve"> PAGEREF _Toc214889822 \h </w:instrText>
        </w:r>
        <w:r>
          <w:rPr>
            <w:noProof/>
            <w:webHidden/>
          </w:rPr>
        </w:r>
        <w:r>
          <w:rPr>
            <w:noProof/>
            <w:webHidden/>
          </w:rPr>
          <w:fldChar w:fldCharType="separate"/>
        </w:r>
        <w:r>
          <w:rPr>
            <w:noProof/>
            <w:webHidden/>
          </w:rPr>
          <w:t>211</w:t>
        </w:r>
        <w:r>
          <w:rPr>
            <w:noProof/>
            <w:webHidden/>
          </w:rPr>
          <w:fldChar w:fldCharType="end"/>
        </w:r>
        <w:r w:rsidRPr="008A1B3B">
          <w:rPr>
            <w:rStyle w:val="Hyperlink"/>
            <w:noProof/>
          </w:rPr>
          <w:fldChar w:fldCharType="end"/>
        </w:r>
      </w:ins>
    </w:p>
    <w:p w14:paraId="63A3D1E4" w14:textId="3F78B1C6" w:rsidR="00464782" w:rsidRDefault="00464782">
      <w:pPr>
        <w:pStyle w:val="TOC2"/>
        <w:rPr>
          <w:ins w:id="389" w:author="Kurt Elliason" w:date="2025-11-24T15:13:00Z" w16du:dateUtc="2025-11-24T21:13:00Z"/>
          <w:rFonts w:asciiTheme="minorHAnsi" w:eastAsiaTheme="minorEastAsia" w:hAnsiTheme="minorHAnsi" w:cstheme="minorBidi"/>
          <w:noProof/>
          <w:kern w:val="2"/>
          <w14:ligatures w14:val="standardContextual"/>
        </w:rPr>
      </w:pPr>
      <w:ins w:id="39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K.1 Abbreviations and definitions</w:t>
        </w:r>
        <w:r>
          <w:rPr>
            <w:noProof/>
            <w:webHidden/>
          </w:rPr>
          <w:tab/>
        </w:r>
        <w:r>
          <w:rPr>
            <w:noProof/>
            <w:webHidden/>
          </w:rPr>
          <w:fldChar w:fldCharType="begin"/>
        </w:r>
        <w:r>
          <w:rPr>
            <w:noProof/>
            <w:webHidden/>
          </w:rPr>
          <w:instrText xml:space="preserve"> PAGEREF _Toc214889823 \h </w:instrText>
        </w:r>
        <w:r>
          <w:rPr>
            <w:noProof/>
            <w:webHidden/>
          </w:rPr>
        </w:r>
        <w:r>
          <w:rPr>
            <w:noProof/>
            <w:webHidden/>
          </w:rPr>
          <w:fldChar w:fldCharType="separate"/>
        </w:r>
        <w:r>
          <w:rPr>
            <w:noProof/>
            <w:webHidden/>
          </w:rPr>
          <w:t>211</w:t>
        </w:r>
        <w:r>
          <w:rPr>
            <w:noProof/>
            <w:webHidden/>
          </w:rPr>
          <w:fldChar w:fldCharType="end"/>
        </w:r>
        <w:r w:rsidRPr="008A1B3B">
          <w:rPr>
            <w:rStyle w:val="Hyperlink"/>
            <w:noProof/>
          </w:rPr>
          <w:fldChar w:fldCharType="end"/>
        </w:r>
      </w:ins>
    </w:p>
    <w:p w14:paraId="1EB80EAB" w14:textId="458EC67C" w:rsidR="00464782" w:rsidRDefault="00464782">
      <w:pPr>
        <w:pStyle w:val="TOC2"/>
        <w:rPr>
          <w:ins w:id="391" w:author="Kurt Elliason" w:date="2025-11-24T15:13:00Z" w16du:dateUtc="2025-11-24T21:13:00Z"/>
          <w:rFonts w:asciiTheme="minorHAnsi" w:eastAsiaTheme="minorEastAsia" w:hAnsiTheme="minorHAnsi" w:cstheme="minorBidi"/>
          <w:noProof/>
          <w:kern w:val="2"/>
          <w14:ligatures w14:val="standardContextual"/>
        </w:rPr>
      </w:pPr>
      <w:ins w:id="39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K.2 Pre-Configuration</w:t>
        </w:r>
        <w:r>
          <w:rPr>
            <w:noProof/>
            <w:webHidden/>
          </w:rPr>
          <w:tab/>
        </w:r>
        <w:r>
          <w:rPr>
            <w:noProof/>
            <w:webHidden/>
          </w:rPr>
          <w:fldChar w:fldCharType="begin"/>
        </w:r>
        <w:r>
          <w:rPr>
            <w:noProof/>
            <w:webHidden/>
          </w:rPr>
          <w:instrText xml:space="preserve"> PAGEREF _Toc214889824 \h </w:instrText>
        </w:r>
        <w:r>
          <w:rPr>
            <w:noProof/>
            <w:webHidden/>
          </w:rPr>
        </w:r>
        <w:r>
          <w:rPr>
            <w:noProof/>
            <w:webHidden/>
          </w:rPr>
          <w:fldChar w:fldCharType="separate"/>
        </w:r>
        <w:r>
          <w:rPr>
            <w:noProof/>
            <w:webHidden/>
          </w:rPr>
          <w:t>211</w:t>
        </w:r>
        <w:r>
          <w:rPr>
            <w:noProof/>
            <w:webHidden/>
          </w:rPr>
          <w:fldChar w:fldCharType="end"/>
        </w:r>
        <w:r w:rsidRPr="008A1B3B">
          <w:rPr>
            <w:rStyle w:val="Hyperlink"/>
            <w:noProof/>
          </w:rPr>
          <w:fldChar w:fldCharType="end"/>
        </w:r>
      </w:ins>
    </w:p>
    <w:p w14:paraId="16176CBF" w14:textId="5EC8070D" w:rsidR="00464782" w:rsidRDefault="00464782">
      <w:pPr>
        <w:pStyle w:val="TOC2"/>
        <w:rPr>
          <w:ins w:id="393" w:author="Kurt Elliason" w:date="2025-11-24T15:13:00Z" w16du:dateUtc="2025-11-24T21:13:00Z"/>
          <w:rFonts w:asciiTheme="minorHAnsi" w:eastAsiaTheme="minorEastAsia" w:hAnsiTheme="minorHAnsi" w:cstheme="minorBidi"/>
          <w:noProof/>
          <w:kern w:val="2"/>
          <w14:ligatures w14:val="standardContextual"/>
        </w:rPr>
      </w:pPr>
      <w:ins w:id="39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K.3 Endpoint Device Addressing</w:t>
        </w:r>
        <w:r>
          <w:rPr>
            <w:noProof/>
            <w:webHidden/>
          </w:rPr>
          <w:tab/>
        </w:r>
        <w:r>
          <w:rPr>
            <w:noProof/>
            <w:webHidden/>
          </w:rPr>
          <w:fldChar w:fldCharType="begin"/>
        </w:r>
        <w:r>
          <w:rPr>
            <w:noProof/>
            <w:webHidden/>
          </w:rPr>
          <w:instrText xml:space="preserve"> PAGEREF _Toc214889825 \h </w:instrText>
        </w:r>
        <w:r>
          <w:rPr>
            <w:noProof/>
            <w:webHidden/>
          </w:rPr>
        </w:r>
        <w:r>
          <w:rPr>
            <w:noProof/>
            <w:webHidden/>
          </w:rPr>
          <w:fldChar w:fldCharType="separate"/>
        </w:r>
        <w:r>
          <w:rPr>
            <w:noProof/>
            <w:webHidden/>
          </w:rPr>
          <w:t>211</w:t>
        </w:r>
        <w:r>
          <w:rPr>
            <w:noProof/>
            <w:webHidden/>
          </w:rPr>
          <w:fldChar w:fldCharType="end"/>
        </w:r>
        <w:r w:rsidRPr="008A1B3B">
          <w:rPr>
            <w:rStyle w:val="Hyperlink"/>
            <w:noProof/>
          </w:rPr>
          <w:fldChar w:fldCharType="end"/>
        </w:r>
      </w:ins>
    </w:p>
    <w:p w14:paraId="1BB39ED3" w14:textId="736A7C53" w:rsidR="00464782" w:rsidRDefault="00464782">
      <w:pPr>
        <w:pStyle w:val="TOC2"/>
        <w:rPr>
          <w:ins w:id="395" w:author="Kurt Elliason" w:date="2025-11-24T15:13:00Z" w16du:dateUtc="2025-11-24T21:13:00Z"/>
          <w:rFonts w:asciiTheme="minorHAnsi" w:eastAsiaTheme="minorEastAsia" w:hAnsiTheme="minorHAnsi" w:cstheme="minorBidi"/>
          <w:noProof/>
          <w:kern w:val="2"/>
          <w14:ligatures w14:val="standardContextual"/>
        </w:rPr>
      </w:pPr>
      <w:ins w:id="39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K.4 Polling Versus Push Responses</w:t>
        </w:r>
        <w:r>
          <w:rPr>
            <w:noProof/>
            <w:webHidden/>
          </w:rPr>
          <w:tab/>
        </w:r>
        <w:r>
          <w:rPr>
            <w:noProof/>
            <w:webHidden/>
          </w:rPr>
          <w:fldChar w:fldCharType="begin"/>
        </w:r>
        <w:r>
          <w:rPr>
            <w:noProof/>
            <w:webHidden/>
          </w:rPr>
          <w:instrText xml:space="preserve"> PAGEREF _Toc214889826 \h </w:instrText>
        </w:r>
        <w:r>
          <w:rPr>
            <w:noProof/>
            <w:webHidden/>
          </w:rPr>
        </w:r>
        <w:r>
          <w:rPr>
            <w:noProof/>
            <w:webHidden/>
          </w:rPr>
          <w:fldChar w:fldCharType="separate"/>
        </w:r>
        <w:r>
          <w:rPr>
            <w:noProof/>
            <w:webHidden/>
          </w:rPr>
          <w:t>211</w:t>
        </w:r>
        <w:r>
          <w:rPr>
            <w:noProof/>
            <w:webHidden/>
          </w:rPr>
          <w:fldChar w:fldCharType="end"/>
        </w:r>
        <w:r w:rsidRPr="008A1B3B">
          <w:rPr>
            <w:rStyle w:val="Hyperlink"/>
            <w:noProof/>
          </w:rPr>
          <w:fldChar w:fldCharType="end"/>
        </w:r>
      </w:ins>
    </w:p>
    <w:p w14:paraId="54E0CA69" w14:textId="7AD1B8C9" w:rsidR="00464782" w:rsidRDefault="00464782">
      <w:pPr>
        <w:pStyle w:val="TOC2"/>
        <w:rPr>
          <w:ins w:id="397" w:author="Kurt Elliason" w:date="2025-11-24T15:13:00Z" w16du:dateUtc="2025-11-24T21:13:00Z"/>
          <w:rFonts w:asciiTheme="minorHAnsi" w:eastAsiaTheme="minorEastAsia" w:hAnsiTheme="minorHAnsi" w:cstheme="minorBidi"/>
          <w:noProof/>
          <w:kern w:val="2"/>
          <w14:ligatures w14:val="standardContextual"/>
        </w:rPr>
      </w:pPr>
      <w:ins w:id="39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K.5 Constraints</w:t>
        </w:r>
        <w:r>
          <w:rPr>
            <w:noProof/>
            <w:webHidden/>
          </w:rPr>
          <w:tab/>
        </w:r>
        <w:r>
          <w:rPr>
            <w:noProof/>
            <w:webHidden/>
          </w:rPr>
          <w:fldChar w:fldCharType="begin"/>
        </w:r>
        <w:r>
          <w:rPr>
            <w:noProof/>
            <w:webHidden/>
          </w:rPr>
          <w:instrText xml:space="preserve"> PAGEREF _Toc214889827 \h </w:instrText>
        </w:r>
        <w:r>
          <w:rPr>
            <w:noProof/>
            <w:webHidden/>
          </w:rPr>
        </w:r>
        <w:r>
          <w:rPr>
            <w:noProof/>
            <w:webHidden/>
          </w:rPr>
          <w:fldChar w:fldCharType="separate"/>
        </w:r>
        <w:r>
          <w:rPr>
            <w:noProof/>
            <w:webHidden/>
          </w:rPr>
          <w:t>212</w:t>
        </w:r>
        <w:r>
          <w:rPr>
            <w:noProof/>
            <w:webHidden/>
          </w:rPr>
          <w:fldChar w:fldCharType="end"/>
        </w:r>
        <w:r w:rsidRPr="008A1B3B">
          <w:rPr>
            <w:rStyle w:val="Hyperlink"/>
            <w:noProof/>
          </w:rPr>
          <w:fldChar w:fldCharType="end"/>
        </w:r>
      </w:ins>
    </w:p>
    <w:p w14:paraId="4EC1FC1B" w14:textId="690997D6" w:rsidR="00464782" w:rsidRDefault="00464782">
      <w:pPr>
        <w:pStyle w:val="TOC2"/>
        <w:rPr>
          <w:ins w:id="399" w:author="Kurt Elliason" w:date="2025-11-24T15:13:00Z" w16du:dateUtc="2025-11-24T21:13:00Z"/>
          <w:rFonts w:asciiTheme="minorHAnsi" w:eastAsiaTheme="minorEastAsia" w:hAnsiTheme="minorHAnsi" w:cstheme="minorBidi"/>
          <w:noProof/>
          <w:kern w:val="2"/>
          <w14:ligatures w14:val="standardContextual"/>
        </w:rPr>
      </w:pPr>
      <w:ins w:id="40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K.6 Transactions</w:t>
        </w:r>
        <w:r>
          <w:rPr>
            <w:noProof/>
            <w:webHidden/>
          </w:rPr>
          <w:tab/>
        </w:r>
        <w:r>
          <w:rPr>
            <w:noProof/>
            <w:webHidden/>
          </w:rPr>
          <w:fldChar w:fldCharType="begin"/>
        </w:r>
        <w:r>
          <w:rPr>
            <w:noProof/>
            <w:webHidden/>
          </w:rPr>
          <w:instrText xml:space="preserve"> PAGEREF _Toc214889828 \h </w:instrText>
        </w:r>
        <w:r>
          <w:rPr>
            <w:noProof/>
            <w:webHidden/>
          </w:rPr>
        </w:r>
        <w:r>
          <w:rPr>
            <w:noProof/>
            <w:webHidden/>
          </w:rPr>
          <w:fldChar w:fldCharType="separate"/>
        </w:r>
        <w:r>
          <w:rPr>
            <w:noProof/>
            <w:webHidden/>
          </w:rPr>
          <w:t>212</w:t>
        </w:r>
        <w:r>
          <w:rPr>
            <w:noProof/>
            <w:webHidden/>
          </w:rPr>
          <w:fldChar w:fldCharType="end"/>
        </w:r>
        <w:r w:rsidRPr="008A1B3B">
          <w:rPr>
            <w:rStyle w:val="Hyperlink"/>
            <w:noProof/>
          </w:rPr>
          <w:fldChar w:fldCharType="end"/>
        </w:r>
      </w:ins>
    </w:p>
    <w:p w14:paraId="02F1691C" w14:textId="60D0F4D1" w:rsidR="00464782" w:rsidRDefault="00464782">
      <w:pPr>
        <w:pStyle w:val="TOC2"/>
        <w:rPr>
          <w:ins w:id="401" w:author="Kurt Elliason" w:date="2025-11-24T15:13:00Z" w16du:dateUtc="2025-11-24T21:13:00Z"/>
          <w:rFonts w:asciiTheme="minorHAnsi" w:eastAsiaTheme="minorEastAsia" w:hAnsiTheme="minorHAnsi" w:cstheme="minorBidi"/>
          <w:noProof/>
          <w:kern w:val="2"/>
          <w14:ligatures w14:val="standardContextual"/>
        </w:rPr>
      </w:pPr>
      <w:ins w:id="40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"_Toc214889829"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K.7 WCTP XML Element Common Data Items</w:t>
        </w:r>
        <w:r>
          <w:rPr>
            <w:noProof/>
            <w:webHidden/>
          </w:rPr>
          <w:tab/>
        </w:r>
        <w:r>
          <w:rPr>
            <w:noProof/>
            <w:webHidden/>
          </w:rPr>
          <w:fldChar w:fldCharType="begin"/>
        </w:r>
        <w:r>
          <w:rPr>
            <w:noProof/>
            <w:webHidden/>
          </w:rPr>
          <w:instrText xml:space="preserve"> PAGEREF _Toc214889829 \h </w:instrText>
        </w:r>
        <w:r>
          <w:rPr>
            <w:noProof/>
            <w:webHidden/>
          </w:rPr>
        </w:r>
        <w:r>
          <w:rPr>
            <w:noProof/>
            <w:webHidden/>
          </w:rPr>
          <w:fldChar w:fldCharType="separate"/>
        </w:r>
        <w:r>
          <w:rPr>
            <w:noProof/>
            <w:webHidden/>
          </w:rPr>
          <w:t>213</w:t>
        </w:r>
        <w:r>
          <w:rPr>
            <w:noProof/>
            <w:webHidden/>
          </w:rPr>
          <w:fldChar w:fldCharType="end"/>
        </w:r>
        <w:r w:rsidRPr="008A1B3B">
          <w:rPr>
            <w:rStyle w:val="Hyperlink"/>
            <w:noProof/>
          </w:rPr>
          <w:fldChar w:fldCharType="end"/>
        </w:r>
      </w:ins>
    </w:p>
    <w:p w14:paraId="025A0DB9" w14:textId="60AB1742" w:rsidR="00464782" w:rsidRDefault="00464782">
      <w:pPr>
        <w:pStyle w:val="TOC2"/>
        <w:rPr>
          <w:ins w:id="403" w:author="Kurt Elliason" w:date="2025-11-24T15:13:00Z" w16du:dateUtc="2025-11-24T21:13:00Z"/>
          <w:rFonts w:asciiTheme="minorHAnsi" w:eastAsiaTheme="minorEastAsia" w:hAnsiTheme="minorHAnsi" w:cstheme="minorBidi"/>
          <w:noProof/>
          <w:kern w:val="2"/>
          <w14:ligatures w14:val="standardContextual"/>
        </w:rPr>
      </w:pPr>
      <w:ins w:id="40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 WCTP client–server messages and responses</w:t>
        </w:r>
        <w:r>
          <w:rPr>
            <w:noProof/>
            <w:webHidden/>
          </w:rPr>
          <w:tab/>
        </w:r>
        <w:r>
          <w:rPr>
            <w:noProof/>
            <w:webHidden/>
          </w:rPr>
          <w:fldChar w:fldCharType="begin"/>
        </w:r>
        <w:r>
          <w:rPr>
            <w:noProof/>
            <w:webHidden/>
          </w:rPr>
          <w:instrText xml:space="preserve"> PAGEREF _Toc214889830 \h </w:instrText>
        </w:r>
        <w:r>
          <w:rPr>
            <w:noProof/>
            <w:webHidden/>
          </w:rPr>
        </w:r>
        <w:r>
          <w:rPr>
            <w:noProof/>
            <w:webHidden/>
          </w:rPr>
          <w:fldChar w:fldCharType="separate"/>
        </w:r>
        <w:r>
          <w:rPr>
            <w:noProof/>
            <w:webHidden/>
          </w:rPr>
          <w:t>218</w:t>
        </w:r>
        <w:r>
          <w:rPr>
            <w:noProof/>
            <w:webHidden/>
          </w:rPr>
          <w:fldChar w:fldCharType="end"/>
        </w:r>
        <w:r w:rsidRPr="008A1B3B">
          <w:rPr>
            <w:rStyle w:val="Hyperlink"/>
            <w:noProof/>
          </w:rPr>
          <w:fldChar w:fldCharType="end"/>
        </w:r>
      </w:ins>
    </w:p>
    <w:p w14:paraId="53CD2EAD" w14:textId="31628062" w:rsidR="00464782" w:rsidRDefault="00464782">
      <w:pPr>
        <w:pStyle w:val="TOC3"/>
        <w:rPr>
          <w:ins w:id="405" w:author="Kurt Elliason" w:date="2025-11-24T15:13:00Z" w16du:dateUtc="2025-11-24T21:13:00Z"/>
          <w:rFonts w:asciiTheme="minorHAnsi" w:eastAsiaTheme="minorEastAsia" w:hAnsiTheme="minorHAnsi" w:cstheme="minorBidi"/>
          <w:noProof/>
          <w:kern w:val="2"/>
          <w14:ligatures w14:val="standardContextual"/>
        </w:rPr>
      </w:pPr>
      <w:ins w:id="40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 Administrative – wctp-VersionQuery</w:t>
        </w:r>
        <w:r>
          <w:rPr>
            <w:noProof/>
            <w:webHidden/>
          </w:rPr>
          <w:tab/>
        </w:r>
        <w:r>
          <w:rPr>
            <w:noProof/>
            <w:webHidden/>
          </w:rPr>
          <w:fldChar w:fldCharType="begin"/>
        </w:r>
        <w:r>
          <w:rPr>
            <w:noProof/>
            <w:webHidden/>
          </w:rPr>
          <w:instrText xml:space="preserve"> PAGEREF _Toc214889831 \h </w:instrText>
        </w:r>
        <w:r>
          <w:rPr>
            <w:noProof/>
            <w:webHidden/>
          </w:rPr>
        </w:r>
        <w:r>
          <w:rPr>
            <w:noProof/>
            <w:webHidden/>
          </w:rPr>
          <w:fldChar w:fldCharType="separate"/>
        </w:r>
        <w:r>
          <w:rPr>
            <w:noProof/>
            <w:webHidden/>
          </w:rPr>
          <w:t>219</w:t>
        </w:r>
        <w:r>
          <w:rPr>
            <w:noProof/>
            <w:webHidden/>
          </w:rPr>
          <w:fldChar w:fldCharType="end"/>
        </w:r>
        <w:r w:rsidRPr="008A1B3B">
          <w:rPr>
            <w:rStyle w:val="Hyperlink"/>
            <w:noProof/>
          </w:rPr>
          <w:fldChar w:fldCharType="end"/>
        </w:r>
      </w:ins>
    </w:p>
    <w:p w14:paraId="018483BB" w14:textId="0914682F" w:rsidR="00464782" w:rsidRDefault="00464782">
      <w:pPr>
        <w:pStyle w:val="TOC3"/>
        <w:rPr>
          <w:ins w:id="407" w:author="Kurt Elliason" w:date="2025-11-24T15:13:00Z" w16du:dateUtc="2025-11-24T21:13:00Z"/>
          <w:rFonts w:asciiTheme="minorHAnsi" w:eastAsiaTheme="minorEastAsia" w:hAnsiTheme="minorHAnsi" w:cstheme="minorBidi"/>
          <w:noProof/>
          <w:kern w:val="2"/>
          <w14:ligatures w14:val="standardContextual"/>
        </w:rPr>
      </w:pPr>
      <w:ins w:id="40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K.8.2 Administrative – wctp-VersionResponse</w:t>
        </w:r>
        <w:r>
          <w:rPr>
            <w:noProof/>
            <w:webHidden/>
          </w:rPr>
          <w:tab/>
        </w:r>
        <w:r>
          <w:rPr>
            <w:noProof/>
            <w:webHidden/>
          </w:rPr>
          <w:fldChar w:fldCharType="begin"/>
        </w:r>
        <w:r>
          <w:rPr>
            <w:noProof/>
            <w:webHidden/>
          </w:rPr>
          <w:instrText xml:space="preserve"> PAGEREF _Toc214889832 \h </w:instrText>
        </w:r>
        <w:r>
          <w:rPr>
            <w:noProof/>
            <w:webHidden/>
          </w:rPr>
        </w:r>
        <w:r>
          <w:rPr>
            <w:noProof/>
            <w:webHidden/>
          </w:rPr>
          <w:fldChar w:fldCharType="separate"/>
        </w:r>
        <w:r>
          <w:rPr>
            <w:noProof/>
            <w:webHidden/>
          </w:rPr>
          <w:t>219</w:t>
        </w:r>
        <w:r>
          <w:rPr>
            <w:noProof/>
            <w:webHidden/>
          </w:rPr>
          <w:fldChar w:fldCharType="end"/>
        </w:r>
        <w:r w:rsidRPr="008A1B3B">
          <w:rPr>
            <w:rStyle w:val="Hyperlink"/>
            <w:noProof/>
          </w:rPr>
          <w:fldChar w:fldCharType="end"/>
        </w:r>
      </w:ins>
    </w:p>
    <w:p w14:paraId="53BE4372" w14:textId="297ABEF5" w:rsidR="00464782" w:rsidRDefault="00464782">
      <w:pPr>
        <w:pStyle w:val="TOC3"/>
        <w:rPr>
          <w:ins w:id="409" w:author="Kurt Elliason" w:date="2025-11-24T15:13:00Z" w16du:dateUtc="2025-11-24T21:13:00Z"/>
          <w:rFonts w:asciiTheme="minorHAnsi" w:eastAsiaTheme="minorEastAsia" w:hAnsiTheme="minorHAnsi" w:cstheme="minorBidi"/>
          <w:noProof/>
          <w:kern w:val="2"/>
          <w14:ligatures w14:val="standardContextual"/>
        </w:rPr>
      </w:pPr>
      <w:ins w:id="41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K.8.3 Administrative – wctp-VersionResponse</w:t>
        </w:r>
        <w:r>
          <w:rPr>
            <w:noProof/>
            <w:webHidden/>
          </w:rPr>
          <w:tab/>
        </w:r>
        <w:r>
          <w:rPr>
            <w:noProof/>
            <w:webHidden/>
          </w:rPr>
          <w:fldChar w:fldCharType="begin"/>
        </w:r>
        <w:r>
          <w:rPr>
            <w:noProof/>
            <w:webHidden/>
          </w:rPr>
          <w:instrText xml:space="preserve"> PAGEREF _Toc214889833 \h </w:instrText>
        </w:r>
        <w:r>
          <w:rPr>
            <w:noProof/>
            <w:webHidden/>
          </w:rPr>
        </w:r>
        <w:r>
          <w:rPr>
            <w:noProof/>
            <w:webHidden/>
          </w:rPr>
          <w:fldChar w:fldCharType="separate"/>
        </w:r>
        <w:r>
          <w:rPr>
            <w:noProof/>
            <w:webHidden/>
          </w:rPr>
          <w:t>219</w:t>
        </w:r>
        <w:r>
          <w:rPr>
            <w:noProof/>
            <w:webHidden/>
          </w:rPr>
          <w:fldChar w:fldCharType="end"/>
        </w:r>
        <w:r w:rsidRPr="008A1B3B">
          <w:rPr>
            <w:rStyle w:val="Hyperlink"/>
            <w:noProof/>
          </w:rPr>
          <w:fldChar w:fldCharType="end"/>
        </w:r>
      </w:ins>
    </w:p>
    <w:p w14:paraId="452E5431" w14:textId="45A19744" w:rsidR="00464782" w:rsidRDefault="00464782">
      <w:pPr>
        <w:pStyle w:val="TOC3"/>
        <w:rPr>
          <w:ins w:id="411" w:author="Kurt Elliason" w:date="2025-11-24T15:13:00Z" w16du:dateUtc="2025-11-24T21:13:00Z"/>
          <w:rFonts w:asciiTheme="minorHAnsi" w:eastAsiaTheme="minorEastAsia" w:hAnsiTheme="minorHAnsi" w:cstheme="minorBidi"/>
          <w:noProof/>
          <w:kern w:val="2"/>
          <w14:ligatures w14:val="standardContextual"/>
        </w:rPr>
      </w:pPr>
      <w:ins w:id="41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K.8.4 IHE PCD-06  – wctp-SubmitRequest – no MCR</w:t>
        </w:r>
        <w:r>
          <w:rPr>
            <w:noProof/>
            <w:webHidden/>
          </w:rPr>
          <w:tab/>
        </w:r>
        <w:r>
          <w:rPr>
            <w:noProof/>
            <w:webHidden/>
          </w:rPr>
          <w:fldChar w:fldCharType="begin"/>
        </w:r>
        <w:r>
          <w:rPr>
            <w:noProof/>
            <w:webHidden/>
          </w:rPr>
          <w:instrText xml:space="preserve"> PAGEREF _Toc214889834 \h </w:instrText>
        </w:r>
        <w:r>
          <w:rPr>
            <w:noProof/>
            <w:webHidden/>
          </w:rPr>
        </w:r>
        <w:r>
          <w:rPr>
            <w:noProof/>
            <w:webHidden/>
          </w:rPr>
          <w:fldChar w:fldCharType="separate"/>
        </w:r>
        <w:r>
          <w:rPr>
            <w:noProof/>
            <w:webHidden/>
          </w:rPr>
          <w:t>220</w:t>
        </w:r>
        <w:r>
          <w:rPr>
            <w:noProof/>
            <w:webHidden/>
          </w:rPr>
          <w:fldChar w:fldCharType="end"/>
        </w:r>
        <w:r w:rsidRPr="008A1B3B">
          <w:rPr>
            <w:rStyle w:val="Hyperlink"/>
            <w:noProof/>
          </w:rPr>
          <w:fldChar w:fldCharType="end"/>
        </w:r>
      </w:ins>
    </w:p>
    <w:p w14:paraId="1D60B0B2" w14:textId="00314D58" w:rsidR="00464782" w:rsidRDefault="00464782">
      <w:pPr>
        <w:pStyle w:val="TOC3"/>
        <w:rPr>
          <w:ins w:id="413" w:author="Kurt Elliason" w:date="2025-11-24T15:13:00Z" w16du:dateUtc="2025-11-24T21:13:00Z"/>
          <w:rFonts w:asciiTheme="minorHAnsi" w:eastAsiaTheme="minorEastAsia" w:hAnsiTheme="minorHAnsi" w:cstheme="minorBidi"/>
          <w:noProof/>
          <w:kern w:val="2"/>
          <w14:ligatures w14:val="standardContextual"/>
        </w:rPr>
      </w:pPr>
      <w:ins w:id="414" w:author="Kurt Elliason" w:date="2025-11-24T15:13:00Z" w16du:dateUtc="2025-11-24T21:13:00Z">
        <w:r w:rsidRPr="008A1B3B">
          <w:rPr>
            <w:rStyle w:val="Hyperlink"/>
            <w:noProof/>
          </w:rPr>
          <w:lastRenderedPageBreak/>
          <w:fldChar w:fldCharType="begin"/>
        </w:r>
        <w:r w:rsidRPr="008A1B3B">
          <w:rPr>
            <w:rStyle w:val="Hyperlink"/>
            <w:noProof/>
          </w:rPr>
          <w:instrText xml:space="preserve"> </w:instrText>
        </w:r>
        <w:r>
          <w:rPr>
            <w:noProof/>
          </w:rPr>
          <w:instrText>HYPERLINK \l "_Toc214889835"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K.8.5 IHE PCD-06  – wctp-SubmitRequest – Unpaired MCR</w:t>
        </w:r>
        <w:r>
          <w:rPr>
            <w:noProof/>
            <w:webHidden/>
          </w:rPr>
          <w:tab/>
        </w:r>
        <w:r>
          <w:rPr>
            <w:noProof/>
            <w:webHidden/>
          </w:rPr>
          <w:fldChar w:fldCharType="begin"/>
        </w:r>
        <w:r>
          <w:rPr>
            <w:noProof/>
            <w:webHidden/>
          </w:rPr>
          <w:instrText xml:space="preserve"> PAGEREF _Toc214889835 \h </w:instrText>
        </w:r>
        <w:r>
          <w:rPr>
            <w:noProof/>
            <w:webHidden/>
          </w:rPr>
        </w:r>
        <w:r>
          <w:rPr>
            <w:noProof/>
            <w:webHidden/>
          </w:rPr>
          <w:fldChar w:fldCharType="separate"/>
        </w:r>
        <w:r>
          <w:rPr>
            <w:noProof/>
            <w:webHidden/>
          </w:rPr>
          <w:t>220</w:t>
        </w:r>
        <w:r>
          <w:rPr>
            <w:noProof/>
            <w:webHidden/>
          </w:rPr>
          <w:fldChar w:fldCharType="end"/>
        </w:r>
        <w:r w:rsidRPr="008A1B3B">
          <w:rPr>
            <w:rStyle w:val="Hyperlink"/>
            <w:noProof/>
          </w:rPr>
          <w:fldChar w:fldCharType="end"/>
        </w:r>
      </w:ins>
    </w:p>
    <w:p w14:paraId="21676ECA" w14:textId="49C31EBA" w:rsidR="00464782" w:rsidRDefault="00464782">
      <w:pPr>
        <w:pStyle w:val="TOC3"/>
        <w:rPr>
          <w:ins w:id="415" w:author="Kurt Elliason" w:date="2025-11-24T15:13:00Z" w16du:dateUtc="2025-11-24T21:13:00Z"/>
          <w:rFonts w:asciiTheme="minorHAnsi" w:eastAsiaTheme="minorEastAsia" w:hAnsiTheme="minorHAnsi" w:cstheme="minorBidi"/>
          <w:noProof/>
          <w:kern w:val="2"/>
          <w14:ligatures w14:val="standardContextual"/>
        </w:rPr>
      </w:pPr>
      <w:ins w:id="41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K.8.6 IHE PCD-06 – wctp-SubmitRequest – Paired MCR</w:t>
        </w:r>
        <w:r>
          <w:rPr>
            <w:noProof/>
            <w:webHidden/>
          </w:rPr>
          <w:tab/>
        </w:r>
        <w:r>
          <w:rPr>
            <w:noProof/>
            <w:webHidden/>
          </w:rPr>
          <w:fldChar w:fldCharType="begin"/>
        </w:r>
        <w:r>
          <w:rPr>
            <w:noProof/>
            <w:webHidden/>
          </w:rPr>
          <w:instrText xml:space="preserve"> PAGEREF _Toc214889836 \h </w:instrText>
        </w:r>
        <w:r>
          <w:rPr>
            <w:noProof/>
            <w:webHidden/>
          </w:rPr>
        </w:r>
        <w:r>
          <w:rPr>
            <w:noProof/>
            <w:webHidden/>
          </w:rPr>
          <w:fldChar w:fldCharType="separate"/>
        </w:r>
        <w:r>
          <w:rPr>
            <w:noProof/>
            <w:webHidden/>
          </w:rPr>
          <w:t>221</w:t>
        </w:r>
        <w:r>
          <w:rPr>
            <w:noProof/>
            <w:webHidden/>
          </w:rPr>
          <w:fldChar w:fldCharType="end"/>
        </w:r>
        <w:r w:rsidRPr="008A1B3B">
          <w:rPr>
            <w:rStyle w:val="Hyperlink"/>
            <w:noProof/>
          </w:rPr>
          <w:fldChar w:fldCharType="end"/>
        </w:r>
      </w:ins>
    </w:p>
    <w:p w14:paraId="1811F1DC" w14:textId="5DE44EBF" w:rsidR="00464782" w:rsidRDefault="00464782">
      <w:pPr>
        <w:pStyle w:val="TOC3"/>
        <w:rPr>
          <w:ins w:id="417" w:author="Kurt Elliason" w:date="2025-11-24T15:13:00Z" w16du:dateUtc="2025-11-24T21:13:00Z"/>
          <w:rFonts w:asciiTheme="minorHAnsi" w:eastAsiaTheme="minorEastAsia" w:hAnsiTheme="minorHAnsi" w:cstheme="minorBidi"/>
          <w:noProof/>
          <w:kern w:val="2"/>
          <w14:ligatures w14:val="standardContextual"/>
        </w:rPr>
      </w:pPr>
      <w:ins w:id="41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K.8.7 IHE PCD-06 – wctp-SubmitRequest – Call Back Phone Number</w:t>
        </w:r>
        <w:r>
          <w:rPr>
            <w:noProof/>
            <w:webHidden/>
          </w:rPr>
          <w:tab/>
        </w:r>
        <w:r>
          <w:rPr>
            <w:noProof/>
            <w:webHidden/>
          </w:rPr>
          <w:fldChar w:fldCharType="begin"/>
        </w:r>
        <w:r>
          <w:rPr>
            <w:noProof/>
            <w:webHidden/>
          </w:rPr>
          <w:instrText xml:space="preserve"> PAGEREF _Toc214889837 \h </w:instrText>
        </w:r>
        <w:r>
          <w:rPr>
            <w:noProof/>
            <w:webHidden/>
          </w:rPr>
        </w:r>
        <w:r>
          <w:rPr>
            <w:noProof/>
            <w:webHidden/>
          </w:rPr>
          <w:fldChar w:fldCharType="separate"/>
        </w:r>
        <w:r>
          <w:rPr>
            <w:noProof/>
            <w:webHidden/>
          </w:rPr>
          <w:t>222</w:t>
        </w:r>
        <w:r>
          <w:rPr>
            <w:noProof/>
            <w:webHidden/>
          </w:rPr>
          <w:fldChar w:fldCharType="end"/>
        </w:r>
        <w:r w:rsidRPr="008A1B3B">
          <w:rPr>
            <w:rStyle w:val="Hyperlink"/>
            <w:noProof/>
          </w:rPr>
          <w:fldChar w:fldCharType="end"/>
        </w:r>
      </w:ins>
    </w:p>
    <w:p w14:paraId="03783A6D" w14:textId="1A8063E6" w:rsidR="00464782" w:rsidRDefault="00464782">
      <w:pPr>
        <w:pStyle w:val="TOC3"/>
        <w:rPr>
          <w:ins w:id="419" w:author="Kurt Elliason" w:date="2025-11-24T15:13:00Z" w16du:dateUtc="2025-11-24T21:13:00Z"/>
          <w:rFonts w:asciiTheme="minorHAnsi" w:eastAsiaTheme="minorEastAsia" w:hAnsiTheme="minorHAnsi" w:cstheme="minorBidi"/>
          <w:noProof/>
          <w:kern w:val="2"/>
          <w14:ligatures w14:val="standardContextual"/>
        </w:rPr>
      </w:pPr>
      <w:ins w:id="42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K.8.8 IHE PCD-07 – Synchronous response to wctp-SubmitRequest – Received by communications status update</w:t>
        </w:r>
        <w:r>
          <w:rPr>
            <w:noProof/>
            <w:webHidden/>
          </w:rPr>
          <w:tab/>
        </w:r>
        <w:r>
          <w:rPr>
            <w:noProof/>
            <w:webHidden/>
          </w:rPr>
          <w:fldChar w:fldCharType="begin"/>
        </w:r>
        <w:r>
          <w:rPr>
            <w:noProof/>
            <w:webHidden/>
          </w:rPr>
          <w:instrText xml:space="preserve"> PAGEREF _Toc214889838 \h </w:instrText>
        </w:r>
        <w:r>
          <w:rPr>
            <w:noProof/>
            <w:webHidden/>
          </w:rPr>
        </w:r>
        <w:r>
          <w:rPr>
            <w:noProof/>
            <w:webHidden/>
          </w:rPr>
          <w:fldChar w:fldCharType="separate"/>
        </w:r>
        <w:r>
          <w:rPr>
            <w:noProof/>
            <w:webHidden/>
          </w:rPr>
          <w:t>223</w:t>
        </w:r>
        <w:r>
          <w:rPr>
            <w:noProof/>
            <w:webHidden/>
          </w:rPr>
          <w:fldChar w:fldCharType="end"/>
        </w:r>
        <w:r w:rsidRPr="008A1B3B">
          <w:rPr>
            <w:rStyle w:val="Hyperlink"/>
            <w:noProof/>
          </w:rPr>
          <w:fldChar w:fldCharType="end"/>
        </w:r>
      </w:ins>
    </w:p>
    <w:p w14:paraId="36660F3C" w14:textId="7168D3B6" w:rsidR="00464782" w:rsidRDefault="00464782">
      <w:pPr>
        <w:pStyle w:val="TOC3"/>
        <w:rPr>
          <w:ins w:id="421" w:author="Kurt Elliason" w:date="2025-11-24T15:13:00Z" w16du:dateUtc="2025-11-24T21:13:00Z"/>
          <w:rFonts w:asciiTheme="minorHAnsi" w:eastAsiaTheme="minorEastAsia" w:hAnsiTheme="minorHAnsi" w:cstheme="minorBidi"/>
          <w:noProof/>
          <w:kern w:val="2"/>
          <w14:ligatures w14:val="standardContextual"/>
        </w:rPr>
      </w:pPr>
      <w:ins w:id="42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"_Toc214889839"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K.8.9 wctp-PollForMessages – general poll (for Pre-Connectathon/Virtual Connectathon testing)</w:t>
        </w:r>
        <w:r>
          <w:rPr>
            <w:noProof/>
            <w:webHidden/>
          </w:rPr>
          <w:tab/>
        </w:r>
        <w:r>
          <w:rPr>
            <w:noProof/>
            <w:webHidden/>
          </w:rPr>
          <w:fldChar w:fldCharType="begin"/>
        </w:r>
        <w:r>
          <w:rPr>
            <w:noProof/>
            <w:webHidden/>
          </w:rPr>
          <w:instrText xml:space="preserve"> PAGEREF _Toc214889839 \h </w:instrText>
        </w:r>
        <w:r>
          <w:rPr>
            <w:noProof/>
            <w:webHidden/>
          </w:rPr>
        </w:r>
        <w:r>
          <w:rPr>
            <w:noProof/>
            <w:webHidden/>
          </w:rPr>
          <w:fldChar w:fldCharType="separate"/>
        </w:r>
        <w:r>
          <w:rPr>
            <w:noProof/>
            <w:webHidden/>
          </w:rPr>
          <w:t>224</w:t>
        </w:r>
        <w:r>
          <w:rPr>
            <w:noProof/>
            <w:webHidden/>
          </w:rPr>
          <w:fldChar w:fldCharType="end"/>
        </w:r>
        <w:r w:rsidRPr="008A1B3B">
          <w:rPr>
            <w:rStyle w:val="Hyperlink"/>
            <w:noProof/>
          </w:rPr>
          <w:fldChar w:fldCharType="end"/>
        </w:r>
      </w:ins>
    </w:p>
    <w:p w14:paraId="04634E03" w14:textId="4EFF76DD" w:rsidR="00464782" w:rsidRDefault="00464782">
      <w:pPr>
        <w:pStyle w:val="TOC3"/>
        <w:rPr>
          <w:ins w:id="423" w:author="Kurt Elliason" w:date="2025-11-24T15:13:00Z" w16du:dateUtc="2025-11-24T21:13:00Z"/>
          <w:rFonts w:asciiTheme="minorHAnsi" w:eastAsiaTheme="minorEastAsia" w:hAnsiTheme="minorHAnsi" w:cstheme="minorBidi"/>
          <w:noProof/>
          <w:kern w:val="2"/>
          <w14:ligatures w14:val="standardContextual"/>
        </w:rPr>
      </w:pPr>
      <w:ins w:id="42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K.8.10 wctp-PollResponse – general poll (for Pre-Connectathon/Virtual Connectathon testing)</w:t>
        </w:r>
        <w:r>
          <w:rPr>
            <w:noProof/>
            <w:webHidden/>
          </w:rPr>
          <w:tab/>
        </w:r>
        <w:r>
          <w:rPr>
            <w:noProof/>
            <w:webHidden/>
          </w:rPr>
          <w:fldChar w:fldCharType="begin"/>
        </w:r>
        <w:r>
          <w:rPr>
            <w:noProof/>
            <w:webHidden/>
          </w:rPr>
          <w:instrText xml:space="preserve"> PAGEREF _Toc214889840 \h </w:instrText>
        </w:r>
        <w:r>
          <w:rPr>
            <w:noProof/>
            <w:webHidden/>
          </w:rPr>
        </w:r>
        <w:r>
          <w:rPr>
            <w:noProof/>
            <w:webHidden/>
          </w:rPr>
          <w:fldChar w:fldCharType="separate"/>
        </w:r>
        <w:r>
          <w:rPr>
            <w:noProof/>
            <w:webHidden/>
          </w:rPr>
          <w:t>224</w:t>
        </w:r>
        <w:r>
          <w:rPr>
            <w:noProof/>
            <w:webHidden/>
          </w:rPr>
          <w:fldChar w:fldCharType="end"/>
        </w:r>
        <w:r w:rsidRPr="008A1B3B">
          <w:rPr>
            <w:rStyle w:val="Hyperlink"/>
            <w:noProof/>
          </w:rPr>
          <w:fldChar w:fldCharType="end"/>
        </w:r>
      </w:ins>
    </w:p>
    <w:p w14:paraId="70B47B10" w14:textId="78DEB470" w:rsidR="00464782" w:rsidRDefault="00464782">
      <w:pPr>
        <w:pStyle w:val="TOC3"/>
        <w:rPr>
          <w:ins w:id="425" w:author="Kurt Elliason" w:date="2025-11-24T15:13:00Z" w16du:dateUtc="2025-11-24T21:13:00Z"/>
          <w:rFonts w:asciiTheme="minorHAnsi" w:eastAsiaTheme="minorEastAsia" w:hAnsiTheme="minorHAnsi" w:cstheme="minorBidi"/>
          <w:noProof/>
          <w:kern w:val="2"/>
          <w14:ligatures w14:val="standardContextual"/>
        </w:rPr>
      </w:pPr>
      <w:ins w:id="42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K.8.11 wctp-PollResponse message status update (for Pre-Connectathon/Virtual Connectathon testing)</w:t>
        </w:r>
        <w:r>
          <w:rPr>
            <w:noProof/>
            <w:webHidden/>
          </w:rPr>
          <w:tab/>
        </w:r>
        <w:r>
          <w:rPr>
            <w:noProof/>
            <w:webHidden/>
          </w:rPr>
          <w:fldChar w:fldCharType="begin"/>
        </w:r>
        <w:r>
          <w:rPr>
            <w:noProof/>
            <w:webHidden/>
          </w:rPr>
          <w:instrText xml:space="preserve"> PAGEREF _Toc214889841 \h </w:instrText>
        </w:r>
        <w:r>
          <w:rPr>
            <w:noProof/>
            <w:webHidden/>
          </w:rPr>
        </w:r>
        <w:r>
          <w:rPr>
            <w:noProof/>
            <w:webHidden/>
          </w:rPr>
          <w:fldChar w:fldCharType="separate"/>
        </w:r>
        <w:r>
          <w:rPr>
            <w:noProof/>
            <w:webHidden/>
          </w:rPr>
          <w:t>225</w:t>
        </w:r>
        <w:r>
          <w:rPr>
            <w:noProof/>
            <w:webHidden/>
          </w:rPr>
          <w:fldChar w:fldCharType="end"/>
        </w:r>
        <w:r w:rsidRPr="008A1B3B">
          <w:rPr>
            <w:rStyle w:val="Hyperlink"/>
            <w:noProof/>
          </w:rPr>
          <w:fldChar w:fldCharType="end"/>
        </w:r>
      </w:ins>
    </w:p>
    <w:p w14:paraId="56E21AEF" w14:textId="00220520" w:rsidR="00464782" w:rsidRDefault="00464782">
      <w:pPr>
        <w:pStyle w:val="TOC3"/>
        <w:rPr>
          <w:ins w:id="427" w:author="Kurt Elliason" w:date="2025-11-24T15:13:00Z" w16du:dateUtc="2025-11-24T21:13:00Z"/>
          <w:rFonts w:asciiTheme="minorHAnsi" w:eastAsiaTheme="minorEastAsia" w:hAnsiTheme="minorHAnsi" w:cstheme="minorBidi"/>
          <w:noProof/>
          <w:kern w:val="2"/>
          <w14:ligatures w14:val="standardContextual"/>
        </w:rPr>
      </w:pPr>
      <w:ins w:id="42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K.8.12 wctp-PollResponse message status update acknowledgement (for Pre-Connectathon/Virtual Connectathon testing)</w:t>
        </w:r>
        <w:r>
          <w:rPr>
            <w:noProof/>
            <w:webHidden/>
          </w:rPr>
          <w:tab/>
        </w:r>
        <w:r>
          <w:rPr>
            <w:noProof/>
            <w:webHidden/>
          </w:rPr>
          <w:fldChar w:fldCharType="begin"/>
        </w:r>
        <w:r>
          <w:rPr>
            <w:noProof/>
            <w:webHidden/>
          </w:rPr>
          <w:instrText xml:space="preserve"> PAGEREF _Toc214889842 \h </w:instrText>
        </w:r>
        <w:r>
          <w:rPr>
            <w:noProof/>
            <w:webHidden/>
          </w:rPr>
        </w:r>
        <w:r>
          <w:rPr>
            <w:noProof/>
            <w:webHidden/>
          </w:rPr>
          <w:fldChar w:fldCharType="separate"/>
        </w:r>
        <w:r>
          <w:rPr>
            <w:noProof/>
            <w:webHidden/>
          </w:rPr>
          <w:t>225</w:t>
        </w:r>
        <w:r>
          <w:rPr>
            <w:noProof/>
            <w:webHidden/>
          </w:rPr>
          <w:fldChar w:fldCharType="end"/>
        </w:r>
        <w:r w:rsidRPr="008A1B3B">
          <w:rPr>
            <w:rStyle w:val="Hyperlink"/>
            <w:noProof/>
          </w:rPr>
          <w:fldChar w:fldCharType="end"/>
        </w:r>
      </w:ins>
    </w:p>
    <w:p w14:paraId="3B30220F" w14:textId="7D6D5E73" w:rsidR="00464782" w:rsidRDefault="00464782">
      <w:pPr>
        <w:pStyle w:val="TOC3"/>
        <w:rPr>
          <w:ins w:id="429" w:author="Kurt Elliason" w:date="2025-11-24T15:13:00Z" w16du:dateUtc="2025-11-24T21:13:00Z"/>
          <w:rFonts w:asciiTheme="minorHAnsi" w:eastAsiaTheme="minorEastAsia" w:hAnsiTheme="minorHAnsi" w:cstheme="minorBidi"/>
          <w:noProof/>
          <w:kern w:val="2"/>
          <w14:ligatures w14:val="standardContextual"/>
        </w:rPr>
      </w:pPr>
      <w:ins w:id="43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K.8.13 wctp-PollResponse (message reply, not in response to an MCR based wctp-SubmitRequest) (for Pre-Connectathon/Virtual Connectathon testing)</w:t>
        </w:r>
        <w:r>
          <w:rPr>
            <w:noProof/>
            <w:webHidden/>
          </w:rPr>
          <w:tab/>
        </w:r>
        <w:r>
          <w:rPr>
            <w:noProof/>
            <w:webHidden/>
          </w:rPr>
          <w:fldChar w:fldCharType="begin"/>
        </w:r>
        <w:r>
          <w:rPr>
            <w:noProof/>
            <w:webHidden/>
          </w:rPr>
          <w:instrText xml:space="preserve"> PAGEREF _Toc214889843 \h </w:instrText>
        </w:r>
        <w:r>
          <w:rPr>
            <w:noProof/>
            <w:webHidden/>
          </w:rPr>
        </w:r>
        <w:r>
          <w:rPr>
            <w:noProof/>
            <w:webHidden/>
          </w:rPr>
          <w:fldChar w:fldCharType="separate"/>
        </w:r>
        <w:r>
          <w:rPr>
            <w:noProof/>
            <w:webHidden/>
          </w:rPr>
          <w:t>225</w:t>
        </w:r>
        <w:r>
          <w:rPr>
            <w:noProof/>
            <w:webHidden/>
          </w:rPr>
          <w:fldChar w:fldCharType="end"/>
        </w:r>
        <w:r w:rsidRPr="008A1B3B">
          <w:rPr>
            <w:rStyle w:val="Hyperlink"/>
            <w:noProof/>
          </w:rPr>
          <w:fldChar w:fldCharType="end"/>
        </w:r>
      </w:ins>
    </w:p>
    <w:p w14:paraId="40976E1E" w14:textId="4E2900DD" w:rsidR="00464782" w:rsidRDefault="00464782">
      <w:pPr>
        <w:pStyle w:val="TOC3"/>
        <w:rPr>
          <w:ins w:id="431" w:author="Kurt Elliason" w:date="2025-11-24T15:13:00Z" w16du:dateUtc="2025-11-24T21:13:00Z"/>
          <w:rFonts w:asciiTheme="minorHAnsi" w:eastAsiaTheme="minorEastAsia" w:hAnsiTheme="minorHAnsi" w:cstheme="minorBidi"/>
          <w:noProof/>
          <w:kern w:val="2"/>
          <w14:ligatures w14:val="standardContextual"/>
        </w:rPr>
      </w:pPr>
      <w:ins w:id="43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K.8.14 IHE PCD-07 asynchronous status update (DELIVERED - delivery confirmation)</w:t>
        </w:r>
        <w:r>
          <w:rPr>
            <w:noProof/>
            <w:webHidden/>
          </w:rPr>
          <w:tab/>
        </w:r>
        <w:r>
          <w:rPr>
            <w:noProof/>
            <w:webHidden/>
          </w:rPr>
          <w:fldChar w:fldCharType="begin"/>
        </w:r>
        <w:r>
          <w:rPr>
            <w:noProof/>
            <w:webHidden/>
          </w:rPr>
          <w:instrText xml:space="preserve"> PAGEREF _Toc214889844 \h </w:instrText>
        </w:r>
        <w:r>
          <w:rPr>
            <w:noProof/>
            <w:webHidden/>
          </w:rPr>
        </w:r>
        <w:r>
          <w:rPr>
            <w:noProof/>
            <w:webHidden/>
          </w:rPr>
          <w:fldChar w:fldCharType="separate"/>
        </w:r>
        <w:r>
          <w:rPr>
            <w:noProof/>
            <w:webHidden/>
          </w:rPr>
          <w:t>226</w:t>
        </w:r>
        <w:r>
          <w:rPr>
            <w:noProof/>
            <w:webHidden/>
          </w:rPr>
          <w:fldChar w:fldCharType="end"/>
        </w:r>
        <w:r w:rsidRPr="008A1B3B">
          <w:rPr>
            <w:rStyle w:val="Hyperlink"/>
            <w:noProof/>
          </w:rPr>
          <w:fldChar w:fldCharType="end"/>
        </w:r>
      </w:ins>
    </w:p>
    <w:p w14:paraId="0C68587B" w14:textId="6FF3DEBC" w:rsidR="00464782" w:rsidRDefault="00464782">
      <w:pPr>
        <w:pStyle w:val="TOC3"/>
        <w:rPr>
          <w:ins w:id="433" w:author="Kurt Elliason" w:date="2025-11-24T15:13:00Z" w16du:dateUtc="2025-11-24T21:13:00Z"/>
          <w:rFonts w:asciiTheme="minorHAnsi" w:eastAsiaTheme="minorEastAsia" w:hAnsiTheme="minorHAnsi" w:cstheme="minorBidi"/>
          <w:noProof/>
          <w:kern w:val="2"/>
          <w14:ligatures w14:val="standardContextual"/>
        </w:rPr>
      </w:pPr>
      <w:ins w:id="43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K.8.15 IHE PCD-07 asynchronous status update (READ - read receipt)</w:t>
        </w:r>
        <w:r>
          <w:rPr>
            <w:noProof/>
            <w:webHidden/>
          </w:rPr>
          <w:tab/>
        </w:r>
        <w:r>
          <w:rPr>
            <w:noProof/>
            <w:webHidden/>
          </w:rPr>
          <w:fldChar w:fldCharType="begin"/>
        </w:r>
        <w:r>
          <w:rPr>
            <w:noProof/>
            <w:webHidden/>
          </w:rPr>
          <w:instrText xml:space="preserve"> PAGEREF _Toc214889845 \h </w:instrText>
        </w:r>
        <w:r>
          <w:rPr>
            <w:noProof/>
            <w:webHidden/>
          </w:rPr>
        </w:r>
        <w:r>
          <w:rPr>
            <w:noProof/>
            <w:webHidden/>
          </w:rPr>
          <w:fldChar w:fldCharType="separate"/>
        </w:r>
        <w:r>
          <w:rPr>
            <w:noProof/>
            <w:webHidden/>
          </w:rPr>
          <w:t>226</w:t>
        </w:r>
        <w:r>
          <w:rPr>
            <w:noProof/>
            <w:webHidden/>
          </w:rPr>
          <w:fldChar w:fldCharType="end"/>
        </w:r>
        <w:r w:rsidRPr="008A1B3B">
          <w:rPr>
            <w:rStyle w:val="Hyperlink"/>
            <w:noProof/>
          </w:rPr>
          <w:fldChar w:fldCharType="end"/>
        </w:r>
      </w:ins>
    </w:p>
    <w:p w14:paraId="1A172986" w14:textId="2802356D" w:rsidR="00464782" w:rsidRDefault="00464782">
      <w:pPr>
        <w:pStyle w:val="TOC3"/>
        <w:rPr>
          <w:ins w:id="435" w:author="Kurt Elliason" w:date="2025-11-24T15:13:00Z" w16du:dateUtc="2025-11-24T21:13:00Z"/>
          <w:rFonts w:asciiTheme="minorHAnsi" w:eastAsiaTheme="minorEastAsia" w:hAnsiTheme="minorHAnsi" w:cstheme="minorBidi"/>
          <w:noProof/>
          <w:kern w:val="2"/>
          <w14:ligatures w14:val="standardContextual"/>
        </w:rPr>
      </w:pPr>
      <w:ins w:id="43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K.8.16 IHE PCD-07 asynchronous reply message with MCR and URI response</w:t>
        </w:r>
        <w:r>
          <w:rPr>
            <w:noProof/>
            <w:webHidden/>
          </w:rPr>
          <w:tab/>
        </w:r>
        <w:r>
          <w:rPr>
            <w:noProof/>
            <w:webHidden/>
          </w:rPr>
          <w:fldChar w:fldCharType="begin"/>
        </w:r>
        <w:r>
          <w:rPr>
            <w:noProof/>
            <w:webHidden/>
          </w:rPr>
          <w:instrText xml:space="preserve"> PAGEREF _Toc214889846 \h </w:instrText>
        </w:r>
        <w:r>
          <w:rPr>
            <w:noProof/>
            <w:webHidden/>
          </w:rPr>
        </w:r>
        <w:r>
          <w:rPr>
            <w:noProof/>
            <w:webHidden/>
          </w:rPr>
          <w:fldChar w:fldCharType="separate"/>
        </w:r>
        <w:r>
          <w:rPr>
            <w:noProof/>
            <w:webHidden/>
          </w:rPr>
          <w:t>227</w:t>
        </w:r>
        <w:r>
          <w:rPr>
            <w:noProof/>
            <w:webHidden/>
          </w:rPr>
          <w:fldChar w:fldCharType="end"/>
        </w:r>
        <w:r w:rsidRPr="008A1B3B">
          <w:rPr>
            <w:rStyle w:val="Hyperlink"/>
            <w:noProof/>
          </w:rPr>
          <w:fldChar w:fldCharType="end"/>
        </w:r>
      </w:ins>
    </w:p>
    <w:p w14:paraId="05A0AE0F" w14:textId="5BBCF654" w:rsidR="00464782" w:rsidRDefault="00464782">
      <w:pPr>
        <w:pStyle w:val="TOC3"/>
        <w:rPr>
          <w:ins w:id="437" w:author="Kurt Elliason" w:date="2025-11-24T15:13:00Z" w16du:dateUtc="2025-11-24T21:13:00Z"/>
          <w:rFonts w:asciiTheme="minorHAnsi" w:eastAsiaTheme="minorEastAsia" w:hAnsiTheme="minorHAnsi" w:cstheme="minorBidi"/>
          <w:noProof/>
          <w:kern w:val="2"/>
          <w14:ligatures w14:val="standardContextual"/>
        </w:rPr>
      </w:pPr>
      <w:ins w:id="43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K.8.17 IHE DEV specific WCTP extensions to PCD-06 wctp-SubmitRequest for WCM attachments</w:t>
        </w:r>
        <w:r>
          <w:rPr>
            <w:noProof/>
            <w:webHidden/>
          </w:rPr>
          <w:tab/>
        </w:r>
        <w:r>
          <w:rPr>
            <w:noProof/>
            <w:webHidden/>
          </w:rPr>
          <w:fldChar w:fldCharType="begin"/>
        </w:r>
        <w:r>
          <w:rPr>
            <w:noProof/>
            <w:webHidden/>
          </w:rPr>
          <w:instrText xml:space="preserve"> PAGEREF _Toc214889847 \h </w:instrText>
        </w:r>
        <w:r>
          <w:rPr>
            <w:noProof/>
            <w:webHidden/>
          </w:rPr>
        </w:r>
        <w:r>
          <w:rPr>
            <w:noProof/>
            <w:webHidden/>
          </w:rPr>
          <w:fldChar w:fldCharType="separate"/>
        </w:r>
        <w:r>
          <w:rPr>
            <w:noProof/>
            <w:webHidden/>
          </w:rPr>
          <w:t>227</w:t>
        </w:r>
        <w:r>
          <w:rPr>
            <w:noProof/>
            <w:webHidden/>
          </w:rPr>
          <w:fldChar w:fldCharType="end"/>
        </w:r>
        <w:r w:rsidRPr="008A1B3B">
          <w:rPr>
            <w:rStyle w:val="Hyperlink"/>
            <w:noProof/>
          </w:rPr>
          <w:fldChar w:fldCharType="end"/>
        </w:r>
      </w:ins>
    </w:p>
    <w:p w14:paraId="004227A8" w14:textId="4FEA2896" w:rsidR="00464782" w:rsidRDefault="00464782">
      <w:pPr>
        <w:pStyle w:val="TOC3"/>
        <w:rPr>
          <w:ins w:id="439" w:author="Kurt Elliason" w:date="2025-11-24T15:13:00Z" w16du:dateUtc="2025-11-24T21:13:00Z"/>
          <w:rFonts w:asciiTheme="minorHAnsi" w:eastAsiaTheme="minorEastAsia" w:hAnsiTheme="minorHAnsi" w:cstheme="minorBidi"/>
          <w:noProof/>
          <w:kern w:val="2"/>
          <w14:ligatures w14:val="standardContextual"/>
        </w:rPr>
      </w:pPr>
      <w:ins w:id="44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K.8.18 IHE PCD specific WCTP extensions to wctp-SubmitRequest for alert information</w:t>
        </w:r>
        <w:r>
          <w:rPr>
            <w:noProof/>
            <w:webHidden/>
          </w:rPr>
          <w:tab/>
        </w:r>
        <w:r>
          <w:rPr>
            <w:noProof/>
            <w:webHidden/>
          </w:rPr>
          <w:fldChar w:fldCharType="begin"/>
        </w:r>
        <w:r>
          <w:rPr>
            <w:noProof/>
            <w:webHidden/>
          </w:rPr>
          <w:instrText xml:space="preserve"> PAGEREF _Toc214889848 \h </w:instrText>
        </w:r>
        <w:r>
          <w:rPr>
            <w:noProof/>
            <w:webHidden/>
          </w:rPr>
        </w:r>
        <w:r>
          <w:rPr>
            <w:noProof/>
            <w:webHidden/>
          </w:rPr>
          <w:fldChar w:fldCharType="separate"/>
        </w:r>
        <w:r>
          <w:rPr>
            <w:noProof/>
            <w:webHidden/>
          </w:rPr>
          <w:t>229</w:t>
        </w:r>
        <w:r>
          <w:rPr>
            <w:noProof/>
            <w:webHidden/>
          </w:rPr>
          <w:fldChar w:fldCharType="end"/>
        </w:r>
        <w:r w:rsidRPr="008A1B3B">
          <w:rPr>
            <w:rStyle w:val="Hyperlink"/>
            <w:noProof/>
          </w:rPr>
          <w:fldChar w:fldCharType="end"/>
        </w:r>
      </w:ins>
    </w:p>
    <w:p w14:paraId="04F7FFF9" w14:textId="2F6BD0A7" w:rsidR="00464782" w:rsidRDefault="00464782">
      <w:pPr>
        <w:pStyle w:val="TOC3"/>
        <w:rPr>
          <w:ins w:id="441" w:author="Kurt Elliason" w:date="2025-11-24T15:13:00Z" w16du:dateUtc="2025-11-24T21:13:00Z"/>
          <w:rFonts w:asciiTheme="minorHAnsi" w:eastAsiaTheme="minorEastAsia" w:hAnsiTheme="minorHAnsi" w:cstheme="minorBidi"/>
          <w:noProof/>
          <w:kern w:val="2"/>
          <w14:ligatures w14:val="standardContextual"/>
        </w:rPr>
      </w:pPr>
      <w:ins w:id="44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"_Toc214889849"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K.8.19 IHE PCD specific WCTP extensions to PCD-07 transactions for alerts</w:t>
        </w:r>
        <w:r>
          <w:rPr>
            <w:noProof/>
            <w:webHidden/>
          </w:rPr>
          <w:tab/>
        </w:r>
        <w:r>
          <w:rPr>
            <w:noProof/>
            <w:webHidden/>
          </w:rPr>
          <w:fldChar w:fldCharType="begin"/>
        </w:r>
        <w:r>
          <w:rPr>
            <w:noProof/>
            <w:webHidden/>
          </w:rPr>
          <w:instrText xml:space="preserve"> PAGEREF _Toc214889849 \h </w:instrText>
        </w:r>
        <w:r>
          <w:rPr>
            <w:noProof/>
            <w:webHidden/>
          </w:rPr>
        </w:r>
        <w:r>
          <w:rPr>
            <w:noProof/>
            <w:webHidden/>
          </w:rPr>
          <w:fldChar w:fldCharType="separate"/>
        </w:r>
        <w:r>
          <w:rPr>
            <w:noProof/>
            <w:webHidden/>
          </w:rPr>
          <w:t>231</w:t>
        </w:r>
        <w:r>
          <w:rPr>
            <w:noProof/>
            <w:webHidden/>
          </w:rPr>
          <w:fldChar w:fldCharType="end"/>
        </w:r>
        <w:r w:rsidRPr="008A1B3B">
          <w:rPr>
            <w:rStyle w:val="Hyperlink"/>
            <w:noProof/>
          </w:rPr>
          <w:fldChar w:fldCharType="end"/>
        </w:r>
      </w:ins>
    </w:p>
    <w:p w14:paraId="39239FD1" w14:textId="16A772F6" w:rsidR="00464782" w:rsidRDefault="00464782">
      <w:pPr>
        <w:pStyle w:val="TOC3"/>
        <w:rPr>
          <w:ins w:id="443" w:author="Kurt Elliason" w:date="2025-11-24T15:13:00Z" w16du:dateUtc="2025-11-24T21:13:00Z"/>
          <w:rFonts w:asciiTheme="minorHAnsi" w:eastAsiaTheme="minorEastAsia" w:hAnsiTheme="minorHAnsi" w:cstheme="minorBidi"/>
          <w:noProof/>
          <w:kern w:val="2"/>
          <w14:ligatures w14:val="standardContextual"/>
        </w:rPr>
      </w:pPr>
      <w:ins w:id="44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K.8.20 IHE PCD-06 wctp-IHEPCDSubmitRequestUpdate</w:t>
        </w:r>
        <w:r>
          <w:rPr>
            <w:noProof/>
            <w:webHidden/>
          </w:rPr>
          <w:tab/>
        </w:r>
        <w:r>
          <w:rPr>
            <w:noProof/>
            <w:webHidden/>
          </w:rPr>
          <w:fldChar w:fldCharType="begin"/>
        </w:r>
        <w:r>
          <w:rPr>
            <w:noProof/>
            <w:webHidden/>
          </w:rPr>
          <w:instrText xml:space="preserve"> PAGEREF _Toc214889850 \h </w:instrText>
        </w:r>
        <w:r>
          <w:rPr>
            <w:noProof/>
            <w:webHidden/>
          </w:rPr>
        </w:r>
        <w:r>
          <w:rPr>
            <w:noProof/>
            <w:webHidden/>
          </w:rPr>
          <w:fldChar w:fldCharType="separate"/>
        </w:r>
        <w:r>
          <w:rPr>
            <w:noProof/>
            <w:webHidden/>
          </w:rPr>
          <w:t>232</w:t>
        </w:r>
        <w:r>
          <w:rPr>
            <w:noProof/>
            <w:webHidden/>
          </w:rPr>
          <w:fldChar w:fldCharType="end"/>
        </w:r>
        <w:r w:rsidRPr="008A1B3B">
          <w:rPr>
            <w:rStyle w:val="Hyperlink"/>
            <w:noProof/>
          </w:rPr>
          <w:fldChar w:fldCharType="end"/>
        </w:r>
      </w:ins>
    </w:p>
    <w:p w14:paraId="26B6EB28" w14:textId="4D900962" w:rsidR="00464782" w:rsidRDefault="00464782">
      <w:pPr>
        <w:pStyle w:val="TOC1"/>
        <w:rPr>
          <w:ins w:id="445" w:author="Kurt Elliason" w:date="2025-11-24T15:13:00Z" w16du:dateUtc="2025-11-24T21:13:00Z"/>
          <w:rFonts w:asciiTheme="minorHAnsi" w:eastAsiaTheme="minorEastAsia" w:hAnsiTheme="minorHAnsi" w:cstheme="minorBidi"/>
          <w:noProof/>
          <w:kern w:val="2"/>
          <w14:ligatures w14:val="standardContextual"/>
        </w:rPr>
      </w:pPr>
      <w:ins w:id="44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L - Alert (Alarm) Fatigue</w:t>
        </w:r>
        <w:r>
          <w:rPr>
            <w:noProof/>
            <w:webHidden/>
          </w:rPr>
          <w:tab/>
        </w:r>
        <w:r>
          <w:rPr>
            <w:noProof/>
            <w:webHidden/>
          </w:rPr>
          <w:fldChar w:fldCharType="begin"/>
        </w:r>
        <w:r>
          <w:rPr>
            <w:noProof/>
            <w:webHidden/>
          </w:rPr>
          <w:instrText xml:space="preserve"> PAGEREF _Toc214889851 \h </w:instrText>
        </w:r>
        <w:r>
          <w:rPr>
            <w:noProof/>
            <w:webHidden/>
          </w:rPr>
        </w:r>
        <w:r>
          <w:rPr>
            <w:noProof/>
            <w:webHidden/>
          </w:rPr>
          <w:fldChar w:fldCharType="separate"/>
        </w:r>
        <w:r>
          <w:rPr>
            <w:noProof/>
            <w:webHidden/>
          </w:rPr>
          <w:t>234</w:t>
        </w:r>
        <w:r>
          <w:rPr>
            <w:noProof/>
            <w:webHidden/>
          </w:rPr>
          <w:fldChar w:fldCharType="end"/>
        </w:r>
        <w:r w:rsidRPr="008A1B3B">
          <w:rPr>
            <w:rStyle w:val="Hyperlink"/>
            <w:noProof/>
          </w:rPr>
          <w:fldChar w:fldCharType="end"/>
        </w:r>
      </w:ins>
    </w:p>
    <w:p w14:paraId="52682324" w14:textId="7E365676" w:rsidR="00464782" w:rsidRDefault="00464782">
      <w:pPr>
        <w:pStyle w:val="TOC1"/>
        <w:rPr>
          <w:ins w:id="447" w:author="Kurt Elliason" w:date="2025-11-24T15:13:00Z" w16du:dateUtc="2025-11-24T21:13:00Z"/>
          <w:rFonts w:asciiTheme="minorHAnsi" w:eastAsiaTheme="minorEastAsia" w:hAnsiTheme="minorHAnsi" w:cstheme="minorBidi"/>
          <w:noProof/>
          <w:kern w:val="2"/>
          <w14:ligatures w14:val="standardContextual"/>
        </w:rPr>
      </w:pPr>
      <w:ins w:id="44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"_Toc214889852"</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Appendix M Infusion Pump Events</w:t>
        </w:r>
        <w:r>
          <w:rPr>
            <w:noProof/>
            <w:webHidden/>
          </w:rPr>
          <w:tab/>
        </w:r>
        <w:r>
          <w:rPr>
            <w:noProof/>
            <w:webHidden/>
          </w:rPr>
          <w:fldChar w:fldCharType="begin"/>
        </w:r>
        <w:r>
          <w:rPr>
            <w:noProof/>
            <w:webHidden/>
          </w:rPr>
          <w:instrText xml:space="preserve"> PAGEREF _Toc214889852 \h </w:instrText>
        </w:r>
        <w:r>
          <w:rPr>
            <w:noProof/>
            <w:webHidden/>
          </w:rPr>
        </w:r>
        <w:r>
          <w:rPr>
            <w:noProof/>
            <w:webHidden/>
          </w:rPr>
          <w:fldChar w:fldCharType="separate"/>
        </w:r>
        <w:r>
          <w:rPr>
            <w:noProof/>
            <w:webHidden/>
          </w:rPr>
          <w:t>236</w:t>
        </w:r>
        <w:r>
          <w:rPr>
            <w:noProof/>
            <w:webHidden/>
          </w:rPr>
          <w:fldChar w:fldCharType="end"/>
        </w:r>
        <w:r w:rsidRPr="008A1B3B">
          <w:rPr>
            <w:rStyle w:val="Hyperlink"/>
            <w:noProof/>
          </w:rPr>
          <w:fldChar w:fldCharType="end"/>
        </w:r>
      </w:ins>
    </w:p>
    <w:p w14:paraId="0018EC1B" w14:textId="62092C49" w:rsidR="00464782" w:rsidRDefault="00464782">
      <w:pPr>
        <w:pStyle w:val="TOC2"/>
        <w:rPr>
          <w:ins w:id="449" w:author="Kurt Elliason" w:date="2025-11-24T15:13:00Z" w16du:dateUtc="2025-11-24T21:13:00Z"/>
          <w:rFonts w:asciiTheme="minorHAnsi" w:eastAsiaTheme="minorEastAsia" w:hAnsiTheme="minorHAnsi" w:cstheme="minorBidi"/>
          <w:noProof/>
          <w:kern w:val="2"/>
          <w14:ligatures w14:val="standardContextual"/>
        </w:rPr>
      </w:pPr>
      <w:ins w:id="45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"_Toc214889853"</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 Basic Infusion Events</w:t>
        </w:r>
        <w:r>
          <w:rPr>
            <w:noProof/>
            <w:webHidden/>
          </w:rPr>
          <w:tab/>
        </w:r>
        <w:r>
          <w:rPr>
            <w:noProof/>
            <w:webHidden/>
          </w:rPr>
          <w:fldChar w:fldCharType="begin"/>
        </w:r>
        <w:r>
          <w:rPr>
            <w:noProof/>
            <w:webHidden/>
          </w:rPr>
          <w:instrText xml:space="preserve"> PAGEREF _Toc214889853 \h </w:instrText>
        </w:r>
        <w:r>
          <w:rPr>
            <w:noProof/>
            <w:webHidden/>
          </w:rPr>
        </w:r>
        <w:r>
          <w:rPr>
            <w:noProof/>
            <w:webHidden/>
          </w:rPr>
          <w:fldChar w:fldCharType="separate"/>
        </w:r>
        <w:r>
          <w:rPr>
            <w:noProof/>
            <w:webHidden/>
          </w:rPr>
          <w:t>236</w:t>
        </w:r>
        <w:r>
          <w:rPr>
            <w:noProof/>
            <w:webHidden/>
          </w:rPr>
          <w:fldChar w:fldCharType="end"/>
        </w:r>
        <w:r w:rsidRPr="008A1B3B">
          <w:rPr>
            <w:rStyle w:val="Hyperlink"/>
            <w:noProof/>
          </w:rPr>
          <w:fldChar w:fldCharType="end"/>
        </w:r>
      </w:ins>
    </w:p>
    <w:p w14:paraId="57267AFC" w14:textId="110AFF53" w:rsidR="00464782" w:rsidRDefault="00464782">
      <w:pPr>
        <w:pStyle w:val="TOC3"/>
        <w:rPr>
          <w:ins w:id="451" w:author="Kurt Elliason" w:date="2025-11-24T15:13:00Z" w16du:dateUtc="2025-11-24T21:13:00Z"/>
          <w:rFonts w:asciiTheme="minorHAnsi" w:eastAsiaTheme="minorEastAsia" w:hAnsiTheme="minorHAnsi" w:cstheme="minorBidi"/>
          <w:noProof/>
          <w:kern w:val="2"/>
          <w14:ligatures w14:val="standardContextual"/>
        </w:rPr>
      </w:pPr>
      <w:ins w:id="45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"_Toc214889854"</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M.1.1 Event Message – PCD-10 Communicate Infusion Event Data</w:t>
        </w:r>
        <w:r>
          <w:rPr>
            <w:noProof/>
            <w:webHidden/>
          </w:rPr>
          <w:tab/>
        </w:r>
        <w:r>
          <w:rPr>
            <w:noProof/>
            <w:webHidden/>
          </w:rPr>
          <w:fldChar w:fldCharType="begin"/>
        </w:r>
        <w:r>
          <w:rPr>
            <w:noProof/>
            <w:webHidden/>
          </w:rPr>
          <w:instrText xml:space="preserve"> PAGEREF _Toc214889854 \h </w:instrText>
        </w:r>
        <w:r>
          <w:rPr>
            <w:noProof/>
            <w:webHidden/>
          </w:rPr>
        </w:r>
        <w:r>
          <w:rPr>
            <w:noProof/>
            <w:webHidden/>
          </w:rPr>
          <w:fldChar w:fldCharType="separate"/>
        </w:r>
        <w:r>
          <w:rPr>
            <w:noProof/>
            <w:webHidden/>
          </w:rPr>
          <w:t>238</w:t>
        </w:r>
        <w:r>
          <w:rPr>
            <w:noProof/>
            <w:webHidden/>
          </w:rPr>
          <w:fldChar w:fldCharType="end"/>
        </w:r>
        <w:r w:rsidRPr="008A1B3B">
          <w:rPr>
            <w:rStyle w:val="Hyperlink"/>
            <w:noProof/>
          </w:rPr>
          <w:fldChar w:fldCharType="end"/>
        </w:r>
      </w:ins>
    </w:p>
    <w:p w14:paraId="7A48F1B5" w14:textId="710A2CE3" w:rsidR="00464782" w:rsidRDefault="00464782">
      <w:pPr>
        <w:pStyle w:val="TOC3"/>
        <w:rPr>
          <w:ins w:id="453" w:author="Kurt Elliason" w:date="2025-11-24T15:13:00Z" w16du:dateUtc="2025-11-24T21:13:00Z"/>
          <w:rFonts w:asciiTheme="minorHAnsi" w:eastAsiaTheme="minorEastAsia" w:hAnsiTheme="minorHAnsi" w:cstheme="minorBidi"/>
          <w:noProof/>
          <w:kern w:val="2"/>
          <w14:ligatures w14:val="standardContextual"/>
        </w:rPr>
      </w:pPr>
      <w:ins w:id="45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"_Toc214889855"</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M.1.2 Infusion Pump Events</w:t>
        </w:r>
        <w:r>
          <w:rPr>
            <w:noProof/>
            <w:webHidden/>
          </w:rPr>
          <w:tab/>
        </w:r>
        <w:r>
          <w:rPr>
            <w:noProof/>
            <w:webHidden/>
          </w:rPr>
          <w:fldChar w:fldCharType="begin"/>
        </w:r>
        <w:r>
          <w:rPr>
            <w:noProof/>
            <w:webHidden/>
          </w:rPr>
          <w:instrText xml:space="preserve"> PAGEREF _Toc214889855 \h </w:instrText>
        </w:r>
        <w:r>
          <w:rPr>
            <w:noProof/>
            <w:webHidden/>
          </w:rPr>
        </w:r>
        <w:r>
          <w:rPr>
            <w:noProof/>
            <w:webHidden/>
          </w:rPr>
          <w:fldChar w:fldCharType="separate"/>
        </w:r>
        <w:r>
          <w:rPr>
            <w:noProof/>
            <w:webHidden/>
          </w:rPr>
          <w:t>239</w:t>
        </w:r>
        <w:r>
          <w:rPr>
            <w:noProof/>
            <w:webHidden/>
          </w:rPr>
          <w:fldChar w:fldCharType="end"/>
        </w:r>
        <w:r w:rsidRPr="008A1B3B">
          <w:rPr>
            <w:rStyle w:val="Hyperlink"/>
            <w:noProof/>
          </w:rPr>
          <w:fldChar w:fldCharType="end"/>
        </w:r>
      </w:ins>
    </w:p>
    <w:p w14:paraId="5B6DA443" w14:textId="0D3472E8" w:rsidR="00464782" w:rsidRDefault="00464782">
      <w:pPr>
        <w:pStyle w:val="TOC4"/>
        <w:rPr>
          <w:ins w:id="455" w:author="Kurt Elliason" w:date="2025-11-24T15:13:00Z" w16du:dateUtc="2025-11-24T21:13:00Z"/>
          <w:rFonts w:asciiTheme="minorHAnsi" w:eastAsiaTheme="minorEastAsia" w:hAnsiTheme="minorHAnsi" w:cstheme="minorBidi"/>
          <w:noProof/>
          <w:kern w:val="2"/>
          <w14:ligatures w14:val="standardContextual"/>
        </w:rPr>
      </w:pPr>
      <w:ins w:id="45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"_Toc214889856"</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M.1.2.1 Infusion Event Parameters</w:t>
        </w:r>
        <w:r>
          <w:rPr>
            <w:noProof/>
            <w:webHidden/>
          </w:rPr>
          <w:tab/>
        </w:r>
        <w:r>
          <w:rPr>
            <w:noProof/>
            <w:webHidden/>
          </w:rPr>
          <w:fldChar w:fldCharType="begin"/>
        </w:r>
        <w:r>
          <w:rPr>
            <w:noProof/>
            <w:webHidden/>
          </w:rPr>
          <w:instrText xml:space="preserve"> PAGEREF _Toc214889856 \h </w:instrText>
        </w:r>
        <w:r>
          <w:rPr>
            <w:noProof/>
            <w:webHidden/>
          </w:rPr>
        </w:r>
        <w:r>
          <w:rPr>
            <w:noProof/>
            <w:webHidden/>
          </w:rPr>
          <w:fldChar w:fldCharType="separate"/>
        </w:r>
        <w:r>
          <w:rPr>
            <w:noProof/>
            <w:webHidden/>
          </w:rPr>
          <w:t>241</w:t>
        </w:r>
        <w:r>
          <w:rPr>
            <w:noProof/>
            <w:webHidden/>
          </w:rPr>
          <w:fldChar w:fldCharType="end"/>
        </w:r>
        <w:r w:rsidRPr="008A1B3B">
          <w:rPr>
            <w:rStyle w:val="Hyperlink"/>
            <w:noProof/>
          </w:rPr>
          <w:fldChar w:fldCharType="end"/>
        </w:r>
      </w:ins>
    </w:p>
    <w:p w14:paraId="184393C1" w14:textId="2B94BF36" w:rsidR="00464782" w:rsidRDefault="00464782">
      <w:pPr>
        <w:pStyle w:val="TOC4"/>
        <w:rPr>
          <w:ins w:id="457" w:author="Kurt Elliason" w:date="2025-11-24T15:13:00Z" w16du:dateUtc="2025-11-24T21:13:00Z"/>
          <w:rFonts w:asciiTheme="minorHAnsi" w:eastAsiaTheme="minorEastAsia" w:hAnsiTheme="minorHAnsi" w:cstheme="minorBidi"/>
          <w:noProof/>
          <w:kern w:val="2"/>
          <w14:ligatures w14:val="standardContextual"/>
        </w:rPr>
      </w:pPr>
      <w:ins w:id="458"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"_Toc214889857"</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M.1.2.2 Infusion Event Sample Message</w:t>
        </w:r>
        <w:r>
          <w:rPr>
            <w:noProof/>
            <w:webHidden/>
          </w:rPr>
          <w:tab/>
        </w:r>
        <w:r>
          <w:rPr>
            <w:noProof/>
            <w:webHidden/>
          </w:rPr>
          <w:fldChar w:fldCharType="begin"/>
        </w:r>
        <w:r>
          <w:rPr>
            <w:noProof/>
            <w:webHidden/>
          </w:rPr>
          <w:instrText xml:space="preserve"> PAGEREF _Toc214889857 \h </w:instrText>
        </w:r>
        <w:r>
          <w:rPr>
            <w:noProof/>
            <w:webHidden/>
          </w:rPr>
        </w:r>
        <w:r>
          <w:rPr>
            <w:noProof/>
            <w:webHidden/>
          </w:rPr>
          <w:fldChar w:fldCharType="separate"/>
        </w:r>
        <w:r>
          <w:rPr>
            <w:noProof/>
            <w:webHidden/>
          </w:rPr>
          <w:t>282</w:t>
        </w:r>
        <w:r>
          <w:rPr>
            <w:noProof/>
            <w:webHidden/>
          </w:rPr>
          <w:fldChar w:fldCharType="end"/>
        </w:r>
        <w:r w:rsidRPr="008A1B3B">
          <w:rPr>
            <w:rStyle w:val="Hyperlink"/>
            <w:noProof/>
          </w:rPr>
          <w:fldChar w:fldCharType="end"/>
        </w:r>
      </w:ins>
    </w:p>
    <w:p w14:paraId="73881ECA" w14:textId="13B7E76F" w:rsidR="00464782" w:rsidRDefault="00464782">
      <w:pPr>
        <w:pStyle w:val="TOC4"/>
        <w:rPr>
          <w:ins w:id="459" w:author="Kurt Elliason" w:date="2025-11-24T15:13:00Z" w16du:dateUtc="2025-11-24T21:13:00Z"/>
          <w:rFonts w:asciiTheme="minorHAnsi" w:eastAsiaTheme="minorEastAsia" w:hAnsiTheme="minorHAnsi" w:cstheme="minorBidi"/>
          <w:noProof/>
          <w:kern w:val="2"/>
          <w14:ligatures w14:val="standardContextual"/>
        </w:rPr>
      </w:pPr>
      <w:ins w:id="460"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"_Toc214889858"</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M.1.2.3 Definition of Pillar/Rack/Slot topology</w:t>
        </w:r>
        <w:r>
          <w:rPr>
            <w:noProof/>
            <w:webHidden/>
          </w:rPr>
          <w:tab/>
        </w:r>
        <w:r>
          <w:rPr>
            <w:noProof/>
            <w:webHidden/>
          </w:rPr>
          <w:fldChar w:fldCharType="begin"/>
        </w:r>
        <w:r>
          <w:rPr>
            <w:noProof/>
            <w:webHidden/>
          </w:rPr>
          <w:instrText xml:space="preserve"> PAGEREF _Toc214889858 \h </w:instrText>
        </w:r>
        <w:r>
          <w:rPr>
            <w:noProof/>
            <w:webHidden/>
          </w:rPr>
        </w:r>
        <w:r>
          <w:rPr>
            <w:noProof/>
            <w:webHidden/>
          </w:rPr>
          <w:fldChar w:fldCharType="separate"/>
        </w:r>
        <w:r>
          <w:rPr>
            <w:noProof/>
            <w:webHidden/>
          </w:rPr>
          <w:t>285</w:t>
        </w:r>
        <w:r>
          <w:rPr>
            <w:noProof/>
            <w:webHidden/>
          </w:rPr>
          <w:fldChar w:fldCharType="end"/>
        </w:r>
        <w:r w:rsidRPr="008A1B3B">
          <w:rPr>
            <w:rStyle w:val="Hyperlink"/>
            <w:noProof/>
          </w:rPr>
          <w:fldChar w:fldCharType="end"/>
        </w:r>
      </w:ins>
    </w:p>
    <w:p w14:paraId="481216C1" w14:textId="6AD95933" w:rsidR="00464782" w:rsidRDefault="00464782">
      <w:pPr>
        <w:pStyle w:val="TOC4"/>
        <w:rPr>
          <w:ins w:id="461" w:author="Kurt Elliason" w:date="2025-11-24T15:13:00Z" w16du:dateUtc="2025-11-24T21:13:00Z"/>
          <w:rFonts w:asciiTheme="minorHAnsi" w:eastAsiaTheme="minorEastAsia" w:hAnsiTheme="minorHAnsi" w:cstheme="minorBidi"/>
          <w:noProof/>
          <w:kern w:val="2"/>
          <w14:ligatures w14:val="standardContextual"/>
        </w:rPr>
      </w:pPr>
      <w:ins w:id="462"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"_Toc214889859"</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M.1.2.4 Specifying a pump location within a Pillar (and Rack)</w:t>
        </w:r>
        <w:r>
          <w:rPr>
            <w:noProof/>
            <w:webHidden/>
          </w:rPr>
          <w:tab/>
        </w:r>
        <w:r>
          <w:rPr>
            <w:noProof/>
            <w:webHidden/>
          </w:rPr>
          <w:fldChar w:fldCharType="begin"/>
        </w:r>
        <w:r>
          <w:rPr>
            <w:noProof/>
            <w:webHidden/>
          </w:rPr>
          <w:instrText xml:space="preserve"> PAGEREF _Toc214889859 \h </w:instrText>
        </w:r>
        <w:r>
          <w:rPr>
            <w:noProof/>
            <w:webHidden/>
          </w:rPr>
        </w:r>
        <w:r>
          <w:rPr>
            <w:noProof/>
            <w:webHidden/>
          </w:rPr>
          <w:fldChar w:fldCharType="separate"/>
        </w:r>
        <w:r>
          <w:rPr>
            <w:noProof/>
            <w:webHidden/>
          </w:rPr>
          <w:t>287</w:t>
        </w:r>
        <w:r>
          <w:rPr>
            <w:noProof/>
            <w:webHidden/>
          </w:rPr>
          <w:fldChar w:fldCharType="end"/>
        </w:r>
        <w:r w:rsidRPr="008A1B3B">
          <w:rPr>
            <w:rStyle w:val="Hyperlink"/>
            <w:noProof/>
          </w:rPr>
          <w:fldChar w:fldCharType="end"/>
        </w:r>
      </w:ins>
    </w:p>
    <w:p w14:paraId="78FFCF30" w14:textId="43E0B22B" w:rsidR="00464782" w:rsidRDefault="00464782">
      <w:pPr>
        <w:pStyle w:val="TOC4"/>
        <w:rPr>
          <w:ins w:id="463" w:author="Kurt Elliason" w:date="2025-11-24T15:13:00Z" w16du:dateUtc="2025-11-24T21:13:00Z"/>
          <w:rFonts w:asciiTheme="minorHAnsi" w:eastAsiaTheme="minorEastAsia" w:hAnsiTheme="minorHAnsi" w:cstheme="minorBidi"/>
          <w:noProof/>
          <w:kern w:val="2"/>
          <w14:ligatures w14:val="standardContextual"/>
        </w:rPr>
      </w:pPr>
      <w:ins w:id="464"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"_Toc214889860"</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M.1.2.5 Infusion event sample message for a single Rack in a Pillar</w:t>
        </w:r>
        <w:r>
          <w:rPr>
            <w:noProof/>
            <w:webHidden/>
          </w:rPr>
          <w:tab/>
        </w:r>
        <w:r>
          <w:rPr>
            <w:noProof/>
            <w:webHidden/>
          </w:rPr>
          <w:fldChar w:fldCharType="begin"/>
        </w:r>
        <w:r>
          <w:rPr>
            <w:noProof/>
            <w:webHidden/>
          </w:rPr>
          <w:instrText xml:space="preserve"> PAGEREF _Toc214889860 \h </w:instrText>
        </w:r>
        <w:r>
          <w:rPr>
            <w:noProof/>
            <w:webHidden/>
          </w:rPr>
        </w:r>
        <w:r>
          <w:rPr>
            <w:noProof/>
            <w:webHidden/>
          </w:rPr>
          <w:fldChar w:fldCharType="separate"/>
        </w:r>
        <w:r>
          <w:rPr>
            <w:noProof/>
            <w:webHidden/>
          </w:rPr>
          <w:t>296</w:t>
        </w:r>
        <w:r>
          <w:rPr>
            <w:noProof/>
            <w:webHidden/>
          </w:rPr>
          <w:fldChar w:fldCharType="end"/>
        </w:r>
        <w:r w:rsidRPr="008A1B3B">
          <w:rPr>
            <w:rStyle w:val="Hyperlink"/>
            <w:noProof/>
          </w:rPr>
          <w:fldChar w:fldCharType="end"/>
        </w:r>
      </w:ins>
    </w:p>
    <w:p w14:paraId="08BC65EB" w14:textId="48D6BB89" w:rsidR="00464782" w:rsidRDefault="00464782">
      <w:pPr>
        <w:pStyle w:val="TOC1"/>
        <w:rPr>
          <w:ins w:id="465" w:author="Kurt Elliason" w:date="2025-11-24T15:13:00Z" w16du:dateUtc="2025-11-24T21:13:00Z"/>
          <w:rFonts w:asciiTheme="minorHAnsi" w:eastAsiaTheme="minorEastAsia" w:hAnsiTheme="minorHAnsi" w:cstheme="minorBidi"/>
          <w:noProof/>
          <w:kern w:val="2"/>
          <w14:ligatures w14:val="standardContextual"/>
        </w:rPr>
      </w:pPr>
      <w:ins w:id="466" w:author="Kurt Elliason" w:date="2025-11-24T15:13:00Z" w16du:dateUtc="2025-11-24T21:13:00Z">
        <w:r w:rsidRPr="008A1B3B">
          <w:rPr>
            <w:rStyle w:val="Hyperlink"/>
            <w:noProof/>
          </w:rPr>
          <w:fldChar w:fldCharType="begin"/>
        </w:r>
        <w:r w:rsidRPr="008A1B3B">
          <w:rPr>
            <w:rStyle w:val="Hyperlink"/>
            <w:noProof/>
          </w:rPr>
          <w:instrText xml:space="preserve"> </w:instrText>
        </w:r>
        <w:r>
          <w:rPr>
            <w:noProof/>
          </w:rPr>
          <w:instrText>HYPERLINK \l "_Toc214889861"</w:instrText>
        </w:r>
        <w:r w:rsidRPr="008A1B3B">
          <w:rPr>
            <w:rStyle w:val="Hyperlink"/>
            <w:noProof/>
          </w:rPr>
          <w:instrText xml:space="preserve"> </w:instrText>
        </w:r>
        <w:r w:rsidRPr="008A1B3B">
          <w:rPr>
            <w:rStyle w:val="Hyperlink"/>
            <w:noProof/>
          </w:rPr>
        </w:r>
        <w:r w:rsidRPr="008A1B3B">
          <w:rPr>
            <w:rStyle w:val="Hyperlink"/>
            <w:noProof/>
          </w:rPr>
          <w:fldChar w:fldCharType="separate"/>
        </w:r>
        <w:r w:rsidRPr="008A1B3B">
          <w:rPr>
            <w:rStyle w:val="Hyperlink"/>
            <w:noProof/>
          </w:rPr>
          <w:t>Glossary</w:t>
        </w:r>
        <w:r>
          <w:rPr>
            <w:noProof/>
            <w:webHidden/>
          </w:rPr>
          <w:tab/>
        </w:r>
        <w:r>
          <w:rPr>
            <w:noProof/>
            <w:webHidden/>
          </w:rPr>
          <w:fldChar w:fldCharType="begin"/>
        </w:r>
        <w:r>
          <w:rPr>
            <w:noProof/>
            <w:webHidden/>
          </w:rPr>
          <w:instrText xml:space="preserve"> PAGEREF _Toc214889861 \h </w:instrText>
        </w:r>
        <w:r>
          <w:rPr>
            <w:noProof/>
            <w:webHidden/>
          </w:rPr>
        </w:r>
        <w:r>
          <w:rPr>
            <w:noProof/>
            <w:webHidden/>
          </w:rPr>
          <w:fldChar w:fldCharType="separate"/>
        </w:r>
        <w:r>
          <w:rPr>
            <w:noProof/>
            <w:webHidden/>
          </w:rPr>
          <w:t>299</w:t>
        </w:r>
        <w:r>
          <w:rPr>
            <w:noProof/>
            <w:webHidden/>
          </w:rPr>
          <w:fldChar w:fldCharType="end"/>
        </w:r>
        <w:r w:rsidRPr="008A1B3B">
          <w:rPr>
            <w:rStyle w:val="Hyperlink"/>
            <w:noProof/>
          </w:rPr>
          <w:fldChar w:fldCharType="end"/>
        </w:r>
      </w:ins>
    </w:p>
    <w:p w14:paraId="16A1CE2D" w14:textId="3E9E970D" w:rsidR="00825D74" w:rsidDel="00464782" w:rsidRDefault="00825D74">
      <w:pPr>
        <w:pStyle w:val="TOC1"/>
        <w:rPr>
          <w:del w:id="467" w:author="Kurt Elliason" w:date="2025-11-24T15:13:00Z" w16du:dateUtc="2025-11-24T21:13:00Z"/>
          <w:rFonts w:asciiTheme="minorHAnsi" w:eastAsiaTheme="minorEastAsia" w:hAnsiTheme="minorHAnsi" w:cstheme="minorBidi"/>
          <w:noProof/>
          <w:kern w:val="2"/>
          <w14:ligatures w14:val="standardContextual"/>
        </w:rPr>
      </w:pPr>
      <w:del w:id="468" w:author="Kurt Elliason" w:date="2025-11-24T15:13:00Z" w16du:dateUtc="2025-11-24T21:13:00Z">
        <w:r w:rsidRPr="00464782" w:rsidDel="00464782">
          <w:rPr>
            <w:noProof/>
            <w:rPrChange w:id="469" w:author="Kurt Elliason" w:date="2025-11-24T15:13:00Z" w16du:dateUtc="2025-11-24T21:13:00Z">
              <w:rPr>
                <w:rStyle w:val="Hyperlink"/>
                <w:noProof/>
              </w:rPr>
            </w:rPrChange>
          </w:rPr>
          <w:delText>1</w:delText>
        </w:r>
        <w:r w:rsidDel="00464782">
          <w:rPr>
            <w:rFonts w:asciiTheme="minorHAnsi" w:eastAsiaTheme="minorEastAsia" w:hAnsiTheme="minorHAnsi" w:cstheme="minorBidi"/>
            <w:noProof/>
            <w:kern w:val="2"/>
            <w14:ligatures w14:val="standardContextual"/>
          </w:rPr>
          <w:tab/>
        </w:r>
        <w:r w:rsidRPr="00464782" w:rsidDel="00464782">
          <w:rPr>
            <w:noProof/>
            <w:rPrChange w:id="470" w:author="Kurt Elliason" w:date="2025-11-24T15:13:00Z" w16du:dateUtc="2025-11-24T21:13:00Z">
              <w:rPr>
                <w:rStyle w:val="Hyperlink"/>
                <w:noProof/>
              </w:rPr>
            </w:rPrChange>
          </w:rPr>
          <w:delText>Introduction</w:delText>
        </w:r>
        <w:r w:rsidDel="00464782">
          <w:rPr>
            <w:noProof/>
            <w:webHidden/>
          </w:rPr>
          <w:tab/>
          <w:delText>8</w:delText>
        </w:r>
      </w:del>
    </w:p>
    <w:p w14:paraId="586F4EA4" w14:textId="579C2268" w:rsidR="00825D74" w:rsidDel="00464782" w:rsidRDefault="00825D74">
      <w:pPr>
        <w:pStyle w:val="TOC2"/>
        <w:tabs>
          <w:tab w:val="left" w:pos="1152"/>
        </w:tabs>
        <w:rPr>
          <w:del w:id="471" w:author="Kurt Elliason" w:date="2025-11-24T15:13:00Z" w16du:dateUtc="2025-11-24T21:13:00Z"/>
          <w:rFonts w:asciiTheme="minorHAnsi" w:eastAsiaTheme="minorEastAsia" w:hAnsiTheme="minorHAnsi" w:cstheme="minorBidi"/>
          <w:noProof/>
          <w:kern w:val="2"/>
          <w14:ligatures w14:val="standardContextual"/>
        </w:rPr>
      </w:pPr>
      <w:del w:id="472" w:author="Kurt Elliason" w:date="2025-11-24T15:13:00Z" w16du:dateUtc="2025-11-24T21:13:00Z">
        <w:r w:rsidRPr="00464782" w:rsidDel="00464782">
          <w:rPr>
            <w:noProof/>
            <w:rPrChange w:id="473" w:author="Kurt Elliason" w:date="2025-11-24T15:13:00Z" w16du:dateUtc="2025-11-24T21:13:00Z">
              <w:rPr>
                <w:rStyle w:val="Hyperlink"/>
                <w:noProof/>
              </w:rPr>
            </w:rPrChange>
          </w:rPr>
          <w:delText>1.1</w:delText>
        </w:r>
        <w:r w:rsidDel="00464782">
          <w:rPr>
            <w:rFonts w:asciiTheme="minorHAnsi" w:eastAsiaTheme="minorEastAsia" w:hAnsiTheme="minorHAnsi" w:cstheme="minorBidi"/>
            <w:noProof/>
            <w:kern w:val="2"/>
            <w14:ligatures w14:val="standardContextual"/>
          </w:rPr>
          <w:tab/>
        </w:r>
        <w:r w:rsidRPr="00464782" w:rsidDel="00464782">
          <w:rPr>
            <w:noProof/>
            <w:rPrChange w:id="474" w:author="Kurt Elliason" w:date="2025-11-24T15:13:00Z" w16du:dateUtc="2025-11-24T21:13:00Z">
              <w:rPr>
                <w:rStyle w:val="Hyperlink"/>
                <w:noProof/>
              </w:rPr>
            </w:rPrChange>
          </w:rPr>
          <w:delText>Introduction to IHE</w:delText>
        </w:r>
        <w:r w:rsidDel="00464782">
          <w:rPr>
            <w:noProof/>
            <w:webHidden/>
          </w:rPr>
          <w:tab/>
          <w:delText>8</w:delText>
        </w:r>
      </w:del>
    </w:p>
    <w:p w14:paraId="4128CF8E" w14:textId="14AD58FF" w:rsidR="00825D74" w:rsidDel="00464782" w:rsidRDefault="00825D74">
      <w:pPr>
        <w:pStyle w:val="TOC2"/>
        <w:tabs>
          <w:tab w:val="left" w:pos="1152"/>
        </w:tabs>
        <w:rPr>
          <w:del w:id="475" w:author="Kurt Elliason" w:date="2025-11-24T15:13:00Z" w16du:dateUtc="2025-11-24T21:13:00Z"/>
          <w:rFonts w:asciiTheme="minorHAnsi" w:eastAsiaTheme="minorEastAsia" w:hAnsiTheme="minorHAnsi" w:cstheme="minorBidi"/>
          <w:noProof/>
          <w:kern w:val="2"/>
          <w14:ligatures w14:val="standardContextual"/>
        </w:rPr>
      </w:pPr>
      <w:del w:id="476" w:author="Kurt Elliason" w:date="2025-11-24T15:13:00Z" w16du:dateUtc="2025-11-24T21:13:00Z">
        <w:r w:rsidRPr="00464782" w:rsidDel="00464782">
          <w:rPr>
            <w:noProof/>
            <w:rPrChange w:id="477" w:author="Kurt Elliason" w:date="2025-11-24T15:13:00Z" w16du:dateUtc="2025-11-24T21:13:00Z">
              <w:rPr>
                <w:rStyle w:val="Hyperlink"/>
                <w:noProof/>
              </w:rPr>
            </w:rPrChange>
          </w:rPr>
          <w:delText>1.2</w:delText>
        </w:r>
        <w:r w:rsidDel="00464782">
          <w:rPr>
            <w:rFonts w:asciiTheme="minorHAnsi" w:eastAsiaTheme="minorEastAsia" w:hAnsiTheme="minorHAnsi" w:cstheme="minorBidi"/>
            <w:noProof/>
            <w:kern w:val="2"/>
            <w14:ligatures w14:val="standardContextual"/>
          </w:rPr>
          <w:tab/>
        </w:r>
        <w:r w:rsidRPr="00464782" w:rsidDel="00464782">
          <w:rPr>
            <w:noProof/>
            <w:rPrChange w:id="478" w:author="Kurt Elliason" w:date="2025-11-24T15:13:00Z" w16du:dateUtc="2025-11-24T21:13:00Z">
              <w:rPr>
                <w:rStyle w:val="Hyperlink"/>
                <w:noProof/>
              </w:rPr>
            </w:rPrChange>
          </w:rPr>
          <w:delText>Intended Audience</w:delText>
        </w:r>
        <w:r w:rsidDel="00464782">
          <w:rPr>
            <w:noProof/>
            <w:webHidden/>
          </w:rPr>
          <w:tab/>
          <w:delText>8</w:delText>
        </w:r>
      </w:del>
    </w:p>
    <w:p w14:paraId="55AF5C97" w14:textId="2EEE05FF" w:rsidR="00825D74" w:rsidDel="00464782" w:rsidRDefault="00825D74">
      <w:pPr>
        <w:pStyle w:val="TOC2"/>
        <w:tabs>
          <w:tab w:val="left" w:pos="1152"/>
        </w:tabs>
        <w:rPr>
          <w:del w:id="479" w:author="Kurt Elliason" w:date="2025-11-24T15:13:00Z" w16du:dateUtc="2025-11-24T21:13:00Z"/>
          <w:rFonts w:asciiTheme="minorHAnsi" w:eastAsiaTheme="minorEastAsia" w:hAnsiTheme="minorHAnsi" w:cstheme="minorBidi"/>
          <w:noProof/>
          <w:kern w:val="2"/>
          <w14:ligatures w14:val="standardContextual"/>
        </w:rPr>
      </w:pPr>
      <w:del w:id="480" w:author="Kurt Elliason" w:date="2025-11-24T15:13:00Z" w16du:dateUtc="2025-11-24T21:13:00Z">
        <w:r w:rsidRPr="00464782" w:rsidDel="00464782">
          <w:rPr>
            <w:noProof/>
            <w:rPrChange w:id="481" w:author="Kurt Elliason" w:date="2025-11-24T15:13:00Z" w16du:dateUtc="2025-11-24T21:13:00Z">
              <w:rPr>
                <w:rStyle w:val="Hyperlink"/>
                <w:noProof/>
              </w:rPr>
            </w:rPrChange>
          </w:rPr>
          <w:delText>1.3</w:delText>
        </w:r>
        <w:r w:rsidDel="00464782">
          <w:rPr>
            <w:rFonts w:asciiTheme="minorHAnsi" w:eastAsiaTheme="minorEastAsia" w:hAnsiTheme="minorHAnsi" w:cstheme="minorBidi"/>
            <w:noProof/>
            <w:kern w:val="2"/>
            <w14:ligatures w14:val="standardContextual"/>
          </w:rPr>
          <w:tab/>
        </w:r>
        <w:r w:rsidRPr="00464782" w:rsidDel="00464782">
          <w:rPr>
            <w:noProof/>
            <w:rPrChange w:id="482" w:author="Kurt Elliason" w:date="2025-11-24T15:13:00Z" w16du:dateUtc="2025-11-24T21:13:00Z">
              <w:rPr>
                <w:rStyle w:val="Hyperlink"/>
                <w:noProof/>
              </w:rPr>
            </w:rPrChange>
          </w:rPr>
          <w:delText>Overview of Technical Framework Volume 2</w:delText>
        </w:r>
        <w:r w:rsidDel="00464782">
          <w:rPr>
            <w:noProof/>
            <w:webHidden/>
          </w:rPr>
          <w:tab/>
          <w:delText>8</w:delText>
        </w:r>
      </w:del>
    </w:p>
    <w:p w14:paraId="437FFD2C" w14:textId="119BFA08" w:rsidR="00825D74" w:rsidDel="00464782" w:rsidRDefault="00825D74">
      <w:pPr>
        <w:pStyle w:val="TOC2"/>
        <w:tabs>
          <w:tab w:val="left" w:pos="1152"/>
        </w:tabs>
        <w:rPr>
          <w:del w:id="483" w:author="Kurt Elliason" w:date="2025-11-24T15:13:00Z" w16du:dateUtc="2025-11-24T21:13:00Z"/>
          <w:rFonts w:asciiTheme="minorHAnsi" w:eastAsiaTheme="minorEastAsia" w:hAnsiTheme="minorHAnsi" w:cstheme="minorBidi"/>
          <w:noProof/>
          <w:kern w:val="2"/>
          <w14:ligatures w14:val="standardContextual"/>
        </w:rPr>
      </w:pPr>
      <w:del w:id="484" w:author="Kurt Elliason" w:date="2025-11-24T15:13:00Z" w16du:dateUtc="2025-11-24T21:13:00Z">
        <w:r w:rsidRPr="00464782" w:rsidDel="00464782">
          <w:rPr>
            <w:noProof/>
            <w:rPrChange w:id="485" w:author="Kurt Elliason" w:date="2025-11-24T15:13:00Z" w16du:dateUtc="2025-11-24T21:13:00Z">
              <w:rPr>
                <w:rStyle w:val="Hyperlink"/>
                <w:noProof/>
              </w:rPr>
            </w:rPrChange>
          </w:rPr>
          <w:delText>1.4</w:delText>
        </w:r>
        <w:r w:rsidDel="00464782">
          <w:rPr>
            <w:rFonts w:asciiTheme="minorHAnsi" w:eastAsiaTheme="minorEastAsia" w:hAnsiTheme="minorHAnsi" w:cstheme="minorBidi"/>
            <w:noProof/>
            <w:kern w:val="2"/>
            <w14:ligatures w14:val="standardContextual"/>
          </w:rPr>
          <w:tab/>
        </w:r>
        <w:r w:rsidRPr="00464782" w:rsidDel="00464782">
          <w:rPr>
            <w:noProof/>
            <w:rPrChange w:id="486" w:author="Kurt Elliason" w:date="2025-11-24T15:13:00Z" w16du:dateUtc="2025-11-24T21:13:00Z">
              <w:rPr>
                <w:rStyle w:val="Hyperlink"/>
                <w:noProof/>
              </w:rPr>
            </w:rPrChange>
          </w:rPr>
          <w:delText>Comment Process</w:delText>
        </w:r>
        <w:r w:rsidDel="00464782">
          <w:rPr>
            <w:noProof/>
            <w:webHidden/>
          </w:rPr>
          <w:tab/>
          <w:delText>9</w:delText>
        </w:r>
      </w:del>
    </w:p>
    <w:p w14:paraId="2020658A" w14:textId="62682157" w:rsidR="00825D74" w:rsidDel="00464782" w:rsidRDefault="00825D74">
      <w:pPr>
        <w:pStyle w:val="TOC2"/>
        <w:tabs>
          <w:tab w:val="left" w:pos="1152"/>
        </w:tabs>
        <w:rPr>
          <w:del w:id="487" w:author="Kurt Elliason" w:date="2025-11-24T15:13:00Z" w16du:dateUtc="2025-11-24T21:13:00Z"/>
          <w:rFonts w:asciiTheme="minorHAnsi" w:eastAsiaTheme="minorEastAsia" w:hAnsiTheme="minorHAnsi" w:cstheme="minorBidi"/>
          <w:noProof/>
          <w:kern w:val="2"/>
          <w14:ligatures w14:val="standardContextual"/>
        </w:rPr>
      </w:pPr>
      <w:del w:id="488" w:author="Kurt Elliason" w:date="2025-11-24T15:13:00Z" w16du:dateUtc="2025-11-24T21:13:00Z">
        <w:r w:rsidRPr="00464782" w:rsidDel="00464782">
          <w:rPr>
            <w:noProof/>
            <w:rPrChange w:id="489" w:author="Kurt Elliason" w:date="2025-11-24T15:13:00Z" w16du:dateUtc="2025-11-24T21:13:00Z">
              <w:rPr>
                <w:rStyle w:val="Hyperlink"/>
                <w:noProof/>
              </w:rPr>
            </w:rPrChange>
          </w:rPr>
          <w:delText>1.5</w:delText>
        </w:r>
        <w:r w:rsidDel="00464782">
          <w:rPr>
            <w:rFonts w:asciiTheme="minorHAnsi" w:eastAsiaTheme="minorEastAsia" w:hAnsiTheme="minorHAnsi" w:cstheme="minorBidi"/>
            <w:noProof/>
            <w:kern w:val="2"/>
            <w14:ligatures w14:val="standardContextual"/>
          </w:rPr>
          <w:tab/>
        </w:r>
        <w:r w:rsidRPr="00464782" w:rsidDel="00464782">
          <w:rPr>
            <w:noProof/>
            <w:rPrChange w:id="490" w:author="Kurt Elliason" w:date="2025-11-24T15:13:00Z" w16du:dateUtc="2025-11-24T21:13:00Z">
              <w:rPr>
                <w:rStyle w:val="Hyperlink"/>
                <w:noProof/>
              </w:rPr>
            </w:rPrChange>
          </w:rPr>
          <w:delText>Copyright Licenses</w:delText>
        </w:r>
        <w:r w:rsidDel="00464782">
          <w:rPr>
            <w:noProof/>
            <w:webHidden/>
          </w:rPr>
          <w:tab/>
          <w:delText>9</w:delText>
        </w:r>
      </w:del>
    </w:p>
    <w:p w14:paraId="15E42FD5" w14:textId="55A951CC" w:rsidR="00825D74" w:rsidDel="00464782" w:rsidRDefault="00825D74">
      <w:pPr>
        <w:pStyle w:val="TOC2"/>
        <w:tabs>
          <w:tab w:val="left" w:pos="1152"/>
        </w:tabs>
        <w:rPr>
          <w:del w:id="491" w:author="Kurt Elliason" w:date="2025-11-24T15:13:00Z" w16du:dateUtc="2025-11-24T21:13:00Z"/>
          <w:rFonts w:asciiTheme="minorHAnsi" w:eastAsiaTheme="minorEastAsia" w:hAnsiTheme="minorHAnsi" w:cstheme="minorBidi"/>
          <w:noProof/>
          <w:kern w:val="2"/>
          <w14:ligatures w14:val="standardContextual"/>
        </w:rPr>
      </w:pPr>
      <w:del w:id="492" w:author="Kurt Elliason" w:date="2025-11-24T15:13:00Z" w16du:dateUtc="2025-11-24T21:13:00Z">
        <w:r w:rsidRPr="00464782" w:rsidDel="00464782">
          <w:rPr>
            <w:noProof/>
            <w:rPrChange w:id="493" w:author="Kurt Elliason" w:date="2025-11-24T15:13:00Z" w16du:dateUtc="2025-11-24T21:13:00Z">
              <w:rPr>
                <w:rStyle w:val="Hyperlink"/>
                <w:noProof/>
              </w:rPr>
            </w:rPrChange>
          </w:rPr>
          <w:delText>1.6</w:delText>
        </w:r>
        <w:r w:rsidDel="00464782">
          <w:rPr>
            <w:rFonts w:asciiTheme="minorHAnsi" w:eastAsiaTheme="minorEastAsia" w:hAnsiTheme="minorHAnsi" w:cstheme="minorBidi"/>
            <w:noProof/>
            <w:kern w:val="2"/>
            <w14:ligatures w14:val="standardContextual"/>
          </w:rPr>
          <w:tab/>
        </w:r>
        <w:r w:rsidRPr="00464782" w:rsidDel="00464782">
          <w:rPr>
            <w:noProof/>
            <w:rPrChange w:id="494" w:author="Kurt Elliason" w:date="2025-11-24T15:13:00Z" w16du:dateUtc="2025-11-24T21:13:00Z">
              <w:rPr>
                <w:rStyle w:val="Hyperlink"/>
                <w:noProof/>
              </w:rPr>
            </w:rPrChange>
          </w:rPr>
          <w:delText>Trademark</w:delText>
        </w:r>
        <w:r w:rsidDel="00464782">
          <w:rPr>
            <w:noProof/>
            <w:webHidden/>
          </w:rPr>
          <w:tab/>
          <w:delText>9</w:delText>
        </w:r>
      </w:del>
    </w:p>
    <w:p w14:paraId="6E0BC9E7" w14:textId="187C9DF7" w:rsidR="00825D74" w:rsidDel="00464782" w:rsidRDefault="00825D74">
      <w:pPr>
        <w:pStyle w:val="TOC2"/>
        <w:tabs>
          <w:tab w:val="left" w:pos="1152"/>
        </w:tabs>
        <w:rPr>
          <w:del w:id="495" w:author="Kurt Elliason" w:date="2025-11-24T15:13:00Z" w16du:dateUtc="2025-11-24T21:13:00Z"/>
          <w:rFonts w:asciiTheme="minorHAnsi" w:eastAsiaTheme="minorEastAsia" w:hAnsiTheme="minorHAnsi" w:cstheme="minorBidi"/>
          <w:noProof/>
          <w:kern w:val="2"/>
          <w14:ligatures w14:val="standardContextual"/>
        </w:rPr>
      </w:pPr>
      <w:del w:id="496" w:author="Kurt Elliason" w:date="2025-11-24T15:13:00Z" w16du:dateUtc="2025-11-24T21:13:00Z">
        <w:r w:rsidRPr="00464782" w:rsidDel="00464782">
          <w:rPr>
            <w:noProof/>
            <w:rPrChange w:id="497" w:author="Kurt Elliason" w:date="2025-11-24T15:13:00Z" w16du:dateUtc="2025-11-24T21:13:00Z">
              <w:rPr>
                <w:rStyle w:val="Hyperlink"/>
                <w:noProof/>
              </w:rPr>
            </w:rPrChange>
          </w:rPr>
          <w:lastRenderedPageBreak/>
          <w:delText>1.7</w:delText>
        </w:r>
        <w:r w:rsidDel="00464782">
          <w:rPr>
            <w:rFonts w:asciiTheme="minorHAnsi" w:eastAsiaTheme="minorEastAsia" w:hAnsiTheme="minorHAnsi" w:cstheme="minorBidi"/>
            <w:noProof/>
            <w:kern w:val="2"/>
            <w14:ligatures w14:val="standardContextual"/>
          </w:rPr>
          <w:tab/>
        </w:r>
        <w:r w:rsidRPr="00464782" w:rsidDel="00464782">
          <w:rPr>
            <w:noProof/>
            <w:rPrChange w:id="498" w:author="Kurt Elliason" w:date="2025-11-24T15:13:00Z" w16du:dateUtc="2025-11-24T21:13:00Z">
              <w:rPr>
                <w:rStyle w:val="Hyperlink"/>
                <w:noProof/>
              </w:rPr>
            </w:rPrChange>
          </w:rPr>
          <w:delText>Disclaimer Regarding Patent Rights</w:delText>
        </w:r>
        <w:r w:rsidDel="00464782">
          <w:rPr>
            <w:noProof/>
            <w:webHidden/>
          </w:rPr>
          <w:tab/>
          <w:delText>9</w:delText>
        </w:r>
      </w:del>
    </w:p>
    <w:p w14:paraId="554DA6B7" w14:textId="4AE3852E" w:rsidR="00825D74" w:rsidDel="00464782" w:rsidRDefault="00825D74">
      <w:pPr>
        <w:pStyle w:val="TOC2"/>
        <w:tabs>
          <w:tab w:val="left" w:pos="1152"/>
        </w:tabs>
        <w:rPr>
          <w:del w:id="499" w:author="Kurt Elliason" w:date="2025-11-24T15:13:00Z" w16du:dateUtc="2025-11-24T21:13:00Z"/>
          <w:rFonts w:asciiTheme="minorHAnsi" w:eastAsiaTheme="minorEastAsia" w:hAnsiTheme="minorHAnsi" w:cstheme="minorBidi"/>
          <w:noProof/>
          <w:kern w:val="2"/>
          <w14:ligatures w14:val="standardContextual"/>
        </w:rPr>
      </w:pPr>
      <w:del w:id="500" w:author="Kurt Elliason" w:date="2025-11-24T15:13:00Z" w16du:dateUtc="2025-11-24T21:13:00Z">
        <w:r w:rsidRPr="00464782" w:rsidDel="00464782">
          <w:rPr>
            <w:noProof/>
            <w:rPrChange w:id="501" w:author="Kurt Elliason" w:date="2025-11-24T15:13:00Z" w16du:dateUtc="2025-11-24T21:13:00Z">
              <w:rPr>
                <w:rStyle w:val="Hyperlink"/>
                <w:noProof/>
              </w:rPr>
            </w:rPrChange>
          </w:rPr>
          <w:delText>1.8</w:delText>
        </w:r>
        <w:r w:rsidDel="00464782">
          <w:rPr>
            <w:rFonts w:asciiTheme="minorHAnsi" w:eastAsiaTheme="minorEastAsia" w:hAnsiTheme="minorHAnsi" w:cstheme="minorBidi"/>
            <w:noProof/>
            <w:kern w:val="2"/>
            <w14:ligatures w14:val="standardContextual"/>
          </w:rPr>
          <w:tab/>
        </w:r>
        <w:r w:rsidRPr="00464782" w:rsidDel="00464782">
          <w:rPr>
            <w:noProof/>
            <w:rPrChange w:id="502" w:author="Kurt Elliason" w:date="2025-11-24T15:13:00Z" w16du:dateUtc="2025-11-24T21:13:00Z">
              <w:rPr>
                <w:rStyle w:val="Hyperlink"/>
                <w:noProof/>
              </w:rPr>
            </w:rPrChange>
          </w:rPr>
          <w:delText>History of Document Changes</w:delText>
        </w:r>
        <w:r w:rsidDel="00464782">
          <w:rPr>
            <w:noProof/>
            <w:webHidden/>
          </w:rPr>
          <w:tab/>
          <w:delText>10</w:delText>
        </w:r>
      </w:del>
    </w:p>
    <w:p w14:paraId="1F01A7CE" w14:textId="3B647844" w:rsidR="00825D74" w:rsidDel="00464782" w:rsidRDefault="00825D74">
      <w:pPr>
        <w:pStyle w:val="TOC1"/>
        <w:rPr>
          <w:del w:id="503" w:author="Kurt Elliason" w:date="2025-11-24T15:13:00Z" w16du:dateUtc="2025-11-24T21:13:00Z"/>
          <w:rFonts w:asciiTheme="minorHAnsi" w:eastAsiaTheme="minorEastAsia" w:hAnsiTheme="minorHAnsi" w:cstheme="minorBidi"/>
          <w:noProof/>
          <w:kern w:val="2"/>
          <w14:ligatures w14:val="standardContextual"/>
        </w:rPr>
      </w:pPr>
      <w:del w:id="504" w:author="Kurt Elliason" w:date="2025-11-24T15:13:00Z" w16du:dateUtc="2025-11-24T21:13:00Z">
        <w:r w:rsidRPr="00464782" w:rsidDel="00464782">
          <w:rPr>
            <w:noProof/>
            <w:rPrChange w:id="505" w:author="Kurt Elliason" w:date="2025-11-24T15:13:00Z" w16du:dateUtc="2025-11-24T21:13:00Z">
              <w:rPr>
                <w:rStyle w:val="Hyperlink"/>
                <w:noProof/>
              </w:rPr>
            </w:rPrChange>
          </w:rPr>
          <w:delText>2</w:delText>
        </w:r>
        <w:r w:rsidDel="00464782">
          <w:rPr>
            <w:rFonts w:asciiTheme="minorHAnsi" w:eastAsiaTheme="minorEastAsia" w:hAnsiTheme="minorHAnsi" w:cstheme="minorBidi"/>
            <w:noProof/>
            <w:kern w:val="2"/>
            <w14:ligatures w14:val="standardContextual"/>
          </w:rPr>
          <w:tab/>
        </w:r>
        <w:r w:rsidRPr="00464782" w:rsidDel="00464782">
          <w:rPr>
            <w:noProof/>
            <w:rPrChange w:id="506" w:author="Kurt Elliason" w:date="2025-11-24T15:13:00Z" w16du:dateUtc="2025-11-24T21:13:00Z">
              <w:rPr>
                <w:rStyle w:val="Hyperlink"/>
                <w:noProof/>
              </w:rPr>
            </w:rPrChange>
          </w:rPr>
          <w:delText>Conventions</w:delText>
        </w:r>
        <w:r w:rsidDel="00464782">
          <w:rPr>
            <w:noProof/>
            <w:webHidden/>
          </w:rPr>
          <w:tab/>
          <w:delText>12</w:delText>
        </w:r>
      </w:del>
    </w:p>
    <w:p w14:paraId="1D8F3DD7" w14:textId="557822EF" w:rsidR="00825D74" w:rsidDel="00464782" w:rsidRDefault="00825D74">
      <w:pPr>
        <w:pStyle w:val="TOC2"/>
        <w:tabs>
          <w:tab w:val="left" w:pos="1152"/>
        </w:tabs>
        <w:rPr>
          <w:del w:id="507" w:author="Kurt Elliason" w:date="2025-11-24T15:13:00Z" w16du:dateUtc="2025-11-24T21:13:00Z"/>
          <w:rFonts w:asciiTheme="minorHAnsi" w:eastAsiaTheme="minorEastAsia" w:hAnsiTheme="minorHAnsi" w:cstheme="minorBidi"/>
          <w:noProof/>
          <w:kern w:val="2"/>
          <w14:ligatures w14:val="standardContextual"/>
        </w:rPr>
      </w:pPr>
      <w:del w:id="508" w:author="Kurt Elliason" w:date="2025-11-24T15:13:00Z" w16du:dateUtc="2025-11-24T21:13:00Z">
        <w:r w:rsidRPr="00464782" w:rsidDel="00464782">
          <w:rPr>
            <w:noProof/>
            <w:rPrChange w:id="509" w:author="Kurt Elliason" w:date="2025-11-24T15:13:00Z" w16du:dateUtc="2025-11-24T21:13:00Z">
              <w:rPr>
                <w:rStyle w:val="Hyperlink"/>
                <w:noProof/>
              </w:rPr>
            </w:rPrChange>
          </w:rPr>
          <w:delText>2.1</w:delText>
        </w:r>
        <w:r w:rsidDel="00464782">
          <w:rPr>
            <w:rFonts w:asciiTheme="minorHAnsi" w:eastAsiaTheme="minorEastAsia" w:hAnsiTheme="minorHAnsi" w:cstheme="minorBidi"/>
            <w:noProof/>
            <w:kern w:val="2"/>
            <w14:ligatures w14:val="standardContextual"/>
          </w:rPr>
          <w:tab/>
        </w:r>
        <w:r w:rsidRPr="00464782" w:rsidDel="00464782">
          <w:rPr>
            <w:noProof/>
            <w:rPrChange w:id="510" w:author="Kurt Elliason" w:date="2025-11-24T15:13:00Z" w16du:dateUtc="2025-11-24T21:13:00Z">
              <w:rPr>
                <w:rStyle w:val="Hyperlink"/>
                <w:noProof/>
              </w:rPr>
            </w:rPrChange>
          </w:rPr>
          <w:delText>Transaction Modeling and Profiling Conventions</w:delText>
        </w:r>
        <w:r w:rsidDel="00464782">
          <w:rPr>
            <w:noProof/>
            <w:webHidden/>
          </w:rPr>
          <w:tab/>
          <w:delText>12</w:delText>
        </w:r>
      </w:del>
    </w:p>
    <w:p w14:paraId="1B4416D5" w14:textId="01A26F71" w:rsidR="00825D74" w:rsidDel="00464782" w:rsidRDefault="00825D74">
      <w:pPr>
        <w:pStyle w:val="TOC2"/>
        <w:tabs>
          <w:tab w:val="left" w:pos="1152"/>
        </w:tabs>
        <w:rPr>
          <w:del w:id="511" w:author="Kurt Elliason" w:date="2025-11-24T15:13:00Z" w16du:dateUtc="2025-11-24T21:13:00Z"/>
          <w:rFonts w:asciiTheme="minorHAnsi" w:eastAsiaTheme="minorEastAsia" w:hAnsiTheme="minorHAnsi" w:cstheme="minorBidi"/>
          <w:noProof/>
          <w:kern w:val="2"/>
          <w14:ligatures w14:val="standardContextual"/>
        </w:rPr>
      </w:pPr>
      <w:del w:id="512" w:author="Kurt Elliason" w:date="2025-11-24T15:13:00Z" w16du:dateUtc="2025-11-24T21:13:00Z">
        <w:r w:rsidRPr="00464782" w:rsidDel="00464782">
          <w:rPr>
            <w:noProof/>
            <w:rPrChange w:id="513" w:author="Kurt Elliason" w:date="2025-11-24T15:13:00Z" w16du:dateUtc="2025-11-24T21:13:00Z">
              <w:rPr>
                <w:rStyle w:val="Hyperlink"/>
                <w:noProof/>
              </w:rPr>
            </w:rPrChange>
          </w:rPr>
          <w:delText>2.2</w:delText>
        </w:r>
        <w:r w:rsidDel="00464782">
          <w:rPr>
            <w:rFonts w:asciiTheme="minorHAnsi" w:eastAsiaTheme="minorEastAsia" w:hAnsiTheme="minorHAnsi" w:cstheme="minorBidi"/>
            <w:noProof/>
            <w:kern w:val="2"/>
            <w14:ligatures w14:val="standardContextual"/>
          </w:rPr>
          <w:tab/>
        </w:r>
        <w:r w:rsidRPr="00464782" w:rsidDel="00464782">
          <w:rPr>
            <w:noProof/>
            <w:rPrChange w:id="514" w:author="Kurt Elliason" w:date="2025-11-24T15:13:00Z" w16du:dateUtc="2025-11-24T21:13:00Z">
              <w:rPr>
                <w:rStyle w:val="Hyperlink"/>
                <w:noProof/>
              </w:rPr>
            </w:rPrChange>
          </w:rPr>
          <w:delText>Additional Standards Profiling Conventions</w:delText>
        </w:r>
        <w:r w:rsidDel="00464782">
          <w:rPr>
            <w:noProof/>
            <w:webHidden/>
          </w:rPr>
          <w:tab/>
          <w:delText>12</w:delText>
        </w:r>
      </w:del>
    </w:p>
    <w:p w14:paraId="1E2CA5EC" w14:textId="28E0DBCF" w:rsidR="00825D74" w:rsidDel="00464782" w:rsidRDefault="00825D74">
      <w:pPr>
        <w:pStyle w:val="TOC2"/>
        <w:tabs>
          <w:tab w:val="left" w:pos="1152"/>
        </w:tabs>
        <w:rPr>
          <w:del w:id="515" w:author="Kurt Elliason" w:date="2025-11-24T15:13:00Z" w16du:dateUtc="2025-11-24T21:13:00Z"/>
          <w:rFonts w:asciiTheme="minorHAnsi" w:eastAsiaTheme="minorEastAsia" w:hAnsiTheme="minorHAnsi" w:cstheme="minorBidi"/>
          <w:noProof/>
          <w:kern w:val="2"/>
          <w14:ligatures w14:val="standardContextual"/>
        </w:rPr>
      </w:pPr>
      <w:del w:id="516" w:author="Kurt Elliason" w:date="2025-11-24T15:13:00Z" w16du:dateUtc="2025-11-24T21:13:00Z">
        <w:r w:rsidRPr="00464782" w:rsidDel="00464782">
          <w:rPr>
            <w:noProof/>
            <w:rPrChange w:id="517" w:author="Kurt Elliason" w:date="2025-11-24T15:13:00Z" w16du:dateUtc="2025-11-24T21:13:00Z">
              <w:rPr>
                <w:rStyle w:val="Hyperlink"/>
                <w:noProof/>
              </w:rPr>
            </w:rPrChange>
          </w:rPr>
          <w:delText>2.3</w:delText>
        </w:r>
        <w:r w:rsidDel="00464782">
          <w:rPr>
            <w:rFonts w:asciiTheme="minorHAnsi" w:eastAsiaTheme="minorEastAsia" w:hAnsiTheme="minorHAnsi" w:cstheme="minorBidi"/>
            <w:noProof/>
            <w:kern w:val="2"/>
            <w14:ligatures w14:val="standardContextual"/>
          </w:rPr>
          <w:tab/>
        </w:r>
        <w:r w:rsidRPr="00464782" w:rsidDel="00464782">
          <w:rPr>
            <w:noProof/>
            <w:rPrChange w:id="518" w:author="Kurt Elliason" w:date="2025-11-24T15:13:00Z" w16du:dateUtc="2025-11-24T21:13:00Z">
              <w:rPr>
                <w:rStyle w:val="Hyperlink"/>
                <w:noProof/>
              </w:rPr>
            </w:rPrChange>
          </w:rPr>
          <w:delText>Use of Coded Entities and Coding Schemes</w:delText>
        </w:r>
        <w:r w:rsidDel="00464782">
          <w:rPr>
            <w:noProof/>
            <w:webHidden/>
          </w:rPr>
          <w:tab/>
          <w:delText>12</w:delText>
        </w:r>
      </w:del>
    </w:p>
    <w:p w14:paraId="31E61F95" w14:textId="7A000AA5" w:rsidR="00825D74" w:rsidDel="00464782" w:rsidRDefault="00825D74">
      <w:pPr>
        <w:pStyle w:val="TOC1"/>
        <w:rPr>
          <w:del w:id="519" w:author="Kurt Elliason" w:date="2025-11-24T15:13:00Z" w16du:dateUtc="2025-11-24T21:13:00Z"/>
          <w:rFonts w:asciiTheme="minorHAnsi" w:eastAsiaTheme="minorEastAsia" w:hAnsiTheme="minorHAnsi" w:cstheme="minorBidi"/>
          <w:noProof/>
          <w:kern w:val="2"/>
          <w14:ligatures w14:val="standardContextual"/>
        </w:rPr>
      </w:pPr>
      <w:del w:id="520" w:author="Kurt Elliason" w:date="2025-11-24T15:13:00Z" w16du:dateUtc="2025-11-24T21:13:00Z">
        <w:r w:rsidRPr="00464782" w:rsidDel="00464782">
          <w:rPr>
            <w:noProof/>
            <w:rPrChange w:id="521" w:author="Kurt Elliason" w:date="2025-11-24T15:13:00Z" w16du:dateUtc="2025-11-24T21:13:00Z">
              <w:rPr>
                <w:rStyle w:val="Hyperlink"/>
                <w:noProof/>
              </w:rPr>
            </w:rPrChange>
          </w:rPr>
          <w:delText>3</w:delText>
        </w:r>
        <w:r w:rsidDel="00464782">
          <w:rPr>
            <w:rFonts w:asciiTheme="minorHAnsi" w:eastAsiaTheme="minorEastAsia" w:hAnsiTheme="minorHAnsi" w:cstheme="minorBidi"/>
            <w:noProof/>
            <w:kern w:val="2"/>
            <w14:ligatures w14:val="standardContextual"/>
          </w:rPr>
          <w:tab/>
        </w:r>
        <w:r w:rsidRPr="00464782" w:rsidDel="00464782">
          <w:rPr>
            <w:noProof/>
            <w:rPrChange w:id="522" w:author="Kurt Elliason" w:date="2025-11-24T15:13:00Z" w16du:dateUtc="2025-11-24T21:13:00Z">
              <w:rPr>
                <w:rStyle w:val="Hyperlink"/>
                <w:noProof/>
              </w:rPr>
            </w:rPrChange>
          </w:rPr>
          <w:delText>IHE Devices Transactions</w:delText>
        </w:r>
        <w:r w:rsidDel="00464782">
          <w:rPr>
            <w:noProof/>
            <w:webHidden/>
          </w:rPr>
          <w:tab/>
          <w:delText>13</w:delText>
        </w:r>
      </w:del>
    </w:p>
    <w:p w14:paraId="64567097" w14:textId="290143EC" w:rsidR="00825D74" w:rsidDel="00464782" w:rsidRDefault="00825D74">
      <w:pPr>
        <w:pStyle w:val="TOC2"/>
        <w:tabs>
          <w:tab w:val="left" w:pos="1152"/>
        </w:tabs>
        <w:rPr>
          <w:del w:id="523" w:author="Kurt Elliason" w:date="2025-11-24T15:13:00Z" w16du:dateUtc="2025-11-24T21:13:00Z"/>
          <w:rFonts w:asciiTheme="minorHAnsi" w:eastAsiaTheme="minorEastAsia" w:hAnsiTheme="minorHAnsi" w:cstheme="minorBidi"/>
          <w:noProof/>
          <w:kern w:val="2"/>
          <w14:ligatures w14:val="standardContextual"/>
        </w:rPr>
      </w:pPr>
      <w:del w:id="524" w:author="Kurt Elliason" w:date="2025-11-24T15:13:00Z" w16du:dateUtc="2025-11-24T21:13:00Z">
        <w:r w:rsidRPr="00464782" w:rsidDel="00464782">
          <w:rPr>
            <w:noProof/>
            <w:rPrChange w:id="525" w:author="Kurt Elliason" w:date="2025-11-24T15:13:00Z" w16du:dateUtc="2025-11-24T21:13:00Z">
              <w:rPr>
                <w:rStyle w:val="Hyperlink"/>
                <w:noProof/>
              </w:rPr>
            </w:rPrChange>
          </w:rPr>
          <w:delText>3.1</w:delText>
        </w:r>
        <w:r w:rsidDel="00464782">
          <w:rPr>
            <w:rFonts w:asciiTheme="minorHAnsi" w:eastAsiaTheme="minorEastAsia" w:hAnsiTheme="minorHAnsi" w:cstheme="minorBidi"/>
            <w:noProof/>
            <w:kern w:val="2"/>
            <w14:ligatures w14:val="standardContextual"/>
          </w:rPr>
          <w:tab/>
        </w:r>
        <w:r w:rsidRPr="00464782" w:rsidDel="00464782">
          <w:rPr>
            <w:noProof/>
            <w:rPrChange w:id="526" w:author="Kurt Elliason" w:date="2025-11-24T15:13:00Z" w16du:dateUtc="2025-11-24T21:13:00Z">
              <w:rPr>
                <w:rStyle w:val="Hyperlink"/>
                <w:noProof/>
              </w:rPr>
            </w:rPrChange>
          </w:rPr>
          <w:delText>Communicate PCD Data [PCD-01]</w:delText>
        </w:r>
        <w:r w:rsidDel="00464782">
          <w:rPr>
            <w:noProof/>
            <w:webHidden/>
          </w:rPr>
          <w:tab/>
          <w:delText>13</w:delText>
        </w:r>
      </w:del>
    </w:p>
    <w:p w14:paraId="632A4C69" w14:textId="13B61CD2" w:rsidR="00825D74" w:rsidDel="00464782" w:rsidRDefault="00825D74">
      <w:pPr>
        <w:pStyle w:val="TOC3"/>
        <w:tabs>
          <w:tab w:val="left" w:pos="1584"/>
        </w:tabs>
        <w:rPr>
          <w:del w:id="527" w:author="Kurt Elliason" w:date="2025-11-24T15:13:00Z" w16du:dateUtc="2025-11-24T21:13:00Z"/>
          <w:rFonts w:asciiTheme="minorHAnsi" w:eastAsiaTheme="minorEastAsia" w:hAnsiTheme="minorHAnsi" w:cstheme="minorBidi"/>
          <w:noProof/>
          <w:kern w:val="2"/>
          <w14:ligatures w14:val="standardContextual"/>
        </w:rPr>
      </w:pPr>
      <w:del w:id="528" w:author="Kurt Elliason" w:date="2025-11-24T15:13:00Z" w16du:dateUtc="2025-11-24T21:13:00Z">
        <w:r w:rsidRPr="00464782" w:rsidDel="00464782">
          <w:rPr>
            <w:noProof/>
            <w:rPrChange w:id="529" w:author="Kurt Elliason" w:date="2025-11-24T15:13:00Z" w16du:dateUtc="2025-11-24T21:13:00Z">
              <w:rPr>
                <w:rStyle w:val="Hyperlink"/>
                <w:noProof/>
              </w:rPr>
            </w:rPrChange>
          </w:rPr>
          <w:delText>3.1.1</w:delText>
        </w:r>
        <w:r w:rsidDel="00464782">
          <w:rPr>
            <w:rFonts w:asciiTheme="minorHAnsi" w:eastAsiaTheme="minorEastAsia" w:hAnsiTheme="minorHAnsi" w:cstheme="minorBidi"/>
            <w:noProof/>
            <w:kern w:val="2"/>
            <w14:ligatures w14:val="standardContextual"/>
          </w:rPr>
          <w:tab/>
        </w:r>
        <w:r w:rsidRPr="00464782" w:rsidDel="00464782">
          <w:rPr>
            <w:noProof/>
            <w:rPrChange w:id="530" w:author="Kurt Elliason" w:date="2025-11-24T15:13:00Z" w16du:dateUtc="2025-11-24T21:13:00Z">
              <w:rPr>
                <w:rStyle w:val="Hyperlink"/>
                <w:noProof/>
              </w:rPr>
            </w:rPrChange>
          </w:rPr>
          <w:delText>Scope</w:delText>
        </w:r>
        <w:r w:rsidDel="00464782">
          <w:rPr>
            <w:noProof/>
            <w:webHidden/>
          </w:rPr>
          <w:tab/>
          <w:delText>13</w:delText>
        </w:r>
      </w:del>
    </w:p>
    <w:p w14:paraId="68C24623" w14:textId="5F4B3C4C" w:rsidR="00825D74" w:rsidDel="00464782" w:rsidRDefault="00825D74">
      <w:pPr>
        <w:pStyle w:val="TOC3"/>
        <w:tabs>
          <w:tab w:val="left" w:pos="1584"/>
        </w:tabs>
        <w:rPr>
          <w:del w:id="531" w:author="Kurt Elliason" w:date="2025-11-24T15:13:00Z" w16du:dateUtc="2025-11-24T21:13:00Z"/>
          <w:rFonts w:asciiTheme="minorHAnsi" w:eastAsiaTheme="minorEastAsia" w:hAnsiTheme="minorHAnsi" w:cstheme="minorBidi"/>
          <w:noProof/>
          <w:kern w:val="2"/>
          <w14:ligatures w14:val="standardContextual"/>
        </w:rPr>
      </w:pPr>
      <w:del w:id="532" w:author="Kurt Elliason" w:date="2025-11-24T15:13:00Z" w16du:dateUtc="2025-11-24T21:13:00Z">
        <w:r w:rsidRPr="00464782" w:rsidDel="00464782">
          <w:rPr>
            <w:noProof/>
            <w:rPrChange w:id="533" w:author="Kurt Elliason" w:date="2025-11-24T15:13:00Z" w16du:dateUtc="2025-11-24T21:13:00Z">
              <w:rPr>
                <w:rStyle w:val="Hyperlink"/>
                <w:noProof/>
              </w:rPr>
            </w:rPrChange>
          </w:rPr>
          <w:delText>3.1.2</w:delText>
        </w:r>
        <w:r w:rsidDel="00464782">
          <w:rPr>
            <w:rFonts w:asciiTheme="minorHAnsi" w:eastAsiaTheme="minorEastAsia" w:hAnsiTheme="minorHAnsi" w:cstheme="minorBidi"/>
            <w:noProof/>
            <w:kern w:val="2"/>
            <w14:ligatures w14:val="standardContextual"/>
          </w:rPr>
          <w:tab/>
        </w:r>
        <w:r w:rsidRPr="00464782" w:rsidDel="00464782">
          <w:rPr>
            <w:noProof/>
            <w:rPrChange w:id="534" w:author="Kurt Elliason" w:date="2025-11-24T15:13:00Z" w16du:dateUtc="2025-11-24T21:13:00Z">
              <w:rPr>
                <w:rStyle w:val="Hyperlink"/>
                <w:noProof/>
              </w:rPr>
            </w:rPrChange>
          </w:rPr>
          <w:delText>Use Case Roles</w:delText>
        </w:r>
        <w:r w:rsidDel="00464782">
          <w:rPr>
            <w:noProof/>
            <w:webHidden/>
          </w:rPr>
          <w:tab/>
          <w:delText>13</w:delText>
        </w:r>
      </w:del>
    </w:p>
    <w:p w14:paraId="00099F6F" w14:textId="35026D73" w:rsidR="00825D74" w:rsidDel="00464782" w:rsidRDefault="00825D74">
      <w:pPr>
        <w:pStyle w:val="TOC3"/>
        <w:tabs>
          <w:tab w:val="left" w:pos="1584"/>
        </w:tabs>
        <w:rPr>
          <w:del w:id="535" w:author="Kurt Elliason" w:date="2025-11-24T15:13:00Z" w16du:dateUtc="2025-11-24T21:13:00Z"/>
          <w:rFonts w:asciiTheme="minorHAnsi" w:eastAsiaTheme="minorEastAsia" w:hAnsiTheme="minorHAnsi" w:cstheme="minorBidi"/>
          <w:noProof/>
          <w:kern w:val="2"/>
          <w14:ligatures w14:val="standardContextual"/>
        </w:rPr>
      </w:pPr>
      <w:del w:id="536" w:author="Kurt Elliason" w:date="2025-11-24T15:13:00Z" w16du:dateUtc="2025-11-24T21:13:00Z">
        <w:r w:rsidRPr="00464782" w:rsidDel="00464782">
          <w:rPr>
            <w:noProof/>
            <w:rPrChange w:id="537" w:author="Kurt Elliason" w:date="2025-11-24T15:13:00Z" w16du:dateUtc="2025-11-24T21:13:00Z">
              <w:rPr>
                <w:rStyle w:val="Hyperlink"/>
                <w:noProof/>
              </w:rPr>
            </w:rPrChange>
          </w:rPr>
          <w:delText>3.1.3</w:delText>
        </w:r>
        <w:r w:rsidDel="00464782">
          <w:rPr>
            <w:rFonts w:asciiTheme="minorHAnsi" w:eastAsiaTheme="minorEastAsia" w:hAnsiTheme="minorHAnsi" w:cstheme="minorBidi"/>
            <w:noProof/>
            <w:kern w:val="2"/>
            <w14:ligatures w14:val="standardContextual"/>
          </w:rPr>
          <w:tab/>
        </w:r>
        <w:r w:rsidRPr="00464782" w:rsidDel="00464782">
          <w:rPr>
            <w:noProof/>
            <w:rPrChange w:id="538" w:author="Kurt Elliason" w:date="2025-11-24T15:13:00Z" w16du:dateUtc="2025-11-24T21:13:00Z">
              <w:rPr>
                <w:rStyle w:val="Hyperlink"/>
                <w:noProof/>
              </w:rPr>
            </w:rPrChange>
          </w:rPr>
          <w:delText>Referenced Standards</w:delText>
        </w:r>
        <w:r w:rsidDel="00464782">
          <w:rPr>
            <w:noProof/>
            <w:webHidden/>
          </w:rPr>
          <w:tab/>
          <w:delText>14</w:delText>
        </w:r>
      </w:del>
    </w:p>
    <w:p w14:paraId="0C361C53" w14:textId="45096497" w:rsidR="00825D74" w:rsidDel="00464782" w:rsidRDefault="00825D74">
      <w:pPr>
        <w:pStyle w:val="TOC3"/>
        <w:tabs>
          <w:tab w:val="left" w:pos="1584"/>
        </w:tabs>
        <w:rPr>
          <w:del w:id="539" w:author="Kurt Elliason" w:date="2025-11-24T15:13:00Z" w16du:dateUtc="2025-11-24T21:13:00Z"/>
          <w:rFonts w:asciiTheme="minorHAnsi" w:eastAsiaTheme="minorEastAsia" w:hAnsiTheme="minorHAnsi" w:cstheme="minorBidi"/>
          <w:noProof/>
          <w:kern w:val="2"/>
          <w14:ligatures w14:val="standardContextual"/>
        </w:rPr>
      </w:pPr>
      <w:del w:id="540" w:author="Kurt Elliason" w:date="2025-11-24T15:13:00Z" w16du:dateUtc="2025-11-24T21:13:00Z">
        <w:r w:rsidRPr="00464782" w:rsidDel="00464782">
          <w:rPr>
            <w:noProof/>
            <w:rPrChange w:id="541" w:author="Kurt Elliason" w:date="2025-11-24T15:13:00Z" w16du:dateUtc="2025-11-24T21:13:00Z">
              <w:rPr>
                <w:rStyle w:val="Hyperlink"/>
                <w:noProof/>
              </w:rPr>
            </w:rPrChange>
          </w:rPr>
          <w:delText>3.1.4</w:delText>
        </w:r>
        <w:r w:rsidDel="00464782">
          <w:rPr>
            <w:rFonts w:asciiTheme="minorHAnsi" w:eastAsiaTheme="minorEastAsia" w:hAnsiTheme="minorHAnsi" w:cstheme="minorBidi"/>
            <w:noProof/>
            <w:kern w:val="2"/>
            <w14:ligatures w14:val="standardContextual"/>
          </w:rPr>
          <w:tab/>
        </w:r>
        <w:r w:rsidRPr="00464782" w:rsidDel="00464782">
          <w:rPr>
            <w:noProof/>
            <w:rPrChange w:id="542" w:author="Kurt Elliason" w:date="2025-11-24T15:13:00Z" w16du:dateUtc="2025-11-24T21:13:00Z">
              <w:rPr>
                <w:rStyle w:val="Hyperlink"/>
                <w:noProof/>
              </w:rPr>
            </w:rPrChange>
          </w:rPr>
          <w:delText>Messages</w:delText>
        </w:r>
        <w:r w:rsidDel="00464782">
          <w:rPr>
            <w:noProof/>
            <w:webHidden/>
          </w:rPr>
          <w:tab/>
          <w:delText>14</w:delText>
        </w:r>
      </w:del>
    </w:p>
    <w:p w14:paraId="12E95C12" w14:textId="460CC873" w:rsidR="00825D74" w:rsidDel="00464782" w:rsidRDefault="00825D74">
      <w:pPr>
        <w:pStyle w:val="TOC4"/>
        <w:tabs>
          <w:tab w:val="left" w:pos="2160"/>
        </w:tabs>
        <w:rPr>
          <w:del w:id="543" w:author="Kurt Elliason" w:date="2025-11-24T15:13:00Z" w16du:dateUtc="2025-11-24T21:13:00Z"/>
          <w:rFonts w:asciiTheme="minorHAnsi" w:eastAsiaTheme="minorEastAsia" w:hAnsiTheme="minorHAnsi" w:cstheme="minorBidi"/>
          <w:noProof/>
          <w:kern w:val="2"/>
          <w14:ligatures w14:val="standardContextual"/>
        </w:rPr>
      </w:pPr>
      <w:del w:id="544" w:author="Kurt Elliason" w:date="2025-11-24T15:13:00Z" w16du:dateUtc="2025-11-24T21:13:00Z">
        <w:r w:rsidRPr="00464782" w:rsidDel="00464782">
          <w:rPr>
            <w:noProof/>
            <w:rPrChange w:id="545" w:author="Kurt Elliason" w:date="2025-11-24T15:13:00Z" w16du:dateUtc="2025-11-24T21:13:00Z">
              <w:rPr>
                <w:rStyle w:val="Hyperlink"/>
                <w:noProof/>
              </w:rPr>
            </w:rPrChange>
          </w:rPr>
          <w:delText>3.1.4.1</w:delText>
        </w:r>
        <w:r w:rsidDel="00464782">
          <w:rPr>
            <w:rFonts w:asciiTheme="minorHAnsi" w:eastAsiaTheme="minorEastAsia" w:hAnsiTheme="minorHAnsi" w:cstheme="minorBidi"/>
            <w:noProof/>
            <w:kern w:val="2"/>
            <w14:ligatures w14:val="standardContextual"/>
          </w:rPr>
          <w:tab/>
        </w:r>
        <w:r w:rsidRPr="00464782" w:rsidDel="00464782">
          <w:rPr>
            <w:noProof/>
            <w:rPrChange w:id="546" w:author="Kurt Elliason" w:date="2025-11-24T15:13:00Z" w16du:dateUtc="2025-11-24T21:13:00Z">
              <w:rPr>
                <w:rStyle w:val="Hyperlink"/>
                <w:noProof/>
              </w:rPr>
            </w:rPrChange>
          </w:rPr>
          <w:delText>DOR communicates with DOC</w:delText>
        </w:r>
        <w:r w:rsidDel="00464782">
          <w:rPr>
            <w:noProof/>
            <w:webHidden/>
          </w:rPr>
          <w:tab/>
          <w:delText>14</w:delText>
        </w:r>
      </w:del>
    </w:p>
    <w:p w14:paraId="1D7DDD5A" w14:textId="504EEE72" w:rsidR="00825D74" w:rsidDel="00464782" w:rsidRDefault="00825D74">
      <w:pPr>
        <w:pStyle w:val="TOC5"/>
        <w:tabs>
          <w:tab w:val="left" w:pos="2592"/>
        </w:tabs>
        <w:rPr>
          <w:del w:id="547" w:author="Kurt Elliason" w:date="2025-11-24T15:13:00Z" w16du:dateUtc="2025-11-24T21:13:00Z"/>
          <w:rFonts w:asciiTheme="minorHAnsi" w:eastAsiaTheme="minorEastAsia" w:hAnsiTheme="minorHAnsi" w:cstheme="minorBidi"/>
          <w:noProof/>
          <w:kern w:val="2"/>
          <w14:ligatures w14:val="standardContextual"/>
        </w:rPr>
      </w:pPr>
      <w:del w:id="548" w:author="Kurt Elliason" w:date="2025-11-24T15:13:00Z" w16du:dateUtc="2025-11-24T21:13:00Z">
        <w:r w:rsidRPr="00464782" w:rsidDel="00464782">
          <w:rPr>
            <w:noProof/>
            <w:rPrChange w:id="549" w:author="Kurt Elliason" w:date="2025-11-24T15:13:00Z" w16du:dateUtc="2025-11-24T21:13:00Z">
              <w:rPr>
                <w:rStyle w:val="Hyperlink"/>
                <w:noProof/>
              </w:rPr>
            </w:rPrChange>
          </w:rPr>
          <w:delText>3.1.4.1.1</w:delText>
        </w:r>
        <w:r w:rsidDel="00464782">
          <w:rPr>
            <w:rFonts w:asciiTheme="minorHAnsi" w:eastAsiaTheme="minorEastAsia" w:hAnsiTheme="minorHAnsi" w:cstheme="minorBidi"/>
            <w:noProof/>
            <w:kern w:val="2"/>
            <w14:ligatures w14:val="standardContextual"/>
          </w:rPr>
          <w:tab/>
        </w:r>
        <w:r w:rsidRPr="00464782" w:rsidDel="00464782">
          <w:rPr>
            <w:noProof/>
            <w:rPrChange w:id="550" w:author="Kurt Elliason" w:date="2025-11-24T15:13:00Z" w16du:dateUtc="2025-11-24T21:13:00Z">
              <w:rPr>
                <w:rStyle w:val="Hyperlink"/>
                <w:noProof/>
              </w:rPr>
            </w:rPrChange>
          </w:rPr>
          <w:delText>PCD-01 Communicate PCD Data (ORU^R01^ORU_R01) static definition</w:delText>
        </w:r>
        <w:r w:rsidDel="00464782">
          <w:rPr>
            <w:noProof/>
            <w:webHidden/>
          </w:rPr>
          <w:tab/>
          <w:delText>15</w:delText>
        </w:r>
      </w:del>
    </w:p>
    <w:p w14:paraId="00A17992" w14:textId="040911B3" w:rsidR="00825D74" w:rsidDel="00464782" w:rsidRDefault="00825D74">
      <w:pPr>
        <w:pStyle w:val="TOC5"/>
        <w:tabs>
          <w:tab w:val="left" w:pos="2592"/>
        </w:tabs>
        <w:rPr>
          <w:del w:id="551" w:author="Kurt Elliason" w:date="2025-11-24T15:13:00Z" w16du:dateUtc="2025-11-24T21:13:00Z"/>
          <w:rFonts w:asciiTheme="minorHAnsi" w:eastAsiaTheme="minorEastAsia" w:hAnsiTheme="minorHAnsi" w:cstheme="minorBidi"/>
          <w:noProof/>
          <w:kern w:val="2"/>
          <w14:ligatures w14:val="standardContextual"/>
        </w:rPr>
      </w:pPr>
      <w:del w:id="552" w:author="Kurt Elliason" w:date="2025-11-24T15:13:00Z" w16du:dateUtc="2025-11-24T21:13:00Z">
        <w:r w:rsidRPr="00464782" w:rsidDel="00464782">
          <w:rPr>
            <w:noProof/>
            <w:rPrChange w:id="553" w:author="Kurt Elliason" w:date="2025-11-24T15:13:00Z" w16du:dateUtc="2025-11-24T21:13:00Z">
              <w:rPr>
                <w:rStyle w:val="Hyperlink"/>
                <w:noProof/>
              </w:rPr>
            </w:rPrChange>
          </w:rPr>
          <w:delText>3.1.4.1.2</w:delText>
        </w:r>
        <w:r w:rsidDel="00464782">
          <w:rPr>
            <w:rFonts w:asciiTheme="minorHAnsi" w:eastAsiaTheme="minorEastAsia" w:hAnsiTheme="minorHAnsi" w:cstheme="minorBidi"/>
            <w:noProof/>
            <w:kern w:val="2"/>
            <w14:ligatures w14:val="standardContextual"/>
          </w:rPr>
          <w:tab/>
        </w:r>
        <w:r w:rsidRPr="00464782" w:rsidDel="00464782">
          <w:rPr>
            <w:noProof/>
            <w:rPrChange w:id="554" w:author="Kurt Elliason" w:date="2025-11-24T15:13:00Z" w16du:dateUtc="2025-11-24T21:13:00Z">
              <w:rPr>
                <w:rStyle w:val="Hyperlink"/>
                <w:noProof/>
              </w:rPr>
            </w:rPrChange>
          </w:rPr>
          <w:delText>Trigger events</w:delText>
        </w:r>
        <w:r w:rsidDel="00464782">
          <w:rPr>
            <w:noProof/>
            <w:webHidden/>
          </w:rPr>
          <w:tab/>
          <w:delText>16</w:delText>
        </w:r>
      </w:del>
    </w:p>
    <w:p w14:paraId="4DC175F5" w14:textId="0ABD7F49" w:rsidR="00825D74" w:rsidDel="00464782" w:rsidRDefault="00825D74">
      <w:pPr>
        <w:pStyle w:val="TOC5"/>
        <w:tabs>
          <w:tab w:val="left" w:pos="2592"/>
        </w:tabs>
        <w:rPr>
          <w:del w:id="555" w:author="Kurt Elliason" w:date="2025-11-24T15:13:00Z" w16du:dateUtc="2025-11-24T21:13:00Z"/>
          <w:rFonts w:asciiTheme="minorHAnsi" w:eastAsiaTheme="minorEastAsia" w:hAnsiTheme="minorHAnsi" w:cstheme="minorBidi"/>
          <w:noProof/>
          <w:kern w:val="2"/>
          <w14:ligatures w14:val="standardContextual"/>
        </w:rPr>
      </w:pPr>
      <w:del w:id="556" w:author="Kurt Elliason" w:date="2025-11-24T15:13:00Z" w16du:dateUtc="2025-11-24T21:13:00Z">
        <w:r w:rsidRPr="00464782" w:rsidDel="00464782">
          <w:rPr>
            <w:noProof/>
            <w:rPrChange w:id="557" w:author="Kurt Elliason" w:date="2025-11-24T15:13:00Z" w16du:dateUtc="2025-11-24T21:13:00Z">
              <w:rPr>
                <w:rStyle w:val="Hyperlink"/>
                <w:noProof/>
              </w:rPr>
            </w:rPrChange>
          </w:rPr>
          <w:delText>3.1.4.1.3</w:delText>
        </w:r>
        <w:r w:rsidDel="00464782">
          <w:rPr>
            <w:rFonts w:asciiTheme="minorHAnsi" w:eastAsiaTheme="minorEastAsia" w:hAnsiTheme="minorHAnsi" w:cstheme="minorBidi"/>
            <w:noProof/>
            <w:kern w:val="2"/>
            <w14:ligatures w14:val="standardContextual"/>
          </w:rPr>
          <w:tab/>
        </w:r>
        <w:r w:rsidRPr="00464782" w:rsidDel="00464782">
          <w:rPr>
            <w:noProof/>
            <w:rPrChange w:id="558" w:author="Kurt Elliason" w:date="2025-11-24T15:13:00Z" w16du:dateUtc="2025-11-24T21:13:00Z">
              <w:rPr>
                <w:rStyle w:val="Hyperlink"/>
                <w:noProof/>
              </w:rPr>
            </w:rPrChange>
          </w:rPr>
          <w:delText>Message Semantics</w:delText>
        </w:r>
        <w:r w:rsidDel="00464782">
          <w:rPr>
            <w:noProof/>
            <w:webHidden/>
          </w:rPr>
          <w:tab/>
          <w:delText>17</w:delText>
        </w:r>
      </w:del>
    </w:p>
    <w:p w14:paraId="11D72062" w14:textId="0E69F986" w:rsidR="00825D74" w:rsidDel="00464782" w:rsidRDefault="00825D74">
      <w:pPr>
        <w:pStyle w:val="TOC5"/>
        <w:tabs>
          <w:tab w:val="left" w:pos="2592"/>
        </w:tabs>
        <w:rPr>
          <w:del w:id="559" w:author="Kurt Elliason" w:date="2025-11-24T15:13:00Z" w16du:dateUtc="2025-11-24T21:13:00Z"/>
          <w:rFonts w:asciiTheme="minorHAnsi" w:eastAsiaTheme="minorEastAsia" w:hAnsiTheme="minorHAnsi" w:cstheme="minorBidi"/>
          <w:noProof/>
          <w:kern w:val="2"/>
          <w14:ligatures w14:val="standardContextual"/>
        </w:rPr>
      </w:pPr>
      <w:del w:id="560" w:author="Kurt Elliason" w:date="2025-11-24T15:13:00Z" w16du:dateUtc="2025-11-24T21:13:00Z">
        <w:r w:rsidRPr="00464782" w:rsidDel="00464782">
          <w:rPr>
            <w:noProof/>
            <w:rPrChange w:id="561" w:author="Kurt Elliason" w:date="2025-11-24T15:13:00Z" w16du:dateUtc="2025-11-24T21:13:00Z">
              <w:rPr>
                <w:rStyle w:val="Hyperlink"/>
                <w:noProof/>
              </w:rPr>
            </w:rPrChange>
          </w:rPr>
          <w:delText>3.1.4.1.4</w:delText>
        </w:r>
        <w:r w:rsidDel="00464782">
          <w:rPr>
            <w:rFonts w:asciiTheme="minorHAnsi" w:eastAsiaTheme="minorEastAsia" w:hAnsiTheme="minorHAnsi" w:cstheme="minorBidi"/>
            <w:noProof/>
            <w:kern w:val="2"/>
            <w14:ligatures w14:val="standardContextual"/>
          </w:rPr>
          <w:tab/>
        </w:r>
        <w:r w:rsidRPr="00464782" w:rsidDel="00464782">
          <w:rPr>
            <w:noProof/>
            <w:rPrChange w:id="562" w:author="Kurt Elliason" w:date="2025-11-24T15:13:00Z" w16du:dateUtc="2025-11-24T21:13:00Z">
              <w:rPr>
                <w:rStyle w:val="Hyperlink"/>
                <w:noProof/>
              </w:rPr>
            </w:rPrChange>
          </w:rPr>
          <w:delText>Expected Actions</w:delText>
        </w:r>
        <w:r w:rsidDel="00464782">
          <w:rPr>
            <w:noProof/>
            <w:webHidden/>
          </w:rPr>
          <w:tab/>
          <w:delText>17</w:delText>
        </w:r>
      </w:del>
    </w:p>
    <w:p w14:paraId="05020F85" w14:textId="0497FDA1" w:rsidR="00825D74" w:rsidDel="00464782" w:rsidRDefault="00825D74">
      <w:pPr>
        <w:pStyle w:val="TOC3"/>
        <w:tabs>
          <w:tab w:val="left" w:pos="1584"/>
        </w:tabs>
        <w:rPr>
          <w:del w:id="563" w:author="Kurt Elliason" w:date="2025-11-24T15:13:00Z" w16du:dateUtc="2025-11-24T21:13:00Z"/>
          <w:rFonts w:asciiTheme="minorHAnsi" w:eastAsiaTheme="minorEastAsia" w:hAnsiTheme="minorHAnsi" w:cstheme="minorBidi"/>
          <w:noProof/>
          <w:kern w:val="2"/>
          <w14:ligatures w14:val="standardContextual"/>
        </w:rPr>
      </w:pPr>
      <w:del w:id="564" w:author="Kurt Elliason" w:date="2025-11-24T15:13:00Z" w16du:dateUtc="2025-11-24T21:13:00Z">
        <w:r w:rsidRPr="00464782" w:rsidDel="00464782">
          <w:rPr>
            <w:noProof/>
            <w:rPrChange w:id="565" w:author="Kurt Elliason" w:date="2025-11-24T15:13:00Z" w16du:dateUtc="2025-11-24T21:13:00Z">
              <w:rPr>
                <w:rStyle w:val="Hyperlink"/>
                <w:noProof/>
              </w:rPr>
            </w:rPrChange>
          </w:rPr>
          <w:delText>3.1.5</w:delText>
        </w:r>
        <w:r w:rsidDel="00464782">
          <w:rPr>
            <w:rFonts w:asciiTheme="minorHAnsi" w:eastAsiaTheme="minorEastAsia" w:hAnsiTheme="minorHAnsi" w:cstheme="minorBidi"/>
            <w:noProof/>
            <w:kern w:val="2"/>
            <w14:ligatures w14:val="standardContextual"/>
          </w:rPr>
          <w:tab/>
        </w:r>
        <w:r w:rsidRPr="00464782" w:rsidDel="00464782">
          <w:rPr>
            <w:noProof/>
            <w:rPrChange w:id="566" w:author="Kurt Elliason" w:date="2025-11-24T15:13:00Z" w16du:dateUtc="2025-11-24T21:13:00Z">
              <w:rPr>
                <w:rStyle w:val="Hyperlink"/>
                <w:noProof/>
              </w:rPr>
            </w:rPrChange>
          </w:rPr>
          <w:delText>Security Considerations</w:delText>
        </w:r>
        <w:r w:rsidDel="00464782">
          <w:rPr>
            <w:noProof/>
            <w:webHidden/>
          </w:rPr>
          <w:tab/>
          <w:delText>17</w:delText>
        </w:r>
      </w:del>
    </w:p>
    <w:p w14:paraId="3B1A1278" w14:textId="23D4EEA0" w:rsidR="00825D74" w:rsidDel="00464782" w:rsidRDefault="00825D74">
      <w:pPr>
        <w:pStyle w:val="TOC2"/>
        <w:tabs>
          <w:tab w:val="left" w:pos="1152"/>
        </w:tabs>
        <w:rPr>
          <w:del w:id="567" w:author="Kurt Elliason" w:date="2025-11-24T15:13:00Z" w16du:dateUtc="2025-11-24T21:13:00Z"/>
          <w:rFonts w:asciiTheme="minorHAnsi" w:eastAsiaTheme="minorEastAsia" w:hAnsiTheme="minorHAnsi" w:cstheme="minorBidi"/>
          <w:noProof/>
          <w:kern w:val="2"/>
          <w14:ligatures w14:val="standardContextual"/>
        </w:rPr>
      </w:pPr>
      <w:del w:id="568" w:author="Kurt Elliason" w:date="2025-11-24T15:13:00Z" w16du:dateUtc="2025-11-24T21:13:00Z">
        <w:r w:rsidRPr="00464782" w:rsidDel="00464782">
          <w:rPr>
            <w:noProof/>
            <w:rPrChange w:id="569" w:author="Kurt Elliason" w:date="2025-11-24T15:13:00Z" w16du:dateUtc="2025-11-24T21:13:00Z">
              <w:rPr>
                <w:rStyle w:val="Hyperlink"/>
                <w:noProof/>
              </w:rPr>
            </w:rPrChange>
          </w:rPr>
          <w:delText>3.2</w:delText>
        </w:r>
        <w:r w:rsidDel="00464782">
          <w:rPr>
            <w:rFonts w:asciiTheme="minorHAnsi" w:eastAsiaTheme="minorEastAsia" w:hAnsiTheme="minorHAnsi" w:cstheme="minorBidi"/>
            <w:noProof/>
            <w:kern w:val="2"/>
            <w14:ligatures w14:val="standardContextual"/>
          </w:rPr>
          <w:tab/>
        </w:r>
        <w:r w:rsidRPr="00464782" w:rsidDel="00464782">
          <w:rPr>
            <w:noProof/>
            <w:rPrChange w:id="570" w:author="Kurt Elliason" w:date="2025-11-24T15:13:00Z" w16du:dateUtc="2025-11-24T21:13:00Z">
              <w:rPr>
                <w:rStyle w:val="Hyperlink"/>
                <w:noProof/>
              </w:rPr>
            </w:rPrChange>
          </w:rPr>
          <w:delText>[PCD-02] Reserved</w:delText>
        </w:r>
        <w:r w:rsidDel="00464782">
          <w:rPr>
            <w:noProof/>
            <w:webHidden/>
          </w:rPr>
          <w:tab/>
          <w:delText>18</w:delText>
        </w:r>
      </w:del>
    </w:p>
    <w:p w14:paraId="7243656D" w14:textId="0E81FE0A" w:rsidR="00825D74" w:rsidDel="00464782" w:rsidRDefault="00825D74">
      <w:pPr>
        <w:pStyle w:val="TOC2"/>
        <w:tabs>
          <w:tab w:val="left" w:pos="1152"/>
        </w:tabs>
        <w:rPr>
          <w:del w:id="571" w:author="Kurt Elliason" w:date="2025-11-24T15:13:00Z" w16du:dateUtc="2025-11-24T21:13:00Z"/>
          <w:rFonts w:asciiTheme="minorHAnsi" w:eastAsiaTheme="minorEastAsia" w:hAnsiTheme="minorHAnsi" w:cstheme="minorBidi"/>
          <w:noProof/>
          <w:kern w:val="2"/>
          <w14:ligatures w14:val="standardContextual"/>
        </w:rPr>
      </w:pPr>
      <w:del w:id="572" w:author="Kurt Elliason" w:date="2025-11-24T15:13:00Z" w16du:dateUtc="2025-11-24T21:13:00Z">
        <w:r w:rsidRPr="00464782" w:rsidDel="00464782">
          <w:rPr>
            <w:noProof/>
            <w:rPrChange w:id="573" w:author="Kurt Elliason" w:date="2025-11-24T15:13:00Z" w16du:dateUtc="2025-11-24T21:13:00Z">
              <w:rPr>
                <w:rStyle w:val="Hyperlink"/>
                <w:noProof/>
              </w:rPr>
            </w:rPrChange>
          </w:rPr>
          <w:delText>3.3</w:delText>
        </w:r>
        <w:r w:rsidDel="00464782">
          <w:rPr>
            <w:rFonts w:asciiTheme="minorHAnsi" w:eastAsiaTheme="minorEastAsia" w:hAnsiTheme="minorHAnsi" w:cstheme="minorBidi"/>
            <w:noProof/>
            <w:kern w:val="2"/>
            <w14:ligatures w14:val="standardContextual"/>
          </w:rPr>
          <w:tab/>
        </w:r>
        <w:r w:rsidRPr="00464782" w:rsidDel="00464782">
          <w:rPr>
            <w:noProof/>
            <w:rPrChange w:id="574" w:author="Kurt Elliason" w:date="2025-11-24T15:13:00Z" w16du:dateUtc="2025-11-24T21:13:00Z">
              <w:rPr>
                <w:rStyle w:val="Hyperlink"/>
                <w:noProof/>
              </w:rPr>
            </w:rPrChange>
          </w:rPr>
          <w:delText>Communicate Infusion Order [PCD-03]</w:delText>
        </w:r>
        <w:r w:rsidDel="00464782">
          <w:rPr>
            <w:noProof/>
            <w:webHidden/>
          </w:rPr>
          <w:tab/>
          <w:delText>18</w:delText>
        </w:r>
      </w:del>
    </w:p>
    <w:p w14:paraId="1E96ECA7" w14:textId="49A62514" w:rsidR="00825D74" w:rsidDel="00464782" w:rsidRDefault="00825D74">
      <w:pPr>
        <w:pStyle w:val="TOC3"/>
        <w:tabs>
          <w:tab w:val="left" w:pos="1584"/>
        </w:tabs>
        <w:rPr>
          <w:del w:id="575" w:author="Kurt Elliason" w:date="2025-11-24T15:13:00Z" w16du:dateUtc="2025-11-24T21:13:00Z"/>
          <w:rFonts w:asciiTheme="minorHAnsi" w:eastAsiaTheme="minorEastAsia" w:hAnsiTheme="minorHAnsi" w:cstheme="minorBidi"/>
          <w:noProof/>
          <w:kern w:val="2"/>
          <w14:ligatures w14:val="standardContextual"/>
        </w:rPr>
      </w:pPr>
      <w:del w:id="576" w:author="Kurt Elliason" w:date="2025-11-24T15:13:00Z" w16du:dateUtc="2025-11-24T21:13:00Z">
        <w:r w:rsidRPr="00464782" w:rsidDel="00464782">
          <w:rPr>
            <w:noProof/>
            <w:rPrChange w:id="577" w:author="Kurt Elliason" w:date="2025-11-24T15:13:00Z" w16du:dateUtc="2025-11-24T21:13:00Z">
              <w:rPr>
                <w:rStyle w:val="Hyperlink"/>
                <w:noProof/>
              </w:rPr>
            </w:rPrChange>
          </w:rPr>
          <w:delText>3.3.1</w:delText>
        </w:r>
        <w:r w:rsidDel="00464782">
          <w:rPr>
            <w:rFonts w:asciiTheme="minorHAnsi" w:eastAsiaTheme="minorEastAsia" w:hAnsiTheme="minorHAnsi" w:cstheme="minorBidi"/>
            <w:noProof/>
            <w:kern w:val="2"/>
            <w14:ligatures w14:val="standardContextual"/>
          </w:rPr>
          <w:tab/>
        </w:r>
        <w:r w:rsidRPr="00464782" w:rsidDel="00464782">
          <w:rPr>
            <w:noProof/>
            <w:rPrChange w:id="578" w:author="Kurt Elliason" w:date="2025-11-24T15:13:00Z" w16du:dateUtc="2025-11-24T21:13:00Z">
              <w:rPr>
                <w:rStyle w:val="Hyperlink"/>
                <w:noProof/>
              </w:rPr>
            </w:rPrChange>
          </w:rPr>
          <w:delText>Scope</w:delText>
        </w:r>
        <w:r w:rsidDel="00464782">
          <w:rPr>
            <w:noProof/>
            <w:webHidden/>
          </w:rPr>
          <w:tab/>
          <w:delText>18</w:delText>
        </w:r>
      </w:del>
    </w:p>
    <w:p w14:paraId="1F01856E" w14:textId="22132D17" w:rsidR="00825D74" w:rsidDel="00464782" w:rsidRDefault="00825D74">
      <w:pPr>
        <w:pStyle w:val="TOC3"/>
        <w:tabs>
          <w:tab w:val="left" w:pos="1584"/>
        </w:tabs>
        <w:rPr>
          <w:del w:id="579" w:author="Kurt Elliason" w:date="2025-11-24T15:13:00Z" w16du:dateUtc="2025-11-24T21:13:00Z"/>
          <w:rFonts w:asciiTheme="minorHAnsi" w:eastAsiaTheme="minorEastAsia" w:hAnsiTheme="minorHAnsi" w:cstheme="minorBidi"/>
          <w:noProof/>
          <w:kern w:val="2"/>
          <w14:ligatures w14:val="standardContextual"/>
        </w:rPr>
      </w:pPr>
      <w:del w:id="580" w:author="Kurt Elliason" w:date="2025-11-24T15:13:00Z" w16du:dateUtc="2025-11-24T21:13:00Z">
        <w:r w:rsidRPr="00464782" w:rsidDel="00464782">
          <w:rPr>
            <w:noProof/>
            <w:rPrChange w:id="581" w:author="Kurt Elliason" w:date="2025-11-24T15:13:00Z" w16du:dateUtc="2025-11-24T21:13:00Z">
              <w:rPr>
                <w:rStyle w:val="Hyperlink"/>
                <w:noProof/>
              </w:rPr>
            </w:rPrChange>
          </w:rPr>
          <w:delText>3.3.2</w:delText>
        </w:r>
        <w:r w:rsidDel="00464782">
          <w:rPr>
            <w:rFonts w:asciiTheme="minorHAnsi" w:eastAsiaTheme="minorEastAsia" w:hAnsiTheme="minorHAnsi" w:cstheme="minorBidi"/>
            <w:noProof/>
            <w:kern w:val="2"/>
            <w14:ligatures w14:val="standardContextual"/>
          </w:rPr>
          <w:tab/>
        </w:r>
        <w:r w:rsidRPr="00464782" w:rsidDel="00464782">
          <w:rPr>
            <w:noProof/>
            <w:rPrChange w:id="582" w:author="Kurt Elliason" w:date="2025-11-24T15:13:00Z" w16du:dateUtc="2025-11-24T21:13:00Z">
              <w:rPr>
                <w:rStyle w:val="Hyperlink"/>
                <w:noProof/>
              </w:rPr>
            </w:rPrChange>
          </w:rPr>
          <w:delText>Use Case Roles</w:delText>
        </w:r>
        <w:r w:rsidDel="00464782">
          <w:rPr>
            <w:noProof/>
            <w:webHidden/>
          </w:rPr>
          <w:tab/>
          <w:delText>18</w:delText>
        </w:r>
      </w:del>
    </w:p>
    <w:p w14:paraId="1868A0BC" w14:textId="5A156604" w:rsidR="00825D74" w:rsidDel="00464782" w:rsidRDefault="00825D74">
      <w:pPr>
        <w:pStyle w:val="TOC3"/>
        <w:tabs>
          <w:tab w:val="left" w:pos="1584"/>
        </w:tabs>
        <w:rPr>
          <w:del w:id="583" w:author="Kurt Elliason" w:date="2025-11-24T15:13:00Z" w16du:dateUtc="2025-11-24T21:13:00Z"/>
          <w:rFonts w:asciiTheme="minorHAnsi" w:eastAsiaTheme="minorEastAsia" w:hAnsiTheme="minorHAnsi" w:cstheme="minorBidi"/>
          <w:noProof/>
          <w:kern w:val="2"/>
          <w14:ligatures w14:val="standardContextual"/>
        </w:rPr>
      </w:pPr>
      <w:del w:id="584" w:author="Kurt Elliason" w:date="2025-11-24T15:13:00Z" w16du:dateUtc="2025-11-24T21:13:00Z">
        <w:r w:rsidRPr="00464782" w:rsidDel="00464782">
          <w:rPr>
            <w:noProof/>
            <w:rPrChange w:id="585" w:author="Kurt Elliason" w:date="2025-11-24T15:13:00Z" w16du:dateUtc="2025-11-24T21:13:00Z">
              <w:rPr>
                <w:rStyle w:val="Hyperlink"/>
                <w:noProof/>
              </w:rPr>
            </w:rPrChange>
          </w:rPr>
          <w:delText>3.3.3</w:delText>
        </w:r>
        <w:r w:rsidDel="00464782">
          <w:rPr>
            <w:rFonts w:asciiTheme="minorHAnsi" w:eastAsiaTheme="minorEastAsia" w:hAnsiTheme="minorHAnsi" w:cstheme="minorBidi"/>
            <w:noProof/>
            <w:kern w:val="2"/>
            <w14:ligatures w14:val="standardContextual"/>
          </w:rPr>
          <w:tab/>
        </w:r>
        <w:r w:rsidRPr="00464782" w:rsidDel="00464782">
          <w:rPr>
            <w:noProof/>
            <w:rPrChange w:id="586" w:author="Kurt Elliason" w:date="2025-11-24T15:13:00Z" w16du:dateUtc="2025-11-24T21:13:00Z">
              <w:rPr>
                <w:rStyle w:val="Hyperlink"/>
                <w:noProof/>
              </w:rPr>
            </w:rPrChange>
          </w:rPr>
          <w:delText>Referenced Standards</w:delText>
        </w:r>
        <w:r w:rsidDel="00464782">
          <w:rPr>
            <w:noProof/>
            <w:webHidden/>
          </w:rPr>
          <w:tab/>
          <w:delText>18</w:delText>
        </w:r>
      </w:del>
    </w:p>
    <w:p w14:paraId="00EB02A0" w14:textId="325FF1DA" w:rsidR="00825D74" w:rsidDel="00464782" w:rsidRDefault="00825D74">
      <w:pPr>
        <w:pStyle w:val="TOC3"/>
        <w:tabs>
          <w:tab w:val="left" w:pos="1584"/>
        </w:tabs>
        <w:rPr>
          <w:del w:id="587" w:author="Kurt Elliason" w:date="2025-11-24T15:13:00Z" w16du:dateUtc="2025-11-24T21:13:00Z"/>
          <w:rFonts w:asciiTheme="minorHAnsi" w:eastAsiaTheme="minorEastAsia" w:hAnsiTheme="minorHAnsi" w:cstheme="minorBidi"/>
          <w:noProof/>
          <w:kern w:val="2"/>
          <w14:ligatures w14:val="standardContextual"/>
        </w:rPr>
      </w:pPr>
      <w:del w:id="588" w:author="Kurt Elliason" w:date="2025-11-24T15:13:00Z" w16du:dateUtc="2025-11-24T21:13:00Z">
        <w:r w:rsidRPr="00464782" w:rsidDel="00464782">
          <w:rPr>
            <w:noProof/>
            <w:rPrChange w:id="589" w:author="Kurt Elliason" w:date="2025-11-24T15:13:00Z" w16du:dateUtc="2025-11-24T21:13:00Z">
              <w:rPr>
                <w:rStyle w:val="Hyperlink"/>
                <w:noProof/>
              </w:rPr>
            </w:rPrChange>
          </w:rPr>
          <w:delText>3.3.4</w:delText>
        </w:r>
        <w:r w:rsidDel="00464782">
          <w:rPr>
            <w:rFonts w:asciiTheme="minorHAnsi" w:eastAsiaTheme="minorEastAsia" w:hAnsiTheme="minorHAnsi" w:cstheme="minorBidi"/>
            <w:noProof/>
            <w:kern w:val="2"/>
            <w14:ligatures w14:val="standardContextual"/>
          </w:rPr>
          <w:tab/>
        </w:r>
        <w:r w:rsidRPr="00464782" w:rsidDel="00464782">
          <w:rPr>
            <w:noProof/>
            <w:rPrChange w:id="590" w:author="Kurt Elliason" w:date="2025-11-24T15:13:00Z" w16du:dateUtc="2025-11-24T21:13:00Z">
              <w:rPr>
                <w:rStyle w:val="Hyperlink"/>
                <w:noProof/>
              </w:rPr>
            </w:rPrChange>
          </w:rPr>
          <w:delText>Messages</w:delText>
        </w:r>
        <w:r w:rsidDel="00464782">
          <w:rPr>
            <w:noProof/>
            <w:webHidden/>
          </w:rPr>
          <w:tab/>
          <w:delText>18</w:delText>
        </w:r>
      </w:del>
    </w:p>
    <w:p w14:paraId="52D05BB0" w14:textId="1498839F" w:rsidR="00825D74" w:rsidDel="00464782" w:rsidRDefault="00825D74">
      <w:pPr>
        <w:pStyle w:val="TOC4"/>
        <w:tabs>
          <w:tab w:val="left" w:pos="2160"/>
        </w:tabs>
        <w:rPr>
          <w:del w:id="591" w:author="Kurt Elliason" w:date="2025-11-24T15:13:00Z" w16du:dateUtc="2025-11-24T21:13:00Z"/>
          <w:rFonts w:asciiTheme="minorHAnsi" w:eastAsiaTheme="minorEastAsia" w:hAnsiTheme="minorHAnsi" w:cstheme="minorBidi"/>
          <w:noProof/>
          <w:kern w:val="2"/>
          <w14:ligatures w14:val="standardContextual"/>
        </w:rPr>
      </w:pPr>
      <w:del w:id="592" w:author="Kurt Elliason" w:date="2025-11-24T15:13:00Z" w16du:dateUtc="2025-11-24T21:13:00Z">
        <w:r w:rsidRPr="00464782" w:rsidDel="00464782">
          <w:rPr>
            <w:noProof/>
            <w:rPrChange w:id="593" w:author="Kurt Elliason" w:date="2025-11-24T15:13:00Z" w16du:dateUtc="2025-11-24T21:13:00Z">
              <w:rPr>
                <w:rStyle w:val="Hyperlink"/>
                <w:noProof/>
              </w:rPr>
            </w:rPrChange>
          </w:rPr>
          <w:delText>3.3.4.1</w:delText>
        </w:r>
        <w:r w:rsidDel="00464782">
          <w:rPr>
            <w:rFonts w:asciiTheme="minorHAnsi" w:eastAsiaTheme="minorEastAsia" w:hAnsiTheme="minorHAnsi" w:cstheme="minorBidi"/>
            <w:noProof/>
            <w:kern w:val="2"/>
            <w14:ligatures w14:val="standardContextual"/>
          </w:rPr>
          <w:tab/>
        </w:r>
        <w:r w:rsidRPr="00464782" w:rsidDel="00464782">
          <w:rPr>
            <w:noProof/>
            <w:rPrChange w:id="594" w:author="Kurt Elliason" w:date="2025-11-24T15:13:00Z" w16du:dateUtc="2025-11-24T21:13:00Z">
              <w:rPr>
                <w:rStyle w:val="Hyperlink"/>
                <w:noProof/>
              </w:rPr>
            </w:rPrChange>
          </w:rPr>
          <w:delText>PCD-03 Communicate Infusion Order (RGV^O15^RGV_O15) static definition</w:delText>
        </w:r>
        <w:r w:rsidDel="00464782">
          <w:rPr>
            <w:noProof/>
            <w:webHidden/>
          </w:rPr>
          <w:tab/>
          <w:delText>19</w:delText>
        </w:r>
      </w:del>
    </w:p>
    <w:p w14:paraId="1E5A452F" w14:textId="26ACE2D0" w:rsidR="00825D74" w:rsidDel="00464782" w:rsidRDefault="00825D74">
      <w:pPr>
        <w:pStyle w:val="TOC4"/>
        <w:tabs>
          <w:tab w:val="left" w:pos="2160"/>
        </w:tabs>
        <w:rPr>
          <w:del w:id="595" w:author="Kurt Elliason" w:date="2025-11-24T15:13:00Z" w16du:dateUtc="2025-11-24T21:13:00Z"/>
          <w:rFonts w:asciiTheme="minorHAnsi" w:eastAsiaTheme="minorEastAsia" w:hAnsiTheme="minorHAnsi" w:cstheme="minorBidi"/>
          <w:noProof/>
          <w:kern w:val="2"/>
          <w14:ligatures w14:val="standardContextual"/>
        </w:rPr>
      </w:pPr>
      <w:del w:id="596" w:author="Kurt Elliason" w:date="2025-11-24T15:13:00Z" w16du:dateUtc="2025-11-24T21:13:00Z">
        <w:r w:rsidRPr="00464782" w:rsidDel="00464782">
          <w:rPr>
            <w:noProof/>
            <w:rPrChange w:id="597" w:author="Kurt Elliason" w:date="2025-11-24T15:13:00Z" w16du:dateUtc="2025-11-24T21:13:00Z">
              <w:rPr>
                <w:rStyle w:val="Hyperlink"/>
                <w:noProof/>
              </w:rPr>
            </w:rPrChange>
          </w:rPr>
          <w:delText>3.3.4.2</w:delText>
        </w:r>
        <w:r w:rsidDel="00464782">
          <w:rPr>
            <w:rFonts w:asciiTheme="minorHAnsi" w:eastAsiaTheme="minorEastAsia" w:hAnsiTheme="minorHAnsi" w:cstheme="minorBidi"/>
            <w:noProof/>
            <w:kern w:val="2"/>
            <w14:ligatures w14:val="standardContextual"/>
          </w:rPr>
          <w:tab/>
        </w:r>
        <w:r w:rsidRPr="00464782" w:rsidDel="00464782">
          <w:rPr>
            <w:noProof/>
            <w:rPrChange w:id="598" w:author="Kurt Elliason" w:date="2025-11-24T15:13:00Z" w16du:dateUtc="2025-11-24T21:13:00Z">
              <w:rPr>
                <w:rStyle w:val="Hyperlink"/>
                <w:noProof/>
              </w:rPr>
            </w:rPrChange>
          </w:rPr>
          <w:delText>RGV^O15^RGV_O15 Pharmacy/Treatment Give Message</w:delText>
        </w:r>
        <w:r w:rsidDel="00464782">
          <w:rPr>
            <w:noProof/>
            <w:webHidden/>
          </w:rPr>
          <w:tab/>
          <w:delText>19</w:delText>
        </w:r>
      </w:del>
    </w:p>
    <w:p w14:paraId="081CDDA4" w14:textId="4DEC1DDD" w:rsidR="00825D74" w:rsidDel="00464782" w:rsidRDefault="00825D74">
      <w:pPr>
        <w:pStyle w:val="TOC4"/>
        <w:tabs>
          <w:tab w:val="left" w:pos="2160"/>
        </w:tabs>
        <w:rPr>
          <w:del w:id="599" w:author="Kurt Elliason" w:date="2025-11-24T15:13:00Z" w16du:dateUtc="2025-11-24T21:13:00Z"/>
          <w:rFonts w:asciiTheme="minorHAnsi" w:eastAsiaTheme="minorEastAsia" w:hAnsiTheme="minorHAnsi" w:cstheme="minorBidi"/>
          <w:noProof/>
          <w:kern w:val="2"/>
          <w14:ligatures w14:val="standardContextual"/>
        </w:rPr>
      </w:pPr>
      <w:del w:id="600" w:author="Kurt Elliason" w:date="2025-11-24T15:13:00Z" w16du:dateUtc="2025-11-24T21:13:00Z">
        <w:r w:rsidRPr="00464782" w:rsidDel="00464782">
          <w:rPr>
            <w:noProof/>
            <w:rPrChange w:id="601" w:author="Kurt Elliason" w:date="2025-11-24T15:13:00Z" w16du:dateUtc="2025-11-24T21:13:00Z">
              <w:rPr>
                <w:rStyle w:val="Hyperlink"/>
                <w:noProof/>
              </w:rPr>
            </w:rPrChange>
          </w:rPr>
          <w:delText>3.3.4.3</w:delText>
        </w:r>
        <w:r w:rsidDel="00464782">
          <w:rPr>
            <w:rFonts w:asciiTheme="minorHAnsi" w:eastAsiaTheme="minorEastAsia" w:hAnsiTheme="minorHAnsi" w:cstheme="minorBidi"/>
            <w:noProof/>
            <w:kern w:val="2"/>
            <w14:ligatures w14:val="standardContextual"/>
          </w:rPr>
          <w:tab/>
        </w:r>
        <w:r w:rsidRPr="00464782" w:rsidDel="00464782">
          <w:rPr>
            <w:noProof/>
            <w:rPrChange w:id="602" w:author="Kurt Elliason" w:date="2025-11-24T15:13:00Z" w16du:dateUtc="2025-11-24T21:13:00Z">
              <w:rPr>
                <w:rStyle w:val="Hyperlink"/>
                <w:noProof/>
              </w:rPr>
            </w:rPrChange>
          </w:rPr>
          <w:delText>Trigger Events</w:delText>
        </w:r>
        <w:r w:rsidDel="00464782">
          <w:rPr>
            <w:noProof/>
            <w:webHidden/>
          </w:rPr>
          <w:tab/>
          <w:delText>21</w:delText>
        </w:r>
      </w:del>
    </w:p>
    <w:p w14:paraId="566F8D95" w14:textId="7F78C33C" w:rsidR="00825D74" w:rsidDel="00464782" w:rsidRDefault="00825D74">
      <w:pPr>
        <w:pStyle w:val="TOC4"/>
        <w:tabs>
          <w:tab w:val="left" w:pos="2160"/>
        </w:tabs>
        <w:rPr>
          <w:del w:id="603" w:author="Kurt Elliason" w:date="2025-11-24T15:13:00Z" w16du:dateUtc="2025-11-24T21:13:00Z"/>
          <w:rFonts w:asciiTheme="minorHAnsi" w:eastAsiaTheme="minorEastAsia" w:hAnsiTheme="minorHAnsi" w:cstheme="minorBidi"/>
          <w:noProof/>
          <w:kern w:val="2"/>
          <w14:ligatures w14:val="standardContextual"/>
        </w:rPr>
      </w:pPr>
      <w:del w:id="604" w:author="Kurt Elliason" w:date="2025-11-24T15:13:00Z" w16du:dateUtc="2025-11-24T21:13:00Z">
        <w:r w:rsidRPr="00464782" w:rsidDel="00464782">
          <w:rPr>
            <w:noProof/>
            <w:rPrChange w:id="605" w:author="Kurt Elliason" w:date="2025-11-24T15:13:00Z" w16du:dateUtc="2025-11-24T21:13:00Z">
              <w:rPr>
                <w:rStyle w:val="Hyperlink"/>
                <w:noProof/>
              </w:rPr>
            </w:rPrChange>
          </w:rPr>
          <w:delText>3.3.4.4</w:delText>
        </w:r>
        <w:r w:rsidDel="00464782">
          <w:rPr>
            <w:rFonts w:asciiTheme="minorHAnsi" w:eastAsiaTheme="minorEastAsia" w:hAnsiTheme="minorHAnsi" w:cstheme="minorBidi"/>
            <w:noProof/>
            <w:kern w:val="2"/>
            <w14:ligatures w14:val="standardContextual"/>
          </w:rPr>
          <w:tab/>
        </w:r>
        <w:r w:rsidRPr="00464782" w:rsidDel="00464782">
          <w:rPr>
            <w:noProof/>
            <w:rPrChange w:id="606" w:author="Kurt Elliason" w:date="2025-11-24T15:13:00Z" w16du:dateUtc="2025-11-24T21:13:00Z">
              <w:rPr>
                <w:rStyle w:val="Hyperlink"/>
                <w:noProof/>
              </w:rPr>
            </w:rPrChange>
          </w:rPr>
          <w:delText>Message Semantics</w:delText>
        </w:r>
        <w:r w:rsidDel="00464782">
          <w:rPr>
            <w:noProof/>
            <w:webHidden/>
          </w:rPr>
          <w:tab/>
          <w:delText>21</w:delText>
        </w:r>
      </w:del>
    </w:p>
    <w:p w14:paraId="10975F07" w14:textId="4E2C233F" w:rsidR="00825D74" w:rsidDel="00464782" w:rsidRDefault="00825D74">
      <w:pPr>
        <w:pStyle w:val="TOC5"/>
        <w:tabs>
          <w:tab w:val="left" w:pos="2592"/>
        </w:tabs>
        <w:rPr>
          <w:del w:id="607" w:author="Kurt Elliason" w:date="2025-11-24T15:13:00Z" w16du:dateUtc="2025-11-24T21:13:00Z"/>
          <w:rFonts w:asciiTheme="minorHAnsi" w:eastAsiaTheme="minorEastAsia" w:hAnsiTheme="minorHAnsi" w:cstheme="minorBidi"/>
          <w:noProof/>
          <w:kern w:val="2"/>
          <w14:ligatures w14:val="standardContextual"/>
        </w:rPr>
      </w:pPr>
      <w:del w:id="608" w:author="Kurt Elliason" w:date="2025-11-24T15:13:00Z" w16du:dateUtc="2025-11-24T21:13:00Z">
        <w:r w:rsidRPr="00464782" w:rsidDel="00464782">
          <w:rPr>
            <w:noProof/>
            <w:rPrChange w:id="609" w:author="Kurt Elliason" w:date="2025-11-24T15:13:00Z" w16du:dateUtc="2025-11-24T21:13:00Z">
              <w:rPr>
                <w:rStyle w:val="Hyperlink"/>
                <w:noProof/>
              </w:rPr>
            </w:rPrChange>
          </w:rPr>
          <w:delText>3.3.4.4.1</w:delText>
        </w:r>
        <w:r w:rsidDel="00464782">
          <w:rPr>
            <w:rFonts w:asciiTheme="minorHAnsi" w:eastAsiaTheme="minorEastAsia" w:hAnsiTheme="minorHAnsi" w:cstheme="minorBidi"/>
            <w:noProof/>
            <w:kern w:val="2"/>
            <w14:ligatures w14:val="standardContextual"/>
          </w:rPr>
          <w:tab/>
        </w:r>
        <w:r w:rsidRPr="00464782" w:rsidDel="00464782">
          <w:rPr>
            <w:noProof/>
            <w:rPrChange w:id="610" w:author="Kurt Elliason" w:date="2025-11-24T15:13:00Z" w16du:dateUtc="2025-11-24T21:13:00Z">
              <w:rPr>
                <w:rStyle w:val="Hyperlink"/>
                <w:noProof/>
              </w:rPr>
            </w:rPrChange>
          </w:rPr>
          <w:delText>MSH – Message Header Segment</w:delText>
        </w:r>
        <w:r w:rsidDel="00464782">
          <w:rPr>
            <w:noProof/>
            <w:webHidden/>
          </w:rPr>
          <w:tab/>
          <w:delText>21</w:delText>
        </w:r>
      </w:del>
    </w:p>
    <w:p w14:paraId="1A25577A" w14:textId="2F700D72" w:rsidR="00825D74" w:rsidDel="00464782" w:rsidRDefault="00825D74">
      <w:pPr>
        <w:pStyle w:val="TOC5"/>
        <w:tabs>
          <w:tab w:val="left" w:pos="2592"/>
        </w:tabs>
        <w:rPr>
          <w:del w:id="611" w:author="Kurt Elliason" w:date="2025-11-24T15:13:00Z" w16du:dateUtc="2025-11-24T21:13:00Z"/>
          <w:rFonts w:asciiTheme="minorHAnsi" w:eastAsiaTheme="minorEastAsia" w:hAnsiTheme="minorHAnsi" w:cstheme="minorBidi"/>
          <w:noProof/>
          <w:kern w:val="2"/>
          <w14:ligatures w14:val="standardContextual"/>
        </w:rPr>
      </w:pPr>
      <w:del w:id="612" w:author="Kurt Elliason" w:date="2025-11-24T15:13:00Z" w16du:dateUtc="2025-11-24T21:13:00Z">
        <w:r w:rsidRPr="00464782" w:rsidDel="00464782">
          <w:rPr>
            <w:noProof/>
            <w:rPrChange w:id="613" w:author="Kurt Elliason" w:date="2025-11-24T15:13:00Z" w16du:dateUtc="2025-11-24T21:13:00Z">
              <w:rPr>
                <w:rStyle w:val="Hyperlink"/>
                <w:noProof/>
              </w:rPr>
            </w:rPrChange>
          </w:rPr>
          <w:delText>3.3.4.4.2</w:delText>
        </w:r>
        <w:r w:rsidDel="00464782">
          <w:rPr>
            <w:rFonts w:asciiTheme="minorHAnsi" w:eastAsiaTheme="minorEastAsia" w:hAnsiTheme="minorHAnsi" w:cstheme="minorBidi"/>
            <w:noProof/>
            <w:kern w:val="2"/>
            <w14:ligatures w14:val="standardContextual"/>
          </w:rPr>
          <w:tab/>
        </w:r>
        <w:r w:rsidRPr="00464782" w:rsidDel="00464782">
          <w:rPr>
            <w:noProof/>
            <w:rPrChange w:id="614" w:author="Kurt Elliason" w:date="2025-11-24T15:13:00Z" w16du:dateUtc="2025-11-24T21:13:00Z">
              <w:rPr>
                <w:rStyle w:val="Hyperlink"/>
                <w:noProof/>
              </w:rPr>
            </w:rPrChange>
          </w:rPr>
          <w:delText>PID - Patient Identification Segment</w:delText>
        </w:r>
        <w:r w:rsidDel="00464782">
          <w:rPr>
            <w:noProof/>
            <w:webHidden/>
          </w:rPr>
          <w:tab/>
          <w:delText>23</w:delText>
        </w:r>
      </w:del>
    </w:p>
    <w:p w14:paraId="2599A52F" w14:textId="405C4EBA" w:rsidR="00825D74" w:rsidDel="00464782" w:rsidRDefault="00825D74">
      <w:pPr>
        <w:pStyle w:val="TOC5"/>
        <w:tabs>
          <w:tab w:val="left" w:pos="2592"/>
        </w:tabs>
        <w:rPr>
          <w:del w:id="615" w:author="Kurt Elliason" w:date="2025-11-24T15:13:00Z" w16du:dateUtc="2025-11-24T21:13:00Z"/>
          <w:rFonts w:asciiTheme="minorHAnsi" w:eastAsiaTheme="minorEastAsia" w:hAnsiTheme="minorHAnsi" w:cstheme="minorBidi"/>
          <w:noProof/>
          <w:kern w:val="2"/>
          <w14:ligatures w14:val="standardContextual"/>
        </w:rPr>
      </w:pPr>
      <w:del w:id="616" w:author="Kurt Elliason" w:date="2025-11-24T15:13:00Z" w16du:dateUtc="2025-11-24T21:13:00Z">
        <w:r w:rsidRPr="00464782" w:rsidDel="00464782">
          <w:rPr>
            <w:noProof/>
            <w:rPrChange w:id="617" w:author="Kurt Elliason" w:date="2025-11-24T15:13:00Z" w16du:dateUtc="2025-11-24T21:13:00Z">
              <w:rPr>
                <w:rStyle w:val="Hyperlink"/>
                <w:noProof/>
              </w:rPr>
            </w:rPrChange>
          </w:rPr>
          <w:delText>3.3.4.4.3</w:delText>
        </w:r>
        <w:r w:rsidDel="00464782">
          <w:rPr>
            <w:rFonts w:asciiTheme="minorHAnsi" w:eastAsiaTheme="minorEastAsia" w:hAnsiTheme="minorHAnsi" w:cstheme="minorBidi"/>
            <w:noProof/>
            <w:kern w:val="2"/>
            <w14:ligatures w14:val="standardContextual"/>
          </w:rPr>
          <w:tab/>
        </w:r>
        <w:r w:rsidRPr="00464782" w:rsidDel="00464782">
          <w:rPr>
            <w:noProof/>
            <w:rPrChange w:id="618" w:author="Kurt Elliason" w:date="2025-11-24T15:13:00Z" w16du:dateUtc="2025-11-24T21:13:00Z">
              <w:rPr>
                <w:rStyle w:val="Hyperlink"/>
                <w:noProof/>
              </w:rPr>
            </w:rPrChange>
          </w:rPr>
          <w:delText>PV1 Patient Visit Segment</w:delText>
        </w:r>
        <w:r w:rsidDel="00464782">
          <w:rPr>
            <w:noProof/>
            <w:webHidden/>
          </w:rPr>
          <w:tab/>
          <w:delText>23</w:delText>
        </w:r>
      </w:del>
    </w:p>
    <w:p w14:paraId="1262C8F4" w14:textId="44336731" w:rsidR="00825D74" w:rsidDel="00464782" w:rsidRDefault="00825D74">
      <w:pPr>
        <w:pStyle w:val="TOC5"/>
        <w:tabs>
          <w:tab w:val="left" w:pos="2592"/>
        </w:tabs>
        <w:rPr>
          <w:del w:id="619" w:author="Kurt Elliason" w:date="2025-11-24T15:13:00Z" w16du:dateUtc="2025-11-24T21:13:00Z"/>
          <w:rFonts w:asciiTheme="minorHAnsi" w:eastAsiaTheme="minorEastAsia" w:hAnsiTheme="minorHAnsi" w:cstheme="minorBidi"/>
          <w:noProof/>
          <w:kern w:val="2"/>
          <w14:ligatures w14:val="standardContextual"/>
        </w:rPr>
      </w:pPr>
      <w:del w:id="620" w:author="Kurt Elliason" w:date="2025-11-24T15:13:00Z" w16du:dateUtc="2025-11-24T21:13:00Z">
        <w:r w:rsidRPr="00464782" w:rsidDel="00464782">
          <w:rPr>
            <w:noProof/>
            <w:rPrChange w:id="621" w:author="Kurt Elliason" w:date="2025-11-24T15:13:00Z" w16du:dateUtc="2025-11-24T21:13:00Z">
              <w:rPr>
                <w:rStyle w:val="Hyperlink"/>
                <w:noProof/>
              </w:rPr>
            </w:rPrChange>
          </w:rPr>
          <w:delText>3.3.4.4.4</w:delText>
        </w:r>
        <w:r w:rsidDel="00464782">
          <w:rPr>
            <w:rFonts w:asciiTheme="minorHAnsi" w:eastAsiaTheme="minorEastAsia" w:hAnsiTheme="minorHAnsi" w:cstheme="minorBidi"/>
            <w:noProof/>
            <w:kern w:val="2"/>
            <w14:ligatures w14:val="standardContextual"/>
          </w:rPr>
          <w:tab/>
        </w:r>
        <w:r w:rsidRPr="00464782" w:rsidDel="00464782">
          <w:rPr>
            <w:noProof/>
            <w:rPrChange w:id="622" w:author="Kurt Elliason" w:date="2025-11-24T15:13:00Z" w16du:dateUtc="2025-11-24T21:13:00Z">
              <w:rPr>
                <w:rStyle w:val="Hyperlink"/>
                <w:noProof/>
              </w:rPr>
            </w:rPrChange>
          </w:rPr>
          <w:delText xml:space="preserve">ORC </w:delText>
        </w:r>
        <w:r w:rsidRPr="00464782" w:rsidDel="00464782">
          <w:rPr>
            <w:rFonts w:eastAsia="MS Gothic"/>
            <w:noProof/>
            <w:rPrChange w:id="623" w:author="Kurt Elliason" w:date="2025-11-24T15:13:00Z" w16du:dateUtc="2025-11-24T21:13:00Z">
              <w:rPr>
                <w:rStyle w:val="Hyperlink"/>
                <w:rFonts w:eastAsia="MS Gothic"/>
                <w:noProof/>
              </w:rPr>
            </w:rPrChange>
          </w:rPr>
          <w:delText>-</w:delText>
        </w:r>
        <w:r w:rsidRPr="00464782" w:rsidDel="00464782">
          <w:rPr>
            <w:noProof/>
            <w:rPrChange w:id="624" w:author="Kurt Elliason" w:date="2025-11-24T15:13:00Z" w16du:dateUtc="2025-11-24T21:13:00Z">
              <w:rPr>
                <w:rStyle w:val="Hyperlink"/>
                <w:noProof/>
              </w:rPr>
            </w:rPrChange>
          </w:rPr>
          <w:delText xml:space="preserve"> Common Order Segment</w:delText>
        </w:r>
        <w:r w:rsidDel="00464782">
          <w:rPr>
            <w:noProof/>
            <w:webHidden/>
          </w:rPr>
          <w:tab/>
          <w:delText>23</w:delText>
        </w:r>
      </w:del>
    </w:p>
    <w:p w14:paraId="72C3FA0D" w14:textId="51F3A205" w:rsidR="00825D74" w:rsidDel="00464782" w:rsidRDefault="00825D74">
      <w:pPr>
        <w:pStyle w:val="TOC5"/>
        <w:tabs>
          <w:tab w:val="left" w:pos="2592"/>
        </w:tabs>
        <w:rPr>
          <w:del w:id="625" w:author="Kurt Elliason" w:date="2025-11-24T15:13:00Z" w16du:dateUtc="2025-11-24T21:13:00Z"/>
          <w:rFonts w:asciiTheme="minorHAnsi" w:eastAsiaTheme="minorEastAsia" w:hAnsiTheme="minorHAnsi" w:cstheme="minorBidi"/>
          <w:noProof/>
          <w:kern w:val="2"/>
          <w14:ligatures w14:val="standardContextual"/>
        </w:rPr>
      </w:pPr>
      <w:del w:id="626" w:author="Kurt Elliason" w:date="2025-11-24T15:13:00Z" w16du:dateUtc="2025-11-24T21:13:00Z">
        <w:r w:rsidRPr="00464782" w:rsidDel="00464782">
          <w:rPr>
            <w:noProof/>
            <w:rPrChange w:id="627" w:author="Kurt Elliason" w:date="2025-11-24T15:13:00Z" w16du:dateUtc="2025-11-24T21:13:00Z">
              <w:rPr>
                <w:rStyle w:val="Hyperlink"/>
                <w:noProof/>
              </w:rPr>
            </w:rPrChange>
          </w:rPr>
          <w:delText>3.3.4.4.5</w:delText>
        </w:r>
        <w:r w:rsidDel="00464782">
          <w:rPr>
            <w:rFonts w:asciiTheme="minorHAnsi" w:eastAsiaTheme="minorEastAsia" w:hAnsiTheme="minorHAnsi" w:cstheme="minorBidi"/>
            <w:noProof/>
            <w:kern w:val="2"/>
            <w14:ligatures w14:val="standardContextual"/>
          </w:rPr>
          <w:tab/>
        </w:r>
        <w:r w:rsidRPr="00464782" w:rsidDel="00464782">
          <w:rPr>
            <w:noProof/>
            <w:rPrChange w:id="628" w:author="Kurt Elliason" w:date="2025-11-24T15:13:00Z" w16du:dateUtc="2025-11-24T21:13:00Z">
              <w:rPr>
                <w:rStyle w:val="Hyperlink"/>
                <w:noProof/>
              </w:rPr>
            </w:rPrChange>
          </w:rPr>
          <w:delText>RXG - Pharmacy/Treatment Give Segment</w:delText>
        </w:r>
        <w:r w:rsidDel="00464782">
          <w:rPr>
            <w:noProof/>
            <w:webHidden/>
          </w:rPr>
          <w:tab/>
          <w:delText>23</w:delText>
        </w:r>
      </w:del>
    </w:p>
    <w:p w14:paraId="635CB484" w14:textId="7DF4EFDC" w:rsidR="00825D74" w:rsidDel="00464782" w:rsidRDefault="00825D74">
      <w:pPr>
        <w:pStyle w:val="TOC5"/>
        <w:tabs>
          <w:tab w:val="left" w:pos="2592"/>
        </w:tabs>
        <w:rPr>
          <w:del w:id="629" w:author="Kurt Elliason" w:date="2025-11-24T15:13:00Z" w16du:dateUtc="2025-11-24T21:13:00Z"/>
          <w:rFonts w:asciiTheme="minorHAnsi" w:eastAsiaTheme="minorEastAsia" w:hAnsiTheme="minorHAnsi" w:cstheme="minorBidi"/>
          <w:noProof/>
          <w:kern w:val="2"/>
          <w14:ligatures w14:val="standardContextual"/>
        </w:rPr>
      </w:pPr>
      <w:del w:id="630" w:author="Kurt Elliason" w:date="2025-11-24T15:13:00Z" w16du:dateUtc="2025-11-24T21:13:00Z">
        <w:r w:rsidRPr="00464782" w:rsidDel="00464782">
          <w:rPr>
            <w:noProof/>
            <w:rPrChange w:id="631" w:author="Kurt Elliason" w:date="2025-11-24T15:13:00Z" w16du:dateUtc="2025-11-24T21:13:00Z">
              <w:rPr>
                <w:rStyle w:val="Hyperlink"/>
                <w:noProof/>
              </w:rPr>
            </w:rPrChange>
          </w:rPr>
          <w:delText>3.3.4.4.6</w:delText>
        </w:r>
        <w:r w:rsidDel="00464782">
          <w:rPr>
            <w:rFonts w:asciiTheme="minorHAnsi" w:eastAsiaTheme="minorEastAsia" w:hAnsiTheme="minorHAnsi" w:cstheme="minorBidi"/>
            <w:noProof/>
            <w:kern w:val="2"/>
            <w14:ligatures w14:val="standardContextual"/>
          </w:rPr>
          <w:tab/>
        </w:r>
        <w:r w:rsidRPr="00464782" w:rsidDel="00464782">
          <w:rPr>
            <w:noProof/>
            <w:rPrChange w:id="632" w:author="Kurt Elliason" w:date="2025-11-24T15:13:00Z" w16du:dateUtc="2025-11-24T21:13:00Z">
              <w:rPr>
                <w:rStyle w:val="Hyperlink"/>
                <w:noProof/>
              </w:rPr>
            </w:rPrChange>
          </w:rPr>
          <w:delText>Usage notes for RXG 17, 18, 23, and 24</w:delText>
        </w:r>
        <w:r w:rsidDel="00464782">
          <w:rPr>
            <w:noProof/>
            <w:webHidden/>
          </w:rPr>
          <w:tab/>
          <w:delText>28</w:delText>
        </w:r>
      </w:del>
    </w:p>
    <w:p w14:paraId="76860617" w14:textId="40117646" w:rsidR="00825D74" w:rsidDel="00464782" w:rsidRDefault="00825D74">
      <w:pPr>
        <w:pStyle w:val="TOC5"/>
        <w:tabs>
          <w:tab w:val="left" w:pos="2592"/>
        </w:tabs>
        <w:rPr>
          <w:del w:id="633" w:author="Kurt Elliason" w:date="2025-11-24T15:13:00Z" w16du:dateUtc="2025-11-24T21:13:00Z"/>
          <w:rFonts w:asciiTheme="minorHAnsi" w:eastAsiaTheme="minorEastAsia" w:hAnsiTheme="minorHAnsi" w:cstheme="minorBidi"/>
          <w:noProof/>
          <w:kern w:val="2"/>
          <w14:ligatures w14:val="standardContextual"/>
        </w:rPr>
      </w:pPr>
      <w:del w:id="634" w:author="Kurt Elliason" w:date="2025-11-24T15:13:00Z" w16du:dateUtc="2025-11-24T21:13:00Z">
        <w:r w:rsidRPr="00464782" w:rsidDel="00464782">
          <w:rPr>
            <w:noProof/>
            <w:rPrChange w:id="635" w:author="Kurt Elliason" w:date="2025-11-24T15:13:00Z" w16du:dateUtc="2025-11-24T21:13:00Z">
              <w:rPr>
                <w:rStyle w:val="Hyperlink"/>
                <w:noProof/>
              </w:rPr>
            </w:rPrChange>
          </w:rPr>
          <w:delText>3.3.4.4.7</w:delText>
        </w:r>
        <w:r w:rsidDel="00464782">
          <w:rPr>
            <w:rFonts w:asciiTheme="minorHAnsi" w:eastAsiaTheme="minorEastAsia" w:hAnsiTheme="minorHAnsi" w:cstheme="minorBidi"/>
            <w:noProof/>
            <w:kern w:val="2"/>
            <w14:ligatures w14:val="standardContextual"/>
          </w:rPr>
          <w:tab/>
        </w:r>
        <w:r w:rsidRPr="00464782" w:rsidDel="00464782">
          <w:rPr>
            <w:noProof/>
            <w:rPrChange w:id="636" w:author="Kurt Elliason" w:date="2025-11-24T15:13:00Z" w16du:dateUtc="2025-11-24T21:13:00Z">
              <w:rPr>
                <w:rStyle w:val="Hyperlink"/>
                <w:noProof/>
              </w:rPr>
            </w:rPrChange>
          </w:rPr>
          <w:delText>TQ1 Timing Quantity Segment</w:delText>
        </w:r>
        <w:r w:rsidDel="00464782">
          <w:rPr>
            <w:noProof/>
            <w:webHidden/>
          </w:rPr>
          <w:tab/>
          <w:delText>30</w:delText>
        </w:r>
      </w:del>
    </w:p>
    <w:p w14:paraId="0EA48DE7" w14:textId="1A0FBBB4" w:rsidR="00825D74" w:rsidDel="00464782" w:rsidRDefault="00825D74">
      <w:pPr>
        <w:pStyle w:val="TOC5"/>
        <w:tabs>
          <w:tab w:val="left" w:pos="2592"/>
        </w:tabs>
        <w:rPr>
          <w:del w:id="637" w:author="Kurt Elliason" w:date="2025-11-24T15:13:00Z" w16du:dateUtc="2025-11-24T21:13:00Z"/>
          <w:rFonts w:asciiTheme="minorHAnsi" w:eastAsiaTheme="minorEastAsia" w:hAnsiTheme="minorHAnsi" w:cstheme="minorBidi"/>
          <w:noProof/>
          <w:kern w:val="2"/>
          <w14:ligatures w14:val="standardContextual"/>
        </w:rPr>
      </w:pPr>
      <w:del w:id="638" w:author="Kurt Elliason" w:date="2025-11-24T15:13:00Z" w16du:dateUtc="2025-11-24T21:13:00Z">
        <w:r w:rsidRPr="00464782" w:rsidDel="00464782">
          <w:rPr>
            <w:noProof/>
            <w:rPrChange w:id="639" w:author="Kurt Elliason" w:date="2025-11-24T15:13:00Z" w16du:dateUtc="2025-11-24T21:13:00Z">
              <w:rPr>
                <w:rStyle w:val="Hyperlink"/>
                <w:noProof/>
              </w:rPr>
            </w:rPrChange>
          </w:rPr>
          <w:delText>3.3.4.4.8</w:delText>
        </w:r>
        <w:r w:rsidDel="00464782">
          <w:rPr>
            <w:rFonts w:asciiTheme="minorHAnsi" w:eastAsiaTheme="minorEastAsia" w:hAnsiTheme="minorHAnsi" w:cstheme="minorBidi"/>
            <w:noProof/>
            <w:kern w:val="2"/>
            <w14:ligatures w14:val="standardContextual"/>
          </w:rPr>
          <w:tab/>
        </w:r>
        <w:r w:rsidRPr="00464782" w:rsidDel="00464782">
          <w:rPr>
            <w:noProof/>
            <w:rPrChange w:id="640" w:author="Kurt Elliason" w:date="2025-11-24T15:13:00Z" w16du:dateUtc="2025-11-24T21:13:00Z">
              <w:rPr>
                <w:rStyle w:val="Hyperlink"/>
                <w:noProof/>
              </w:rPr>
            </w:rPrChange>
          </w:rPr>
          <w:delText>RXR - Pharmacy/Treatment Route Segment</w:delText>
        </w:r>
        <w:r w:rsidDel="00464782">
          <w:rPr>
            <w:noProof/>
            <w:webHidden/>
          </w:rPr>
          <w:tab/>
          <w:delText>32</w:delText>
        </w:r>
      </w:del>
    </w:p>
    <w:p w14:paraId="59E49FF9" w14:textId="06D89551" w:rsidR="00825D74" w:rsidDel="00464782" w:rsidRDefault="00825D74">
      <w:pPr>
        <w:pStyle w:val="TOC5"/>
        <w:tabs>
          <w:tab w:val="left" w:pos="2592"/>
        </w:tabs>
        <w:rPr>
          <w:del w:id="641" w:author="Kurt Elliason" w:date="2025-11-24T15:13:00Z" w16du:dateUtc="2025-11-24T21:13:00Z"/>
          <w:rFonts w:asciiTheme="minorHAnsi" w:eastAsiaTheme="minorEastAsia" w:hAnsiTheme="minorHAnsi" w:cstheme="minorBidi"/>
          <w:noProof/>
          <w:kern w:val="2"/>
          <w14:ligatures w14:val="standardContextual"/>
        </w:rPr>
      </w:pPr>
      <w:del w:id="642" w:author="Kurt Elliason" w:date="2025-11-24T15:13:00Z" w16du:dateUtc="2025-11-24T21:13:00Z">
        <w:r w:rsidRPr="00464782" w:rsidDel="00464782">
          <w:rPr>
            <w:noProof/>
            <w:rPrChange w:id="643" w:author="Kurt Elliason" w:date="2025-11-24T15:13:00Z" w16du:dateUtc="2025-11-24T21:13:00Z">
              <w:rPr>
                <w:rStyle w:val="Hyperlink"/>
                <w:noProof/>
              </w:rPr>
            </w:rPrChange>
          </w:rPr>
          <w:delText>3.3.4.4.9</w:delText>
        </w:r>
        <w:r w:rsidDel="00464782">
          <w:rPr>
            <w:rFonts w:asciiTheme="minorHAnsi" w:eastAsiaTheme="minorEastAsia" w:hAnsiTheme="minorHAnsi" w:cstheme="minorBidi"/>
            <w:noProof/>
            <w:kern w:val="2"/>
            <w14:ligatures w14:val="standardContextual"/>
          </w:rPr>
          <w:tab/>
        </w:r>
        <w:r w:rsidRPr="00464782" w:rsidDel="00464782">
          <w:rPr>
            <w:noProof/>
            <w:rPrChange w:id="644" w:author="Kurt Elliason" w:date="2025-11-24T15:13:00Z" w16du:dateUtc="2025-11-24T21:13:00Z">
              <w:rPr>
                <w:rStyle w:val="Hyperlink"/>
                <w:noProof/>
              </w:rPr>
            </w:rPrChange>
          </w:rPr>
          <w:delText xml:space="preserve">OBX </w:delText>
        </w:r>
        <w:r w:rsidRPr="00464782" w:rsidDel="00464782">
          <w:rPr>
            <w:rFonts w:eastAsia="MS Gothic"/>
            <w:noProof/>
            <w:rPrChange w:id="645" w:author="Kurt Elliason" w:date="2025-11-24T15:13:00Z" w16du:dateUtc="2025-11-24T21:13:00Z">
              <w:rPr>
                <w:rStyle w:val="Hyperlink"/>
                <w:rFonts w:eastAsia="MS Gothic"/>
                <w:noProof/>
              </w:rPr>
            </w:rPrChange>
          </w:rPr>
          <w:delText>-</w:delText>
        </w:r>
        <w:r w:rsidRPr="00464782" w:rsidDel="00464782">
          <w:rPr>
            <w:noProof/>
            <w:rPrChange w:id="646" w:author="Kurt Elliason" w:date="2025-11-24T15:13:00Z" w16du:dateUtc="2025-11-24T21:13:00Z">
              <w:rPr>
                <w:rStyle w:val="Hyperlink"/>
                <w:noProof/>
              </w:rPr>
            </w:rPrChange>
          </w:rPr>
          <w:delText xml:space="preserve"> Observation/Result segment</w:delText>
        </w:r>
        <w:r w:rsidDel="00464782">
          <w:rPr>
            <w:noProof/>
            <w:webHidden/>
          </w:rPr>
          <w:tab/>
          <w:delText>33</w:delText>
        </w:r>
      </w:del>
    </w:p>
    <w:p w14:paraId="32D9F11E" w14:textId="1E405565" w:rsidR="00825D74" w:rsidDel="00464782" w:rsidRDefault="00825D74">
      <w:pPr>
        <w:pStyle w:val="TOC5"/>
        <w:tabs>
          <w:tab w:val="left" w:pos="2592"/>
        </w:tabs>
        <w:rPr>
          <w:del w:id="647" w:author="Kurt Elliason" w:date="2025-11-24T15:13:00Z" w16du:dateUtc="2025-11-24T21:13:00Z"/>
          <w:rFonts w:asciiTheme="minorHAnsi" w:eastAsiaTheme="minorEastAsia" w:hAnsiTheme="minorHAnsi" w:cstheme="minorBidi"/>
          <w:noProof/>
          <w:kern w:val="2"/>
          <w14:ligatures w14:val="standardContextual"/>
        </w:rPr>
      </w:pPr>
      <w:del w:id="648" w:author="Kurt Elliason" w:date="2025-11-24T15:13:00Z" w16du:dateUtc="2025-11-24T21:13:00Z">
        <w:r w:rsidRPr="00464782" w:rsidDel="00464782">
          <w:rPr>
            <w:noProof/>
            <w:rPrChange w:id="649" w:author="Kurt Elliason" w:date="2025-11-24T15:13:00Z" w16du:dateUtc="2025-11-24T21:13:00Z">
              <w:rPr>
                <w:rStyle w:val="Hyperlink"/>
                <w:noProof/>
              </w:rPr>
            </w:rPrChange>
          </w:rPr>
          <w:delText>3.3.4.4.10</w:delText>
        </w:r>
        <w:r w:rsidDel="00464782">
          <w:rPr>
            <w:rFonts w:asciiTheme="minorHAnsi" w:eastAsiaTheme="minorEastAsia" w:hAnsiTheme="minorHAnsi" w:cstheme="minorBidi"/>
            <w:noProof/>
            <w:kern w:val="2"/>
            <w14:ligatures w14:val="standardContextual"/>
          </w:rPr>
          <w:tab/>
        </w:r>
        <w:r w:rsidRPr="00464782" w:rsidDel="00464782">
          <w:rPr>
            <w:noProof/>
            <w:rPrChange w:id="650" w:author="Kurt Elliason" w:date="2025-11-24T15:13:00Z" w16du:dateUtc="2025-11-24T21:13:00Z">
              <w:rPr>
                <w:rStyle w:val="Hyperlink"/>
                <w:noProof/>
              </w:rPr>
            </w:rPrChange>
          </w:rPr>
          <w:delText>Rate change, titration, Bolus from existing infusion, and Multistep</w:delText>
        </w:r>
        <w:r w:rsidDel="00464782">
          <w:rPr>
            <w:noProof/>
            <w:webHidden/>
          </w:rPr>
          <w:tab/>
          <w:delText>38</w:delText>
        </w:r>
      </w:del>
    </w:p>
    <w:p w14:paraId="6E03E7AF" w14:textId="56112803" w:rsidR="00825D74" w:rsidDel="00464782" w:rsidRDefault="00825D74">
      <w:pPr>
        <w:pStyle w:val="TOC6"/>
        <w:tabs>
          <w:tab w:val="left" w:pos="3024"/>
        </w:tabs>
        <w:rPr>
          <w:del w:id="651" w:author="Kurt Elliason" w:date="2025-11-24T15:13:00Z" w16du:dateUtc="2025-11-24T21:13:00Z"/>
          <w:rFonts w:asciiTheme="minorHAnsi" w:eastAsiaTheme="minorEastAsia" w:hAnsiTheme="minorHAnsi" w:cstheme="minorBidi"/>
          <w:noProof/>
          <w:kern w:val="2"/>
          <w14:ligatures w14:val="standardContextual"/>
        </w:rPr>
      </w:pPr>
      <w:del w:id="652" w:author="Kurt Elliason" w:date="2025-11-24T15:13:00Z" w16du:dateUtc="2025-11-24T21:13:00Z">
        <w:r w:rsidRPr="00464782" w:rsidDel="00464782">
          <w:rPr>
            <w:noProof/>
            <w:rPrChange w:id="653" w:author="Kurt Elliason" w:date="2025-11-24T15:13:00Z" w16du:dateUtc="2025-11-24T21:13:00Z">
              <w:rPr>
                <w:rStyle w:val="Hyperlink"/>
                <w:noProof/>
              </w:rPr>
            </w:rPrChange>
          </w:rPr>
          <w:delText>3.3.4.4.10.1</w:delText>
        </w:r>
        <w:r w:rsidDel="00464782">
          <w:rPr>
            <w:rFonts w:asciiTheme="minorHAnsi" w:eastAsiaTheme="minorEastAsia" w:hAnsiTheme="minorHAnsi" w:cstheme="minorBidi"/>
            <w:noProof/>
            <w:kern w:val="2"/>
            <w14:ligatures w14:val="standardContextual"/>
          </w:rPr>
          <w:tab/>
        </w:r>
        <w:r w:rsidRPr="00464782" w:rsidDel="00464782">
          <w:rPr>
            <w:noProof/>
            <w:rPrChange w:id="654" w:author="Kurt Elliason" w:date="2025-11-24T15:13:00Z" w16du:dateUtc="2025-11-24T21:13:00Z">
              <w:rPr>
                <w:rStyle w:val="Hyperlink"/>
                <w:noProof/>
              </w:rPr>
            </w:rPrChange>
          </w:rPr>
          <w:delText>Rate change or titration</w:delText>
        </w:r>
        <w:r w:rsidDel="00464782">
          <w:rPr>
            <w:noProof/>
            <w:webHidden/>
          </w:rPr>
          <w:tab/>
          <w:delText>38</w:delText>
        </w:r>
      </w:del>
    </w:p>
    <w:p w14:paraId="26DC11F9" w14:textId="7E3ACEA8" w:rsidR="00825D74" w:rsidDel="00464782" w:rsidRDefault="00825D74">
      <w:pPr>
        <w:pStyle w:val="TOC6"/>
        <w:tabs>
          <w:tab w:val="left" w:pos="3024"/>
        </w:tabs>
        <w:rPr>
          <w:del w:id="655" w:author="Kurt Elliason" w:date="2025-11-24T15:13:00Z" w16du:dateUtc="2025-11-24T21:13:00Z"/>
          <w:rFonts w:asciiTheme="minorHAnsi" w:eastAsiaTheme="minorEastAsia" w:hAnsiTheme="minorHAnsi" w:cstheme="minorBidi"/>
          <w:noProof/>
          <w:kern w:val="2"/>
          <w14:ligatures w14:val="standardContextual"/>
        </w:rPr>
      </w:pPr>
      <w:del w:id="656" w:author="Kurt Elliason" w:date="2025-11-24T15:13:00Z" w16du:dateUtc="2025-11-24T21:13:00Z">
        <w:r w:rsidRPr="00464782" w:rsidDel="00464782">
          <w:rPr>
            <w:noProof/>
            <w:rPrChange w:id="657" w:author="Kurt Elliason" w:date="2025-11-24T15:13:00Z" w16du:dateUtc="2025-11-24T21:13:00Z">
              <w:rPr>
                <w:rStyle w:val="Hyperlink"/>
                <w:noProof/>
              </w:rPr>
            </w:rPrChange>
          </w:rPr>
          <w:delText>3.3.4.4.10.2</w:delText>
        </w:r>
        <w:r w:rsidDel="00464782">
          <w:rPr>
            <w:rFonts w:asciiTheme="minorHAnsi" w:eastAsiaTheme="minorEastAsia" w:hAnsiTheme="minorHAnsi" w:cstheme="minorBidi"/>
            <w:noProof/>
            <w:kern w:val="2"/>
            <w14:ligatures w14:val="standardContextual"/>
          </w:rPr>
          <w:tab/>
        </w:r>
        <w:r w:rsidRPr="00464782" w:rsidDel="00464782">
          <w:rPr>
            <w:noProof/>
            <w:rPrChange w:id="658" w:author="Kurt Elliason" w:date="2025-11-24T15:13:00Z" w16du:dateUtc="2025-11-24T21:13:00Z">
              <w:rPr>
                <w:rStyle w:val="Hyperlink"/>
                <w:noProof/>
              </w:rPr>
            </w:rPrChange>
          </w:rPr>
          <w:delText>Bolus from existing infusion</w:delText>
        </w:r>
        <w:r w:rsidDel="00464782">
          <w:rPr>
            <w:noProof/>
            <w:webHidden/>
          </w:rPr>
          <w:tab/>
          <w:delText>38</w:delText>
        </w:r>
      </w:del>
    </w:p>
    <w:p w14:paraId="63AA386C" w14:textId="0839BD14" w:rsidR="00825D74" w:rsidDel="00464782" w:rsidRDefault="00825D74">
      <w:pPr>
        <w:pStyle w:val="TOC6"/>
        <w:tabs>
          <w:tab w:val="left" w:pos="3024"/>
        </w:tabs>
        <w:rPr>
          <w:del w:id="659" w:author="Kurt Elliason" w:date="2025-11-24T15:13:00Z" w16du:dateUtc="2025-11-24T21:13:00Z"/>
          <w:rFonts w:asciiTheme="minorHAnsi" w:eastAsiaTheme="minorEastAsia" w:hAnsiTheme="minorHAnsi" w:cstheme="minorBidi"/>
          <w:noProof/>
          <w:kern w:val="2"/>
          <w14:ligatures w14:val="standardContextual"/>
        </w:rPr>
      </w:pPr>
      <w:del w:id="660" w:author="Kurt Elliason" w:date="2025-11-24T15:13:00Z" w16du:dateUtc="2025-11-24T21:13:00Z">
        <w:r w:rsidRPr="00464782" w:rsidDel="00464782">
          <w:rPr>
            <w:noProof/>
            <w:rPrChange w:id="661" w:author="Kurt Elliason" w:date="2025-11-24T15:13:00Z" w16du:dateUtc="2025-11-24T21:13:00Z">
              <w:rPr>
                <w:rStyle w:val="Hyperlink"/>
                <w:noProof/>
              </w:rPr>
            </w:rPrChange>
          </w:rPr>
          <w:delText>3.3.4.4.10.3</w:delText>
        </w:r>
        <w:r w:rsidDel="00464782">
          <w:rPr>
            <w:rFonts w:asciiTheme="minorHAnsi" w:eastAsiaTheme="minorEastAsia" w:hAnsiTheme="minorHAnsi" w:cstheme="minorBidi"/>
            <w:noProof/>
            <w:kern w:val="2"/>
            <w14:ligatures w14:val="standardContextual"/>
          </w:rPr>
          <w:tab/>
        </w:r>
        <w:r w:rsidRPr="00464782" w:rsidDel="00464782">
          <w:rPr>
            <w:noProof/>
            <w:rPrChange w:id="662" w:author="Kurt Elliason" w:date="2025-11-24T15:13:00Z" w16du:dateUtc="2025-11-24T21:13:00Z">
              <w:rPr>
                <w:rStyle w:val="Hyperlink"/>
                <w:noProof/>
              </w:rPr>
            </w:rPrChange>
          </w:rPr>
          <w:delText>Multistep</w:delText>
        </w:r>
        <w:r w:rsidDel="00464782">
          <w:rPr>
            <w:noProof/>
            <w:webHidden/>
          </w:rPr>
          <w:tab/>
          <w:delText>39</w:delText>
        </w:r>
      </w:del>
    </w:p>
    <w:p w14:paraId="14438591" w14:textId="1AB08659" w:rsidR="00825D74" w:rsidDel="00464782" w:rsidRDefault="00825D74">
      <w:pPr>
        <w:pStyle w:val="TOC5"/>
        <w:tabs>
          <w:tab w:val="left" w:pos="2592"/>
        </w:tabs>
        <w:rPr>
          <w:del w:id="663" w:author="Kurt Elliason" w:date="2025-11-24T15:13:00Z" w16du:dateUtc="2025-11-24T21:13:00Z"/>
          <w:rFonts w:asciiTheme="minorHAnsi" w:eastAsiaTheme="minorEastAsia" w:hAnsiTheme="minorHAnsi" w:cstheme="minorBidi"/>
          <w:noProof/>
          <w:kern w:val="2"/>
          <w14:ligatures w14:val="standardContextual"/>
        </w:rPr>
      </w:pPr>
      <w:del w:id="664" w:author="Kurt Elliason" w:date="2025-11-24T15:13:00Z" w16du:dateUtc="2025-11-24T21:13:00Z">
        <w:r w:rsidRPr="00464782" w:rsidDel="00464782">
          <w:rPr>
            <w:noProof/>
            <w:rPrChange w:id="665" w:author="Kurt Elliason" w:date="2025-11-24T15:13:00Z" w16du:dateUtc="2025-11-24T21:13:00Z">
              <w:rPr>
                <w:rStyle w:val="Hyperlink"/>
                <w:noProof/>
              </w:rPr>
            </w:rPrChange>
          </w:rPr>
          <w:lastRenderedPageBreak/>
          <w:delText>3.3.4.4.11</w:delText>
        </w:r>
        <w:r w:rsidDel="00464782">
          <w:rPr>
            <w:rFonts w:asciiTheme="minorHAnsi" w:eastAsiaTheme="minorEastAsia" w:hAnsiTheme="minorHAnsi" w:cstheme="minorBidi"/>
            <w:noProof/>
            <w:kern w:val="2"/>
            <w14:ligatures w14:val="standardContextual"/>
          </w:rPr>
          <w:tab/>
        </w:r>
        <w:r w:rsidRPr="00464782" w:rsidDel="00464782">
          <w:rPr>
            <w:noProof/>
            <w:rPrChange w:id="666" w:author="Kurt Elliason" w:date="2025-11-24T15:13:00Z" w16du:dateUtc="2025-11-24T21:13:00Z">
              <w:rPr>
                <w:rStyle w:val="Hyperlink"/>
                <w:noProof/>
              </w:rPr>
            </w:rPrChange>
          </w:rPr>
          <w:delText>Expected Actions</w:delText>
        </w:r>
        <w:r w:rsidDel="00464782">
          <w:rPr>
            <w:noProof/>
            <w:webHidden/>
          </w:rPr>
          <w:tab/>
          <w:delText>41</w:delText>
        </w:r>
      </w:del>
    </w:p>
    <w:p w14:paraId="7D67C897" w14:textId="3D0B3C16" w:rsidR="00825D74" w:rsidDel="00464782" w:rsidRDefault="00825D74">
      <w:pPr>
        <w:pStyle w:val="TOC3"/>
        <w:tabs>
          <w:tab w:val="left" w:pos="1584"/>
        </w:tabs>
        <w:rPr>
          <w:del w:id="667" w:author="Kurt Elliason" w:date="2025-11-24T15:13:00Z" w16du:dateUtc="2025-11-24T21:13:00Z"/>
          <w:rFonts w:asciiTheme="minorHAnsi" w:eastAsiaTheme="minorEastAsia" w:hAnsiTheme="minorHAnsi" w:cstheme="minorBidi"/>
          <w:noProof/>
          <w:kern w:val="2"/>
          <w14:ligatures w14:val="standardContextual"/>
        </w:rPr>
      </w:pPr>
      <w:del w:id="668" w:author="Kurt Elliason" w:date="2025-11-24T15:13:00Z" w16du:dateUtc="2025-11-24T21:13:00Z">
        <w:r w:rsidRPr="00464782" w:rsidDel="00464782">
          <w:rPr>
            <w:noProof/>
            <w:rPrChange w:id="669" w:author="Kurt Elliason" w:date="2025-11-24T15:13:00Z" w16du:dateUtc="2025-11-24T21:13:00Z">
              <w:rPr>
                <w:rStyle w:val="Hyperlink"/>
                <w:noProof/>
              </w:rPr>
            </w:rPrChange>
          </w:rPr>
          <w:delText>3.3.5</w:delText>
        </w:r>
        <w:r w:rsidDel="00464782">
          <w:rPr>
            <w:rFonts w:asciiTheme="minorHAnsi" w:eastAsiaTheme="minorEastAsia" w:hAnsiTheme="minorHAnsi" w:cstheme="minorBidi"/>
            <w:noProof/>
            <w:kern w:val="2"/>
            <w14:ligatures w14:val="standardContextual"/>
          </w:rPr>
          <w:tab/>
        </w:r>
        <w:r w:rsidRPr="00464782" w:rsidDel="00464782">
          <w:rPr>
            <w:noProof/>
            <w:rPrChange w:id="670" w:author="Kurt Elliason" w:date="2025-11-24T15:13:00Z" w16du:dateUtc="2025-11-24T21:13:00Z">
              <w:rPr>
                <w:rStyle w:val="Hyperlink"/>
                <w:noProof/>
              </w:rPr>
            </w:rPrChange>
          </w:rPr>
          <w:delText>RRG^O16^RRG_O16 Pharmacy/Treatment Give Acknowledgement Message</w:delText>
        </w:r>
        <w:r w:rsidDel="00464782">
          <w:rPr>
            <w:noProof/>
            <w:webHidden/>
          </w:rPr>
          <w:tab/>
          <w:delText>42</w:delText>
        </w:r>
      </w:del>
    </w:p>
    <w:p w14:paraId="11873C8C" w14:textId="5096C25E" w:rsidR="00825D74" w:rsidDel="00464782" w:rsidRDefault="00825D74">
      <w:pPr>
        <w:pStyle w:val="TOC4"/>
        <w:tabs>
          <w:tab w:val="left" w:pos="2160"/>
        </w:tabs>
        <w:rPr>
          <w:del w:id="671" w:author="Kurt Elliason" w:date="2025-11-24T15:13:00Z" w16du:dateUtc="2025-11-24T21:13:00Z"/>
          <w:rFonts w:asciiTheme="minorHAnsi" w:eastAsiaTheme="minorEastAsia" w:hAnsiTheme="minorHAnsi" w:cstheme="minorBidi"/>
          <w:noProof/>
          <w:kern w:val="2"/>
          <w14:ligatures w14:val="standardContextual"/>
        </w:rPr>
      </w:pPr>
      <w:del w:id="672" w:author="Kurt Elliason" w:date="2025-11-24T15:13:00Z" w16du:dateUtc="2025-11-24T21:13:00Z">
        <w:r w:rsidRPr="00464782" w:rsidDel="00464782">
          <w:rPr>
            <w:noProof/>
            <w:rPrChange w:id="673" w:author="Kurt Elliason" w:date="2025-11-24T15:13:00Z" w16du:dateUtc="2025-11-24T21:13:00Z">
              <w:rPr>
                <w:rStyle w:val="Hyperlink"/>
                <w:noProof/>
              </w:rPr>
            </w:rPrChange>
          </w:rPr>
          <w:delText>3.3.5.1</w:delText>
        </w:r>
        <w:r w:rsidDel="00464782">
          <w:rPr>
            <w:rFonts w:asciiTheme="minorHAnsi" w:eastAsiaTheme="minorEastAsia" w:hAnsiTheme="minorHAnsi" w:cstheme="minorBidi"/>
            <w:noProof/>
            <w:kern w:val="2"/>
            <w14:ligatures w14:val="standardContextual"/>
          </w:rPr>
          <w:tab/>
        </w:r>
        <w:r w:rsidRPr="00464782" w:rsidDel="00464782">
          <w:rPr>
            <w:noProof/>
            <w:rPrChange w:id="674" w:author="Kurt Elliason" w:date="2025-11-24T15:13:00Z" w16du:dateUtc="2025-11-24T21:13:00Z">
              <w:rPr>
                <w:rStyle w:val="Hyperlink"/>
                <w:noProof/>
              </w:rPr>
            </w:rPrChange>
          </w:rPr>
          <w:delText>MSH – Message Header Segment</w:delText>
        </w:r>
        <w:r w:rsidDel="00464782">
          <w:rPr>
            <w:noProof/>
            <w:webHidden/>
          </w:rPr>
          <w:tab/>
          <w:delText>43</w:delText>
        </w:r>
      </w:del>
    </w:p>
    <w:p w14:paraId="0C2A8BB9" w14:textId="6EE44DDB" w:rsidR="00825D74" w:rsidDel="00464782" w:rsidRDefault="00825D74">
      <w:pPr>
        <w:pStyle w:val="TOC4"/>
        <w:tabs>
          <w:tab w:val="left" w:pos="2160"/>
        </w:tabs>
        <w:rPr>
          <w:del w:id="675" w:author="Kurt Elliason" w:date="2025-11-24T15:13:00Z" w16du:dateUtc="2025-11-24T21:13:00Z"/>
          <w:rFonts w:asciiTheme="minorHAnsi" w:eastAsiaTheme="minorEastAsia" w:hAnsiTheme="minorHAnsi" w:cstheme="minorBidi"/>
          <w:noProof/>
          <w:kern w:val="2"/>
          <w14:ligatures w14:val="standardContextual"/>
        </w:rPr>
      </w:pPr>
      <w:del w:id="676" w:author="Kurt Elliason" w:date="2025-11-24T15:13:00Z" w16du:dateUtc="2025-11-24T21:13:00Z">
        <w:r w:rsidRPr="00464782" w:rsidDel="00464782">
          <w:rPr>
            <w:noProof/>
            <w:rPrChange w:id="677" w:author="Kurt Elliason" w:date="2025-11-24T15:13:00Z" w16du:dateUtc="2025-11-24T21:13:00Z">
              <w:rPr>
                <w:rStyle w:val="Hyperlink"/>
                <w:noProof/>
              </w:rPr>
            </w:rPrChange>
          </w:rPr>
          <w:delText>3.3.5.2</w:delText>
        </w:r>
        <w:r w:rsidDel="00464782">
          <w:rPr>
            <w:rFonts w:asciiTheme="minorHAnsi" w:eastAsiaTheme="minorEastAsia" w:hAnsiTheme="minorHAnsi" w:cstheme="minorBidi"/>
            <w:noProof/>
            <w:kern w:val="2"/>
            <w14:ligatures w14:val="standardContextual"/>
          </w:rPr>
          <w:tab/>
        </w:r>
        <w:r w:rsidRPr="00464782" w:rsidDel="00464782">
          <w:rPr>
            <w:noProof/>
            <w:rPrChange w:id="678" w:author="Kurt Elliason" w:date="2025-11-24T15:13:00Z" w16du:dateUtc="2025-11-24T21:13:00Z">
              <w:rPr>
                <w:rStyle w:val="Hyperlink"/>
                <w:noProof/>
              </w:rPr>
            </w:rPrChange>
          </w:rPr>
          <w:delText>MSA - Message Acknowledgement segment</w:delText>
        </w:r>
        <w:r w:rsidDel="00464782">
          <w:rPr>
            <w:noProof/>
            <w:webHidden/>
          </w:rPr>
          <w:tab/>
          <w:delText>43</w:delText>
        </w:r>
      </w:del>
    </w:p>
    <w:p w14:paraId="573EE8E9" w14:textId="43699EAB" w:rsidR="00825D74" w:rsidDel="00464782" w:rsidRDefault="00825D74">
      <w:pPr>
        <w:pStyle w:val="TOC4"/>
        <w:tabs>
          <w:tab w:val="left" w:pos="2160"/>
        </w:tabs>
        <w:rPr>
          <w:del w:id="679" w:author="Kurt Elliason" w:date="2025-11-24T15:13:00Z" w16du:dateUtc="2025-11-24T21:13:00Z"/>
          <w:rFonts w:asciiTheme="minorHAnsi" w:eastAsiaTheme="minorEastAsia" w:hAnsiTheme="minorHAnsi" w:cstheme="minorBidi"/>
          <w:noProof/>
          <w:kern w:val="2"/>
          <w14:ligatures w14:val="standardContextual"/>
        </w:rPr>
      </w:pPr>
      <w:del w:id="680" w:author="Kurt Elliason" w:date="2025-11-24T15:13:00Z" w16du:dateUtc="2025-11-24T21:13:00Z">
        <w:r w:rsidRPr="00464782" w:rsidDel="00464782">
          <w:rPr>
            <w:noProof/>
            <w:rPrChange w:id="681" w:author="Kurt Elliason" w:date="2025-11-24T15:13:00Z" w16du:dateUtc="2025-11-24T21:13:00Z">
              <w:rPr>
                <w:rStyle w:val="Hyperlink"/>
                <w:noProof/>
              </w:rPr>
            </w:rPrChange>
          </w:rPr>
          <w:delText>3.3.5.3</w:delText>
        </w:r>
        <w:r w:rsidDel="00464782">
          <w:rPr>
            <w:rFonts w:asciiTheme="minorHAnsi" w:eastAsiaTheme="minorEastAsia" w:hAnsiTheme="minorHAnsi" w:cstheme="minorBidi"/>
            <w:noProof/>
            <w:kern w:val="2"/>
            <w14:ligatures w14:val="standardContextual"/>
          </w:rPr>
          <w:tab/>
        </w:r>
        <w:r w:rsidRPr="00464782" w:rsidDel="00464782">
          <w:rPr>
            <w:noProof/>
            <w:rPrChange w:id="682" w:author="Kurt Elliason" w:date="2025-11-24T15:13:00Z" w16du:dateUtc="2025-11-24T21:13:00Z">
              <w:rPr>
                <w:rStyle w:val="Hyperlink"/>
                <w:noProof/>
              </w:rPr>
            </w:rPrChange>
          </w:rPr>
          <w:delText>ERR - Error segment</w:delText>
        </w:r>
        <w:r w:rsidDel="00464782">
          <w:rPr>
            <w:noProof/>
            <w:webHidden/>
          </w:rPr>
          <w:tab/>
          <w:delText>43</w:delText>
        </w:r>
      </w:del>
    </w:p>
    <w:p w14:paraId="237A0F08" w14:textId="57D5903C" w:rsidR="00825D74" w:rsidDel="00464782" w:rsidRDefault="00825D74">
      <w:pPr>
        <w:pStyle w:val="TOC2"/>
        <w:tabs>
          <w:tab w:val="left" w:pos="1152"/>
        </w:tabs>
        <w:rPr>
          <w:del w:id="683" w:author="Kurt Elliason" w:date="2025-11-24T15:13:00Z" w16du:dateUtc="2025-11-24T21:13:00Z"/>
          <w:rFonts w:asciiTheme="minorHAnsi" w:eastAsiaTheme="minorEastAsia" w:hAnsiTheme="minorHAnsi" w:cstheme="minorBidi"/>
          <w:noProof/>
          <w:kern w:val="2"/>
          <w14:ligatures w14:val="standardContextual"/>
        </w:rPr>
      </w:pPr>
      <w:del w:id="684" w:author="Kurt Elliason" w:date="2025-11-24T15:13:00Z" w16du:dateUtc="2025-11-24T21:13:00Z">
        <w:r w:rsidRPr="00464782" w:rsidDel="00464782">
          <w:rPr>
            <w:noProof/>
            <w:rPrChange w:id="685" w:author="Kurt Elliason" w:date="2025-11-24T15:13:00Z" w16du:dateUtc="2025-11-24T21:13:00Z">
              <w:rPr>
                <w:rStyle w:val="Hyperlink"/>
                <w:noProof/>
              </w:rPr>
            </w:rPrChange>
          </w:rPr>
          <w:delText>3.4</w:delText>
        </w:r>
        <w:r w:rsidDel="00464782">
          <w:rPr>
            <w:rFonts w:asciiTheme="minorHAnsi" w:eastAsiaTheme="minorEastAsia" w:hAnsiTheme="minorHAnsi" w:cstheme="minorBidi"/>
            <w:noProof/>
            <w:kern w:val="2"/>
            <w14:ligatures w14:val="standardContextual"/>
          </w:rPr>
          <w:tab/>
        </w:r>
        <w:r w:rsidRPr="00464782" w:rsidDel="00464782">
          <w:rPr>
            <w:noProof/>
            <w:rPrChange w:id="686" w:author="Kurt Elliason" w:date="2025-11-24T15:13:00Z" w16du:dateUtc="2025-11-24T21:13:00Z">
              <w:rPr>
                <w:rStyle w:val="Hyperlink"/>
                <w:noProof/>
              </w:rPr>
            </w:rPrChange>
          </w:rPr>
          <w:delText>Report Alert [PCD-04]</w:delText>
        </w:r>
        <w:r w:rsidDel="00464782">
          <w:rPr>
            <w:noProof/>
            <w:webHidden/>
          </w:rPr>
          <w:tab/>
          <w:delText>43</w:delText>
        </w:r>
      </w:del>
    </w:p>
    <w:p w14:paraId="1C9F7E53" w14:textId="63A6C1E4" w:rsidR="00825D74" w:rsidDel="00464782" w:rsidRDefault="00825D74">
      <w:pPr>
        <w:pStyle w:val="TOC3"/>
        <w:tabs>
          <w:tab w:val="left" w:pos="1584"/>
        </w:tabs>
        <w:rPr>
          <w:del w:id="687" w:author="Kurt Elliason" w:date="2025-11-24T15:13:00Z" w16du:dateUtc="2025-11-24T21:13:00Z"/>
          <w:rFonts w:asciiTheme="minorHAnsi" w:eastAsiaTheme="minorEastAsia" w:hAnsiTheme="minorHAnsi" w:cstheme="minorBidi"/>
          <w:noProof/>
          <w:kern w:val="2"/>
          <w14:ligatures w14:val="standardContextual"/>
        </w:rPr>
      </w:pPr>
      <w:del w:id="688" w:author="Kurt Elliason" w:date="2025-11-24T15:13:00Z" w16du:dateUtc="2025-11-24T21:13:00Z">
        <w:r w:rsidRPr="00464782" w:rsidDel="00464782">
          <w:rPr>
            <w:noProof/>
            <w:rPrChange w:id="689" w:author="Kurt Elliason" w:date="2025-11-24T15:13:00Z" w16du:dateUtc="2025-11-24T21:13:00Z">
              <w:rPr>
                <w:rStyle w:val="Hyperlink"/>
                <w:noProof/>
              </w:rPr>
            </w:rPrChange>
          </w:rPr>
          <w:delText>3.4.1</w:delText>
        </w:r>
        <w:r w:rsidDel="00464782">
          <w:rPr>
            <w:rFonts w:asciiTheme="minorHAnsi" w:eastAsiaTheme="minorEastAsia" w:hAnsiTheme="minorHAnsi" w:cstheme="minorBidi"/>
            <w:noProof/>
            <w:kern w:val="2"/>
            <w14:ligatures w14:val="standardContextual"/>
          </w:rPr>
          <w:tab/>
        </w:r>
        <w:r w:rsidRPr="00464782" w:rsidDel="00464782">
          <w:rPr>
            <w:noProof/>
            <w:rPrChange w:id="690" w:author="Kurt Elliason" w:date="2025-11-24T15:13:00Z" w16du:dateUtc="2025-11-24T21:13:00Z">
              <w:rPr>
                <w:rStyle w:val="Hyperlink"/>
                <w:noProof/>
              </w:rPr>
            </w:rPrChange>
          </w:rPr>
          <w:delText>Scope</w:delText>
        </w:r>
        <w:r w:rsidDel="00464782">
          <w:rPr>
            <w:noProof/>
            <w:webHidden/>
          </w:rPr>
          <w:tab/>
          <w:delText>43</w:delText>
        </w:r>
      </w:del>
    </w:p>
    <w:p w14:paraId="2DBDF684" w14:textId="4C97C837" w:rsidR="00825D74" w:rsidDel="00464782" w:rsidRDefault="00825D74">
      <w:pPr>
        <w:pStyle w:val="TOC3"/>
        <w:tabs>
          <w:tab w:val="left" w:pos="1584"/>
        </w:tabs>
        <w:rPr>
          <w:del w:id="691" w:author="Kurt Elliason" w:date="2025-11-24T15:13:00Z" w16du:dateUtc="2025-11-24T21:13:00Z"/>
          <w:rFonts w:asciiTheme="minorHAnsi" w:eastAsiaTheme="minorEastAsia" w:hAnsiTheme="minorHAnsi" w:cstheme="minorBidi"/>
          <w:noProof/>
          <w:kern w:val="2"/>
          <w14:ligatures w14:val="standardContextual"/>
        </w:rPr>
      </w:pPr>
      <w:del w:id="692" w:author="Kurt Elliason" w:date="2025-11-24T15:13:00Z" w16du:dateUtc="2025-11-24T21:13:00Z">
        <w:r w:rsidRPr="00464782" w:rsidDel="00464782">
          <w:rPr>
            <w:noProof/>
            <w:rPrChange w:id="693" w:author="Kurt Elliason" w:date="2025-11-24T15:13:00Z" w16du:dateUtc="2025-11-24T21:13:00Z">
              <w:rPr>
                <w:rStyle w:val="Hyperlink"/>
                <w:noProof/>
              </w:rPr>
            </w:rPrChange>
          </w:rPr>
          <w:delText>3.4.2</w:delText>
        </w:r>
        <w:r w:rsidDel="00464782">
          <w:rPr>
            <w:rFonts w:asciiTheme="minorHAnsi" w:eastAsiaTheme="minorEastAsia" w:hAnsiTheme="minorHAnsi" w:cstheme="minorBidi"/>
            <w:noProof/>
            <w:kern w:val="2"/>
            <w14:ligatures w14:val="standardContextual"/>
          </w:rPr>
          <w:tab/>
        </w:r>
        <w:r w:rsidRPr="00464782" w:rsidDel="00464782">
          <w:rPr>
            <w:noProof/>
            <w:rPrChange w:id="694" w:author="Kurt Elliason" w:date="2025-11-24T15:13:00Z" w16du:dateUtc="2025-11-24T21:13:00Z">
              <w:rPr>
                <w:rStyle w:val="Hyperlink"/>
                <w:noProof/>
              </w:rPr>
            </w:rPrChange>
          </w:rPr>
          <w:delText>Use Case Roles</w:delText>
        </w:r>
        <w:r w:rsidDel="00464782">
          <w:rPr>
            <w:noProof/>
            <w:webHidden/>
          </w:rPr>
          <w:tab/>
          <w:delText>44</w:delText>
        </w:r>
      </w:del>
    </w:p>
    <w:p w14:paraId="6BA700EA" w14:textId="649CE8B7" w:rsidR="00825D74" w:rsidDel="00464782" w:rsidRDefault="00825D74">
      <w:pPr>
        <w:pStyle w:val="TOC3"/>
        <w:tabs>
          <w:tab w:val="left" w:pos="1584"/>
        </w:tabs>
        <w:rPr>
          <w:del w:id="695" w:author="Kurt Elliason" w:date="2025-11-24T15:13:00Z" w16du:dateUtc="2025-11-24T21:13:00Z"/>
          <w:rFonts w:asciiTheme="minorHAnsi" w:eastAsiaTheme="minorEastAsia" w:hAnsiTheme="minorHAnsi" w:cstheme="minorBidi"/>
          <w:noProof/>
          <w:kern w:val="2"/>
          <w14:ligatures w14:val="standardContextual"/>
        </w:rPr>
      </w:pPr>
      <w:del w:id="696" w:author="Kurt Elliason" w:date="2025-11-24T15:13:00Z" w16du:dateUtc="2025-11-24T21:13:00Z">
        <w:r w:rsidRPr="00464782" w:rsidDel="00464782">
          <w:rPr>
            <w:noProof/>
            <w:rPrChange w:id="697" w:author="Kurt Elliason" w:date="2025-11-24T15:13:00Z" w16du:dateUtc="2025-11-24T21:13:00Z">
              <w:rPr>
                <w:rStyle w:val="Hyperlink"/>
                <w:noProof/>
              </w:rPr>
            </w:rPrChange>
          </w:rPr>
          <w:delText>3.4.3</w:delText>
        </w:r>
        <w:r w:rsidDel="00464782">
          <w:rPr>
            <w:rFonts w:asciiTheme="minorHAnsi" w:eastAsiaTheme="minorEastAsia" w:hAnsiTheme="minorHAnsi" w:cstheme="minorBidi"/>
            <w:noProof/>
            <w:kern w:val="2"/>
            <w14:ligatures w14:val="standardContextual"/>
          </w:rPr>
          <w:tab/>
        </w:r>
        <w:r w:rsidRPr="00464782" w:rsidDel="00464782">
          <w:rPr>
            <w:noProof/>
            <w:rPrChange w:id="698" w:author="Kurt Elliason" w:date="2025-11-24T15:13:00Z" w16du:dateUtc="2025-11-24T21:13:00Z">
              <w:rPr>
                <w:rStyle w:val="Hyperlink"/>
                <w:noProof/>
              </w:rPr>
            </w:rPrChange>
          </w:rPr>
          <w:delText>Referenced Standards</w:delText>
        </w:r>
        <w:r w:rsidDel="00464782">
          <w:rPr>
            <w:noProof/>
            <w:webHidden/>
          </w:rPr>
          <w:tab/>
          <w:delText>44</w:delText>
        </w:r>
      </w:del>
    </w:p>
    <w:p w14:paraId="00DAFE7B" w14:textId="4CB7272D" w:rsidR="00825D74" w:rsidDel="00464782" w:rsidRDefault="00825D74">
      <w:pPr>
        <w:pStyle w:val="TOC3"/>
        <w:tabs>
          <w:tab w:val="left" w:pos="1584"/>
        </w:tabs>
        <w:rPr>
          <w:del w:id="699" w:author="Kurt Elliason" w:date="2025-11-24T15:13:00Z" w16du:dateUtc="2025-11-24T21:13:00Z"/>
          <w:rFonts w:asciiTheme="minorHAnsi" w:eastAsiaTheme="minorEastAsia" w:hAnsiTheme="minorHAnsi" w:cstheme="minorBidi"/>
          <w:noProof/>
          <w:kern w:val="2"/>
          <w14:ligatures w14:val="standardContextual"/>
        </w:rPr>
      </w:pPr>
      <w:del w:id="700" w:author="Kurt Elliason" w:date="2025-11-24T15:13:00Z" w16du:dateUtc="2025-11-24T21:13:00Z">
        <w:r w:rsidRPr="00464782" w:rsidDel="00464782">
          <w:rPr>
            <w:noProof/>
            <w:rPrChange w:id="701" w:author="Kurt Elliason" w:date="2025-11-24T15:13:00Z" w16du:dateUtc="2025-11-24T21:13:00Z">
              <w:rPr>
                <w:rStyle w:val="Hyperlink"/>
                <w:noProof/>
              </w:rPr>
            </w:rPrChange>
          </w:rPr>
          <w:delText>3.4.4</w:delText>
        </w:r>
        <w:r w:rsidDel="00464782">
          <w:rPr>
            <w:rFonts w:asciiTheme="minorHAnsi" w:eastAsiaTheme="minorEastAsia" w:hAnsiTheme="minorHAnsi" w:cstheme="minorBidi"/>
            <w:noProof/>
            <w:kern w:val="2"/>
            <w14:ligatures w14:val="standardContextual"/>
          </w:rPr>
          <w:tab/>
        </w:r>
        <w:r w:rsidRPr="00464782" w:rsidDel="00464782">
          <w:rPr>
            <w:noProof/>
            <w:rPrChange w:id="702" w:author="Kurt Elliason" w:date="2025-11-24T15:13:00Z" w16du:dateUtc="2025-11-24T21:13:00Z">
              <w:rPr>
                <w:rStyle w:val="Hyperlink"/>
                <w:noProof/>
              </w:rPr>
            </w:rPrChange>
          </w:rPr>
          <w:delText>Messages</w:delText>
        </w:r>
        <w:r w:rsidDel="00464782">
          <w:rPr>
            <w:noProof/>
            <w:webHidden/>
          </w:rPr>
          <w:tab/>
          <w:delText>45</w:delText>
        </w:r>
      </w:del>
    </w:p>
    <w:p w14:paraId="6C6176B1" w14:textId="7802C620" w:rsidR="00825D74" w:rsidDel="00464782" w:rsidRDefault="00825D74">
      <w:pPr>
        <w:pStyle w:val="TOC4"/>
        <w:tabs>
          <w:tab w:val="left" w:pos="2160"/>
        </w:tabs>
        <w:rPr>
          <w:del w:id="703" w:author="Kurt Elliason" w:date="2025-11-24T15:13:00Z" w16du:dateUtc="2025-11-24T21:13:00Z"/>
          <w:rFonts w:asciiTheme="minorHAnsi" w:eastAsiaTheme="minorEastAsia" w:hAnsiTheme="minorHAnsi" w:cstheme="minorBidi"/>
          <w:noProof/>
          <w:kern w:val="2"/>
          <w14:ligatures w14:val="standardContextual"/>
        </w:rPr>
      </w:pPr>
      <w:del w:id="704" w:author="Kurt Elliason" w:date="2025-11-24T15:13:00Z" w16du:dateUtc="2025-11-24T21:13:00Z">
        <w:r w:rsidRPr="00464782" w:rsidDel="00464782">
          <w:rPr>
            <w:noProof/>
            <w:rPrChange w:id="705" w:author="Kurt Elliason" w:date="2025-11-24T15:13:00Z" w16du:dateUtc="2025-11-24T21:13:00Z">
              <w:rPr>
                <w:rStyle w:val="Hyperlink"/>
                <w:noProof/>
              </w:rPr>
            </w:rPrChange>
          </w:rPr>
          <w:delText>3.4.4.1</w:delText>
        </w:r>
        <w:r w:rsidDel="00464782">
          <w:rPr>
            <w:rFonts w:asciiTheme="minorHAnsi" w:eastAsiaTheme="minorEastAsia" w:hAnsiTheme="minorHAnsi" w:cstheme="minorBidi"/>
            <w:noProof/>
            <w:kern w:val="2"/>
            <w14:ligatures w14:val="standardContextual"/>
          </w:rPr>
          <w:tab/>
        </w:r>
        <w:r w:rsidRPr="00464782" w:rsidDel="00464782">
          <w:rPr>
            <w:noProof/>
            <w:rPrChange w:id="706" w:author="Kurt Elliason" w:date="2025-11-24T15:13:00Z" w16du:dateUtc="2025-11-24T21:13:00Z">
              <w:rPr>
                <w:rStyle w:val="Hyperlink"/>
                <w:noProof/>
              </w:rPr>
            </w:rPrChange>
          </w:rPr>
          <w:delText>Alert Reporter reports to Alert Manager/Alert Consumer</w:delText>
        </w:r>
        <w:r w:rsidDel="00464782">
          <w:rPr>
            <w:noProof/>
            <w:webHidden/>
          </w:rPr>
          <w:tab/>
          <w:delText>45</w:delText>
        </w:r>
      </w:del>
    </w:p>
    <w:p w14:paraId="7213657A" w14:textId="3E970D92" w:rsidR="00825D74" w:rsidDel="00464782" w:rsidRDefault="00825D74">
      <w:pPr>
        <w:pStyle w:val="TOC5"/>
        <w:tabs>
          <w:tab w:val="left" w:pos="2592"/>
        </w:tabs>
        <w:rPr>
          <w:del w:id="707" w:author="Kurt Elliason" w:date="2025-11-24T15:13:00Z" w16du:dateUtc="2025-11-24T21:13:00Z"/>
          <w:rFonts w:asciiTheme="minorHAnsi" w:eastAsiaTheme="minorEastAsia" w:hAnsiTheme="minorHAnsi" w:cstheme="minorBidi"/>
          <w:noProof/>
          <w:kern w:val="2"/>
          <w14:ligatures w14:val="standardContextual"/>
        </w:rPr>
      </w:pPr>
      <w:del w:id="708" w:author="Kurt Elliason" w:date="2025-11-24T15:13:00Z" w16du:dateUtc="2025-11-24T21:13:00Z">
        <w:r w:rsidRPr="00464782" w:rsidDel="00464782">
          <w:rPr>
            <w:noProof/>
            <w:rPrChange w:id="709" w:author="Kurt Elliason" w:date="2025-11-24T15:13:00Z" w16du:dateUtc="2025-11-24T21:13:00Z">
              <w:rPr>
                <w:rStyle w:val="Hyperlink"/>
                <w:noProof/>
              </w:rPr>
            </w:rPrChange>
          </w:rPr>
          <w:delText>3.4.4.1.1</w:delText>
        </w:r>
        <w:r w:rsidDel="00464782">
          <w:rPr>
            <w:rFonts w:asciiTheme="minorHAnsi" w:eastAsiaTheme="minorEastAsia" w:hAnsiTheme="minorHAnsi" w:cstheme="minorBidi"/>
            <w:noProof/>
            <w:kern w:val="2"/>
            <w14:ligatures w14:val="standardContextual"/>
          </w:rPr>
          <w:tab/>
        </w:r>
        <w:r w:rsidRPr="00464782" w:rsidDel="00464782">
          <w:rPr>
            <w:noProof/>
            <w:rPrChange w:id="710" w:author="Kurt Elliason" w:date="2025-11-24T15:13:00Z" w16du:dateUtc="2025-11-24T21:13:00Z">
              <w:rPr>
                <w:rStyle w:val="Hyperlink"/>
                <w:noProof/>
              </w:rPr>
            </w:rPrChange>
          </w:rPr>
          <w:delText>HL7 Conformance Statement</w:delText>
        </w:r>
        <w:r w:rsidDel="00464782">
          <w:rPr>
            <w:noProof/>
            <w:webHidden/>
          </w:rPr>
          <w:tab/>
          <w:delText>45</w:delText>
        </w:r>
      </w:del>
    </w:p>
    <w:p w14:paraId="6D28E464" w14:textId="4ABD99EB" w:rsidR="00825D74" w:rsidDel="00464782" w:rsidRDefault="00825D74">
      <w:pPr>
        <w:pStyle w:val="TOC5"/>
        <w:tabs>
          <w:tab w:val="left" w:pos="2592"/>
        </w:tabs>
        <w:rPr>
          <w:del w:id="711" w:author="Kurt Elliason" w:date="2025-11-24T15:13:00Z" w16du:dateUtc="2025-11-24T21:13:00Z"/>
          <w:rFonts w:asciiTheme="minorHAnsi" w:eastAsiaTheme="minorEastAsia" w:hAnsiTheme="minorHAnsi" w:cstheme="minorBidi"/>
          <w:noProof/>
          <w:kern w:val="2"/>
          <w14:ligatures w14:val="standardContextual"/>
        </w:rPr>
      </w:pPr>
      <w:del w:id="712" w:author="Kurt Elliason" w:date="2025-11-24T15:13:00Z" w16du:dateUtc="2025-11-24T21:13:00Z">
        <w:r w:rsidRPr="00464782" w:rsidDel="00464782">
          <w:rPr>
            <w:noProof/>
            <w:rPrChange w:id="713" w:author="Kurt Elliason" w:date="2025-11-24T15:13:00Z" w16du:dateUtc="2025-11-24T21:13:00Z">
              <w:rPr>
                <w:rStyle w:val="Hyperlink"/>
                <w:noProof/>
              </w:rPr>
            </w:rPrChange>
          </w:rPr>
          <w:delText>3.4.4.1.2</w:delText>
        </w:r>
        <w:r w:rsidDel="00464782">
          <w:rPr>
            <w:rFonts w:asciiTheme="minorHAnsi" w:eastAsiaTheme="minorEastAsia" w:hAnsiTheme="minorHAnsi" w:cstheme="minorBidi"/>
            <w:noProof/>
            <w:kern w:val="2"/>
            <w14:ligatures w14:val="standardContextual"/>
          </w:rPr>
          <w:tab/>
        </w:r>
        <w:r w:rsidRPr="00464782" w:rsidDel="00464782">
          <w:rPr>
            <w:noProof/>
            <w:rPrChange w:id="714" w:author="Kurt Elliason" w:date="2025-11-24T15:13:00Z" w16du:dateUtc="2025-11-24T21:13:00Z">
              <w:rPr>
                <w:rStyle w:val="Hyperlink"/>
                <w:noProof/>
              </w:rPr>
            </w:rPrChange>
          </w:rPr>
          <w:delText>PCD-04 Report Alert (ORU^R40^ORU_R40) static definition</w:delText>
        </w:r>
        <w:r w:rsidDel="00464782">
          <w:rPr>
            <w:noProof/>
            <w:webHidden/>
          </w:rPr>
          <w:tab/>
          <w:delText>45</w:delText>
        </w:r>
      </w:del>
    </w:p>
    <w:p w14:paraId="54CEBFE5" w14:textId="07B36A04" w:rsidR="00825D74" w:rsidDel="00464782" w:rsidRDefault="00825D74">
      <w:pPr>
        <w:pStyle w:val="TOC5"/>
        <w:tabs>
          <w:tab w:val="left" w:pos="2592"/>
        </w:tabs>
        <w:rPr>
          <w:del w:id="715" w:author="Kurt Elliason" w:date="2025-11-24T15:13:00Z" w16du:dateUtc="2025-11-24T21:13:00Z"/>
          <w:rFonts w:asciiTheme="minorHAnsi" w:eastAsiaTheme="minorEastAsia" w:hAnsiTheme="minorHAnsi" w:cstheme="minorBidi"/>
          <w:noProof/>
          <w:kern w:val="2"/>
          <w14:ligatures w14:val="standardContextual"/>
        </w:rPr>
      </w:pPr>
      <w:del w:id="716" w:author="Kurt Elliason" w:date="2025-11-24T15:13:00Z" w16du:dateUtc="2025-11-24T21:13:00Z">
        <w:r w:rsidRPr="00464782" w:rsidDel="00464782">
          <w:rPr>
            <w:noProof/>
            <w:rPrChange w:id="717" w:author="Kurt Elliason" w:date="2025-11-24T15:13:00Z" w16du:dateUtc="2025-11-24T21:13:00Z">
              <w:rPr>
                <w:rStyle w:val="Hyperlink"/>
                <w:noProof/>
              </w:rPr>
            </w:rPrChange>
          </w:rPr>
          <w:delText>3.4.4.1.3</w:delText>
        </w:r>
        <w:r w:rsidDel="00464782">
          <w:rPr>
            <w:rFonts w:asciiTheme="minorHAnsi" w:eastAsiaTheme="minorEastAsia" w:hAnsiTheme="minorHAnsi" w:cstheme="minorBidi"/>
            <w:noProof/>
            <w:kern w:val="2"/>
            <w14:ligatures w14:val="standardContextual"/>
          </w:rPr>
          <w:tab/>
        </w:r>
        <w:r w:rsidRPr="00464782" w:rsidDel="00464782">
          <w:rPr>
            <w:noProof/>
            <w:rPrChange w:id="718" w:author="Kurt Elliason" w:date="2025-11-24T15:13:00Z" w16du:dateUtc="2025-11-24T21:13:00Z">
              <w:rPr>
                <w:rStyle w:val="Hyperlink"/>
                <w:noProof/>
              </w:rPr>
            </w:rPrChange>
          </w:rPr>
          <w:delText>Trigger Events</w:delText>
        </w:r>
        <w:r w:rsidDel="00464782">
          <w:rPr>
            <w:noProof/>
            <w:webHidden/>
          </w:rPr>
          <w:tab/>
          <w:delText>47</w:delText>
        </w:r>
      </w:del>
    </w:p>
    <w:p w14:paraId="1AA49FDE" w14:textId="08575E09" w:rsidR="00825D74" w:rsidDel="00464782" w:rsidRDefault="00825D74">
      <w:pPr>
        <w:pStyle w:val="TOC5"/>
        <w:tabs>
          <w:tab w:val="left" w:pos="2592"/>
        </w:tabs>
        <w:rPr>
          <w:del w:id="719" w:author="Kurt Elliason" w:date="2025-11-24T15:13:00Z" w16du:dateUtc="2025-11-24T21:13:00Z"/>
          <w:rFonts w:asciiTheme="minorHAnsi" w:eastAsiaTheme="minorEastAsia" w:hAnsiTheme="minorHAnsi" w:cstheme="minorBidi"/>
          <w:noProof/>
          <w:kern w:val="2"/>
          <w14:ligatures w14:val="standardContextual"/>
        </w:rPr>
      </w:pPr>
      <w:del w:id="720" w:author="Kurt Elliason" w:date="2025-11-24T15:13:00Z" w16du:dateUtc="2025-11-24T21:13:00Z">
        <w:r w:rsidRPr="00464782" w:rsidDel="00464782">
          <w:rPr>
            <w:noProof/>
            <w:rPrChange w:id="721" w:author="Kurt Elliason" w:date="2025-11-24T15:13:00Z" w16du:dateUtc="2025-11-24T21:13:00Z">
              <w:rPr>
                <w:rStyle w:val="Hyperlink"/>
                <w:noProof/>
              </w:rPr>
            </w:rPrChange>
          </w:rPr>
          <w:delText>3.4.4.1.4</w:delText>
        </w:r>
        <w:r w:rsidDel="00464782">
          <w:rPr>
            <w:rFonts w:asciiTheme="minorHAnsi" w:eastAsiaTheme="minorEastAsia" w:hAnsiTheme="minorHAnsi" w:cstheme="minorBidi"/>
            <w:noProof/>
            <w:kern w:val="2"/>
            <w14:ligatures w14:val="standardContextual"/>
          </w:rPr>
          <w:tab/>
        </w:r>
        <w:r w:rsidRPr="00464782" w:rsidDel="00464782">
          <w:rPr>
            <w:noProof/>
            <w:rPrChange w:id="722" w:author="Kurt Elliason" w:date="2025-11-24T15:13:00Z" w16du:dateUtc="2025-11-24T21:13:00Z">
              <w:rPr>
                <w:rStyle w:val="Hyperlink"/>
                <w:noProof/>
              </w:rPr>
            </w:rPrChange>
          </w:rPr>
          <w:delText>Message Semantics</w:delText>
        </w:r>
        <w:r w:rsidDel="00464782">
          <w:rPr>
            <w:noProof/>
            <w:webHidden/>
          </w:rPr>
          <w:tab/>
          <w:delText>47</w:delText>
        </w:r>
      </w:del>
    </w:p>
    <w:p w14:paraId="3895BBCD" w14:textId="6B68576F" w:rsidR="00825D74" w:rsidDel="00464782" w:rsidRDefault="00825D74">
      <w:pPr>
        <w:pStyle w:val="TOC5"/>
        <w:tabs>
          <w:tab w:val="left" w:pos="2592"/>
        </w:tabs>
        <w:rPr>
          <w:del w:id="723" w:author="Kurt Elliason" w:date="2025-11-24T15:13:00Z" w16du:dateUtc="2025-11-24T21:13:00Z"/>
          <w:rFonts w:asciiTheme="minorHAnsi" w:eastAsiaTheme="minorEastAsia" w:hAnsiTheme="minorHAnsi" w:cstheme="minorBidi"/>
          <w:noProof/>
          <w:kern w:val="2"/>
          <w14:ligatures w14:val="standardContextual"/>
        </w:rPr>
      </w:pPr>
      <w:del w:id="724" w:author="Kurt Elliason" w:date="2025-11-24T15:13:00Z" w16du:dateUtc="2025-11-24T21:13:00Z">
        <w:r w:rsidRPr="00464782" w:rsidDel="00464782">
          <w:rPr>
            <w:noProof/>
            <w:rPrChange w:id="725" w:author="Kurt Elliason" w:date="2025-11-24T15:13:00Z" w16du:dateUtc="2025-11-24T21:13:00Z">
              <w:rPr>
                <w:rStyle w:val="Hyperlink"/>
                <w:noProof/>
              </w:rPr>
            </w:rPrChange>
          </w:rPr>
          <w:delText>3.4.4.1.5</w:delText>
        </w:r>
        <w:r w:rsidDel="00464782">
          <w:rPr>
            <w:rFonts w:asciiTheme="minorHAnsi" w:eastAsiaTheme="minorEastAsia" w:hAnsiTheme="minorHAnsi" w:cstheme="minorBidi"/>
            <w:noProof/>
            <w:kern w:val="2"/>
            <w14:ligatures w14:val="standardContextual"/>
          </w:rPr>
          <w:tab/>
        </w:r>
        <w:r w:rsidRPr="00464782" w:rsidDel="00464782">
          <w:rPr>
            <w:noProof/>
            <w:rPrChange w:id="726" w:author="Kurt Elliason" w:date="2025-11-24T15:13:00Z" w16du:dateUtc="2025-11-24T21:13:00Z">
              <w:rPr>
                <w:rStyle w:val="Hyperlink"/>
                <w:noProof/>
              </w:rPr>
            </w:rPrChange>
          </w:rPr>
          <w:delText>Expected Actions</w:delText>
        </w:r>
        <w:r w:rsidDel="00464782">
          <w:rPr>
            <w:noProof/>
            <w:webHidden/>
          </w:rPr>
          <w:tab/>
          <w:delText>48</w:delText>
        </w:r>
      </w:del>
    </w:p>
    <w:p w14:paraId="63526B22" w14:textId="1D666BD0" w:rsidR="00825D74" w:rsidDel="00464782" w:rsidRDefault="00825D74">
      <w:pPr>
        <w:pStyle w:val="TOC5"/>
        <w:tabs>
          <w:tab w:val="left" w:pos="2592"/>
        </w:tabs>
        <w:rPr>
          <w:del w:id="727" w:author="Kurt Elliason" w:date="2025-11-24T15:13:00Z" w16du:dateUtc="2025-11-24T21:13:00Z"/>
          <w:rFonts w:asciiTheme="minorHAnsi" w:eastAsiaTheme="minorEastAsia" w:hAnsiTheme="minorHAnsi" w:cstheme="minorBidi"/>
          <w:noProof/>
          <w:kern w:val="2"/>
          <w14:ligatures w14:val="standardContextual"/>
        </w:rPr>
      </w:pPr>
      <w:del w:id="728" w:author="Kurt Elliason" w:date="2025-11-24T15:13:00Z" w16du:dateUtc="2025-11-24T21:13:00Z">
        <w:r w:rsidRPr="00464782" w:rsidDel="00464782">
          <w:rPr>
            <w:noProof/>
            <w:rPrChange w:id="729" w:author="Kurt Elliason" w:date="2025-11-24T15:13:00Z" w16du:dateUtc="2025-11-24T21:13:00Z">
              <w:rPr>
                <w:rStyle w:val="Hyperlink"/>
                <w:noProof/>
              </w:rPr>
            </w:rPrChange>
          </w:rPr>
          <w:delText>3.4.4.1.6</w:delText>
        </w:r>
        <w:r w:rsidDel="00464782">
          <w:rPr>
            <w:rFonts w:asciiTheme="minorHAnsi" w:eastAsiaTheme="minorEastAsia" w:hAnsiTheme="minorHAnsi" w:cstheme="minorBidi"/>
            <w:noProof/>
            <w:kern w:val="2"/>
            <w14:ligatures w14:val="standardContextual"/>
          </w:rPr>
          <w:tab/>
        </w:r>
        <w:r w:rsidRPr="00464782" w:rsidDel="00464782">
          <w:rPr>
            <w:noProof/>
            <w:rPrChange w:id="730" w:author="Kurt Elliason" w:date="2025-11-24T15:13:00Z" w16du:dateUtc="2025-11-24T21:13:00Z">
              <w:rPr>
                <w:rStyle w:val="Hyperlink"/>
                <w:noProof/>
              </w:rPr>
            </w:rPrChange>
          </w:rPr>
          <w:delText>Security Considerations</w:delText>
        </w:r>
        <w:r w:rsidDel="00464782">
          <w:rPr>
            <w:noProof/>
            <w:webHidden/>
          </w:rPr>
          <w:tab/>
          <w:delText>48</w:delText>
        </w:r>
      </w:del>
    </w:p>
    <w:p w14:paraId="6BE4D203" w14:textId="4E15D452" w:rsidR="00825D74" w:rsidDel="00464782" w:rsidRDefault="00825D74">
      <w:pPr>
        <w:pStyle w:val="TOC2"/>
        <w:tabs>
          <w:tab w:val="left" w:pos="1152"/>
        </w:tabs>
        <w:rPr>
          <w:del w:id="731" w:author="Kurt Elliason" w:date="2025-11-24T15:13:00Z" w16du:dateUtc="2025-11-24T21:13:00Z"/>
          <w:rFonts w:asciiTheme="minorHAnsi" w:eastAsiaTheme="minorEastAsia" w:hAnsiTheme="minorHAnsi" w:cstheme="minorBidi"/>
          <w:noProof/>
          <w:kern w:val="2"/>
          <w14:ligatures w14:val="standardContextual"/>
        </w:rPr>
      </w:pPr>
      <w:del w:id="732" w:author="Kurt Elliason" w:date="2025-11-24T15:13:00Z" w16du:dateUtc="2025-11-24T21:13:00Z">
        <w:r w:rsidRPr="00464782" w:rsidDel="00464782">
          <w:rPr>
            <w:noProof/>
            <w:rPrChange w:id="733" w:author="Kurt Elliason" w:date="2025-11-24T15:13:00Z" w16du:dateUtc="2025-11-24T21:13:00Z">
              <w:rPr>
                <w:rStyle w:val="Hyperlink"/>
                <w:noProof/>
              </w:rPr>
            </w:rPrChange>
          </w:rPr>
          <w:delText>3.5</w:delText>
        </w:r>
        <w:r w:rsidDel="00464782">
          <w:rPr>
            <w:rFonts w:asciiTheme="minorHAnsi" w:eastAsiaTheme="minorEastAsia" w:hAnsiTheme="minorHAnsi" w:cstheme="minorBidi"/>
            <w:noProof/>
            <w:kern w:val="2"/>
            <w14:ligatures w14:val="standardContextual"/>
          </w:rPr>
          <w:tab/>
        </w:r>
        <w:r w:rsidRPr="00464782" w:rsidDel="00464782">
          <w:rPr>
            <w:noProof/>
            <w:rPrChange w:id="734" w:author="Kurt Elliason" w:date="2025-11-24T15:13:00Z" w16du:dateUtc="2025-11-24T21:13:00Z">
              <w:rPr>
                <w:rStyle w:val="Hyperlink"/>
                <w:noProof/>
              </w:rPr>
            </w:rPrChange>
          </w:rPr>
          <w:delText>Report Alert Status [PCD-05]</w:delText>
        </w:r>
        <w:r w:rsidDel="00464782">
          <w:rPr>
            <w:noProof/>
            <w:webHidden/>
          </w:rPr>
          <w:tab/>
          <w:delText>49</w:delText>
        </w:r>
      </w:del>
    </w:p>
    <w:p w14:paraId="4459B50D" w14:textId="31FE1E73" w:rsidR="00825D74" w:rsidDel="00464782" w:rsidRDefault="00825D74">
      <w:pPr>
        <w:pStyle w:val="TOC3"/>
        <w:tabs>
          <w:tab w:val="left" w:pos="1584"/>
        </w:tabs>
        <w:rPr>
          <w:del w:id="735" w:author="Kurt Elliason" w:date="2025-11-24T15:13:00Z" w16du:dateUtc="2025-11-24T21:13:00Z"/>
          <w:rFonts w:asciiTheme="minorHAnsi" w:eastAsiaTheme="minorEastAsia" w:hAnsiTheme="minorHAnsi" w:cstheme="minorBidi"/>
          <w:noProof/>
          <w:kern w:val="2"/>
          <w14:ligatures w14:val="standardContextual"/>
        </w:rPr>
      </w:pPr>
      <w:del w:id="736" w:author="Kurt Elliason" w:date="2025-11-24T15:13:00Z" w16du:dateUtc="2025-11-24T21:13:00Z">
        <w:r w:rsidRPr="00464782" w:rsidDel="00464782">
          <w:rPr>
            <w:noProof/>
            <w:rPrChange w:id="737" w:author="Kurt Elliason" w:date="2025-11-24T15:13:00Z" w16du:dateUtc="2025-11-24T21:13:00Z">
              <w:rPr>
                <w:rStyle w:val="Hyperlink"/>
                <w:noProof/>
              </w:rPr>
            </w:rPrChange>
          </w:rPr>
          <w:delText>3.5.1</w:delText>
        </w:r>
        <w:r w:rsidDel="00464782">
          <w:rPr>
            <w:rFonts w:asciiTheme="minorHAnsi" w:eastAsiaTheme="minorEastAsia" w:hAnsiTheme="minorHAnsi" w:cstheme="minorBidi"/>
            <w:noProof/>
            <w:kern w:val="2"/>
            <w14:ligatures w14:val="standardContextual"/>
          </w:rPr>
          <w:tab/>
        </w:r>
        <w:r w:rsidRPr="00464782" w:rsidDel="00464782">
          <w:rPr>
            <w:noProof/>
            <w:rPrChange w:id="738" w:author="Kurt Elliason" w:date="2025-11-24T15:13:00Z" w16du:dateUtc="2025-11-24T21:13:00Z">
              <w:rPr>
                <w:rStyle w:val="Hyperlink"/>
                <w:noProof/>
              </w:rPr>
            </w:rPrChange>
          </w:rPr>
          <w:delText>Scope</w:delText>
        </w:r>
        <w:r w:rsidDel="00464782">
          <w:rPr>
            <w:noProof/>
            <w:webHidden/>
          </w:rPr>
          <w:tab/>
          <w:delText>49</w:delText>
        </w:r>
      </w:del>
    </w:p>
    <w:p w14:paraId="40838638" w14:textId="175D7B43" w:rsidR="00825D74" w:rsidDel="00464782" w:rsidRDefault="00825D74">
      <w:pPr>
        <w:pStyle w:val="TOC3"/>
        <w:tabs>
          <w:tab w:val="left" w:pos="1584"/>
        </w:tabs>
        <w:rPr>
          <w:del w:id="739" w:author="Kurt Elliason" w:date="2025-11-24T15:13:00Z" w16du:dateUtc="2025-11-24T21:13:00Z"/>
          <w:rFonts w:asciiTheme="minorHAnsi" w:eastAsiaTheme="minorEastAsia" w:hAnsiTheme="minorHAnsi" w:cstheme="minorBidi"/>
          <w:noProof/>
          <w:kern w:val="2"/>
          <w14:ligatures w14:val="standardContextual"/>
        </w:rPr>
      </w:pPr>
      <w:del w:id="740" w:author="Kurt Elliason" w:date="2025-11-24T15:13:00Z" w16du:dateUtc="2025-11-24T21:13:00Z">
        <w:r w:rsidRPr="00464782" w:rsidDel="00464782">
          <w:rPr>
            <w:noProof/>
            <w:rPrChange w:id="741" w:author="Kurt Elliason" w:date="2025-11-24T15:13:00Z" w16du:dateUtc="2025-11-24T21:13:00Z">
              <w:rPr>
                <w:rStyle w:val="Hyperlink"/>
                <w:noProof/>
              </w:rPr>
            </w:rPrChange>
          </w:rPr>
          <w:delText>3.5.2</w:delText>
        </w:r>
        <w:r w:rsidDel="00464782">
          <w:rPr>
            <w:rFonts w:asciiTheme="minorHAnsi" w:eastAsiaTheme="minorEastAsia" w:hAnsiTheme="minorHAnsi" w:cstheme="minorBidi"/>
            <w:noProof/>
            <w:kern w:val="2"/>
            <w14:ligatures w14:val="standardContextual"/>
          </w:rPr>
          <w:tab/>
        </w:r>
        <w:r w:rsidRPr="00464782" w:rsidDel="00464782">
          <w:rPr>
            <w:noProof/>
            <w:rPrChange w:id="742" w:author="Kurt Elliason" w:date="2025-11-24T15:13:00Z" w16du:dateUtc="2025-11-24T21:13:00Z">
              <w:rPr>
                <w:rStyle w:val="Hyperlink"/>
                <w:noProof/>
              </w:rPr>
            </w:rPrChange>
          </w:rPr>
          <w:delText>Use Case Roles</w:delText>
        </w:r>
        <w:r w:rsidDel="00464782">
          <w:rPr>
            <w:noProof/>
            <w:webHidden/>
          </w:rPr>
          <w:tab/>
          <w:delText>49</w:delText>
        </w:r>
      </w:del>
    </w:p>
    <w:p w14:paraId="10C0EBA9" w14:textId="6F766C49" w:rsidR="00825D74" w:rsidDel="00464782" w:rsidRDefault="00825D74">
      <w:pPr>
        <w:pStyle w:val="TOC3"/>
        <w:tabs>
          <w:tab w:val="left" w:pos="1584"/>
        </w:tabs>
        <w:rPr>
          <w:del w:id="743" w:author="Kurt Elliason" w:date="2025-11-24T15:13:00Z" w16du:dateUtc="2025-11-24T21:13:00Z"/>
          <w:rFonts w:asciiTheme="minorHAnsi" w:eastAsiaTheme="minorEastAsia" w:hAnsiTheme="minorHAnsi" w:cstheme="minorBidi"/>
          <w:noProof/>
          <w:kern w:val="2"/>
          <w14:ligatures w14:val="standardContextual"/>
        </w:rPr>
      </w:pPr>
      <w:del w:id="744" w:author="Kurt Elliason" w:date="2025-11-24T15:13:00Z" w16du:dateUtc="2025-11-24T21:13:00Z">
        <w:r w:rsidRPr="00464782" w:rsidDel="00464782">
          <w:rPr>
            <w:noProof/>
            <w:rPrChange w:id="745" w:author="Kurt Elliason" w:date="2025-11-24T15:13:00Z" w16du:dateUtc="2025-11-24T21:13:00Z">
              <w:rPr>
                <w:rStyle w:val="Hyperlink"/>
                <w:noProof/>
              </w:rPr>
            </w:rPrChange>
          </w:rPr>
          <w:delText>3.5.3</w:delText>
        </w:r>
        <w:r w:rsidDel="00464782">
          <w:rPr>
            <w:rFonts w:asciiTheme="minorHAnsi" w:eastAsiaTheme="minorEastAsia" w:hAnsiTheme="minorHAnsi" w:cstheme="minorBidi"/>
            <w:noProof/>
            <w:kern w:val="2"/>
            <w14:ligatures w14:val="standardContextual"/>
          </w:rPr>
          <w:tab/>
        </w:r>
        <w:r w:rsidRPr="00464782" w:rsidDel="00464782">
          <w:rPr>
            <w:noProof/>
            <w:rPrChange w:id="746" w:author="Kurt Elliason" w:date="2025-11-24T15:13:00Z" w16du:dateUtc="2025-11-24T21:13:00Z">
              <w:rPr>
                <w:rStyle w:val="Hyperlink"/>
                <w:noProof/>
              </w:rPr>
            </w:rPrChange>
          </w:rPr>
          <w:delText>Referenced Standard</w:delText>
        </w:r>
        <w:r w:rsidDel="00464782">
          <w:rPr>
            <w:noProof/>
            <w:webHidden/>
          </w:rPr>
          <w:tab/>
          <w:delText>49</w:delText>
        </w:r>
      </w:del>
    </w:p>
    <w:p w14:paraId="541D79A7" w14:textId="64F70452" w:rsidR="00825D74" w:rsidDel="00464782" w:rsidRDefault="00825D74">
      <w:pPr>
        <w:pStyle w:val="TOC3"/>
        <w:tabs>
          <w:tab w:val="left" w:pos="1584"/>
        </w:tabs>
        <w:rPr>
          <w:del w:id="747" w:author="Kurt Elliason" w:date="2025-11-24T15:13:00Z" w16du:dateUtc="2025-11-24T21:13:00Z"/>
          <w:rFonts w:asciiTheme="minorHAnsi" w:eastAsiaTheme="minorEastAsia" w:hAnsiTheme="minorHAnsi" w:cstheme="minorBidi"/>
          <w:noProof/>
          <w:kern w:val="2"/>
          <w14:ligatures w14:val="standardContextual"/>
        </w:rPr>
      </w:pPr>
      <w:del w:id="748" w:author="Kurt Elliason" w:date="2025-11-24T15:13:00Z" w16du:dateUtc="2025-11-24T21:13:00Z">
        <w:r w:rsidRPr="00464782" w:rsidDel="00464782">
          <w:rPr>
            <w:noProof/>
            <w:rPrChange w:id="749" w:author="Kurt Elliason" w:date="2025-11-24T15:13:00Z" w16du:dateUtc="2025-11-24T21:13:00Z">
              <w:rPr>
                <w:rStyle w:val="Hyperlink"/>
                <w:noProof/>
              </w:rPr>
            </w:rPrChange>
          </w:rPr>
          <w:delText>3.5.4</w:delText>
        </w:r>
        <w:r w:rsidDel="00464782">
          <w:rPr>
            <w:rFonts w:asciiTheme="minorHAnsi" w:eastAsiaTheme="minorEastAsia" w:hAnsiTheme="minorHAnsi" w:cstheme="minorBidi"/>
            <w:noProof/>
            <w:kern w:val="2"/>
            <w14:ligatures w14:val="standardContextual"/>
          </w:rPr>
          <w:tab/>
        </w:r>
        <w:r w:rsidRPr="00464782" w:rsidDel="00464782">
          <w:rPr>
            <w:noProof/>
            <w:rPrChange w:id="750" w:author="Kurt Elliason" w:date="2025-11-24T15:13:00Z" w16du:dateUtc="2025-11-24T21:13:00Z">
              <w:rPr>
                <w:rStyle w:val="Hyperlink"/>
                <w:noProof/>
              </w:rPr>
            </w:rPrChange>
          </w:rPr>
          <w:delText>Messages</w:delText>
        </w:r>
        <w:r w:rsidDel="00464782">
          <w:rPr>
            <w:noProof/>
            <w:webHidden/>
          </w:rPr>
          <w:tab/>
          <w:delText>49</w:delText>
        </w:r>
      </w:del>
    </w:p>
    <w:p w14:paraId="09D0CB8C" w14:textId="01CABC19" w:rsidR="00825D74" w:rsidDel="00464782" w:rsidRDefault="00825D74">
      <w:pPr>
        <w:pStyle w:val="TOC4"/>
        <w:tabs>
          <w:tab w:val="left" w:pos="2160"/>
        </w:tabs>
        <w:rPr>
          <w:del w:id="751" w:author="Kurt Elliason" w:date="2025-11-24T15:13:00Z" w16du:dateUtc="2025-11-24T21:13:00Z"/>
          <w:rFonts w:asciiTheme="minorHAnsi" w:eastAsiaTheme="minorEastAsia" w:hAnsiTheme="minorHAnsi" w:cstheme="minorBidi"/>
          <w:noProof/>
          <w:kern w:val="2"/>
          <w14:ligatures w14:val="standardContextual"/>
        </w:rPr>
      </w:pPr>
      <w:del w:id="752" w:author="Kurt Elliason" w:date="2025-11-24T15:13:00Z" w16du:dateUtc="2025-11-24T21:13:00Z">
        <w:r w:rsidRPr="00464782" w:rsidDel="00464782">
          <w:rPr>
            <w:noProof/>
            <w:rPrChange w:id="753" w:author="Kurt Elliason" w:date="2025-11-24T15:13:00Z" w16du:dateUtc="2025-11-24T21:13:00Z">
              <w:rPr>
                <w:rStyle w:val="Hyperlink"/>
                <w:noProof/>
              </w:rPr>
            </w:rPrChange>
          </w:rPr>
          <w:delText>3.5.4.1</w:delText>
        </w:r>
        <w:r w:rsidDel="00464782">
          <w:rPr>
            <w:rFonts w:asciiTheme="minorHAnsi" w:eastAsiaTheme="minorEastAsia" w:hAnsiTheme="minorHAnsi" w:cstheme="minorBidi"/>
            <w:noProof/>
            <w:kern w:val="2"/>
            <w14:ligatures w14:val="standardContextual"/>
          </w:rPr>
          <w:tab/>
        </w:r>
        <w:r w:rsidRPr="00464782" w:rsidDel="00464782">
          <w:rPr>
            <w:noProof/>
            <w:rPrChange w:id="754" w:author="Kurt Elliason" w:date="2025-11-24T15:13:00Z" w16du:dateUtc="2025-11-24T21:13:00Z">
              <w:rPr>
                <w:rStyle w:val="Hyperlink"/>
                <w:noProof/>
              </w:rPr>
            </w:rPrChange>
          </w:rPr>
          <w:delText>Alert Manager status updates to Alert Reporter</w:delText>
        </w:r>
        <w:r w:rsidDel="00464782">
          <w:rPr>
            <w:noProof/>
            <w:webHidden/>
          </w:rPr>
          <w:tab/>
          <w:delText>50</w:delText>
        </w:r>
      </w:del>
    </w:p>
    <w:p w14:paraId="2A1D5F1A" w14:textId="6A34F85C" w:rsidR="00825D74" w:rsidDel="00464782" w:rsidRDefault="00825D74">
      <w:pPr>
        <w:pStyle w:val="TOC5"/>
        <w:tabs>
          <w:tab w:val="left" w:pos="2592"/>
        </w:tabs>
        <w:rPr>
          <w:del w:id="755" w:author="Kurt Elliason" w:date="2025-11-24T15:13:00Z" w16du:dateUtc="2025-11-24T21:13:00Z"/>
          <w:rFonts w:asciiTheme="minorHAnsi" w:eastAsiaTheme="minorEastAsia" w:hAnsiTheme="minorHAnsi" w:cstheme="minorBidi"/>
          <w:noProof/>
          <w:kern w:val="2"/>
          <w14:ligatures w14:val="standardContextual"/>
        </w:rPr>
      </w:pPr>
      <w:del w:id="756" w:author="Kurt Elliason" w:date="2025-11-24T15:13:00Z" w16du:dateUtc="2025-11-24T21:13:00Z">
        <w:r w:rsidRPr="00464782" w:rsidDel="00464782">
          <w:rPr>
            <w:noProof/>
            <w:rPrChange w:id="757" w:author="Kurt Elliason" w:date="2025-11-24T15:13:00Z" w16du:dateUtc="2025-11-24T21:13:00Z">
              <w:rPr>
                <w:rStyle w:val="Hyperlink"/>
                <w:noProof/>
              </w:rPr>
            </w:rPrChange>
          </w:rPr>
          <w:delText>3.5.4.1.1</w:delText>
        </w:r>
        <w:r w:rsidDel="00464782">
          <w:rPr>
            <w:rFonts w:asciiTheme="minorHAnsi" w:eastAsiaTheme="minorEastAsia" w:hAnsiTheme="minorHAnsi" w:cstheme="minorBidi"/>
            <w:noProof/>
            <w:kern w:val="2"/>
            <w14:ligatures w14:val="standardContextual"/>
          </w:rPr>
          <w:tab/>
        </w:r>
        <w:r w:rsidRPr="00464782" w:rsidDel="00464782">
          <w:rPr>
            <w:noProof/>
            <w:rPrChange w:id="758" w:author="Kurt Elliason" w:date="2025-11-24T15:13:00Z" w16du:dateUtc="2025-11-24T21:13:00Z">
              <w:rPr>
                <w:rStyle w:val="Hyperlink"/>
                <w:noProof/>
              </w:rPr>
            </w:rPrChange>
          </w:rPr>
          <w:delText>Trigger Events</w:delText>
        </w:r>
        <w:r w:rsidDel="00464782">
          <w:rPr>
            <w:noProof/>
            <w:webHidden/>
          </w:rPr>
          <w:tab/>
          <w:delText>50</w:delText>
        </w:r>
      </w:del>
    </w:p>
    <w:p w14:paraId="43D6267C" w14:textId="2E77B75A" w:rsidR="00825D74" w:rsidDel="00464782" w:rsidRDefault="00825D74">
      <w:pPr>
        <w:pStyle w:val="TOC5"/>
        <w:tabs>
          <w:tab w:val="left" w:pos="2592"/>
        </w:tabs>
        <w:rPr>
          <w:del w:id="759" w:author="Kurt Elliason" w:date="2025-11-24T15:13:00Z" w16du:dateUtc="2025-11-24T21:13:00Z"/>
          <w:rFonts w:asciiTheme="minorHAnsi" w:eastAsiaTheme="minorEastAsia" w:hAnsiTheme="minorHAnsi" w:cstheme="minorBidi"/>
          <w:noProof/>
          <w:kern w:val="2"/>
          <w14:ligatures w14:val="standardContextual"/>
        </w:rPr>
      </w:pPr>
      <w:del w:id="760" w:author="Kurt Elliason" w:date="2025-11-24T15:13:00Z" w16du:dateUtc="2025-11-24T21:13:00Z">
        <w:r w:rsidRPr="00464782" w:rsidDel="00464782">
          <w:rPr>
            <w:noProof/>
            <w:rPrChange w:id="761" w:author="Kurt Elliason" w:date="2025-11-24T15:13:00Z" w16du:dateUtc="2025-11-24T21:13:00Z">
              <w:rPr>
                <w:rStyle w:val="Hyperlink"/>
                <w:noProof/>
              </w:rPr>
            </w:rPrChange>
          </w:rPr>
          <w:delText>3.5.4.1.2</w:delText>
        </w:r>
        <w:r w:rsidDel="00464782">
          <w:rPr>
            <w:rFonts w:asciiTheme="minorHAnsi" w:eastAsiaTheme="minorEastAsia" w:hAnsiTheme="minorHAnsi" w:cstheme="minorBidi"/>
            <w:noProof/>
            <w:kern w:val="2"/>
            <w14:ligatures w14:val="standardContextual"/>
          </w:rPr>
          <w:tab/>
        </w:r>
        <w:r w:rsidRPr="00464782" w:rsidDel="00464782">
          <w:rPr>
            <w:noProof/>
            <w:rPrChange w:id="762" w:author="Kurt Elliason" w:date="2025-11-24T15:13:00Z" w16du:dateUtc="2025-11-24T21:13:00Z">
              <w:rPr>
                <w:rStyle w:val="Hyperlink"/>
                <w:noProof/>
              </w:rPr>
            </w:rPrChange>
          </w:rPr>
          <w:delText>Message Semantics</w:delText>
        </w:r>
        <w:r w:rsidDel="00464782">
          <w:rPr>
            <w:noProof/>
            <w:webHidden/>
          </w:rPr>
          <w:tab/>
          <w:delText>50</w:delText>
        </w:r>
      </w:del>
    </w:p>
    <w:p w14:paraId="098F4C2D" w14:textId="550F6E78" w:rsidR="00825D74" w:rsidDel="00464782" w:rsidRDefault="00825D74">
      <w:pPr>
        <w:pStyle w:val="TOC5"/>
        <w:tabs>
          <w:tab w:val="left" w:pos="2592"/>
        </w:tabs>
        <w:rPr>
          <w:del w:id="763" w:author="Kurt Elliason" w:date="2025-11-24T15:13:00Z" w16du:dateUtc="2025-11-24T21:13:00Z"/>
          <w:rFonts w:asciiTheme="minorHAnsi" w:eastAsiaTheme="minorEastAsia" w:hAnsiTheme="minorHAnsi" w:cstheme="minorBidi"/>
          <w:noProof/>
          <w:kern w:val="2"/>
          <w14:ligatures w14:val="standardContextual"/>
        </w:rPr>
      </w:pPr>
      <w:del w:id="764" w:author="Kurt Elliason" w:date="2025-11-24T15:13:00Z" w16du:dateUtc="2025-11-24T21:13:00Z">
        <w:r w:rsidRPr="00464782" w:rsidDel="00464782">
          <w:rPr>
            <w:noProof/>
            <w:rPrChange w:id="765" w:author="Kurt Elliason" w:date="2025-11-24T15:13:00Z" w16du:dateUtc="2025-11-24T21:13:00Z">
              <w:rPr>
                <w:rStyle w:val="Hyperlink"/>
                <w:noProof/>
              </w:rPr>
            </w:rPrChange>
          </w:rPr>
          <w:delText>3.5.4.1.3</w:delText>
        </w:r>
        <w:r w:rsidDel="00464782">
          <w:rPr>
            <w:rFonts w:asciiTheme="minorHAnsi" w:eastAsiaTheme="minorEastAsia" w:hAnsiTheme="minorHAnsi" w:cstheme="minorBidi"/>
            <w:noProof/>
            <w:kern w:val="2"/>
            <w14:ligatures w14:val="standardContextual"/>
          </w:rPr>
          <w:tab/>
        </w:r>
        <w:r w:rsidRPr="00464782" w:rsidDel="00464782">
          <w:rPr>
            <w:noProof/>
            <w:rPrChange w:id="766" w:author="Kurt Elliason" w:date="2025-11-24T15:13:00Z" w16du:dateUtc="2025-11-24T21:13:00Z">
              <w:rPr>
                <w:rStyle w:val="Hyperlink"/>
                <w:noProof/>
              </w:rPr>
            </w:rPrChange>
          </w:rPr>
          <w:delText>HL7 Conformance Statement</w:delText>
        </w:r>
        <w:r w:rsidDel="00464782">
          <w:rPr>
            <w:noProof/>
            <w:webHidden/>
          </w:rPr>
          <w:tab/>
          <w:delText>51</w:delText>
        </w:r>
      </w:del>
    </w:p>
    <w:p w14:paraId="596A07C1" w14:textId="2AAE5DEC" w:rsidR="00825D74" w:rsidDel="00464782" w:rsidRDefault="00825D74">
      <w:pPr>
        <w:pStyle w:val="TOC5"/>
        <w:tabs>
          <w:tab w:val="left" w:pos="2592"/>
        </w:tabs>
        <w:rPr>
          <w:del w:id="767" w:author="Kurt Elliason" w:date="2025-11-24T15:13:00Z" w16du:dateUtc="2025-11-24T21:13:00Z"/>
          <w:rFonts w:asciiTheme="minorHAnsi" w:eastAsiaTheme="minorEastAsia" w:hAnsiTheme="minorHAnsi" w:cstheme="minorBidi"/>
          <w:noProof/>
          <w:kern w:val="2"/>
          <w14:ligatures w14:val="standardContextual"/>
        </w:rPr>
      </w:pPr>
      <w:del w:id="768" w:author="Kurt Elliason" w:date="2025-11-24T15:13:00Z" w16du:dateUtc="2025-11-24T21:13:00Z">
        <w:r w:rsidRPr="00464782" w:rsidDel="00464782">
          <w:rPr>
            <w:noProof/>
            <w:rPrChange w:id="769" w:author="Kurt Elliason" w:date="2025-11-24T15:13:00Z" w16du:dateUtc="2025-11-24T21:13:00Z">
              <w:rPr>
                <w:rStyle w:val="Hyperlink"/>
                <w:noProof/>
              </w:rPr>
            </w:rPrChange>
          </w:rPr>
          <w:delText>3.5.4.1.4</w:delText>
        </w:r>
        <w:r w:rsidDel="00464782">
          <w:rPr>
            <w:rFonts w:asciiTheme="minorHAnsi" w:eastAsiaTheme="minorEastAsia" w:hAnsiTheme="minorHAnsi" w:cstheme="minorBidi"/>
            <w:noProof/>
            <w:kern w:val="2"/>
            <w14:ligatures w14:val="standardContextual"/>
          </w:rPr>
          <w:tab/>
        </w:r>
        <w:r w:rsidRPr="00464782" w:rsidDel="00464782">
          <w:rPr>
            <w:noProof/>
            <w:rPrChange w:id="770" w:author="Kurt Elliason" w:date="2025-11-24T15:13:00Z" w16du:dateUtc="2025-11-24T21:13:00Z">
              <w:rPr>
                <w:rStyle w:val="Hyperlink"/>
                <w:noProof/>
              </w:rPr>
            </w:rPrChange>
          </w:rPr>
          <w:delText>PCD-05 Report Alert Status (ORA^R41^ORA_R41) static definition</w:delText>
        </w:r>
        <w:r w:rsidDel="00464782">
          <w:rPr>
            <w:noProof/>
            <w:webHidden/>
          </w:rPr>
          <w:tab/>
          <w:delText>51</w:delText>
        </w:r>
      </w:del>
    </w:p>
    <w:p w14:paraId="53B853CC" w14:textId="373360AA" w:rsidR="00825D74" w:rsidDel="00464782" w:rsidRDefault="00825D74">
      <w:pPr>
        <w:pStyle w:val="TOC5"/>
        <w:tabs>
          <w:tab w:val="left" w:pos="2592"/>
        </w:tabs>
        <w:rPr>
          <w:del w:id="771" w:author="Kurt Elliason" w:date="2025-11-24T15:13:00Z" w16du:dateUtc="2025-11-24T21:13:00Z"/>
          <w:rFonts w:asciiTheme="minorHAnsi" w:eastAsiaTheme="minorEastAsia" w:hAnsiTheme="minorHAnsi" w:cstheme="minorBidi"/>
          <w:noProof/>
          <w:kern w:val="2"/>
          <w14:ligatures w14:val="standardContextual"/>
        </w:rPr>
      </w:pPr>
      <w:del w:id="772" w:author="Kurt Elliason" w:date="2025-11-24T15:13:00Z" w16du:dateUtc="2025-11-24T21:13:00Z">
        <w:r w:rsidRPr="00464782" w:rsidDel="00464782">
          <w:rPr>
            <w:noProof/>
            <w:rPrChange w:id="773" w:author="Kurt Elliason" w:date="2025-11-24T15:13:00Z" w16du:dateUtc="2025-11-24T21:13:00Z">
              <w:rPr>
                <w:rStyle w:val="Hyperlink"/>
                <w:noProof/>
              </w:rPr>
            </w:rPrChange>
          </w:rPr>
          <w:delText>3.5.4.1.5</w:delText>
        </w:r>
        <w:r w:rsidDel="00464782">
          <w:rPr>
            <w:rFonts w:asciiTheme="minorHAnsi" w:eastAsiaTheme="minorEastAsia" w:hAnsiTheme="minorHAnsi" w:cstheme="minorBidi"/>
            <w:noProof/>
            <w:kern w:val="2"/>
            <w14:ligatures w14:val="standardContextual"/>
          </w:rPr>
          <w:tab/>
        </w:r>
        <w:r w:rsidRPr="00464782" w:rsidDel="00464782">
          <w:rPr>
            <w:noProof/>
            <w:rPrChange w:id="774" w:author="Kurt Elliason" w:date="2025-11-24T15:13:00Z" w16du:dateUtc="2025-11-24T21:13:00Z">
              <w:rPr>
                <w:rStyle w:val="Hyperlink"/>
                <w:noProof/>
              </w:rPr>
            </w:rPrChange>
          </w:rPr>
          <w:delText>Expected Actions</w:delText>
        </w:r>
        <w:r w:rsidDel="00464782">
          <w:rPr>
            <w:noProof/>
            <w:webHidden/>
          </w:rPr>
          <w:tab/>
          <w:delText>53</w:delText>
        </w:r>
      </w:del>
    </w:p>
    <w:p w14:paraId="6173AD65" w14:textId="4EFD83AE" w:rsidR="00825D74" w:rsidDel="00464782" w:rsidRDefault="00825D74">
      <w:pPr>
        <w:pStyle w:val="TOC5"/>
        <w:tabs>
          <w:tab w:val="left" w:pos="2592"/>
        </w:tabs>
        <w:rPr>
          <w:del w:id="775" w:author="Kurt Elliason" w:date="2025-11-24T15:13:00Z" w16du:dateUtc="2025-11-24T21:13:00Z"/>
          <w:rFonts w:asciiTheme="minorHAnsi" w:eastAsiaTheme="minorEastAsia" w:hAnsiTheme="minorHAnsi" w:cstheme="minorBidi"/>
          <w:noProof/>
          <w:kern w:val="2"/>
          <w14:ligatures w14:val="standardContextual"/>
        </w:rPr>
      </w:pPr>
      <w:del w:id="776" w:author="Kurt Elliason" w:date="2025-11-24T15:13:00Z" w16du:dateUtc="2025-11-24T21:13:00Z">
        <w:r w:rsidRPr="00464782" w:rsidDel="00464782">
          <w:rPr>
            <w:noProof/>
            <w:rPrChange w:id="777" w:author="Kurt Elliason" w:date="2025-11-24T15:13:00Z" w16du:dateUtc="2025-11-24T21:13:00Z">
              <w:rPr>
                <w:rStyle w:val="Hyperlink"/>
                <w:noProof/>
              </w:rPr>
            </w:rPrChange>
          </w:rPr>
          <w:delText>3.5.4.1.6</w:delText>
        </w:r>
        <w:r w:rsidDel="00464782">
          <w:rPr>
            <w:rFonts w:asciiTheme="minorHAnsi" w:eastAsiaTheme="minorEastAsia" w:hAnsiTheme="minorHAnsi" w:cstheme="minorBidi"/>
            <w:noProof/>
            <w:kern w:val="2"/>
            <w14:ligatures w14:val="standardContextual"/>
          </w:rPr>
          <w:tab/>
        </w:r>
        <w:r w:rsidRPr="00464782" w:rsidDel="00464782">
          <w:rPr>
            <w:noProof/>
            <w:rPrChange w:id="778" w:author="Kurt Elliason" w:date="2025-11-24T15:13:00Z" w16du:dateUtc="2025-11-24T21:13:00Z">
              <w:rPr>
                <w:rStyle w:val="Hyperlink"/>
                <w:noProof/>
              </w:rPr>
            </w:rPrChange>
          </w:rPr>
          <w:delText>Security Considerations</w:delText>
        </w:r>
        <w:r w:rsidDel="00464782">
          <w:rPr>
            <w:noProof/>
            <w:webHidden/>
          </w:rPr>
          <w:tab/>
          <w:delText>55</w:delText>
        </w:r>
      </w:del>
    </w:p>
    <w:p w14:paraId="2DCFF84C" w14:textId="79899CF2" w:rsidR="00825D74" w:rsidDel="00464782" w:rsidRDefault="00825D74">
      <w:pPr>
        <w:pStyle w:val="TOC2"/>
        <w:tabs>
          <w:tab w:val="left" w:pos="1152"/>
        </w:tabs>
        <w:rPr>
          <w:del w:id="779" w:author="Kurt Elliason" w:date="2025-11-24T15:13:00Z" w16du:dateUtc="2025-11-24T21:13:00Z"/>
          <w:rFonts w:asciiTheme="minorHAnsi" w:eastAsiaTheme="minorEastAsia" w:hAnsiTheme="minorHAnsi" w:cstheme="minorBidi"/>
          <w:noProof/>
          <w:kern w:val="2"/>
          <w14:ligatures w14:val="standardContextual"/>
        </w:rPr>
      </w:pPr>
      <w:del w:id="780" w:author="Kurt Elliason" w:date="2025-11-24T15:13:00Z" w16du:dateUtc="2025-11-24T21:13:00Z">
        <w:r w:rsidRPr="00464782" w:rsidDel="00464782">
          <w:rPr>
            <w:noProof/>
            <w:rPrChange w:id="781" w:author="Kurt Elliason" w:date="2025-11-24T15:13:00Z" w16du:dateUtc="2025-11-24T21:13:00Z">
              <w:rPr>
                <w:rStyle w:val="Hyperlink"/>
                <w:noProof/>
              </w:rPr>
            </w:rPrChange>
          </w:rPr>
          <w:delText>3.6</w:delText>
        </w:r>
        <w:r w:rsidDel="00464782">
          <w:rPr>
            <w:rFonts w:asciiTheme="minorHAnsi" w:eastAsiaTheme="minorEastAsia" w:hAnsiTheme="minorHAnsi" w:cstheme="minorBidi"/>
            <w:noProof/>
            <w:kern w:val="2"/>
            <w14:ligatures w14:val="standardContextual"/>
          </w:rPr>
          <w:tab/>
        </w:r>
        <w:r w:rsidRPr="00464782" w:rsidDel="00464782">
          <w:rPr>
            <w:noProof/>
            <w:rPrChange w:id="782" w:author="Kurt Elliason" w:date="2025-11-24T15:13:00Z" w16du:dateUtc="2025-11-24T21:13:00Z">
              <w:rPr>
                <w:rStyle w:val="Hyperlink"/>
                <w:noProof/>
              </w:rPr>
            </w:rPrChange>
          </w:rPr>
          <w:delText>Disseminate Alert [PCD-06]</w:delText>
        </w:r>
        <w:r w:rsidDel="00464782">
          <w:rPr>
            <w:noProof/>
            <w:webHidden/>
          </w:rPr>
          <w:tab/>
          <w:delText>55</w:delText>
        </w:r>
      </w:del>
    </w:p>
    <w:p w14:paraId="1E755813" w14:textId="65DDDF3C" w:rsidR="00825D74" w:rsidDel="00464782" w:rsidRDefault="00825D74">
      <w:pPr>
        <w:pStyle w:val="TOC3"/>
        <w:tabs>
          <w:tab w:val="left" w:pos="1584"/>
        </w:tabs>
        <w:rPr>
          <w:del w:id="783" w:author="Kurt Elliason" w:date="2025-11-24T15:13:00Z" w16du:dateUtc="2025-11-24T21:13:00Z"/>
          <w:rFonts w:asciiTheme="minorHAnsi" w:eastAsiaTheme="minorEastAsia" w:hAnsiTheme="minorHAnsi" w:cstheme="minorBidi"/>
          <w:noProof/>
          <w:kern w:val="2"/>
          <w14:ligatures w14:val="standardContextual"/>
        </w:rPr>
      </w:pPr>
      <w:del w:id="784" w:author="Kurt Elliason" w:date="2025-11-24T15:13:00Z" w16du:dateUtc="2025-11-24T21:13:00Z">
        <w:r w:rsidRPr="00464782" w:rsidDel="00464782">
          <w:rPr>
            <w:noProof/>
            <w:rPrChange w:id="785" w:author="Kurt Elliason" w:date="2025-11-24T15:13:00Z" w16du:dateUtc="2025-11-24T21:13:00Z">
              <w:rPr>
                <w:rStyle w:val="Hyperlink"/>
                <w:noProof/>
              </w:rPr>
            </w:rPrChange>
          </w:rPr>
          <w:delText>3.6.1</w:delText>
        </w:r>
        <w:r w:rsidDel="00464782">
          <w:rPr>
            <w:rFonts w:asciiTheme="minorHAnsi" w:eastAsiaTheme="minorEastAsia" w:hAnsiTheme="minorHAnsi" w:cstheme="minorBidi"/>
            <w:noProof/>
            <w:kern w:val="2"/>
            <w14:ligatures w14:val="standardContextual"/>
          </w:rPr>
          <w:tab/>
        </w:r>
        <w:r w:rsidRPr="00464782" w:rsidDel="00464782">
          <w:rPr>
            <w:noProof/>
            <w:rPrChange w:id="786" w:author="Kurt Elliason" w:date="2025-11-24T15:13:00Z" w16du:dateUtc="2025-11-24T21:13:00Z">
              <w:rPr>
                <w:rStyle w:val="Hyperlink"/>
                <w:noProof/>
              </w:rPr>
            </w:rPrChange>
          </w:rPr>
          <w:delText>Scope</w:delText>
        </w:r>
        <w:r w:rsidDel="00464782">
          <w:rPr>
            <w:noProof/>
            <w:webHidden/>
          </w:rPr>
          <w:tab/>
          <w:delText>55</w:delText>
        </w:r>
      </w:del>
    </w:p>
    <w:p w14:paraId="16C089ED" w14:textId="5982E965" w:rsidR="00825D74" w:rsidDel="00464782" w:rsidRDefault="00825D74">
      <w:pPr>
        <w:pStyle w:val="TOC3"/>
        <w:tabs>
          <w:tab w:val="left" w:pos="1584"/>
        </w:tabs>
        <w:rPr>
          <w:del w:id="787" w:author="Kurt Elliason" w:date="2025-11-24T15:13:00Z" w16du:dateUtc="2025-11-24T21:13:00Z"/>
          <w:rFonts w:asciiTheme="minorHAnsi" w:eastAsiaTheme="minorEastAsia" w:hAnsiTheme="minorHAnsi" w:cstheme="minorBidi"/>
          <w:noProof/>
          <w:kern w:val="2"/>
          <w14:ligatures w14:val="standardContextual"/>
        </w:rPr>
      </w:pPr>
      <w:del w:id="788" w:author="Kurt Elliason" w:date="2025-11-24T15:13:00Z" w16du:dateUtc="2025-11-24T21:13:00Z">
        <w:r w:rsidRPr="00464782" w:rsidDel="00464782">
          <w:rPr>
            <w:noProof/>
            <w:rPrChange w:id="789" w:author="Kurt Elliason" w:date="2025-11-24T15:13:00Z" w16du:dateUtc="2025-11-24T21:13:00Z">
              <w:rPr>
                <w:rStyle w:val="Hyperlink"/>
                <w:noProof/>
              </w:rPr>
            </w:rPrChange>
          </w:rPr>
          <w:delText>3.6.2</w:delText>
        </w:r>
        <w:r w:rsidDel="00464782">
          <w:rPr>
            <w:rFonts w:asciiTheme="minorHAnsi" w:eastAsiaTheme="minorEastAsia" w:hAnsiTheme="minorHAnsi" w:cstheme="minorBidi"/>
            <w:noProof/>
            <w:kern w:val="2"/>
            <w14:ligatures w14:val="standardContextual"/>
          </w:rPr>
          <w:tab/>
        </w:r>
        <w:r w:rsidRPr="00464782" w:rsidDel="00464782">
          <w:rPr>
            <w:noProof/>
            <w:rPrChange w:id="790" w:author="Kurt Elliason" w:date="2025-11-24T15:13:00Z" w16du:dateUtc="2025-11-24T21:13:00Z">
              <w:rPr>
                <w:rStyle w:val="Hyperlink"/>
                <w:noProof/>
              </w:rPr>
            </w:rPrChange>
          </w:rPr>
          <w:delText>Use Case Roles</w:delText>
        </w:r>
        <w:r w:rsidDel="00464782">
          <w:rPr>
            <w:noProof/>
            <w:webHidden/>
          </w:rPr>
          <w:tab/>
          <w:delText>55</w:delText>
        </w:r>
      </w:del>
    </w:p>
    <w:p w14:paraId="73780556" w14:textId="68506ADD" w:rsidR="00825D74" w:rsidDel="00464782" w:rsidRDefault="00825D74">
      <w:pPr>
        <w:pStyle w:val="TOC3"/>
        <w:tabs>
          <w:tab w:val="left" w:pos="1584"/>
        </w:tabs>
        <w:rPr>
          <w:del w:id="791" w:author="Kurt Elliason" w:date="2025-11-24T15:13:00Z" w16du:dateUtc="2025-11-24T21:13:00Z"/>
          <w:rFonts w:asciiTheme="minorHAnsi" w:eastAsiaTheme="minorEastAsia" w:hAnsiTheme="minorHAnsi" w:cstheme="minorBidi"/>
          <w:noProof/>
          <w:kern w:val="2"/>
          <w14:ligatures w14:val="standardContextual"/>
        </w:rPr>
      </w:pPr>
      <w:del w:id="792" w:author="Kurt Elliason" w:date="2025-11-24T15:13:00Z" w16du:dateUtc="2025-11-24T21:13:00Z">
        <w:r w:rsidRPr="00464782" w:rsidDel="00464782">
          <w:rPr>
            <w:noProof/>
            <w:rPrChange w:id="793" w:author="Kurt Elliason" w:date="2025-11-24T15:13:00Z" w16du:dateUtc="2025-11-24T21:13:00Z">
              <w:rPr>
                <w:rStyle w:val="Hyperlink"/>
                <w:noProof/>
              </w:rPr>
            </w:rPrChange>
          </w:rPr>
          <w:delText>3.6.3</w:delText>
        </w:r>
        <w:r w:rsidDel="00464782">
          <w:rPr>
            <w:rFonts w:asciiTheme="minorHAnsi" w:eastAsiaTheme="minorEastAsia" w:hAnsiTheme="minorHAnsi" w:cstheme="minorBidi"/>
            <w:noProof/>
            <w:kern w:val="2"/>
            <w14:ligatures w14:val="standardContextual"/>
          </w:rPr>
          <w:tab/>
        </w:r>
        <w:r w:rsidRPr="00464782" w:rsidDel="00464782">
          <w:rPr>
            <w:noProof/>
            <w:rPrChange w:id="794" w:author="Kurt Elliason" w:date="2025-11-24T15:13:00Z" w16du:dateUtc="2025-11-24T21:13:00Z">
              <w:rPr>
                <w:rStyle w:val="Hyperlink"/>
                <w:noProof/>
              </w:rPr>
            </w:rPrChange>
          </w:rPr>
          <w:delText>Referenced Standard</w:delText>
        </w:r>
        <w:r w:rsidDel="00464782">
          <w:rPr>
            <w:noProof/>
            <w:webHidden/>
          </w:rPr>
          <w:tab/>
          <w:delText>56</w:delText>
        </w:r>
      </w:del>
    </w:p>
    <w:p w14:paraId="5E71B5F1" w14:textId="4541C68C" w:rsidR="00825D74" w:rsidDel="00464782" w:rsidRDefault="00825D74">
      <w:pPr>
        <w:pStyle w:val="TOC3"/>
        <w:tabs>
          <w:tab w:val="left" w:pos="1584"/>
        </w:tabs>
        <w:rPr>
          <w:del w:id="795" w:author="Kurt Elliason" w:date="2025-11-24T15:13:00Z" w16du:dateUtc="2025-11-24T21:13:00Z"/>
          <w:rFonts w:asciiTheme="minorHAnsi" w:eastAsiaTheme="minorEastAsia" w:hAnsiTheme="minorHAnsi" w:cstheme="minorBidi"/>
          <w:noProof/>
          <w:kern w:val="2"/>
          <w14:ligatures w14:val="standardContextual"/>
        </w:rPr>
      </w:pPr>
      <w:del w:id="796" w:author="Kurt Elliason" w:date="2025-11-24T15:13:00Z" w16du:dateUtc="2025-11-24T21:13:00Z">
        <w:r w:rsidRPr="00464782" w:rsidDel="00464782">
          <w:rPr>
            <w:noProof/>
            <w:rPrChange w:id="797" w:author="Kurt Elliason" w:date="2025-11-24T15:13:00Z" w16du:dateUtc="2025-11-24T21:13:00Z">
              <w:rPr>
                <w:rStyle w:val="Hyperlink"/>
                <w:noProof/>
              </w:rPr>
            </w:rPrChange>
          </w:rPr>
          <w:delText>3.6.4</w:delText>
        </w:r>
        <w:r w:rsidDel="00464782">
          <w:rPr>
            <w:rFonts w:asciiTheme="minorHAnsi" w:eastAsiaTheme="minorEastAsia" w:hAnsiTheme="minorHAnsi" w:cstheme="minorBidi"/>
            <w:noProof/>
            <w:kern w:val="2"/>
            <w14:ligatures w14:val="standardContextual"/>
          </w:rPr>
          <w:tab/>
        </w:r>
        <w:r w:rsidRPr="00464782" w:rsidDel="00464782">
          <w:rPr>
            <w:noProof/>
            <w:rPrChange w:id="798" w:author="Kurt Elliason" w:date="2025-11-24T15:13:00Z" w16du:dateUtc="2025-11-24T21:13:00Z">
              <w:rPr>
                <w:rStyle w:val="Hyperlink"/>
                <w:noProof/>
              </w:rPr>
            </w:rPrChange>
          </w:rPr>
          <w:delText>Messages</w:delText>
        </w:r>
        <w:r w:rsidDel="00464782">
          <w:rPr>
            <w:noProof/>
            <w:webHidden/>
          </w:rPr>
          <w:tab/>
          <w:delText>56</w:delText>
        </w:r>
      </w:del>
    </w:p>
    <w:p w14:paraId="4B5DC893" w14:textId="40B02061" w:rsidR="00825D74" w:rsidDel="00464782" w:rsidRDefault="00825D74">
      <w:pPr>
        <w:pStyle w:val="TOC4"/>
        <w:tabs>
          <w:tab w:val="left" w:pos="2160"/>
        </w:tabs>
        <w:rPr>
          <w:del w:id="799" w:author="Kurt Elliason" w:date="2025-11-24T15:13:00Z" w16du:dateUtc="2025-11-24T21:13:00Z"/>
          <w:rFonts w:asciiTheme="minorHAnsi" w:eastAsiaTheme="minorEastAsia" w:hAnsiTheme="minorHAnsi" w:cstheme="minorBidi"/>
          <w:noProof/>
          <w:kern w:val="2"/>
          <w14:ligatures w14:val="standardContextual"/>
        </w:rPr>
      </w:pPr>
      <w:del w:id="800" w:author="Kurt Elliason" w:date="2025-11-24T15:13:00Z" w16du:dateUtc="2025-11-24T21:13:00Z">
        <w:r w:rsidRPr="00464782" w:rsidDel="00464782">
          <w:rPr>
            <w:noProof/>
            <w:rPrChange w:id="801" w:author="Kurt Elliason" w:date="2025-11-24T15:13:00Z" w16du:dateUtc="2025-11-24T21:13:00Z">
              <w:rPr>
                <w:rStyle w:val="Hyperlink"/>
                <w:noProof/>
              </w:rPr>
            </w:rPrChange>
          </w:rPr>
          <w:delText>3.6.4.1</w:delText>
        </w:r>
        <w:r w:rsidDel="00464782">
          <w:rPr>
            <w:rFonts w:asciiTheme="minorHAnsi" w:eastAsiaTheme="minorEastAsia" w:hAnsiTheme="minorHAnsi" w:cstheme="minorBidi"/>
            <w:noProof/>
            <w:kern w:val="2"/>
            <w14:ligatures w14:val="standardContextual"/>
          </w:rPr>
          <w:tab/>
        </w:r>
        <w:r w:rsidRPr="00464782" w:rsidDel="00464782">
          <w:rPr>
            <w:noProof/>
            <w:rPrChange w:id="802" w:author="Kurt Elliason" w:date="2025-11-24T15:13:00Z" w16du:dateUtc="2025-11-24T21:13:00Z">
              <w:rPr>
                <w:rStyle w:val="Hyperlink"/>
                <w:noProof/>
              </w:rPr>
            </w:rPrChange>
          </w:rPr>
          <w:delText>Alert Manager disseminate alert to Alert Communicator</w:delText>
        </w:r>
        <w:r w:rsidDel="00464782">
          <w:rPr>
            <w:noProof/>
            <w:webHidden/>
          </w:rPr>
          <w:tab/>
          <w:delText>56</w:delText>
        </w:r>
      </w:del>
    </w:p>
    <w:p w14:paraId="67E48A10" w14:textId="736FC1AD" w:rsidR="00825D74" w:rsidDel="00464782" w:rsidRDefault="00825D74">
      <w:pPr>
        <w:pStyle w:val="TOC5"/>
        <w:tabs>
          <w:tab w:val="left" w:pos="2592"/>
        </w:tabs>
        <w:rPr>
          <w:del w:id="803" w:author="Kurt Elliason" w:date="2025-11-24T15:13:00Z" w16du:dateUtc="2025-11-24T21:13:00Z"/>
          <w:rFonts w:asciiTheme="minorHAnsi" w:eastAsiaTheme="minorEastAsia" w:hAnsiTheme="minorHAnsi" w:cstheme="minorBidi"/>
          <w:noProof/>
          <w:kern w:val="2"/>
          <w14:ligatures w14:val="standardContextual"/>
        </w:rPr>
      </w:pPr>
      <w:del w:id="804" w:author="Kurt Elliason" w:date="2025-11-24T15:13:00Z" w16du:dateUtc="2025-11-24T21:13:00Z">
        <w:r w:rsidRPr="00464782" w:rsidDel="00464782">
          <w:rPr>
            <w:noProof/>
            <w:rPrChange w:id="805" w:author="Kurt Elliason" w:date="2025-11-24T15:13:00Z" w16du:dateUtc="2025-11-24T21:13:00Z">
              <w:rPr>
                <w:rStyle w:val="Hyperlink"/>
                <w:noProof/>
              </w:rPr>
            </w:rPrChange>
          </w:rPr>
          <w:delText>3.6.4.1.1</w:delText>
        </w:r>
        <w:r w:rsidDel="00464782">
          <w:rPr>
            <w:rFonts w:asciiTheme="minorHAnsi" w:eastAsiaTheme="minorEastAsia" w:hAnsiTheme="minorHAnsi" w:cstheme="minorBidi"/>
            <w:noProof/>
            <w:kern w:val="2"/>
            <w14:ligatures w14:val="standardContextual"/>
          </w:rPr>
          <w:tab/>
        </w:r>
        <w:r w:rsidRPr="00464782" w:rsidDel="00464782">
          <w:rPr>
            <w:noProof/>
            <w:rPrChange w:id="806" w:author="Kurt Elliason" w:date="2025-11-24T15:13:00Z" w16du:dateUtc="2025-11-24T21:13:00Z">
              <w:rPr>
                <w:rStyle w:val="Hyperlink"/>
                <w:noProof/>
              </w:rPr>
            </w:rPrChange>
          </w:rPr>
          <w:delText>HL7 Conformance Statement</w:delText>
        </w:r>
        <w:r w:rsidDel="00464782">
          <w:rPr>
            <w:noProof/>
            <w:webHidden/>
          </w:rPr>
          <w:tab/>
          <w:delText>56</w:delText>
        </w:r>
      </w:del>
    </w:p>
    <w:p w14:paraId="45917FC6" w14:textId="62E37318" w:rsidR="00825D74" w:rsidDel="00464782" w:rsidRDefault="00825D74">
      <w:pPr>
        <w:pStyle w:val="TOC5"/>
        <w:tabs>
          <w:tab w:val="left" w:pos="2592"/>
        </w:tabs>
        <w:rPr>
          <w:del w:id="807" w:author="Kurt Elliason" w:date="2025-11-24T15:13:00Z" w16du:dateUtc="2025-11-24T21:13:00Z"/>
          <w:rFonts w:asciiTheme="minorHAnsi" w:eastAsiaTheme="minorEastAsia" w:hAnsiTheme="minorHAnsi" w:cstheme="minorBidi"/>
          <w:noProof/>
          <w:kern w:val="2"/>
          <w14:ligatures w14:val="standardContextual"/>
        </w:rPr>
      </w:pPr>
      <w:del w:id="808" w:author="Kurt Elliason" w:date="2025-11-24T15:13:00Z" w16du:dateUtc="2025-11-24T21:13:00Z">
        <w:r w:rsidRPr="00464782" w:rsidDel="00464782">
          <w:rPr>
            <w:noProof/>
            <w:rPrChange w:id="809" w:author="Kurt Elliason" w:date="2025-11-24T15:13:00Z" w16du:dateUtc="2025-11-24T21:13:00Z">
              <w:rPr>
                <w:rStyle w:val="Hyperlink"/>
                <w:noProof/>
              </w:rPr>
            </w:rPrChange>
          </w:rPr>
          <w:delText>3.6.4.1.2</w:delText>
        </w:r>
        <w:r w:rsidDel="00464782">
          <w:rPr>
            <w:rFonts w:asciiTheme="minorHAnsi" w:eastAsiaTheme="minorEastAsia" w:hAnsiTheme="minorHAnsi" w:cstheme="minorBidi"/>
            <w:noProof/>
            <w:kern w:val="2"/>
            <w14:ligatures w14:val="standardContextual"/>
          </w:rPr>
          <w:tab/>
        </w:r>
        <w:r w:rsidRPr="00464782" w:rsidDel="00464782">
          <w:rPr>
            <w:noProof/>
            <w:rPrChange w:id="810" w:author="Kurt Elliason" w:date="2025-11-24T15:13:00Z" w16du:dateUtc="2025-11-24T21:13:00Z">
              <w:rPr>
                <w:rStyle w:val="Hyperlink"/>
                <w:noProof/>
              </w:rPr>
            </w:rPrChange>
          </w:rPr>
          <w:delText>PCD-06 Disseminate Alert static definition</w:delText>
        </w:r>
        <w:r w:rsidDel="00464782">
          <w:rPr>
            <w:noProof/>
            <w:webHidden/>
          </w:rPr>
          <w:tab/>
          <w:delText>56</w:delText>
        </w:r>
      </w:del>
    </w:p>
    <w:p w14:paraId="79DFA159" w14:textId="58622268" w:rsidR="00825D74" w:rsidDel="00464782" w:rsidRDefault="00825D74">
      <w:pPr>
        <w:pStyle w:val="TOC5"/>
        <w:tabs>
          <w:tab w:val="left" w:pos="2592"/>
        </w:tabs>
        <w:rPr>
          <w:del w:id="811" w:author="Kurt Elliason" w:date="2025-11-24T15:13:00Z" w16du:dateUtc="2025-11-24T21:13:00Z"/>
          <w:rFonts w:asciiTheme="minorHAnsi" w:eastAsiaTheme="minorEastAsia" w:hAnsiTheme="minorHAnsi" w:cstheme="minorBidi"/>
          <w:noProof/>
          <w:kern w:val="2"/>
          <w14:ligatures w14:val="standardContextual"/>
        </w:rPr>
      </w:pPr>
      <w:del w:id="812" w:author="Kurt Elliason" w:date="2025-11-24T15:13:00Z" w16du:dateUtc="2025-11-24T21:13:00Z">
        <w:r w:rsidRPr="00464782" w:rsidDel="00464782">
          <w:rPr>
            <w:noProof/>
            <w:rPrChange w:id="813" w:author="Kurt Elliason" w:date="2025-11-24T15:13:00Z" w16du:dateUtc="2025-11-24T21:13:00Z">
              <w:rPr>
                <w:rStyle w:val="Hyperlink"/>
                <w:noProof/>
              </w:rPr>
            </w:rPrChange>
          </w:rPr>
          <w:delText>3.6.4.1.3</w:delText>
        </w:r>
        <w:r w:rsidDel="00464782">
          <w:rPr>
            <w:rFonts w:asciiTheme="minorHAnsi" w:eastAsiaTheme="minorEastAsia" w:hAnsiTheme="minorHAnsi" w:cstheme="minorBidi"/>
            <w:noProof/>
            <w:kern w:val="2"/>
            <w14:ligatures w14:val="standardContextual"/>
          </w:rPr>
          <w:tab/>
        </w:r>
        <w:r w:rsidRPr="00464782" w:rsidDel="00464782">
          <w:rPr>
            <w:noProof/>
            <w:rPrChange w:id="814" w:author="Kurt Elliason" w:date="2025-11-24T15:13:00Z" w16du:dateUtc="2025-11-24T21:13:00Z">
              <w:rPr>
                <w:rStyle w:val="Hyperlink"/>
                <w:noProof/>
              </w:rPr>
            </w:rPrChange>
          </w:rPr>
          <w:delText>Trigger Events</w:delText>
        </w:r>
        <w:r w:rsidDel="00464782">
          <w:rPr>
            <w:noProof/>
            <w:webHidden/>
          </w:rPr>
          <w:tab/>
          <w:delText>57</w:delText>
        </w:r>
      </w:del>
    </w:p>
    <w:p w14:paraId="133DCC0B" w14:textId="6E1CF881" w:rsidR="00825D74" w:rsidDel="00464782" w:rsidRDefault="00825D74">
      <w:pPr>
        <w:pStyle w:val="TOC5"/>
        <w:tabs>
          <w:tab w:val="left" w:pos="2592"/>
        </w:tabs>
        <w:rPr>
          <w:del w:id="815" w:author="Kurt Elliason" w:date="2025-11-24T15:13:00Z" w16du:dateUtc="2025-11-24T21:13:00Z"/>
          <w:rFonts w:asciiTheme="minorHAnsi" w:eastAsiaTheme="minorEastAsia" w:hAnsiTheme="minorHAnsi" w:cstheme="minorBidi"/>
          <w:noProof/>
          <w:kern w:val="2"/>
          <w14:ligatures w14:val="standardContextual"/>
        </w:rPr>
      </w:pPr>
      <w:del w:id="816" w:author="Kurt Elliason" w:date="2025-11-24T15:13:00Z" w16du:dateUtc="2025-11-24T21:13:00Z">
        <w:r w:rsidRPr="00464782" w:rsidDel="00464782">
          <w:rPr>
            <w:noProof/>
            <w:rPrChange w:id="817" w:author="Kurt Elliason" w:date="2025-11-24T15:13:00Z" w16du:dateUtc="2025-11-24T21:13:00Z">
              <w:rPr>
                <w:rStyle w:val="Hyperlink"/>
                <w:noProof/>
              </w:rPr>
            </w:rPrChange>
          </w:rPr>
          <w:delText>3.6.4.1.4</w:delText>
        </w:r>
        <w:r w:rsidDel="00464782">
          <w:rPr>
            <w:rFonts w:asciiTheme="minorHAnsi" w:eastAsiaTheme="minorEastAsia" w:hAnsiTheme="minorHAnsi" w:cstheme="minorBidi"/>
            <w:noProof/>
            <w:kern w:val="2"/>
            <w14:ligatures w14:val="standardContextual"/>
          </w:rPr>
          <w:tab/>
        </w:r>
        <w:r w:rsidRPr="00464782" w:rsidDel="00464782">
          <w:rPr>
            <w:noProof/>
            <w:rPrChange w:id="818" w:author="Kurt Elliason" w:date="2025-11-24T15:13:00Z" w16du:dateUtc="2025-11-24T21:13:00Z">
              <w:rPr>
                <w:rStyle w:val="Hyperlink"/>
                <w:noProof/>
              </w:rPr>
            </w:rPrChange>
          </w:rPr>
          <w:delText>Message Semantics</w:delText>
        </w:r>
        <w:r w:rsidDel="00464782">
          <w:rPr>
            <w:noProof/>
            <w:webHidden/>
          </w:rPr>
          <w:tab/>
          <w:delText>57</w:delText>
        </w:r>
      </w:del>
    </w:p>
    <w:p w14:paraId="44C98D73" w14:textId="72F59E7B" w:rsidR="00825D74" w:rsidDel="00464782" w:rsidRDefault="00825D74">
      <w:pPr>
        <w:pStyle w:val="TOC5"/>
        <w:tabs>
          <w:tab w:val="left" w:pos="2592"/>
        </w:tabs>
        <w:rPr>
          <w:del w:id="819" w:author="Kurt Elliason" w:date="2025-11-24T15:13:00Z" w16du:dateUtc="2025-11-24T21:13:00Z"/>
          <w:rFonts w:asciiTheme="minorHAnsi" w:eastAsiaTheme="minorEastAsia" w:hAnsiTheme="minorHAnsi" w:cstheme="minorBidi"/>
          <w:noProof/>
          <w:kern w:val="2"/>
          <w14:ligatures w14:val="standardContextual"/>
        </w:rPr>
      </w:pPr>
      <w:del w:id="820" w:author="Kurt Elliason" w:date="2025-11-24T15:13:00Z" w16du:dateUtc="2025-11-24T21:13:00Z">
        <w:r w:rsidRPr="00464782" w:rsidDel="00464782">
          <w:rPr>
            <w:noProof/>
            <w:rPrChange w:id="821" w:author="Kurt Elliason" w:date="2025-11-24T15:13:00Z" w16du:dateUtc="2025-11-24T21:13:00Z">
              <w:rPr>
                <w:rStyle w:val="Hyperlink"/>
                <w:noProof/>
              </w:rPr>
            </w:rPrChange>
          </w:rPr>
          <w:delText>3.6.4.1.5</w:delText>
        </w:r>
        <w:r w:rsidDel="00464782">
          <w:rPr>
            <w:rFonts w:asciiTheme="minorHAnsi" w:eastAsiaTheme="minorEastAsia" w:hAnsiTheme="minorHAnsi" w:cstheme="minorBidi"/>
            <w:noProof/>
            <w:kern w:val="2"/>
            <w14:ligatures w14:val="standardContextual"/>
          </w:rPr>
          <w:tab/>
        </w:r>
        <w:r w:rsidRPr="00464782" w:rsidDel="00464782">
          <w:rPr>
            <w:noProof/>
            <w:rPrChange w:id="822" w:author="Kurt Elliason" w:date="2025-11-24T15:13:00Z" w16du:dateUtc="2025-11-24T21:13:00Z">
              <w:rPr>
                <w:rStyle w:val="Hyperlink"/>
                <w:noProof/>
              </w:rPr>
            </w:rPrChange>
          </w:rPr>
          <w:delText>Expected Actions</w:delText>
        </w:r>
        <w:r w:rsidDel="00464782">
          <w:rPr>
            <w:noProof/>
            <w:webHidden/>
          </w:rPr>
          <w:tab/>
          <w:delText>57</w:delText>
        </w:r>
      </w:del>
    </w:p>
    <w:p w14:paraId="03444B40" w14:textId="0BE61DCA" w:rsidR="00825D74" w:rsidDel="00464782" w:rsidRDefault="00825D74">
      <w:pPr>
        <w:pStyle w:val="TOC5"/>
        <w:tabs>
          <w:tab w:val="left" w:pos="2592"/>
        </w:tabs>
        <w:rPr>
          <w:del w:id="823" w:author="Kurt Elliason" w:date="2025-11-24T15:13:00Z" w16du:dateUtc="2025-11-24T21:13:00Z"/>
          <w:rFonts w:asciiTheme="minorHAnsi" w:eastAsiaTheme="minorEastAsia" w:hAnsiTheme="minorHAnsi" w:cstheme="minorBidi"/>
          <w:noProof/>
          <w:kern w:val="2"/>
          <w14:ligatures w14:val="standardContextual"/>
        </w:rPr>
      </w:pPr>
      <w:del w:id="824" w:author="Kurt Elliason" w:date="2025-11-24T15:13:00Z" w16du:dateUtc="2025-11-24T21:13:00Z">
        <w:r w:rsidRPr="00464782" w:rsidDel="00464782">
          <w:rPr>
            <w:noProof/>
            <w:rPrChange w:id="825" w:author="Kurt Elliason" w:date="2025-11-24T15:13:00Z" w16du:dateUtc="2025-11-24T21:13:00Z">
              <w:rPr>
                <w:rStyle w:val="Hyperlink"/>
                <w:noProof/>
              </w:rPr>
            </w:rPrChange>
          </w:rPr>
          <w:delText>3.6.4.1.6</w:delText>
        </w:r>
        <w:r w:rsidDel="00464782">
          <w:rPr>
            <w:rFonts w:asciiTheme="minorHAnsi" w:eastAsiaTheme="minorEastAsia" w:hAnsiTheme="minorHAnsi" w:cstheme="minorBidi"/>
            <w:noProof/>
            <w:kern w:val="2"/>
            <w14:ligatures w14:val="standardContextual"/>
          </w:rPr>
          <w:tab/>
        </w:r>
        <w:r w:rsidRPr="00464782" w:rsidDel="00464782">
          <w:rPr>
            <w:noProof/>
            <w:rPrChange w:id="826" w:author="Kurt Elliason" w:date="2025-11-24T15:13:00Z" w16du:dateUtc="2025-11-24T21:13:00Z">
              <w:rPr>
                <w:rStyle w:val="Hyperlink"/>
                <w:noProof/>
              </w:rPr>
            </w:rPrChange>
          </w:rPr>
          <w:delText>Security Considerations</w:delText>
        </w:r>
        <w:r w:rsidDel="00464782">
          <w:rPr>
            <w:noProof/>
            <w:webHidden/>
          </w:rPr>
          <w:tab/>
          <w:delText>58</w:delText>
        </w:r>
      </w:del>
    </w:p>
    <w:p w14:paraId="6E077AE3" w14:textId="6F8FA15E" w:rsidR="00825D74" w:rsidDel="00464782" w:rsidRDefault="00825D74">
      <w:pPr>
        <w:pStyle w:val="TOC2"/>
        <w:tabs>
          <w:tab w:val="left" w:pos="1152"/>
        </w:tabs>
        <w:rPr>
          <w:del w:id="827" w:author="Kurt Elliason" w:date="2025-11-24T15:13:00Z" w16du:dateUtc="2025-11-24T21:13:00Z"/>
          <w:rFonts w:asciiTheme="minorHAnsi" w:eastAsiaTheme="minorEastAsia" w:hAnsiTheme="minorHAnsi" w:cstheme="minorBidi"/>
          <w:noProof/>
          <w:kern w:val="2"/>
          <w14:ligatures w14:val="standardContextual"/>
        </w:rPr>
      </w:pPr>
      <w:del w:id="828" w:author="Kurt Elliason" w:date="2025-11-24T15:13:00Z" w16du:dateUtc="2025-11-24T21:13:00Z">
        <w:r w:rsidRPr="00464782" w:rsidDel="00464782">
          <w:rPr>
            <w:noProof/>
            <w:rPrChange w:id="829" w:author="Kurt Elliason" w:date="2025-11-24T15:13:00Z" w16du:dateUtc="2025-11-24T21:13:00Z">
              <w:rPr>
                <w:rStyle w:val="Hyperlink"/>
                <w:noProof/>
              </w:rPr>
            </w:rPrChange>
          </w:rPr>
          <w:delText>3.7</w:delText>
        </w:r>
        <w:r w:rsidDel="00464782">
          <w:rPr>
            <w:rFonts w:asciiTheme="minorHAnsi" w:eastAsiaTheme="minorEastAsia" w:hAnsiTheme="minorHAnsi" w:cstheme="minorBidi"/>
            <w:noProof/>
            <w:kern w:val="2"/>
            <w14:ligatures w14:val="standardContextual"/>
          </w:rPr>
          <w:tab/>
        </w:r>
        <w:r w:rsidRPr="00464782" w:rsidDel="00464782">
          <w:rPr>
            <w:noProof/>
            <w:rPrChange w:id="830" w:author="Kurt Elliason" w:date="2025-11-24T15:13:00Z" w16du:dateUtc="2025-11-24T21:13:00Z">
              <w:rPr>
                <w:rStyle w:val="Hyperlink"/>
                <w:noProof/>
              </w:rPr>
            </w:rPrChange>
          </w:rPr>
          <w:delText>Report Dissemination Alert Status [PCD-07]</w:delText>
        </w:r>
        <w:r w:rsidDel="00464782">
          <w:rPr>
            <w:noProof/>
            <w:webHidden/>
          </w:rPr>
          <w:tab/>
          <w:delText>58</w:delText>
        </w:r>
      </w:del>
    </w:p>
    <w:p w14:paraId="30024FDA" w14:textId="16600C7E" w:rsidR="00825D74" w:rsidDel="00464782" w:rsidRDefault="00825D74">
      <w:pPr>
        <w:pStyle w:val="TOC3"/>
        <w:tabs>
          <w:tab w:val="left" w:pos="1584"/>
        </w:tabs>
        <w:rPr>
          <w:del w:id="831" w:author="Kurt Elliason" w:date="2025-11-24T15:13:00Z" w16du:dateUtc="2025-11-24T21:13:00Z"/>
          <w:rFonts w:asciiTheme="minorHAnsi" w:eastAsiaTheme="minorEastAsia" w:hAnsiTheme="minorHAnsi" w:cstheme="minorBidi"/>
          <w:noProof/>
          <w:kern w:val="2"/>
          <w14:ligatures w14:val="standardContextual"/>
        </w:rPr>
      </w:pPr>
      <w:del w:id="832" w:author="Kurt Elliason" w:date="2025-11-24T15:13:00Z" w16du:dateUtc="2025-11-24T21:13:00Z">
        <w:r w:rsidRPr="00464782" w:rsidDel="00464782">
          <w:rPr>
            <w:noProof/>
            <w:rPrChange w:id="833" w:author="Kurt Elliason" w:date="2025-11-24T15:13:00Z" w16du:dateUtc="2025-11-24T21:13:00Z">
              <w:rPr>
                <w:rStyle w:val="Hyperlink"/>
                <w:noProof/>
              </w:rPr>
            </w:rPrChange>
          </w:rPr>
          <w:delText>3.7.1</w:delText>
        </w:r>
        <w:r w:rsidDel="00464782">
          <w:rPr>
            <w:rFonts w:asciiTheme="minorHAnsi" w:eastAsiaTheme="minorEastAsia" w:hAnsiTheme="minorHAnsi" w:cstheme="minorBidi"/>
            <w:noProof/>
            <w:kern w:val="2"/>
            <w14:ligatures w14:val="standardContextual"/>
          </w:rPr>
          <w:tab/>
        </w:r>
        <w:r w:rsidRPr="00464782" w:rsidDel="00464782">
          <w:rPr>
            <w:noProof/>
            <w:rPrChange w:id="834" w:author="Kurt Elliason" w:date="2025-11-24T15:13:00Z" w16du:dateUtc="2025-11-24T21:13:00Z">
              <w:rPr>
                <w:rStyle w:val="Hyperlink"/>
                <w:noProof/>
              </w:rPr>
            </w:rPrChange>
          </w:rPr>
          <w:delText>Scope</w:delText>
        </w:r>
        <w:r w:rsidDel="00464782">
          <w:rPr>
            <w:noProof/>
            <w:webHidden/>
          </w:rPr>
          <w:tab/>
          <w:delText>58</w:delText>
        </w:r>
      </w:del>
    </w:p>
    <w:p w14:paraId="63BE32A3" w14:textId="64F46447" w:rsidR="00825D74" w:rsidDel="00464782" w:rsidRDefault="00825D74">
      <w:pPr>
        <w:pStyle w:val="TOC3"/>
        <w:tabs>
          <w:tab w:val="left" w:pos="1584"/>
        </w:tabs>
        <w:rPr>
          <w:del w:id="835" w:author="Kurt Elliason" w:date="2025-11-24T15:13:00Z" w16du:dateUtc="2025-11-24T21:13:00Z"/>
          <w:rFonts w:asciiTheme="minorHAnsi" w:eastAsiaTheme="minorEastAsia" w:hAnsiTheme="minorHAnsi" w:cstheme="minorBidi"/>
          <w:noProof/>
          <w:kern w:val="2"/>
          <w14:ligatures w14:val="standardContextual"/>
        </w:rPr>
      </w:pPr>
      <w:del w:id="836" w:author="Kurt Elliason" w:date="2025-11-24T15:13:00Z" w16du:dateUtc="2025-11-24T21:13:00Z">
        <w:r w:rsidRPr="00464782" w:rsidDel="00464782">
          <w:rPr>
            <w:noProof/>
            <w:rPrChange w:id="837" w:author="Kurt Elliason" w:date="2025-11-24T15:13:00Z" w16du:dateUtc="2025-11-24T21:13:00Z">
              <w:rPr>
                <w:rStyle w:val="Hyperlink"/>
                <w:noProof/>
              </w:rPr>
            </w:rPrChange>
          </w:rPr>
          <w:lastRenderedPageBreak/>
          <w:delText>3.7.2</w:delText>
        </w:r>
        <w:r w:rsidDel="00464782">
          <w:rPr>
            <w:rFonts w:asciiTheme="minorHAnsi" w:eastAsiaTheme="minorEastAsia" w:hAnsiTheme="minorHAnsi" w:cstheme="minorBidi"/>
            <w:noProof/>
            <w:kern w:val="2"/>
            <w14:ligatures w14:val="standardContextual"/>
          </w:rPr>
          <w:tab/>
        </w:r>
        <w:r w:rsidRPr="00464782" w:rsidDel="00464782">
          <w:rPr>
            <w:noProof/>
            <w:rPrChange w:id="838" w:author="Kurt Elliason" w:date="2025-11-24T15:13:00Z" w16du:dateUtc="2025-11-24T21:13:00Z">
              <w:rPr>
                <w:rStyle w:val="Hyperlink"/>
                <w:noProof/>
              </w:rPr>
            </w:rPrChange>
          </w:rPr>
          <w:delText>Use Case Roles</w:delText>
        </w:r>
        <w:r w:rsidDel="00464782">
          <w:rPr>
            <w:noProof/>
            <w:webHidden/>
          </w:rPr>
          <w:tab/>
          <w:delText>58</w:delText>
        </w:r>
      </w:del>
    </w:p>
    <w:p w14:paraId="12A98C42" w14:textId="73B4FC3A" w:rsidR="00825D74" w:rsidDel="00464782" w:rsidRDefault="00825D74">
      <w:pPr>
        <w:pStyle w:val="TOC3"/>
        <w:tabs>
          <w:tab w:val="left" w:pos="1584"/>
        </w:tabs>
        <w:rPr>
          <w:del w:id="839" w:author="Kurt Elliason" w:date="2025-11-24T15:13:00Z" w16du:dateUtc="2025-11-24T21:13:00Z"/>
          <w:rFonts w:asciiTheme="minorHAnsi" w:eastAsiaTheme="minorEastAsia" w:hAnsiTheme="minorHAnsi" w:cstheme="minorBidi"/>
          <w:noProof/>
          <w:kern w:val="2"/>
          <w14:ligatures w14:val="standardContextual"/>
        </w:rPr>
      </w:pPr>
      <w:del w:id="840" w:author="Kurt Elliason" w:date="2025-11-24T15:13:00Z" w16du:dateUtc="2025-11-24T21:13:00Z">
        <w:r w:rsidRPr="00464782" w:rsidDel="00464782">
          <w:rPr>
            <w:noProof/>
            <w:rPrChange w:id="841" w:author="Kurt Elliason" w:date="2025-11-24T15:13:00Z" w16du:dateUtc="2025-11-24T21:13:00Z">
              <w:rPr>
                <w:rStyle w:val="Hyperlink"/>
                <w:noProof/>
              </w:rPr>
            </w:rPrChange>
          </w:rPr>
          <w:delText>3.7.3</w:delText>
        </w:r>
        <w:r w:rsidDel="00464782">
          <w:rPr>
            <w:rFonts w:asciiTheme="minorHAnsi" w:eastAsiaTheme="minorEastAsia" w:hAnsiTheme="minorHAnsi" w:cstheme="minorBidi"/>
            <w:noProof/>
            <w:kern w:val="2"/>
            <w14:ligatures w14:val="standardContextual"/>
          </w:rPr>
          <w:tab/>
        </w:r>
        <w:r w:rsidRPr="00464782" w:rsidDel="00464782">
          <w:rPr>
            <w:noProof/>
            <w:rPrChange w:id="842" w:author="Kurt Elliason" w:date="2025-11-24T15:13:00Z" w16du:dateUtc="2025-11-24T21:13:00Z">
              <w:rPr>
                <w:rStyle w:val="Hyperlink"/>
                <w:noProof/>
              </w:rPr>
            </w:rPrChange>
          </w:rPr>
          <w:delText>Referenced Standards</w:delText>
        </w:r>
        <w:r w:rsidDel="00464782">
          <w:rPr>
            <w:noProof/>
            <w:webHidden/>
          </w:rPr>
          <w:tab/>
          <w:delText>59</w:delText>
        </w:r>
      </w:del>
    </w:p>
    <w:p w14:paraId="0D7668D1" w14:textId="3A196B06" w:rsidR="00825D74" w:rsidDel="00464782" w:rsidRDefault="00825D74">
      <w:pPr>
        <w:pStyle w:val="TOC3"/>
        <w:tabs>
          <w:tab w:val="left" w:pos="1584"/>
        </w:tabs>
        <w:rPr>
          <w:del w:id="843" w:author="Kurt Elliason" w:date="2025-11-24T15:13:00Z" w16du:dateUtc="2025-11-24T21:13:00Z"/>
          <w:rFonts w:asciiTheme="minorHAnsi" w:eastAsiaTheme="minorEastAsia" w:hAnsiTheme="minorHAnsi" w:cstheme="minorBidi"/>
          <w:noProof/>
          <w:kern w:val="2"/>
          <w14:ligatures w14:val="standardContextual"/>
        </w:rPr>
      </w:pPr>
      <w:del w:id="844" w:author="Kurt Elliason" w:date="2025-11-24T15:13:00Z" w16du:dateUtc="2025-11-24T21:13:00Z">
        <w:r w:rsidRPr="00464782" w:rsidDel="00464782">
          <w:rPr>
            <w:noProof/>
            <w:rPrChange w:id="845" w:author="Kurt Elliason" w:date="2025-11-24T15:13:00Z" w16du:dateUtc="2025-11-24T21:13:00Z">
              <w:rPr>
                <w:rStyle w:val="Hyperlink"/>
                <w:noProof/>
              </w:rPr>
            </w:rPrChange>
          </w:rPr>
          <w:delText>3.7.4</w:delText>
        </w:r>
        <w:r w:rsidDel="00464782">
          <w:rPr>
            <w:rFonts w:asciiTheme="minorHAnsi" w:eastAsiaTheme="minorEastAsia" w:hAnsiTheme="minorHAnsi" w:cstheme="minorBidi"/>
            <w:noProof/>
            <w:kern w:val="2"/>
            <w14:ligatures w14:val="standardContextual"/>
          </w:rPr>
          <w:tab/>
        </w:r>
        <w:r w:rsidRPr="00464782" w:rsidDel="00464782">
          <w:rPr>
            <w:noProof/>
            <w:rPrChange w:id="846" w:author="Kurt Elliason" w:date="2025-11-24T15:13:00Z" w16du:dateUtc="2025-11-24T21:13:00Z">
              <w:rPr>
                <w:rStyle w:val="Hyperlink"/>
                <w:noProof/>
              </w:rPr>
            </w:rPrChange>
          </w:rPr>
          <w:delText>Messages</w:delText>
        </w:r>
        <w:r w:rsidDel="00464782">
          <w:rPr>
            <w:noProof/>
            <w:webHidden/>
          </w:rPr>
          <w:tab/>
          <w:delText>59</w:delText>
        </w:r>
      </w:del>
    </w:p>
    <w:p w14:paraId="129FCD2E" w14:textId="503147C4" w:rsidR="00825D74" w:rsidDel="00464782" w:rsidRDefault="00825D74">
      <w:pPr>
        <w:pStyle w:val="TOC4"/>
        <w:tabs>
          <w:tab w:val="left" w:pos="2160"/>
        </w:tabs>
        <w:rPr>
          <w:del w:id="847" w:author="Kurt Elliason" w:date="2025-11-24T15:13:00Z" w16du:dateUtc="2025-11-24T21:13:00Z"/>
          <w:rFonts w:asciiTheme="minorHAnsi" w:eastAsiaTheme="minorEastAsia" w:hAnsiTheme="minorHAnsi" w:cstheme="minorBidi"/>
          <w:noProof/>
          <w:kern w:val="2"/>
          <w14:ligatures w14:val="standardContextual"/>
        </w:rPr>
      </w:pPr>
      <w:del w:id="848" w:author="Kurt Elliason" w:date="2025-11-24T15:13:00Z" w16du:dateUtc="2025-11-24T21:13:00Z">
        <w:r w:rsidRPr="00464782" w:rsidDel="00464782">
          <w:rPr>
            <w:noProof/>
            <w:rPrChange w:id="849" w:author="Kurt Elliason" w:date="2025-11-24T15:13:00Z" w16du:dateUtc="2025-11-24T21:13:00Z">
              <w:rPr>
                <w:rStyle w:val="Hyperlink"/>
                <w:noProof/>
              </w:rPr>
            </w:rPrChange>
          </w:rPr>
          <w:delText>3.7.4.1</w:delText>
        </w:r>
        <w:r w:rsidDel="00464782">
          <w:rPr>
            <w:rFonts w:asciiTheme="minorHAnsi" w:eastAsiaTheme="minorEastAsia" w:hAnsiTheme="minorHAnsi" w:cstheme="minorBidi"/>
            <w:noProof/>
            <w:kern w:val="2"/>
            <w14:ligatures w14:val="standardContextual"/>
          </w:rPr>
          <w:tab/>
        </w:r>
        <w:r w:rsidRPr="00464782" w:rsidDel="00464782">
          <w:rPr>
            <w:noProof/>
            <w:rPrChange w:id="850" w:author="Kurt Elliason" w:date="2025-11-24T15:13:00Z" w16du:dateUtc="2025-11-24T21:13:00Z">
              <w:rPr>
                <w:rStyle w:val="Hyperlink"/>
                <w:noProof/>
              </w:rPr>
            </w:rPrChange>
          </w:rPr>
          <w:delText>Alert Communicator status updates to Alert Manager</w:delText>
        </w:r>
        <w:r w:rsidDel="00464782">
          <w:rPr>
            <w:noProof/>
            <w:webHidden/>
          </w:rPr>
          <w:tab/>
          <w:delText>59</w:delText>
        </w:r>
      </w:del>
    </w:p>
    <w:p w14:paraId="178F1A7B" w14:textId="317F471C" w:rsidR="00825D74" w:rsidDel="00464782" w:rsidRDefault="00825D74">
      <w:pPr>
        <w:pStyle w:val="TOC4"/>
        <w:tabs>
          <w:tab w:val="left" w:pos="2160"/>
        </w:tabs>
        <w:rPr>
          <w:del w:id="851" w:author="Kurt Elliason" w:date="2025-11-24T15:13:00Z" w16du:dateUtc="2025-11-24T21:13:00Z"/>
          <w:rFonts w:asciiTheme="minorHAnsi" w:eastAsiaTheme="minorEastAsia" w:hAnsiTheme="minorHAnsi" w:cstheme="minorBidi"/>
          <w:noProof/>
          <w:kern w:val="2"/>
          <w14:ligatures w14:val="standardContextual"/>
        </w:rPr>
      </w:pPr>
      <w:del w:id="852" w:author="Kurt Elliason" w:date="2025-11-24T15:13:00Z" w16du:dateUtc="2025-11-24T21:13:00Z">
        <w:r w:rsidRPr="00464782" w:rsidDel="00464782">
          <w:rPr>
            <w:noProof/>
            <w:rPrChange w:id="853" w:author="Kurt Elliason" w:date="2025-11-24T15:13:00Z" w16du:dateUtc="2025-11-24T21:13:00Z">
              <w:rPr>
                <w:rStyle w:val="Hyperlink"/>
                <w:noProof/>
              </w:rPr>
            </w:rPrChange>
          </w:rPr>
          <w:delText>3.7.4.2</w:delText>
        </w:r>
        <w:r w:rsidDel="00464782">
          <w:rPr>
            <w:rFonts w:asciiTheme="minorHAnsi" w:eastAsiaTheme="minorEastAsia" w:hAnsiTheme="minorHAnsi" w:cstheme="minorBidi"/>
            <w:noProof/>
            <w:kern w:val="2"/>
            <w14:ligatures w14:val="standardContextual"/>
          </w:rPr>
          <w:tab/>
        </w:r>
        <w:r w:rsidRPr="00464782" w:rsidDel="00464782">
          <w:rPr>
            <w:noProof/>
            <w:rPrChange w:id="854" w:author="Kurt Elliason" w:date="2025-11-24T15:13:00Z" w16du:dateUtc="2025-11-24T21:13:00Z">
              <w:rPr>
                <w:rStyle w:val="Hyperlink"/>
                <w:noProof/>
              </w:rPr>
            </w:rPrChange>
          </w:rPr>
          <w:delText>Trigger Events</w:delText>
        </w:r>
        <w:r w:rsidDel="00464782">
          <w:rPr>
            <w:noProof/>
            <w:webHidden/>
          </w:rPr>
          <w:tab/>
          <w:delText>59</w:delText>
        </w:r>
      </w:del>
    </w:p>
    <w:p w14:paraId="67F7A012" w14:textId="239684EA" w:rsidR="00825D74" w:rsidDel="00464782" w:rsidRDefault="00825D74">
      <w:pPr>
        <w:pStyle w:val="TOC5"/>
        <w:tabs>
          <w:tab w:val="left" w:pos="2592"/>
        </w:tabs>
        <w:rPr>
          <w:del w:id="855" w:author="Kurt Elliason" w:date="2025-11-24T15:13:00Z" w16du:dateUtc="2025-11-24T21:13:00Z"/>
          <w:rFonts w:asciiTheme="minorHAnsi" w:eastAsiaTheme="minorEastAsia" w:hAnsiTheme="minorHAnsi" w:cstheme="minorBidi"/>
          <w:noProof/>
          <w:kern w:val="2"/>
          <w14:ligatures w14:val="standardContextual"/>
        </w:rPr>
      </w:pPr>
      <w:del w:id="856" w:author="Kurt Elliason" w:date="2025-11-24T15:13:00Z" w16du:dateUtc="2025-11-24T21:13:00Z">
        <w:r w:rsidRPr="00464782" w:rsidDel="00464782">
          <w:rPr>
            <w:noProof/>
            <w:rPrChange w:id="857" w:author="Kurt Elliason" w:date="2025-11-24T15:13:00Z" w16du:dateUtc="2025-11-24T21:13:00Z">
              <w:rPr>
                <w:rStyle w:val="Hyperlink"/>
                <w:noProof/>
              </w:rPr>
            </w:rPrChange>
          </w:rPr>
          <w:delText>3.7.4.2.1</w:delText>
        </w:r>
        <w:r w:rsidDel="00464782">
          <w:rPr>
            <w:rFonts w:asciiTheme="minorHAnsi" w:eastAsiaTheme="minorEastAsia" w:hAnsiTheme="minorHAnsi" w:cstheme="minorBidi"/>
            <w:noProof/>
            <w:kern w:val="2"/>
            <w14:ligatures w14:val="standardContextual"/>
          </w:rPr>
          <w:tab/>
        </w:r>
        <w:r w:rsidRPr="00464782" w:rsidDel="00464782">
          <w:rPr>
            <w:noProof/>
            <w:rPrChange w:id="858" w:author="Kurt Elliason" w:date="2025-11-24T15:13:00Z" w16du:dateUtc="2025-11-24T21:13:00Z">
              <w:rPr>
                <w:rStyle w:val="Hyperlink"/>
                <w:noProof/>
              </w:rPr>
            </w:rPrChange>
          </w:rPr>
          <w:delText>Message Semantics</w:delText>
        </w:r>
        <w:r w:rsidDel="00464782">
          <w:rPr>
            <w:noProof/>
            <w:webHidden/>
          </w:rPr>
          <w:tab/>
          <w:delText>61</w:delText>
        </w:r>
      </w:del>
    </w:p>
    <w:p w14:paraId="21C4C601" w14:textId="63879CB0" w:rsidR="00825D74" w:rsidDel="00464782" w:rsidRDefault="00825D74">
      <w:pPr>
        <w:pStyle w:val="TOC5"/>
        <w:tabs>
          <w:tab w:val="left" w:pos="2592"/>
        </w:tabs>
        <w:rPr>
          <w:del w:id="859" w:author="Kurt Elliason" w:date="2025-11-24T15:13:00Z" w16du:dateUtc="2025-11-24T21:13:00Z"/>
          <w:rFonts w:asciiTheme="minorHAnsi" w:eastAsiaTheme="minorEastAsia" w:hAnsiTheme="minorHAnsi" w:cstheme="minorBidi"/>
          <w:noProof/>
          <w:kern w:val="2"/>
          <w14:ligatures w14:val="standardContextual"/>
        </w:rPr>
      </w:pPr>
      <w:del w:id="860" w:author="Kurt Elliason" w:date="2025-11-24T15:13:00Z" w16du:dateUtc="2025-11-24T21:13:00Z">
        <w:r w:rsidRPr="00464782" w:rsidDel="00464782">
          <w:rPr>
            <w:noProof/>
            <w:rPrChange w:id="861" w:author="Kurt Elliason" w:date="2025-11-24T15:13:00Z" w16du:dateUtc="2025-11-24T21:13:00Z">
              <w:rPr>
                <w:rStyle w:val="Hyperlink"/>
                <w:noProof/>
              </w:rPr>
            </w:rPrChange>
          </w:rPr>
          <w:delText>3.7.4.2.2</w:delText>
        </w:r>
        <w:r w:rsidDel="00464782">
          <w:rPr>
            <w:rFonts w:asciiTheme="minorHAnsi" w:eastAsiaTheme="minorEastAsia" w:hAnsiTheme="minorHAnsi" w:cstheme="minorBidi"/>
            <w:noProof/>
            <w:kern w:val="2"/>
            <w14:ligatures w14:val="standardContextual"/>
          </w:rPr>
          <w:tab/>
        </w:r>
        <w:r w:rsidRPr="00464782" w:rsidDel="00464782">
          <w:rPr>
            <w:noProof/>
            <w:rPrChange w:id="862" w:author="Kurt Elliason" w:date="2025-11-24T15:13:00Z" w16du:dateUtc="2025-11-24T21:13:00Z">
              <w:rPr>
                <w:rStyle w:val="Hyperlink"/>
                <w:noProof/>
              </w:rPr>
            </w:rPrChange>
          </w:rPr>
          <w:delText>HL7 Conformance Statement</w:delText>
        </w:r>
        <w:r w:rsidDel="00464782">
          <w:rPr>
            <w:noProof/>
            <w:webHidden/>
          </w:rPr>
          <w:tab/>
          <w:delText>61</w:delText>
        </w:r>
      </w:del>
    </w:p>
    <w:p w14:paraId="14ECEAAF" w14:textId="39265F3B" w:rsidR="00825D74" w:rsidDel="00464782" w:rsidRDefault="00825D74">
      <w:pPr>
        <w:pStyle w:val="TOC5"/>
        <w:tabs>
          <w:tab w:val="left" w:pos="2592"/>
        </w:tabs>
        <w:rPr>
          <w:del w:id="863" w:author="Kurt Elliason" w:date="2025-11-24T15:13:00Z" w16du:dateUtc="2025-11-24T21:13:00Z"/>
          <w:rFonts w:asciiTheme="minorHAnsi" w:eastAsiaTheme="minorEastAsia" w:hAnsiTheme="minorHAnsi" w:cstheme="minorBidi"/>
          <w:noProof/>
          <w:kern w:val="2"/>
          <w14:ligatures w14:val="standardContextual"/>
        </w:rPr>
      </w:pPr>
      <w:del w:id="864" w:author="Kurt Elliason" w:date="2025-11-24T15:13:00Z" w16du:dateUtc="2025-11-24T21:13:00Z">
        <w:r w:rsidRPr="00464782" w:rsidDel="00464782">
          <w:rPr>
            <w:noProof/>
            <w:rPrChange w:id="865" w:author="Kurt Elliason" w:date="2025-11-24T15:13:00Z" w16du:dateUtc="2025-11-24T21:13:00Z">
              <w:rPr>
                <w:rStyle w:val="Hyperlink"/>
                <w:noProof/>
              </w:rPr>
            </w:rPrChange>
          </w:rPr>
          <w:delText>3.7.4.2.3</w:delText>
        </w:r>
        <w:r w:rsidDel="00464782">
          <w:rPr>
            <w:rFonts w:asciiTheme="minorHAnsi" w:eastAsiaTheme="minorEastAsia" w:hAnsiTheme="minorHAnsi" w:cstheme="minorBidi"/>
            <w:noProof/>
            <w:kern w:val="2"/>
            <w14:ligatures w14:val="standardContextual"/>
          </w:rPr>
          <w:tab/>
        </w:r>
        <w:r w:rsidRPr="00464782" w:rsidDel="00464782">
          <w:rPr>
            <w:noProof/>
            <w:rPrChange w:id="866" w:author="Kurt Elliason" w:date="2025-11-24T15:13:00Z" w16du:dateUtc="2025-11-24T21:13:00Z">
              <w:rPr>
                <w:rStyle w:val="Hyperlink"/>
                <w:noProof/>
              </w:rPr>
            </w:rPrChange>
          </w:rPr>
          <w:delText>PCD-07 Report Dissemination Alert Status static definition</w:delText>
        </w:r>
        <w:r w:rsidDel="00464782">
          <w:rPr>
            <w:noProof/>
            <w:webHidden/>
          </w:rPr>
          <w:tab/>
          <w:delText>61</w:delText>
        </w:r>
      </w:del>
    </w:p>
    <w:p w14:paraId="5FF3F8A4" w14:textId="1EB23BB2" w:rsidR="00825D74" w:rsidDel="00464782" w:rsidRDefault="00825D74">
      <w:pPr>
        <w:pStyle w:val="TOC5"/>
        <w:tabs>
          <w:tab w:val="left" w:pos="2592"/>
        </w:tabs>
        <w:rPr>
          <w:del w:id="867" w:author="Kurt Elliason" w:date="2025-11-24T15:13:00Z" w16du:dateUtc="2025-11-24T21:13:00Z"/>
          <w:rFonts w:asciiTheme="minorHAnsi" w:eastAsiaTheme="minorEastAsia" w:hAnsiTheme="minorHAnsi" w:cstheme="minorBidi"/>
          <w:noProof/>
          <w:kern w:val="2"/>
          <w14:ligatures w14:val="standardContextual"/>
        </w:rPr>
      </w:pPr>
      <w:del w:id="868" w:author="Kurt Elliason" w:date="2025-11-24T15:13:00Z" w16du:dateUtc="2025-11-24T21:13:00Z">
        <w:r w:rsidRPr="00464782" w:rsidDel="00464782">
          <w:rPr>
            <w:noProof/>
            <w:rPrChange w:id="869" w:author="Kurt Elliason" w:date="2025-11-24T15:13:00Z" w16du:dateUtc="2025-11-24T21:13:00Z">
              <w:rPr>
                <w:rStyle w:val="Hyperlink"/>
                <w:noProof/>
              </w:rPr>
            </w:rPrChange>
          </w:rPr>
          <w:delText>3.7.4.2.4</w:delText>
        </w:r>
        <w:r w:rsidDel="00464782">
          <w:rPr>
            <w:rFonts w:asciiTheme="minorHAnsi" w:eastAsiaTheme="minorEastAsia" w:hAnsiTheme="minorHAnsi" w:cstheme="minorBidi"/>
            <w:noProof/>
            <w:kern w:val="2"/>
            <w14:ligatures w14:val="standardContextual"/>
          </w:rPr>
          <w:tab/>
        </w:r>
        <w:r w:rsidRPr="00464782" w:rsidDel="00464782">
          <w:rPr>
            <w:noProof/>
            <w:rPrChange w:id="870" w:author="Kurt Elliason" w:date="2025-11-24T15:13:00Z" w16du:dateUtc="2025-11-24T21:13:00Z">
              <w:rPr>
                <w:rStyle w:val="Hyperlink"/>
                <w:noProof/>
              </w:rPr>
            </w:rPrChange>
          </w:rPr>
          <w:delText>Expected Actions</w:delText>
        </w:r>
        <w:r w:rsidDel="00464782">
          <w:rPr>
            <w:noProof/>
            <w:webHidden/>
          </w:rPr>
          <w:tab/>
          <w:delText>61</w:delText>
        </w:r>
      </w:del>
    </w:p>
    <w:p w14:paraId="2D9686D8" w14:textId="6843163D" w:rsidR="00825D74" w:rsidDel="00464782" w:rsidRDefault="00825D74">
      <w:pPr>
        <w:pStyle w:val="TOC5"/>
        <w:tabs>
          <w:tab w:val="left" w:pos="2592"/>
        </w:tabs>
        <w:rPr>
          <w:del w:id="871" w:author="Kurt Elliason" w:date="2025-11-24T15:13:00Z" w16du:dateUtc="2025-11-24T21:13:00Z"/>
          <w:rFonts w:asciiTheme="minorHAnsi" w:eastAsiaTheme="minorEastAsia" w:hAnsiTheme="minorHAnsi" w:cstheme="minorBidi"/>
          <w:noProof/>
          <w:kern w:val="2"/>
          <w14:ligatures w14:val="standardContextual"/>
        </w:rPr>
      </w:pPr>
      <w:del w:id="872" w:author="Kurt Elliason" w:date="2025-11-24T15:13:00Z" w16du:dateUtc="2025-11-24T21:13:00Z">
        <w:r w:rsidRPr="00464782" w:rsidDel="00464782">
          <w:rPr>
            <w:noProof/>
            <w:rPrChange w:id="873" w:author="Kurt Elliason" w:date="2025-11-24T15:13:00Z" w16du:dateUtc="2025-11-24T21:13:00Z">
              <w:rPr>
                <w:rStyle w:val="Hyperlink"/>
                <w:noProof/>
              </w:rPr>
            </w:rPrChange>
          </w:rPr>
          <w:delText>3.7.4.2.5</w:delText>
        </w:r>
        <w:r w:rsidDel="00464782">
          <w:rPr>
            <w:rFonts w:asciiTheme="minorHAnsi" w:eastAsiaTheme="minorEastAsia" w:hAnsiTheme="minorHAnsi" w:cstheme="minorBidi"/>
            <w:noProof/>
            <w:kern w:val="2"/>
            <w14:ligatures w14:val="standardContextual"/>
          </w:rPr>
          <w:tab/>
        </w:r>
        <w:r w:rsidRPr="00464782" w:rsidDel="00464782">
          <w:rPr>
            <w:noProof/>
            <w:rPrChange w:id="874" w:author="Kurt Elliason" w:date="2025-11-24T15:13:00Z" w16du:dateUtc="2025-11-24T21:13:00Z">
              <w:rPr>
                <w:rStyle w:val="Hyperlink"/>
                <w:noProof/>
              </w:rPr>
            </w:rPrChange>
          </w:rPr>
          <w:delText>Security Considerations</w:delText>
        </w:r>
        <w:r w:rsidDel="00464782">
          <w:rPr>
            <w:noProof/>
            <w:webHidden/>
          </w:rPr>
          <w:tab/>
          <w:delText>62</w:delText>
        </w:r>
      </w:del>
    </w:p>
    <w:p w14:paraId="02BFC917" w14:textId="4E09C309" w:rsidR="00825D74" w:rsidDel="00464782" w:rsidRDefault="00825D74">
      <w:pPr>
        <w:pStyle w:val="TOC2"/>
        <w:tabs>
          <w:tab w:val="left" w:pos="1152"/>
        </w:tabs>
        <w:rPr>
          <w:del w:id="875" w:author="Kurt Elliason" w:date="2025-11-24T15:13:00Z" w16du:dateUtc="2025-11-24T21:13:00Z"/>
          <w:rFonts w:asciiTheme="minorHAnsi" w:eastAsiaTheme="minorEastAsia" w:hAnsiTheme="minorHAnsi" w:cstheme="minorBidi"/>
          <w:noProof/>
          <w:kern w:val="2"/>
          <w14:ligatures w14:val="standardContextual"/>
        </w:rPr>
      </w:pPr>
      <w:del w:id="876" w:author="Kurt Elliason" w:date="2025-11-24T15:13:00Z" w16du:dateUtc="2025-11-24T21:13:00Z">
        <w:r w:rsidRPr="00464782" w:rsidDel="00464782">
          <w:rPr>
            <w:noProof/>
            <w:rPrChange w:id="877" w:author="Kurt Elliason" w:date="2025-11-24T15:13:00Z" w16du:dateUtc="2025-11-24T21:13:00Z">
              <w:rPr>
                <w:rStyle w:val="Hyperlink"/>
                <w:noProof/>
              </w:rPr>
            </w:rPrChange>
          </w:rPr>
          <w:delText>3.8</w:delText>
        </w:r>
        <w:r w:rsidDel="00464782">
          <w:rPr>
            <w:rFonts w:asciiTheme="minorHAnsi" w:eastAsiaTheme="minorEastAsia" w:hAnsiTheme="minorHAnsi" w:cstheme="minorBidi"/>
            <w:noProof/>
            <w:kern w:val="2"/>
            <w14:ligatures w14:val="standardContextual"/>
          </w:rPr>
          <w:tab/>
        </w:r>
        <w:r w:rsidRPr="00464782" w:rsidDel="00464782">
          <w:rPr>
            <w:noProof/>
            <w:rPrChange w:id="878" w:author="Kurt Elliason" w:date="2025-11-24T15:13:00Z" w16du:dateUtc="2025-11-24T21:13:00Z">
              <w:rPr>
                <w:rStyle w:val="Hyperlink"/>
                <w:noProof/>
              </w:rPr>
            </w:rPrChange>
          </w:rPr>
          <w:delText>[PCD-08] Reserved</w:delText>
        </w:r>
        <w:r w:rsidDel="00464782">
          <w:rPr>
            <w:noProof/>
            <w:webHidden/>
          </w:rPr>
          <w:tab/>
          <w:delText>62</w:delText>
        </w:r>
      </w:del>
    </w:p>
    <w:p w14:paraId="129228D0" w14:textId="39C56DC9" w:rsidR="00825D74" w:rsidDel="00464782" w:rsidRDefault="00825D74">
      <w:pPr>
        <w:pStyle w:val="TOC2"/>
        <w:tabs>
          <w:tab w:val="left" w:pos="1152"/>
        </w:tabs>
        <w:rPr>
          <w:del w:id="879" w:author="Kurt Elliason" w:date="2025-11-24T15:13:00Z" w16du:dateUtc="2025-11-24T21:13:00Z"/>
          <w:rFonts w:asciiTheme="minorHAnsi" w:eastAsiaTheme="minorEastAsia" w:hAnsiTheme="minorHAnsi" w:cstheme="minorBidi"/>
          <w:noProof/>
          <w:kern w:val="2"/>
          <w14:ligatures w14:val="standardContextual"/>
        </w:rPr>
      </w:pPr>
      <w:del w:id="880" w:author="Kurt Elliason" w:date="2025-11-24T15:13:00Z" w16du:dateUtc="2025-11-24T21:13:00Z">
        <w:r w:rsidRPr="00464782" w:rsidDel="00464782">
          <w:rPr>
            <w:noProof/>
            <w:rPrChange w:id="881" w:author="Kurt Elliason" w:date="2025-11-24T15:13:00Z" w16du:dateUtc="2025-11-24T21:13:00Z">
              <w:rPr>
                <w:rStyle w:val="Hyperlink"/>
                <w:noProof/>
              </w:rPr>
            </w:rPrChange>
          </w:rPr>
          <w:delText>3.9</w:delText>
        </w:r>
        <w:r w:rsidDel="00464782">
          <w:rPr>
            <w:rFonts w:asciiTheme="minorHAnsi" w:eastAsiaTheme="minorEastAsia" w:hAnsiTheme="minorHAnsi" w:cstheme="minorBidi"/>
            <w:noProof/>
            <w:kern w:val="2"/>
            <w14:ligatures w14:val="standardContextual"/>
          </w:rPr>
          <w:tab/>
        </w:r>
        <w:r w:rsidRPr="00464782" w:rsidDel="00464782">
          <w:rPr>
            <w:noProof/>
            <w:rPrChange w:id="882" w:author="Kurt Elliason" w:date="2025-11-24T15:13:00Z" w16du:dateUtc="2025-11-24T21:13:00Z">
              <w:rPr>
                <w:rStyle w:val="Hyperlink"/>
                <w:noProof/>
              </w:rPr>
            </w:rPrChange>
          </w:rPr>
          <w:delText>Communicate IDC Observations [PCD-09]</w:delText>
        </w:r>
        <w:r w:rsidDel="00464782">
          <w:rPr>
            <w:noProof/>
            <w:webHidden/>
          </w:rPr>
          <w:tab/>
          <w:delText>62</w:delText>
        </w:r>
      </w:del>
    </w:p>
    <w:p w14:paraId="0C34628C" w14:textId="31A8C3DB" w:rsidR="00825D74" w:rsidDel="00464782" w:rsidRDefault="00825D74">
      <w:pPr>
        <w:pStyle w:val="TOC3"/>
        <w:tabs>
          <w:tab w:val="left" w:pos="1584"/>
        </w:tabs>
        <w:rPr>
          <w:del w:id="883" w:author="Kurt Elliason" w:date="2025-11-24T15:13:00Z" w16du:dateUtc="2025-11-24T21:13:00Z"/>
          <w:rFonts w:asciiTheme="minorHAnsi" w:eastAsiaTheme="minorEastAsia" w:hAnsiTheme="minorHAnsi" w:cstheme="minorBidi"/>
          <w:noProof/>
          <w:kern w:val="2"/>
          <w14:ligatures w14:val="standardContextual"/>
        </w:rPr>
      </w:pPr>
      <w:del w:id="884" w:author="Kurt Elliason" w:date="2025-11-24T15:13:00Z" w16du:dateUtc="2025-11-24T21:13:00Z">
        <w:r w:rsidRPr="00464782" w:rsidDel="00464782">
          <w:rPr>
            <w:noProof/>
            <w:rPrChange w:id="885" w:author="Kurt Elliason" w:date="2025-11-24T15:13:00Z" w16du:dateUtc="2025-11-24T21:13:00Z">
              <w:rPr>
                <w:rStyle w:val="Hyperlink"/>
                <w:noProof/>
              </w:rPr>
            </w:rPrChange>
          </w:rPr>
          <w:delText>3.9.1</w:delText>
        </w:r>
        <w:r w:rsidDel="00464782">
          <w:rPr>
            <w:rFonts w:asciiTheme="minorHAnsi" w:eastAsiaTheme="minorEastAsia" w:hAnsiTheme="minorHAnsi" w:cstheme="minorBidi"/>
            <w:noProof/>
            <w:kern w:val="2"/>
            <w14:ligatures w14:val="standardContextual"/>
          </w:rPr>
          <w:tab/>
        </w:r>
        <w:r w:rsidRPr="00464782" w:rsidDel="00464782">
          <w:rPr>
            <w:noProof/>
            <w:rPrChange w:id="886" w:author="Kurt Elliason" w:date="2025-11-24T15:13:00Z" w16du:dateUtc="2025-11-24T21:13:00Z">
              <w:rPr>
                <w:rStyle w:val="Hyperlink"/>
                <w:noProof/>
              </w:rPr>
            </w:rPrChange>
          </w:rPr>
          <w:delText>Scope</w:delText>
        </w:r>
        <w:r w:rsidDel="00464782">
          <w:rPr>
            <w:noProof/>
            <w:webHidden/>
          </w:rPr>
          <w:tab/>
          <w:delText>62</w:delText>
        </w:r>
      </w:del>
    </w:p>
    <w:p w14:paraId="50B55B11" w14:textId="33D96BC5" w:rsidR="00825D74" w:rsidDel="00464782" w:rsidRDefault="00825D74">
      <w:pPr>
        <w:pStyle w:val="TOC3"/>
        <w:tabs>
          <w:tab w:val="left" w:pos="1584"/>
        </w:tabs>
        <w:rPr>
          <w:del w:id="887" w:author="Kurt Elliason" w:date="2025-11-24T15:13:00Z" w16du:dateUtc="2025-11-24T21:13:00Z"/>
          <w:rFonts w:asciiTheme="minorHAnsi" w:eastAsiaTheme="minorEastAsia" w:hAnsiTheme="minorHAnsi" w:cstheme="minorBidi"/>
          <w:noProof/>
          <w:kern w:val="2"/>
          <w14:ligatures w14:val="standardContextual"/>
        </w:rPr>
      </w:pPr>
      <w:del w:id="888" w:author="Kurt Elliason" w:date="2025-11-24T15:13:00Z" w16du:dateUtc="2025-11-24T21:13:00Z">
        <w:r w:rsidRPr="00464782" w:rsidDel="00464782">
          <w:rPr>
            <w:noProof/>
            <w:rPrChange w:id="889" w:author="Kurt Elliason" w:date="2025-11-24T15:13:00Z" w16du:dateUtc="2025-11-24T21:13:00Z">
              <w:rPr>
                <w:rStyle w:val="Hyperlink"/>
                <w:noProof/>
              </w:rPr>
            </w:rPrChange>
          </w:rPr>
          <w:delText>3.9.2</w:delText>
        </w:r>
        <w:r w:rsidDel="00464782">
          <w:rPr>
            <w:rFonts w:asciiTheme="minorHAnsi" w:eastAsiaTheme="minorEastAsia" w:hAnsiTheme="minorHAnsi" w:cstheme="minorBidi"/>
            <w:noProof/>
            <w:kern w:val="2"/>
            <w14:ligatures w14:val="standardContextual"/>
          </w:rPr>
          <w:tab/>
        </w:r>
        <w:r w:rsidRPr="00464782" w:rsidDel="00464782">
          <w:rPr>
            <w:noProof/>
            <w:rPrChange w:id="890" w:author="Kurt Elliason" w:date="2025-11-24T15:13:00Z" w16du:dateUtc="2025-11-24T21:13:00Z">
              <w:rPr>
                <w:rStyle w:val="Hyperlink"/>
                <w:noProof/>
              </w:rPr>
            </w:rPrChange>
          </w:rPr>
          <w:delText>Use Case Roles</w:delText>
        </w:r>
        <w:r w:rsidDel="00464782">
          <w:rPr>
            <w:noProof/>
            <w:webHidden/>
          </w:rPr>
          <w:tab/>
          <w:delText>62</w:delText>
        </w:r>
      </w:del>
    </w:p>
    <w:p w14:paraId="58737C95" w14:textId="3BE876A7" w:rsidR="00825D74" w:rsidDel="00464782" w:rsidRDefault="00825D74">
      <w:pPr>
        <w:pStyle w:val="TOC3"/>
        <w:tabs>
          <w:tab w:val="left" w:pos="1584"/>
        </w:tabs>
        <w:rPr>
          <w:del w:id="891" w:author="Kurt Elliason" w:date="2025-11-24T15:13:00Z" w16du:dateUtc="2025-11-24T21:13:00Z"/>
          <w:rFonts w:asciiTheme="minorHAnsi" w:eastAsiaTheme="minorEastAsia" w:hAnsiTheme="minorHAnsi" w:cstheme="minorBidi"/>
          <w:noProof/>
          <w:kern w:val="2"/>
          <w14:ligatures w14:val="standardContextual"/>
        </w:rPr>
      </w:pPr>
      <w:del w:id="892" w:author="Kurt Elliason" w:date="2025-11-24T15:13:00Z" w16du:dateUtc="2025-11-24T21:13:00Z">
        <w:r w:rsidRPr="00464782" w:rsidDel="00464782">
          <w:rPr>
            <w:noProof/>
            <w:rPrChange w:id="893" w:author="Kurt Elliason" w:date="2025-11-24T15:13:00Z" w16du:dateUtc="2025-11-24T21:13:00Z">
              <w:rPr>
                <w:rStyle w:val="Hyperlink"/>
                <w:noProof/>
              </w:rPr>
            </w:rPrChange>
          </w:rPr>
          <w:delText>3.9.3</w:delText>
        </w:r>
        <w:r w:rsidDel="00464782">
          <w:rPr>
            <w:rFonts w:asciiTheme="minorHAnsi" w:eastAsiaTheme="minorEastAsia" w:hAnsiTheme="minorHAnsi" w:cstheme="minorBidi"/>
            <w:noProof/>
            <w:kern w:val="2"/>
            <w14:ligatures w14:val="standardContextual"/>
          </w:rPr>
          <w:tab/>
        </w:r>
        <w:r w:rsidRPr="00464782" w:rsidDel="00464782">
          <w:rPr>
            <w:noProof/>
            <w:rPrChange w:id="894" w:author="Kurt Elliason" w:date="2025-11-24T15:13:00Z" w16du:dateUtc="2025-11-24T21:13:00Z">
              <w:rPr>
                <w:rStyle w:val="Hyperlink"/>
                <w:noProof/>
              </w:rPr>
            </w:rPrChange>
          </w:rPr>
          <w:delText>Referenced Standard</w:delText>
        </w:r>
        <w:r w:rsidDel="00464782">
          <w:rPr>
            <w:noProof/>
            <w:webHidden/>
          </w:rPr>
          <w:tab/>
          <w:delText>63</w:delText>
        </w:r>
      </w:del>
    </w:p>
    <w:p w14:paraId="617F3F10" w14:textId="76585BED" w:rsidR="00825D74" w:rsidDel="00464782" w:rsidRDefault="00825D74">
      <w:pPr>
        <w:pStyle w:val="TOC3"/>
        <w:tabs>
          <w:tab w:val="left" w:pos="1584"/>
        </w:tabs>
        <w:rPr>
          <w:del w:id="895" w:author="Kurt Elliason" w:date="2025-11-24T15:13:00Z" w16du:dateUtc="2025-11-24T21:13:00Z"/>
          <w:rFonts w:asciiTheme="minorHAnsi" w:eastAsiaTheme="minorEastAsia" w:hAnsiTheme="minorHAnsi" w:cstheme="minorBidi"/>
          <w:noProof/>
          <w:kern w:val="2"/>
          <w14:ligatures w14:val="standardContextual"/>
        </w:rPr>
      </w:pPr>
      <w:del w:id="896" w:author="Kurt Elliason" w:date="2025-11-24T15:13:00Z" w16du:dateUtc="2025-11-24T21:13:00Z">
        <w:r w:rsidRPr="00464782" w:rsidDel="00464782">
          <w:rPr>
            <w:noProof/>
            <w:rPrChange w:id="897" w:author="Kurt Elliason" w:date="2025-11-24T15:13:00Z" w16du:dateUtc="2025-11-24T21:13:00Z">
              <w:rPr>
                <w:rStyle w:val="Hyperlink"/>
                <w:noProof/>
              </w:rPr>
            </w:rPrChange>
          </w:rPr>
          <w:delText>3.9.4</w:delText>
        </w:r>
        <w:r w:rsidDel="00464782">
          <w:rPr>
            <w:rFonts w:asciiTheme="minorHAnsi" w:eastAsiaTheme="minorEastAsia" w:hAnsiTheme="minorHAnsi" w:cstheme="minorBidi"/>
            <w:noProof/>
            <w:kern w:val="2"/>
            <w14:ligatures w14:val="standardContextual"/>
          </w:rPr>
          <w:tab/>
        </w:r>
        <w:r w:rsidRPr="00464782" w:rsidDel="00464782">
          <w:rPr>
            <w:noProof/>
            <w:rPrChange w:id="898" w:author="Kurt Elliason" w:date="2025-11-24T15:13:00Z" w16du:dateUtc="2025-11-24T21:13:00Z">
              <w:rPr>
                <w:rStyle w:val="Hyperlink"/>
                <w:noProof/>
              </w:rPr>
            </w:rPrChange>
          </w:rPr>
          <w:delText>Messages</w:delText>
        </w:r>
        <w:r w:rsidDel="00464782">
          <w:rPr>
            <w:noProof/>
            <w:webHidden/>
          </w:rPr>
          <w:tab/>
          <w:delText>63</w:delText>
        </w:r>
      </w:del>
    </w:p>
    <w:p w14:paraId="69A327F8" w14:textId="03D9D927" w:rsidR="00825D74" w:rsidDel="00464782" w:rsidRDefault="00825D74">
      <w:pPr>
        <w:pStyle w:val="TOC4"/>
        <w:tabs>
          <w:tab w:val="left" w:pos="2160"/>
        </w:tabs>
        <w:rPr>
          <w:del w:id="899" w:author="Kurt Elliason" w:date="2025-11-24T15:13:00Z" w16du:dateUtc="2025-11-24T21:13:00Z"/>
          <w:rFonts w:asciiTheme="minorHAnsi" w:eastAsiaTheme="minorEastAsia" w:hAnsiTheme="minorHAnsi" w:cstheme="minorBidi"/>
          <w:noProof/>
          <w:kern w:val="2"/>
          <w14:ligatures w14:val="standardContextual"/>
        </w:rPr>
      </w:pPr>
      <w:del w:id="900" w:author="Kurt Elliason" w:date="2025-11-24T15:13:00Z" w16du:dateUtc="2025-11-24T21:13:00Z">
        <w:r w:rsidRPr="00464782" w:rsidDel="00464782">
          <w:rPr>
            <w:noProof/>
            <w:rPrChange w:id="901" w:author="Kurt Elliason" w:date="2025-11-24T15:13:00Z" w16du:dateUtc="2025-11-24T21:13:00Z">
              <w:rPr>
                <w:rStyle w:val="Hyperlink"/>
                <w:noProof/>
              </w:rPr>
            </w:rPrChange>
          </w:rPr>
          <w:delText>3.9.4.1</w:delText>
        </w:r>
        <w:r w:rsidDel="00464782">
          <w:rPr>
            <w:rFonts w:asciiTheme="minorHAnsi" w:eastAsiaTheme="minorEastAsia" w:hAnsiTheme="minorHAnsi" w:cstheme="minorBidi"/>
            <w:noProof/>
            <w:kern w:val="2"/>
            <w14:ligatures w14:val="standardContextual"/>
          </w:rPr>
          <w:tab/>
        </w:r>
        <w:r w:rsidRPr="00464782" w:rsidDel="00464782">
          <w:rPr>
            <w:noProof/>
            <w:rPrChange w:id="902" w:author="Kurt Elliason" w:date="2025-11-24T15:13:00Z" w16du:dateUtc="2025-11-24T21:13:00Z">
              <w:rPr>
                <w:rStyle w:val="Hyperlink"/>
                <w:noProof/>
              </w:rPr>
            </w:rPrChange>
          </w:rPr>
          <w:delText>HL7 ORU Observation</w:delText>
        </w:r>
        <w:r w:rsidDel="00464782">
          <w:rPr>
            <w:noProof/>
            <w:webHidden/>
          </w:rPr>
          <w:tab/>
          <w:delText>64</w:delText>
        </w:r>
      </w:del>
    </w:p>
    <w:p w14:paraId="33414929" w14:textId="5871455E" w:rsidR="00825D74" w:rsidDel="00464782" w:rsidRDefault="00825D74">
      <w:pPr>
        <w:pStyle w:val="TOC5"/>
        <w:tabs>
          <w:tab w:val="left" w:pos="2592"/>
        </w:tabs>
        <w:rPr>
          <w:del w:id="903" w:author="Kurt Elliason" w:date="2025-11-24T15:13:00Z" w16du:dateUtc="2025-11-24T21:13:00Z"/>
          <w:rFonts w:asciiTheme="minorHAnsi" w:eastAsiaTheme="minorEastAsia" w:hAnsiTheme="minorHAnsi" w:cstheme="minorBidi"/>
          <w:noProof/>
          <w:kern w:val="2"/>
          <w14:ligatures w14:val="standardContextual"/>
        </w:rPr>
      </w:pPr>
      <w:del w:id="904" w:author="Kurt Elliason" w:date="2025-11-24T15:13:00Z" w16du:dateUtc="2025-11-24T21:13:00Z">
        <w:r w:rsidRPr="00464782" w:rsidDel="00464782">
          <w:rPr>
            <w:noProof/>
            <w:rPrChange w:id="905" w:author="Kurt Elliason" w:date="2025-11-24T15:13:00Z" w16du:dateUtc="2025-11-24T21:13:00Z">
              <w:rPr>
                <w:rStyle w:val="Hyperlink"/>
                <w:noProof/>
              </w:rPr>
            </w:rPrChange>
          </w:rPr>
          <w:delText>3.9.4.1.1</w:delText>
        </w:r>
        <w:r w:rsidDel="00464782">
          <w:rPr>
            <w:rFonts w:asciiTheme="minorHAnsi" w:eastAsiaTheme="minorEastAsia" w:hAnsiTheme="minorHAnsi" w:cstheme="minorBidi"/>
            <w:noProof/>
            <w:kern w:val="2"/>
            <w14:ligatures w14:val="standardContextual"/>
          </w:rPr>
          <w:tab/>
        </w:r>
        <w:r w:rsidRPr="00464782" w:rsidDel="00464782">
          <w:rPr>
            <w:noProof/>
            <w:rPrChange w:id="906" w:author="Kurt Elliason" w:date="2025-11-24T15:13:00Z" w16du:dateUtc="2025-11-24T21:13:00Z">
              <w:rPr>
                <w:rStyle w:val="Hyperlink"/>
                <w:noProof/>
              </w:rPr>
            </w:rPrChange>
          </w:rPr>
          <w:delText>Trigger Events</w:delText>
        </w:r>
        <w:r w:rsidDel="00464782">
          <w:rPr>
            <w:noProof/>
            <w:webHidden/>
          </w:rPr>
          <w:tab/>
          <w:delText>64</w:delText>
        </w:r>
      </w:del>
    </w:p>
    <w:p w14:paraId="6AA06B3B" w14:textId="24F7898B" w:rsidR="00825D74" w:rsidDel="00464782" w:rsidRDefault="00825D74">
      <w:pPr>
        <w:pStyle w:val="TOC5"/>
        <w:tabs>
          <w:tab w:val="left" w:pos="2592"/>
        </w:tabs>
        <w:rPr>
          <w:del w:id="907" w:author="Kurt Elliason" w:date="2025-11-24T15:13:00Z" w16du:dateUtc="2025-11-24T21:13:00Z"/>
          <w:rFonts w:asciiTheme="minorHAnsi" w:eastAsiaTheme="minorEastAsia" w:hAnsiTheme="minorHAnsi" w:cstheme="minorBidi"/>
          <w:noProof/>
          <w:kern w:val="2"/>
          <w14:ligatures w14:val="standardContextual"/>
        </w:rPr>
      </w:pPr>
      <w:del w:id="908" w:author="Kurt Elliason" w:date="2025-11-24T15:13:00Z" w16du:dateUtc="2025-11-24T21:13:00Z">
        <w:r w:rsidRPr="00464782" w:rsidDel="00464782">
          <w:rPr>
            <w:noProof/>
            <w:rPrChange w:id="909" w:author="Kurt Elliason" w:date="2025-11-24T15:13:00Z" w16du:dateUtc="2025-11-24T21:13:00Z">
              <w:rPr>
                <w:rStyle w:val="Hyperlink"/>
                <w:noProof/>
              </w:rPr>
            </w:rPrChange>
          </w:rPr>
          <w:delText>3.9.4.1.2</w:delText>
        </w:r>
        <w:r w:rsidDel="00464782">
          <w:rPr>
            <w:rFonts w:asciiTheme="minorHAnsi" w:eastAsiaTheme="minorEastAsia" w:hAnsiTheme="minorHAnsi" w:cstheme="minorBidi"/>
            <w:noProof/>
            <w:kern w:val="2"/>
            <w14:ligatures w14:val="standardContextual"/>
          </w:rPr>
          <w:tab/>
        </w:r>
        <w:r w:rsidRPr="00464782" w:rsidDel="00464782">
          <w:rPr>
            <w:noProof/>
            <w:rPrChange w:id="910" w:author="Kurt Elliason" w:date="2025-11-24T15:13:00Z" w16du:dateUtc="2025-11-24T21:13:00Z">
              <w:rPr>
                <w:rStyle w:val="Hyperlink"/>
                <w:noProof/>
              </w:rPr>
            </w:rPrChange>
          </w:rPr>
          <w:delText>Message Semantics</w:delText>
        </w:r>
        <w:r w:rsidDel="00464782">
          <w:rPr>
            <w:noProof/>
            <w:webHidden/>
          </w:rPr>
          <w:tab/>
          <w:delText>64</w:delText>
        </w:r>
      </w:del>
    </w:p>
    <w:p w14:paraId="273E9F43" w14:textId="158912C3" w:rsidR="00825D74" w:rsidDel="00464782" w:rsidRDefault="00825D74">
      <w:pPr>
        <w:pStyle w:val="TOC6"/>
        <w:rPr>
          <w:del w:id="911" w:author="Kurt Elliason" w:date="2025-11-24T15:13:00Z" w16du:dateUtc="2025-11-24T21:13:00Z"/>
          <w:rFonts w:asciiTheme="minorHAnsi" w:eastAsiaTheme="minorEastAsia" w:hAnsiTheme="minorHAnsi" w:cstheme="minorBidi"/>
          <w:noProof/>
          <w:kern w:val="2"/>
          <w14:ligatures w14:val="standardContextual"/>
        </w:rPr>
      </w:pPr>
      <w:del w:id="912" w:author="Kurt Elliason" w:date="2025-11-24T15:13:00Z" w16du:dateUtc="2025-11-24T21:13:00Z">
        <w:r w:rsidRPr="00464782" w:rsidDel="00464782">
          <w:rPr>
            <w:noProof/>
            <w:rPrChange w:id="913" w:author="Kurt Elliason" w:date="2025-11-24T15:13:00Z" w16du:dateUtc="2025-11-24T21:13:00Z">
              <w:rPr>
                <w:rStyle w:val="Hyperlink"/>
                <w:noProof/>
              </w:rPr>
            </w:rPrChange>
          </w:rPr>
          <w:delText>3.9.4.1.2.1 MSH Segment – Message Header</w:delText>
        </w:r>
        <w:r w:rsidDel="00464782">
          <w:rPr>
            <w:noProof/>
            <w:webHidden/>
          </w:rPr>
          <w:tab/>
          <w:delText>65</w:delText>
        </w:r>
      </w:del>
    </w:p>
    <w:p w14:paraId="2870853D" w14:textId="40273478" w:rsidR="00825D74" w:rsidDel="00464782" w:rsidRDefault="00825D74">
      <w:pPr>
        <w:pStyle w:val="TOC6"/>
        <w:rPr>
          <w:del w:id="914" w:author="Kurt Elliason" w:date="2025-11-24T15:13:00Z" w16du:dateUtc="2025-11-24T21:13:00Z"/>
          <w:rFonts w:asciiTheme="minorHAnsi" w:eastAsiaTheme="minorEastAsia" w:hAnsiTheme="minorHAnsi" w:cstheme="minorBidi"/>
          <w:noProof/>
          <w:kern w:val="2"/>
          <w14:ligatures w14:val="standardContextual"/>
        </w:rPr>
      </w:pPr>
      <w:del w:id="915" w:author="Kurt Elliason" w:date="2025-11-24T15:13:00Z" w16du:dateUtc="2025-11-24T21:13:00Z">
        <w:r w:rsidRPr="00464782" w:rsidDel="00464782">
          <w:rPr>
            <w:noProof/>
            <w:rPrChange w:id="916" w:author="Kurt Elliason" w:date="2025-11-24T15:13:00Z" w16du:dateUtc="2025-11-24T21:13:00Z">
              <w:rPr>
                <w:rStyle w:val="Hyperlink"/>
                <w:noProof/>
              </w:rPr>
            </w:rPrChange>
          </w:rPr>
          <w:delText>3.9.4.1.2.2 PID Segment – Patient Identification</w:delText>
        </w:r>
        <w:r w:rsidDel="00464782">
          <w:rPr>
            <w:noProof/>
            <w:webHidden/>
          </w:rPr>
          <w:tab/>
          <w:delText>66</w:delText>
        </w:r>
      </w:del>
    </w:p>
    <w:p w14:paraId="7FB43BF7" w14:textId="2F51FDA6" w:rsidR="00825D74" w:rsidDel="00464782" w:rsidRDefault="00825D74">
      <w:pPr>
        <w:pStyle w:val="TOC6"/>
        <w:rPr>
          <w:del w:id="917" w:author="Kurt Elliason" w:date="2025-11-24T15:13:00Z" w16du:dateUtc="2025-11-24T21:13:00Z"/>
          <w:rFonts w:asciiTheme="minorHAnsi" w:eastAsiaTheme="minorEastAsia" w:hAnsiTheme="minorHAnsi" w:cstheme="minorBidi"/>
          <w:noProof/>
          <w:kern w:val="2"/>
          <w14:ligatures w14:val="standardContextual"/>
        </w:rPr>
      </w:pPr>
      <w:del w:id="918" w:author="Kurt Elliason" w:date="2025-11-24T15:13:00Z" w16du:dateUtc="2025-11-24T21:13:00Z">
        <w:r w:rsidRPr="00464782" w:rsidDel="00464782">
          <w:rPr>
            <w:noProof/>
            <w:rPrChange w:id="919" w:author="Kurt Elliason" w:date="2025-11-24T15:13:00Z" w16du:dateUtc="2025-11-24T21:13:00Z">
              <w:rPr>
                <w:rStyle w:val="Hyperlink"/>
                <w:noProof/>
              </w:rPr>
            </w:rPrChange>
          </w:rPr>
          <w:delText>3.9.4.1.2.3 PV1 Segment – Patient Visit (Optional)</w:delText>
        </w:r>
        <w:r w:rsidDel="00464782">
          <w:rPr>
            <w:noProof/>
            <w:webHidden/>
          </w:rPr>
          <w:tab/>
          <w:delText>68</w:delText>
        </w:r>
      </w:del>
    </w:p>
    <w:p w14:paraId="406D6585" w14:textId="6C7591CB" w:rsidR="00825D74" w:rsidDel="00464782" w:rsidRDefault="00825D74">
      <w:pPr>
        <w:pStyle w:val="TOC6"/>
        <w:rPr>
          <w:del w:id="920" w:author="Kurt Elliason" w:date="2025-11-24T15:13:00Z" w16du:dateUtc="2025-11-24T21:13:00Z"/>
          <w:rFonts w:asciiTheme="minorHAnsi" w:eastAsiaTheme="minorEastAsia" w:hAnsiTheme="minorHAnsi" w:cstheme="minorBidi"/>
          <w:noProof/>
          <w:kern w:val="2"/>
          <w14:ligatures w14:val="standardContextual"/>
        </w:rPr>
      </w:pPr>
      <w:del w:id="921" w:author="Kurt Elliason" w:date="2025-11-24T15:13:00Z" w16du:dateUtc="2025-11-24T21:13:00Z">
        <w:r w:rsidRPr="00464782" w:rsidDel="00464782">
          <w:rPr>
            <w:noProof/>
            <w:rPrChange w:id="922" w:author="Kurt Elliason" w:date="2025-11-24T15:13:00Z" w16du:dateUtc="2025-11-24T21:13:00Z">
              <w:rPr>
                <w:rStyle w:val="Hyperlink"/>
                <w:noProof/>
              </w:rPr>
            </w:rPrChange>
          </w:rPr>
          <w:delText>3.9.4.1.2.4 OBR Segment – Observation Request</w:delText>
        </w:r>
        <w:r w:rsidDel="00464782">
          <w:rPr>
            <w:noProof/>
            <w:webHidden/>
          </w:rPr>
          <w:tab/>
          <w:delText>68</w:delText>
        </w:r>
      </w:del>
    </w:p>
    <w:p w14:paraId="3FDC83A5" w14:textId="1EDA7F50" w:rsidR="00825D74" w:rsidDel="00464782" w:rsidRDefault="00825D74">
      <w:pPr>
        <w:pStyle w:val="TOC6"/>
        <w:rPr>
          <w:del w:id="923" w:author="Kurt Elliason" w:date="2025-11-24T15:13:00Z" w16du:dateUtc="2025-11-24T21:13:00Z"/>
          <w:rFonts w:asciiTheme="minorHAnsi" w:eastAsiaTheme="minorEastAsia" w:hAnsiTheme="minorHAnsi" w:cstheme="minorBidi"/>
          <w:noProof/>
          <w:kern w:val="2"/>
          <w14:ligatures w14:val="standardContextual"/>
        </w:rPr>
      </w:pPr>
      <w:del w:id="924" w:author="Kurt Elliason" w:date="2025-11-24T15:13:00Z" w16du:dateUtc="2025-11-24T21:13:00Z">
        <w:r w:rsidRPr="00464782" w:rsidDel="00464782">
          <w:rPr>
            <w:noProof/>
            <w:rPrChange w:id="925" w:author="Kurt Elliason" w:date="2025-11-24T15:13:00Z" w16du:dateUtc="2025-11-24T21:13:00Z">
              <w:rPr>
                <w:rStyle w:val="Hyperlink"/>
                <w:noProof/>
              </w:rPr>
            </w:rPrChange>
          </w:rPr>
          <w:delText>3.9.4.1.2.5 OBX Segments – Pulse Generator and Lead Observation Results</w:delText>
        </w:r>
        <w:r w:rsidDel="00464782">
          <w:rPr>
            <w:noProof/>
            <w:webHidden/>
          </w:rPr>
          <w:tab/>
          <w:delText>70</w:delText>
        </w:r>
      </w:del>
    </w:p>
    <w:p w14:paraId="09B3331A" w14:textId="0E1D873E" w:rsidR="00825D74" w:rsidDel="00464782" w:rsidRDefault="00825D74">
      <w:pPr>
        <w:pStyle w:val="TOC6"/>
        <w:rPr>
          <w:del w:id="926" w:author="Kurt Elliason" w:date="2025-11-24T15:13:00Z" w16du:dateUtc="2025-11-24T21:13:00Z"/>
          <w:rFonts w:asciiTheme="minorHAnsi" w:eastAsiaTheme="minorEastAsia" w:hAnsiTheme="minorHAnsi" w:cstheme="minorBidi"/>
          <w:noProof/>
          <w:kern w:val="2"/>
          <w14:ligatures w14:val="standardContextual"/>
        </w:rPr>
      </w:pPr>
      <w:del w:id="927" w:author="Kurt Elliason" w:date="2025-11-24T15:13:00Z" w16du:dateUtc="2025-11-24T21:13:00Z">
        <w:r w:rsidRPr="00464782" w:rsidDel="00464782">
          <w:rPr>
            <w:noProof/>
            <w:rPrChange w:id="928" w:author="Kurt Elliason" w:date="2025-11-24T15:13:00Z" w16du:dateUtc="2025-11-24T21:13:00Z">
              <w:rPr>
                <w:rStyle w:val="Hyperlink"/>
                <w:noProof/>
              </w:rPr>
            </w:rPrChange>
          </w:rPr>
          <w:delText>3.9.4.1.2.6 IEEE 1073.1.1.3 IDC term mapping to OBX segment</w:delText>
        </w:r>
        <w:r w:rsidDel="00464782">
          <w:rPr>
            <w:noProof/>
            <w:webHidden/>
          </w:rPr>
          <w:tab/>
          <w:delText>73</w:delText>
        </w:r>
      </w:del>
    </w:p>
    <w:p w14:paraId="3ABC1DF9" w14:textId="431BE903" w:rsidR="00825D74" w:rsidDel="00464782" w:rsidRDefault="00825D74">
      <w:pPr>
        <w:pStyle w:val="TOC6"/>
        <w:rPr>
          <w:del w:id="929" w:author="Kurt Elliason" w:date="2025-11-24T15:13:00Z" w16du:dateUtc="2025-11-24T21:13:00Z"/>
          <w:rFonts w:asciiTheme="minorHAnsi" w:eastAsiaTheme="minorEastAsia" w:hAnsiTheme="minorHAnsi" w:cstheme="minorBidi"/>
          <w:noProof/>
          <w:kern w:val="2"/>
          <w14:ligatures w14:val="standardContextual"/>
        </w:rPr>
      </w:pPr>
      <w:del w:id="930" w:author="Kurt Elliason" w:date="2025-11-24T15:13:00Z" w16du:dateUtc="2025-11-24T21:13:00Z">
        <w:r w:rsidRPr="00464782" w:rsidDel="00464782">
          <w:rPr>
            <w:noProof/>
            <w:rPrChange w:id="931" w:author="Kurt Elliason" w:date="2025-11-24T15:13:00Z" w16du:dateUtc="2025-11-24T21:13:00Z">
              <w:rPr>
                <w:rStyle w:val="Hyperlink"/>
                <w:noProof/>
              </w:rPr>
            </w:rPrChange>
          </w:rPr>
          <w:delText>3.9.4.1.2.7 OBX Segment with Encapsulated PDF or Reference Pointer to External Report [Optional]</w:delText>
        </w:r>
        <w:r w:rsidDel="00464782">
          <w:rPr>
            <w:noProof/>
            <w:webHidden/>
          </w:rPr>
          <w:tab/>
          <w:delText>73</w:delText>
        </w:r>
      </w:del>
    </w:p>
    <w:p w14:paraId="5DD6B5C4" w14:textId="1D8A96AE" w:rsidR="00825D74" w:rsidDel="00464782" w:rsidRDefault="00825D74">
      <w:pPr>
        <w:pStyle w:val="TOC6"/>
        <w:rPr>
          <w:del w:id="932" w:author="Kurt Elliason" w:date="2025-11-24T15:13:00Z" w16du:dateUtc="2025-11-24T21:13:00Z"/>
          <w:rFonts w:asciiTheme="minorHAnsi" w:eastAsiaTheme="minorEastAsia" w:hAnsiTheme="minorHAnsi" w:cstheme="minorBidi"/>
          <w:noProof/>
          <w:kern w:val="2"/>
          <w14:ligatures w14:val="standardContextual"/>
        </w:rPr>
      </w:pPr>
      <w:del w:id="933" w:author="Kurt Elliason" w:date="2025-11-24T15:13:00Z" w16du:dateUtc="2025-11-24T21:13:00Z">
        <w:r w:rsidRPr="00464782" w:rsidDel="00464782">
          <w:rPr>
            <w:noProof/>
            <w:rPrChange w:id="934" w:author="Kurt Elliason" w:date="2025-11-24T15:13:00Z" w16du:dateUtc="2025-11-24T21:13:00Z">
              <w:rPr>
                <w:rStyle w:val="Hyperlink"/>
                <w:noProof/>
              </w:rPr>
            </w:rPrChange>
          </w:rPr>
          <w:delText>3.9.4.1.2.8 NTE Segment – Notes and Comments [Optional]</w:delText>
        </w:r>
        <w:r w:rsidDel="00464782">
          <w:rPr>
            <w:noProof/>
            <w:webHidden/>
          </w:rPr>
          <w:tab/>
          <w:delText>75</w:delText>
        </w:r>
      </w:del>
    </w:p>
    <w:p w14:paraId="11081804" w14:textId="13CC52ED" w:rsidR="00825D74" w:rsidDel="00464782" w:rsidRDefault="00825D74">
      <w:pPr>
        <w:pStyle w:val="TOC5"/>
        <w:rPr>
          <w:del w:id="935" w:author="Kurt Elliason" w:date="2025-11-24T15:13:00Z" w16du:dateUtc="2025-11-24T21:13:00Z"/>
          <w:rFonts w:asciiTheme="minorHAnsi" w:eastAsiaTheme="minorEastAsia" w:hAnsiTheme="minorHAnsi" w:cstheme="minorBidi"/>
          <w:noProof/>
          <w:kern w:val="2"/>
          <w14:ligatures w14:val="standardContextual"/>
        </w:rPr>
      </w:pPr>
      <w:del w:id="936" w:author="Kurt Elliason" w:date="2025-11-24T15:13:00Z" w16du:dateUtc="2025-11-24T21:13:00Z">
        <w:r w:rsidRPr="00464782" w:rsidDel="00464782">
          <w:rPr>
            <w:noProof/>
            <w:rPrChange w:id="937" w:author="Kurt Elliason" w:date="2025-11-24T15:13:00Z" w16du:dateUtc="2025-11-24T21:13:00Z">
              <w:rPr>
                <w:rStyle w:val="Hyperlink"/>
                <w:noProof/>
              </w:rPr>
            </w:rPrChange>
          </w:rPr>
          <w:delText>3.9.4.1.3 Expected Actions</w:delText>
        </w:r>
        <w:r w:rsidDel="00464782">
          <w:rPr>
            <w:noProof/>
            <w:webHidden/>
          </w:rPr>
          <w:tab/>
          <w:delText>76</w:delText>
        </w:r>
      </w:del>
    </w:p>
    <w:p w14:paraId="7E8E15EF" w14:textId="046B6F0E" w:rsidR="00825D74" w:rsidDel="00464782" w:rsidRDefault="00825D74">
      <w:pPr>
        <w:pStyle w:val="TOC6"/>
        <w:rPr>
          <w:del w:id="938" w:author="Kurt Elliason" w:date="2025-11-24T15:13:00Z" w16du:dateUtc="2025-11-24T21:13:00Z"/>
          <w:rFonts w:asciiTheme="minorHAnsi" w:eastAsiaTheme="minorEastAsia" w:hAnsiTheme="minorHAnsi" w:cstheme="minorBidi"/>
          <w:noProof/>
          <w:kern w:val="2"/>
          <w14:ligatures w14:val="standardContextual"/>
        </w:rPr>
      </w:pPr>
      <w:del w:id="939" w:author="Kurt Elliason" w:date="2025-11-24T15:13:00Z" w16du:dateUtc="2025-11-24T21:13:00Z">
        <w:r w:rsidRPr="00464782" w:rsidDel="00464782">
          <w:rPr>
            <w:noProof/>
            <w:rPrChange w:id="940" w:author="Kurt Elliason" w:date="2025-11-24T15:13:00Z" w16du:dateUtc="2025-11-24T21:13:00Z">
              <w:rPr>
                <w:rStyle w:val="Hyperlink"/>
                <w:noProof/>
              </w:rPr>
            </w:rPrChange>
          </w:rPr>
          <w:delText>3.9.4.1.3.1 Implantable Device – Cardiac – Consumer</w:delText>
        </w:r>
        <w:r w:rsidDel="00464782">
          <w:rPr>
            <w:noProof/>
            <w:webHidden/>
          </w:rPr>
          <w:tab/>
          <w:delText>76</w:delText>
        </w:r>
      </w:del>
    </w:p>
    <w:p w14:paraId="2BEC72C7" w14:textId="348425AC" w:rsidR="00825D74" w:rsidDel="00464782" w:rsidRDefault="00825D74">
      <w:pPr>
        <w:pStyle w:val="TOC3"/>
        <w:tabs>
          <w:tab w:val="left" w:pos="1584"/>
        </w:tabs>
        <w:rPr>
          <w:del w:id="941" w:author="Kurt Elliason" w:date="2025-11-24T15:13:00Z" w16du:dateUtc="2025-11-24T21:13:00Z"/>
          <w:rFonts w:asciiTheme="minorHAnsi" w:eastAsiaTheme="minorEastAsia" w:hAnsiTheme="minorHAnsi" w:cstheme="minorBidi"/>
          <w:noProof/>
          <w:kern w:val="2"/>
          <w14:ligatures w14:val="standardContextual"/>
        </w:rPr>
      </w:pPr>
      <w:del w:id="942" w:author="Kurt Elliason" w:date="2025-11-24T15:13:00Z" w16du:dateUtc="2025-11-24T21:13:00Z">
        <w:r w:rsidRPr="00464782" w:rsidDel="00464782">
          <w:rPr>
            <w:noProof/>
            <w:rPrChange w:id="943" w:author="Kurt Elliason" w:date="2025-11-24T15:13:00Z" w16du:dateUtc="2025-11-24T21:13:00Z">
              <w:rPr>
                <w:rStyle w:val="Hyperlink"/>
                <w:noProof/>
              </w:rPr>
            </w:rPrChange>
          </w:rPr>
          <w:delText>3.9.5</w:delText>
        </w:r>
        <w:r w:rsidDel="00464782">
          <w:rPr>
            <w:rFonts w:asciiTheme="minorHAnsi" w:eastAsiaTheme="minorEastAsia" w:hAnsiTheme="minorHAnsi" w:cstheme="minorBidi"/>
            <w:noProof/>
            <w:kern w:val="2"/>
            <w14:ligatures w14:val="standardContextual"/>
          </w:rPr>
          <w:tab/>
        </w:r>
        <w:r w:rsidRPr="00464782" w:rsidDel="00464782">
          <w:rPr>
            <w:noProof/>
            <w:rPrChange w:id="944" w:author="Kurt Elliason" w:date="2025-11-24T15:13:00Z" w16du:dateUtc="2025-11-24T21:13:00Z">
              <w:rPr>
                <w:rStyle w:val="Hyperlink"/>
                <w:noProof/>
              </w:rPr>
            </w:rPrChange>
          </w:rPr>
          <w:delText>Security Considerations</w:delText>
        </w:r>
        <w:r w:rsidDel="00464782">
          <w:rPr>
            <w:noProof/>
            <w:webHidden/>
          </w:rPr>
          <w:tab/>
          <w:delText>76</w:delText>
        </w:r>
      </w:del>
    </w:p>
    <w:p w14:paraId="28FC0700" w14:textId="2F314197" w:rsidR="00825D74" w:rsidDel="00464782" w:rsidRDefault="00825D74">
      <w:pPr>
        <w:pStyle w:val="TOC2"/>
        <w:rPr>
          <w:del w:id="945" w:author="Kurt Elliason" w:date="2025-11-24T15:13:00Z" w16du:dateUtc="2025-11-24T21:13:00Z"/>
          <w:rFonts w:asciiTheme="minorHAnsi" w:eastAsiaTheme="minorEastAsia" w:hAnsiTheme="minorHAnsi" w:cstheme="minorBidi"/>
          <w:noProof/>
          <w:kern w:val="2"/>
          <w14:ligatures w14:val="standardContextual"/>
        </w:rPr>
      </w:pPr>
      <w:del w:id="946" w:author="Kurt Elliason" w:date="2025-11-24T15:13:00Z" w16du:dateUtc="2025-11-24T21:13:00Z">
        <w:r w:rsidRPr="00464782" w:rsidDel="00464782">
          <w:rPr>
            <w:noProof/>
            <w:rPrChange w:id="947" w:author="Kurt Elliason" w:date="2025-11-24T15:13:00Z" w16du:dateUtc="2025-11-24T21:13:00Z">
              <w:rPr>
                <w:rStyle w:val="Hyperlink"/>
                <w:noProof/>
              </w:rPr>
            </w:rPrChange>
          </w:rPr>
          <w:delText>3.10 Communicate Infusion Event Data [PCD-10]</w:delText>
        </w:r>
        <w:r w:rsidDel="00464782">
          <w:rPr>
            <w:noProof/>
            <w:webHidden/>
          </w:rPr>
          <w:tab/>
          <w:delText>76</w:delText>
        </w:r>
      </w:del>
    </w:p>
    <w:p w14:paraId="67A54225" w14:textId="14BF6940" w:rsidR="00825D74" w:rsidDel="00464782" w:rsidRDefault="00825D74">
      <w:pPr>
        <w:pStyle w:val="TOC3"/>
        <w:rPr>
          <w:del w:id="948" w:author="Kurt Elliason" w:date="2025-11-24T15:13:00Z" w16du:dateUtc="2025-11-24T21:13:00Z"/>
          <w:rFonts w:asciiTheme="minorHAnsi" w:eastAsiaTheme="minorEastAsia" w:hAnsiTheme="minorHAnsi" w:cstheme="minorBidi"/>
          <w:noProof/>
          <w:kern w:val="2"/>
          <w14:ligatures w14:val="standardContextual"/>
        </w:rPr>
      </w:pPr>
      <w:del w:id="949" w:author="Kurt Elliason" w:date="2025-11-24T15:13:00Z" w16du:dateUtc="2025-11-24T21:13:00Z">
        <w:r w:rsidRPr="00464782" w:rsidDel="00464782">
          <w:rPr>
            <w:noProof/>
            <w:rPrChange w:id="950" w:author="Kurt Elliason" w:date="2025-11-24T15:13:00Z" w16du:dateUtc="2025-11-24T21:13:00Z">
              <w:rPr>
                <w:rStyle w:val="Hyperlink"/>
                <w:noProof/>
              </w:rPr>
            </w:rPrChange>
          </w:rPr>
          <w:delText>3.10.1 Scope</w:delText>
        </w:r>
        <w:r w:rsidDel="00464782">
          <w:rPr>
            <w:noProof/>
            <w:webHidden/>
          </w:rPr>
          <w:tab/>
          <w:delText>76</w:delText>
        </w:r>
      </w:del>
    </w:p>
    <w:p w14:paraId="49E779A8" w14:textId="2572586D" w:rsidR="00825D74" w:rsidDel="00464782" w:rsidRDefault="00825D74">
      <w:pPr>
        <w:pStyle w:val="TOC3"/>
        <w:rPr>
          <w:del w:id="951" w:author="Kurt Elliason" w:date="2025-11-24T15:13:00Z" w16du:dateUtc="2025-11-24T21:13:00Z"/>
          <w:rFonts w:asciiTheme="minorHAnsi" w:eastAsiaTheme="minorEastAsia" w:hAnsiTheme="minorHAnsi" w:cstheme="minorBidi"/>
          <w:noProof/>
          <w:kern w:val="2"/>
          <w14:ligatures w14:val="standardContextual"/>
        </w:rPr>
      </w:pPr>
      <w:del w:id="952" w:author="Kurt Elliason" w:date="2025-11-24T15:13:00Z" w16du:dateUtc="2025-11-24T21:13:00Z">
        <w:r w:rsidRPr="00464782" w:rsidDel="00464782">
          <w:rPr>
            <w:noProof/>
            <w:rPrChange w:id="953" w:author="Kurt Elliason" w:date="2025-11-24T15:13:00Z" w16du:dateUtc="2025-11-24T21:13:00Z">
              <w:rPr>
                <w:rStyle w:val="Hyperlink"/>
                <w:noProof/>
              </w:rPr>
            </w:rPrChange>
          </w:rPr>
          <w:delText>3.10.2 Use Case Roles</w:delText>
        </w:r>
        <w:r w:rsidDel="00464782">
          <w:rPr>
            <w:noProof/>
            <w:webHidden/>
          </w:rPr>
          <w:tab/>
          <w:delText>76</w:delText>
        </w:r>
      </w:del>
    </w:p>
    <w:p w14:paraId="5032F14E" w14:textId="15FCA605" w:rsidR="00825D74" w:rsidDel="00464782" w:rsidRDefault="00825D74">
      <w:pPr>
        <w:pStyle w:val="TOC3"/>
        <w:rPr>
          <w:del w:id="954" w:author="Kurt Elliason" w:date="2025-11-24T15:13:00Z" w16du:dateUtc="2025-11-24T21:13:00Z"/>
          <w:rFonts w:asciiTheme="minorHAnsi" w:eastAsiaTheme="minorEastAsia" w:hAnsiTheme="minorHAnsi" w:cstheme="minorBidi"/>
          <w:noProof/>
          <w:kern w:val="2"/>
          <w14:ligatures w14:val="standardContextual"/>
        </w:rPr>
      </w:pPr>
      <w:del w:id="955" w:author="Kurt Elliason" w:date="2025-11-24T15:13:00Z" w16du:dateUtc="2025-11-24T21:13:00Z">
        <w:r w:rsidRPr="00464782" w:rsidDel="00464782">
          <w:rPr>
            <w:noProof/>
            <w:rPrChange w:id="956" w:author="Kurt Elliason" w:date="2025-11-24T15:13:00Z" w16du:dateUtc="2025-11-24T21:13:00Z">
              <w:rPr>
                <w:rStyle w:val="Hyperlink"/>
                <w:noProof/>
              </w:rPr>
            </w:rPrChange>
          </w:rPr>
          <w:delText>3.10.3 Referenced Standard</w:delText>
        </w:r>
        <w:r w:rsidDel="00464782">
          <w:rPr>
            <w:noProof/>
            <w:webHidden/>
          </w:rPr>
          <w:tab/>
          <w:delText>77</w:delText>
        </w:r>
      </w:del>
    </w:p>
    <w:p w14:paraId="4D601DEB" w14:textId="28FDFA0C" w:rsidR="00825D74" w:rsidDel="00464782" w:rsidRDefault="00825D74">
      <w:pPr>
        <w:pStyle w:val="TOC3"/>
        <w:rPr>
          <w:del w:id="957" w:author="Kurt Elliason" w:date="2025-11-24T15:13:00Z" w16du:dateUtc="2025-11-24T21:13:00Z"/>
          <w:rFonts w:asciiTheme="minorHAnsi" w:eastAsiaTheme="minorEastAsia" w:hAnsiTheme="minorHAnsi" w:cstheme="minorBidi"/>
          <w:noProof/>
          <w:kern w:val="2"/>
          <w14:ligatures w14:val="standardContextual"/>
        </w:rPr>
      </w:pPr>
      <w:del w:id="958" w:author="Kurt Elliason" w:date="2025-11-24T15:13:00Z" w16du:dateUtc="2025-11-24T21:13:00Z">
        <w:r w:rsidRPr="00464782" w:rsidDel="00464782">
          <w:rPr>
            <w:noProof/>
            <w:rPrChange w:id="959" w:author="Kurt Elliason" w:date="2025-11-24T15:13:00Z" w16du:dateUtc="2025-11-24T21:13:00Z">
              <w:rPr>
                <w:rStyle w:val="Hyperlink"/>
                <w:noProof/>
              </w:rPr>
            </w:rPrChange>
          </w:rPr>
          <w:delText>3.10.4 Messages</w:delText>
        </w:r>
        <w:r w:rsidDel="00464782">
          <w:rPr>
            <w:noProof/>
            <w:webHidden/>
          </w:rPr>
          <w:tab/>
          <w:delText>78</w:delText>
        </w:r>
      </w:del>
    </w:p>
    <w:p w14:paraId="7B689F60" w14:textId="7E1772B9" w:rsidR="00825D74" w:rsidDel="00464782" w:rsidRDefault="00825D74">
      <w:pPr>
        <w:pStyle w:val="TOC4"/>
        <w:rPr>
          <w:del w:id="960" w:author="Kurt Elliason" w:date="2025-11-24T15:13:00Z" w16du:dateUtc="2025-11-24T21:13:00Z"/>
          <w:rFonts w:asciiTheme="minorHAnsi" w:eastAsiaTheme="minorEastAsia" w:hAnsiTheme="minorHAnsi" w:cstheme="minorBidi"/>
          <w:noProof/>
          <w:kern w:val="2"/>
          <w14:ligatures w14:val="standardContextual"/>
        </w:rPr>
      </w:pPr>
      <w:del w:id="961" w:author="Kurt Elliason" w:date="2025-11-24T15:13:00Z" w16du:dateUtc="2025-11-24T21:13:00Z">
        <w:r w:rsidRPr="00464782" w:rsidDel="00464782">
          <w:rPr>
            <w:bCs/>
            <w:noProof/>
            <w:rPrChange w:id="962" w:author="Kurt Elliason" w:date="2025-11-24T15:13:00Z" w16du:dateUtc="2025-11-24T21:13:00Z">
              <w:rPr>
                <w:rStyle w:val="Hyperlink"/>
                <w:bCs/>
                <w:noProof/>
              </w:rPr>
            </w:rPrChange>
          </w:rPr>
          <w:delText>3.10.4.1 Communicate Infusion Event Data</w:delText>
        </w:r>
        <w:r w:rsidDel="00464782">
          <w:rPr>
            <w:noProof/>
            <w:webHidden/>
          </w:rPr>
          <w:tab/>
          <w:delText>78</w:delText>
        </w:r>
      </w:del>
    </w:p>
    <w:p w14:paraId="77B7325D" w14:textId="4257A4A2" w:rsidR="00825D74" w:rsidDel="00464782" w:rsidRDefault="00825D74">
      <w:pPr>
        <w:pStyle w:val="TOC5"/>
        <w:rPr>
          <w:del w:id="963" w:author="Kurt Elliason" w:date="2025-11-24T15:13:00Z" w16du:dateUtc="2025-11-24T21:13:00Z"/>
          <w:rFonts w:asciiTheme="minorHAnsi" w:eastAsiaTheme="minorEastAsia" w:hAnsiTheme="minorHAnsi" w:cstheme="minorBidi"/>
          <w:noProof/>
          <w:kern w:val="2"/>
          <w14:ligatures w14:val="standardContextual"/>
        </w:rPr>
      </w:pPr>
      <w:del w:id="964" w:author="Kurt Elliason" w:date="2025-11-24T15:13:00Z" w16du:dateUtc="2025-11-24T21:13:00Z">
        <w:r w:rsidRPr="00464782" w:rsidDel="00464782">
          <w:rPr>
            <w:bCs/>
            <w:noProof/>
            <w:rPrChange w:id="965" w:author="Kurt Elliason" w:date="2025-11-24T15:13:00Z" w16du:dateUtc="2025-11-24T21:13:00Z">
              <w:rPr>
                <w:rStyle w:val="Hyperlink"/>
                <w:bCs/>
                <w:noProof/>
              </w:rPr>
            </w:rPrChange>
          </w:rPr>
          <w:delText>3.10.4.1.1 Trigger Events</w:delText>
        </w:r>
        <w:r w:rsidDel="00464782">
          <w:rPr>
            <w:noProof/>
            <w:webHidden/>
          </w:rPr>
          <w:tab/>
          <w:delText>78</w:delText>
        </w:r>
      </w:del>
    </w:p>
    <w:p w14:paraId="4A1409CD" w14:textId="0E41FD8E" w:rsidR="00825D74" w:rsidDel="00464782" w:rsidRDefault="00825D74">
      <w:pPr>
        <w:pStyle w:val="TOC5"/>
        <w:rPr>
          <w:del w:id="966" w:author="Kurt Elliason" w:date="2025-11-24T15:13:00Z" w16du:dateUtc="2025-11-24T21:13:00Z"/>
          <w:rFonts w:asciiTheme="minorHAnsi" w:eastAsiaTheme="minorEastAsia" w:hAnsiTheme="minorHAnsi" w:cstheme="minorBidi"/>
          <w:noProof/>
          <w:kern w:val="2"/>
          <w14:ligatures w14:val="standardContextual"/>
        </w:rPr>
      </w:pPr>
      <w:del w:id="967" w:author="Kurt Elliason" w:date="2025-11-24T15:13:00Z" w16du:dateUtc="2025-11-24T21:13:00Z">
        <w:r w:rsidRPr="00464782" w:rsidDel="00464782">
          <w:rPr>
            <w:bCs/>
            <w:noProof/>
            <w:rPrChange w:id="968" w:author="Kurt Elliason" w:date="2025-11-24T15:13:00Z" w16du:dateUtc="2025-11-24T21:13:00Z">
              <w:rPr>
                <w:rStyle w:val="Hyperlink"/>
                <w:bCs/>
                <w:noProof/>
              </w:rPr>
            </w:rPrChange>
          </w:rPr>
          <w:delText>3.10.4.1.2 Message Semantics</w:delText>
        </w:r>
        <w:r w:rsidDel="00464782">
          <w:rPr>
            <w:noProof/>
            <w:webHidden/>
          </w:rPr>
          <w:tab/>
          <w:delText>78</w:delText>
        </w:r>
      </w:del>
    </w:p>
    <w:p w14:paraId="7DC8EC96" w14:textId="67BFD079" w:rsidR="00825D74" w:rsidDel="00464782" w:rsidRDefault="00825D74">
      <w:pPr>
        <w:pStyle w:val="TOC5"/>
        <w:rPr>
          <w:del w:id="969" w:author="Kurt Elliason" w:date="2025-11-24T15:13:00Z" w16du:dateUtc="2025-11-24T21:13:00Z"/>
          <w:rFonts w:asciiTheme="minorHAnsi" w:eastAsiaTheme="minorEastAsia" w:hAnsiTheme="minorHAnsi" w:cstheme="minorBidi"/>
          <w:noProof/>
          <w:kern w:val="2"/>
          <w14:ligatures w14:val="standardContextual"/>
        </w:rPr>
      </w:pPr>
      <w:del w:id="970" w:author="Kurt Elliason" w:date="2025-11-24T15:13:00Z" w16du:dateUtc="2025-11-24T21:13:00Z">
        <w:r w:rsidRPr="00464782" w:rsidDel="00464782">
          <w:rPr>
            <w:bCs/>
            <w:noProof/>
            <w:rPrChange w:id="971" w:author="Kurt Elliason" w:date="2025-11-24T15:13:00Z" w16du:dateUtc="2025-11-24T21:13:00Z">
              <w:rPr>
                <w:rStyle w:val="Hyperlink"/>
                <w:bCs/>
                <w:noProof/>
              </w:rPr>
            </w:rPrChange>
          </w:rPr>
          <w:delText>3.10.4.1.3 Expected Actions</w:delText>
        </w:r>
        <w:r w:rsidDel="00464782">
          <w:rPr>
            <w:noProof/>
            <w:webHidden/>
          </w:rPr>
          <w:tab/>
          <w:delText>79</w:delText>
        </w:r>
      </w:del>
    </w:p>
    <w:p w14:paraId="20294502" w14:textId="37737569" w:rsidR="00825D74" w:rsidDel="00464782" w:rsidRDefault="00825D74">
      <w:pPr>
        <w:pStyle w:val="TOC1"/>
        <w:rPr>
          <w:del w:id="972" w:author="Kurt Elliason" w:date="2025-11-24T15:13:00Z" w16du:dateUtc="2025-11-24T21:13:00Z"/>
          <w:rFonts w:asciiTheme="minorHAnsi" w:eastAsiaTheme="minorEastAsia" w:hAnsiTheme="minorHAnsi" w:cstheme="minorBidi"/>
          <w:noProof/>
          <w:kern w:val="2"/>
          <w14:ligatures w14:val="standardContextual"/>
        </w:rPr>
      </w:pPr>
      <w:del w:id="973" w:author="Kurt Elliason" w:date="2025-11-24T15:13:00Z" w16du:dateUtc="2025-11-24T21:13:00Z">
        <w:r w:rsidRPr="00464782" w:rsidDel="00464782">
          <w:rPr>
            <w:noProof/>
            <w:rPrChange w:id="974" w:author="Kurt Elliason" w:date="2025-11-24T15:13:00Z" w16du:dateUtc="2025-11-24T21:13:00Z">
              <w:rPr>
                <w:rStyle w:val="Hyperlink"/>
                <w:noProof/>
              </w:rPr>
            </w:rPrChange>
          </w:rPr>
          <w:delText>Appendices</w:delText>
        </w:r>
        <w:r w:rsidDel="00464782">
          <w:rPr>
            <w:noProof/>
            <w:webHidden/>
          </w:rPr>
          <w:tab/>
          <w:delText>80</w:delText>
        </w:r>
      </w:del>
    </w:p>
    <w:p w14:paraId="6A4923C8" w14:textId="1D7B72F0" w:rsidR="00825D74" w:rsidDel="00464782" w:rsidRDefault="00825D74">
      <w:pPr>
        <w:pStyle w:val="TOC1"/>
        <w:rPr>
          <w:del w:id="975" w:author="Kurt Elliason" w:date="2025-11-24T15:13:00Z" w16du:dateUtc="2025-11-24T21:13:00Z"/>
          <w:rFonts w:asciiTheme="minorHAnsi" w:eastAsiaTheme="minorEastAsia" w:hAnsiTheme="minorHAnsi" w:cstheme="minorBidi"/>
          <w:noProof/>
          <w:kern w:val="2"/>
          <w14:ligatures w14:val="standardContextual"/>
        </w:rPr>
      </w:pPr>
      <w:del w:id="976" w:author="Kurt Elliason" w:date="2025-11-24T15:13:00Z" w16du:dateUtc="2025-11-24T21:13:00Z">
        <w:r w:rsidRPr="00464782" w:rsidDel="00464782">
          <w:rPr>
            <w:noProof/>
            <w:rPrChange w:id="977" w:author="Kurt Elliason" w:date="2025-11-24T15:13:00Z" w16du:dateUtc="2025-11-24T21:13:00Z">
              <w:rPr>
                <w:rStyle w:val="Hyperlink"/>
                <w:noProof/>
              </w:rPr>
            </w:rPrChange>
          </w:rPr>
          <w:delText>Appendix A Mapping ISO/IEEE 11073 Domain Information Model to HL7</w:delText>
        </w:r>
        <w:r w:rsidDel="00464782">
          <w:rPr>
            <w:noProof/>
            <w:webHidden/>
          </w:rPr>
          <w:tab/>
          <w:delText>81</w:delText>
        </w:r>
      </w:del>
    </w:p>
    <w:p w14:paraId="12EEA97E" w14:textId="7184BB4E" w:rsidR="00825D74" w:rsidDel="00464782" w:rsidRDefault="00825D74">
      <w:pPr>
        <w:pStyle w:val="TOC2"/>
        <w:rPr>
          <w:del w:id="978" w:author="Kurt Elliason" w:date="2025-11-24T15:13:00Z" w16du:dateUtc="2025-11-24T21:13:00Z"/>
          <w:rFonts w:asciiTheme="minorHAnsi" w:eastAsiaTheme="minorEastAsia" w:hAnsiTheme="minorHAnsi" w:cstheme="minorBidi"/>
          <w:noProof/>
          <w:kern w:val="2"/>
          <w14:ligatures w14:val="standardContextual"/>
        </w:rPr>
      </w:pPr>
      <w:del w:id="979" w:author="Kurt Elliason" w:date="2025-11-24T15:13:00Z" w16du:dateUtc="2025-11-24T21:13:00Z">
        <w:r w:rsidRPr="00464782" w:rsidDel="00464782">
          <w:rPr>
            <w:noProof/>
            <w:rPrChange w:id="980" w:author="Kurt Elliason" w:date="2025-11-24T15:13:00Z" w16du:dateUtc="2025-11-24T21:13:00Z">
              <w:rPr>
                <w:rStyle w:val="Hyperlink"/>
                <w:noProof/>
              </w:rPr>
            </w:rPrChange>
          </w:rPr>
          <w:delText>A.1 ISO/IEEE Nomenclature mapping to HL7 OBX-3</w:delText>
        </w:r>
        <w:r w:rsidDel="00464782">
          <w:rPr>
            <w:noProof/>
            <w:webHidden/>
          </w:rPr>
          <w:tab/>
          <w:delText>84</w:delText>
        </w:r>
      </w:del>
    </w:p>
    <w:p w14:paraId="68E90796" w14:textId="71FA283C" w:rsidR="00825D74" w:rsidDel="00464782" w:rsidRDefault="00825D74">
      <w:pPr>
        <w:pStyle w:val="TOC1"/>
        <w:rPr>
          <w:del w:id="981" w:author="Kurt Elliason" w:date="2025-11-24T15:13:00Z" w16du:dateUtc="2025-11-24T21:13:00Z"/>
          <w:rFonts w:asciiTheme="minorHAnsi" w:eastAsiaTheme="minorEastAsia" w:hAnsiTheme="minorHAnsi" w:cstheme="minorBidi"/>
          <w:noProof/>
          <w:kern w:val="2"/>
          <w14:ligatures w14:val="standardContextual"/>
        </w:rPr>
      </w:pPr>
      <w:del w:id="982" w:author="Kurt Elliason" w:date="2025-11-24T15:13:00Z" w16du:dateUtc="2025-11-24T21:13:00Z">
        <w:r w:rsidRPr="00464782" w:rsidDel="00464782">
          <w:rPr>
            <w:noProof/>
            <w:rPrChange w:id="983" w:author="Kurt Elliason" w:date="2025-11-24T15:13:00Z" w16du:dateUtc="2025-11-24T21:13:00Z">
              <w:rPr>
                <w:rStyle w:val="Hyperlink"/>
                <w:noProof/>
              </w:rPr>
            </w:rPrChange>
          </w:rPr>
          <w:lastRenderedPageBreak/>
          <w:delText>Appendix B Common Segment Descriptions</w:delText>
        </w:r>
        <w:r w:rsidDel="00464782">
          <w:rPr>
            <w:noProof/>
            <w:webHidden/>
          </w:rPr>
          <w:tab/>
          <w:delText>86</w:delText>
        </w:r>
      </w:del>
    </w:p>
    <w:p w14:paraId="4ED4E3E7" w14:textId="4ADA3023" w:rsidR="00825D74" w:rsidDel="00464782" w:rsidRDefault="00825D74">
      <w:pPr>
        <w:pStyle w:val="TOC2"/>
        <w:rPr>
          <w:del w:id="984" w:author="Kurt Elliason" w:date="2025-11-24T15:13:00Z" w16du:dateUtc="2025-11-24T21:13:00Z"/>
          <w:rFonts w:asciiTheme="minorHAnsi" w:eastAsiaTheme="minorEastAsia" w:hAnsiTheme="minorHAnsi" w:cstheme="minorBidi"/>
          <w:noProof/>
          <w:kern w:val="2"/>
          <w14:ligatures w14:val="standardContextual"/>
        </w:rPr>
      </w:pPr>
      <w:del w:id="985" w:author="Kurt Elliason" w:date="2025-11-24T15:13:00Z" w16du:dateUtc="2025-11-24T21:13:00Z">
        <w:r w:rsidRPr="00464782" w:rsidDel="00464782">
          <w:rPr>
            <w:noProof/>
            <w:rPrChange w:id="986" w:author="Kurt Elliason" w:date="2025-11-24T15:13:00Z" w16du:dateUtc="2025-11-24T21:13:00Z">
              <w:rPr>
                <w:rStyle w:val="Hyperlink"/>
                <w:noProof/>
              </w:rPr>
            </w:rPrChange>
          </w:rPr>
          <w:delText>B.1 MSH – Message Header Segment</w:delText>
        </w:r>
        <w:r w:rsidDel="00464782">
          <w:rPr>
            <w:noProof/>
            <w:webHidden/>
          </w:rPr>
          <w:tab/>
          <w:delText>86</w:delText>
        </w:r>
      </w:del>
    </w:p>
    <w:p w14:paraId="5837E9A9" w14:textId="44F6DE41" w:rsidR="00825D74" w:rsidDel="00464782" w:rsidRDefault="00825D74">
      <w:pPr>
        <w:pStyle w:val="TOC2"/>
        <w:rPr>
          <w:del w:id="987" w:author="Kurt Elliason" w:date="2025-11-24T15:13:00Z" w16du:dateUtc="2025-11-24T21:13:00Z"/>
          <w:rFonts w:asciiTheme="minorHAnsi" w:eastAsiaTheme="minorEastAsia" w:hAnsiTheme="minorHAnsi" w:cstheme="minorBidi"/>
          <w:noProof/>
          <w:kern w:val="2"/>
          <w14:ligatures w14:val="standardContextual"/>
        </w:rPr>
      </w:pPr>
      <w:del w:id="988" w:author="Kurt Elliason" w:date="2025-11-24T15:13:00Z" w16du:dateUtc="2025-11-24T21:13:00Z">
        <w:r w:rsidRPr="00464782" w:rsidDel="00464782">
          <w:rPr>
            <w:noProof/>
            <w:rPrChange w:id="989" w:author="Kurt Elliason" w:date="2025-11-24T15:13:00Z" w16du:dateUtc="2025-11-24T21:13:00Z">
              <w:rPr>
                <w:rStyle w:val="Hyperlink"/>
                <w:noProof/>
              </w:rPr>
            </w:rPrChange>
          </w:rPr>
          <w:delText>B.2 MSA – Message Acknowledgement Segment</w:delText>
        </w:r>
        <w:r w:rsidDel="00464782">
          <w:rPr>
            <w:noProof/>
            <w:webHidden/>
          </w:rPr>
          <w:tab/>
          <w:delText>91</w:delText>
        </w:r>
      </w:del>
    </w:p>
    <w:p w14:paraId="740BE2F1" w14:textId="1A2FEC49" w:rsidR="00825D74" w:rsidDel="00464782" w:rsidRDefault="00825D74">
      <w:pPr>
        <w:pStyle w:val="TOC2"/>
        <w:rPr>
          <w:del w:id="990" w:author="Kurt Elliason" w:date="2025-11-24T15:13:00Z" w16du:dateUtc="2025-11-24T21:13:00Z"/>
          <w:rFonts w:asciiTheme="minorHAnsi" w:eastAsiaTheme="minorEastAsia" w:hAnsiTheme="minorHAnsi" w:cstheme="minorBidi"/>
          <w:noProof/>
          <w:kern w:val="2"/>
          <w14:ligatures w14:val="standardContextual"/>
        </w:rPr>
      </w:pPr>
      <w:del w:id="991" w:author="Kurt Elliason" w:date="2025-11-24T15:13:00Z" w16du:dateUtc="2025-11-24T21:13:00Z">
        <w:r w:rsidRPr="00464782" w:rsidDel="00464782">
          <w:rPr>
            <w:noProof/>
            <w:rPrChange w:id="992" w:author="Kurt Elliason" w:date="2025-11-24T15:13:00Z" w16du:dateUtc="2025-11-24T21:13:00Z">
              <w:rPr>
                <w:rStyle w:val="Hyperlink"/>
                <w:noProof/>
              </w:rPr>
            </w:rPrChange>
          </w:rPr>
          <w:delText>B.3 ERR – Error Segment</w:delText>
        </w:r>
        <w:r w:rsidDel="00464782">
          <w:rPr>
            <w:noProof/>
            <w:webHidden/>
          </w:rPr>
          <w:tab/>
          <w:delText>92</w:delText>
        </w:r>
      </w:del>
    </w:p>
    <w:p w14:paraId="070E1CA2" w14:textId="6EA072B4" w:rsidR="00825D74" w:rsidDel="00464782" w:rsidRDefault="00825D74">
      <w:pPr>
        <w:pStyle w:val="TOC2"/>
        <w:rPr>
          <w:del w:id="993" w:author="Kurt Elliason" w:date="2025-11-24T15:13:00Z" w16du:dateUtc="2025-11-24T21:13:00Z"/>
          <w:rFonts w:asciiTheme="minorHAnsi" w:eastAsiaTheme="minorEastAsia" w:hAnsiTheme="minorHAnsi" w:cstheme="minorBidi"/>
          <w:noProof/>
          <w:kern w:val="2"/>
          <w14:ligatures w14:val="standardContextual"/>
        </w:rPr>
      </w:pPr>
      <w:del w:id="994" w:author="Kurt Elliason" w:date="2025-11-24T15:13:00Z" w16du:dateUtc="2025-11-24T21:13:00Z">
        <w:r w:rsidRPr="00464782" w:rsidDel="00464782">
          <w:rPr>
            <w:noProof/>
            <w:rPrChange w:id="995" w:author="Kurt Elliason" w:date="2025-11-24T15:13:00Z" w16du:dateUtc="2025-11-24T21:13:00Z">
              <w:rPr>
                <w:rStyle w:val="Hyperlink"/>
                <w:noProof/>
              </w:rPr>
            </w:rPrChange>
          </w:rPr>
          <w:delText>B.4 NTE - Notes and Comment Segment</w:delText>
        </w:r>
        <w:r w:rsidDel="00464782">
          <w:rPr>
            <w:noProof/>
            <w:webHidden/>
          </w:rPr>
          <w:tab/>
          <w:delText>96</w:delText>
        </w:r>
      </w:del>
    </w:p>
    <w:p w14:paraId="436D27AD" w14:textId="527D45DB" w:rsidR="00825D74" w:rsidDel="00464782" w:rsidRDefault="00825D74">
      <w:pPr>
        <w:pStyle w:val="TOC2"/>
        <w:rPr>
          <w:del w:id="996" w:author="Kurt Elliason" w:date="2025-11-24T15:13:00Z" w16du:dateUtc="2025-11-24T21:13:00Z"/>
          <w:rFonts w:asciiTheme="minorHAnsi" w:eastAsiaTheme="minorEastAsia" w:hAnsiTheme="minorHAnsi" w:cstheme="minorBidi"/>
          <w:noProof/>
          <w:kern w:val="2"/>
          <w14:ligatures w14:val="standardContextual"/>
        </w:rPr>
      </w:pPr>
      <w:del w:id="997" w:author="Kurt Elliason" w:date="2025-11-24T15:13:00Z" w16du:dateUtc="2025-11-24T21:13:00Z">
        <w:r w:rsidRPr="00464782" w:rsidDel="00464782">
          <w:rPr>
            <w:noProof/>
            <w:rPrChange w:id="998" w:author="Kurt Elliason" w:date="2025-11-24T15:13:00Z" w16du:dateUtc="2025-11-24T21:13:00Z">
              <w:rPr>
                <w:rStyle w:val="Hyperlink"/>
                <w:noProof/>
              </w:rPr>
            </w:rPrChange>
          </w:rPr>
          <w:delText>B.5 PID - Patient Identification segment</w:delText>
        </w:r>
        <w:r w:rsidDel="00464782">
          <w:rPr>
            <w:noProof/>
            <w:webHidden/>
          </w:rPr>
          <w:tab/>
          <w:delText>97</w:delText>
        </w:r>
      </w:del>
    </w:p>
    <w:p w14:paraId="4D97F3DC" w14:textId="6B679281" w:rsidR="00825D74" w:rsidDel="00464782" w:rsidRDefault="00825D74">
      <w:pPr>
        <w:pStyle w:val="TOC3"/>
        <w:rPr>
          <w:del w:id="999" w:author="Kurt Elliason" w:date="2025-11-24T15:13:00Z" w16du:dateUtc="2025-11-24T21:13:00Z"/>
          <w:rFonts w:asciiTheme="minorHAnsi" w:eastAsiaTheme="minorEastAsia" w:hAnsiTheme="minorHAnsi" w:cstheme="minorBidi"/>
          <w:noProof/>
          <w:kern w:val="2"/>
          <w14:ligatures w14:val="standardContextual"/>
        </w:rPr>
      </w:pPr>
      <w:del w:id="1000" w:author="Kurt Elliason" w:date="2025-11-24T15:13:00Z" w16du:dateUtc="2025-11-24T21:13:00Z">
        <w:r w:rsidRPr="00464782" w:rsidDel="00464782">
          <w:rPr>
            <w:noProof/>
            <w:rPrChange w:id="1001" w:author="Kurt Elliason" w:date="2025-11-24T15:13:00Z" w16du:dateUtc="2025-11-24T21:13:00Z">
              <w:rPr>
                <w:rStyle w:val="Hyperlink"/>
                <w:noProof/>
              </w:rPr>
            </w:rPrChange>
          </w:rPr>
          <w:delText>B.5.1 PID Segment requirements for ACM Transaction PCD-04</w:delText>
        </w:r>
        <w:r w:rsidDel="00464782">
          <w:rPr>
            <w:noProof/>
            <w:webHidden/>
          </w:rPr>
          <w:tab/>
          <w:delText>104</w:delText>
        </w:r>
      </w:del>
    </w:p>
    <w:p w14:paraId="59731ADC" w14:textId="750CA8B0" w:rsidR="00825D74" w:rsidDel="00464782" w:rsidRDefault="00825D74">
      <w:pPr>
        <w:pStyle w:val="TOC2"/>
        <w:rPr>
          <w:del w:id="1002" w:author="Kurt Elliason" w:date="2025-11-24T15:13:00Z" w16du:dateUtc="2025-11-24T21:13:00Z"/>
          <w:rFonts w:asciiTheme="minorHAnsi" w:eastAsiaTheme="minorEastAsia" w:hAnsiTheme="minorHAnsi" w:cstheme="minorBidi"/>
          <w:noProof/>
          <w:kern w:val="2"/>
          <w14:ligatures w14:val="standardContextual"/>
        </w:rPr>
      </w:pPr>
      <w:del w:id="1003" w:author="Kurt Elliason" w:date="2025-11-24T15:13:00Z" w16du:dateUtc="2025-11-24T21:13:00Z">
        <w:r w:rsidRPr="00464782" w:rsidDel="00464782">
          <w:rPr>
            <w:noProof/>
            <w:rPrChange w:id="1004" w:author="Kurt Elliason" w:date="2025-11-24T15:13:00Z" w16du:dateUtc="2025-11-24T21:13:00Z">
              <w:rPr>
                <w:rStyle w:val="Hyperlink"/>
                <w:noProof/>
              </w:rPr>
            </w:rPrChange>
          </w:rPr>
          <w:delText>B.6 PV1 - Patient Visit Segment</w:delText>
        </w:r>
        <w:r w:rsidDel="00464782">
          <w:rPr>
            <w:noProof/>
            <w:webHidden/>
          </w:rPr>
          <w:tab/>
          <w:delText>105</w:delText>
        </w:r>
      </w:del>
    </w:p>
    <w:p w14:paraId="2FDA3EE4" w14:textId="0B1BABD0" w:rsidR="00825D74" w:rsidDel="00464782" w:rsidRDefault="00825D74">
      <w:pPr>
        <w:pStyle w:val="TOC3"/>
        <w:rPr>
          <w:del w:id="1005" w:author="Kurt Elliason" w:date="2025-11-24T15:13:00Z" w16du:dateUtc="2025-11-24T21:13:00Z"/>
          <w:rFonts w:asciiTheme="minorHAnsi" w:eastAsiaTheme="minorEastAsia" w:hAnsiTheme="minorHAnsi" w:cstheme="minorBidi"/>
          <w:noProof/>
          <w:kern w:val="2"/>
          <w14:ligatures w14:val="standardContextual"/>
        </w:rPr>
      </w:pPr>
      <w:del w:id="1006" w:author="Kurt Elliason" w:date="2025-11-24T15:13:00Z" w16du:dateUtc="2025-11-24T21:13:00Z">
        <w:r w:rsidRPr="00464782" w:rsidDel="00464782">
          <w:rPr>
            <w:noProof/>
            <w:rPrChange w:id="1007" w:author="Kurt Elliason" w:date="2025-11-24T15:13:00Z" w16du:dateUtc="2025-11-24T21:13:00Z">
              <w:rPr>
                <w:rStyle w:val="Hyperlink"/>
                <w:noProof/>
              </w:rPr>
            </w:rPrChange>
          </w:rPr>
          <w:delText>B.6.1 PV1 Patient Visit Segment in ACM Transaction PCD-04</w:delText>
        </w:r>
        <w:r w:rsidDel="00464782">
          <w:rPr>
            <w:noProof/>
            <w:webHidden/>
          </w:rPr>
          <w:tab/>
          <w:delText>108</w:delText>
        </w:r>
      </w:del>
    </w:p>
    <w:p w14:paraId="62AB89EB" w14:textId="1D6117EE" w:rsidR="00825D74" w:rsidDel="00464782" w:rsidRDefault="00825D74">
      <w:pPr>
        <w:pStyle w:val="TOC2"/>
        <w:rPr>
          <w:del w:id="1008" w:author="Kurt Elliason" w:date="2025-11-24T15:13:00Z" w16du:dateUtc="2025-11-24T21:13:00Z"/>
          <w:rFonts w:asciiTheme="minorHAnsi" w:eastAsiaTheme="minorEastAsia" w:hAnsiTheme="minorHAnsi" w:cstheme="minorBidi"/>
          <w:noProof/>
          <w:kern w:val="2"/>
          <w14:ligatures w14:val="standardContextual"/>
        </w:rPr>
      </w:pPr>
      <w:del w:id="1009" w:author="Kurt Elliason" w:date="2025-11-24T15:13:00Z" w16du:dateUtc="2025-11-24T21:13:00Z">
        <w:r w:rsidRPr="00464782" w:rsidDel="00464782">
          <w:rPr>
            <w:noProof/>
            <w:rPrChange w:id="1010" w:author="Kurt Elliason" w:date="2025-11-24T15:13:00Z" w16du:dateUtc="2025-11-24T21:13:00Z">
              <w:rPr>
                <w:rStyle w:val="Hyperlink"/>
                <w:noProof/>
              </w:rPr>
            </w:rPrChange>
          </w:rPr>
          <w:delText>B.7 OBR – Observation Request segment</w:delText>
        </w:r>
        <w:r w:rsidDel="00464782">
          <w:rPr>
            <w:noProof/>
            <w:webHidden/>
          </w:rPr>
          <w:tab/>
          <w:delText>108</w:delText>
        </w:r>
      </w:del>
    </w:p>
    <w:p w14:paraId="69D6D515" w14:textId="79A8484F" w:rsidR="00825D74" w:rsidDel="00464782" w:rsidRDefault="00825D74">
      <w:pPr>
        <w:pStyle w:val="TOC3"/>
        <w:rPr>
          <w:del w:id="1011" w:author="Kurt Elliason" w:date="2025-11-24T15:13:00Z" w16du:dateUtc="2025-11-24T21:13:00Z"/>
          <w:rFonts w:asciiTheme="minorHAnsi" w:eastAsiaTheme="minorEastAsia" w:hAnsiTheme="minorHAnsi" w:cstheme="minorBidi"/>
          <w:noProof/>
          <w:kern w:val="2"/>
          <w14:ligatures w14:val="standardContextual"/>
        </w:rPr>
      </w:pPr>
      <w:del w:id="1012" w:author="Kurt Elliason" w:date="2025-11-24T15:13:00Z" w16du:dateUtc="2025-11-24T21:13:00Z">
        <w:r w:rsidRPr="00464782" w:rsidDel="00464782">
          <w:rPr>
            <w:noProof/>
            <w:rPrChange w:id="1013" w:author="Kurt Elliason" w:date="2025-11-24T15:13:00Z" w16du:dateUtc="2025-11-24T21:13:00Z">
              <w:rPr>
                <w:rStyle w:val="Hyperlink"/>
                <w:noProof/>
              </w:rPr>
            </w:rPrChange>
          </w:rPr>
          <w:delText>B.7.1 OBR Observation Request Segment in ACM Transaction [PCD-04]</w:delText>
        </w:r>
        <w:r w:rsidDel="00464782">
          <w:rPr>
            <w:noProof/>
            <w:webHidden/>
          </w:rPr>
          <w:tab/>
          <w:delText>116</w:delText>
        </w:r>
      </w:del>
    </w:p>
    <w:p w14:paraId="71B9893A" w14:textId="033EF455" w:rsidR="00825D74" w:rsidDel="00464782" w:rsidRDefault="00825D74">
      <w:pPr>
        <w:pStyle w:val="TOC2"/>
        <w:rPr>
          <w:del w:id="1014" w:author="Kurt Elliason" w:date="2025-11-24T15:13:00Z" w16du:dateUtc="2025-11-24T21:13:00Z"/>
          <w:rFonts w:asciiTheme="minorHAnsi" w:eastAsiaTheme="minorEastAsia" w:hAnsiTheme="minorHAnsi" w:cstheme="minorBidi"/>
          <w:noProof/>
          <w:kern w:val="2"/>
          <w14:ligatures w14:val="standardContextual"/>
        </w:rPr>
      </w:pPr>
      <w:del w:id="1015" w:author="Kurt Elliason" w:date="2025-11-24T15:13:00Z" w16du:dateUtc="2025-11-24T21:13:00Z">
        <w:r w:rsidRPr="00464782" w:rsidDel="00464782">
          <w:rPr>
            <w:noProof/>
            <w:rPrChange w:id="1016" w:author="Kurt Elliason" w:date="2025-11-24T15:13:00Z" w16du:dateUtc="2025-11-24T21:13:00Z">
              <w:rPr>
                <w:rStyle w:val="Hyperlink"/>
                <w:noProof/>
              </w:rPr>
            </w:rPrChange>
          </w:rPr>
          <w:delText xml:space="preserve">B.8 OBX </w:delText>
        </w:r>
        <w:r w:rsidRPr="00464782" w:rsidDel="00464782">
          <w:rPr>
            <w:rFonts w:eastAsia="MS Gothic"/>
            <w:noProof/>
            <w:rPrChange w:id="1017" w:author="Kurt Elliason" w:date="2025-11-24T15:13:00Z" w16du:dateUtc="2025-11-24T21:13:00Z">
              <w:rPr>
                <w:rStyle w:val="Hyperlink"/>
                <w:rFonts w:eastAsia="MS Gothic"/>
                <w:noProof/>
              </w:rPr>
            </w:rPrChange>
          </w:rPr>
          <w:delText>–</w:delText>
        </w:r>
        <w:r w:rsidRPr="00464782" w:rsidDel="00464782">
          <w:rPr>
            <w:noProof/>
            <w:rPrChange w:id="1018" w:author="Kurt Elliason" w:date="2025-11-24T15:13:00Z" w16du:dateUtc="2025-11-24T21:13:00Z">
              <w:rPr>
                <w:rStyle w:val="Hyperlink"/>
                <w:noProof/>
              </w:rPr>
            </w:rPrChange>
          </w:rPr>
          <w:delText xml:space="preserve"> Observation Result Segment</w:delText>
        </w:r>
        <w:r w:rsidDel="00464782">
          <w:rPr>
            <w:noProof/>
            <w:webHidden/>
          </w:rPr>
          <w:tab/>
          <w:delText>117</w:delText>
        </w:r>
      </w:del>
    </w:p>
    <w:p w14:paraId="75D266E9" w14:textId="31AB054E" w:rsidR="00825D74" w:rsidDel="00464782" w:rsidRDefault="00825D74">
      <w:pPr>
        <w:pStyle w:val="TOC3"/>
        <w:rPr>
          <w:del w:id="1019" w:author="Kurt Elliason" w:date="2025-11-24T15:13:00Z" w16du:dateUtc="2025-11-24T21:13:00Z"/>
          <w:rFonts w:asciiTheme="minorHAnsi" w:eastAsiaTheme="minorEastAsia" w:hAnsiTheme="minorHAnsi" w:cstheme="minorBidi"/>
          <w:noProof/>
          <w:kern w:val="2"/>
          <w14:ligatures w14:val="standardContextual"/>
        </w:rPr>
      </w:pPr>
      <w:del w:id="1020" w:author="Kurt Elliason" w:date="2025-11-24T15:13:00Z" w16du:dateUtc="2025-11-24T21:13:00Z">
        <w:r w:rsidRPr="00464782" w:rsidDel="00464782">
          <w:rPr>
            <w:noProof/>
            <w:rPrChange w:id="1021" w:author="Kurt Elliason" w:date="2025-11-24T15:13:00Z" w16du:dateUtc="2025-11-24T21:13:00Z">
              <w:rPr>
                <w:rStyle w:val="Hyperlink"/>
                <w:noProof/>
              </w:rPr>
            </w:rPrChange>
          </w:rPr>
          <w:delText>B.8.1 OBX-4 in a 'flattened' representation of a device</w:delText>
        </w:r>
        <w:r w:rsidDel="00464782">
          <w:rPr>
            <w:noProof/>
            <w:webHidden/>
          </w:rPr>
          <w:tab/>
          <w:delText>120</w:delText>
        </w:r>
      </w:del>
    </w:p>
    <w:p w14:paraId="23C2E7C4" w14:textId="2084EE60" w:rsidR="00825D74" w:rsidDel="00464782" w:rsidRDefault="00825D74">
      <w:pPr>
        <w:pStyle w:val="TOC3"/>
        <w:rPr>
          <w:del w:id="1022" w:author="Kurt Elliason" w:date="2025-11-24T15:13:00Z" w16du:dateUtc="2025-11-24T21:13:00Z"/>
          <w:rFonts w:asciiTheme="minorHAnsi" w:eastAsiaTheme="minorEastAsia" w:hAnsiTheme="minorHAnsi" w:cstheme="minorBidi"/>
          <w:noProof/>
          <w:kern w:val="2"/>
          <w14:ligatures w14:val="standardContextual"/>
        </w:rPr>
      </w:pPr>
      <w:del w:id="1023" w:author="Kurt Elliason" w:date="2025-11-24T15:13:00Z" w16du:dateUtc="2025-11-24T21:13:00Z">
        <w:r w:rsidRPr="00464782" w:rsidDel="00464782">
          <w:rPr>
            <w:noProof/>
            <w:rPrChange w:id="1024" w:author="Kurt Elliason" w:date="2025-11-24T15:13:00Z" w16du:dateUtc="2025-11-24T21:13:00Z">
              <w:rPr>
                <w:rStyle w:val="Hyperlink"/>
                <w:noProof/>
              </w:rPr>
            </w:rPrChange>
          </w:rPr>
          <w:delText>B.8.2 OBX-4 in a hierarchical representation of a device</w:delText>
        </w:r>
        <w:r w:rsidDel="00464782">
          <w:rPr>
            <w:noProof/>
            <w:webHidden/>
          </w:rPr>
          <w:tab/>
          <w:delText>120</w:delText>
        </w:r>
      </w:del>
    </w:p>
    <w:p w14:paraId="07420C12" w14:textId="0CAA8A46" w:rsidR="00825D74" w:rsidDel="00464782" w:rsidRDefault="00825D74">
      <w:pPr>
        <w:pStyle w:val="TOC3"/>
        <w:rPr>
          <w:del w:id="1025" w:author="Kurt Elliason" w:date="2025-11-24T15:13:00Z" w16du:dateUtc="2025-11-24T21:13:00Z"/>
          <w:rFonts w:asciiTheme="minorHAnsi" w:eastAsiaTheme="minorEastAsia" w:hAnsiTheme="minorHAnsi" w:cstheme="minorBidi"/>
          <w:noProof/>
          <w:kern w:val="2"/>
          <w14:ligatures w14:val="standardContextual"/>
        </w:rPr>
      </w:pPr>
      <w:del w:id="1026" w:author="Kurt Elliason" w:date="2025-11-24T15:13:00Z" w16du:dateUtc="2025-11-24T21:13:00Z">
        <w:r w:rsidRPr="00464782" w:rsidDel="00464782">
          <w:rPr>
            <w:noProof/>
            <w:rPrChange w:id="1027" w:author="Kurt Elliason" w:date="2025-11-24T15:13:00Z" w16du:dateUtc="2025-11-24T21:13:00Z">
              <w:rPr>
                <w:rStyle w:val="Hyperlink"/>
                <w:noProof/>
              </w:rPr>
            </w:rPrChange>
          </w:rPr>
          <w:delText>B.8.3 'Device-related' and 'metric-related' OBX segments in hierarchy are tied together by their OBX-4 values</w:delText>
        </w:r>
        <w:r w:rsidDel="00464782">
          <w:rPr>
            <w:noProof/>
            <w:webHidden/>
          </w:rPr>
          <w:tab/>
          <w:delText>120</w:delText>
        </w:r>
      </w:del>
    </w:p>
    <w:p w14:paraId="0BD5B50E" w14:textId="1DD0EB96" w:rsidR="00825D74" w:rsidDel="00464782" w:rsidRDefault="00825D74">
      <w:pPr>
        <w:pStyle w:val="TOC3"/>
        <w:rPr>
          <w:del w:id="1028" w:author="Kurt Elliason" w:date="2025-11-24T15:13:00Z" w16du:dateUtc="2025-11-24T21:13:00Z"/>
          <w:rFonts w:asciiTheme="minorHAnsi" w:eastAsiaTheme="minorEastAsia" w:hAnsiTheme="minorHAnsi" w:cstheme="minorBidi"/>
          <w:noProof/>
          <w:kern w:val="2"/>
          <w14:ligatures w14:val="standardContextual"/>
        </w:rPr>
      </w:pPr>
      <w:del w:id="1029" w:author="Kurt Elliason" w:date="2025-11-24T15:13:00Z" w16du:dateUtc="2025-11-24T21:13:00Z">
        <w:r w:rsidRPr="00464782" w:rsidDel="00464782">
          <w:rPr>
            <w:noProof/>
            <w:rPrChange w:id="1030" w:author="Kurt Elliason" w:date="2025-11-24T15:13:00Z" w16du:dateUtc="2025-11-24T21:13:00Z">
              <w:rPr>
                <w:rStyle w:val="Hyperlink"/>
                <w:noProof/>
              </w:rPr>
            </w:rPrChange>
          </w:rPr>
          <w:delText>B.8.4 Dictionary ordering of 'device-related' and 'metric-related' OBX segments</w:delText>
        </w:r>
        <w:r w:rsidDel="00464782">
          <w:rPr>
            <w:noProof/>
            <w:webHidden/>
          </w:rPr>
          <w:tab/>
          <w:delText>122</w:delText>
        </w:r>
      </w:del>
    </w:p>
    <w:p w14:paraId="208F9B80" w14:textId="5D73B2EE" w:rsidR="00825D74" w:rsidDel="00464782" w:rsidRDefault="00825D74">
      <w:pPr>
        <w:pStyle w:val="TOC3"/>
        <w:rPr>
          <w:del w:id="1031" w:author="Kurt Elliason" w:date="2025-11-24T15:13:00Z" w16du:dateUtc="2025-11-24T21:13:00Z"/>
          <w:rFonts w:asciiTheme="minorHAnsi" w:eastAsiaTheme="minorEastAsia" w:hAnsiTheme="minorHAnsi" w:cstheme="minorBidi"/>
          <w:noProof/>
          <w:kern w:val="2"/>
          <w14:ligatures w14:val="standardContextual"/>
        </w:rPr>
      </w:pPr>
      <w:del w:id="1032" w:author="Kurt Elliason" w:date="2025-11-24T15:13:00Z" w16du:dateUtc="2025-11-24T21:13:00Z">
        <w:r w:rsidRPr="00464782" w:rsidDel="00464782">
          <w:rPr>
            <w:noProof/>
            <w:rPrChange w:id="1033" w:author="Kurt Elliason" w:date="2025-11-24T15:13:00Z" w16du:dateUtc="2025-11-24T21:13:00Z">
              <w:rPr>
                <w:rStyle w:val="Hyperlink"/>
                <w:noProof/>
              </w:rPr>
            </w:rPrChange>
          </w:rPr>
          <w:delText>B.8.5 OBX-4 Sub-id in Alert Communication Management transactions ([PCD-04], [PCD-06], [PCD-07])</w:delText>
        </w:r>
        <w:r w:rsidDel="00464782">
          <w:rPr>
            <w:noProof/>
            <w:webHidden/>
          </w:rPr>
          <w:tab/>
          <w:delText>123</w:delText>
        </w:r>
      </w:del>
    </w:p>
    <w:p w14:paraId="404D46EE" w14:textId="39E89C8F" w:rsidR="00825D74" w:rsidDel="00464782" w:rsidRDefault="00825D74">
      <w:pPr>
        <w:pStyle w:val="TOC3"/>
        <w:rPr>
          <w:del w:id="1034" w:author="Kurt Elliason" w:date="2025-11-24T15:13:00Z" w16du:dateUtc="2025-11-24T21:13:00Z"/>
          <w:rFonts w:asciiTheme="minorHAnsi" w:eastAsiaTheme="minorEastAsia" w:hAnsiTheme="minorHAnsi" w:cstheme="minorBidi"/>
          <w:noProof/>
          <w:kern w:val="2"/>
          <w14:ligatures w14:val="standardContextual"/>
        </w:rPr>
      </w:pPr>
      <w:del w:id="1035" w:author="Kurt Elliason" w:date="2025-11-24T15:13:00Z" w16du:dateUtc="2025-11-24T21:13:00Z">
        <w:r w:rsidRPr="00464782" w:rsidDel="00464782">
          <w:rPr>
            <w:noProof/>
            <w:rPrChange w:id="1036" w:author="Kurt Elliason" w:date="2025-11-24T15:13:00Z" w16du:dateUtc="2025-11-24T21:13:00Z">
              <w:rPr>
                <w:rStyle w:val="Hyperlink"/>
                <w:noProof/>
              </w:rPr>
            </w:rPrChange>
          </w:rPr>
          <w:delText>B.8.6 OBX-11 Observation Result Status in Report Alert [PCD-04]</w:delText>
        </w:r>
        <w:r w:rsidDel="00464782">
          <w:rPr>
            <w:noProof/>
            <w:webHidden/>
          </w:rPr>
          <w:tab/>
          <w:delText>137</w:delText>
        </w:r>
      </w:del>
    </w:p>
    <w:p w14:paraId="6FA6F299" w14:textId="64E24E52" w:rsidR="00825D74" w:rsidDel="00464782" w:rsidRDefault="00825D74">
      <w:pPr>
        <w:pStyle w:val="TOC3"/>
        <w:rPr>
          <w:del w:id="1037" w:author="Kurt Elliason" w:date="2025-11-24T15:13:00Z" w16du:dateUtc="2025-11-24T21:13:00Z"/>
          <w:rFonts w:asciiTheme="minorHAnsi" w:eastAsiaTheme="minorEastAsia" w:hAnsiTheme="minorHAnsi" w:cstheme="minorBidi"/>
          <w:noProof/>
          <w:kern w:val="2"/>
          <w14:ligatures w14:val="standardContextual"/>
        </w:rPr>
      </w:pPr>
      <w:del w:id="1038" w:author="Kurt Elliason" w:date="2025-11-24T15:13:00Z" w16du:dateUtc="2025-11-24T21:13:00Z">
        <w:r w:rsidRPr="00464782" w:rsidDel="00464782">
          <w:rPr>
            <w:noProof/>
            <w:rPrChange w:id="1039" w:author="Kurt Elliason" w:date="2025-11-24T15:13:00Z" w16du:dateUtc="2025-11-24T21:13:00Z">
              <w:rPr>
                <w:rStyle w:val="Hyperlink"/>
                <w:noProof/>
              </w:rPr>
            </w:rPrChange>
          </w:rPr>
          <w:delText>B.8.7 Time Stamps and Time Synchronization</w:delText>
        </w:r>
        <w:r w:rsidDel="00464782">
          <w:rPr>
            <w:noProof/>
            <w:webHidden/>
          </w:rPr>
          <w:tab/>
          <w:delText>141</w:delText>
        </w:r>
      </w:del>
    </w:p>
    <w:p w14:paraId="72B5C520" w14:textId="37A7C5BA" w:rsidR="00825D74" w:rsidDel="00464782" w:rsidRDefault="00825D74">
      <w:pPr>
        <w:pStyle w:val="TOC3"/>
        <w:rPr>
          <w:del w:id="1040" w:author="Kurt Elliason" w:date="2025-11-24T15:13:00Z" w16du:dateUtc="2025-11-24T21:13:00Z"/>
          <w:rFonts w:asciiTheme="minorHAnsi" w:eastAsiaTheme="minorEastAsia" w:hAnsiTheme="minorHAnsi" w:cstheme="minorBidi"/>
          <w:noProof/>
          <w:kern w:val="2"/>
          <w14:ligatures w14:val="standardContextual"/>
        </w:rPr>
      </w:pPr>
      <w:del w:id="1041" w:author="Kurt Elliason" w:date="2025-11-24T15:13:00Z" w16du:dateUtc="2025-11-24T21:13:00Z">
        <w:r w:rsidRPr="00464782" w:rsidDel="00464782">
          <w:rPr>
            <w:noProof/>
            <w:rPrChange w:id="1042" w:author="Kurt Elliason" w:date="2025-11-24T15:13:00Z" w16du:dateUtc="2025-11-24T21:13:00Z">
              <w:rPr>
                <w:rStyle w:val="Hyperlink"/>
                <w:noProof/>
              </w:rPr>
            </w:rPrChange>
          </w:rPr>
          <w:delText>B.8.8 Device Time Synchronization Capabilities</w:delText>
        </w:r>
        <w:r w:rsidDel="00464782">
          <w:rPr>
            <w:noProof/>
            <w:webHidden/>
          </w:rPr>
          <w:tab/>
          <w:delText>143</w:delText>
        </w:r>
      </w:del>
    </w:p>
    <w:p w14:paraId="42584C0B" w14:textId="357E65E2" w:rsidR="00825D74" w:rsidDel="00464782" w:rsidRDefault="00825D74">
      <w:pPr>
        <w:pStyle w:val="TOC3"/>
        <w:rPr>
          <w:del w:id="1043" w:author="Kurt Elliason" w:date="2025-11-24T15:13:00Z" w16du:dateUtc="2025-11-24T21:13:00Z"/>
          <w:rFonts w:asciiTheme="minorHAnsi" w:eastAsiaTheme="minorEastAsia" w:hAnsiTheme="minorHAnsi" w:cstheme="minorBidi"/>
          <w:noProof/>
          <w:kern w:val="2"/>
          <w14:ligatures w14:val="standardContextual"/>
        </w:rPr>
      </w:pPr>
      <w:del w:id="1044" w:author="Kurt Elliason" w:date="2025-11-24T15:13:00Z" w16du:dateUtc="2025-11-24T21:13:00Z">
        <w:r w:rsidRPr="00464782" w:rsidDel="00464782">
          <w:rPr>
            <w:noProof/>
            <w:rPrChange w:id="1045" w:author="Kurt Elliason" w:date="2025-11-24T15:13:00Z" w16du:dateUtc="2025-11-24T21:13:00Z">
              <w:rPr>
                <w:rStyle w:val="Hyperlink"/>
                <w:noProof/>
              </w:rPr>
            </w:rPrChange>
          </w:rPr>
          <w:delText>B.8.9 Device and/or DOR Synchronization Protocol</w:delText>
        </w:r>
        <w:r w:rsidDel="00464782">
          <w:rPr>
            <w:noProof/>
            <w:webHidden/>
          </w:rPr>
          <w:tab/>
          <w:delText>144</w:delText>
        </w:r>
      </w:del>
    </w:p>
    <w:p w14:paraId="506A1FBB" w14:textId="3A64A588" w:rsidR="00825D74" w:rsidDel="00464782" w:rsidRDefault="00825D74">
      <w:pPr>
        <w:pStyle w:val="TOC2"/>
        <w:rPr>
          <w:del w:id="1046" w:author="Kurt Elliason" w:date="2025-11-24T15:13:00Z" w16du:dateUtc="2025-11-24T21:13:00Z"/>
          <w:rFonts w:asciiTheme="minorHAnsi" w:eastAsiaTheme="minorEastAsia" w:hAnsiTheme="minorHAnsi" w:cstheme="minorBidi"/>
          <w:noProof/>
          <w:kern w:val="2"/>
          <w14:ligatures w14:val="standardContextual"/>
        </w:rPr>
      </w:pPr>
      <w:del w:id="1047" w:author="Kurt Elliason" w:date="2025-11-24T15:13:00Z" w16du:dateUtc="2025-11-24T21:13:00Z">
        <w:r w:rsidRPr="00464782" w:rsidDel="00464782">
          <w:rPr>
            <w:noProof/>
            <w:rPrChange w:id="1048" w:author="Kurt Elliason" w:date="2025-11-24T15:13:00Z" w16du:dateUtc="2025-11-24T21:13:00Z">
              <w:rPr>
                <w:rStyle w:val="Hyperlink"/>
                <w:noProof/>
              </w:rPr>
            </w:rPrChange>
          </w:rPr>
          <w:delText>B.9 ORC – Common Order Segment</w:delText>
        </w:r>
        <w:r w:rsidDel="00464782">
          <w:rPr>
            <w:noProof/>
            <w:webHidden/>
          </w:rPr>
          <w:tab/>
          <w:delText>145</w:delText>
        </w:r>
      </w:del>
    </w:p>
    <w:p w14:paraId="12502BB1" w14:textId="07DB5D0C" w:rsidR="00825D74" w:rsidDel="00464782" w:rsidRDefault="00825D74">
      <w:pPr>
        <w:pStyle w:val="TOC3"/>
        <w:rPr>
          <w:del w:id="1049" w:author="Kurt Elliason" w:date="2025-11-24T15:13:00Z" w16du:dateUtc="2025-11-24T21:13:00Z"/>
          <w:rFonts w:asciiTheme="minorHAnsi" w:eastAsiaTheme="minorEastAsia" w:hAnsiTheme="minorHAnsi" w:cstheme="minorBidi"/>
          <w:noProof/>
          <w:kern w:val="2"/>
          <w14:ligatures w14:val="standardContextual"/>
        </w:rPr>
      </w:pPr>
      <w:del w:id="1050" w:author="Kurt Elliason" w:date="2025-11-24T15:13:00Z" w16du:dateUtc="2025-11-24T21:13:00Z">
        <w:r w:rsidRPr="00464782" w:rsidDel="00464782">
          <w:rPr>
            <w:noProof/>
            <w:rPrChange w:id="1051" w:author="Kurt Elliason" w:date="2025-11-24T15:13:00Z" w16du:dateUtc="2025-11-24T21:13:00Z">
              <w:rPr>
                <w:rStyle w:val="Hyperlink"/>
                <w:noProof/>
              </w:rPr>
            </w:rPrChange>
          </w:rPr>
          <w:delText>B.9.1 ORC Observation Control Segment in ACM Transaction [PCD-04]</w:delText>
        </w:r>
        <w:r w:rsidDel="00464782">
          <w:rPr>
            <w:noProof/>
            <w:webHidden/>
          </w:rPr>
          <w:tab/>
          <w:delText>149</w:delText>
        </w:r>
      </w:del>
    </w:p>
    <w:p w14:paraId="28A8E837" w14:textId="531BB468" w:rsidR="00825D74" w:rsidDel="00464782" w:rsidRDefault="00825D74">
      <w:pPr>
        <w:pStyle w:val="TOC3"/>
        <w:rPr>
          <w:del w:id="1052" w:author="Kurt Elliason" w:date="2025-11-24T15:13:00Z" w16du:dateUtc="2025-11-24T21:13:00Z"/>
          <w:rFonts w:asciiTheme="minorHAnsi" w:eastAsiaTheme="minorEastAsia" w:hAnsiTheme="minorHAnsi" w:cstheme="minorBidi"/>
          <w:noProof/>
          <w:kern w:val="2"/>
          <w14:ligatures w14:val="standardContextual"/>
        </w:rPr>
      </w:pPr>
      <w:del w:id="1053" w:author="Kurt Elliason" w:date="2025-11-24T15:13:00Z" w16du:dateUtc="2025-11-24T21:13:00Z">
        <w:r w:rsidRPr="00464782" w:rsidDel="00464782">
          <w:rPr>
            <w:noProof/>
            <w:rPrChange w:id="1054" w:author="Kurt Elliason" w:date="2025-11-24T15:13:00Z" w16du:dateUtc="2025-11-24T21:13:00Z">
              <w:rPr>
                <w:rStyle w:val="Hyperlink"/>
                <w:noProof/>
              </w:rPr>
            </w:rPrChange>
          </w:rPr>
          <w:delText>B.9.2 ORC Observation Control Segment in PIV Application Acknowledgment (RRG^O16^RRG_O16 Pharmacy/Treatment Give Acknowledgement)</w:delText>
        </w:r>
        <w:r w:rsidDel="00464782">
          <w:rPr>
            <w:noProof/>
            <w:webHidden/>
          </w:rPr>
          <w:tab/>
          <w:delText>150</w:delText>
        </w:r>
      </w:del>
    </w:p>
    <w:p w14:paraId="72E14152" w14:textId="57B7B13E" w:rsidR="00825D74" w:rsidDel="00464782" w:rsidRDefault="00825D74">
      <w:pPr>
        <w:pStyle w:val="TOC2"/>
        <w:rPr>
          <w:del w:id="1055" w:author="Kurt Elliason" w:date="2025-11-24T15:13:00Z" w16du:dateUtc="2025-11-24T21:13:00Z"/>
          <w:rFonts w:asciiTheme="minorHAnsi" w:eastAsiaTheme="minorEastAsia" w:hAnsiTheme="minorHAnsi" w:cstheme="minorBidi"/>
          <w:noProof/>
          <w:kern w:val="2"/>
          <w14:ligatures w14:val="standardContextual"/>
        </w:rPr>
      </w:pPr>
      <w:del w:id="1056" w:author="Kurt Elliason" w:date="2025-11-24T15:13:00Z" w16du:dateUtc="2025-11-24T21:13:00Z">
        <w:r w:rsidRPr="00464782" w:rsidDel="00464782">
          <w:rPr>
            <w:noProof/>
            <w:rPrChange w:id="1057" w:author="Kurt Elliason" w:date="2025-11-24T15:13:00Z" w16du:dateUtc="2025-11-24T21:13:00Z">
              <w:rPr>
                <w:rStyle w:val="Hyperlink"/>
                <w:noProof/>
              </w:rPr>
            </w:rPrChange>
          </w:rPr>
          <w:delText>B.10 PRT Participation Information Segment</w:delText>
        </w:r>
        <w:r w:rsidDel="00464782">
          <w:rPr>
            <w:noProof/>
            <w:webHidden/>
          </w:rPr>
          <w:tab/>
          <w:delText>150</w:delText>
        </w:r>
      </w:del>
    </w:p>
    <w:p w14:paraId="4693E199" w14:textId="2E7C49DF" w:rsidR="00825D74" w:rsidDel="00464782" w:rsidRDefault="00825D74">
      <w:pPr>
        <w:pStyle w:val="TOC3"/>
        <w:rPr>
          <w:del w:id="1058" w:author="Kurt Elliason" w:date="2025-11-24T15:13:00Z" w16du:dateUtc="2025-11-24T21:13:00Z"/>
          <w:rFonts w:asciiTheme="minorHAnsi" w:eastAsiaTheme="minorEastAsia" w:hAnsiTheme="minorHAnsi" w:cstheme="minorBidi"/>
          <w:noProof/>
          <w:kern w:val="2"/>
          <w14:ligatures w14:val="standardContextual"/>
        </w:rPr>
      </w:pPr>
      <w:del w:id="1059" w:author="Kurt Elliason" w:date="2025-11-24T15:13:00Z" w16du:dateUtc="2025-11-24T21:13:00Z">
        <w:r w:rsidRPr="00464782" w:rsidDel="00464782">
          <w:rPr>
            <w:noProof/>
            <w:rPrChange w:id="1060" w:author="Kurt Elliason" w:date="2025-11-24T15:13:00Z" w16du:dateUtc="2025-11-24T21:13:00Z">
              <w:rPr>
                <w:rStyle w:val="Hyperlink"/>
                <w:noProof/>
              </w:rPr>
            </w:rPrChange>
          </w:rPr>
          <w:delText>B.10.1 PRT Participation Information Segment in ACM Transaction [PCD-04]</w:delText>
        </w:r>
        <w:r w:rsidDel="00464782">
          <w:rPr>
            <w:noProof/>
            <w:webHidden/>
          </w:rPr>
          <w:tab/>
          <w:delText>151</w:delText>
        </w:r>
      </w:del>
    </w:p>
    <w:p w14:paraId="32427955" w14:textId="6AD7D6FB" w:rsidR="00825D74" w:rsidDel="00464782" w:rsidRDefault="00825D74">
      <w:pPr>
        <w:pStyle w:val="TOC3"/>
        <w:rPr>
          <w:del w:id="1061" w:author="Kurt Elliason" w:date="2025-11-24T15:13:00Z" w16du:dateUtc="2025-11-24T21:13:00Z"/>
          <w:rFonts w:asciiTheme="minorHAnsi" w:eastAsiaTheme="minorEastAsia" w:hAnsiTheme="minorHAnsi" w:cstheme="minorBidi"/>
          <w:noProof/>
          <w:kern w:val="2"/>
          <w14:ligatures w14:val="standardContextual"/>
        </w:rPr>
      </w:pPr>
      <w:del w:id="1062" w:author="Kurt Elliason" w:date="2025-11-24T15:13:00Z" w16du:dateUtc="2025-11-24T21:13:00Z">
        <w:r w:rsidRPr="00464782" w:rsidDel="00464782">
          <w:rPr>
            <w:noProof/>
            <w:rPrChange w:id="1063" w:author="Kurt Elliason" w:date="2025-11-24T15:13:00Z" w16du:dateUtc="2025-11-24T21:13:00Z">
              <w:rPr>
                <w:rStyle w:val="Hyperlink"/>
                <w:noProof/>
              </w:rPr>
            </w:rPrChange>
          </w:rPr>
          <w:delText>B.10.2 PRT Participation Information Segment in ACM Transaction [PCD-05]</w:delText>
        </w:r>
        <w:r w:rsidDel="00464782">
          <w:rPr>
            <w:noProof/>
            <w:webHidden/>
          </w:rPr>
          <w:tab/>
          <w:delText>154</w:delText>
        </w:r>
      </w:del>
    </w:p>
    <w:p w14:paraId="3B35880C" w14:textId="5E6DF38D" w:rsidR="00825D74" w:rsidDel="00464782" w:rsidRDefault="00825D74">
      <w:pPr>
        <w:pStyle w:val="TOC3"/>
        <w:rPr>
          <w:del w:id="1064" w:author="Kurt Elliason" w:date="2025-11-24T15:13:00Z" w16du:dateUtc="2025-11-24T21:13:00Z"/>
          <w:rFonts w:asciiTheme="minorHAnsi" w:eastAsiaTheme="minorEastAsia" w:hAnsiTheme="minorHAnsi" w:cstheme="minorBidi"/>
          <w:noProof/>
          <w:kern w:val="2"/>
          <w14:ligatures w14:val="standardContextual"/>
        </w:rPr>
      </w:pPr>
      <w:del w:id="1065" w:author="Kurt Elliason" w:date="2025-11-24T15:13:00Z" w16du:dateUtc="2025-11-24T21:13:00Z">
        <w:r w:rsidRPr="00464782" w:rsidDel="00464782">
          <w:rPr>
            <w:noProof/>
            <w:rPrChange w:id="1066" w:author="Kurt Elliason" w:date="2025-11-24T15:13:00Z" w16du:dateUtc="2025-11-24T21:13:00Z">
              <w:rPr>
                <w:rStyle w:val="Hyperlink"/>
                <w:noProof/>
              </w:rPr>
            </w:rPrChange>
          </w:rPr>
          <w:delText>B.10.3 Future PRT segment use to support Unique Device Identifiers in the PCD Profiles</w:delText>
        </w:r>
        <w:r w:rsidDel="00464782">
          <w:rPr>
            <w:noProof/>
            <w:webHidden/>
          </w:rPr>
          <w:tab/>
          <w:delText>157</w:delText>
        </w:r>
      </w:del>
    </w:p>
    <w:p w14:paraId="0FB109DB" w14:textId="42F7CBF0" w:rsidR="00825D74" w:rsidDel="00464782" w:rsidRDefault="00825D74">
      <w:pPr>
        <w:pStyle w:val="TOC1"/>
        <w:rPr>
          <w:del w:id="1067" w:author="Kurt Elliason" w:date="2025-11-24T15:13:00Z" w16du:dateUtc="2025-11-24T21:13:00Z"/>
          <w:rFonts w:asciiTheme="minorHAnsi" w:eastAsiaTheme="minorEastAsia" w:hAnsiTheme="minorHAnsi" w:cstheme="minorBidi"/>
          <w:noProof/>
          <w:kern w:val="2"/>
          <w14:ligatures w14:val="standardContextual"/>
        </w:rPr>
      </w:pPr>
      <w:del w:id="1068" w:author="Kurt Elliason" w:date="2025-11-24T15:13:00Z" w16du:dateUtc="2025-11-24T21:13:00Z">
        <w:r w:rsidRPr="00464782" w:rsidDel="00464782">
          <w:rPr>
            <w:noProof/>
            <w:rPrChange w:id="1069" w:author="Kurt Elliason" w:date="2025-11-24T15:13:00Z" w16du:dateUtc="2025-11-24T21:13:00Z">
              <w:rPr>
                <w:rStyle w:val="Hyperlink"/>
                <w:noProof/>
              </w:rPr>
            </w:rPrChange>
          </w:rPr>
          <w:delText>Appendix C Common Data Types</w:delText>
        </w:r>
        <w:r w:rsidDel="00464782">
          <w:rPr>
            <w:noProof/>
            <w:webHidden/>
          </w:rPr>
          <w:tab/>
          <w:delText>171</w:delText>
        </w:r>
      </w:del>
    </w:p>
    <w:p w14:paraId="15D3D3B4" w14:textId="78FD0749" w:rsidR="00825D74" w:rsidDel="00464782" w:rsidRDefault="00825D74">
      <w:pPr>
        <w:pStyle w:val="TOC2"/>
        <w:rPr>
          <w:del w:id="1070" w:author="Kurt Elliason" w:date="2025-11-24T15:13:00Z" w16du:dateUtc="2025-11-24T21:13:00Z"/>
          <w:rFonts w:asciiTheme="minorHAnsi" w:eastAsiaTheme="minorEastAsia" w:hAnsiTheme="minorHAnsi" w:cstheme="minorBidi"/>
          <w:noProof/>
          <w:kern w:val="2"/>
          <w14:ligatures w14:val="standardContextual"/>
        </w:rPr>
      </w:pPr>
      <w:del w:id="1071" w:author="Kurt Elliason" w:date="2025-11-24T15:13:00Z" w16du:dateUtc="2025-11-24T21:13:00Z">
        <w:r w:rsidRPr="00464782" w:rsidDel="00464782">
          <w:rPr>
            <w:noProof/>
            <w:rPrChange w:id="1072" w:author="Kurt Elliason" w:date="2025-11-24T15:13:00Z" w16du:dateUtc="2025-11-24T21:13:00Z">
              <w:rPr>
                <w:rStyle w:val="Hyperlink"/>
                <w:noProof/>
              </w:rPr>
            </w:rPrChange>
          </w:rPr>
          <w:delText>C.1 CNE Data Type – coded with no exceptions</w:delText>
        </w:r>
        <w:r w:rsidDel="00464782">
          <w:rPr>
            <w:noProof/>
            <w:webHidden/>
          </w:rPr>
          <w:tab/>
          <w:delText>171</w:delText>
        </w:r>
      </w:del>
    </w:p>
    <w:p w14:paraId="7A6D5C41" w14:textId="3D3667E8" w:rsidR="00825D74" w:rsidDel="00464782" w:rsidRDefault="00825D74">
      <w:pPr>
        <w:pStyle w:val="TOC2"/>
        <w:rPr>
          <w:del w:id="1073" w:author="Kurt Elliason" w:date="2025-11-24T15:13:00Z" w16du:dateUtc="2025-11-24T21:13:00Z"/>
          <w:rFonts w:asciiTheme="minorHAnsi" w:eastAsiaTheme="minorEastAsia" w:hAnsiTheme="minorHAnsi" w:cstheme="minorBidi"/>
          <w:noProof/>
          <w:kern w:val="2"/>
          <w14:ligatures w14:val="standardContextual"/>
        </w:rPr>
      </w:pPr>
      <w:del w:id="1074" w:author="Kurt Elliason" w:date="2025-11-24T15:13:00Z" w16du:dateUtc="2025-11-24T21:13:00Z">
        <w:r w:rsidRPr="00464782" w:rsidDel="00464782">
          <w:rPr>
            <w:noProof/>
            <w:rPrChange w:id="1075" w:author="Kurt Elliason" w:date="2025-11-24T15:13:00Z" w16du:dateUtc="2025-11-24T21:13:00Z">
              <w:rPr>
                <w:rStyle w:val="Hyperlink"/>
                <w:noProof/>
              </w:rPr>
            </w:rPrChange>
          </w:rPr>
          <w:delText>C.2 CWE Data Type – coded with exceptions</w:delText>
        </w:r>
        <w:r w:rsidDel="00464782">
          <w:rPr>
            <w:noProof/>
            <w:webHidden/>
          </w:rPr>
          <w:tab/>
          <w:delText>172</w:delText>
        </w:r>
      </w:del>
    </w:p>
    <w:p w14:paraId="50792ED6" w14:textId="31CC7CBD" w:rsidR="00825D74" w:rsidDel="00464782" w:rsidRDefault="00825D74">
      <w:pPr>
        <w:pStyle w:val="TOC2"/>
        <w:rPr>
          <w:del w:id="1076" w:author="Kurt Elliason" w:date="2025-11-24T15:13:00Z" w16du:dateUtc="2025-11-24T21:13:00Z"/>
          <w:rFonts w:asciiTheme="minorHAnsi" w:eastAsiaTheme="minorEastAsia" w:hAnsiTheme="minorHAnsi" w:cstheme="minorBidi"/>
          <w:noProof/>
          <w:kern w:val="2"/>
          <w14:ligatures w14:val="standardContextual"/>
        </w:rPr>
      </w:pPr>
      <w:del w:id="1077" w:author="Kurt Elliason" w:date="2025-11-24T15:13:00Z" w16du:dateUtc="2025-11-24T21:13:00Z">
        <w:r w:rsidRPr="00464782" w:rsidDel="00464782">
          <w:rPr>
            <w:noProof/>
            <w:rPrChange w:id="1078" w:author="Kurt Elliason" w:date="2025-11-24T15:13:00Z" w16du:dateUtc="2025-11-24T21:13:00Z">
              <w:rPr>
                <w:rStyle w:val="Hyperlink"/>
                <w:noProof/>
              </w:rPr>
            </w:rPrChange>
          </w:rPr>
          <w:delText>C.3 CX Data Type</w:delText>
        </w:r>
        <w:r w:rsidDel="00464782">
          <w:rPr>
            <w:noProof/>
            <w:webHidden/>
          </w:rPr>
          <w:tab/>
          <w:delText>173</w:delText>
        </w:r>
      </w:del>
    </w:p>
    <w:p w14:paraId="5406A015" w14:textId="306A38A7" w:rsidR="00825D74" w:rsidDel="00464782" w:rsidRDefault="00825D74">
      <w:pPr>
        <w:pStyle w:val="TOC2"/>
        <w:rPr>
          <w:del w:id="1079" w:author="Kurt Elliason" w:date="2025-11-24T15:13:00Z" w16du:dateUtc="2025-11-24T21:13:00Z"/>
          <w:rFonts w:asciiTheme="minorHAnsi" w:eastAsiaTheme="minorEastAsia" w:hAnsiTheme="minorHAnsi" w:cstheme="minorBidi"/>
          <w:noProof/>
          <w:kern w:val="2"/>
          <w14:ligatures w14:val="standardContextual"/>
        </w:rPr>
      </w:pPr>
      <w:del w:id="1080" w:author="Kurt Elliason" w:date="2025-11-24T15:13:00Z" w16du:dateUtc="2025-11-24T21:13:00Z">
        <w:r w:rsidRPr="00464782" w:rsidDel="00464782">
          <w:rPr>
            <w:noProof/>
            <w:rPrChange w:id="1081" w:author="Kurt Elliason" w:date="2025-11-24T15:13:00Z" w16du:dateUtc="2025-11-24T21:13:00Z">
              <w:rPr>
                <w:rStyle w:val="Hyperlink"/>
                <w:noProof/>
              </w:rPr>
            </w:rPrChange>
          </w:rPr>
          <w:delText>C.4 DTM – date/time</w:delText>
        </w:r>
        <w:r w:rsidDel="00464782">
          <w:rPr>
            <w:noProof/>
            <w:webHidden/>
          </w:rPr>
          <w:tab/>
          <w:delText>173</w:delText>
        </w:r>
      </w:del>
    </w:p>
    <w:p w14:paraId="1D382564" w14:textId="45CBB397" w:rsidR="00825D74" w:rsidDel="00464782" w:rsidRDefault="00825D74">
      <w:pPr>
        <w:pStyle w:val="TOC2"/>
        <w:rPr>
          <w:del w:id="1082" w:author="Kurt Elliason" w:date="2025-11-24T15:13:00Z" w16du:dateUtc="2025-11-24T21:13:00Z"/>
          <w:rFonts w:asciiTheme="minorHAnsi" w:eastAsiaTheme="minorEastAsia" w:hAnsiTheme="minorHAnsi" w:cstheme="minorBidi"/>
          <w:noProof/>
          <w:kern w:val="2"/>
          <w14:ligatures w14:val="standardContextual"/>
        </w:rPr>
      </w:pPr>
      <w:del w:id="1083" w:author="Kurt Elliason" w:date="2025-11-24T15:13:00Z" w16du:dateUtc="2025-11-24T21:13:00Z">
        <w:r w:rsidRPr="00464782" w:rsidDel="00464782">
          <w:rPr>
            <w:noProof/>
            <w:rPrChange w:id="1084" w:author="Kurt Elliason" w:date="2025-11-24T15:13:00Z" w16du:dateUtc="2025-11-24T21:13:00Z">
              <w:rPr>
                <w:rStyle w:val="Hyperlink"/>
                <w:noProof/>
              </w:rPr>
            </w:rPrChange>
          </w:rPr>
          <w:delText>C.5 Entity Identifier (EI) Data Type</w:delText>
        </w:r>
        <w:r w:rsidDel="00464782">
          <w:rPr>
            <w:noProof/>
            <w:webHidden/>
          </w:rPr>
          <w:tab/>
          <w:delText>174</w:delText>
        </w:r>
      </w:del>
    </w:p>
    <w:p w14:paraId="0DFF260D" w14:textId="38AB5105" w:rsidR="00825D74" w:rsidDel="00464782" w:rsidRDefault="00825D74">
      <w:pPr>
        <w:pStyle w:val="TOC2"/>
        <w:rPr>
          <w:del w:id="1085" w:author="Kurt Elliason" w:date="2025-11-24T15:13:00Z" w16du:dateUtc="2025-11-24T21:13:00Z"/>
          <w:rFonts w:asciiTheme="minorHAnsi" w:eastAsiaTheme="minorEastAsia" w:hAnsiTheme="minorHAnsi" w:cstheme="minorBidi"/>
          <w:noProof/>
          <w:kern w:val="2"/>
          <w14:ligatures w14:val="standardContextual"/>
        </w:rPr>
      </w:pPr>
      <w:del w:id="1086" w:author="Kurt Elliason" w:date="2025-11-24T15:13:00Z" w16du:dateUtc="2025-11-24T21:13:00Z">
        <w:r w:rsidRPr="00464782" w:rsidDel="00464782">
          <w:rPr>
            <w:noProof/>
            <w:rPrChange w:id="1087" w:author="Kurt Elliason" w:date="2025-11-24T15:13:00Z" w16du:dateUtc="2025-11-24T21:13:00Z">
              <w:rPr>
                <w:rStyle w:val="Hyperlink"/>
                <w:noProof/>
              </w:rPr>
            </w:rPrChange>
          </w:rPr>
          <w:delText>C.6 Hierarchic Designator (HD) Data Type</w:delText>
        </w:r>
        <w:r w:rsidDel="00464782">
          <w:rPr>
            <w:noProof/>
            <w:webHidden/>
          </w:rPr>
          <w:tab/>
          <w:delText>176</w:delText>
        </w:r>
      </w:del>
    </w:p>
    <w:p w14:paraId="10638775" w14:textId="6A6FD04A" w:rsidR="00825D74" w:rsidDel="00464782" w:rsidRDefault="00825D74">
      <w:pPr>
        <w:pStyle w:val="TOC2"/>
        <w:rPr>
          <w:del w:id="1088" w:author="Kurt Elliason" w:date="2025-11-24T15:13:00Z" w16du:dateUtc="2025-11-24T21:13:00Z"/>
          <w:rFonts w:asciiTheme="minorHAnsi" w:eastAsiaTheme="minorEastAsia" w:hAnsiTheme="minorHAnsi" w:cstheme="minorBidi"/>
          <w:noProof/>
          <w:kern w:val="2"/>
          <w14:ligatures w14:val="standardContextual"/>
        </w:rPr>
      </w:pPr>
      <w:del w:id="1089" w:author="Kurt Elliason" w:date="2025-11-24T15:13:00Z" w16du:dateUtc="2025-11-24T21:13:00Z">
        <w:r w:rsidRPr="00464782" w:rsidDel="00464782">
          <w:rPr>
            <w:noProof/>
            <w:rPrChange w:id="1090" w:author="Kurt Elliason" w:date="2025-11-24T15:13:00Z" w16du:dateUtc="2025-11-24T21:13:00Z">
              <w:rPr>
                <w:rStyle w:val="Hyperlink"/>
                <w:noProof/>
              </w:rPr>
            </w:rPrChange>
          </w:rPr>
          <w:delText>C.7 PL Data Type</w:delText>
        </w:r>
        <w:r w:rsidDel="00464782">
          <w:rPr>
            <w:noProof/>
            <w:webHidden/>
          </w:rPr>
          <w:tab/>
          <w:delText>177</w:delText>
        </w:r>
      </w:del>
    </w:p>
    <w:p w14:paraId="555058F6" w14:textId="510D30A4" w:rsidR="00825D74" w:rsidDel="00464782" w:rsidRDefault="00825D74">
      <w:pPr>
        <w:pStyle w:val="TOC2"/>
        <w:rPr>
          <w:del w:id="1091" w:author="Kurt Elliason" w:date="2025-11-24T15:13:00Z" w16du:dateUtc="2025-11-24T21:13:00Z"/>
          <w:rFonts w:asciiTheme="minorHAnsi" w:eastAsiaTheme="minorEastAsia" w:hAnsiTheme="minorHAnsi" w:cstheme="minorBidi"/>
          <w:noProof/>
          <w:kern w:val="2"/>
          <w14:ligatures w14:val="standardContextual"/>
        </w:rPr>
      </w:pPr>
      <w:del w:id="1092" w:author="Kurt Elliason" w:date="2025-11-24T15:13:00Z" w16du:dateUtc="2025-11-24T21:13:00Z">
        <w:r w:rsidRPr="00464782" w:rsidDel="00464782">
          <w:rPr>
            <w:noProof/>
            <w:rPrChange w:id="1093" w:author="Kurt Elliason" w:date="2025-11-24T15:13:00Z" w16du:dateUtc="2025-11-24T21:13:00Z">
              <w:rPr>
                <w:rStyle w:val="Hyperlink"/>
                <w:noProof/>
              </w:rPr>
            </w:rPrChange>
          </w:rPr>
          <w:delText>C.8 XPN Data Type</w:delText>
        </w:r>
        <w:r w:rsidDel="00464782">
          <w:rPr>
            <w:noProof/>
            <w:webHidden/>
          </w:rPr>
          <w:tab/>
          <w:delText>180</w:delText>
        </w:r>
      </w:del>
    </w:p>
    <w:p w14:paraId="0671BDD2" w14:textId="5DC7C278" w:rsidR="00825D74" w:rsidDel="00464782" w:rsidRDefault="00825D74">
      <w:pPr>
        <w:pStyle w:val="TOC2"/>
        <w:rPr>
          <w:del w:id="1094" w:author="Kurt Elliason" w:date="2025-11-24T15:13:00Z" w16du:dateUtc="2025-11-24T21:13:00Z"/>
          <w:rFonts w:asciiTheme="minorHAnsi" w:eastAsiaTheme="minorEastAsia" w:hAnsiTheme="minorHAnsi" w:cstheme="minorBidi"/>
          <w:noProof/>
          <w:kern w:val="2"/>
          <w14:ligatures w14:val="standardContextual"/>
        </w:rPr>
      </w:pPr>
      <w:del w:id="1095" w:author="Kurt Elliason" w:date="2025-11-24T15:13:00Z" w16du:dateUtc="2025-11-24T21:13:00Z">
        <w:r w:rsidRPr="00464782" w:rsidDel="00464782">
          <w:rPr>
            <w:noProof/>
            <w:rPrChange w:id="1096" w:author="Kurt Elliason" w:date="2025-11-24T15:13:00Z" w16du:dateUtc="2025-11-24T21:13:00Z">
              <w:rPr>
                <w:rStyle w:val="Hyperlink"/>
                <w:noProof/>
              </w:rPr>
            </w:rPrChange>
          </w:rPr>
          <w:delText>C.9 XTN Data Type</w:delText>
        </w:r>
        <w:r w:rsidDel="00464782">
          <w:rPr>
            <w:noProof/>
            <w:webHidden/>
          </w:rPr>
          <w:tab/>
          <w:delText>181</w:delText>
        </w:r>
      </w:del>
    </w:p>
    <w:p w14:paraId="548BDCB5" w14:textId="5606BAFE" w:rsidR="00825D74" w:rsidDel="00464782" w:rsidRDefault="00825D74">
      <w:pPr>
        <w:pStyle w:val="TOC1"/>
        <w:rPr>
          <w:del w:id="1097" w:author="Kurt Elliason" w:date="2025-11-24T15:13:00Z" w16du:dateUtc="2025-11-24T21:13:00Z"/>
          <w:rFonts w:asciiTheme="minorHAnsi" w:eastAsiaTheme="minorEastAsia" w:hAnsiTheme="minorHAnsi" w:cstheme="minorBidi"/>
          <w:noProof/>
          <w:kern w:val="2"/>
          <w14:ligatures w14:val="standardContextual"/>
        </w:rPr>
      </w:pPr>
      <w:del w:id="1098" w:author="Kurt Elliason" w:date="2025-11-24T15:13:00Z" w16du:dateUtc="2025-11-24T21:13:00Z">
        <w:r w:rsidRPr="00464782" w:rsidDel="00464782">
          <w:rPr>
            <w:noProof/>
            <w:rPrChange w:id="1099" w:author="Kurt Elliason" w:date="2025-11-24T15:13:00Z" w16du:dateUtc="2025-11-24T21:13:00Z">
              <w:rPr>
                <w:rStyle w:val="Hyperlink"/>
                <w:noProof/>
              </w:rPr>
            </w:rPrChange>
          </w:rPr>
          <w:delText>Appendix D Reserved</w:delText>
        </w:r>
        <w:r w:rsidDel="00464782">
          <w:rPr>
            <w:noProof/>
            <w:webHidden/>
          </w:rPr>
          <w:tab/>
          <w:delText>182</w:delText>
        </w:r>
      </w:del>
    </w:p>
    <w:p w14:paraId="149EE72B" w14:textId="4C4EC68C" w:rsidR="00825D74" w:rsidDel="00464782" w:rsidRDefault="00825D74">
      <w:pPr>
        <w:pStyle w:val="TOC1"/>
        <w:rPr>
          <w:del w:id="1100" w:author="Kurt Elliason" w:date="2025-11-24T15:13:00Z" w16du:dateUtc="2025-11-24T21:13:00Z"/>
          <w:rFonts w:asciiTheme="minorHAnsi" w:eastAsiaTheme="minorEastAsia" w:hAnsiTheme="minorHAnsi" w:cstheme="minorBidi"/>
          <w:noProof/>
          <w:kern w:val="2"/>
          <w14:ligatures w14:val="standardContextual"/>
        </w:rPr>
      </w:pPr>
      <w:del w:id="1101" w:author="Kurt Elliason" w:date="2025-11-24T15:13:00Z" w16du:dateUtc="2025-11-24T21:13:00Z">
        <w:r w:rsidRPr="00464782" w:rsidDel="00464782">
          <w:rPr>
            <w:noProof/>
            <w:rPrChange w:id="1102" w:author="Kurt Elliason" w:date="2025-11-24T15:13:00Z" w16du:dateUtc="2025-11-24T21:13:00Z">
              <w:rPr>
                <w:rStyle w:val="Hyperlink"/>
                <w:noProof/>
              </w:rPr>
            </w:rPrChange>
          </w:rPr>
          <w:lastRenderedPageBreak/>
          <w:delText>Appendix E Examples of Messages</w:delText>
        </w:r>
        <w:r w:rsidDel="00464782">
          <w:rPr>
            <w:noProof/>
            <w:webHidden/>
          </w:rPr>
          <w:tab/>
          <w:delText>183</w:delText>
        </w:r>
      </w:del>
    </w:p>
    <w:p w14:paraId="2F17272D" w14:textId="218E1797" w:rsidR="00825D74" w:rsidDel="00464782" w:rsidRDefault="00825D74">
      <w:pPr>
        <w:pStyle w:val="TOC2"/>
        <w:rPr>
          <w:del w:id="1103" w:author="Kurt Elliason" w:date="2025-11-24T15:13:00Z" w16du:dateUtc="2025-11-24T21:13:00Z"/>
          <w:rFonts w:asciiTheme="minorHAnsi" w:eastAsiaTheme="minorEastAsia" w:hAnsiTheme="minorHAnsi" w:cstheme="minorBidi"/>
          <w:noProof/>
          <w:kern w:val="2"/>
          <w14:ligatures w14:val="standardContextual"/>
        </w:rPr>
      </w:pPr>
      <w:del w:id="1104" w:author="Kurt Elliason" w:date="2025-11-24T15:13:00Z" w16du:dateUtc="2025-11-24T21:13:00Z">
        <w:r w:rsidRPr="00464782" w:rsidDel="00464782">
          <w:rPr>
            <w:noProof/>
            <w:rPrChange w:id="1105" w:author="Kurt Elliason" w:date="2025-11-24T15:13:00Z" w16du:dateUtc="2025-11-24T21:13:00Z">
              <w:rPr>
                <w:rStyle w:val="Hyperlink"/>
                <w:noProof/>
              </w:rPr>
            </w:rPrChange>
          </w:rPr>
          <w:delText>E.1 PCD-01 Case C1: Communicate periodic data to Clinical Information System (CIS)</w:delText>
        </w:r>
        <w:r w:rsidDel="00464782">
          <w:rPr>
            <w:noProof/>
            <w:webHidden/>
          </w:rPr>
          <w:tab/>
          <w:delText>183</w:delText>
        </w:r>
      </w:del>
    </w:p>
    <w:p w14:paraId="2646B8EC" w14:textId="3863FE5B" w:rsidR="00825D74" w:rsidDel="00464782" w:rsidRDefault="00825D74">
      <w:pPr>
        <w:pStyle w:val="TOC3"/>
        <w:rPr>
          <w:del w:id="1106" w:author="Kurt Elliason" w:date="2025-11-24T15:13:00Z" w16du:dateUtc="2025-11-24T21:13:00Z"/>
          <w:rFonts w:asciiTheme="minorHAnsi" w:eastAsiaTheme="minorEastAsia" w:hAnsiTheme="minorHAnsi" w:cstheme="minorBidi"/>
          <w:noProof/>
          <w:kern w:val="2"/>
          <w14:ligatures w14:val="standardContextual"/>
        </w:rPr>
      </w:pPr>
      <w:del w:id="1107" w:author="Kurt Elliason" w:date="2025-11-24T15:13:00Z" w16du:dateUtc="2025-11-24T21:13:00Z">
        <w:r w:rsidRPr="00464782" w:rsidDel="00464782">
          <w:rPr>
            <w:noProof/>
            <w:rPrChange w:id="1108" w:author="Kurt Elliason" w:date="2025-11-24T15:13:00Z" w16du:dateUtc="2025-11-24T21:13:00Z">
              <w:rPr>
                <w:rStyle w:val="Hyperlink"/>
                <w:noProof/>
              </w:rPr>
            </w:rPrChange>
          </w:rPr>
          <w:delText>E.1.1 Example of PCD-01 Observation Report (Physiological Monitor)</w:delText>
        </w:r>
        <w:r w:rsidDel="00464782">
          <w:rPr>
            <w:noProof/>
            <w:webHidden/>
          </w:rPr>
          <w:tab/>
          <w:delText>183</w:delText>
        </w:r>
      </w:del>
    </w:p>
    <w:p w14:paraId="02310BD5" w14:textId="7C927220" w:rsidR="00825D74" w:rsidDel="00464782" w:rsidRDefault="00825D74">
      <w:pPr>
        <w:pStyle w:val="TOC3"/>
        <w:rPr>
          <w:del w:id="1109" w:author="Kurt Elliason" w:date="2025-11-24T15:13:00Z" w16du:dateUtc="2025-11-24T21:13:00Z"/>
          <w:rFonts w:asciiTheme="minorHAnsi" w:eastAsiaTheme="minorEastAsia" w:hAnsiTheme="minorHAnsi" w:cstheme="minorBidi"/>
          <w:noProof/>
          <w:kern w:val="2"/>
          <w14:ligatures w14:val="standardContextual"/>
        </w:rPr>
      </w:pPr>
      <w:del w:id="1110" w:author="Kurt Elliason" w:date="2025-11-24T15:13:00Z" w16du:dateUtc="2025-11-24T21:13:00Z">
        <w:r w:rsidRPr="00464782" w:rsidDel="00464782">
          <w:rPr>
            <w:noProof/>
            <w:rPrChange w:id="1111" w:author="Kurt Elliason" w:date="2025-11-24T15:13:00Z" w16du:dateUtc="2025-11-24T21:13:00Z">
              <w:rPr>
                <w:rStyle w:val="Hyperlink"/>
                <w:noProof/>
              </w:rPr>
            </w:rPrChange>
          </w:rPr>
          <w:delText>E.1.2 Example of PCD-01 Episodic Observation Report</w:delText>
        </w:r>
        <w:r w:rsidDel="00464782">
          <w:rPr>
            <w:noProof/>
            <w:webHidden/>
          </w:rPr>
          <w:tab/>
          <w:delText>184</w:delText>
        </w:r>
      </w:del>
    </w:p>
    <w:p w14:paraId="2E9F928B" w14:textId="570E9FB7" w:rsidR="00825D74" w:rsidDel="00464782" w:rsidRDefault="00825D74">
      <w:pPr>
        <w:pStyle w:val="TOC2"/>
        <w:rPr>
          <w:del w:id="1112" w:author="Kurt Elliason" w:date="2025-11-24T15:13:00Z" w16du:dateUtc="2025-11-24T21:13:00Z"/>
          <w:rFonts w:asciiTheme="minorHAnsi" w:eastAsiaTheme="minorEastAsia" w:hAnsiTheme="minorHAnsi" w:cstheme="minorBidi"/>
          <w:noProof/>
          <w:kern w:val="2"/>
          <w14:ligatures w14:val="standardContextual"/>
        </w:rPr>
      </w:pPr>
      <w:del w:id="1113" w:author="Kurt Elliason" w:date="2025-11-24T15:13:00Z" w16du:dateUtc="2025-11-24T21:13:00Z">
        <w:r w:rsidRPr="00464782" w:rsidDel="00464782">
          <w:rPr>
            <w:noProof/>
            <w:rPrChange w:id="1114" w:author="Kurt Elliason" w:date="2025-11-24T15:13:00Z" w16du:dateUtc="2025-11-24T21:13:00Z">
              <w:rPr>
                <w:rStyle w:val="Hyperlink"/>
                <w:noProof/>
              </w:rPr>
            </w:rPrChange>
          </w:rPr>
          <w:delText>E.2 Examples of transaction [PCD-03]: Communicate Infusion Order</w:delText>
        </w:r>
        <w:r w:rsidDel="00464782">
          <w:rPr>
            <w:noProof/>
            <w:webHidden/>
          </w:rPr>
          <w:tab/>
          <w:delText>185</w:delText>
        </w:r>
      </w:del>
    </w:p>
    <w:p w14:paraId="3AC59FC3" w14:textId="71B9CCFB" w:rsidR="00825D74" w:rsidDel="00464782" w:rsidRDefault="00825D74">
      <w:pPr>
        <w:pStyle w:val="TOC3"/>
        <w:rPr>
          <w:del w:id="1115" w:author="Kurt Elliason" w:date="2025-11-24T15:13:00Z" w16du:dateUtc="2025-11-24T21:13:00Z"/>
          <w:rFonts w:asciiTheme="minorHAnsi" w:eastAsiaTheme="minorEastAsia" w:hAnsiTheme="minorHAnsi" w:cstheme="minorBidi"/>
          <w:noProof/>
          <w:kern w:val="2"/>
          <w14:ligatures w14:val="standardContextual"/>
        </w:rPr>
      </w:pPr>
      <w:del w:id="1116" w:author="Kurt Elliason" w:date="2025-11-24T15:13:00Z" w16du:dateUtc="2025-11-24T21:13:00Z">
        <w:r w:rsidRPr="00464782" w:rsidDel="00464782">
          <w:rPr>
            <w:noProof/>
            <w:rPrChange w:id="1117" w:author="Kurt Elliason" w:date="2025-11-24T15:13:00Z" w16du:dateUtc="2025-11-24T21:13:00Z">
              <w:rPr>
                <w:rStyle w:val="Hyperlink"/>
                <w:noProof/>
              </w:rPr>
            </w:rPrChange>
          </w:rPr>
          <w:delText>E.2.1 Storyboard</w:delText>
        </w:r>
        <w:r w:rsidDel="00464782">
          <w:rPr>
            <w:noProof/>
            <w:webHidden/>
          </w:rPr>
          <w:tab/>
          <w:delText>185</w:delText>
        </w:r>
      </w:del>
    </w:p>
    <w:p w14:paraId="4A8ECE56" w14:textId="49B2C5C3" w:rsidR="00825D74" w:rsidDel="00464782" w:rsidRDefault="00825D74">
      <w:pPr>
        <w:pStyle w:val="TOC3"/>
        <w:rPr>
          <w:del w:id="1118" w:author="Kurt Elliason" w:date="2025-11-24T15:13:00Z" w16du:dateUtc="2025-11-24T21:13:00Z"/>
          <w:rFonts w:asciiTheme="minorHAnsi" w:eastAsiaTheme="minorEastAsia" w:hAnsiTheme="minorHAnsi" w:cstheme="minorBidi"/>
          <w:noProof/>
          <w:kern w:val="2"/>
          <w14:ligatures w14:val="standardContextual"/>
        </w:rPr>
      </w:pPr>
      <w:del w:id="1119" w:author="Kurt Elliason" w:date="2025-11-24T15:13:00Z" w16du:dateUtc="2025-11-24T21:13:00Z">
        <w:r w:rsidRPr="00464782" w:rsidDel="00464782">
          <w:rPr>
            <w:noProof/>
            <w:rPrChange w:id="1120" w:author="Kurt Elliason" w:date="2025-11-24T15:13:00Z" w16du:dateUtc="2025-11-24T21:13:00Z">
              <w:rPr>
                <w:rStyle w:val="Hyperlink"/>
                <w:noProof/>
              </w:rPr>
            </w:rPrChange>
          </w:rPr>
          <w:delText>E.2.2 Interaction Diagram</w:delText>
        </w:r>
        <w:r w:rsidDel="00464782">
          <w:rPr>
            <w:noProof/>
            <w:webHidden/>
          </w:rPr>
          <w:tab/>
          <w:delText>186</w:delText>
        </w:r>
      </w:del>
    </w:p>
    <w:p w14:paraId="638E928E" w14:textId="0E4C049C" w:rsidR="00825D74" w:rsidDel="00464782" w:rsidRDefault="00825D74">
      <w:pPr>
        <w:pStyle w:val="TOC3"/>
        <w:rPr>
          <w:del w:id="1121" w:author="Kurt Elliason" w:date="2025-11-24T15:13:00Z" w16du:dateUtc="2025-11-24T21:13:00Z"/>
          <w:rFonts w:asciiTheme="minorHAnsi" w:eastAsiaTheme="minorEastAsia" w:hAnsiTheme="minorHAnsi" w:cstheme="minorBidi"/>
          <w:noProof/>
          <w:kern w:val="2"/>
          <w14:ligatures w14:val="standardContextual"/>
        </w:rPr>
      </w:pPr>
      <w:del w:id="1122" w:author="Kurt Elliason" w:date="2025-11-24T15:13:00Z" w16du:dateUtc="2025-11-24T21:13:00Z">
        <w:r w:rsidRPr="00464782" w:rsidDel="00464782">
          <w:rPr>
            <w:noProof/>
            <w:rPrChange w:id="1123" w:author="Kurt Elliason" w:date="2025-11-24T15:13:00Z" w16du:dateUtc="2025-11-24T21:13:00Z">
              <w:rPr>
                <w:rStyle w:val="Hyperlink"/>
                <w:noProof/>
              </w:rPr>
            </w:rPrChange>
          </w:rPr>
          <w:delText>E.2.3 Messages</w:delText>
        </w:r>
        <w:r w:rsidDel="00464782">
          <w:rPr>
            <w:noProof/>
            <w:webHidden/>
          </w:rPr>
          <w:tab/>
          <w:delText>187</w:delText>
        </w:r>
      </w:del>
    </w:p>
    <w:p w14:paraId="6F993F34" w14:textId="571177DA" w:rsidR="00825D74" w:rsidDel="00464782" w:rsidRDefault="00825D74">
      <w:pPr>
        <w:pStyle w:val="TOC2"/>
        <w:rPr>
          <w:del w:id="1124" w:author="Kurt Elliason" w:date="2025-11-24T15:13:00Z" w16du:dateUtc="2025-11-24T21:13:00Z"/>
          <w:rFonts w:asciiTheme="minorHAnsi" w:eastAsiaTheme="minorEastAsia" w:hAnsiTheme="minorHAnsi" w:cstheme="minorBidi"/>
          <w:noProof/>
          <w:kern w:val="2"/>
          <w14:ligatures w14:val="standardContextual"/>
        </w:rPr>
      </w:pPr>
      <w:del w:id="1125" w:author="Kurt Elliason" w:date="2025-11-24T15:13:00Z" w16du:dateUtc="2025-11-24T21:13:00Z">
        <w:r w:rsidRPr="00464782" w:rsidDel="00464782">
          <w:rPr>
            <w:noProof/>
            <w:rPrChange w:id="1126" w:author="Kurt Elliason" w:date="2025-11-24T15:13:00Z" w16du:dateUtc="2025-11-24T21:13:00Z">
              <w:rPr>
                <w:rStyle w:val="Hyperlink"/>
                <w:noProof/>
              </w:rPr>
            </w:rPrChange>
          </w:rPr>
          <w:delText>E.3 ACM [PCD-04] Example Messages</w:delText>
        </w:r>
        <w:r w:rsidDel="00464782">
          <w:rPr>
            <w:noProof/>
            <w:webHidden/>
          </w:rPr>
          <w:tab/>
          <w:delText>189</w:delText>
        </w:r>
      </w:del>
    </w:p>
    <w:p w14:paraId="651AA420" w14:textId="0F48D315" w:rsidR="00825D74" w:rsidDel="00464782" w:rsidRDefault="00825D74">
      <w:pPr>
        <w:pStyle w:val="TOC3"/>
        <w:rPr>
          <w:del w:id="1127" w:author="Kurt Elliason" w:date="2025-11-24T15:13:00Z" w16du:dateUtc="2025-11-24T21:13:00Z"/>
          <w:rFonts w:asciiTheme="minorHAnsi" w:eastAsiaTheme="minorEastAsia" w:hAnsiTheme="minorHAnsi" w:cstheme="minorBidi"/>
          <w:noProof/>
          <w:kern w:val="2"/>
          <w14:ligatures w14:val="standardContextual"/>
        </w:rPr>
      </w:pPr>
      <w:del w:id="1128" w:author="Kurt Elliason" w:date="2025-11-24T15:13:00Z" w16du:dateUtc="2025-11-24T21:13:00Z">
        <w:r w:rsidRPr="00464782" w:rsidDel="00464782">
          <w:rPr>
            <w:noProof/>
            <w:rPrChange w:id="1129" w:author="Kurt Elliason" w:date="2025-11-24T15:13:00Z" w16du:dateUtc="2025-11-24T21:13:00Z">
              <w:rPr>
                <w:rStyle w:val="Hyperlink"/>
                <w:noProof/>
              </w:rPr>
            </w:rPrChange>
          </w:rPr>
          <w:delText>E.3.1 Alert - Numeric Limit Alarm</w:delText>
        </w:r>
        <w:r w:rsidDel="00464782">
          <w:rPr>
            <w:noProof/>
            <w:webHidden/>
          </w:rPr>
          <w:tab/>
          <w:delText>189</w:delText>
        </w:r>
      </w:del>
    </w:p>
    <w:p w14:paraId="4A1751BE" w14:textId="12B9D843" w:rsidR="00825D74" w:rsidDel="00464782" w:rsidRDefault="00825D74">
      <w:pPr>
        <w:pStyle w:val="TOC3"/>
        <w:rPr>
          <w:del w:id="1130" w:author="Kurt Elliason" w:date="2025-11-24T15:13:00Z" w16du:dateUtc="2025-11-24T21:13:00Z"/>
          <w:rFonts w:asciiTheme="minorHAnsi" w:eastAsiaTheme="minorEastAsia" w:hAnsiTheme="minorHAnsi" w:cstheme="minorBidi"/>
          <w:noProof/>
          <w:kern w:val="2"/>
          <w14:ligatures w14:val="standardContextual"/>
        </w:rPr>
      </w:pPr>
      <w:del w:id="1131" w:author="Kurt Elliason" w:date="2025-11-24T15:13:00Z" w16du:dateUtc="2025-11-24T21:13:00Z">
        <w:r w:rsidRPr="00464782" w:rsidDel="00464782">
          <w:rPr>
            <w:noProof/>
            <w:rPrChange w:id="1132" w:author="Kurt Elliason" w:date="2025-11-24T15:13:00Z" w16du:dateUtc="2025-11-24T21:13:00Z">
              <w:rPr>
                <w:rStyle w:val="Hyperlink"/>
                <w:noProof/>
              </w:rPr>
            </w:rPrChange>
          </w:rPr>
          <w:delText>E.3.2 Alert - Qualitative (non-numeric) Alarm</w:delText>
        </w:r>
        <w:r w:rsidDel="00464782">
          <w:rPr>
            <w:noProof/>
            <w:webHidden/>
          </w:rPr>
          <w:tab/>
          <w:delText>190</w:delText>
        </w:r>
      </w:del>
    </w:p>
    <w:p w14:paraId="7BA7B1FF" w14:textId="3936540E" w:rsidR="00825D74" w:rsidDel="00464782" w:rsidRDefault="00825D74">
      <w:pPr>
        <w:pStyle w:val="TOC1"/>
        <w:rPr>
          <w:del w:id="1133" w:author="Kurt Elliason" w:date="2025-11-24T15:13:00Z" w16du:dateUtc="2025-11-24T21:13:00Z"/>
          <w:rFonts w:asciiTheme="minorHAnsi" w:eastAsiaTheme="minorEastAsia" w:hAnsiTheme="minorHAnsi" w:cstheme="minorBidi"/>
          <w:noProof/>
          <w:kern w:val="2"/>
          <w14:ligatures w14:val="standardContextual"/>
        </w:rPr>
      </w:pPr>
      <w:del w:id="1134" w:author="Kurt Elliason" w:date="2025-11-24T15:13:00Z" w16du:dateUtc="2025-11-24T21:13:00Z">
        <w:r w:rsidRPr="00464782" w:rsidDel="00464782">
          <w:rPr>
            <w:noProof/>
            <w:rPrChange w:id="1135" w:author="Kurt Elliason" w:date="2025-11-24T15:13:00Z" w16du:dateUtc="2025-11-24T21:13:00Z">
              <w:rPr>
                <w:rStyle w:val="Hyperlink"/>
                <w:noProof/>
              </w:rPr>
            </w:rPrChange>
          </w:rPr>
          <w:delText>Appendix F HL7 Message Profiling Convention</w:delText>
        </w:r>
        <w:r w:rsidDel="00464782">
          <w:rPr>
            <w:noProof/>
            <w:webHidden/>
          </w:rPr>
          <w:tab/>
          <w:delText>192</w:delText>
        </w:r>
      </w:del>
    </w:p>
    <w:p w14:paraId="6B648AE1" w14:textId="57E894D7" w:rsidR="00825D74" w:rsidDel="00464782" w:rsidRDefault="00825D74">
      <w:pPr>
        <w:pStyle w:val="TOC1"/>
        <w:rPr>
          <w:del w:id="1136" w:author="Kurt Elliason" w:date="2025-11-24T15:13:00Z" w16du:dateUtc="2025-11-24T21:13:00Z"/>
          <w:rFonts w:asciiTheme="minorHAnsi" w:eastAsiaTheme="minorEastAsia" w:hAnsiTheme="minorHAnsi" w:cstheme="minorBidi"/>
          <w:noProof/>
          <w:kern w:val="2"/>
          <w14:ligatures w14:val="standardContextual"/>
        </w:rPr>
      </w:pPr>
      <w:del w:id="1137" w:author="Kurt Elliason" w:date="2025-11-24T15:13:00Z" w16du:dateUtc="2025-11-24T21:13:00Z">
        <w:r w:rsidRPr="00464782" w:rsidDel="00464782">
          <w:rPr>
            <w:noProof/>
            <w:rPrChange w:id="1138" w:author="Kurt Elliason" w:date="2025-11-24T15:13:00Z" w16du:dateUtc="2025-11-24T21:13:00Z">
              <w:rPr>
                <w:rStyle w:val="Hyperlink"/>
                <w:noProof/>
              </w:rPr>
            </w:rPrChange>
          </w:rPr>
          <w:delText>Appendix G – HL7 Implementation Notes</w:delText>
        </w:r>
        <w:r w:rsidDel="00464782">
          <w:rPr>
            <w:noProof/>
            <w:webHidden/>
          </w:rPr>
          <w:tab/>
          <w:delText>193</w:delText>
        </w:r>
      </w:del>
    </w:p>
    <w:p w14:paraId="0B30D4B3" w14:textId="67CF589A" w:rsidR="00825D74" w:rsidDel="00464782" w:rsidRDefault="00825D74">
      <w:pPr>
        <w:pStyle w:val="TOC2"/>
        <w:rPr>
          <w:del w:id="1139" w:author="Kurt Elliason" w:date="2025-11-24T15:13:00Z" w16du:dateUtc="2025-11-24T21:13:00Z"/>
          <w:rFonts w:asciiTheme="minorHAnsi" w:eastAsiaTheme="minorEastAsia" w:hAnsiTheme="minorHAnsi" w:cstheme="minorBidi"/>
          <w:noProof/>
          <w:kern w:val="2"/>
          <w14:ligatures w14:val="standardContextual"/>
        </w:rPr>
      </w:pPr>
      <w:del w:id="1140" w:author="Kurt Elliason" w:date="2025-11-24T15:13:00Z" w16du:dateUtc="2025-11-24T21:13:00Z">
        <w:r w:rsidRPr="00464782" w:rsidDel="00464782">
          <w:rPr>
            <w:noProof/>
            <w:rPrChange w:id="1141" w:author="Kurt Elliason" w:date="2025-11-24T15:13:00Z" w16du:dateUtc="2025-11-24T21:13:00Z">
              <w:rPr>
                <w:rStyle w:val="Hyperlink"/>
                <w:noProof/>
              </w:rPr>
            </w:rPrChange>
          </w:rPr>
          <w:delText>G.1 Acknowledgment Modes</w:delText>
        </w:r>
        <w:r w:rsidDel="00464782">
          <w:rPr>
            <w:noProof/>
            <w:webHidden/>
          </w:rPr>
          <w:tab/>
          <w:delText>193</w:delText>
        </w:r>
      </w:del>
    </w:p>
    <w:p w14:paraId="6B5C8D59" w14:textId="63C45AF6" w:rsidR="00825D74" w:rsidDel="00464782" w:rsidRDefault="00825D74">
      <w:pPr>
        <w:pStyle w:val="TOC2"/>
        <w:rPr>
          <w:del w:id="1142" w:author="Kurt Elliason" w:date="2025-11-24T15:13:00Z" w16du:dateUtc="2025-11-24T21:13:00Z"/>
          <w:rFonts w:asciiTheme="minorHAnsi" w:eastAsiaTheme="minorEastAsia" w:hAnsiTheme="minorHAnsi" w:cstheme="minorBidi"/>
          <w:noProof/>
          <w:kern w:val="2"/>
          <w14:ligatures w14:val="standardContextual"/>
        </w:rPr>
      </w:pPr>
      <w:del w:id="1143" w:author="Kurt Elliason" w:date="2025-11-24T15:13:00Z" w16du:dateUtc="2025-11-24T21:13:00Z">
        <w:r w:rsidRPr="00464782" w:rsidDel="00464782">
          <w:rPr>
            <w:noProof/>
            <w:rPrChange w:id="1144" w:author="Kurt Elliason" w:date="2025-11-24T15:13:00Z" w16du:dateUtc="2025-11-24T21:13:00Z">
              <w:rPr>
                <w:rStyle w:val="Hyperlink"/>
                <w:noProof/>
              </w:rPr>
            </w:rPrChange>
          </w:rPr>
          <w:delText>G.2 Use of OSI Object Identifier (OID)</w:delText>
        </w:r>
        <w:r w:rsidDel="00464782">
          <w:rPr>
            <w:noProof/>
            <w:webHidden/>
          </w:rPr>
          <w:tab/>
          <w:delText>193</w:delText>
        </w:r>
      </w:del>
    </w:p>
    <w:p w14:paraId="58A7839F" w14:textId="182B0182" w:rsidR="00825D74" w:rsidDel="00464782" w:rsidRDefault="00825D74">
      <w:pPr>
        <w:pStyle w:val="TOC1"/>
        <w:rPr>
          <w:del w:id="1145" w:author="Kurt Elliason" w:date="2025-11-24T15:13:00Z" w16du:dateUtc="2025-11-24T21:13:00Z"/>
          <w:rFonts w:asciiTheme="minorHAnsi" w:eastAsiaTheme="minorEastAsia" w:hAnsiTheme="minorHAnsi" w:cstheme="minorBidi"/>
          <w:noProof/>
          <w:kern w:val="2"/>
          <w14:ligatures w14:val="standardContextual"/>
        </w:rPr>
      </w:pPr>
      <w:del w:id="1146" w:author="Kurt Elliason" w:date="2025-11-24T15:13:00Z" w16du:dateUtc="2025-11-24T21:13:00Z">
        <w:r w:rsidRPr="00464782" w:rsidDel="00464782">
          <w:rPr>
            <w:noProof/>
            <w:rPrChange w:id="1147" w:author="Kurt Elliason" w:date="2025-11-24T15:13:00Z" w16du:dateUtc="2025-11-24T21:13:00Z">
              <w:rPr>
                <w:rStyle w:val="Hyperlink"/>
                <w:noProof/>
              </w:rPr>
            </w:rPrChange>
          </w:rPr>
          <w:delText>Appendix H – IHE Integration Statements</w:delText>
        </w:r>
        <w:r w:rsidDel="00464782">
          <w:rPr>
            <w:noProof/>
            <w:webHidden/>
          </w:rPr>
          <w:tab/>
          <w:delText>194</w:delText>
        </w:r>
      </w:del>
    </w:p>
    <w:p w14:paraId="2D714101" w14:textId="60691E28" w:rsidR="00825D74" w:rsidDel="00464782" w:rsidRDefault="00825D74">
      <w:pPr>
        <w:pStyle w:val="TOC1"/>
        <w:rPr>
          <w:del w:id="1148" w:author="Kurt Elliason" w:date="2025-11-24T15:13:00Z" w16du:dateUtc="2025-11-24T21:13:00Z"/>
          <w:rFonts w:asciiTheme="minorHAnsi" w:eastAsiaTheme="minorEastAsia" w:hAnsiTheme="minorHAnsi" w:cstheme="minorBidi"/>
          <w:noProof/>
          <w:kern w:val="2"/>
          <w14:ligatures w14:val="standardContextual"/>
        </w:rPr>
      </w:pPr>
      <w:del w:id="1149" w:author="Kurt Elliason" w:date="2025-11-24T15:13:00Z" w16du:dateUtc="2025-11-24T21:13:00Z">
        <w:r w:rsidRPr="00464782" w:rsidDel="00464782">
          <w:rPr>
            <w:noProof/>
            <w:rPrChange w:id="1150" w:author="Kurt Elliason" w:date="2025-11-24T15:13:00Z" w16du:dateUtc="2025-11-24T21:13:00Z">
              <w:rPr>
                <w:rStyle w:val="Hyperlink"/>
                <w:noProof/>
              </w:rPr>
            </w:rPrChange>
          </w:rPr>
          <w:delText>Appendix I – Message Transport using MLLP</w:delText>
        </w:r>
        <w:r w:rsidDel="00464782">
          <w:rPr>
            <w:noProof/>
            <w:webHidden/>
          </w:rPr>
          <w:tab/>
          <w:delText>195</w:delText>
        </w:r>
      </w:del>
    </w:p>
    <w:p w14:paraId="6CD79FD3" w14:textId="5AB32C77" w:rsidR="00825D74" w:rsidDel="00464782" w:rsidRDefault="00825D74">
      <w:pPr>
        <w:pStyle w:val="TOC1"/>
        <w:rPr>
          <w:del w:id="1151" w:author="Kurt Elliason" w:date="2025-11-24T15:13:00Z" w16du:dateUtc="2025-11-24T21:13:00Z"/>
          <w:rFonts w:asciiTheme="minorHAnsi" w:eastAsiaTheme="minorEastAsia" w:hAnsiTheme="minorHAnsi" w:cstheme="minorBidi"/>
          <w:noProof/>
          <w:kern w:val="2"/>
          <w14:ligatures w14:val="standardContextual"/>
        </w:rPr>
      </w:pPr>
      <w:del w:id="1152" w:author="Kurt Elliason" w:date="2025-11-24T15:13:00Z" w16du:dateUtc="2025-11-24T21:13:00Z">
        <w:r w:rsidRPr="00464782" w:rsidDel="00464782">
          <w:rPr>
            <w:noProof/>
            <w:rPrChange w:id="1153" w:author="Kurt Elliason" w:date="2025-11-24T15:13:00Z" w16du:dateUtc="2025-11-24T21:13:00Z">
              <w:rPr>
                <w:rStyle w:val="Hyperlink"/>
                <w:noProof/>
              </w:rPr>
            </w:rPrChange>
          </w:rPr>
          <w:delText>Appendix J – Message Transport using WS*</w:delText>
        </w:r>
        <w:r w:rsidDel="00464782">
          <w:rPr>
            <w:noProof/>
            <w:webHidden/>
          </w:rPr>
          <w:tab/>
          <w:delText>196</w:delText>
        </w:r>
      </w:del>
    </w:p>
    <w:p w14:paraId="271B410A" w14:textId="4C908BFF" w:rsidR="00825D74" w:rsidDel="00464782" w:rsidRDefault="00825D74">
      <w:pPr>
        <w:pStyle w:val="TOC2"/>
        <w:rPr>
          <w:del w:id="1154" w:author="Kurt Elliason" w:date="2025-11-24T15:13:00Z" w16du:dateUtc="2025-11-24T21:13:00Z"/>
          <w:rFonts w:asciiTheme="minorHAnsi" w:eastAsiaTheme="minorEastAsia" w:hAnsiTheme="minorHAnsi" w:cstheme="minorBidi"/>
          <w:noProof/>
          <w:kern w:val="2"/>
          <w14:ligatures w14:val="standardContextual"/>
        </w:rPr>
      </w:pPr>
      <w:del w:id="1155" w:author="Kurt Elliason" w:date="2025-11-24T15:13:00Z" w16du:dateUtc="2025-11-24T21:13:00Z">
        <w:r w:rsidRPr="00464782" w:rsidDel="00464782">
          <w:rPr>
            <w:noProof/>
            <w:rPrChange w:id="1156" w:author="Kurt Elliason" w:date="2025-11-24T15:13:00Z" w16du:dateUtc="2025-11-24T21:13:00Z">
              <w:rPr>
                <w:rStyle w:val="Hyperlink"/>
                <w:noProof/>
              </w:rPr>
            </w:rPrChange>
          </w:rPr>
          <w:delText>J.1 Sample WSDL file and schema</w:delText>
        </w:r>
        <w:r w:rsidDel="00464782">
          <w:rPr>
            <w:noProof/>
            <w:webHidden/>
          </w:rPr>
          <w:tab/>
          <w:delText>196</w:delText>
        </w:r>
      </w:del>
    </w:p>
    <w:p w14:paraId="5B9AD8F3" w14:textId="7C5D2BB2" w:rsidR="00825D74" w:rsidDel="00464782" w:rsidRDefault="00825D74">
      <w:pPr>
        <w:pStyle w:val="TOC2"/>
        <w:rPr>
          <w:del w:id="1157" w:author="Kurt Elliason" w:date="2025-11-24T15:13:00Z" w16du:dateUtc="2025-11-24T21:13:00Z"/>
          <w:rFonts w:asciiTheme="minorHAnsi" w:eastAsiaTheme="minorEastAsia" w:hAnsiTheme="minorHAnsi" w:cstheme="minorBidi"/>
          <w:noProof/>
          <w:kern w:val="2"/>
          <w14:ligatures w14:val="standardContextual"/>
        </w:rPr>
      </w:pPr>
      <w:del w:id="1158" w:author="Kurt Elliason" w:date="2025-11-24T15:13:00Z" w16du:dateUtc="2025-11-24T21:13:00Z">
        <w:r w:rsidRPr="00464782" w:rsidDel="00464782">
          <w:rPr>
            <w:noProof/>
            <w:rPrChange w:id="1159" w:author="Kurt Elliason" w:date="2025-11-24T15:13:00Z" w16du:dateUtc="2025-11-24T21:13:00Z">
              <w:rPr>
                <w:rStyle w:val="Hyperlink"/>
                <w:noProof/>
              </w:rPr>
            </w:rPrChange>
          </w:rPr>
          <w:delText>J.2 Sample PCD-01 message and response</w:delText>
        </w:r>
        <w:r w:rsidDel="00464782">
          <w:rPr>
            <w:noProof/>
            <w:webHidden/>
          </w:rPr>
          <w:tab/>
          <w:delText>198</w:delText>
        </w:r>
      </w:del>
    </w:p>
    <w:p w14:paraId="5E81C495" w14:textId="1E5D50A0" w:rsidR="00825D74" w:rsidDel="00464782" w:rsidRDefault="00825D74">
      <w:pPr>
        <w:pStyle w:val="TOC1"/>
        <w:rPr>
          <w:del w:id="1160" w:author="Kurt Elliason" w:date="2025-11-24T15:13:00Z" w16du:dateUtc="2025-11-24T21:13:00Z"/>
          <w:rFonts w:asciiTheme="minorHAnsi" w:eastAsiaTheme="minorEastAsia" w:hAnsiTheme="minorHAnsi" w:cstheme="minorBidi"/>
          <w:noProof/>
          <w:kern w:val="2"/>
          <w14:ligatures w14:val="standardContextual"/>
        </w:rPr>
      </w:pPr>
      <w:del w:id="1161" w:author="Kurt Elliason" w:date="2025-11-24T15:13:00Z" w16du:dateUtc="2025-11-24T21:13:00Z">
        <w:r w:rsidRPr="00464782" w:rsidDel="00464782">
          <w:rPr>
            <w:noProof/>
            <w:rPrChange w:id="1162" w:author="Kurt Elliason" w:date="2025-11-24T15:13:00Z" w16du:dateUtc="2025-11-24T21:13:00Z">
              <w:rPr>
                <w:rStyle w:val="Hyperlink"/>
                <w:noProof/>
              </w:rPr>
            </w:rPrChange>
          </w:rPr>
          <w:delText>Appendix K – Message Transport Using WCTP (ACM Transactions [PCD-06] and PCD-07)</w:delText>
        </w:r>
        <w:r w:rsidDel="00464782">
          <w:rPr>
            <w:noProof/>
            <w:webHidden/>
          </w:rPr>
          <w:tab/>
          <w:delText>201</w:delText>
        </w:r>
      </w:del>
    </w:p>
    <w:p w14:paraId="335F6DF5" w14:textId="350D299B" w:rsidR="00825D74" w:rsidDel="00464782" w:rsidRDefault="00825D74">
      <w:pPr>
        <w:pStyle w:val="TOC2"/>
        <w:rPr>
          <w:del w:id="1163" w:author="Kurt Elliason" w:date="2025-11-24T15:13:00Z" w16du:dateUtc="2025-11-24T21:13:00Z"/>
          <w:rFonts w:asciiTheme="minorHAnsi" w:eastAsiaTheme="minorEastAsia" w:hAnsiTheme="minorHAnsi" w:cstheme="minorBidi"/>
          <w:noProof/>
          <w:kern w:val="2"/>
          <w14:ligatures w14:val="standardContextual"/>
        </w:rPr>
      </w:pPr>
      <w:del w:id="1164" w:author="Kurt Elliason" w:date="2025-11-24T15:13:00Z" w16du:dateUtc="2025-11-24T21:13:00Z">
        <w:r w:rsidRPr="00464782" w:rsidDel="00464782">
          <w:rPr>
            <w:noProof/>
            <w:rPrChange w:id="1165" w:author="Kurt Elliason" w:date="2025-11-24T15:13:00Z" w16du:dateUtc="2025-11-24T21:13:00Z">
              <w:rPr>
                <w:rStyle w:val="Hyperlink"/>
                <w:noProof/>
              </w:rPr>
            </w:rPrChange>
          </w:rPr>
          <w:delText>K.1 Abbreviations and definitions</w:delText>
        </w:r>
        <w:r w:rsidDel="00464782">
          <w:rPr>
            <w:noProof/>
            <w:webHidden/>
          </w:rPr>
          <w:tab/>
          <w:delText>201</w:delText>
        </w:r>
      </w:del>
    </w:p>
    <w:p w14:paraId="6F0A2412" w14:textId="1CA539ED" w:rsidR="00825D74" w:rsidDel="00464782" w:rsidRDefault="00825D74">
      <w:pPr>
        <w:pStyle w:val="TOC2"/>
        <w:rPr>
          <w:del w:id="1166" w:author="Kurt Elliason" w:date="2025-11-24T15:13:00Z" w16du:dateUtc="2025-11-24T21:13:00Z"/>
          <w:rFonts w:asciiTheme="minorHAnsi" w:eastAsiaTheme="minorEastAsia" w:hAnsiTheme="minorHAnsi" w:cstheme="minorBidi"/>
          <w:noProof/>
          <w:kern w:val="2"/>
          <w14:ligatures w14:val="standardContextual"/>
        </w:rPr>
      </w:pPr>
      <w:del w:id="1167" w:author="Kurt Elliason" w:date="2025-11-24T15:13:00Z" w16du:dateUtc="2025-11-24T21:13:00Z">
        <w:r w:rsidRPr="00464782" w:rsidDel="00464782">
          <w:rPr>
            <w:noProof/>
            <w:rPrChange w:id="1168" w:author="Kurt Elliason" w:date="2025-11-24T15:13:00Z" w16du:dateUtc="2025-11-24T21:13:00Z">
              <w:rPr>
                <w:rStyle w:val="Hyperlink"/>
                <w:noProof/>
              </w:rPr>
            </w:rPrChange>
          </w:rPr>
          <w:delText>K.2 Pre-Configuration</w:delText>
        </w:r>
        <w:r w:rsidDel="00464782">
          <w:rPr>
            <w:noProof/>
            <w:webHidden/>
          </w:rPr>
          <w:tab/>
          <w:delText>201</w:delText>
        </w:r>
      </w:del>
    </w:p>
    <w:p w14:paraId="7316BF19" w14:textId="165481DB" w:rsidR="00825D74" w:rsidDel="00464782" w:rsidRDefault="00825D74">
      <w:pPr>
        <w:pStyle w:val="TOC2"/>
        <w:rPr>
          <w:del w:id="1169" w:author="Kurt Elliason" w:date="2025-11-24T15:13:00Z" w16du:dateUtc="2025-11-24T21:13:00Z"/>
          <w:rFonts w:asciiTheme="minorHAnsi" w:eastAsiaTheme="minorEastAsia" w:hAnsiTheme="minorHAnsi" w:cstheme="minorBidi"/>
          <w:noProof/>
          <w:kern w:val="2"/>
          <w14:ligatures w14:val="standardContextual"/>
        </w:rPr>
      </w:pPr>
      <w:del w:id="1170" w:author="Kurt Elliason" w:date="2025-11-24T15:13:00Z" w16du:dateUtc="2025-11-24T21:13:00Z">
        <w:r w:rsidRPr="00464782" w:rsidDel="00464782">
          <w:rPr>
            <w:noProof/>
            <w:rPrChange w:id="1171" w:author="Kurt Elliason" w:date="2025-11-24T15:13:00Z" w16du:dateUtc="2025-11-24T21:13:00Z">
              <w:rPr>
                <w:rStyle w:val="Hyperlink"/>
                <w:noProof/>
              </w:rPr>
            </w:rPrChange>
          </w:rPr>
          <w:delText>K.3 Endpoint Device Addressing</w:delText>
        </w:r>
        <w:r w:rsidDel="00464782">
          <w:rPr>
            <w:noProof/>
            <w:webHidden/>
          </w:rPr>
          <w:tab/>
          <w:delText>201</w:delText>
        </w:r>
      </w:del>
    </w:p>
    <w:p w14:paraId="4AAE05F6" w14:textId="420234CA" w:rsidR="00825D74" w:rsidDel="00464782" w:rsidRDefault="00825D74">
      <w:pPr>
        <w:pStyle w:val="TOC2"/>
        <w:rPr>
          <w:del w:id="1172" w:author="Kurt Elliason" w:date="2025-11-24T15:13:00Z" w16du:dateUtc="2025-11-24T21:13:00Z"/>
          <w:rFonts w:asciiTheme="minorHAnsi" w:eastAsiaTheme="minorEastAsia" w:hAnsiTheme="minorHAnsi" w:cstheme="minorBidi"/>
          <w:noProof/>
          <w:kern w:val="2"/>
          <w14:ligatures w14:val="standardContextual"/>
        </w:rPr>
      </w:pPr>
      <w:del w:id="1173" w:author="Kurt Elliason" w:date="2025-11-24T15:13:00Z" w16du:dateUtc="2025-11-24T21:13:00Z">
        <w:r w:rsidRPr="00464782" w:rsidDel="00464782">
          <w:rPr>
            <w:noProof/>
            <w:rPrChange w:id="1174" w:author="Kurt Elliason" w:date="2025-11-24T15:13:00Z" w16du:dateUtc="2025-11-24T21:13:00Z">
              <w:rPr>
                <w:rStyle w:val="Hyperlink"/>
                <w:noProof/>
              </w:rPr>
            </w:rPrChange>
          </w:rPr>
          <w:delText>K.4 Polling Versus Push Responses</w:delText>
        </w:r>
        <w:r w:rsidDel="00464782">
          <w:rPr>
            <w:noProof/>
            <w:webHidden/>
          </w:rPr>
          <w:tab/>
          <w:delText>201</w:delText>
        </w:r>
      </w:del>
    </w:p>
    <w:p w14:paraId="11278D28" w14:textId="5DD2FFC0" w:rsidR="00825D74" w:rsidDel="00464782" w:rsidRDefault="00825D74">
      <w:pPr>
        <w:pStyle w:val="TOC2"/>
        <w:rPr>
          <w:del w:id="1175" w:author="Kurt Elliason" w:date="2025-11-24T15:13:00Z" w16du:dateUtc="2025-11-24T21:13:00Z"/>
          <w:rFonts w:asciiTheme="minorHAnsi" w:eastAsiaTheme="minorEastAsia" w:hAnsiTheme="minorHAnsi" w:cstheme="minorBidi"/>
          <w:noProof/>
          <w:kern w:val="2"/>
          <w14:ligatures w14:val="standardContextual"/>
        </w:rPr>
      </w:pPr>
      <w:del w:id="1176" w:author="Kurt Elliason" w:date="2025-11-24T15:13:00Z" w16du:dateUtc="2025-11-24T21:13:00Z">
        <w:r w:rsidRPr="00464782" w:rsidDel="00464782">
          <w:rPr>
            <w:noProof/>
            <w:rPrChange w:id="1177" w:author="Kurt Elliason" w:date="2025-11-24T15:13:00Z" w16du:dateUtc="2025-11-24T21:13:00Z">
              <w:rPr>
                <w:rStyle w:val="Hyperlink"/>
                <w:noProof/>
              </w:rPr>
            </w:rPrChange>
          </w:rPr>
          <w:delText>K.5 Constraints</w:delText>
        </w:r>
        <w:r w:rsidDel="00464782">
          <w:rPr>
            <w:noProof/>
            <w:webHidden/>
          </w:rPr>
          <w:tab/>
          <w:delText>202</w:delText>
        </w:r>
      </w:del>
    </w:p>
    <w:p w14:paraId="355EE264" w14:textId="63E2A836" w:rsidR="00825D74" w:rsidDel="00464782" w:rsidRDefault="00825D74">
      <w:pPr>
        <w:pStyle w:val="TOC2"/>
        <w:rPr>
          <w:del w:id="1178" w:author="Kurt Elliason" w:date="2025-11-24T15:13:00Z" w16du:dateUtc="2025-11-24T21:13:00Z"/>
          <w:rFonts w:asciiTheme="minorHAnsi" w:eastAsiaTheme="minorEastAsia" w:hAnsiTheme="minorHAnsi" w:cstheme="minorBidi"/>
          <w:noProof/>
          <w:kern w:val="2"/>
          <w14:ligatures w14:val="standardContextual"/>
        </w:rPr>
      </w:pPr>
      <w:del w:id="1179" w:author="Kurt Elliason" w:date="2025-11-24T15:13:00Z" w16du:dateUtc="2025-11-24T21:13:00Z">
        <w:r w:rsidRPr="00464782" w:rsidDel="00464782">
          <w:rPr>
            <w:noProof/>
            <w:rPrChange w:id="1180" w:author="Kurt Elliason" w:date="2025-11-24T15:13:00Z" w16du:dateUtc="2025-11-24T21:13:00Z">
              <w:rPr>
                <w:rStyle w:val="Hyperlink"/>
                <w:noProof/>
              </w:rPr>
            </w:rPrChange>
          </w:rPr>
          <w:delText>K.6 Transactions</w:delText>
        </w:r>
        <w:r w:rsidDel="00464782">
          <w:rPr>
            <w:noProof/>
            <w:webHidden/>
          </w:rPr>
          <w:tab/>
          <w:delText>202</w:delText>
        </w:r>
      </w:del>
    </w:p>
    <w:p w14:paraId="141FEC46" w14:textId="0EE03F8B" w:rsidR="00825D74" w:rsidDel="00464782" w:rsidRDefault="00825D74">
      <w:pPr>
        <w:pStyle w:val="TOC2"/>
        <w:rPr>
          <w:del w:id="1181" w:author="Kurt Elliason" w:date="2025-11-24T15:13:00Z" w16du:dateUtc="2025-11-24T21:13:00Z"/>
          <w:rFonts w:asciiTheme="minorHAnsi" w:eastAsiaTheme="minorEastAsia" w:hAnsiTheme="minorHAnsi" w:cstheme="minorBidi"/>
          <w:noProof/>
          <w:kern w:val="2"/>
          <w14:ligatures w14:val="standardContextual"/>
        </w:rPr>
      </w:pPr>
      <w:del w:id="1182" w:author="Kurt Elliason" w:date="2025-11-24T15:13:00Z" w16du:dateUtc="2025-11-24T21:13:00Z">
        <w:r w:rsidRPr="00464782" w:rsidDel="00464782">
          <w:rPr>
            <w:noProof/>
            <w:rPrChange w:id="1183" w:author="Kurt Elliason" w:date="2025-11-24T15:13:00Z" w16du:dateUtc="2025-11-24T21:13:00Z">
              <w:rPr>
                <w:rStyle w:val="Hyperlink"/>
                <w:noProof/>
              </w:rPr>
            </w:rPrChange>
          </w:rPr>
          <w:delText>K.7 WCTP XML Element Common Data Items</w:delText>
        </w:r>
        <w:r w:rsidDel="00464782">
          <w:rPr>
            <w:noProof/>
            <w:webHidden/>
          </w:rPr>
          <w:tab/>
          <w:delText>203</w:delText>
        </w:r>
      </w:del>
    </w:p>
    <w:p w14:paraId="27B7FA05" w14:textId="5D323DB7" w:rsidR="00825D74" w:rsidDel="00464782" w:rsidRDefault="00825D74">
      <w:pPr>
        <w:pStyle w:val="TOC2"/>
        <w:rPr>
          <w:del w:id="1184" w:author="Kurt Elliason" w:date="2025-11-24T15:13:00Z" w16du:dateUtc="2025-11-24T21:13:00Z"/>
          <w:rFonts w:asciiTheme="minorHAnsi" w:eastAsiaTheme="minorEastAsia" w:hAnsiTheme="minorHAnsi" w:cstheme="minorBidi"/>
          <w:noProof/>
          <w:kern w:val="2"/>
          <w14:ligatures w14:val="standardContextual"/>
        </w:rPr>
      </w:pPr>
      <w:del w:id="1185" w:author="Kurt Elliason" w:date="2025-11-24T15:13:00Z" w16du:dateUtc="2025-11-24T21:13:00Z">
        <w:r w:rsidRPr="00464782" w:rsidDel="00464782">
          <w:rPr>
            <w:noProof/>
            <w:rPrChange w:id="1186" w:author="Kurt Elliason" w:date="2025-11-24T15:13:00Z" w16du:dateUtc="2025-11-24T21:13:00Z">
              <w:rPr>
                <w:rStyle w:val="Hyperlink"/>
                <w:noProof/>
              </w:rPr>
            </w:rPrChange>
          </w:rPr>
          <w:delText>K.8 WCTP client–server messages and responses</w:delText>
        </w:r>
        <w:r w:rsidDel="00464782">
          <w:rPr>
            <w:noProof/>
            <w:webHidden/>
          </w:rPr>
          <w:tab/>
          <w:delText>208</w:delText>
        </w:r>
      </w:del>
    </w:p>
    <w:p w14:paraId="57FF5B52" w14:textId="67F855D2" w:rsidR="00825D74" w:rsidDel="00464782" w:rsidRDefault="00825D74">
      <w:pPr>
        <w:pStyle w:val="TOC3"/>
        <w:rPr>
          <w:del w:id="1187" w:author="Kurt Elliason" w:date="2025-11-24T15:13:00Z" w16du:dateUtc="2025-11-24T21:13:00Z"/>
          <w:rFonts w:asciiTheme="minorHAnsi" w:eastAsiaTheme="minorEastAsia" w:hAnsiTheme="minorHAnsi" w:cstheme="minorBidi"/>
          <w:noProof/>
          <w:kern w:val="2"/>
          <w14:ligatures w14:val="standardContextual"/>
        </w:rPr>
      </w:pPr>
      <w:del w:id="1188" w:author="Kurt Elliason" w:date="2025-11-24T15:13:00Z" w16du:dateUtc="2025-11-24T21:13:00Z">
        <w:r w:rsidRPr="00464782" w:rsidDel="00464782">
          <w:rPr>
            <w:noProof/>
            <w:rPrChange w:id="1189" w:author="Kurt Elliason" w:date="2025-11-24T15:13:00Z" w16du:dateUtc="2025-11-24T21:13:00Z">
              <w:rPr>
                <w:rStyle w:val="Hyperlink"/>
                <w:noProof/>
              </w:rPr>
            </w:rPrChange>
          </w:rPr>
          <w:delText>K.8.1 Administrative – wctp-VersionQuery</w:delText>
        </w:r>
        <w:r w:rsidDel="00464782">
          <w:rPr>
            <w:noProof/>
            <w:webHidden/>
          </w:rPr>
          <w:tab/>
          <w:delText>209</w:delText>
        </w:r>
      </w:del>
    </w:p>
    <w:p w14:paraId="7A5F39E5" w14:textId="4A72BC70" w:rsidR="00825D74" w:rsidDel="00464782" w:rsidRDefault="00825D74">
      <w:pPr>
        <w:pStyle w:val="TOC3"/>
        <w:rPr>
          <w:del w:id="1190" w:author="Kurt Elliason" w:date="2025-11-24T15:13:00Z" w16du:dateUtc="2025-11-24T21:13:00Z"/>
          <w:rFonts w:asciiTheme="minorHAnsi" w:eastAsiaTheme="minorEastAsia" w:hAnsiTheme="minorHAnsi" w:cstheme="minorBidi"/>
          <w:noProof/>
          <w:kern w:val="2"/>
          <w14:ligatures w14:val="standardContextual"/>
        </w:rPr>
      </w:pPr>
      <w:del w:id="1191" w:author="Kurt Elliason" w:date="2025-11-24T15:13:00Z" w16du:dateUtc="2025-11-24T21:13:00Z">
        <w:r w:rsidRPr="00464782" w:rsidDel="00464782">
          <w:rPr>
            <w:noProof/>
            <w:rPrChange w:id="1192" w:author="Kurt Elliason" w:date="2025-11-24T15:13:00Z" w16du:dateUtc="2025-11-24T21:13:00Z">
              <w:rPr>
                <w:rStyle w:val="Hyperlink"/>
                <w:noProof/>
              </w:rPr>
            </w:rPrChange>
          </w:rPr>
          <w:delText>K.8.2 Administrative – wctp-VersionResponse</w:delText>
        </w:r>
        <w:r w:rsidDel="00464782">
          <w:rPr>
            <w:noProof/>
            <w:webHidden/>
          </w:rPr>
          <w:tab/>
          <w:delText>209</w:delText>
        </w:r>
      </w:del>
    </w:p>
    <w:p w14:paraId="323CEF9E" w14:textId="11AFD664" w:rsidR="00825D74" w:rsidDel="00464782" w:rsidRDefault="00825D74">
      <w:pPr>
        <w:pStyle w:val="TOC3"/>
        <w:rPr>
          <w:del w:id="1193" w:author="Kurt Elliason" w:date="2025-11-24T15:13:00Z" w16du:dateUtc="2025-11-24T21:13:00Z"/>
          <w:rFonts w:asciiTheme="minorHAnsi" w:eastAsiaTheme="minorEastAsia" w:hAnsiTheme="minorHAnsi" w:cstheme="minorBidi"/>
          <w:noProof/>
          <w:kern w:val="2"/>
          <w14:ligatures w14:val="standardContextual"/>
        </w:rPr>
      </w:pPr>
      <w:del w:id="1194" w:author="Kurt Elliason" w:date="2025-11-24T15:13:00Z" w16du:dateUtc="2025-11-24T21:13:00Z">
        <w:r w:rsidRPr="00464782" w:rsidDel="00464782">
          <w:rPr>
            <w:noProof/>
            <w:rPrChange w:id="1195" w:author="Kurt Elliason" w:date="2025-11-24T15:13:00Z" w16du:dateUtc="2025-11-24T21:13:00Z">
              <w:rPr>
                <w:rStyle w:val="Hyperlink"/>
                <w:noProof/>
              </w:rPr>
            </w:rPrChange>
          </w:rPr>
          <w:delText>K.8.3 Administrative – wctp-VersionResponse</w:delText>
        </w:r>
        <w:r w:rsidDel="00464782">
          <w:rPr>
            <w:noProof/>
            <w:webHidden/>
          </w:rPr>
          <w:tab/>
          <w:delText>209</w:delText>
        </w:r>
      </w:del>
    </w:p>
    <w:p w14:paraId="66C149C0" w14:textId="6076C4CD" w:rsidR="00825D74" w:rsidDel="00464782" w:rsidRDefault="00825D74">
      <w:pPr>
        <w:pStyle w:val="TOC3"/>
        <w:rPr>
          <w:del w:id="1196" w:author="Kurt Elliason" w:date="2025-11-24T15:13:00Z" w16du:dateUtc="2025-11-24T21:13:00Z"/>
          <w:rFonts w:asciiTheme="minorHAnsi" w:eastAsiaTheme="minorEastAsia" w:hAnsiTheme="minorHAnsi" w:cstheme="minorBidi"/>
          <w:noProof/>
          <w:kern w:val="2"/>
          <w14:ligatures w14:val="standardContextual"/>
        </w:rPr>
      </w:pPr>
      <w:del w:id="1197" w:author="Kurt Elliason" w:date="2025-11-24T15:13:00Z" w16du:dateUtc="2025-11-24T21:13:00Z">
        <w:r w:rsidRPr="00464782" w:rsidDel="00464782">
          <w:rPr>
            <w:noProof/>
            <w:rPrChange w:id="1198" w:author="Kurt Elliason" w:date="2025-11-24T15:13:00Z" w16du:dateUtc="2025-11-24T21:13:00Z">
              <w:rPr>
                <w:rStyle w:val="Hyperlink"/>
                <w:noProof/>
              </w:rPr>
            </w:rPrChange>
          </w:rPr>
          <w:delText>K.8.4 IHE PCD-06  – wctp-SubmitRequest – no MCR</w:delText>
        </w:r>
        <w:r w:rsidDel="00464782">
          <w:rPr>
            <w:noProof/>
            <w:webHidden/>
          </w:rPr>
          <w:tab/>
          <w:delText>210</w:delText>
        </w:r>
      </w:del>
    </w:p>
    <w:p w14:paraId="20374449" w14:textId="53704E42" w:rsidR="00825D74" w:rsidDel="00464782" w:rsidRDefault="00825D74">
      <w:pPr>
        <w:pStyle w:val="TOC3"/>
        <w:rPr>
          <w:del w:id="1199" w:author="Kurt Elliason" w:date="2025-11-24T15:13:00Z" w16du:dateUtc="2025-11-24T21:13:00Z"/>
          <w:rFonts w:asciiTheme="minorHAnsi" w:eastAsiaTheme="minorEastAsia" w:hAnsiTheme="minorHAnsi" w:cstheme="minorBidi"/>
          <w:noProof/>
          <w:kern w:val="2"/>
          <w14:ligatures w14:val="standardContextual"/>
        </w:rPr>
      </w:pPr>
      <w:del w:id="1200" w:author="Kurt Elliason" w:date="2025-11-24T15:13:00Z" w16du:dateUtc="2025-11-24T21:13:00Z">
        <w:r w:rsidRPr="00464782" w:rsidDel="00464782">
          <w:rPr>
            <w:noProof/>
            <w:rPrChange w:id="1201" w:author="Kurt Elliason" w:date="2025-11-24T15:13:00Z" w16du:dateUtc="2025-11-24T21:13:00Z">
              <w:rPr>
                <w:rStyle w:val="Hyperlink"/>
                <w:noProof/>
              </w:rPr>
            </w:rPrChange>
          </w:rPr>
          <w:delText>K.8.5 IHE PCD-06  – wctp-SubmitRequest – Unpaired MCR</w:delText>
        </w:r>
        <w:r w:rsidDel="00464782">
          <w:rPr>
            <w:noProof/>
            <w:webHidden/>
          </w:rPr>
          <w:tab/>
          <w:delText>210</w:delText>
        </w:r>
      </w:del>
    </w:p>
    <w:p w14:paraId="03436FD4" w14:textId="4C5DD7BB" w:rsidR="00825D74" w:rsidDel="00464782" w:rsidRDefault="00825D74">
      <w:pPr>
        <w:pStyle w:val="TOC3"/>
        <w:rPr>
          <w:del w:id="1202" w:author="Kurt Elliason" w:date="2025-11-24T15:13:00Z" w16du:dateUtc="2025-11-24T21:13:00Z"/>
          <w:rFonts w:asciiTheme="minorHAnsi" w:eastAsiaTheme="minorEastAsia" w:hAnsiTheme="minorHAnsi" w:cstheme="minorBidi"/>
          <w:noProof/>
          <w:kern w:val="2"/>
          <w14:ligatures w14:val="standardContextual"/>
        </w:rPr>
      </w:pPr>
      <w:del w:id="1203" w:author="Kurt Elliason" w:date="2025-11-24T15:13:00Z" w16du:dateUtc="2025-11-24T21:13:00Z">
        <w:r w:rsidRPr="00464782" w:rsidDel="00464782">
          <w:rPr>
            <w:noProof/>
            <w:rPrChange w:id="1204" w:author="Kurt Elliason" w:date="2025-11-24T15:13:00Z" w16du:dateUtc="2025-11-24T21:13:00Z">
              <w:rPr>
                <w:rStyle w:val="Hyperlink"/>
                <w:noProof/>
              </w:rPr>
            </w:rPrChange>
          </w:rPr>
          <w:delText>K.8.6 IHE PCD-06 – wctp-SubmitRequest – Paired MCR</w:delText>
        </w:r>
        <w:r w:rsidDel="00464782">
          <w:rPr>
            <w:noProof/>
            <w:webHidden/>
          </w:rPr>
          <w:tab/>
          <w:delText>211</w:delText>
        </w:r>
      </w:del>
    </w:p>
    <w:p w14:paraId="4D25BA2F" w14:textId="2D6C60E3" w:rsidR="00825D74" w:rsidDel="00464782" w:rsidRDefault="00825D74">
      <w:pPr>
        <w:pStyle w:val="TOC3"/>
        <w:rPr>
          <w:del w:id="1205" w:author="Kurt Elliason" w:date="2025-11-24T15:13:00Z" w16du:dateUtc="2025-11-24T21:13:00Z"/>
          <w:rFonts w:asciiTheme="minorHAnsi" w:eastAsiaTheme="minorEastAsia" w:hAnsiTheme="minorHAnsi" w:cstheme="minorBidi"/>
          <w:noProof/>
          <w:kern w:val="2"/>
          <w14:ligatures w14:val="standardContextual"/>
        </w:rPr>
      </w:pPr>
      <w:del w:id="1206" w:author="Kurt Elliason" w:date="2025-11-24T15:13:00Z" w16du:dateUtc="2025-11-24T21:13:00Z">
        <w:r w:rsidRPr="00464782" w:rsidDel="00464782">
          <w:rPr>
            <w:noProof/>
            <w:rPrChange w:id="1207" w:author="Kurt Elliason" w:date="2025-11-24T15:13:00Z" w16du:dateUtc="2025-11-24T21:13:00Z">
              <w:rPr>
                <w:rStyle w:val="Hyperlink"/>
                <w:noProof/>
              </w:rPr>
            </w:rPrChange>
          </w:rPr>
          <w:delText>K.8.7 IHE PCD-06 – wctp-SubmitRequest – Call Back Phone Number</w:delText>
        </w:r>
        <w:r w:rsidDel="00464782">
          <w:rPr>
            <w:noProof/>
            <w:webHidden/>
          </w:rPr>
          <w:tab/>
          <w:delText>212</w:delText>
        </w:r>
      </w:del>
    </w:p>
    <w:p w14:paraId="3B647053" w14:textId="22FA6DA1" w:rsidR="00825D74" w:rsidDel="00464782" w:rsidRDefault="00825D74">
      <w:pPr>
        <w:pStyle w:val="TOC3"/>
        <w:rPr>
          <w:del w:id="1208" w:author="Kurt Elliason" w:date="2025-11-24T15:13:00Z" w16du:dateUtc="2025-11-24T21:13:00Z"/>
          <w:rFonts w:asciiTheme="minorHAnsi" w:eastAsiaTheme="minorEastAsia" w:hAnsiTheme="minorHAnsi" w:cstheme="minorBidi"/>
          <w:noProof/>
          <w:kern w:val="2"/>
          <w14:ligatures w14:val="standardContextual"/>
        </w:rPr>
      </w:pPr>
      <w:del w:id="1209" w:author="Kurt Elliason" w:date="2025-11-24T15:13:00Z" w16du:dateUtc="2025-11-24T21:13:00Z">
        <w:r w:rsidRPr="00464782" w:rsidDel="00464782">
          <w:rPr>
            <w:noProof/>
            <w:rPrChange w:id="1210" w:author="Kurt Elliason" w:date="2025-11-24T15:13:00Z" w16du:dateUtc="2025-11-24T21:13:00Z">
              <w:rPr>
                <w:rStyle w:val="Hyperlink"/>
                <w:noProof/>
              </w:rPr>
            </w:rPrChange>
          </w:rPr>
          <w:delText>K.8.8 IHE PCD-07 – Synchronous response to wctp-SubmitRequest – Received by communications status update</w:delText>
        </w:r>
        <w:r w:rsidDel="00464782">
          <w:rPr>
            <w:noProof/>
            <w:webHidden/>
          </w:rPr>
          <w:tab/>
          <w:delText>213</w:delText>
        </w:r>
      </w:del>
    </w:p>
    <w:p w14:paraId="1735E311" w14:textId="07010510" w:rsidR="00825D74" w:rsidDel="00464782" w:rsidRDefault="00825D74">
      <w:pPr>
        <w:pStyle w:val="TOC3"/>
        <w:rPr>
          <w:del w:id="1211" w:author="Kurt Elliason" w:date="2025-11-24T15:13:00Z" w16du:dateUtc="2025-11-24T21:13:00Z"/>
          <w:rFonts w:asciiTheme="minorHAnsi" w:eastAsiaTheme="minorEastAsia" w:hAnsiTheme="minorHAnsi" w:cstheme="minorBidi"/>
          <w:noProof/>
          <w:kern w:val="2"/>
          <w14:ligatures w14:val="standardContextual"/>
        </w:rPr>
      </w:pPr>
      <w:del w:id="1212" w:author="Kurt Elliason" w:date="2025-11-24T15:13:00Z" w16du:dateUtc="2025-11-24T21:13:00Z">
        <w:r w:rsidRPr="00464782" w:rsidDel="00464782">
          <w:rPr>
            <w:noProof/>
            <w:rPrChange w:id="1213" w:author="Kurt Elliason" w:date="2025-11-24T15:13:00Z" w16du:dateUtc="2025-11-24T21:13:00Z">
              <w:rPr>
                <w:rStyle w:val="Hyperlink"/>
                <w:noProof/>
              </w:rPr>
            </w:rPrChange>
          </w:rPr>
          <w:delText>K.8.9 wctp-PollForMessages – general poll (for Pre-Connectathon/Virtual Connectathon testing)</w:delText>
        </w:r>
        <w:r w:rsidDel="00464782">
          <w:rPr>
            <w:noProof/>
            <w:webHidden/>
          </w:rPr>
          <w:tab/>
          <w:delText>214</w:delText>
        </w:r>
      </w:del>
    </w:p>
    <w:p w14:paraId="0954BE86" w14:textId="3F4209F4" w:rsidR="00825D74" w:rsidDel="00464782" w:rsidRDefault="00825D74">
      <w:pPr>
        <w:pStyle w:val="TOC3"/>
        <w:rPr>
          <w:del w:id="1214" w:author="Kurt Elliason" w:date="2025-11-24T15:13:00Z" w16du:dateUtc="2025-11-24T21:13:00Z"/>
          <w:rFonts w:asciiTheme="minorHAnsi" w:eastAsiaTheme="minorEastAsia" w:hAnsiTheme="minorHAnsi" w:cstheme="minorBidi"/>
          <w:noProof/>
          <w:kern w:val="2"/>
          <w14:ligatures w14:val="standardContextual"/>
        </w:rPr>
      </w:pPr>
      <w:del w:id="1215" w:author="Kurt Elliason" w:date="2025-11-24T15:13:00Z" w16du:dateUtc="2025-11-24T21:13:00Z">
        <w:r w:rsidRPr="00464782" w:rsidDel="00464782">
          <w:rPr>
            <w:noProof/>
            <w:rPrChange w:id="1216" w:author="Kurt Elliason" w:date="2025-11-24T15:13:00Z" w16du:dateUtc="2025-11-24T21:13:00Z">
              <w:rPr>
                <w:rStyle w:val="Hyperlink"/>
                <w:noProof/>
              </w:rPr>
            </w:rPrChange>
          </w:rPr>
          <w:delText>K.8.10 wctp-PollResponse – general poll (for Pre-Connectathon/Virtual Connectathon testing)</w:delText>
        </w:r>
        <w:r w:rsidDel="00464782">
          <w:rPr>
            <w:noProof/>
            <w:webHidden/>
          </w:rPr>
          <w:tab/>
          <w:delText>214</w:delText>
        </w:r>
      </w:del>
    </w:p>
    <w:p w14:paraId="131DC8C3" w14:textId="1E4AAEAF" w:rsidR="00825D74" w:rsidDel="00464782" w:rsidRDefault="00825D74">
      <w:pPr>
        <w:pStyle w:val="TOC3"/>
        <w:rPr>
          <w:del w:id="1217" w:author="Kurt Elliason" w:date="2025-11-24T15:13:00Z" w16du:dateUtc="2025-11-24T21:13:00Z"/>
          <w:rFonts w:asciiTheme="minorHAnsi" w:eastAsiaTheme="minorEastAsia" w:hAnsiTheme="minorHAnsi" w:cstheme="minorBidi"/>
          <w:noProof/>
          <w:kern w:val="2"/>
          <w14:ligatures w14:val="standardContextual"/>
        </w:rPr>
      </w:pPr>
      <w:del w:id="1218" w:author="Kurt Elliason" w:date="2025-11-24T15:13:00Z" w16du:dateUtc="2025-11-24T21:13:00Z">
        <w:r w:rsidRPr="00464782" w:rsidDel="00464782">
          <w:rPr>
            <w:noProof/>
            <w:rPrChange w:id="1219" w:author="Kurt Elliason" w:date="2025-11-24T15:13:00Z" w16du:dateUtc="2025-11-24T21:13:00Z">
              <w:rPr>
                <w:rStyle w:val="Hyperlink"/>
                <w:noProof/>
              </w:rPr>
            </w:rPrChange>
          </w:rPr>
          <w:lastRenderedPageBreak/>
          <w:delText>K.8.11 wctp-PollResponse message status update (for Pre-Connectathon/Virtual Connectathon testing)</w:delText>
        </w:r>
        <w:r w:rsidDel="00464782">
          <w:rPr>
            <w:noProof/>
            <w:webHidden/>
          </w:rPr>
          <w:tab/>
          <w:delText>215</w:delText>
        </w:r>
      </w:del>
    </w:p>
    <w:p w14:paraId="78ABAF83" w14:textId="69E736ED" w:rsidR="00825D74" w:rsidDel="00464782" w:rsidRDefault="00825D74">
      <w:pPr>
        <w:pStyle w:val="TOC3"/>
        <w:rPr>
          <w:del w:id="1220" w:author="Kurt Elliason" w:date="2025-11-24T15:13:00Z" w16du:dateUtc="2025-11-24T21:13:00Z"/>
          <w:rFonts w:asciiTheme="minorHAnsi" w:eastAsiaTheme="minorEastAsia" w:hAnsiTheme="minorHAnsi" w:cstheme="minorBidi"/>
          <w:noProof/>
          <w:kern w:val="2"/>
          <w14:ligatures w14:val="standardContextual"/>
        </w:rPr>
      </w:pPr>
      <w:del w:id="1221" w:author="Kurt Elliason" w:date="2025-11-24T15:13:00Z" w16du:dateUtc="2025-11-24T21:13:00Z">
        <w:r w:rsidRPr="00464782" w:rsidDel="00464782">
          <w:rPr>
            <w:noProof/>
            <w:rPrChange w:id="1222" w:author="Kurt Elliason" w:date="2025-11-24T15:13:00Z" w16du:dateUtc="2025-11-24T21:13:00Z">
              <w:rPr>
                <w:rStyle w:val="Hyperlink"/>
                <w:noProof/>
              </w:rPr>
            </w:rPrChange>
          </w:rPr>
          <w:delText>K.8.12 wctp-PollResponse message status update acknowledgement (for Pre-Connectathon/Virtual Connectathon testing)</w:delText>
        </w:r>
        <w:r w:rsidDel="00464782">
          <w:rPr>
            <w:noProof/>
            <w:webHidden/>
          </w:rPr>
          <w:tab/>
          <w:delText>215</w:delText>
        </w:r>
      </w:del>
    </w:p>
    <w:p w14:paraId="6D792A26" w14:textId="187ECAC9" w:rsidR="00825D74" w:rsidDel="00464782" w:rsidRDefault="00825D74">
      <w:pPr>
        <w:pStyle w:val="TOC3"/>
        <w:rPr>
          <w:del w:id="1223" w:author="Kurt Elliason" w:date="2025-11-24T15:13:00Z" w16du:dateUtc="2025-11-24T21:13:00Z"/>
          <w:rFonts w:asciiTheme="minorHAnsi" w:eastAsiaTheme="minorEastAsia" w:hAnsiTheme="minorHAnsi" w:cstheme="minorBidi"/>
          <w:noProof/>
          <w:kern w:val="2"/>
          <w14:ligatures w14:val="standardContextual"/>
        </w:rPr>
      </w:pPr>
      <w:del w:id="1224" w:author="Kurt Elliason" w:date="2025-11-24T15:13:00Z" w16du:dateUtc="2025-11-24T21:13:00Z">
        <w:r w:rsidRPr="00464782" w:rsidDel="00464782">
          <w:rPr>
            <w:noProof/>
            <w:rPrChange w:id="1225" w:author="Kurt Elliason" w:date="2025-11-24T15:13:00Z" w16du:dateUtc="2025-11-24T21:13:00Z">
              <w:rPr>
                <w:rStyle w:val="Hyperlink"/>
                <w:noProof/>
              </w:rPr>
            </w:rPrChange>
          </w:rPr>
          <w:delText>K.8.13 wctp-PollResponse (message reply, not in response to an MCR based wctp-SubmitRequest) (for Pre-Connectathon/Virtual Connectathon testing)</w:delText>
        </w:r>
        <w:r w:rsidDel="00464782">
          <w:rPr>
            <w:noProof/>
            <w:webHidden/>
          </w:rPr>
          <w:tab/>
          <w:delText>215</w:delText>
        </w:r>
      </w:del>
    </w:p>
    <w:p w14:paraId="5C52F3DB" w14:textId="05C10C76" w:rsidR="00825D74" w:rsidDel="00464782" w:rsidRDefault="00825D74">
      <w:pPr>
        <w:pStyle w:val="TOC3"/>
        <w:rPr>
          <w:del w:id="1226" w:author="Kurt Elliason" w:date="2025-11-24T15:13:00Z" w16du:dateUtc="2025-11-24T21:13:00Z"/>
          <w:rFonts w:asciiTheme="minorHAnsi" w:eastAsiaTheme="minorEastAsia" w:hAnsiTheme="minorHAnsi" w:cstheme="minorBidi"/>
          <w:noProof/>
          <w:kern w:val="2"/>
          <w14:ligatures w14:val="standardContextual"/>
        </w:rPr>
      </w:pPr>
      <w:del w:id="1227" w:author="Kurt Elliason" w:date="2025-11-24T15:13:00Z" w16du:dateUtc="2025-11-24T21:13:00Z">
        <w:r w:rsidRPr="00464782" w:rsidDel="00464782">
          <w:rPr>
            <w:noProof/>
            <w:rPrChange w:id="1228" w:author="Kurt Elliason" w:date="2025-11-24T15:13:00Z" w16du:dateUtc="2025-11-24T21:13:00Z">
              <w:rPr>
                <w:rStyle w:val="Hyperlink"/>
                <w:noProof/>
              </w:rPr>
            </w:rPrChange>
          </w:rPr>
          <w:delText>K.8.14 IHE PCD-07 asynchronous status update (DELIVERED - delivery confirmation)</w:delText>
        </w:r>
        <w:r w:rsidDel="00464782">
          <w:rPr>
            <w:noProof/>
            <w:webHidden/>
          </w:rPr>
          <w:tab/>
          <w:delText>216</w:delText>
        </w:r>
      </w:del>
    </w:p>
    <w:p w14:paraId="756202BB" w14:textId="0B696042" w:rsidR="00825D74" w:rsidDel="00464782" w:rsidRDefault="00825D74">
      <w:pPr>
        <w:pStyle w:val="TOC3"/>
        <w:rPr>
          <w:del w:id="1229" w:author="Kurt Elliason" w:date="2025-11-24T15:13:00Z" w16du:dateUtc="2025-11-24T21:13:00Z"/>
          <w:rFonts w:asciiTheme="minorHAnsi" w:eastAsiaTheme="minorEastAsia" w:hAnsiTheme="minorHAnsi" w:cstheme="minorBidi"/>
          <w:noProof/>
          <w:kern w:val="2"/>
          <w14:ligatures w14:val="standardContextual"/>
        </w:rPr>
      </w:pPr>
      <w:del w:id="1230" w:author="Kurt Elliason" w:date="2025-11-24T15:13:00Z" w16du:dateUtc="2025-11-24T21:13:00Z">
        <w:r w:rsidRPr="00464782" w:rsidDel="00464782">
          <w:rPr>
            <w:noProof/>
            <w:rPrChange w:id="1231" w:author="Kurt Elliason" w:date="2025-11-24T15:13:00Z" w16du:dateUtc="2025-11-24T21:13:00Z">
              <w:rPr>
                <w:rStyle w:val="Hyperlink"/>
                <w:noProof/>
              </w:rPr>
            </w:rPrChange>
          </w:rPr>
          <w:delText>K.8.15 IHE PCD-07 asynchronous status update (READ - read receipt)</w:delText>
        </w:r>
        <w:r w:rsidDel="00464782">
          <w:rPr>
            <w:noProof/>
            <w:webHidden/>
          </w:rPr>
          <w:tab/>
          <w:delText>216</w:delText>
        </w:r>
      </w:del>
    </w:p>
    <w:p w14:paraId="4C0FA888" w14:textId="01D4CEC7" w:rsidR="00825D74" w:rsidDel="00464782" w:rsidRDefault="00825D74">
      <w:pPr>
        <w:pStyle w:val="TOC3"/>
        <w:rPr>
          <w:del w:id="1232" w:author="Kurt Elliason" w:date="2025-11-24T15:13:00Z" w16du:dateUtc="2025-11-24T21:13:00Z"/>
          <w:rFonts w:asciiTheme="minorHAnsi" w:eastAsiaTheme="minorEastAsia" w:hAnsiTheme="minorHAnsi" w:cstheme="minorBidi"/>
          <w:noProof/>
          <w:kern w:val="2"/>
          <w14:ligatures w14:val="standardContextual"/>
        </w:rPr>
      </w:pPr>
      <w:del w:id="1233" w:author="Kurt Elliason" w:date="2025-11-24T15:13:00Z" w16du:dateUtc="2025-11-24T21:13:00Z">
        <w:r w:rsidRPr="00464782" w:rsidDel="00464782">
          <w:rPr>
            <w:noProof/>
            <w:rPrChange w:id="1234" w:author="Kurt Elliason" w:date="2025-11-24T15:13:00Z" w16du:dateUtc="2025-11-24T21:13:00Z">
              <w:rPr>
                <w:rStyle w:val="Hyperlink"/>
                <w:noProof/>
              </w:rPr>
            </w:rPrChange>
          </w:rPr>
          <w:delText>K.8.16 IHE PCD-07 asynchronous reply message with MCR and URI response</w:delText>
        </w:r>
        <w:r w:rsidDel="00464782">
          <w:rPr>
            <w:noProof/>
            <w:webHidden/>
          </w:rPr>
          <w:tab/>
          <w:delText>217</w:delText>
        </w:r>
      </w:del>
    </w:p>
    <w:p w14:paraId="0FC15921" w14:textId="3E250466" w:rsidR="00825D74" w:rsidDel="00464782" w:rsidRDefault="00825D74">
      <w:pPr>
        <w:pStyle w:val="TOC3"/>
        <w:rPr>
          <w:del w:id="1235" w:author="Kurt Elliason" w:date="2025-11-24T15:13:00Z" w16du:dateUtc="2025-11-24T21:13:00Z"/>
          <w:rFonts w:asciiTheme="minorHAnsi" w:eastAsiaTheme="minorEastAsia" w:hAnsiTheme="minorHAnsi" w:cstheme="minorBidi"/>
          <w:noProof/>
          <w:kern w:val="2"/>
          <w14:ligatures w14:val="standardContextual"/>
        </w:rPr>
      </w:pPr>
      <w:del w:id="1236" w:author="Kurt Elliason" w:date="2025-11-24T15:13:00Z" w16du:dateUtc="2025-11-24T21:13:00Z">
        <w:r w:rsidRPr="00464782" w:rsidDel="00464782">
          <w:rPr>
            <w:noProof/>
            <w:rPrChange w:id="1237" w:author="Kurt Elliason" w:date="2025-11-24T15:13:00Z" w16du:dateUtc="2025-11-24T21:13:00Z">
              <w:rPr>
                <w:rStyle w:val="Hyperlink"/>
                <w:noProof/>
              </w:rPr>
            </w:rPrChange>
          </w:rPr>
          <w:delText>K.8.17 IHE DEV specific WCTP extensions to PCD-06 wctp-SubmitRequest for WCM attachments</w:delText>
        </w:r>
        <w:r w:rsidDel="00464782">
          <w:rPr>
            <w:noProof/>
            <w:webHidden/>
          </w:rPr>
          <w:tab/>
          <w:delText>217</w:delText>
        </w:r>
      </w:del>
    </w:p>
    <w:p w14:paraId="0784F3CD" w14:textId="3954E164" w:rsidR="00825D74" w:rsidDel="00464782" w:rsidRDefault="00825D74">
      <w:pPr>
        <w:pStyle w:val="TOC3"/>
        <w:rPr>
          <w:del w:id="1238" w:author="Kurt Elliason" w:date="2025-11-24T15:13:00Z" w16du:dateUtc="2025-11-24T21:13:00Z"/>
          <w:rFonts w:asciiTheme="minorHAnsi" w:eastAsiaTheme="minorEastAsia" w:hAnsiTheme="minorHAnsi" w:cstheme="minorBidi"/>
          <w:noProof/>
          <w:kern w:val="2"/>
          <w14:ligatures w14:val="standardContextual"/>
        </w:rPr>
      </w:pPr>
      <w:del w:id="1239" w:author="Kurt Elliason" w:date="2025-11-24T15:13:00Z" w16du:dateUtc="2025-11-24T21:13:00Z">
        <w:r w:rsidRPr="00464782" w:rsidDel="00464782">
          <w:rPr>
            <w:noProof/>
            <w:rPrChange w:id="1240" w:author="Kurt Elliason" w:date="2025-11-24T15:13:00Z" w16du:dateUtc="2025-11-24T21:13:00Z">
              <w:rPr>
                <w:rStyle w:val="Hyperlink"/>
                <w:noProof/>
              </w:rPr>
            </w:rPrChange>
          </w:rPr>
          <w:delText>K.8.18 IHE PCD specific WCTP extensions to wctp-SubmitRequest for alert information</w:delText>
        </w:r>
        <w:r w:rsidDel="00464782">
          <w:rPr>
            <w:noProof/>
            <w:webHidden/>
          </w:rPr>
          <w:tab/>
          <w:delText>219</w:delText>
        </w:r>
      </w:del>
    </w:p>
    <w:p w14:paraId="1289A46A" w14:textId="59CB8975" w:rsidR="00825D74" w:rsidDel="00464782" w:rsidRDefault="00825D74">
      <w:pPr>
        <w:pStyle w:val="TOC3"/>
        <w:rPr>
          <w:del w:id="1241" w:author="Kurt Elliason" w:date="2025-11-24T15:13:00Z" w16du:dateUtc="2025-11-24T21:13:00Z"/>
          <w:rFonts w:asciiTheme="minorHAnsi" w:eastAsiaTheme="minorEastAsia" w:hAnsiTheme="minorHAnsi" w:cstheme="minorBidi"/>
          <w:noProof/>
          <w:kern w:val="2"/>
          <w14:ligatures w14:val="standardContextual"/>
        </w:rPr>
      </w:pPr>
      <w:del w:id="1242" w:author="Kurt Elliason" w:date="2025-11-24T15:13:00Z" w16du:dateUtc="2025-11-24T21:13:00Z">
        <w:r w:rsidRPr="00464782" w:rsidDel="00464782">
          <w:rPr>
            <w:noProof/>
            <w:rPrChange w:id="1243" w:author="Kurt Elliason" w:date="2025-11-24T15:13:00Z" w16du:dateUtc="2025-11-24T21:13:00Z">
              <w:rPr>
                <w:rStyle w:val="Hyperlink"/>
                <w:noProof/>
              </w:rPr>
            </w:rPrChange>
          </w:rPr>
          <w:delText>K.8.19 IHE PCD specific WCTP extensions to PCD-07 transactions for alerts</w:delText>
        </w:r>
        <w:r w:rsidDel="00464782">
          <w:rPr>
            <w:noProof/>
            <w:webHidden/>
          </w:rPr>
          <w:tab/>
          <w:delText>221</w:delText>
        </w:r>
      </w:del>
    </w:p>
    <w:p w14:paraId="45753F0A" w14:textId="0D1845BD" w:rsidR="00825D74" w:rsidDel="00464782" w:rsidRDefault="00825D74">
      <w:pPr>
        <w:pStyle w:val="TOC3"/>
        <w:rPr>
          <w:del w:id="1244" w:author="Kurt Elliason" w:date="2025-11-24T15:13:00Z" w16du:dateUtc="2025-11-24T21:13:00Z"/>
          <w:rFonts w:asciiTheme="minorHAnsi" w:eastAsiaTheme="minorEastAsia" w:hAnsiTheme="minorHAnsi" w:cstheme="minorBidi"/>
          <w:noProof/>
          <w:kern w:val="2"/>
          <w14:ligatures w14:val="standardContextual"/>
        </w:rPr>
      </w:pPr>
      <w:del w:id="1245" w:author="Kurt Elliason" w:date="2025-11-24T15:13:00Z" w16du:dateUtc="2025-11-24T21:13:00Z">
        <w:r w:rsidRPr="00464782" w:rsidDel="00464782">
          <w:rPr>
            <w:noProof/>
            <w:rPrChange w:id="1246" w:author="Kurt Elliason" w:date="2025-11-24T15:13:00Z" w16du:dateUtc="2025-11-24T21:13:00Z">
              <w:rPr>
                <w:rStyle w:val="Hyperlink"/>
                <w:noProof/>
              </w:rPr>
            </w:rPrChange>
          </w:rPr>
          <w:delText>K.8.20 IHE PCD-06 wctp-IHEPCDSubmitRequestUpdate</w:delText>
        </w:r>
        <w:r w:rsidDel="00464782">
          <w:rPr>
            <w:noProof/>
            <w:webHidden/>
          </w:rPr>
          <w:tab/>
          <w:delText>222</w:delText>
        </w:r>
      </w:del>
    </w:p>
    <w:p w14:paraId="3E0035E1" w14:textId="66A9E524" w:rsidR="00825D74" w:rsidDel="00464782" w:rsidRDefault="00825D74">
      <w:pPr>
        <w:pStyle w:val="TOC1"/>
        <w:rPr>
          <w:del w:id="1247" w:author="Kurt Elliason" w:date="2025-11-24T15:13:00Z" w16du:dateUtc="2025-11-24T21:13:00Z"/>
          <w:rFonts w:asciiTheme="minorHAnsi" w:eastAsiaTheme="minorEastAsia" w:hAnsiTheme="minorHAnsi" w:cstheme="minorBidi"/>
          <w:noProof/>
          <w:kern w:val="2"/>
          <w14:ligatures w14:val="standardContextual"/>
        </w:rPr>
      </w:pPr>
      <w:del w:id="1248" w:author="Kurt Elliason" w:date="2025-11-24T15:13:00Z" w16du:dateUtc="2025-11-24T21:13:00Z">
        <w:r w:rsidRPr="00464782" w:rsidDel="00464782">
          <w:rPr>
            <w:noProof/>
            <w:rPrChange w:id="1249" w:author="Kurt Elliason" w:date="2025-11-24T15:13:00Z" w16du:dateUtc="2025-11-24T21:13:00Z">
              <w:rPr>
                <w:rStyle w:val="Hyperlink"/>
                <w:noProof/>
              </w:rPr>
            </w:rPrChange>
          </w:rPr>
          <w:delText>Appendix L - Alert (Alarm) Fatigue</w:delText>
        </w:r>
        <w:r w:rsidDel="00464782">
          <w:rPr>
            <w:noProof/>
            <w:webHidden/>
          </w:rPr>
          <w:tab/>
          <w:delText>224</w:delText>
        </w:r>
      </w:del>
    </w:p>
    <w:p w14:paraId="291FCB03" w14:textId="24226589" w:rsidR="00825D74" w:rsidDel="00464782" w:rsidRDefault="00825D74">
      <w:pPr>
        <w:pStyle w:val="TOC1"/>
        <w:rPr>
          <w:del w:id="1250" w:author="Kurt Elliason" w:date="2025-11-24T15:13:00Z" w16du:dateUtc="2025-11-24T21:13:00Z"/>
          <w:rFonts w:asciiTheme="minorHAnsi" w:eastAsiaTheme="minorEastAsia" w:hAnsiTheme="minorHAnsi" w:cstheme="minorBidi"/>
          <w:noProof/>
          <w:kern w:val="2"/>
          <w14:ligatures w14:val="standardContextual"/>
        </w:rPr>
      </w:pPr>
      <w:del w:id="1251" w:author="Kurt Elliason" w:date="2025-11-24T15:13:00Z" w16du:dateUtc="2025-11-24T21:13:00Z">
        <w:r w:rsidRPr="00464782" w:rsidDel="00464782">
          <w:rPr>
            <w:noProof/>
            <w:rPrChange w:id="1252" w:author="Kurt Elliason" w:date="2025-11-24T15:13:00Z" w16du:dateUtc="2025-11-24T21:13:00Z">
              <w:rPr>
                <w:rStyle w:val="Hyperlink"/>
                <w:noProof/>
              </w:rPr>
            </w:rPrChange>
          </w:rPr>
          <w:delText>Appendix M Infusion Pump Events</w:delText>
        </w:r>
        <w:r w:rsidDel="00464782">
          <w:rPr>
            <w:noProof/>
            <w:webHidden/>
          </w:rPr>
          <w:tab/>
          <w:delText>226</w:delText>
        </w:r>
      </w:del>
    </w:p>
    <w:p w14:paraId="43BBF680" w14:textId="1AC40799" w:rsidR="00825D74" w:rsidDel="00464782" w:rsidRDefault="00825D74">
      <w:pPr>
        <w:pStyle w:val="TOC2"/>
        <w:rPr>
          <w:del w:id="1253" w:author="Kurt Elliason" w:date="2025-11-24T15:13:00Z" w16du:dateUtc="2025-11-24T21:13:00Z"/>
          <w:rFonts w:asciiTheme="minorHAnsi" w:eastAsiaTheme="minorEastAsia" w:hAnsiTheme="minorHAnsi" w:cstheme="minorBidi"/>
          <w:noProof/>
          <w:kern w:val="2"/>
          <w14:ligatures w14:val="standardContextual"/>
        </w:rPr>
      </w:pPr>
      <w:del w:id="1254" w:author="Kurt Elliason" w:date="2025-11-24T15:13:00Z" w16du:dateUtc="2025-11-24T21:13:00Z">
        <w:r w:rsidRPr="00464782" w:rsidDel="00464782">
          <w:rPr>
            <w:noProof/>
            <w:rPrChange w:id="1255" w:author="Kurt Elliason" w:date="2025-11-24T15:13:00Z" w16du:dateUtc="2025-11-24T21:13:00Z">
              <w:rPr>
                <w:rStyle w:val="Hyperlink"/>
                <w:noProof/>
              </w:rPr>
            </w:rPrChange>
          </w:rPr>
          <w:delText>M.1 Basic Infusion Events</w:delText>
        </w:r>
        <w:r w:rsidDel="00464782">
          <w:rPr>
            <w:noProof/>
            <w:webHidden/>
          </w:rPr>
          <w:tab/>
          <w:delText>226</w:delText>
        </w:r>
      </w:del>
    </w:p>
    <w:p w14:paraId="1CEC601F" w14:textId="07A63ECC" w:rsidR="00825D74" w:rsidDel="00464782" w:rsidRDefault="00825D74">
      <w:pPr>
        <w:pStyle w:val="TOC3"/>
        <w:rPr>
          <w:del w:id="1256" w:author="Kurt Elliason" w:date="2025-11-24T15:13:00Z" w16du:dateUtc="2025-11-24T21:13:00Z"/>
          <w:rFonts w:asciiTheme="minorHAnsi" w:eastAsiaTheme="minorEastAsia" w:hAnsiTheme="minorHAnsi" w:cstheme="minorBidi"/>
          <w:noProof/>
          <w:kern w:val="2"/>
          <w14:ligatures w14:val="standardContextual"/>
        </w:rPr>
      </w:pPr>
      <w:del w:id="1257" w:author="Kurt Elliason" w:date="2025-11-24T15:13:00Z" w16du:dateUtc="2025-11-24T21:13:00Z">
        <w:r w:rsidRPr="00464782" w:rsidDel="00464782">
          <w:rPr>
            <w:noProof/>
            <w:rPrChange w:id="1258" w:author="Kurt Elliason" w:date="2025-11-24T15:13:00Z" w16du:dateUtc="2025-11-24T21:13:00Z">
              <w:rPr>
                <w:rStyle w:val="Hyperlink"/>
                <w:noProof/>
              </w:rPr>
            </w:rPrChange>
          </w:rPr>
          <w:delText>M.1.1 Event Message – PCD-10 Communicate Infusion Event Data</w:delText>
        </w:r>
        <w:r w:rsidDel="00464782">
          <w:rPr>
            <w:noProof/>
            <w:webHidden/>
          </w:rPr>
          <w:tab/>
          <w:delText>228</w:delText>
        </w:r>
      </w:del>
    </w:p>
    <w:p w14:paraId="33305403" w14:textId="39215612" w:rsidR="00825D74" w:rsidDel="00464782" w:rsidRDefault="00825D74">
      <w:pPr>
        <w:pStyle w:val="TOC3"/>
        <w:rPr>
          <w:del w:id="1259" w:author="Kurt Elliason" w:date="2025-11-24T15:13:00Z" w16du:dateUtc="2025-11-24T21:13:00Z"/>
          <w:rFonts w:asciiTheme="minorHAnsi" w:eastAsiaTheme="minorEastAsia" w:hAnsiTheme="minorHAnsi" w:cstheme="minorBidi"/>
          <w:noProof/>
          <w:kern w:val="2"/>
          <w14:ligatures w14:val="standardContextual"/>
        </w:rPr>
      </w:pPr>
      <w:del w:id="1260" w:author="Kurt Elliason" w:date="2025-11-24T15:13:00Z" w16du:dateUtc="2025-11-24T21:13:00Z">
        <w:r w:rsidRPr="00464782" w:rsidDel="00464782">
          <w:rPr>
            <w:noProof/>
            <w:rPrChange w:id="1261" w:author="Kurt Elliason" w:date="2025-11-24T15:13:00Z" w16du:dateUtc="2025-11-24T21:13:00Z">
              <w:rPr>
                <w:rStyle w:val="Hyperlink"/>
                <w:noProof/>
              </w:rPr>
            </w:rPrChange>
          </w:rPr>
          <w:delText>M.1.2 Infusion Pump Events</w:delText>
        </w:r>
        <w:r w:rsidDel="00464782">
          <w:rPr>
            <w:noProof/>
            <w:webHidden/>
          </w:rPr>
          <w:tab/>
          <w:delText>229</w:delText>
        </w:r>
      </w:del>
    </w:p>
    <w:p w14:paraId="6013CD41" w14:textId="3EA066BB" w:rsidR="00825D74" w:rsidDel="00464782" w:rsidRDefault="00825D74">
      <w:pPr>
        <w:pStyle w:val="TOC4"/>
        <w:rPr>
          <w:del w:id="1262" w:author="Kurt Elliason" w:date="2025-11-24T15:13:00Z" w16du:dateUtc="2025-11-24T21:13:00Z"/>
          <w:rFonts w:asciiTheme="minorHAnsi" w:eastAsiaTheme="minorEastAsia" w:hAnsiTheme="minorHAnsi" w:cstheme="minorBidi"/>
          <w:noProof/>
          <w:kern w:val="2"/>
          <w14:ligatures w14:val="standardContextual"/>
        </w:rPr>
      </w:pPr>
      <w:del w:id="1263" w:author="Kurt Elliason" w:date="2025-11-24T15:13:00Z" w16du:dateUtc="2025-11-24T21:13:00Z">
        <w:r w:rsidRPr="00464782" w:rsidDel="00464782">
          <w:rPr>
            <w:noProof/>
            <w:rPrChange w:id="1264" w:author="Kurt Elliason" w:date="2025-11-24T15:13:00Z" w16du:dateUtc="2025-11-24T21:13:00Z">
              <w:rPr>
                <w:rStyle w:val="Hyperlink"/>
                <w:noProof/>
              </w:rPr>
            </w:rPrChange>
          </w:rPr>
          <w:delText>M.1.2.1 Infusion Event Parameters</w:delText>
        </w:r>
        <w:r w:rsidDel="00464782">
          <w:rPr>
            <w:noProof/>
            <w:webHidden/>
          </w:rPr>
          <w:tab/>
          <w:delText>231</w:delText>
        </w:r>
      </w:del>
    </w:p>
    <w:p w14:paraId="72B63278" w14:textId="1E205428" w:rsidR="00825D74" w:rsidDel="00464782" w:rsidRDefault="00825D74">
      <w:pPr>
        <w:pStyle w:val="TOC4"/>
        <w:rPr>
          <w:del w:id="1265" w:author="Kurt Elliason" w:date="2025-11-24T15:13:00Z" w16du:dateUtc="2025-11-24T21:13:00Z"/>
          <w:rFonts w:asciiTheme="minorHAnsi" w:eastAsiaTheme="minorEastAsia" w:hAnsiTheme="minorHAnsi" w:cstheme="minorBidi"/>
          <w:noProof/>
          <w:kern w:val="2"/>
          <w14:ligatures w14:val="standardContextual"/>
        </w:rPr>
      </w:pPr>
      <w:del w:id="1266" w:author="Kurt Elliason" w:date="2025-11-24T15:13:00Z" w16du:dateUtc="2025-11-24T21:13:00Z">
        <w:r w:rsidRPr="00464782" w:rsidDel="00464782">
          <w:rPr>
            <w:noProof/>
            <w:rPrChange w:id="1267" w:author="Kurt Elliason" w:date="2025-11-24T15:13:00Z" w16du:dateUtc="2025-11-24T21:13:00Z">
              <w:rPr>
                <w:rStyle w:val="Hyperlink"/>
                <w:noProof/>
              </w:rPr>
            </w:rPrChange>
          </w:rPr>
          <w:delText>M.1.2.2 Infusion Event Sample Message</w:delText>
        </w:r>
        <w:r w:rsidDel="00464782">
          <w:rPr>
            <w:noProof/>
            <w:webHidden/>
          </w:rPr>
          <w:tab/>
          <w:delText>272</w:delText>
        </w:r>
      </w:del>
    </w:p>
    <w:p w14:paraId="52BB0919" w14:textId="2670E23F" w:rsidR="00825D74" w:rsidDel="00464782" w:rsidRDefault="00825D74">
      <w:pPr>
        <w:pStyle w:val="TOC4"/>
        <w:rPr>
          <w:del w:id="1268" w:author="Kurt Elliason" w:date="2025-11-24T15:13:00Z" w16du:dateUtc="2025-11-24T21:13:00Z"/>
          <w:rFonts w:asciiTheme="minorHAnsi" w:eastAsiaTheme="minorEastAsia" w:hAnsiTheme="minorHAnsi" w:cstheme="minorBidi"/>
          <w:noProof/>
          <w:kern w:val="2"/>
          <w14:ligatures w14:val="standardContextual"/>
        </w:rPr>
      </w:pPr>
      <w:del w:id="1269" w:author="Kurt Elliason" w:date="2025-11-24T15:13:00Z" w16du:dateUtc="2025-11-24T21:13:00Z">
        <w:r w:rsidRPr="00464782" w:rsidDel="00464782">
          <w:rPr>
            <w:noProof/>
            <w:rPrChange w:id="1270" w:author="Kurt Elliason" w:date="2025-11-24T15:13:00Z" w16du:dateUtc="2025-11-24T21:13:00Z">
              <w:rPr>
                <w:rStyle w:val="Hyperlink"/>
                <w:noProof/>
              </w:rPr>
            </w:rPrChange>
          </w:rPr>
          <w:delText>M.1.2.3 Definition of Pillar/Rack/Slot topology</w:delText>
        </w:r>
        <w:r w:rsidDel="00464782">
          <w:rPr>
            <w:noProof/>
            <w:webHidden/>
          </w:rPr>
          <w:tab/>
          <w:delText>274</w:delText>
        </w:r>
      </w:del>
    </w:p>
    <w:p w14:paraId="6C58E650" w14:textId="0F47B6F3" w:rsidR="00825D74" w:rsidDel="00464782" w:rsidRDefault="00825D74">
      <w:pPr>
        <w:pStyle w:val="TOC4"/>
        <w:rPr>
          <w:del w:id="1271" w:author="Kurt Elliason" w:date="2025-11-24T15:13:00Z" w16du:dateUtc="2025-11-24T21:13:00Z"/>
          <w:rFonts w:asciiTheme="minorHAnsi" w:eastAsiaTheme="minorEastAsia" w:hAnsiTheme="minorHAnsi" w:cstheme="minorBidi"/>
          <w:noProof/>
          <w:kern w:val="2"/>
          <w14:ligatures w14:val="standardContextual"/>
        </w:rPr>
      </w:pPr>
      <w:del w:id="1272" w:author="Kurt Elliason" w:date="2025-11-24T15:13:00Z" w16du:dateUtc="2025-11-24T21:13:00Z">
        <w:r w:rsidRPr="00464782" w:rsidDel="00464782">
          <w:rPr>
            <w:noProof/>
            <w:rPrChange w:id="1273" w:author="Kurt Elliason" w:date="2025-11-24T15:13:00Z" w16du:dateUtc="2025-11-24T21:13:00Z">
              <w:rPr>
                <w:rStyle w:val="Hyperlink"/>
                <w:noProof/>
              </w:rPr>
            </w:rPrChange>
          </w:rPr>
          <w:delText>M.1.2.3 Specifying a pump location within a Pillar (and Rack)</w:delText>
        </w:r>
        <w:r w:rsidDel="00464782">
          <w:rPr>
            <w:noProof/>
            <w:webHidden/>
          </w:rPr>
          <w:tab/>
          <w:delText>276</w:delText>
        </w:r>
      </w:del>
    </w:p>
    <w:p w14:paraId="298869EC" w14:textId="2A5F3870" w:rsidR="00825D74" w:rsidDel="00464782" w:rsidRDefault="00825D74">
      <w:pPr>
        <w:pStyle w:val="TOC1"/>
        <w:rPr>
          <w:del w:id="1274" w:author="Kurt Elliason" w:date="2025-11-24T15:13:00Z" w16du:dateUtc="2025-11-24T21:13:00Z"/>
          <w:rFonts w:asciiTheme="minorHAnsi" w:eastAsiaTheme="minorEastAsia" w:hAnsiTheme="minorHAnsi" w:cstheme="minorBidi"/>
          <w:noProof/>
          <w:kern w:val="2"/>
          <w14:ligatures w14:val="standardContextual"/>
        </w:rPr>
      </w:pPr>
      <w:del w:id="1275" w:author="Kurt Elliason" w:date="2025-11-24T15:13:00Z" w16du:dateUtc="2025-11-24T21:13:00Z">
        <w:r w:rsidRPr="00464782" w:rsidDel="00464782">
          <w:rPr>
            <w:noProof/>
            <w:rPrChange w:id="1276" w:author="Kurt Elliason" w:date="2025-11-24T15:13:00Z" w16du:dateUtc="2025-11-24T21:13:00Z">
              <w:rPr>
                <w:rStyle w:val="Hyperlink"/>
                <w:noProof/>
              </w:rPr>
            </w:rPrChange>
          </w:rPr>
          <w:delText>Glossary</w:delText>
        </w:r>
        <w:r w:rsidDel="00464782">
          <w:rPr>
            <w:noProof/>
            <w:webHidden/>
          </w:rPr>
          <w:tab/>
          <w:delText>283</w:delText>
        </w:r>
      </w:del>
    </w:p>
    <w:p w14:paraId="38875DA2" w14:textId="71545B12" w:rsidR="00AA383B" w:rsidRPr="001F42D3" w:rsidRDefault="009F4303">
      <w:pPr>
        <w:ind w:hanging="2"/>
      </w:pPr>
      <w:r w:rsidRPr="001F42D3">
        <w:fldChar w:fldCharType="end"/>
      </w:r>
    </w:p>
    <w:p w14:paraId="3C1FEB31" w14:textId="77777777" w:rsidR="009F4303" w:rsidRPr="001F42D3" w:rsidRDefault="009F4303" w:rsidP="00F61918">
      <w:pPr>
        <w:ind w:hanging="2"/>
      </w:pPr>
    </w:p>
    <w:p w14:paraId="2F8E7A63" w14:textId="77777777" w:rsidR="009F4303" w:rsidRPr="001F42D3" w:rsidRDefault="009F4303">
      <w:pPr>
        <w:pStyle w:val="Heading1"/>
        <w:rPr>
          <w:noProof w:val="0"/>
        </w:rPr>
      </w:pPr>
      <w:bookmarkStart w:id="1277" w:name="_Toc301797270"/>
      <w:bookmarkStart w:id="1278" w:name="_Toc401769738"/>
      <w:bookmarkStart w:id="1279" w:name="_Toc401769299"/>
      <w:bookmarkStart w:id="1280" w:name="_Toc214889629"/>
      <w:r w:rsidRPr="001F42D3">
        <w:rPr>
          <w:noProof w:val="0"/>
        </w:rPr>
        <w:lastRenderedPageBreak/>
        <w:t>Introduction</w:t>
      </w:r>
      <w:bookmarkEnd w:id="1277"/>
      <w:bookmarkEnd w:id="1278"/>
      <w:bookmarkEnd w:id="1280"/>
    </w:p>
    <w:bookmarkEnd w:id="1279"/>
    <w:p w14:paraId="07F9FBAA" w14:textId="342EDF35" w:rsidR="00B11855" w:rsidRPr="001F42D3" w:rsidRDefault="003D003E" w:rsidP="001501FA">
      <w:pPr>
        <w:pStyle w:val="BodyText"/>
      </w:pPr>
      <w:r w:rsidRPr="001F42D3">
        <w:t>This document, Volume 2 of the IHE Device</w:t>
      </w:r>
      <w:r w:rsidR="00D8511F" w:rsidRPr="001F42D3">
        <w:t>s</w:t>
      </w:r>
      <w:r w:rsidRPr="001F42D3">
        <w:t xml:space="preserve"> (</w:t>
      </w:r>
      <w:r w:rsidR="00D8511F" w:rsidRPr="001F42D3">
        <w:t>DEV</w:t>
      </w:r>
      <w:r w:rsidRPr="001F42D3">
        <w:t>) Technical Framework, defines transactions used in IHE Patient Care Device profiles.</w:t>
      </w:r>
    </w:p>
    <w:p w14:paraId="1C38581D" w14:textId="77777777" w:rsidR="00B11855" w:rsidRPr="001F42D3" w:rsidRDefault="003D003E" w:rsidP="00123C7B">
      <w:pPr>
        <w:pStyle w:val="Heading2"/>
        <w:rPr>
          <w:noProof w:val="0"/>
        </w:rPr>
      </w:pPr>
      <w:bookmarkStart w:id="1281" w:name="_Toc401769300"/>
      <w:bookmarkStart w:id="1282" w:name="_Toc401769739"/>
      <w:bookmarkStart w:id="1283" w:name="_Toc214889630"/>
      <w:r w:rsidRPr="001F42D3">
        <w:rPr>
          <w:noProof w:val="0"/>
        </w:rPr>
        <w:t>Introduction to IHE</w:t>
      </w:r>
      <w:bookmarkEnd w:id="1281"/>
      <w:bookmarkEnd w:id="1282"/>
      <w:bookmarkEnd w:id="1283"/>
    </w:p>
    <w:p w14:paraId="7CFD1F71" w14:textId="77777777" w:rsidR="0032385F" w:rsidRPr="001F42D3" w:rsidRDefault="0032385F" w:rsidP="0032385F">
      <w:pPr>
        <w:pStyle w:val="BodyText"/>
      </w:pPr>
      <w:r w:rsidRPr="001F42D3">
        <w:t xml:space="preserve">Integrating the Healthcare Enterprise (IHE) is an international initiative to promote the use of standards to achieve interoperability among health information technology (HIT) systems and effective use of electronic health records (EHRs). IHE provides a forum for care providers, HIT experts and other stakeholders in several clinical and operational domains to reach consensus on standards-based solutions to critical interoperability issues. </w:t>
      </w:r>
    </w:p>
    <w:p w14:paraId="15AC2944" w14:textId="77777777" w:rsidR="0032385F" w:rsidRPr="001F42D3" w:rsidRDefault="0032385F" w:rsidP="0032385F">
      <w:pPr>
        <w:pStyle w:val="BodyText"/>
      </w:pPr>
      <w:r w:rsidRPr="001F42D3">
        <w:t>The primary output of IHE is system implementation guides, called IHE Profiles. IHE publishes each profile through a well-defined process of public review and trial implementation and gathers profiles that have reached final text status into an IHE Technical Framework, of which this volume is a part.</w:t>
      </w:r>
    </w:p>
    <w:p w14:paraId="0B64ADA0" w14:textId="2303FBAF" w:rsidR="00B11855" w:rsidRPr="001F42D3" w:rsidRDefault="0032385F" w:rsidP="0032385F">
      <w:pPr>
        <w:pStyle w:val="BodyText"/>
      </w:pPr>
      <w:r w:rsidRPr="001F42D3">
        <w:t xml:space="preserve">For general information regarding IHE, refer to </w:t>
      </w:r>
      <w:hyperlink r:id="rId10" w:history="1">
        <w:r w:rsidRPr="001F42D3">
          <w:rPr>
            <w:rStyle w:val="Hyperlink"/>
          </w:rPr>
          <w:t>www.ihe.net</w:t>
        </w:r>
      </w:hyperlink>
      <w:r w:rsidRPr="001F42D3">
        <w:t xml:space="preserve">. It is strongly recommended that, prior to reading this volume, the reader familiarizes themselves with the concepts defined in the </w:t>
      </w:r>
      <w:hyperlink r:id="rId11" w:history="1">
        <w:r w:rsidRPr="001F42D3">
          <w:rPr>
            <w:rStyle w:val="Hyperlink"/>
          </w:rPr>
          <w:t>IHE Technical Frameworks General Introduction</w:t>
        </w:r>
      </w:hyperlink>
    </w:p>
    <w:p w14:paraId="30657A64" w14:textId="77777777" w:rsidR="00B11855" w:rsidRPr="001F42D3" w:rsidRDefault="005F2DA6" w:rsidP="00123C7B">
      <w:pPr>
        <w:pStyle w:val="Heading2"/>
        <w:rPr>
          <w:noProof w:val="0"/>
        </w:rPr>
      </w:pPr>
      <w:bookmarkStart w:id="1284" w:name="_Toc401769301"/>
      <w:bookmarkStart w:id="1285" w:name="_Toc401769740"/>
      <w:bookmarkStart w:id="1286" w:name="_Toc214889631"/>
      <w:r w:rsidRPr="001F42D3">
        <w:rPr>
          <w:noProof w:val="0"/>
        </w:rPr>
        <w:t>I</w:t>
      </w:r>
      <w:r w:rsidR="003D003E" w:rsidRPr="001F42D3">
        <w:rPr>
          <w:noProof w:val="0"/>
        </w:rPr>
        <w:t>ntended Audience</w:t>
      </w:r>
      <w:bookmarkEnd w:id="1284"/>
      <w:bookmarkEnd w:id="1285"/>
      <w:bookmarkEnd w:id="1286"/>
      <w:r w:rsidR="003D003E" w:rsidRPr="001F42D3">
        <w:rPr>
          <w:noProof w:val="0"/>
        </w:rPr>
        <w:t xml:space="preserve"> </w:t>
      </w:r>
    </w:p>
    <w:p w14:paraId="401508B3" w14:textId="09598394" w:rsidR="00B11855" w:rsidRPr="001F42D3" w:rsidRDefault="003D003E" w:rsidP="00C660CF">
      <w:pPr>
        <w:pStyle w:val="BodyText"/>
      </w:pPr>
      <w:r w:rsidRPr="001F42D3">
        <w:t xml:space="preserve">The intended audience of </w:t>
      </w:r>
      <w:r w:rsidR="00DE2F03" w:rsidRPr="001F42D3">
        <w:t>IHE Devices Technical Framework</w:t>
      </w:r>
      <w:r w:rsidRPr="001F42D3">
        <w:t xml:space="preserve"> Volume 2 is:</w:t>
      </w:r>
    </w:p>
    <w:p w14:paraId="01FB819D" w14:textId="77777777" w:rsidR="00B11855" w:rsidRPr="001F42D3" w:rsidRDefault="003D003E" w:rsidP="005C1693">
      <w:pPr>
        <w:pStyle w:val="ListBullet2"/>
      </w:pPr>
      <w:r w:rsidRPr="001F42D3">
        <w:t xml:space="preserve">IT departments of healthcare institutions </w:t>
      </w:r>
    </w:p>
    <w:p w14:paraId="28A81B8F" w14:textId="77777777" w:rsidR="00B11855" w:rsidRPr="001F42D3" w:rsidRDefault="003D003E" w:rsidP="005C1693">
      <w:pPr>
        <w:pStyle w:val="ListBullet2"/>
      </w:pPr>
      <w:r w:rsidRPr="001F42D3">
        <w:t>Technical staff of vendors participating in the IHE initiative</w:t>
      </w:r>
    </w:p>
    <w:p w14:paraId="54360748" w14:textId="77777777" w:rsidR="00B11855" w:rsidRPr="001F42D3" w:rsidRDefault="003D003E" w:rsidP="005C1693">
      <w:pPr>
        <w:pStyle w:val="ListBullet2"/>
      </w:pPr>
      <w:r w:rsidRPr="001F42D3">
        <w:t>Experts involved in standards development</w:t>
      </w:r>
    </w:p>
    <w:p w14:paraId="37C226D4" w14:textId="77777777" w:rsidR="00B11855" w:rsidRPr="001F42D3" w:rsidRDefault="003D003E" w:rsidP="00123C7B">
      <w:pPr>
        <w:pStyle w:val="Heading2"/>
        <w:rPr>
          <w:noProof w:val="0"/>
        </w:rPr>
      </w:pPr>
      <w:bookmarkStart w:id="1287" w:name="_Toc401769302"/>
      <w:bookmarkStart w:id="1288" w:name="_Toc401769741"/>
      <w:bookmarkStart w:id="1289" w:name="_Toc214889632"/>
      <w:r w:rsidRPr="001F42D3">
        <w:rPr>
          <w:noProof w:val="0"/>
        </w:rPr>
        <w:t>Overview of Technical Framework Volume 2</w:t>
      </w:r>
      <w:bookmarkEnd w:id="1287"/>
      <w:bookmarkEnd w:id="1288"/>
      <w:bookmarkEnd w:id="1289"/>
    </w:p>
    <w:p w14:paraId="4DF1DDF9" w14:textId="77777777" w:rsidR="00AA2519" w:rsidRPr="001F42D3" w:rsidRDefault="00AA2519" w:rsidP="00AA2519">
      <w:pPr>
        <w:pStyle w:val="BodyText"/>
      </w:pPr>
      <w:r w:rsidRPr="001F42D3">
        <w:t xml:space="preserve">Volume 2 is comprised of several distinct sections:  </w:t>
      </w:r>
    </w:p>
    <w:p w14:paraId="52DD7132" w14:textId="77777777" w:rsidR="00AA2519" w:rsidRPr="001F42D3" w:rsidRDefault="00AA2519" w:rsidP="00AA2519">
      <w:pPr>
        <w:pStyle w:val="ListBullet2"/>
      </w:pPr>
      <w:r w:rsidRPr="001F42D3">
        <w:t>Section 1 provides background and reference material.</w:t>
      </w:r>
    </w:p>
    <w:p w14:paraId="144C7FE8" w14:textId="77777777" w:rsidR="00AA2519" w:rsidRPr="001F42D3" w:rsidRDefault="00AA2519" w:rsidP="00AA2519">
      <w:pPr>
        <w:pStyle w:val="ListBullet2"/>
      </w:pPr>
      <w:r w:rsidRPr="001F42D3">
        <w:t>Section 2 presents the conventions used in this volume to define the transactions.</w:t>
      </w:r>
    </w:p>
    <w:p w14:paraId="55D39A9B" w14:textId="77777777" w:rsidR="00AA2519" w:rsidRPr="001F42D3" w:rsidRDefault="00AA2519" w:rsidP="00AA2519">
      <w:pPr>
        <w:pStyle w:val="ListBullet2"/>
      </w:pPr>
      <w:r w:rsidRPr="001F42D3">
        <w:t>Section 3 defines &lt;Domain Name&gt; transactions in detail, specifying the roles for each actor, the standards employed, the information exchanged, and in some cases, implementation options for the transaction.</w:t>
      </w:r>
    </w:p>
    <w:p w14:paraId="31DF1669" w14:textId="77777777" w:rsidR="00AA2519" w:rsidRPr="001F42D3" w:rsidRDefault="00AA2519" w:rsidP="00AA2519">
      <w:pPr>
        <w:pStyle w:val="BodyText"/>
      </w:pPr>
      <w:r w:rsidRPr="001F42D3">
        <w:t>The appendices in Volume 2 provide clarification of technical details of the IHE data model and transactions. Code and message samples may also be stored on the IHE Google Drive. In this case, explicit links to the applicable Google Drive folder will be provided in the transaction text.</w:t>
      </w:r>
    </w:p>
    <w:p w14:paraId="566B7569" w14:textId="77777777" w:rsidR="00AA2519" w:rsidRPr="001F42D3" w:rsidRDefault="00AA2519" w:rsidP="00AA2519">
      <w:pPr>
        <w:pStyle w:val="BodyText"/>
      </w:pPr>
      <w:r w:rsidRPr="001F42D3">
        <w:t xml:space="preserve">Due to the length of the document, some domains may divide Volume 2 into smaller volumes labeled 2a, 2b, etc. In this case, the Volume 2 appendices are gathered in Volume 2x. </w:t>
      </w:r>
    </w:p>
    <w:p w14:paraId="407159BA" w14:textId="180B86AA" w:rsidR="00AA2519" w:rsidRPr="001F42D3" w:rsidRDefault="00AA2519" w:rsidP="00AA2519">
      <w:pPr>
        <w:pStyle w:val="BodyText"/>
      </w:pPr>
      <w:r w:rsidRPr="001F42D3">
        <w:lastRenderedPageBreak/>
        <w:t xml:space="preserve">For a brief overview of additional Technical Framework Volumes (TF-1, TF-3, TF-4), please see the IHE Technical Frameworks General Introduction, </w:t>
      </w:r>
      <w:hyperlink r:id="rId12" w:history="1">
        <w:r w:rsidRPr="001F42D3">
          <w:rPr>
            <w:rStyle w:val="Hyperlink"/>
          </w:rPr>
          <w:t>Section 5 - Structure of the IHE Technical Frameworks</w:t>
        </w:r>
      </w:hyperlink>
      <w:r w:rsidRPr="001F42D3">
        <w:rPr>
          <w:rStyle w:val="Hyperlink"/>
        </w:rPr>
        <w:t>.</w:t>
      </w:r>
    </w:p>
    <w:p w14:paraId="736C3E46" w14:textId="671D88F1" w:rsidR="00B11855" w:rsidRPr="001F42D3" w:rsidRDefault="003D003E" w:rsidP="006649D9">
      <w:pPr>
        <w:pStyle w:val="BodyText"/>
      </w:pPr>
      <w:r w:rsidRPr="001F42D3">
        <w:t xml:space="preserve">Code and message samples may also be stored on the IHE </w:t>
      </w:r>
      <w:r w:rsidR="00AA2519" w:rsidRPr="001F42D3">
        <w:t>Google Drive</w:t>
      </w:r>
      <w:r w:rsidRPr="001F42D3">
        <w:t xml:space="preserve">. In this case, explicit links to </w:t>
      </w:r>
      <w:r w:rsidR="00AA2519" w:rsidRPr="001F42D3">
        <w:t>Google Drive</w:t>
      </w:r>
      <w:r w:rsidRPr="001F42D3">
        <w:t xml:space="preserve"> will be provided in the transaction text.</w:t>
      </w:r>
    </w:p>
    <w:p w14:paraId="1A9DFE51" w14:textId="77777777" w:rsidR="00B11855" w:rsidRPr="001F42D3" w:rsidRDefault="003D003E" w:rsidP="00123C7B">
      <w:pPr>
        <w:pStyle w:val="Heading2"/>
        <w:rPr>
          <w:noProof w:val="0"/>
        </w:rPr>
      </w:pPr>
      <w:bookmarkStart w:id="1290" w:name="_Toc401769303"/>
      <w:bookmarkStart w:id="1291" w:name="_Toc401769742"/>
      <w:bookmarkStart w:id="1292" w:name="_Toc214889633"/>
      <w:r w:rsidRPr="001F42D3">
        <w:rPr>
          <w:noProof w:val="0"/>
        </w:rPr>
        <w:t>Comment Process</w:t>
      </w:r>
      <w:bookmarkEnd w:id="1290"/>
      <w:bookmarkEnd w:id="1291"/>
      <w:bookmarkEnd w:id="1292"/>
    </w:p>
    <w:p w14:paraId="3A3218B5" w14:textId="731B81C7" w:rsidR="00B11855" w:rsidRPr="001F42D3" w:rsidRDefault="003D003E" w:rsidP="006649D9">
      <w:pPr>
        <w:pStyle w:val="BodyText"/>
      </w:pPr>
      <w:r w:rsidRPr="001F42D3">
        <w:t xml:space="preserve">IHE International welcomes comments on this document and the IHE initiative. </w:t>
      </w:r>
      <w:r w:rsidR="00AA2519" w:rsidRPr="001F42D3">
        <w:t>Comments on the IHE initiative can be submitted by sending an email to the co-chairs and secretary of the</w:t>
      </w:r>
      <w:r w:rsidR="00AA2519" w:rsidRPr="001F42D3" w:rsidDel="00AA2519">
        <w:t xml:space="preserve"> </w:t>
      </w:r>
      <w:r w:rsidRPr="001F42D3">
        <w:t xml:space="preserve"> Device</w:t>
      </w:r>
      <w:r w:rsidR="00EA34BF" w:rsidRPr="001F42D3">
        <w:t>s</w:t>
      </w:r>
      <w:r w:rsidRPr="001F42D3">
        <w:t xml:space="preserve"> domain committees at </w:t>
      </w:r>
      <w:hyperlink r:id="rId13" w:history="1">
        <w:r w:rsidR="00AA2519" w:rsidRPr="001F42D3">
          <w:rPr>
            <w:rStyle w:val="Hyperlink"/>
          </w:rPr>
          <w:t>dev@ihe.net</w:t>
        </w:r>
      </w:hyperlink>
      <w:r w:rsidRPr="001F42D3">
        <w:t>.</w:t>
      </w:r>
      <w:r w:rsidR="00AA2519" w:rsidRPr="001F42D3">
        <w:t xml:space="preserve"> Comments on this document can be submitted at </w:t>
      </w:r>
      <w:hyperlink r:id="rId14" w:history="1">
        <w:r w:rsidR="00AA2519" w:rsidRPr="001F42D3">
          <w:rPr>
            <w:rStyle w:val="Hyperlink"/>
          </w:rPr>
          <w:t>http://ihe.net/Domain_acronym_Public_Comments</w:t>
        </w:r>
      </w:hyperlink>
      <w:r w:rsidR="00AA2519" w:rsidRPr="001F42D3">
        <w:t>.</w:t>
      </w:r>
    </w:p>
    <w:p w14:paraId="2EEAA2D5" w14:textId="77777777" w:rsidR="00B11855" w:rsidRPr="001F42D3" w:rsidRDefault="003D003E" w:rsidP="00123C7B">
      <w:pPr>
        <w:pStyle w:val="Heading2"/>
        <w:rPr>
          <w:noProof w:val="0"/>
        </w:rPr>
      </w:pPr>
      <w:bookmarkStart w:id="1293" w:name="_Toc401769304"/>
      <w:bookmarkStart w:id="1294" w:name="_Toc401769743"/>
      <w:bookmarkStart w:id="1295" w:name="_Toc214889634"/>
      <w:r w:rsidRPr="001F42D3">
        <w:rPr>
          <w:noProof w:val="0"/>
        </w:rPr>
        <w:t>Copyright Licenses</w:t>
      </w:r>
      <w:bookmarkEnd w:id="1293"/>
      <w:bookmarkEnd w:id="1294"/>
      <w:bookmarkEnd w:id="1295"/>
    </w:p>
    <w:p w14:paraId="1E0A01AA" w14:textId="087CD2F5" w:rsidR="00B11855" w:rsidRDefault="00AA2519" w:rsidP="00B22B66">
      <w:pPr>
        <w:pStyle w:val="BodyText"/>
      </w:pPr>
      <w:r w:rsidRPr="001F42D3">
        <w:t xml:space="preserve">IHE technical documents refer to, and make use of, a number of standards developed and published by several standards development organizations. Please refer to the IHE Technical Frameworks General Introduction, </w:t>
      </w:r>
      <w:hyperlink r:id="rId15" w:history="1">
        <w:r w:rsidRPr="001F42D3">
          <w:rPr>
            <w:rStyle w:val="Hyperlink"/>
          </w:rPr>
          <w:t>Section 9 - Copyright Licenses</w:t>
        </w:r>
      </w:hyperlink>
      <w:r w:rsidRPr="001F42D3">
        <w:t xml:space="preserve"> for copyright license information for frequently referenced base standards. Information pertaining to the use of IHE International copyrighted materials is also available there</w:t>
      </w:r>
      <w:r w:rsidR="003D003E" w:rsidRPr="001F42D3">
        <w:t>.</w:t>
      </w:r>
      <w:bookmarkStart w:id="1296" w:name="_Toc180594708"/>
      <w:bookmarkStart w:id="1297" w:name="_Toc181623710"/>
      <w:bookmarkStart w:id="1298" w:name="_Toc180594709"/>
      <w:bookmarkStart w:id="1299" w:name="_Toc181623711"/>
      <w:bookmarkStart w:id="1300" w:name="_Toc180594710"/>
      <w:bookmarkStart w:id="1301" w:name="_Toc181623712"/>
      <w:bookmarkEnd w:id="1296"/>
      <w:bookmarkEnd w:id="1297"/>
      <w:bookmarkEnd w:id="1298"/>
      <w:bookmarkEnd w:id="1299"/>
      <w:bookmarkEnd w:id="1300"/>
      <w:bookmarkEnd w:id="1301"/>
    </w:p>
    <w:p w14:paraId="44AB3ED0" w14:textId="42942274" w:rsidR="00B22B66" w:rsidRPr="00B22B66" w:rsidRDefault="00B22B66" w:rsidP="00B22B66">
      <w:pPr>
        <w:pStyle w:val="Heading2"/>
      </w:pPr>
      <w:bookmarkStart w:id="1302" w:name="_Toc214889635"/>
      <w:r>
        <w:t>Trademark</w:t>
      </w:r>
      <w:bookmarkEnd w:id="1302"/>
    </w:p>
    <w:p w14:paraId="00EEA07E" w14:textId="1F21109E" w:rsidR="00B11855" w:rsidRPr="001F42D3" w:rsidRDefault="00AA2519" w:rsidP="00C10546">
      <w:pPr>
        <w:pStyle w:val="BodyText"/>
      </w:pPr>
      <w:r w:rsidRPr="001F42D3">
        <w:t>IHE</w:t>
      </w:r>
      <w:r w:rsidR="00B22B66" w:rsidRPr="005C1693">
        <w:t>®</w:t>
      </w:r>
      <w:r w:rsidRPr="00B22B66">
        <w:t xml:space="preserve"> </w:t>
      </w:r>
      <w:r w:rsidRPr="001F42D3">
        <w:t xml:space="preserve">and the IHE logo are trademarks of the Healthcare Information Management Systems Society in the United States and trademarks of IHE Europe in the European Community. Please refer to the IHE Technical Frameworks General Introduction, </w:t>
      </w:r>
      <w:hyperlink r:id="rId16" w:history="1">
        <w:r w:rsidRPr="001F42D3">
          <w:rPr>
            <w:rStyle w:val="Hyperlink"/>
          </w:rPr>
          <w:t>Section 10 - Trademark</w:t>
        </w:r>
      </w:hyperlink>
      <w:r w:rsidRPr="001F42D3">
        <w:t xml:space="preserve"> for information on their use</w:t>
      </w:r>
      <w:r w:rsidR="003D003E" w:rsidRPr="001F42D3">
        <w:t>.</w:t>
      </w:r>
    </w:p>
    <w:p w14:paraId="5D8FAB0F" w14:textId="77777777" w:rsidR="00B11855" w:rsidRPr="001F42D3" w:rsidRDefault="003D003E" w:rsidP="00123C7B">
      <w:pPr>
        <w:pStyle w:val="Heading2"/>
        <w:rPr>
          <w:noProof w:val="0"/>
        </w:rPr>
      </w:pPr>
      <w:bookmarkStart w:id="1303" w:name="_Toc401769307"/>
      <w:bookmarkStart w:id="1304" w:name="_Toc401769746"/>
      <w:bookmarkStart w:id="1305" w:name="_Toc214889636"/>
      <w:r w:rsidRPr="001F42D3">
        <w:rPr>
          <w:noProof w:val="0"/>
        </w:rPr>
        <w:t>Disclaimer Regarding Patent Rights</w:t>
      </w:r>
      <w:bookmarkEnd w:id="1303"/>
      <w:bookmarkEnd w:id="1304"/>
      <w:bookmarkEnd w:id="1305"/>
    </w:p>
    <w:p w14:paraId="6BA23B82" w14:textId="77777777" w:rsidR="00B11855" w:rsidRPr="001F42D3" w:rsidRDefault="003D003E" w:rsidP="006649D9">
      <w:pPr>
        <w:pStyle w:val="BodyText"/>
      </w:pPr>
      <w:r w:rsidRPr="001F42D3">
        <w:t xml:space="preserve">Attention is called to the possibility that implementation of the specifications in this document may require use of subject matter covered by patent rights. By publication of this document, no position is taken with respect to the existence or validity of any patent rights in connection therewith. IHE International is not responsible for identifying Necessary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the specifications in this document are expressly advised that determination of the validity of any patent rights, and the risk of infringement of such rights, is entirely their own responsibility. Further information about the IHE International patent disclosure process including links to forms for making disclosures is available at </w:t>
      </w:r>
      <w:hyperlink r:id="rId17" w:history="1">
        <w:r w:rsidRPr="001F42D3">
          <w:rPr>
            <w:color w:val="0000FF"/>
            <w:u w:val="single" w:color="0000FF"/>
          </w:rPr>
          <w:t>http://www.ihe.net/Patent_Disclosure_Process</w:t>
        </w:r>
      </w:hyperlink>
      <w:r w:rsidRPr="001F42D3">
        <w:t xml:space="preserve">. Please address questions about the patent disclosure process to the secretary of the IHE International Board: </w:t>
      </w:r>
      <w:hyperlink r:id="rId18" w:history="1">
        <w:r w:rsidRPr="001F42D3">
          <w:rPr>
            <w:color w:val="0000FF"/>
            <w:u w:val="single" w:color="0000FF"/>
          </w:rPr>
          <w:t>secretary@ihe.net</w:t>
        </w:r>
      </w:hyperlink>
      <w:r w:rsidRPr="001F42D3">
        <w:t>.</w:t>
      </w:r>
    </w:p>
    <w:p w14:paraId="49D1E675" w14:textId="77777777" w:rsidR="00B11855" w:rsidRPr="001F42D3" w:rsidRDefault="003D003E" w:rsidP="00123C7B">
      <w:pPr>
        <w:pStyle w:val="Heading2"/>
        <w:rPr>
          <w:noProof w:val="0"/>
        </w:rPr>
      </w:pPr>
      <w:bookmarkStart w:id="1306" w:name="_Toc401769308"/>
      <w:bookmarkStart w:id="1307" w:name="_Toc401769747"/>
      <w:bookmarkStart w:id="1308" w:name="_Toc214889637"/>
      <w:r w:rsidRPr="001F42D3">
        <w:rPr>
          <w:noProof w:val="0"/>
        </w:rPr>
        <w:lastRenderedPageBreak/>
        <w:t>History of Document Changes</w:t>
      </w:r>
      <w:bookmarkEnd w:id="1306"/>
      <w:bookmarkEnd w:id="1307"/>
      <w:bookmarkEnd w:id="1308"/>
    </w:p>
    <w:p w14:paraId="1482F6A4" w14:textId="77777777" w:rsidR="00B11855" w:rsidRPr="001F42D3" w:rsidRDefault="003D003E" w:rsidP="006649D9">
      <w:pPr>
        <w:pStyle w:val="BodyText"/>
        <w:rPr>
          <w:rStyle w:val="Emphasis"/>
        </w:rPr>
      </w:pPr>
      <w:r w:rsidRPr="001F42D3">
        <w:t>This section provides a brief summary of changes and additions to this document.</w:t>
      </w:r>
    </w:p>
    <w:p w14:paraId="7F3CA6C6" w14:textId="77777777" w:rsidR="00B11855" w:rsidRPr="001F42D3" w:rsidRDefault="00B11855" w:rsidP="006D7FD4">
      <w:pPr>
        <w:pStyle w:val="BodyText"/>
      </w:pPr>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435"/>
        <w:gridCol w:w="1373"/>
        <w:gridCol w:w="7056"/>
      </w:tblGrid>
      <w:tr w:rsidR="00C40FD5" w:rsidRPr="001F42D3" w14:paraId="66B97481" w14:textId="77777777" w:rsidTr="00792D5F">
        <w:trPr>
          <w:cantSplit/>
          <w:jc w:val="center"/>
        </w:trPr>
        <w:tc>
          <w:tcPr>
            <w:tcW w:w="1435" w:type="dxa"/>
            <w:shd w:val="clear" w:color="auto" w:fill="D9D9D9"/>
          </w:tcPr>
          <w:p w14:paraId="54D6F8C8" w14:textId="77777777" w:rsidR="00B11855" w:rsidRPr="001F42D3" w:rsidRDefault="003D003E" w:rsidP="00B43978">
            <w:pPr>
              <w:pStyle w:val="TableEntryHeader"/>
            </w:pPr>
            <w:r w:rsidRPr="001F42D3">
              <w:t>Date</w:t>
            </w:r>
          </w:p>
        </w:tc>
        <w:tc>
          <w:tcPr>
            <w:tcW w:w="1373" w:type="dxa"/>
            <w:shd w:val="clear" w:color="auto" w:fill="D9D9D9"/>
          </w:tcPr>
          <w:p w14:paraId="5612FE6D" w14:textId="77777777" w:rsidR="00B11855" w:rsidRPr="001F42D3" w:rsidRDefault="003D003E" w:rsidP="00B43978">
            <w:pPr>
              <w:pStyle w:val="TableEntryHeader"/>
            </w:pPr>
            <w:r w:rsidRPr="001F42D3">
              <w:t>Document Revision</w:t>
            </w:r>
          </w:p>
        </w:tc>
        <w:tc>
          <w:tcPr>
            <w:tcW w:w="7056" w:type="dxa"/>
            <w:shd w:val="clear" w:color="auto" w:fill="D9D9D9"/>
          </w:tcPr>
          <w:p w14:paraId="31B77969" w14:textId="77777777" w:rsidR="00B11855" w:rsidRPr="001F42D3" w:rsidRDefault="003D003E" w:rsidP="00B43978">
            <w:pPr>
              <w:pStyle w:val="TableEntryHeader"/>
            </w:pPr>
            <w:r w:rsidRPr="001F42D3">
              <w:t>Change Summary</w:t>
            </w:r>
          </w:p>
        </w:tc>
      </w:tr>
      <w:tr w:rsidR="00B11855" w:rsidRPr="001F42D3" w14:paraId="5DC0A79A" w14:textId="77777777" w:rsidTr="00792D5F">
        <w:trPr>
          <w:cantSplit/>
          <w:jc w:val="center"/>
        </w:trPr>
        <w:tc>
          <w:tcPr>
            <w:tcW w:w="1435" w:type="dxa"/>
          </w:tcPr>
          <w:p w14:paraId="73B75E03" w14:textId="77777777" w:rsidR="00B11855" w:rsidRPr="001F42D3" w:rsidRDefault="00F82FDF" w:rsidP="000166DD">
            <w:pPr>
              <w:pStyle w:val="TableEntry"/>
            </w:pPr>
            <w:r w:rsidRPr="001F42D3">
              <w:t>2014-1</w:t>
            </w:r>
            <w:r w:rsidR="0028464C" w:rsidRPr="001F42D3">
              <w:t>1-04</w:t>
            </w:r>
          </w:p>
        </w:tc>
        <w:tc>
          <w:tcPr>
            <w:tcW w:w="1373" w:type="dxa"/>
          </w:tcPr>
          <w:p w14:paraId="5C9EA188" w14:textId="77777777" w:rsidR="00B11855" w:rsidRPr="001F42D3" w:rsidRDefault="00F82FDF" w:rsidP="006C4856">
            <w:pPr>
              <w:pStyle w:val="TableEntry"/>
            </w:pPr>
            <w:r w:rsidRPr="001F42D3">
              <w:t>4.0</w:t>
            </w:r>
          </w:p>
        </w:tc>
        <w:tc>
          <w:tcPr>
            <w:tcW w:w="7056" w:type="dxa"/>
          </w:tcPr>
          <w:p w14:paraId="4CA7D5C4" w14:textId="77777777" w:rsidR="00B11855" w:rsidRPr="001F42D3" w:rsidRDefault="003D003E" w:rsidP="0087008C">
            <w:pPr>
              <w:pStyle w:val="TableEntry"/>
            </w:pPr>
            <w:r w:rsidRPr="001F42D3">
              <w:t xml:space="preserve">Incorporated approved Change Proposals Nos. 86-106 excluding withdrawn proposals. Integrated Sections 1 and 2 from 2014 Technical Framework Vol. 2 Templates and deleted </w:t>
            </w:r>
            <w:r w:rsidR="0087008C" w:rsidRPr="001F42D3">
              <w:t>material from Appendices which are no</w:t>
            </w:r>
            <w:r w:rsidRPr="001F42D3">
              <w:t>w included</w:t>
            </w:r>
            <w:r w:rsidR="0087008C" w:rsidRPr="001F42D3">
              <w:t xml:space="preserve"> by reference from</w:t>
            </w:r>
            <w:r w:rsidRPr="001F42D3">
              <w:t xml:space="preserve"> the General Introduction. IHE Glossary is now included by reference.</w:t>
            </w:r>
          </w:p>
        </w:tc>
      </w:tr>
      <w:tr w:rsidR="00B11855" w:rsidRPr="001F42D3" w14:paraId="2724C478" w14:textId="77777777" w:rsidTr="00792D5F">
        <w:trPr>
          <w:cantSplit/>
          <w:jc w:val="center"/>
        </w:trPr>
        <w:tc>
          <w:tcPr>
            <w:tcW w:w="1435" w:type="dxa"/>
          </w:tcPr>
          <w:p w14:paraId="42EAB243" w14:textId="77777777" w:rsidR="00B11855" w:rsidRPr="001F42D3" w:rsidRDefault="009167AE" w:rsidP="00C10546">
            <w:pPr>
              <w:pStyle w:val="TableEntry"/>
            </w:pPr>
            <w:r w:rsidRPr="001F42D3">
              <w:t>2015-</w:t>
            </w:r>
            <w:r w:rsidR="008C6449" w:rsidRPr="001F42D3">
              <w:t>10-</w:t>
            </w:r>
            <w:r w:rsidR="00957489" w:rsidRPr="001F42D3">
              <w:t>14</w:t>
            </w:r>
          </w:p>
        </w:tc>
        <w:tc>
          <w:tcPr>
            <w:tcW w:w="1373" w:type="dxa"/>
          </w:tcPr>
          <w:p w14:paraId="40C57CB9" w14:textId="77777777" w:rsidR="00B11855" w:rsidRPr="001F42D3" w:rsidRDefault="009167AE" w:rsidP="006C4856">
            <w:pPr>
              <w:pStyle w:val="TableEntry"/>
            </w:pPr>
            <w:r w:rsidRPr="001F42D3">
              <w:t>5.0</w:t>
            </w:r>
          </w:p>
        </w:tc>
        <w:tc>
          <w:tcPr>
            <w:tcW w:w="7056" w:type="dxa"/>
          </w:tcPr>
          <w:p w14:paraId="734E8A83" w14:textId="77777777" w:rsidR="00B11855" w:rsidRPr="001F42D3" w:rsidRDefault="009167AE" w:rsidP="006C4856">
            <w:pPr>
              <w:pStyle w:val="TableEntry"/>
            </w:pPr>
            <w:r w:rsidRPr="001F42D3">
              <w:t xml:space="preserve">Updated ACM </w:t>
            </w:r>
            <w:r w:rsidR="00FF5580" w:rsidRPr="001F42D3">
              <w:t>Profile</w:t>
            </w:r>
            <w:r w:rsidRPr="001F42D3">
              <w:t xml:space="preserve"> to include all approved CPs and for housekeeping.</w:t>
            </w:r>
            <w:r w:rsidR="00296955" w:rsidRPr="001F42D3">
              <w:t xml:space="preserve"> Incorporated other applicable CPs through CP 121.</w:t>
            </w:r>
          </w:p>
        </w:tc>
      </w:tr>
      <w:tr w:rsidR="00B11855" w:rsidRPr="001F42D3" w14:paraId="02A666C1" w14:textId="77777777" w:rsidTr="00792D5F">
        <w:trPr>
          <w:cantSplit/>
          <w:trHeight w:val="242"/>
          <w:jc w:val="center"/>
        </w:trPr>
        <w:tc>
          <w:tcPr>
            <w:tcW w:w="1435" w:type="dxa"/>
          </w:tcPr>
          <w:p w14:paraId="4891F341" w14:textId="1C807F62" w:rsidR="00B11855" w:rsidRPr="001F42D3" w:rsidRDefault="006D613E">
            <w:pPr>
              <w:pStyle w:val="TableEntry"/>
            </w:pPr>
            <w:r w:rsidRPr="001F42D3">
              <w:t>2016-1</w:t>
            </w:r>
            <w:r w:rsidR="00130543" w:rsidRPr="001F42D3">
              <w:t>1-09</w:t>
            </w:r>
          </w:p>
        </w:tc>
        <w:tc>
          <w:tcPr>
            <w:tcW w:w="1373" w:type="dxa"/>
          </w:tcPr>
          <w:p w14:paraId="222DDF47" w14:textId="77777777" w:rsidR="00B11855" w:rsidRPr="001F42D3" w:rsidRDefault="006D613E" w:rsidP="006C4856">
            <w:pPr>
              <w:pStyle w:val="TableEntry"/>
            </w:pPr>
            <w:r w:rsidRPr="001F42D3">
              <w:t>6.0</w:t>
            </w:r>
          </w:p>
        </w:tc>
        <w:tc>
          <w:tcPr>
            <w:tcW w:w="7056" w:type="dxa"/>
          </w:tcPr>
          <w:p w14:paraId="54DB7864" w14:textId="135BD644" w:rsidR="00B11855" w:rsidRPr="001F42D3" w:rsidRDefault="006D552F" w:rsidP="006C4856">
            <w:pPr>
              <w:pStyle w:val="TableEntry"/>
            </w:pPr>
            <w:r w:rsidRPr="001F42D3">
              <w:t>Incorporated</w:t>
            </w:r>
            <w:r w:rsidR="00123C7B" w:rsidRPr="001F42D3">
              <w:t xml:space="preserve"> </w:t>
            </w:r>
            <w:r w:rsidR="00513A74" w:rsidRPr="001F42D3">
              <w:t xml:space="preserve">applicable </w:t>
            </w:r>
            <w:r w:rsidR="00123C7B" w:rsidRPr="001F42D3">
              <w:t>CPs through CP 128</w:t>
            </w:r>
          </w:p>
        </w:tc>
      </w:tr>
      <w:tr w:rsidR="00166EF7" w:rsidRPr="001F42D3" w14:paraId="63CAC926" w14:textId="77777777" w:rsidTr="00792D5F">
        <w:trPr>
          <w:cantSplit/>
          <w:trHeight w:val="242"/>
          <w:jc w:val="center"/>
        </w:trPr>
        <w:tc>
          <w:tcPr>
            <w:tcW w:w="1435" w:type="dxa"/>
          </w:tcPr>
          <w:p w14:paraId="3E29DECE" w14:textId="5052068C" w:rsidR="00166EF7" w:rsidRPr="001F42D3" w:rsidRDefault="00166EF7">
            <w:pPr>
              <w:pStyle w:val="TableEntry"/>
            </w:pPr>
            <w:r w:rsidRPr="001F42D3">
              <w:t>2017-</w:t>
            </w:r>
            <w:r w:rsidR="007E0357" w:rsidRPr="001F42D3">
              <w:t>11-09</w:t>
            </w:r>
          </w:p>
        </w:tc>
        <w:tc>
          <w:tcPr>
            <w:tcW w:w="1373" w:type="dxa"/>
          </w:tcPr>
          <w:p w14:paraId="67554BDE" w14:textId="474A1A77" w:rsidR="00166EF7" w:rsidRPr="001F42D3" w:rsidRDefault="00166EF7" w:rsidP="006C4856">
            <w:pPr>
              <w:pStyle w:val="TableEntry"/>
            </w:pPr>
            <w:r w:rsidRPr="001F42D3">
              <w:t>7.0</w:t>
            </w:r>
          </w:p>
        </w:tc>
        <w:tc>
          <w:tcPr>
            <w:tcW w:w="7056" w:type="dxa"/>
          </w:tcPr>
          <w:p w14:paraId="4E4C64FB" w14:textId="27271696" w:rsidR="00166EF7" w:rsidRPr="001F42D3" w:rsidRDefault="00166EF7" w:rsidP="00404616">
            <w:pPr>
              <w:pStyle w:val="TableEntry"/>
            </w:pPr>
            <w:r w:rsidRPr="001F42D3">
              <w:t xml:space="preserve">Incorporated ACM </w:t>
            </w:r>
            <w:r w:rsidR="00EE799D" w:rsidRPr="001F42D3">
              <w:t>Profile</w:t>
            </w:r>
            <w:r w:rsidRPr="001F42D3">
              <w:t xml:space="preserve"> </w:t>
            </w:r>
            <w:r w:rsidR="00B018C1" w:rsidRPr="001F42D3">
              <w:t xml:space="preserve">CP 129 to add additional attributes from </w:t>
            </w:r>
            <w:r w:rsidR="00647994" w:rsidRPr="001F42D3">
              <w:t>[PCD-04]</w:t>
            </w:r>
            <w:r w:rsidR="00B018C1" w:rsidRPr="001F42D3">
              <w:t xml:space="preserve"> to </w:t>
            </w:r>
            <w:r w:rsidR="00645B27" w:rsidRPr="001F42D3">
              <w:t>[PCD-06]</w:t>
            </w:r>
            <w:r w:rsidR="00B018C1" w:rsidRPr="001F42D3">
              <w:t xml:space="preserve"> and </w:t>
            </w:r>
            <w:r w:rsidR="00901663" w:rsidRPr="001F42D3">
              <w:t>[PCD-07]</w:t>
            </w:r>
            <w:r w:rsidR="00B018C1" w:rsidRPr="001F42D3">
              <w:t xml:space="preserve"> messages, </w:t>
            </w:r>
            <w:r w:rsidRPr="001F42D3">
              <w:t>CP 130 to add table of minimally required attributes</w:t>
            </w:r>
            <w:r w:rsidR="00B018C1" w:rsidRPr="001F42D3">
              <w:t>,</w:t>
            </w:r>
            <w:r w:rsidRPr="001F42D3">
              <w:t xml:space="preserve"> CP 131 for </w:t>
            </w:r>
            <w:r w:rsidR="00645B27" w:rsidRPr="001F42D3">
              <w:t>[PCD-06]</w:t>
            </w:r>
            <w:r w:rsidRPr="001F42D3">
              <w:t xml:space="preserve"> update messages</w:t>
            </w:r>
            <w:r w:rsidR="00404616" w:rsidRPr="001F42D3">
              <w:t>,</w:t>
            </w:r>
            <w:r w:rsidRPr="001F42D3">
              <w:t xml:space="preserve"> and to add a mapping table of ISO 60601-1-8 alarm signal states to ACM </w:t>
            </w:r>
            <w:r w:rsidR="00647994" w:rsidRPr="001F42D3">
              <w:t>[PCD-04]</w:t>
            </w:r>
            <w:r w:rsidRPr="001F42D3">
              <w:t xml:space="preserve"> attribute values.</w:t>
            </w:r>
          </w:p>
        </w:tc>
      </w:tr>
      <w:tr w:rsidR="00085AA2" w:rsidRPr="001F42D3" w14:paraId="158B20BD" w14:textId="77777777" w:rsidTr="00792D5F">
        <w:trPr>
          <w:cantSplit/>
          <w:trHeight w:val="242"/>
          <w:jc w:val="center"/>
        </w:trPr>
        <w:tc>
          <w:tcPr>
            <w:tcW w:w="1435" w:type="dxa"/>
          </w:tcPr>
          <w:p w14:paraId="24545FF3" w14:textId="219A36D6" w:rsidR="00085AA2" w:rsidRPr="001F42D3" w:rsidRDefault="00085AA2">
            <w:pPr>
              <w:pStyle w:val="TableEntry"/>
            </w:pPr>
            <w:r w:rsidRPr="001F42D3">
              <w:t>2018-</w:t>
            </w:r>
            <w:r w:rsidR="00EA31E4" w:rsidRPr="001F42D3">
              <w:t>10-</w:t>
            </w:r>
            <w:r w:rsidR="008B728A" w:rsidRPr="001F42D3">
              <w:t>23</w:t>
            </w:r>
          </w:p>
        </w:tc>
        <w:tc>
          <w:tcPr>
            <w:tcW w:w="1373" w:type="dxa"/>
          </w:tcPr>
          <w:p w14:paraId="53F1BCA0" w14:textId="16879E0C" w:rsidR="00085AA2" w:rsidRPr="001F42D3" w:rsidRDefault="00085AA2" w:rsidP="006C4856">
            <w:pPr>
              <w:pStyle w:val="TableEntry"/>
            </w:pPr>
            <w:r w:rsidRPr="001F42D3">
              <w:t>8.0</w:t>
            </w:r>
          </w:p>
        </w:tc>
        <w:tc>
          <w:tcPr>
            <w:tcW w:w="7056" w:type="dxa"/>
          </w:tcPr>
          <w:p w14:paraId="50E952D1" w14:textId="77777777" w:rsidR="00085AA2" w:rsidRPr="001F42D3" w:rsidRDefault="00085AA2" w:rsidP="00404616">
            <w:pPr>
              <w:pStyle w:val="TableEntry"/>
            </w:pPr>
            <w:r w:rsidRPr="001F42D3">
              <w:t>Incorporated into ACM Profile</w:t>
            </w:r>
            <w:r w:rsidR="007D46DB" w:rsidRPr="001F42D3">
              <w:t xml:space="preserve"> approved CPs</w:t>
            </w:r>
          </w:p>
          <w:p w14:paraId="168134AB" w14:textId="34366804" w:rsidR="007D46DB" w:rsidRPr="001F42D3" w:rsidRDefault="007D46DB" w:rsidP="00404616">
            <w:pPr>
              <w:pStyle w:val="TableEntry"/>
            </w:pPr>
            <w:r w:rsidRPr="001F42D3">
              <w:t xml:space="preserve">135 – Change </w:t>
            </w:r>
            <w:r w:rsidR="00647994" w:rsidRPr="001F42D3">
              <w:t>[PCD-05]</w:t>
            </w:r>
            <w:r w:rsidRPr="001F42D3">
              <w:t xml:space="preserve"> to use R41 instead of R42</w:t>
            </w:r>
          </w:p>
          <w:p w14:paraId="1F73E7AB" w14:textId="55E43E56" w:rsidR="007D46DB" w:rsidRPr="001F42D3" w:rsidRDefault="007D46DB" w:rsidP="00404616">
            <w:pPr>
              <w:pStyle w:val="TableEntry"/>
            </w:pPr>
            <w:r w:rsidRPr="001F42D3">
              <w:t>136 – Add URI action to paired and unpaired MCR choices</w:t>
            </w:r>
          </w:p>
          <w:p w14:paraId="19D1F06D" w14:textId="264124BE" w:rsidR="007D46DB" w:rsidRPr="001F42D3" w:rsidRDefault="007D46DB" w:rsidP="00404616">
            <w:pPr>
              <w:pStyle w:val="TableEntry"/>
            </w:pPr>
            <w:r w:rsidRPr="001F42D3">
              <w:t xml:space="preserve">137 – Add Presentation ID to </w:t>
            </w:r>
            <w:r w:rsidR="00645B27" w:rsidRPr="001F42D3">
              <w:t>[PCD-06]</w:t>
            </w:r>
          </w:p>
          <w:p w14:paraId="7BDE2DAC" w14:textId="2C2B44D9" w:rsidR="001B4BA9" w:rsidRPr="001F42D3" w:rsidRDefault="001B4BA9" w:rsidP="001B4BA9">
            <w:pPr>
              <w:pStyle w:val="TableEntry"/>
            </w:pPr>
            <w:r w:rsidRPr="001F42D3">
              <w:t xml:space="preserve">And to correct incorrect statement regarding ACM Profile not using OBX-7 in </w:t>
            </w:r>
            <w:r w:rsidR="00647994" w:rsidRPr="001F42D3">
              <w:t>[PCD-04]</w:t>
            </w:r>
            <w:r w:rsidRPr="001F42D3">
              <w:t xml:space="preserve"> transactions.</w:t>
            </w:r>
          </w:p>
        </w:tc>
      </w:tr>
      <w:tr w:rsidR="004443F8" w:rsidRPr="001F42D3" w14:paraId="5FFA6BE0" w14:textId="77777777" w:rsidTr="00792D5F">
        <w:trPr>
          <w:cantSplit/>
          <w:trHeight w:val="242"/>
          <w:jc w:val="center"/>
        </w:trPr>
        <w:tc>
          <w:tcPr>
            <w:tcW w:w="1435" w:type="dxa"/>
          </w:tcPr>
          <w:p w14:paraId="297BE1E1" w14:textId="621FD1B2" w:rsidR="004443F8" w:rsidRPr="001F42D3" w:rsidRDefault="004443F8">
            <w:pPr>
              <w:pStyle w:val="TableEntry"/>
            </w:pPr>
            <w:r w:rsidRPr="001F42D3">
              <w:t>2019-1</w:t>
            </w:r>
            <w:r w:rsidR="00D761F6" w:rsidRPr="001F42D3">
              <w:t>2-12</w:t>
            </w:r>
          </w:p>
        </w:tc>
        <w:tc>
          <w:tcPr>
            <w:tcW w:w="1373" w:type="dxa"/>
          </w:tcPr>
          <w:p w14:paraId="1095381A" w14:textId="31EFC32A" w:rsidR="004443F8" w:rsidRPr="001F42D3" w:rsidRDefault="004443F8" w:rsidP="006C4856">
            <w:pPr>
              <w:pStyle w:val="TableEntry"/>
            </w:pPr>
            <w:r w:rsidRPr="001F42D3">
              <w:t>9.0</w:t>
            </w:r>
          </w:p>
        </w:tc>
        <w:tc>
          <w:tcPr>
            <w:tcW w:w="7056" w:type="dxa"/>
          </w:tcPr>
          <w:p w14:paraId="4E04977C" w14:textId="367012F7" w:rsidR="004443F8" w:rsidRPr="001F42D3" w:rsidRDefault="004443F8" w:rsidP="00404616">
            <w:pPr>
              <w:pStyle w:val="TableEntry"/>
            </w:pPr>
            <w:r w:rsidRPr="001F42D3">
              <w:t>Infusion Pump Event Communications approved by IHE PCD Technical and Planning Committees</w:t>
            </w:r>
            <w:r w:rsidR="00BE1C63" w:rsidRPr="001F42D3">
              <w:t xml:space="preserve"> as Final Text</w:t>
            </w:r>
            <w:r w:rsidRPr="001F42D3">
              <w:t>, so transaction</w:t>
            </w:r>
            <w:r w:rsidR="00BE1C63" w:rsidRPr="001F42D3">
              <w:t xml:space="preserve"> detail from Profile Supplement added to this Technical Framework volume</w:t>
            </w:r>
            <w:r w:rsidR="007F0B93" w:rsidRPr="001F42D3">
              <w:t xml:space="preserve"> and Appendix M with additional transaction details</w:t>
            </w:r>
            <w:r w:rsidR="006C6891" w:rsidRPr="001F42D3">
              <w:t>.</w:t>
            </w:r>
          </w:p>
          <w:p w14:paraId="43C43D28" w14:textId="6C247760" w:rsidR="004443F8" w:rsidRPr="001F42D3" w:rsidRDefault="004443F8" w:rsidP="00404616">
            <w:pPr>
              <w:pStyle w:val="TableEntry"/>
            </w:pPr>
            <w:bookmarkStart w:id="1309" w:name="_Hlk101281628"/>
            <w:bookmarkStart w:id="1310" w:name="OLE_LINK58"/>
            <w:r w:rsidRPr="001F42D3">
              <w:t>Incorporated approved Change Proposals</w:t>
            </w:r>
          </w:p>
          <w:bookmarkEnd w:id="1309"/>
          <w:bookmarkEnd w:id="1310"/>
          <w:p w14:paraId="15861C8F" w14:textId="1F83497E" w:rsidR="004443F8" w:rsidRPr="001F42D3" w:rsidRDefault="000E663C" w:rsidP="004443F8">
            <w:pPr>
              <w:pStyle w:val="TableEntry"/>
            </w:pPr>
            <w:r w:rsidRPr="001F42D3">
              <w:t xml:space="preserve">139 and </w:t>
            </w:r>
            <w:r w:rsidR="004443F8" w:rsidRPr="001F42D3">
              <w:t>140 – PIV Adding detail about supported use cases including bolus from existing infusion</w:t>
            </w:r>
            <w:r w:rsidR="00BE1C63" w:rsidRPr="001F42D3">
              <w:t xml:space="preserve"> (see CP-PCD-141)</w:t>
            </w:r>
            <w:r w:rsidR="004443F8" w:rsidRPr="001F42D3">
              <w:t xml:space="preserve"> and </w:t>
            </w:r>
            <w:r w:rsidR="00BE1C63" w:rsidRPr="001F42D3">
              <w:t xml:space="preserve">(see CP-PCD-142) </w:t>
            </w:r>
            <w:r w:rsidR="004443F8" w:rsidRPr="001F42D3">
              <w:t>multistep.</w:t>
            </w:r>
          </w:p>
          <w:p w14:paraId="0C1F32C8" w14:textId="29FCC7C3" w:rsidR="00BE1C63" w:rsidRPr="001F42D3" w:rsidRDefault="00BE1C63" w:rsidP="004443F8">
            <w:pPr>
              <w:pStyle w:val="TableEntry"/>
            </w:pPr>
            <w:r w:rsidRPr="001F42D3">
              <w:t>143 – ACM use optional OBX instance for display text</w:t>
            </w:r>
          </w:p>
          <w:p w14:paraId="61883F7B" w14:textId="0F1CD295" w:rsidR="00E92A44" w:rsidRPr="001F42D3" w:rsidRDefault="00E92A44" w:rsidP="004443F8">
            <w:pPr>
              <w:pStyle w:val="TableEntry"/>
            </w:pPr>
            <w:r w:rsidRPr="001F42D3">
              <w:t>144 – PIV – additional values for route of administration in RXR segment</w:t>
            </w:r>
          </w:p>
          <w:p w14:paraId="1300877B" w14:textId="4B35F75E" w:rsidR="00BE1C63" w:rsidRPr="001F42D3" w:rsidRDefault="00BE1C63" w:rsidP="004443F8">
            <w:pPr>
              <w:pStyle w:val="TableEntry"/>
            </w:pPr>
            <w:r w:rsidRPr="001F42D3">
              <w:t>145 – ACM add timing diagram (informative)</w:t>
            </w:r>
          </w:p>
          <w:p w14:paraId="4795FC3C" w14:textId="5CC10EF1" w:rsidR="004443F8" w:rsidRPr="001F42D3" w:rsidRDefault="00BE1C63" w:rsidP="00E92A44">
            <w:pPr>
              <w:pStyle w:val="TableEntry"/>
            </w:pPr>
            <w:r w:rsidRPr="001F42D3">
              <w:t>146 – add Appendix discussing Alarm Fatigue in relation to ACM Profile</w:t>
            </w:r>
          </w:p>
        </w:tc>
      </w:tr>
      <w:tr w:rsidR="00801CA6" w:rsidRPr="001F42D3" w14:paraId="79682BE2" w14:textId="77777777" w:rsidTr="00792D5F">
        <w:trPr>
          <w:cantSplit/>
          <w:trHeight w:val="242"/>
          <w:jc w:val="center"/>
        </w:trPr>
        <w:tc>
          <w:tcPr>
            <w:tcW w:w="1435" w:type="dxa"/>
          </w:tcPr>
          <w:p w14:paraId="4A2FEE4B" w14:textId="7BD15EAF" w:rsidR="00801CA6" w:rsidRPr="001F42D3" w:rsidRDefault="00F5417D">
            <w:pPr>
              <w:pStyle w:val="TableEntry"/>
            </w:pPr>
            <w:r>
              <w:lastRenderedPageBreak/>
              <w:t>NOV 2024</w:t>
            </w:r>
          </w:p>
        </w:tc>
        <w:tc>
          <w:tcPr>
            <w:tcW w:w="1373" w:type="dxa"/>
          </w:tcPr>
          <w:p w14:paraId="2BD594CE" w14:textId="30EB2B62" w:rsidR="00801CA6" w:rsidRPr="001F42D3" w:rsidRDefault="00801CA6" w:rsidP="006C4856">
            <w:pPr>
              <w:pStyle w:val="TableEntry"/>
            </w:pPr>
            <w:r w:rsidRPr="001F42D3">
              <w:t>10.0</w:t>
            </w:r>
          </w:p>
        </w:tc>
        <w:tc>
          <w:tcPr>
            <w:tcW w:w="7056" w:type="dxa"/>
          </w:tcPr>
          <w:p w14:paraId="428BCD2A" w14:textId="5E80AB5E" w:rsidR="00801CA6" w:rsidRPr="001F42D3" w:rsidRDefault="00801CA6" w:rsidP="00801CA6">
            <w:pPr>
              <w:pStyle w:val="TableEntry"/>
            </w:pPr>
            <w:bookmarkStart w:id="1311" w:name="OLE_LINK74"/>
            <w:bookmarkStart w:id="1312" w:name="OLE_LINK75"/>
            <w:bookmarkStart w:id="1313" w:name="OLE_LINK47"/>
            <w:r w:rsidRPr="001F42D3">
              <w:t>Incorporated approved Change Proposals</w:t>
            </w:r>
          </w:p>
          <w:p w14:paraId="093B23F9" w14:textId="29C45D63" w:rsidR="00822F0A" w:rsidRPr="001F42D3" w:rsidRDefault="00822F0A" w:rsidP="00801CA6">
            <w:pPr>
              <w:pStyle w:val="TableEntry"/>
            </w:pPr>
            <w:r w:rsidRPr="001F42D3">
              <w:t>Since Patient Care Devices (PCD)</w:t>
            </w:r>
            <w:r w:rsidR="009F3CB2" w:rsidRPr="001F42D3">
              <w:t xml:space="preserve"> is now a Program of the IHE Devices (DEV) Domain, the proper prefix for the CP,  is CP-DEV- rather than CP-PCD- to avoid confusion the older, more familiar forms may </w:t>
            </w:r>
            <w:r w:rsidR="00C376F6" w:rsidRPr="001F42D3">
              <w:t>continue in use</w:t>
            </w:r>
            <w:r w:rsidR="009F3CB2" w:rsidRPr="001F42D3">
              <w:t xml:space="preserve"> for a time</w:t>
            </w:r>
            <w:r w:rsidR="00C376F6" w:rsidRPr="001F42D3">
              <w:t xml:space="preserve"> </w:t>
            </w:r>
            <w:r w:rsidR="00D77880" w:rsidRPr="001F42D3">
              <w:t>d</w:t>
            </w:r>
            <w:r w:rsidR="00C376F6" w:rsidRPr="001F42D3">
              <w:t>uring the transition.</w:t>
            </w:r>
          </w:p>
          <w:p w14:paraId="60CC9109" w14:textId="2A2A621A" w:rsidR="00CB5472" w:rsidRPr="001F42D3" w:rsidRDefault="00894AC6" w:rsidP="00CB5472">
            <w:pPr>
              <w:pStyle w:val="TableEntry"/>
            </w:pPr>
            <w:r w:rsidRPr="001F42D3">
              <w:t>PCD-</w:t>
            </w:r>
            <w:r w:rsidR="00801CA6" w:rsidRPr="001F42D3">
              <w:t xml:space="preserve">147 - </w:t>
            </w:r>
            <w:r w:rsidR="00CB5472" w:rsidRPr="001F42D3">
              <w:t xml:space="preserve">Adding TCI Mode Information (IPEC </w:t>
            </w:r>
            <w:r w:rsidR="00277D6B">
              <w:t>Profile</w:t>
            </w:r>
            <w:r w:rsidR="00CB5472" w:rsidRPr="001F42D3">
              <w:t>)</w:t>
            </w:r>
          </w:p>
          <w:p w14:paraId="442C17FE" w14:textId="3E438815" w:rsidR="00CB5472" w:rsidRPr="001F42D3" w:rsidRDefault="00894AC6" w:rsidP="00CB5472">
            <w:pPr>
              <w:pStyle w:val="TableEntry"/>
            </w:pPr>
            <w:r w:rsidRPr="001F42D3">
              <w:t>PCD-</w:t>
            </w:r>
            <w:r w:rsidR="00CB5472" w:rsidRPr="001F42D3">
              <w:t>148 - Adding information regarding Channel Relay Mode</w:t>
            </w:r>
          </w:p>
          <w:p w14:paraId="4B19B6EA" w14:textId="25965EDB" w:rsidR="00CB5472" w:rsidRPr="001F42D3" w:rsidRDefault="00894AC6" w:rsidP="00CB5472">
            <w:pPr>
              <w:pStyle w:val="TableEntry"/>
            </w:pPr>
            <w:r w:rsidRPr="001F42D3">
              <w:t>PCD-</w:t>
            </w:r>
            <w:r w:rsidR="00CB5472" w:rsidRPr="001F42D3">
              <w:t>149 - Adding information regarding additional Route values</w:t>
            </w:r>
          </w:p>
          <w:p w14:paraId="7A874243" w14:textId="7B74256A" w:rsidR="00CB5472" w:rsidRPr="001F42D3" w:rsidRDefault="00894AC6" w:rsidP="00CB5472">
            <w:pPr>
              <w:pStyle w:val="TableEntry"/>
            </w:pPr>
            <w:bookmarkStart w:id="1314" w:name="OLE_LINK59"/>
            <w:bookmarkStart w:id="1315" w:name="OLE_LINK60"/>
            <w:r w:rsidRPr="001F42D3">
              <w:t>PCD-</w:t>
            </w:r>
            <w:r w:rsidR="00CB5472" w:rsidRPr="001F42D3">
              <w:t>150 –</w:t>
            </w:r>
            <w:bookmarkEnd w:id="1314"/>
            <w:bookmarkEnd w:id="1315"/>
            <w:r w:rsidR="00CB5472" w:rsidRPr="001F42D3">
              <w:t>Change PCD-05 field requirements and MSH-16 in PCD-04</w:t>
            </w:r>
          </w:p>
          <w:p w14:paraId="489AC97C" w14:textId="2EF773CD" w:rsidR="00CB5472" w:rsidRPr="001F42D3" w:rsidRDefault="00894AC6" w:rsidP="00CB5472">
            <w:pPr>
              <w:pStyle w:val="TableEntry"/>
            </w:pPr>
            <w:r w:rsidRPr="001F42D3">
              <w:t>PCD-</w:t>
            </w:r>
            <w:r w:rsidR="00CB5472" w:rsidRPr="001F42D3">
              <w:t xml:space="preserve">151 </w:t>
            </w:r>
            <w:r w:rsidR="002B195C" w:rsidRPr="001F42D3">
              <w:t>-</w:t>
            </w:r>
            <w:r w:rsidR="00CB5472" w:rsidRPr="001F42D3">
              <w:t>ACM HL7 Conformance OBR-3 and OBR-2</w:t>
            </w:r>
          </w:p>
          <w:p w14:paraId="52763549" w14:textId="72CF572B" w:rsidR="002B195C" w:rsidRPr="001F42D3" w:rsidRDefault="00894AC6" w:rsidP="002B195C">
            <w:pPr>
              <w:pStyle w:val="TableEntry"/>
            </w:pPr>
            <w:r w:rsidRPr="001F42D3">
              <w:t>PCD-</w:t>
            </w:r>
            <w:r w:rsidR="00CB5472" w:rsidRPr="001F42D3">
              <w:t>152 –</w:t>
            </w:r>
            <w:r w:rsidR="002B195C" w:rsidRPr="001F42D3">
              <w:t xml:space="preserve"> MEMDMC Use of MDC_OBS_MEM in OBR-4 in PCD-15</w:t>
            </w:r>
          </w:p>
          <w:p w14:paraId="65B4B3BA" w14:textId="6CB3F38C" w:rsidR="00CB5472" w:rsidRPr="001F42D3" w:rsidRDefault="00894AC6" w:rsidP="002B195C">
            <w:pPr>
              <w:pStyle w:val="TableEntry"/>
            </w:pPr>
            <w:r w:rsidRPr="001F42D3">
              <w:t>PCD-</w:t>
            </w:r>
            <w:r w:rsidR="00CB5472" w:rsidRPr="001F42D3">
              <w:t>153 –</w:t>
            </w:r>
            <w:r w:rsidR="002B195C" w:rsidRPr="001F42D3">
              <w:t>ACM Change PCD-05 PRT-9 from O or C to CE and occurrences to 0..1</w:t>
            </w:r>
          </w:p>
          <w:p w14:paraId="72251B13" w14:textId="436F0EB7" w:rsidR="00CB5472" w:rsidRPr="001F42D3" w:rsidRDefault="00894AC6" w:rsidP="002B195C">
            <w:pPr>
              <w:pStyle w:val="TableEntry"/>
            </w:pPr>
            <w:r w:rsidRPr="001F42D3">
              <w:t>PCD-</w:t>
            </w:r>
            <w:r w:rsidR="00CB5472" w:rsidRPr="001F42D3">
              <w:t>154 –</w:t>
            </w:r>
            <w:r w:rsidR="002B195C" w:rsidRPr="001F42D3">
              <w:t>ACM AR optional PCD-05 filtering</w:t>
            </w:r>
          </w:p>
          <w:p w14:paraId="6880DB10" w14:textId="5497697F" w:rsidR="00CB5472" w:rsidRPr="001F42D3" w:rsidRDefault="00894AC6" w:rsidP="002B195C">
            <w:pPr>
              <w:pStyle w:val="TableEntry"/>
            </w:pPr>
            <w:r w:rsidRPr="001F42D3">
              <w:t>PCD-</w:t>
            </w:r>
            <w:r w:rsidR="00CB5472" w:rsidRPr="001F42D3">
              <w:t>155 –</w:t>
            </w:r>
            <w:r w:rsidR="002B195C" w:rsidRPr="001F42D3">
              <w:t>IPEC Identifying infusion pump pillars / slots / racks</w:t>
            </w:r>
          </w:p>
          <w:p w14:paraId="5591F371" w14:textId="1E909459" w:rsidR="00CB5472" w:rsidRPr="001F42D3" w:rsidRDefault="00894AC6" w:rsidP="002B195C">
            <w:pPr>
              <w:pStyle w:val="TableEntry"/>
            </w:pPr>
            <w:r w:rsidRPr="001F42D3">
              <w:t>PCD-</w:t>
            </w:r>
            <w:r w:rsidR="00CB5472" w:rsidRPr="001F42D3">
              <w:t>156 –</w:t>
            </w:r>
            <w:r w:rsidR="002B195C" w:rsidRPr="001F42D3">
              <w:t xml:space="preserve"> Corrections to documentation for bolus from existing infusion</w:t>
            </w:r>
          </w:p>
          <w:p w14:paraId="05C878EC" w14:textId="0672E6FB" w:rsidR="00CB5472" w:rsidRPr="001F42D3" w:rsidRDefault="00894AC6" w:rsidP="00404616">
            <w:pPr>
              <w:pStyle w:val="TableEntry"/>
            </w:pPr>
            <w:r w:rsidRPr="001F42D3">
              <w:t>PCD-</w:t>
            </w:r>
            <w:r w:rsidR="00CB5472" w:rsidRPr="001F42D3">
              <w:t>157 –</w:t>
            </w:r>
            <w:r w:rsidR="002B195C" w:rsidRPr="001F42D3">
              <w:t xml:space="preserve"> </w:t>
            </w:r>
            <w:bookmarkStart w:id="1316" w:name="_Hlk101283318"/>
            <w:bookmarkStart w:id="1317" w:name="OLE_LINK73"/>
            <w:r w:rsidR="002B195C" w:rsidRPr="001F42D3">
              <w:t>ACM AM optional PCD-05 retransmission</w:t>
            </w:r>
            <w:bookmarkEnd w:id="1316"/>
            <w:bookmarkEnd w:id="1317"/>
          </w:p>
          <w:p w14:paraId="468E23AA" w14:textId="7132A0D2" w:rsidR="00CB5472" w:rsidRPr="001F42D3" w:rsidRDefault="00894AC6" w:rsidP="00404616">
            <w:pPr>
              <w:pStyle w:val="TableEntry"/>
            </w:pPr>
            <w:r w:rsidRPr="001F42D3">
              <w:t>PCD-</w:t>
            </w:r>
            <w:r w:rsidR="00CB5472" w:rsidRPr="001F42D3">
              <w:t>158 –</w:t>
            </w:r>
            <w:bookmarkStart w:id="1318" w:name="OLE_LINK64"/>
            <w:bookmarkStart w:id="1319" w:name="OLE_LINK65"/>
            <w:r w:rsidR="008E1A0C" w:rsidRPr="001F42D3">
              <w:t>DEC OBX-17 additional MeasureMode Table</w:t>
            </w:r>
            <w:bookmarkEnd w:id="1318"/>
            <w:bookmarkEnd w:id="1319"/>
          </w:p>
          <w:p w14:paraId="153C5B74" w14:textId="77777777" w:rsidR="00CB5472" w:rsidRPr="001F42D3" w:rsidRDefault="00894AC6" w:rsidP="00060CF0">
            <w:pPr>
              <w:pStyle w:val="TableEntry"/>
            </w:pPr>
            <w:r w:rsidRPr="001F42D3">
              <w:t>PCD-</w:t>
            </w:r>
            <w:r w:rsidR="00CB5472" w:rsidRPr="001F42D3">
              <w:t>159 –</w:t>
            </w:r>
            <w:r w:rsidR="008E1A0C" w:rsidRPr="001F42D3">
              <w:t>Correcting information in section E.2.3 Messages</w:t>
            </w:r>
            <w:bookmarkEnd w:id="1311"/>
            <w:bookmarkEnd w:id="1312"/>
            <w:bookmarkEnd w:id="1313"/>
          </w:p>
          <w:p w14:paraId="1B89D574" w14:textId="77777777" w:rsidR="006B03D1" w:rsidRPr="001F42D3" w:rsidRDefault="006B03D1" w:rsidP="00060CF0">
            <w:pPr>
              <w:pStyle w:val="TableEntry"/>
            </w:pPr>
            <w:r w:rsidRPr="001F42D3">
              <w:t>PCD-161 - ACM alert identifier in OBR segment</w:t>
            </w:r>
          </w:p>
          <w:p w14:paraId="2BEB3502" w14:textId="0061B674" w:rsidR="006B03D1" w:rsidRPr="001F42D3" w:rsidRDefault="006B03D1" w:rsidP="00060CF0">
            <w:pPr>
              <w:pStyle w:val="TableEntry"/>
            </w:pPr>
            <w:r w:rsidRPr="001F42D3">
              <w:t>DEV-001 –</w:t>
            </w:r>
            <w:r w:rsidR="0020378C" w:rsidRPr="001F42D3">
              <w:t xml:space="preserve"> PCD-03 appendix example corrections</w:t>
            </w:r>
          </w:p>
          <w:p w14:paraId="383E89D1" w14:textId="502C0B0A" w:rsidR="006B03D1" w:rsidRPr="001F42D3" w:rsidRDefault="006B03D1" w:rsidP="006B03D1">
            <w:pPr>
              <w:pStyle w:val="TableEntry"/>
            </w:pPr>
            <w:r w:rsidRPr="001F42D3">
              <w:t>DEV-00</w:t>
            </w:r>
            <w:r w:rsidR="0020378C" w:rsidRPr="001F42D3">
              <w:t>2</w:t>
            </w:r>
            <w:r w:rsidRPr="001F42D3">
              <w:t xml:space="preserve"> –</w:t>
            </w:r>
            <w:r w:rsidR="00E22F31" w:rsidRPr="001F42D3">
              <w:t xml:space="preserve"> PCD-03 OBR-2 Placer Order Number</w:t>
            </w:r>
          </w:p>
          <w:p w14:paraId="1ED33415" w14:textId="627F6012" w:rsidR="0020378C" w:rsidRPr="001F42D3" w:rsidRDefault="0020378C" w:rsidP="0020378C">
            <w:pPr>
              <w:pStyle w:val="TableEntry"/>
            </w:pPr>
            <w:r w:rsidRPr="001F42D3">
              <w:t>DEV-009 –</w:t>
            </w:r>
            <w:r w:rsidR="00E22F31" w:rsidRPr="001F42D3">
              <w:t xml:space="preserve"> Remove N as a valid value for OBX-11 in IDCO messages</w:t>
            </w:r>
          </w:p>
          <w:p w14:paraId="0EE81CDB" w14:textId="7C1F7BA2" w:rsidR="0020378C" w:rsidRPr="001F42D3" w:rsidRDefault="0020378C" w:rsidP="0020378C">
            <w:pPr>
              <w:pStyle w:val="TableEntry"/>
            </w:pPr>
            <w:r w:rsidRPr="001F42D3">
              <w:t>DEV-010 –</w:t>
            </w:r>
            <w:r w:rsidR="00E22F31" w:rsidRPr="001F42D3">
              <w:t xml:space="preserve"> Clarify OBX and ED segments </w:t>
            </w:r>
          </w:p>
          <w:p w14:paraId="426352D8" w14:textId="71CC0B50" w:rsidR="0020378C" w:rsidRPr="001F42D3" w:rsidRDefault="0020378C" w:rsidP="0020378C">
            <w:pPr>
              <w:pStyle w:val="TableEntry"/>
            </w:pPr>
            <w:r w:rsidRPr="001F42D3">
              <w:t>DEV-011 –</w:t>
            </w:r>
            <w:r w:rsidR="00E22F31" w:rsidRPr="001F42D3">
              <w:t xml:space="preserve"> DEC OBR-4 allow MDC Codes</w:t>
            </w:r>
          </w:p>
          <w:p w14:paraId="785053AE" w14:textId="77777777" w:rsidR="006B03D1" w:rsidRPr="001F42D3" w:rsidRDefault="006B78C6" w:rsidP="00060CF0">
            <w:pPr>
              <w:pStyle w:val="TableEntry"/>
            </w:pPr>
            <w:r w:rsidRPr="001F42D3">
              <w:t xml:space="preserve">DEV-014 - </w:t>
            </w:r>
            <w:r w:rsidR="00DB5483" w:rsidRPr="001F42D3">
              <w:t>Update MDCX terms to final MDC terms from 11073-10101b</w:t>
            </w:r>
          </w:p>
          <w:p w14:paraId="3BBA6958" w14:textId="5C616A77" w:rsidR="00AA2519" w:rsidRPr="001F42D3" w:rsidRDefault="00AA2519" w:rsidP="00060CF0">
            <w:pPr>
              <w:pStyle w:val="TableEntry"/>
            </w:pPr>
            <w:r w:rsidRPr="001F42D3">
              <w:t>Updates to coincide with latest template version</w:t>
            </w:r>
          </w:p>
        </w:tc>
      </w:tr>
      <w:tr w:rsidR="00673D6E" w:rsidRPr="001F42D3" w14:paraId="3D8052C1" w14:textId="77777777" w:rsidTr="00792D5F">
        <w:trPr>
          <w:cantSplit/>
          <w:trHeight w:val="242"/>
          <w:jc w:val="center"/>
        </w:trPr>
        <w:tc>
          <w:tcPr>
            <w:tcW w:w="1435" w:type="dxa"/>
          </w:tcPr>
          <w:p w14:paraId="357D017C" w14:textId="77777777" w:rsidR="00673D6E" w:rsidRDefault="00673D6E">
            <w:pPr>
              <w:pStyle w:val="TableEntry"/>
            </w:pPr>
          </w:p>
        </w:tc>
        <w:tc>
          <w:tcPr>
            <w:tcW w:w="1373" w:type="dxa"/>
          </w:tcPr>
          <w:p w14:paraId="17AEBD0E" w14:textId="70370051" w:rsidR="00673D6E" w:rsidRPr="001F42D3" w:rsidRDefault="00673D6E" w:rsidP="006C4856">
            <w:pPr>
              <w:pStyle w:val="TableEntry"/>
            </w:pPr>
            <w:r>
              <w:t>11.0</w:t>
            </w:r>
          </w:p>
        </w:tc>
        <w:tc>
          <w:tcPr>
            <w:tcW w:w="7056" w:type="dxa"/>
          </w:tcPr>
          <w:p w14:paraId="79553715" w14:textId="77777777" w:rsidR="00673D6E" w:rsidRPr="001F42D3" w:rsidRDefault="00673D6E" w:rsidP="00673D6E">
            <w:pPr>
              <w:pStyle w:val="TableEntry"/>
            </w:pPr>
            <w:r w:rsidRPr="001F42D3">
              <w:t>Incorporated approved Change Proposals</w:t>
            </w:r>
          </w:p>
          <w:p w14:paraId="421B7D12" w14:textId="77777777" w:rsidR="00673D6E" w:rsidRDefault="00673D6E" w:rsidP="00801CA6">
            <w:pPr>
              <w:pStyle w:val="TableEntry"/>
              <w:rPr>
                <w:ins w:id="1320" w:author="Kurt Elliason" w:date="2025-11-24T13:59:00Z" w16du:dateUtc="2025-11-24T19:59:00Z"/>
              </w:rPr>
            </w:pPr>
            <w:r>
              <w:t xml:space="preserve">DEV-021 - </w:t>
            </w:r>
            <w:r w:rsidRPr="00673D6E">
              <w:t>Update PCD-03 message definition and examples to clarify multistep programming</w:t>
            </w:r>
            <w:r>
              <w:t>.</w:t>
            </w:r>
          </w:p>
          <w:p w14:paraId="1B507CBD" w14:textId="5225CBCF" w:rsidR="008634BB" w:rsidRDefault="008634BB" w:rsidP="00801CA6">
            <w:pPr>
              <w:pStyle w:val="TableEntry"/>
            </w:pPr>
            <w:ins w:id="1321" w:author="Kurt Elliason" w:date="2025-11-24T13:59:00Z" w16du:dateUtc="2025-11-24T19:59:00Z">
              <w:r>
                <w:t>DEV-022</w:t>
              </w:r>
            </w:ins>
            <w:ins w:id="1322" w:author="Kurt Elliason" w:date="2025-11-24T14:00:00Z" w16du:dateUtc="2025-11-24T20:00:00Z">
              <w:r>
                <w:t xml:space="preserve"> - </w:t>
              </w:r>
              <w:r w:rsidRPr="008634BB">
                <w:t>Examples for Pillar/Rack/Slot</w:t>
              </w:r>
            </w:ins>
          </w:p>
          <w:p w14:paraId="25976EBF" w14:textId="1C62B504" w:rsidR="00673D6E" w:rsidRPr="001F42D3" w:rsidRDefault="00AC3C47" w:rsidP="00801CA6">
            <w:pPr>
              <w:pStyle w:val="TableEntry"/>
            </w:pPr>
            <w:r>
              <w:t>DEV-</w:t>
            </w:r>
            <w:ins w:id="1323" w:author="Kurt Elliason" w:date="2025-11-24T13:59:00Z" w16du:dateUtc="2025-11-24T19:59:00Z">
              <w:r w:rsidR="008634BB">
                <w:t>0</w:t>
              </w:r>
            </w:ins>
            <w:r>
              <w:t xml:space="preserve">23 - </w:t>
            </w:r>
            <w:r w:rsidRPr="00AC3C47">
              <w:t>Update Infusion Event Parameters and Example</w:t>
            </w:r>
          </w:p>
        </w:tc>
      </w:tr>
    </w:tbl>
    <w:p w14:paraId="1576A396" w14:textId="3C8B4DF5" w:rsidR="00B11855" w:rsidRPr="001F42D3" w:rsidRDefault="00B11855" w:rsidP="00FC4803">
      <w:pPr>
        <w:pStyle w:val="BodyText"/>
      </w:pPr>
    </w:p>
    <w:p w14:paraId="036E7947" w14:textId="77777777" w:rsidR="00B11855" w:rsidRPr="001F42D3" w:rsidRDefault="00B11855" w:rsidP="00FC4803">
      <w:pPr>
        <w:pStyle w:val="BodyText"/>
      </w:pPr>
    </w:p>
    <w:p w14:paraId="402F4CB8" w14:textId="77777777" w:rsidR="00B11855" w:rsidRPr="001F42D3" w:rsidRDefault="00B11855" w:rsidP="00FC4803">
      <w:pPr>
        <w:pStyle w:val="BodyText"/>
      </w:pPr>
    </w:p>
    <w:p w14:paraId="719F03F6" w14:textId="77777777" w:rsidR="00B11855" w:rsidRPr="001F42D3" w:rsidRDefault="003D003E" w:rsidP="00123C7B">
      <w:pPr>
        <w:pStyle w:val="Heading1"/>
        <w:rPr>
          <w:noProof w:val="0"/>
        </w:rPr>
      </w:pPr>
      <w:bookmarkStart w:id="1324" w:name="_Toc401769309"/>
      <w:bookmarkStart w:id="1325" w:name="_Toc401769748"/>
      <w:bookmarkStart w:id="1326" w:name="_Toc214889638"/>
      <w:r w:rsidRPr="001F42D3">
        <w:rPr>
          <w:noProof w:val="0"/>
        </w:rPr>
        <w:lastRenderedPageBreak/>
        <w:t>Conventions</w:t>
      </w:r>
      <w:bookmarkEnd w:id="1324"/>
      <w:bookmarkEnd w:id="1325"/>
      <w:bookmarkEnd w:id="1326"/>
    </w:p>
    <w:p w14:paraId="7C67DB64" w14:textId="3A22A8BB" w:rsidR="00D26FE7" w:rsidRPr="001F42D3" w:rsidRDefault="00B7340A" w:rsidP="00235CEC">
      <w:pPr>
        <w:pStyle w:val="BodyText"/>
      </w:pPr>
      <w:r w:rsidRPr="001F42D3">
        <w:t>This document has adopted the following conventions for representing the framework concepts and specifying how the standards upon which the IHE Technical Framework is based shall be applied</w:t>
      </w:r>
      <w:r w:rsidRPr="001F42D3" w:rsidDel="00B7340A">
        <w:t xml:space="preserve"> </w:t>
      </w:r>
      <w:r w:rsidR="003D003E" w:rsidRPr="001F42D3">
        <w:t>.</w:t>
      </w:r>
    </w:p>
    <w:p w14:paraId="3758823D" w14:textId="77777777" w:rsidR="00B11855" w:rsidRPr="001F42D3" w:rsidRDefault="003D003E" w:rsidP="00123C7B">
      <w:pPr>
        <w:pStyle w:val="Heading2"/>
        <w:rPr>
          <w:noProof w:val="0"/>
        </w:rPr>
      </w:pPr>
      <w:bookmarkStart w:id="1327" w:name="_Toc401769310"/>
      <w:bookmarkStart w:id="1328" w:name="_Toc401769749"/>
      <w:bookmarkStart w:id="1329" w:name="_Toc214889639"/>
      <w:r w:rsidRPr="001F42D3">
        <w:rPr>
          <w:noProof w:val="0"/>
        </w:rPr>
        <w:t>Transaction Modeling and Profiling Conventions</w:t>
      </w:r>
      <w:bookmarkEnd w:id="1327"/>
      <w:bookmarkEnd w:id="1328"/>
      <w:bookmarkEnd w:id="1329"/>
    </w:p>
    <w:p w14:paraId="055007FF" w14:textId="0CD614EE" w:rsidR="002A7F9F" w:rsidRPr="001F42D3" w:rsidRDefault="00B7340A">
      <w:pPr>
        <w:pStyle w:val="BodyText"/>
      </w:pPr>
      <w:r w:rsidRPr="001F42D3">
        <w:t xml:space="preserve">In order to maintain consistent documentation, modeling methods for IHE transactions and profiling conventions for frequently used standards are maintained in the </w:t>
      </w:r>
      <w:r w:rsidRPr="001F42D3">
        <w:rPr>
          <w:iCs/>
        </w:rPr>
        <w:t xml:space="preserve">IHE </w:t>
      </w:r>
      <w:r w:rsidRPr="001F42D3">
        <w:t xml:space="preserve">Technical Frameworks General Introduction, </w:t>
      </w:r>
      <w:hyperlink r:id="rId19" w:history="1">
        <w:r w:rsidRPr="001F42D3">
          <w:rPr>
            <w:rStyle w:val="Hyperlink"/>
          </w:rPr>
          <w:t>Appendix E - Standards Profiling and Documentation Conventions</w:t>
        </w:r>
      </w:hyperlink>
      <w:r w:rsidRPr="001F42D3">
        <w:t>. Methods described include the Unified Modeling Language (UML) and standards conventions include DICOM, HL7 v2.x, HL7 Clinical Document Architecture (CDA) Documents, etc. These conventions are critical to understanding this volume and should be reviewed prior to reading this text</w:t>
      </w:r>
      <w:r w:rsidR="00EA31E4" w:rsidRPr="001F42D3">
        <w:t xml:space="preserve">. </w:t>
      </w:r>
    </w:p>
    <w:p w14:paraId="085FF028" w14:textId="7746C8FD" w:rsidR="002A7F9F" w:rsidRPr="001F42D3" w:rsidRDefault="002A7F9F" w:rsidP="00792D5F">
      <w:pPr>
        <w:pStyle w:val="Heading2"/>
        <w:rPr>
          <w:noProof w:val="0"/>
        </w:rPr>
      </w:pPr>
      <w:bookmarkStart w:id="1330" w:name="_Toc214889640"/>
      <w:r w:rsidRPr="001F42D3">
        <w:rPr>
          <w:noProof w:val="0"/>
        </w:rPr>
        <w:t>Additional Standards Profil</w:t>
      </w:r>
      <w:r w:rsidR="0013430C" w:rsidRPr="001F42D3">
        <w:rPr>
          <w:noProof w:val="0"/>
        </w:rPr>
        <w:t>i</w:t>
      </w:r>
      <w:r w:rsidRPr="001F42D3">
        <w:rPr>
          <w:noProof w:val="0"/>
        </w:rPr>
        <w:t>ng Conventions</w:t>
      </w:r>
      <w:bookmarkEnd w:id="1330"/>
    </w:p>
    <w:p w14:paraId="4E51C601" w14:textId="6164C542" w:rsidR="00B11855" w:rsidRPr="001F42D3" w:rsidRDefault="00B7340A" w:rsidP="00235CEC">
      <w:pPr>
        <w:pStyle w:val="BodyText"/>
      </w:pPr>
      <w:bookmarkStart w:id="1331" w:name="_Toc527032158"/>
      <w:bookmarkStart w:id="1332" w:name="_Toc527042948"/>
      <w:bookmarkStart w:id="1333" w:name="_Toc527981412"/>
      <w:bookmarkStart w:id="1334" w:name="_Toc527981914"/>
      <w:bookmarkEnd w:id="1331"/>
      <w:bookmarkEnd w:id="1332"/>
      <w:bookmarkEnd w:id="1333"/>
      <w:bookmarkEnd w:id="1334"/>
      <w:r w:rsidRPr="001F42D3">
        <w:t xml:space="preserve">This section defines profiling conventions for standards which are not described in the </w:t>
      </w:r>
      <w:hyperlink r:id="rId20" w:history="1">
        <w:r w:rsidRPr="001F42D3">
          <w:rPr>
            <w:rStyle w:val="Hyperlink"/>
          </w:rPr>
          <w:t>IHE Technical Frameworks General Introduction</w:t>
        </w:r>
      </w:hyperlink>
      <w:r w:rsidR="003D003E" w:rsidRPr="001F42D3">
        <w:t>.</w:t>
      </w:r>
    </w:p>
    <w:p w14:paraId="2885A0DE" w14:textId="77777777" w:rsidR="00870139" w:rsidRPr="001F42D3" w:rsidRDefault="00870139">
      <w:pPr>
        <w:pStyle w:val="BodyText"/>
      </w:pPr>
    </w:p>
    <w:p w14:paraId="0ADB3360" w14:textId="778E8119" w:rsidR="00647994" w:rsidRPr="001F42D3" w:rsidRDefault="00647994">
      <w:pPr>
        <w:pStyle w:val="BodyText"/>
      </w:pPr>
      <w:r w:rsidRPr="001F42D3">
        <w:t>No</w:t>
      </w:r>
      <w:r w:rsidR="00F07D04" w:rsidRPr="001F42D3">
        <w:t>ne</w:t>
      </w:r>
      <w:r w:rsidRPr="001F42D3">
        <w:t>.</w:t>
      </w:r>
    </w:p>
    <w:p w14:paraId="3225EF2E" w14:textId="77777777" w:rsidR="00B11855" w:rsidRPr="001F42D3" w:rsidRDefault="003D003E" w:rsidP="00123C7B">
      <w:pPr>
        <w:pStyle w:val="Heading2"/>
        <w:rPr>
          <w:noProof w:val="0"/>
        </w:rPr>
      </w:pPr>
      <w:bookmarkStart w:id="1335" w:name="_Toc401769312"/>
      <w:bookmarkStart w:id="1336" w:name="_Toc401769751"/>
      <w:bookmarkStart w:id="1337" w:name="_Toc214889641"/>
      <w:r w:rsidRPr="001F42D3">
        <w:rPr>
          <w:noProof w:val="0"/>
        </w:rPr>
        <w:t>Use of Coded Entities and Coding Schemes</w:t>
      </w:r>
      <w:bookmarkEnd w:id="1335"/>
      <w:bookmarkEnd w:id="1336"/>
      <w:bookmarkEnd w:id="1337"/>
    </w:p>
    <w:p w14:paraId="5984B700" w14:textId="77777777" w:rsidR="00B7340A" w:rsidRPr="001F42D3" w:rsidRDefault="00B7340A" w:rsidP="00B7340A">
      <w:pPr>
        <w:pStyle w:val="BodyText"/>
      </w:pPr>
      <w:r w:rsidRPr="001F42D3">
        <w:t>Where applicable, coding schemes required by the DICOM</w:t>
      </w:r>
      <w:r w:rsidRPr="001F42D3">
        <w:rPr>
          <w:vertAlign w:val="superscript"/>
        </w:rPr>
        <w:t>®</w:t>
      </w:r>
      <w:r w:rsidRPr="001F42D3">
        <w:t>, HL7</w:t>
      </w:r>
      <w:r w:rsidRPr="001F42D3">
        <w:rPr>
          <w:vertAlign w:val="superscript"/>
        </w:rPr>
        <w:t>®</w:t>
      </w:r>
      <w:r w:rsidRPr="001F42D3">
        <w:t>, LOINC</w:t>
      </w:r>
      <w:r w:rsidRPr="001F42D3">
        <w:rPr>
          <w:vertAlign w:val="superscript"/>
        </w:rPr>
        <w:t>®</w:t>
      </w:r>
      <w:r w:rsidRPr="001F42D3">
        <w:t>, and SNOMED</w:t>
      </w:r>
      <w:r w:rsidRPr="001F42D3">
        <w:rPr>
          <w:vertAlign w:val="superscript"/>
        </w:rPr>
        <w:t>®</w:t>
      </w:r>
      <w:r w:rsidRPr="001F42D3">
        <w:t xml:space="preserve"> standards are used in IHE Profiles. In the cases where such resources are not explicitly identified by standards, implementations may utilize any resource (including proprietary or local) provided any licensing/copyright requirements are satisfied.</w:t>
      </w:r>
    </w:p>
    <w:p w14:paraId="1293E9B2" w14:textId="6D4AE11E" w:rsidR="00647994" w:rsidRPr="001F42D3" w:rsidRDefault="00B7340A" w:rsidP="00647994">
      <w:pPr>
        <w:pStyle w:val="BodyText"/>
      </w:pPr>
      <w:r w:rsidRPr="001F42D3">
        <w:t xml:space="preserve">IHE does produce and maintain certain terminology. OIDs and URNs have been assigned for specific uses. The IHE process for managing OIDs and URNs is described at </w:t>
      </w:r>
      <w:hyperlink r:id="rId21" w:history="1">
        <w:r w:rsidRPr="001F42D3">
          <w:rPr>
            <w:rStyle w:val="Hyperlink"/>
          </w:rPr>
          <w:t>http://wiki.ihe.net/index.php/OID_Registration</w:t>
        </w:r>
      </w:hyperlink>
      <w:r w:rsidR="00647994" w:rsidRPr="001F42D3">
        <w:t>.</w:t>
      </w:r>
    </w:p>
    <w:p w14:paraId="104AD095" w14:textId="6CAB29D1" w:rsidR="00B11855" w:rsidRPr="001F42D3" w:rsidRDefault="003D003E" w:rsidP="00123C7B">
      <w:pPr>
        <w:pStyle w:val="Heading1"/>
        <w:rPr>
          <w:noProof w:val="0"/>
        </w:rPr>
      </w:pPr>
      <w:bookmarkStart w:id="1338" w:name="_Toc527032161"/>
      <w:bookmarkStart w:id="1339" w:name="_Toc527042951"/>
      <w:bookmarkStart w:id="1340" w:name="_Toc527981415"/>
      <w:bookmarkStart w:id="1341" w:name="_Toc527981917"/>
      <w:bookmarkStart w:id="1342" w:name="_Toc527982331"/>
      <w:bookmarkStart w:id="1343" w:name="_Toc527982711"/>
      <w:bookmarkStart w:id="1344" w:name="_Toc401769313"/>
      <w:bookmarkStart w:id="1345" w:name="_Toc401769752"/>
      <w:bookmarkStart w:id="1346" w:name="_Toc214889642"/>
      <w:bookmarkEnd w:id="1338"/>
      <w:bookmarkEnd w:id="1339"/>
      <w:bookmarkEnd w:id="1340"/>
      <w:bookmarkEnd w:id="1341"/>
      <w:bookmarkEnd w:id="1342"/>
      <w:bookmarkEnd w:id="1343"/>
      <w:r w:rsidRPr="001F42D3">
        <w:rPr>
          <w:noProof w:val="0"/>
        </w:rPr>
        <w:lastRenderedPageBreak/>
        <w:t xml:space="preserve">IHE </w:t>
      </w:r>
      <w:r w:rsidR="00A167E4">
        <w:rPr>
          <w:noProof w:val="0"/>
        </w:rPr>
        <w:t>Devices</w:t>
      </w:r>
      <w:r w:rsidR="00A167E4" w:rsidRPr="001F42D3">
        <w:rPr>
          <w:noProof w:val="0"/>
        </w:rPr>
        <w:t xml:space="preserve"> </w:t>
      </w:r>
      <w:r w:rsidRPr="001F42D3">
        <w:rPr>
          <w:noProof w:val="0"/>
        </w:rPr>
        <w:t>Transactions</w:t>
      </w:r>
      <w:bookmarkEnd w:id="1344"/>
      <w:bookmarkEnd w:id="1345"/>
      <w:bookmarkEnd w:id="1346"/>
    </w:p>
    <w:p w14:paraId="213091C3" w14:textId="4CA03D6F" w:rsidR="00B11855" w:rsidRPr="001F42D3" w:rsidRDefault="003D003E" w:rsidP="00FC4803">
      <w:pPr>
        <w:pStyle w:val="BodyText"/>
      </w:pPr>
      <w:r w:rsidRPr="001F42D3">
        <w:t xml:space="preserve">This section defines each IHE </w:t>
      </w:r>
      <w:r w:rsidR="00B7340A" w:rsidRPr="001F42D3">
        <w:t>Devices</w:t>
      </w:r>
      <w:r w:rsidR="00647994" w:rsidRPr="001F42D3">
        <w:t xml:space="preserve"> </w:t>
      </w:r>
      <w:r w:rsidRPr="001F42D3">
        <w:t>transaction in detail, specifying the standards used</w:t>
      </w:r>
      <w:r w:rsidR="00647994" w:rsidRPr="001F42D3">
        <w:t xml:space="preserve"> and the </w:t>
      </w:r>
      <w:r w:rsidRPr="001F42D3">
        <w:t>information transferred</w:t>
      </w:r>
      <w:r w:rsidR="00647994" w:rsidRPr="001F42D3">
        <w:t>.</w:t>
      </w:r>
    </w:p>
    <w:p w14:paraId="5F54B111" w14:textId="7A06891F" w:rsidR="00B11855" w:rsidRPr="001F42D3" w:rsidRDefault="003D003E" w:rsidP="00123C7B">
      <w:pPr>
        <w:pStyle w:val="Heading2"/>
        <w:rPr>
          <w:noProof w:val="0"/>
        </w:rPr>
      </w:pPr>
      <w:bookmarkStart w:id="1347" w:name="_Toc401769314"/>
      <w:bookmarkStart w:id="1348" w:name="_Toc401769753"/>
      <w:bookmarkStart w:id="1349" w:name="_Toc214889643"/>
      <w:r w:rsidRPr="001F42D3">
        <w:rPr>
          <w:noProof w:val="0"/>
        </w:rPr>
        <w:t>Communicate PCD Data</w:t>
      </w:r>
      <w:bookmarkEnd w:id="1347"/>
      <w:bookmarkEnd w:id="1348"/>
      <w:r w:rsidR="00BB3E0D" w:rsidRPr="001F42D3">
        <w:rPr>
          <w:noProof w:val="0"/>
        </w:rPr>
        <w:t xml:space="preserve"> [PCD-01]</w:t>
      </w:r>
      <w:bookmarkEnd w:id="1349"/>
    </w:p>
    <w:p w14:paraId="4F19C11A" w14:textId="2D296880" w:rsidR="00B11855" w:rsidRPr="001F42D3" w:rsidRDefault="003D003E" w:rsidP="00FC4803">
      <w:pPr>
        <w:pStyle w:val="BodyText"/>
      </w:pPr>
      <w:r w:rsidRPr="001F42D3">
        <w:t xml:space="preserve">This section specifies </w:t>
      </w:r>
      <w:r w:rsidR="00647994" w:rsidRPr="001F42D3">
        <w:t>t</w:t>
      </w:r>
      <w:r w:rsidRPr="001F42D3">
        <w:t xml:space="preserve">ransaction </w:t>
      </w:r>
      <w:r w:rsidR="00647994" w:rsidRPr="001F42D3">
        <w:t>[</w:t>
      </w:r>
      <w:r w:rsidRPr="001F42D3">
        <w:t>PCD-01</w:t>
      </w:r>
      <w:r w:rsidR="00647994" w:rsidRPr="001F42D3">
        <w:t>]</w:t>
      </w:r>
      <w:r w:rsidRPr="001F42D3">
        <w:t xml:space="preserve"> of the IHE Device</w:t>
      </w:r>
      <w:r w:rsidR="00423BE8" w:rsidRPr="001F42D3">
        <w:t>s</w:t>
      </w:r>
      <w:r w:rsidRPr="001F42D3">
        <w:t xml:space="preserve"> Technical Framework, which is used to transmit patient care device data between systems. Transaction </w:t>
      </w:r>
      <w:r w:rsidR="00647994" w:rsidRPr="001F42D3">
        <w:t>[</w:t>
      </w:r>
      <w:r w:rsidRPr="001F42D3">
        <w:t>PCD-01</w:t>
      </w:r>
      <w:r w:rsidR="00647994" w:rsidRPr="001F42D3">
        <w:t>]</w:t>
      </w:r>
      <w:r w:rsidRPr="001F42D3">
        <w:t xml:space="preserve"> is used by the Device Observation Reporter and Device Observation Consumer </w:t>
      </w:r>
      <w:r w:rsidR="00B054A1" w:rsidRPr="001F42D3">
        <w:t>A</w:t>
      </w:r>
      <w:r w:rsidRPr="001F42D3">
        <w:t xml:space="preserve">ctors. Note that these actor names are linked to abstract functions rather than to physical devices; a Device Observation Reporter may be implemented in a freestanding </w:t>
      </w:r>
      <w:r w:rsidR="00952547" w:rsidRPr="001F42D3">
        <w:t>system,</w:t>
      </w:r>
      <w:r w:rsidRPr="001F42D3">
        <w:t xml:space="preserve"> or it may be implemented in the Patient Care Device itself.</w:t>
      </w:r>
    </w:p>
    <w:p w14:paraId="2A11D9D0" w14:textId="77777777" w:rsidR="00B11855" w:rsidRPr="001F42D3" w:rsidRDefault="00035DED" w:rsidP="00123C7B">
      <w:pPr>
        <w:pStyle w:val="Heading3"/>
        <w:rPr>
          <w:noProof w:val="0"/>
        </w:rPr>
      </w:pPr>
      <w:bookmarkStart w:id="1350" w:name="_Toc401769315"/>
      <w:bookmarkStart w:id="1351" w:name="_Toc401769754"/>
      <w:bookmarkStart w:id="1352" w:name="_Toc214889644"/>
      <w:r w:rsidRPr="001F42D3">
        <w:rPr>
          <w:noProof w:val="0"/>
        </w:rPr>
        <w:t>S</w:t>
      </w:r>
      <w:r w:rsidR="003D003E" w:rsidRPr="001F42D3">
        <w:rPr>
          <w:noProof w:val="0"/>
        </w:rPr>
        <w:t>cope</w:t>
      </w:r>
      <w:bookmarkEnd w:id="1350"/>
      <w:bookmarkEnd w:id="1351"/>
      <w:bookmarkEnd w:id="1352"/>
    </w:p>
    <w:p w14:paraId="09DDD276" w14:textId="77777777" w:rsidR="00B11855" w:rsidRPr="001F42D3" w:rsidRDefault="003D003E" w:rsidP="00E2583A">
      <w:pPr>
        <w:pStyle w:val="BodyText"/>
      </w:pPr>
      <w:r w:rsidRPr="001F42D3">
        <w:t>This transaction is used to communicate PCD Data from:</w:t>
      </w:r>
    </w:p>
    <w:p w14:paraId="1DDFC0CD" w14:textId="77777777" w:rsidR="00B11855" w:rsidRPr="001F42D3" w:rsidRDefault="003D003E" w:rsidP="005C1693">
      <w:pPr>
        <w:pStyle w:val="ListBullet2"/>
      </w:pPr>
      <w:r w:rsidRPr="001F42D3">
        <w:t>A Device Observation Reporter (DOR) to a Device Observation Consumer (DOC).</w:t>
      </w:r>
    </w:p>
    <w:p w14:paraId="2BF43A56" w14:textId="77777777" w:rsidR="00B11855" w:rsidRPr="001F42D3" w:rsidRDefault="003D003E" w:rsidP="00123C7B">
      <w:pPr>
        <w:pStyle w:val="Heading3"/>
        <w:rPr>
          <w:noProof w:val="0"/>
        </w:rPr>
      </w:pPr>
      <w:bookmarkStart w:id="1353" w:name="_Toc431232163"/>
      <w:bookmarkStart w:id="1354" w:name="_Toc431237142"/>
      <w:bookmarkStart w:id="1355" w:name="_Toc431238308"/>
      <w:bookmarkStart w:id="1356" w:name="_Toc431288044"/>
      <w:bookmarkStart w:id="1357" w:name="_Toc432168038"/>
      <w:bookmarkStart w:id="1358" w:name="_Toc432421159"/>
      <w:bookmarkStart w:id="1359" w:name="_Toc432514835"/>
      <w:bookmarkStart w:id="1360" w:name="_Toc432516110"/>
      <w:bookmarkStart w:id="1361" w:name="_Toc401769316"/>
      <w:bookmarkStart w:id="1362" w:name="_Toc401769755"/>
      <w:bookmarkStart w:id="1363" w:name="_Toc214889645"/>
      <w:bookmarkEnd w:id="1353"/>
      <w:bookmarkEnd w:id="1354"/>
      <w:bookmarkEnd w:id="1355"/>
      <w:bookmarkEnd w:id="1356"/>
      <w:bookmarkEnd w:id="1357"/>
      <w:bookmarkEnd w:id="1358"/>
      <w:bookmarkEnd w:id="1359"/>
      <w:bookmarkEnd w:id="1360"/>
      <w:r w:rsidRPr="001F42D3">
        <w:rPr>
          <w:noProof w:val="0"/>
        </w:rPr>
        <w:t>Use Case Roles</w:t>
      </w:r>
      <w:bookmarkEnd w:id="1361"/>
      <w:bookmarkEnd w:id="1362"/>
      <w:bookmarkEnd w:id="1363"/>
    </w:p>
    <w:p w14:paraId="536EC21E" w14:textId="77777777" w:rsidR="00FD7EFA" w:rsidRPr="001F42D3" w:rsidRDefault="00FD7EFA" w:rsidP="002E3ED0">
      <w:pPr>
        <w:pStyle w:val="BodyText"/>
      </w:pPr>
    </w:p>
    <w:p w14:paraId="5B19E0AC" w14:textId="77777777" w:rsidR="00B11855" w:rsidRPr="001F42D3" w:rsidRDefault="00F73333" w:rsidP="002B062D">
      <w:pPr>
        <w:pStyle w:val="BodyText"/>
        <w:jc w:val="center"/>
      </w:pPr>
      <w:r w:rsidRPr="001F42D3">
        <w:rPr>
          <w:noProof/>
        </w:rPr>
        <mc:AlternateContent>
          <mc:Choice Requires="wps">
            <w:drawing>
              <wp:anchor distT="0" distB="0" distL="114300" distR="114300" simplePos="0" relativeHeight="251458048" behindDoc="0" locked="0" layoutInCell="1" allowOverlap="1" wp14:anchorId="48F0E357" wp14:editId="5C4E6768">
                <wp:simplePos x="0" y="0"/>
                <wp:positionH relativeFrom="column">
                  <wp:posOffset>4196715</wp:posOffset>
                </wp:positionH>
                <wp:positionV relativeFrom="paragraph">
                  <wp:posOffset>6076950</wp:posOffset>
                </wp:positionV>
                <wp:extent cx="1270" cy="237490"/>
                <wp:effectExtent l="76200" t="0" r="74930" b="48260"/>
                <wp:wrapNone/>
                <wp:docPr id="17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70" cy="23749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86B6B" id="Straight Connector 7" o:spid="_x0000_s1026" style="position:absolute;flip:y;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45pt,478.5pt" to="330.55pt,4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">
                <v:stroke startarrow="block"/>
              </v:line>
            </w:pict>
          </mc:Fallback>
        </mc:AlternateContent>
      </w:r>
      <w:r w:rsidRPr="001F42D3">
        <w:rPr>
          <w:noProof/>
        </w:rPr>
        <w:drawing>
          <wp:inline distT="0" distB="0" distL="0" distR="0" wp14:anchorId="46E1E2B6" wp14:editId="62C34977">
            <wp:extent cx="2255520" cy="246253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55520" cy="2462530"/>
                    </a:xfrm>
                    <a:prstGeom prst="rect">
                      <a:avLst/>
                    </a:prstGeom>
                    <a:noFill/>
                    <a:ln>
                      <a:noFill/>
                    </a:ln>
                  </pic:spPr>
                </pic:pic>
              </a:graphicData>
            </a:graphic>
          </wp:inline>
        </w:drawing>
      </w:r>
    </w:p>
    <w:p w14:paraId="0ACD1648" w14:textId="77777777" w:rsidR="00B11855" w:rsidRPr="001F42D3" w:rsidRDefault="003D003E" w:rsidP="00CF5627">
      <w:pPr>
        <w:pStyle w:val="FigureTitle"/>
      </w:pPr>
      <w:r w:rsidRPr="001F42D3">
        <w:t>Figure 3.1.2</w:t>
      </w:r>
      <w:r w:rsidR="00D52943" w:rsidRPr="001F42D3">
        <w:rPr>
          <w:rFonts w:eastAsia="MS Gothic"/>
        </w:rPr>
        <w:t>-</w:t>
      </w:r>
      <w:r w:rsidRPr="001F42D3">
        <w:t>1: Communicate PCD Data</w:t>
      </w:r>
    </w:p>
    <w:tbl>
      <w:tblPr>
        <w:tblW w:w="5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4410"/>
      </w:tblGrid>
      <w:tr w:rsidR="00855E3C" w:rsidRPr="001F42D3" w14:paraId="7ECF3650" w14:textId="77777777" w:rsidTr="00792D5F">
        <w:trPr>
          <w:jc w:val="center"/>
        </w:trPr>
        <w:tc>
          <w:tcPr>
            <w:tcW w:w="1188" w:type="dxa"/>
          </w:tcPr>
          <w:p w14:paraId="3D8B4702" w14:textId="77777777" w:rsidR="00855E3C" w:rsidRPr="001F42D3" w:rsidRDefault="00855E3C" w:rsidP="00B7340A">
            <w:pPr>
              <w:pStyle w:val="BodyText"/>
              <w:rPr>
                <w:b/>
                <w:bCs/>
              </w:rPr>
            </w:pPr>
            <w:r w:rsidRPr="001F42D3">
              <w:rPr>
                <w:rStyle w:val="Strong"/>
              </w:rPr>
              <w:t>Actor</w:t>
            </w:r>
          </w:p>
        </w:tc>
        <w:tc>
          <w:tcPr>
            <w:tcW w:w="4410" w:type="dxa"/>
          </w:tcPr>
          <w:p w14:paraId="232FE0C9" w14:textId="77777777" w:rsidR="00855E3C" w:rsidRPr="001F42D3" w:rsidRDefault="00855E3C" w:rsidP="00B7340A">
            <w:pPr>
              <w:pStyle w:val="BodyText"/>
            </w:pPr>
            <w:r w:rsidRPr="001F42D3">
              <w:t>Device Observation Reporter (DOR)</w:t>
            </w:r>
          </w:p>
        </w:tc>
      </w:tr>
      <w:tr w:rsidR="00855E3C" w:rsidRPr="001F42D3" w14:paraId="6A904A5D" w14:textId="77777777" w:rsidTr="00792D5F">
        <w:trPr>
          <w:jc w:val="center"/>
        </w:trPr>
        <w:tc>
          <w:tcPr>
            <w:tcW w:w="1188" w:type="dxa"/>
          </w:tcPr>
          <w:p w14:paraId="6E639D36" w14:textId="77777777" w:rsidR="00855E3C" w:rsidRPr="001F42D3" w:rsidRDefault="00855E3C" w:rsidP="00B7340A">
            <w:pPr>
              <w:pStyle w:val="BodyText"/>
              <w:rPr>
                <w:b/>
                <w:bCs/>
              </w:rPr>
            </w:pPr>
            <w:r w:rsidRPr="001F42D3">
              <w:rPr>
                <w:rStyle w:val="Strong"/>
              </w:rPr>
              <w:t>Role</w:t>
            </w:r>
          </w:p>
        </w:tc>
        <w:tc>
          <w:tcPr>
            <w:tcW w:w="4410" w:type="dxa"/>
          </w:tcPr>
          <w:p w14:paraId="7E930E15" w14:textId="77777777" w:rsidR="00855E3C" w:rsidRPr="001F42D3" w:rsidRDefault="00855E3C" w:rsidP="00B7340A">
            <w:pPr>
              <w:pStyle w:val="BodyText"/>
            </w:pPr>
            <w:r w:rsidRPr="001F42D3">
              <w:t>Sends PCD Data to DOC</w:t>
            </w:r>
          </w:p>
        </w:tc>
      </w:tr>
      <w:tr w:rsidR="00855E3C" w:rsidRPr="001F42D3" w14:paraId="5466FFFD" w14:textId="77777777" w:rsidTr="00792D5F">
        <w:trPr>
          <w:jc w:val="center"/>
        </w:trPr>
        <w:tc>
          <w:tcPr>
            <w:tcW w:w="1188" w:type="dxa"/>
          </w:tcPr>
          <w:p w14:paraId="3C81D309" w14:textId="77777777" w:rsidR="00855E3C" w:rsidRPr="001F42D3" w:rsidRDefault="00855E3C" w:rsidP="00B7340A">
            <w:pPr>
              <w:pStyle w:val="BodyText"/>
              <w:rPr>
                <w:b/>
                <w:bCs/>
              </w:rPr>
            </w:pPr>
            <w:r w:rsidRPr="001F42D3">
              <w:rPr>
                <w:rStyle w:val="Strong"/>
              </w:rPr>
              <w:t>Actor</w:t>
            </w:r>
          </w:p>
        </w:tc>
        <w:tc>
          <w:tcPr>
            <w:tcW w:w="4410" w:type="dxa"/>
          </w:tcPr>
          <w:p w14:paraId="5B89E6C5" w14:textId="77777777" w:rsidR="00855E3C" w:rsidRPr="001F42D3" w:rsidRDefault="00855E3C" w:rsidP="00B7340A">
            <w:pPr>
              <w:pStyle w:val="BodyText"/>
            </w:pPr>
            <w:r w:rsidRPr="001F42D3">
              <w:t>Device Observation Consumer (DOC)</w:t>
            </w:r>
          </w:p>
        </w:tc>
      </w:tr>
      <w:tr w:rsidR="00855E3C" w:rsidRPr="001F42D3" w14:paraId="244ED0EB" w14:textId="77777777" w:rsidTr="00792D5F">
        <w:trPr>
          <w:jc w:val="center"/>
        </w:trPr>
        <w:tc>
          <w:tcPr>
            <w:tcW w:w="1188" w:type="dxa"/>
          </w:tcPr>
          <w:p w14:paraId="0E776062" w14:textId="77777777" w:rsidR="00855E3C" w:rsidRPr="001F42D3" w:rsidRDefault="00855E3C" w:rsidP="00B7340A">
            <w:pPr>
              <w:pStyle w:val="BodyText"/>
              <w:rPr>
                <w:b/>
                <w:bCs/>
              </w:rPr>
            </w:pPr>
            <w:r w:rsidRPr="001F42D3">
              <w:rPr>
                <w:rStyle w:val="Strong"/>
              </w:rPr>
              <w:t>Role</w:t>
            </w:r>
          </w:p>
        </w:tc>
        <w:tc>
          <w:tcPr>
            <w:tcW w:w="4410" w:type="dxa"/>
          </w:tcPr>
          <w:p w14:paraId="14B9506B" w14:textId="77777777" w:rsidR="00855E3C" w:rsidRPr="001F42D3" w:rsidRDefault="00855E3C" w:rsidP="00B7340A">
            <w:pPr>
              <w:pStyle w:val="BodyText"/>
            </w:pPr>
            <w:r w:rsidRPr="001F42D3">
              <w:t>Receives PCD Data from DOR</w:t>
            </w:r>
          </w:p>
        </w:tc>
      </w:tr>
    </w:tbl>
    <w:p w14:paraId="7EB19C1D" w14:textId="77777777" w:rsidR="00B11855" w:rsidRPr="001F42D3" w:rsidRDefault="003D003E" w:rsidP="00D26FE7">
      <w:pPr>
        <w:pStyle w:val="Heading3"/>
        <w:rPr>
          <w:noProof w:val="0"/>
        </w:rPr>
      </w:pPr>
      <w:bookmarkStart w:id="1364" w:name="_Toc401769317"/>
      <w:bookmarkStart w:id="1365" w:name="_Toc401769756"/>
      <w:bookmarkStart w:id="1366" w:name="OLE_LINK8"/>
      <w:bookmarkStart w:id="1367" w:name="_Toc214889646"/>
      <w:r w:rsidRPr="001F42D3">
        <w:rPr>
          <w:noProof w:val="0"/>
        </w:rPr>
        <w:lastRenderedPageBreak/>
        <w:t>Referenced Standards</w:t>
      </w:r>
      <w:bookmarkEnd w:id="1364"/>
      <w:bookmarkEnd w:id="1365"/>
      <w:bookmarkEnd w:id="1367"/>
    </w:p>
    <w:p w14:paraId="7EBEEF14" w14:textId="03FD9829" w:rsidR="00B11855" w:rsidRPr="001F42D3" w:rsidRDefault="006D613E" w:rsidP="005C1693">
      <w:pPr>
        <w:pStyle w:val="ListBullet2"/>
      </w:pPr>
      <w:r w:rsidRPr="001F42D3">
        <w:t>HL7</w:t>
      </w:r>
      <w:r w:rsidR="00995105" w:rsidRPr="001F42D3">
        <w:t xml:space="preserve"> </w:t>
      </w:r>
      <w:r w:rsidR="003D003E" w:rsidRPr="001F42D3">
        <w:t xml:space="preserve">- </w:t>
      </w:r>
      <w:r w:rsidRPr="001F42D3">
        <w:t>HL7</w:t>
      </w:r>
      <w:r w:rsidR="003D003E" w:rsidRPr="001F42D3">
        <w:t xml:space="preserve"> Version 2.6 Chapter 7 Observation Reporting </w:t>
      </w:r>
    </w:p>
    <w:p w14:paraId="35892B72" w14:textId="746764E6" w:rsidR="00F56771" w:rsidRPr="001F42D3" w:rsidRDefault="00F56771" w:rsidP="005C1693">
      <w:pPr>
        <w:pStyle w:val="ListBullet2"/>
      </w:pPr>
      <w:r w:rsidRPr="001F42D3">
        <w:t>HL7 – HL7 Version 2.7</w:t>
      </w:r>
      <w:r w:rsidR="007A6C1E" w:rsidRPr="001F42D3">
        <w:t xml:space="preserve"> Chapter 7 Observation Reporting – PRT Participation Segment with added fields for Unique Device Identification (UDI)</w:t>
      </w:r>
    </w:p>
    <w:p w14:paraId="7DE6DDDB" w14:textId="77777777" w:rsidR="00B11855" w:rsidRPr="001F42D3" w:rsidRDefault="003D003E" w:rsidP="005C1693">
      <w:pPr>
        <w:pStyle w:val="ListBullet2"/>
      </w:pPr>
      <w:r w:rsidRPr="001F42D3">
        <w:t>ISO/IEEE 11073-10201 Domain Information Model</w:t>
      </w:r>
    </w:p>
    <w:p w14:paraId="1CDA03AF" w14:textId="77777777" w:rsidR="00B11855" w:rsidRPr="001F42D3" w:rsidRDefault="003D003E" w:rsidP="005C1693">
      <w:pPr>
        <w:pStyle w:val="ListBullet2"/>
      </w:pPr>
      <w:r w:rsidRPr="001F42D3">
        <w:t>ISO/IEEE 11073-10101 Nomenclature</w:t>
      </w:r>
    </w:p>
    <w:p w14:paraId="747BF696" w14:textId="77777777" w:rsidR="008315EB" w:rsidRPr="001F42D3" w:rsidRDefault="008315EB" w:rsidP="005C1693">
      <w:pPr>
        <w:pStyle w:val="ListBullet2"/>
      </w:pPr>
      <w:bookmarkStart w:id="1368" w:name="OLE_LINK4"/>
      <w:r w:rsidRPr="001F42D3">
        <w:t xml:space="preserve">ISO/IEEE 11073-10102-2012 Nomenclature - Annotated ECG defines additional ECG lead identifiers and code offsets &gt; 65 that </w:t>
      </w:r>
      <w:r w:rsidRPr="005C1693">
        <w:t>shall</w:t>
      </w:r>
      <w:r w:rsidRPr="001F42D3">
        <w:t xml:space="preserve"> be used as needed by sending systems and </w:t>
      </w:r>
      <w:r w:rsidRPr="005C1693">
        <w:t>shall</w:t>
      </w:r>
      <w:r w:rsidRPr="001F42D3">
        <w:t xml:space="preserve"> be understood by receiving systems.</w:t>
      </w:r>
    </w:p>
    <w:p w14:paraId="52AFC48A" w14:textId="2F40C061" w:rsidR="008315EB" w:rsidRPr="001F42D3" w:rsidRDefault="008315EB" w:rsidP="005C1693">
      <w:pPr>
        <w:pStyle w:val="BodyText"/>
      </w:pPr>
      <w:r w:rsidRPr="005C1693">
        <w:rPr>
          <w:b/>
          <w:bCs/>
        </w:rPr>
        <w:t>Note:</w:t>
      </w:r>
      <w:r w:rsidRPr="001F42D3">
        <w:t xml:space="preserve">  The code offsets 0 to 65 originally defined by ISO/IEEE 11073-10101:2004 Annex A are identical to those defined by ISO/IEEE 11073-10102-2012 and can convey the ECG leads typically reported by a traditional 12-lead resting, stress or Holter ECG in a compatible manner without pre</w:t>
      </w:r>
      <w:r w:rsidR="007E5D01" w:rsidRPr="001F42D3">
        <w:t>-</w:t>
      </w:r>
      <w:r w:rsidRPr="001F42D3">
        <w:t>coordination.</w:t>
      </w:r>
    </w:p>
    <w:bookmarkEnd w:id="1366"/>
    <w:bookmarkEnd w:id="1368"/>
    <w:p w14:paraId="72CC246B" w14:textId="657B297A" w:rsidR="00B11855" w:rsidRPr="001F42D3" w:rsidRDefault="003D003E" w:rsidP="00B7340A">
      <w:pPr>
        <w:pStyle w:val="BodyText"/>
      </w:pPr>
      <w:r w:rsidRPr="001F42D3">
        <w:t>The IHE Device</w:t>
      </w:r>
      <w:r w:rsidR="007E5D01" w:rsidRPr="001F42D3">
        <w:t>s</w:t>
      </w:r>
      <w:r w:rsidRPr="001F42D3">
        <w:t xml:space="preserve"> Technical Framework uses an information model and a nomenclature from the IEEE 11073. The information model is defined in ISO/IEEE 11073-10201 Health Informatics – Point-of-care medical device communication – Part 10201: Domain Information Model. The nomenclature is defined in ISO/IEEE 11073-10101 Health Informatics – Point -of-care medical device communication – Part 10101: Nomenclature. Familiarity with these standards is necessary for implementers of the Device Observation Reporter and Device Observation Consumer </w:t>
      </w:r>
      <w:r w:rsidR="00B054A1" w:rsidRPr="001F42D3">
        <w:t>Actors</w:t>
      </w:r>
      <w:r w:rsidRPr="001F42D3">
        <w:t>.</w:t>
      </w:r>
    </w:p>
    <w:p w14:paraId="1C9E0087" w14:textId="4C24ACEB" w:rsidR="00B11855" w:rsidRPr="001F42D3" w:rsidRDefault="006D613E" w:rsidP="00B7340A">
      <w:pPr>
        <w:pStyle w:val="BodyText"/>
      </w:pPr>
      <w:r w:rsidRPr="001F42D3">
        <w:t>HL7</w:t>
      </w:r>
      <w:r w:rsidR="00995105" w:rsidRPr="001F42D3">
        <w:t xml:space="preserve"> </w:t>
      </w:r>
      <w:r w:rsidR="003D003E" w:rsidRPr="001F42D3">
        <w:t xml:space="preserve">V2.6 Chapter 7 Observation Reporting defines the general </w:t>
      </w:r>
      <w:r w:rsidRPr="001F42D3">
        <w:t>HL7</w:t>
      </w:r>
      <w:r w:rsidR="00995105" w:rsidRPr="001F42D3">
        <w:t xml:space="preserve"> </w:t>
      </w:r>
      <w:r w:rsidR="003D003E" w:rsidRPr="001F42D3">
        <w:t xml:space="preserve">syntax and coding requirements related to observation reporting, used for PCD data communications in the </w:t>
      </w:r>
      <w:r w:rsidR="007E67D4" w:rsidRPr="001F42D3">
        <w:t>DEV TF</w:t>
      </w:r>
      <w:r w:rsidR="003D003E" w:rsidRPr="001F42D3">
        <w:t xml:space="preserve">. Familiarity with </w:t>
      </w:r>
      <w:r w:rsidRPr="001F42D3">
        <w:t>HL7</w:t>
      </w:r>
      <w:r w:rsidR="00995105" w:rsidRPr="001F42D3">
        <w:t xml:space="preserve"> </w:t>
      </w:r>
      <w:r w:rsidR="003D003E" w:rsidRPr="001F42D3">
        <w:t xml:space="preserve">Chapter 7 is necessary for implementers of the </w:t>
      </w:r>
      <w:r w:rsidR="007E67D4" w:rsidRPr="001F42D3">
        <w:t>DEV TF</w:t>
      </w:r>
      <w:r w:rsidR="003D003E" w:rsidRPr="001F42D3">
        <w:t xml:space="preserve"> transactions.</w:t>
      </w:r>
    </w:p>
    <w:p w14:paraId="748704FF" w14:textId="2D8E4E52" w:rsidR="00B11855" w:rsidRPr="001F42D3" w:rsidRDefault="003D003E" w:rsidP="00B7340A">
      <w:pPr>
        <w:pStyle w:val="BodyText"/>
      </w:pPr>
      <w:r w:rsidRPr="001F42D3">
        <w:t xml:space="preserve">This Technical Framework specifies conventions that are used to represent the information model hierarchy for medical devices embodied in the IEEE 11073 Domain Information Model within the syntactic and semantic conventions of </w:t>
      </w:r>
      <w:r w:rsidR="006D613E" w:rsidRPr="001F42D3">
        <w:t>HL7</w:t>
      </w:r>
      <w:r w:rsidR="00995105" w:rsidRPr="001F42D3">
        <w:t xml:space="preserve"> </w:t>
      </w:r>
      <w:r w:rsidRPr="001F42D3">
        <w:t xml:space="preserve">v. 2.6 </w:t>
      </w:r>
    </w:p>
    <w:p w14:paraId="7AD78F30" w14:textId="475F6027" w:rsidR="00B11855" w:rsidRPr="001F42D3" w:rsidRDefault="003D003E" w:rsidP="00B7340A">
      <w:pPr>
        <w:pStyle w:val="BodyText"/>
      </w:pPr>
      <w:r w:rsidRPr="001F42D3">
        <w:t xml:space="preserve">Definitions of </w:t>
      </w:r>
      <w:r w:rsidR="006D613E" w:rsidRPr="001F42D3">
        <w:t>HL7</w:t>
      </w:r>
      <w:r w:rsidR="00995105" w:rsidRPr="001F42D3">
        <w:t xml:space="preserve"> </w:t>
      </w:r>
      <w:r w:rsidRPr="001F42D3">
        <w:t xml:space="preserve">Data Types used in PCD transactions, with comments on any specializations for PCD, are given in Appendix C, Common Data Types in this volume. </w:t>
      </w:r>
    </w:p>
    <w:p w14:paraId="3A9D1BA6" w14:textId="435C7923" w:rsidR="00B11855" w:rsidRPr="001F42D3" w:rsidRDefault="005B0C7C" w:rsidP="00123C7B">
      <w:pPr>
        <w:pStyle w:val="Heading3"/>
        <w:rPr>
          <w:noProof w:val="0"/>
        </w:rPr>
      </w:pPr>
      <w:bookmarkStart w:id="1369" w:name="_Toc401769318"/>
      <w:bookmarkStart w:id="1370" w:name="_Toc401769757"/>
      <w:bookmarkStart w:id="1371" w:name="_Toc214889647"/>
      <w:r w:rsidRPr="001F42D3">
        <w:rPr>
          <w:noProof w:val="0"/>
        </w:rPr>
        <w:t>Message</w:t>
      </w:r>
      <w:r w:rsidR="003D003E" w:rsidRPr="001F42D3">
        <w:rPr>
          <w:noProof w:val="0"/>
        </w:rPr>
        <w:t>s</w:t>
      </w:r>
      <w:bookmarkEnd w:id="1369"/>
      <w:bookmarkEnd w:id="1370"/>
      <w:bookmarkEnd w:id="1371"/>
    </w:p>
    <w:p w14:paraId="383A88D8" w14:textId="77777777" w:rsidR="00B11855" w:rsidRPr="001F42D3" w:rsidRDefault="003D003E" w:rsidP="00B7340A">
      <w:pPr>
        <w:pStyle w:val="BodyText"/>
      </w:pPr>
      <w:r w:rsidRPr="001F42D3">
        <w:t>The following interaction diagrams illustrate potential implementations.</w:t>
      </w:r>
    </w:p>
    <w:p w14:paraId="38A0A2A2" w14:textId="2F8EDC30" w:rsidR="00B11855" w:rsidRPr="001F42D3" w:rsidRDefault="003D003E" w:rsidP="003D003E">
      <w:pPr>
        <w:pStyle w:val="Heading4"/>
        <w:rPr>
          <w:noProof w:val="0"/>
        </w:rPr>
      </w:pPr>
      <w:bookmarkStart w:id="1372" w:name="_Toc401769758"/>
      <w:bookmarkStart w:id="1373" w:name="_Toc214889648"/>
      <w:r w:rsidRPr="001F42D3">
        <w:rPr>
          <w:noProof w:val="0"/>
        </w:rPr>
        <w:t>DOR communicates with DOC</w:t>
      </w:r>
      <w:bookmarkEnd w:id="1372"/>
      <w:bookmarkEnd w:id="1373"/>
    </w:p>
    <w:p w14:paraId="058BE45E" w14:textId="46329FCB" w:rsidR="00B11855" w:rsidRPr="001F42D3" w:rsidRDefault="003D003E" w:rsidP="006E20D6">
      <w:pPr>
        <w:pStyle w:val="BodyText"/>
      </w:pPr>
      <w:r w:rsidRPr="001F42D3">
        <w:t xml:space="preserve">The </w:t>
      </w:r>
      <w:r w:rsidR="00647994" w:rsidRPr="001F42D3">
        <w:t>[</w:t>
      </w:r>
      <w:r w:rsidRPr="001F42D3">
        <w:t>PCD-01</w:t>
      </w:r>
      <w:r w:rsidR="00647994" w:rsidRPr="001F42D3">
        <w:t>]</w:t>
      </w:r>
      <w:r w:rsidRPr="001F42D3">
        <w:t xml:space="preserve"> </w:t>
      </w:r>
      <w:r w:rsidR="003019C5" w:rsidRPr="001F42D3">
        <w:t xml:space="preserve">transaction </w:t>
      </w:r>
      <w:r w:rsidRPr="001F42D3">
        <w:t xml:space="preserve">is used to communicate PCD data from: Device Observation Reporter (DOR) to a Device Observation Consumer (DOC). </w:t>
      </w:r>
    </w:p>
    <w:p w14:paraId="62D10CA2" w14:textId="77777777" w:rsidR="00B11855" w:rsidRPr="001F42D3" w:rsidRDefault="00F73333" w:rsidP="002B062D">
      <w:pPr>
        <w:pStyle w:val="BodyText"/>
        <w:jc w:val="center"/>
      </w:pPr>
      <w:r w:rsidRPr="001F42D3">
        <w:rPr>
          <w:noProof/>
        </w:rPr>
        <w:lastRenderedPageBreak/>
        <w:drawing>
          <wp:inline distT="0" distB="0" distL="0" distR="0" wp14:anchorId="78E642E7" wp14:editId="34A18E9B">
            <wp:extent cx="4364990" cy="258445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4990" cy="2584450"/>
                    </a:xfrm>
                    <a:prstGeom prst="rect">
                      <a:avLst/>
                    </a:prstGeom>
                    <a:noFill/>
                    <a:ln>
                      <a:noFill/>
                    </a:ln>
                  </pic:spPr>
                </pic:pic>
              </a:graphicData>
            </a:graphic>
          </wp:inline>
        </w:drawing>
      </w:r>
    </w:p>
    <w:p w14:paraId="08DE7C3F" w14:textId="77777777" w:rsidR="00B11855" w:rsidRPr="001F42D3" w:rsidRDefault="003D003E" w:rsidP="00CF5627">
      <w:pPr>
        <w:pStyle w:val="FigureTitle"/>
      </w:pPr>
      <w:r w:rsidRPr="001F42D3">
        <w:t>Figure 3.1.4.1</w:t>
      </w:r>
      <w:r w:rsidR="00D52943" w:rsidRPr="001F42D3">
        <w:rPr>
          <w:rFonts w:eastAsia="MS Gothic"/>
        </w:rPr>
        <w:t>-</w:t>
      </w:r>
      <w:r w:rsidRPr="001F42D3">
        <w:t>1: Communicate PCD Data Interaction Diagram</w:t>
      </w:r>
    </w:p>
    <w:p w14:paraId="75FBA580" w14:textId="51ECDF66" w:rsidR="00B11855" w:rsidRPr="001F42D3" w:rsidRDefault="00647994" w:rsidP="00123C7B">
      <w:pPr>
        <w:pStyle w:val="Heading5"/>
        <w:rPr>
          <w:noProof w:val="0"/>
        </w:rPr>
      </w:pPr>
      <w:bookmarkStart w:id="1374" w:name="_Toc497485505"/>
      <w:bookmarkStart w:id="1375" w:name="_Toc497485842"/>
      <w:bookmarkStart w:id="1376" w:name="_Toc497486069"/>
      <w:bookmarkStart w:id="1377" w:name="_Toc497486346"/>
      <w:bookmarkStart w:id="1378" w:name="_Toc497486573"/>
      <w:bookmarkStart w:id="1379" w:name="_Toc497493442"/>
      <w:bookmarkStart w:id="1380" w:name="_Toc401769759"/>
      <w:bookmarkStart w:id="1381" w:name="_Toc214889649"/>
      <w:bookmarkEnd w:id="1374"/>
      <w:bookmarkEnd w:id="1375"/>
      <w:bookmarkEnd w:id="1376"/>
      <w:bookmarkEnd w:id="1377"/>
      <w:bookmarkEnd w:id="1378"/>
      <w:bookmarkEnd w:id="1379"/>
      <w:r w:rsidRPr="001F42D3">
        <w:rPr>
          <w:noProof w:val="0"/>
        </w:rPr>
        <w:t>PCD-01</w:t>
      </w:r>
      <w:r w:rsidR="003D003E" w:rsidRPr="001F42D3">
        <w:rPr>
          <w:noProof w:val="0"/>
        </w:rPr>
        <w:t xml:space="preserve"> Communicate PCD Data (ORU^R01^ORU_R01) static definition</w:t>
      </w:r>
      <w:bookmarkEnd w:id="1380"/>
      <w:bookmarkEnd w:id="1381"/>
      <w:r w:rsidR="003D003E" w:rsidRPr="001F42D3">
        <w:rPr>
          <w:noProof w:val="0"/>
        </w:rPr>
        <w:t xml:space="preserve"> </w:t>
      </w:r>
    </w:p>
    <w:p w14:paraId="520911D7" w14:textId="22E660FD" w:rsidR="00B11855" w:rsidRPr="001F42D3" w:rsidRDefault="003D003E" w:rsidP="002F241F">
      <w:pPr>
        <w:pStyle w:val="BodyText"/>
      </w:pPr>
      <w:r w:rsidRPr="001F42D3">
        <w:t>The PCD-01</w:t>
      </w:r>
      <w:r w:rsidR="007426DD" w:rsidRPr="001F42D3">
        <w:t xml:space="preserve"> </w:t>
      </w:r>
      <w:r w:rsidRPr="001F42D3">
        <w:t>Communicate PCD Data message is used to communicate PCD data</w:t>
      </w:r>
    </w:p>
    <w:p w14:paraId="40FE4623" w14:textId="77777777" w:rsidR="00B11855" w:rsidRPr="001F42D3" w:rsidRDefault="003D003E" w:rsidP="005C1693">
      <w:pPr>
        <w:pStyle w:val="ListBullet2"/>
      </w:pPr>
      <w:r w:rsidRPr="001F42D3">
        <w:t>From a Device Observation Reporter (DOR) to a Device Observation Consumer (DOC)</w:t>
      </w:r>
    </w:p>
    <w:p w14:paraId="75D58F2B" w14:textId="1E3858AF" w:rsidR="00B11855" w:rsidRPr="001F42D3" w:rsidRDefault="003D003E" w:rsidP="002D1895">
      <w:pPr>
        <w:pStyle w:val="BodyText"/>
      </w:pPr>
      <w:r w:rsidRPr="001F42D3">
        <w:t xml:space="preserve">Common </w:t>
      </w:r>
      <w:r w:rsidR="006D613E" w:rsidRPr="001F42D3">
        <w:t>HL7</w:t>
      </w:r>
      <w:r w:rsidR="00995105" w:rsidRPr="001F42D3">
        <w:t xml:space="preserve"> </w:t>
      </w:r>
      <w:r w:rsidRPr="001F42D3">
        <w:t>segments (MSH, MSA, ERR, NTE, PID, PV1, OBR, OBX, ORC</w:t>
      </w:r>
      <w:r w:rsidR="00C75AB4" w:rsidRPr="001F42D3">
        <w:t>, PRT</w:t>
      </w:r>
      <w:r w:rsidRPr="001F42D3">
        <w:t xml:space="preserve">) and data types (CWE, CNE, CX, EI, HD, PL, DTM, XPN, XTN) used in IHE PCD transactions are defined </w:t>
      </w:r>
      <w:r w:rsidR="003019C5" w:rsidRPr="001F42D3">
        <w:t xml:space="preserve">in </w:t>
      </w:r>
      <w:r w:rsidR="00E51575" w:rsidRPr="001F42D3">
        <w:t>Appendix B</w:t>
      </w:r>
      <w:r w:rsidR="009B6563" w:rsidRPr="001F42D3">
        <w:t>,</w:t>
      </w:r>
      <w:r w:rsidRPr="001F42D3">
        <w:t xml:space="preserve"> </w:t>
      </w:r>
      <w:r w:rsidR="009B6563" w:rsidRPr="001F42D3">
        <w:t>“</w:t>
      </w:r>
      <w:r w:rsidRPr="001F42D3">
        <w:t>Common Segment Descriptions</w:t>
      </w:r>
      <w:r w:rsidR="009B6563" w:rsidRPr="001F42D3">
        <w:t>”</w:t>
      </w:r>
      <w:r w:rsidRPr="001F42D3">
        <w:t>, and Appendix C, "Common Data Types".</w:t>
      </w:r>
      <w:r w:rsidR="00C75AB4" w:rsidRPr="001F42D3">
        <w:t xml:space="preserve"> Note that this message structure differs from the basic </w:t>
      </w:r>
      <w:r w:rsidR="006D613E" w:rsidRPr="001F42D3">
        <w:t>HL7</w:t>
      </w:r>
      <w:r w:rsidR="00995105" w:rsidRPr="001F42D3">
        <w:t xml:space="preserve"> </w:t>
      </w:r>
      <w:r w:rsidR="00C75AB4" w:rsidRPr="001F42D3">
        <w:t xml:space="preserve">version 2.6 by allowing for the appearance of PRT segments, a segment new in </w:t>
      </w:r>
      <w:r w:rsidR="006D613E" w:rsidRPr="001F42D3">
        <w:t>HL7</w:t>
      </w:r>
      <w:r w:rsidR="00995105" w:rsidRPr="001F42D3">
        <w:t xml:space="preserve"> </w:t>
      </w:r>
      <w:r w:rsidR="00C75AB4" w:rsidRPr="001F42D3">
        <w:t xml:space="preserve">version 2.7, in certain locations. This is to allow for </w:t>
      </w:r>
      <w:r w:rsidR="00E21780" w:rsidRPr="001F42D3">
        <w:t xml:space="preserve">the need for new participation data needed in transactions added to the ACM </w:t>
      </w:r>
      <w:r w:rsidR="00FF5580" w:rsidRPr="001F42D3">
        <w:t>Profile</w:t>
      </w:r>
      <w:r w:rsidR="00E21780" w:rsidRPr="001F42D3">
        <w:t xml:space="preserve"> in this Technical Framework revision, and for planned future extensions to support FDA Unique Device Identifiers. See </w:t>
      </w:r>
      <w:r w:rsidR="00E51575" w:rsidRPr="001F42D3">
        <w:t>S</w:t>
      </w:r>
      <w:r w:rsidR="00E21780" w:rsidRPr="001F42D3">
        <w:t xml:space="preserve">ection </w:t>
      </w:r>
      <w:r w:rsidR="00E51575" w:rsidRPr="001F42D3">
        <w:t>B.10</w:t>
      </w:r>
      <w:r w:rsidR="00E21780" w:rsidRPr="001F42D3">
        <w:t xml:space="preserve"> for details on the PRT segment.</w:t>
      </w:r>
    </w:p>
    <w:p w14:paraId="1CE25863" w14:textId="77777777" w:rsidR="00B11855" w:rsidRPr="001F42D3" w:rsidRDefault="003D003E" w:rsidP="002D1895">
      <w:pPr>
        <w:pStyle w:val="BodyText"/>
      </w:pPr>
      <w:r w:rsidRPr="001F42D3">
        <w:t>The static message is defined with the repeating segment group called "Order Observation". This group can repeat within the message so that a device needs to send only one message with multiple orders.</w:t>
      </w:r>
    </w:p>
    <w:p w14:paraId="326599DE" w14:textId="77777777" w:rsidR="00B11855" w:rsidRPr="001F42D3" w:rsidRDefault="00B11855" w:rsidP="00DE39CA">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1303"/>
        <w:gridCol w:w="2955"/>
        <w:gridCol w:w="961"/>
        <w:gridCol w:w="816"/>
        <w:gridCol w:w="1516"/>
      </w:tblGrid>
      <w:tr w:rsidR="00C40FD5" w:rsidRPr="001F42D3" w14:paraId="1C567ED7" w14:textId="77777777" w:rsidTr="00DE39CA">
        <w:trPr>
          <w:cantSplit/>
          <w:tblHeader/>
          <w:jc w:val="center"/>
        </w:trPr>
        <w:tc>
          <w:tcPr>
            <w:tcW w:w="0" w:type="auto"/>
            <w:shd w:val="clear" w:color="auto" w:fill="D9D9D9"/>
          </w:tcPr>
          <w:p w14:paraId="7ECCB38F" w14:textId="77777777" w:rsidR="002D1895" w:rsidRPr="001F42D3" w:rsidRDefault="002D1895" w:rsidP="00E97927">
            <w:pPr>
              <w:pStyle w:val="TableEntryHeader"/>
            </w:pPr>
            <w:r w:rsidRPr="001F42D3">
              <w:t>Segment</w:t>
            </w:r>
          </w:p>
        </w:tc>
        <w:tc>
          <w:tcPr>
            <w:tcW w:w="0" w:type="auto"/>
            <w:shd w:val="clear" w:color="auto" w:fill="D9D9D9"/>
          </w:tcPr>
          <w:p w14:paraId="0E1173F5" w14:textId="77777777" w:rsidR="002D1895" w:rsidRPr="001F42D3" w:rsidRDefault="002D1895" w:rsidP="00E97927">
            <w:pPr>
              <w:pStyle w:val="TableEntryHeader"/>
            </w:pPr>
            <w:r w:rsidRPr="001F42D3">
              <w:t>Meaning</w:t>
            </w:r>
          </w:p>
        </w:tc>
        <w:tc>
          <w:tcPr>
            <w:tcW w:w="0" w:type="auto"/>
            <w:shd w:val="clear" w:color="auto" w:fill="D9D9D9"/>
          </w:tcPr>
          <w:p w14:paraId="4E9A2CFC" w14:textId="77777777" w:rsidR="002D1895" w:rsidRPr="001F42D3" w:rsidRDefault="002D1895" w:rsidP="00E97927">
            <w:pPr>
              <w:pStyle w:val="TableEntryHeader"/>
            </w:pPr>
            <w:r w:rsidRPr="001F42D3">
              <w:t>Usage</w:t>
            </w:r>
          </w:p>
        </w:tc>
        <w:tc>
          <w:tcPr>
            <w:tcW w:w="0" w:type="auto"/>
            <w:shd w:val="clear" w:color="auto" w:fill="D9D9D9"/>
          </w:tcPr>
          <w:p w14:paraId="0BBC951E" w14:textId="77777777" w:rsidR="002D1895" w:rsidRPr="001F42D3" w:rsidRDefault="002D1895" w:rsidP="00E97927">
            <w:pPr>
              <w:pStyle w:val="TableEntryHeader"/>
            </w:pPr>
            <w:r w:rsidRPr="001F42D3">
              <w:t>Card</w:t>
            </w:r>
          </w:p>
        </w:tc>
        <w:tc>
          <w:tcPr>
            <w:tcW w:w="0" w:type="auto"/>
            <w:shd w:val="clear" w:color="auto" w:fill="D9D9D9"/>
          </w:tcPr>
          <w:p w14:paraId="5CB16402" w14:textId="72AEEEDD" w:rsidR="002D1895" w:rsidRPr="001F42D3" w:rsidRDefault="006D613E" w:rsidP="00E97927">
            <w:pPr>
              <w:pStyle w:val="TableEntryHeader"/>
            </w:pPr>
            <w:r w:rsidRPr="001F42D3">
              <w:t>HL7</w:t>
            </w:r>
            <w:r w:rsidR="00995105" w:rsidRPr="001F42D3">
              <w:t xml:space="preserve"> </w:t>
            </w:r>
            <w:r w:rsidR="002D1895" w:rsidRPr="001F42D3">
              <w:t>chapter</w:t>
            </w:r>
          </w:p>
        </w:tc>
      </w:tr>
      <w:tr w:rsidR="00C40FD5" w:rsidRPr="001F42D3" w14:paraId="54CEA4AC" w14:textId="77777777" w:rsidTr="009B6563">
        <w:trPr>
          <w:cantSplit/>
          <w:jc w:val="center"/>
        </w:trPr>
        <w:tc>
          <w:tcPr>
            <w:tcW w:w="0" w:type="auto"/>
          </w:tcPr>
          <w:p w14:paraId="3D4CB6FA" w14:textId="77777777" w:rsidR="00B11855" w:rsidRPr="001F42D3" w:rsidRDefault="003D003E" w:rsidP="00506FBD">
            <w:pPr>
              <w:pStyle w:val="TableEntry"/>
              <w:rPr>
                <w:rFonts w:ascii="ArialMT" w:hAnsi="ArialMT"/>
                <w:b/>
              </w:rPr>
            </w:pPr>
            <w:r w:rsidRPr="001F42D3">
              <w:t>MSH</w:t>
            </w:r>
          </w:p>
        </w:tc>
        <w:tc>
          <w:tcPr>
            <w:tcW w:w="0" w:type="auto"/>
          </w:tcPr>
          <w:p w14:paraId="4314697D" w14:textId="77777777" w:rsidR="00B11855" w:rsidRPr="001F42D3" w:rsidRDefault="003D003E" w:rsidP="00506FBD">
            <w:pPr>
              <w:pStyle w:val="TableEntry"/>
              <w:rPr>
                <w:rFonts w:ascii="ArialMT" w:hAnsi="ArialMT"/>
                <w:b/>
              </w:rPr>
            </w:pPr>
            <w:r w:rsidRPr="001F42D3">
              <w:t>Message Header</w:t>
            </w:r>
          </w:p>
        </w:tc>
        <w:tc>
          <w:tcPr>
            <w:tcW w:w="0" w:type="auto"/>
          </w:tcPr>
          <w:p w14:paraId="011FC3FE" w14:textId="77777777" w:rsidR="00B11855" w:rsidRPr="001F42D3" w:rsidRDefault="003D003E" w:rsidP="00506FBD">
            <w:pPr>
              <w:pStyle w:val="TableEntry"/>
              <w:rPr>
                <w:rFonts w:ascii="ArialMT" w:hAnsi="ArialMT"/>
                <w:b/>
              </w:rPr>
            </w:pPr>
            <w:r w:rsidRPr="001F42D3">
              <w:t>R</w:t>
            </w:r>
          </w:p>
        </w:tc>
        <w:tc>
          <w:tcPr>
            <w:tcW w:w="0" w:type="auto"/>
          </w:tcPr>
          <w:p w14:paraId="3AAEAA1C" w14:textId="77777777" w:rsidR="00B11855" w:rsidRPr="001F42D3" w:rsidRDefault="003D003E" w:rsidP="00506FBD">
            <w:pPr>
              <w:pStyle w:val="TableEntry"/>
              <w:rPr>
                <w:rFonts w:ascii="ArialMT" w:hAnsi="ArialMT"/>
                <w:b/>
              </w:rPr>
            </w:pPr>
            <w:r w:rsidRPr="001F42D3">
              <w:t>[1..1]</w:t>
            </w:r>
          </w:p>
        </w:tc>
        <w:tc>
          <w:tcPr>
            <w:tcW w:w="0" w:type="auto"/>
          </w:tcPr>
          <w:p w14:paraId="59C0CEE9" w14:textId="77777777" w:rsidR="00B11855" w:rsidRPr="001F42D3" w:rsidRDefault="003D003E" w:rsidP="00506FBD">
            <w:pPr>
              <w:pStyle w:val="TableEntry"/>
              <w:rPr>
                <w:rFonts w:ascii="ArialMT" w:hAnsi="ArialMT"/>
                <w:b/>
              </w:rPr>
            </w:pPr>
            <w:r w:rsidRPr="001F42D3">
              <w:t>2</w:t>
            </w:r>
          </w:p>
        </w:tc>
      </w:tr>
      <w:tr w:rsidR="00C40FD5" w:rsidRPr="001F42D3" w14:paraId="46F6F35C" w14:textId="77777777" w:rsidTr="006C0E8E">
        <w:trPr>
          <w:cantSplit/>
          <w:jc w:val="center"/>
        </w:trPr>
        <w:tc>
          <w:tcPr>
            <w:tcW w:w="0" w:type="auto"/>
          </w:tcPr>
          <w:p w14:paraId="16904722" w14:textId="77777777" w:rsidR="00B11855" w:rsidRPr="001F42D3" w:rsidRDefault="003D003E" w:rsidP="00506FBD">
            <w:pPr>
              <w:pStyle w:val="TableEntry"/>
              <w:rPr>
                <w:rFonts w:ascii="ArialMT" w:hAnsi="ArialMT"/>
                <w:b/>
              </w:rPr>
            </w:pPr>
            <w:r w:rsidRPr="001F42D3">
              <w:t>[{SFT}]</w:t>
            </w:r>
          </w:p>
        </w:tc>
        <w:tc>
          <w:tcPr>
            <w:tcW w:w="0" w:type="auto"/>
          </w:tcPr>
          <w:p w14:paraId="3805A55D" w14:textId="77777777" w:rsidR="00B11855" w:rsidRPr="001F42D3" w:rsidRDefault="003D003E" w:rsidP="00506FBD">
            <w:pPr>
              <w:pStyle w:val="TableEntry"/>
              <w:rPr>
                <w:rFonts w:ascii="ArialMT" w:hAnsi="ArialMT"/>
                <w:b/>
              </w:rPr>
            </w:pPr>
            <w:r w:rsidRPr="001F42D3">
              <w:t>Software Segment</w:t>
            </w:r>
          </w:p>
        </w:tc>
        <w:tc>
          <w:tcPr>
            <w:tcW w:w="0" w:type="auto"/>
          </w:tcPr>
          <w:p w14:paraId="4BA5BB99" w14:textId="77777777" w:rsidR="00B11855" w:rsidRPr="001F42D3" w:rsidRDefault="003D003E" w:rsidP="00506FBD">
            <w:pPr>
              <w:pStyle w:val="TableEntry"/>
              <w:rPr>
                <w:rFonts w:ascii="ArialMT" w:hAnsi="ArialMT"/>
                <w:b/>
              </w:rPr>
            </w:pPr>
            <w:r w:rsidRPr="001F42D3">
              <w:t>X</w:t>
            </w:r>
          </w:p>
        </w:tc>
        <w:tc>
          <w:tcPr>
            <w:tcW w:w="0" w:type="auto"/>
          </w:tcPr>
          <w:p w14:paraId="301ABC1E" w14:textId="77777777" w:rsidR="00B11855" w:rsidRPr="001F42D3" w:rsidRDefault="003D003E" w:rsidP="00506FBD">
            <w:pPr>
              <w:pStyle w:val="TableEntry"/>
              <w:rPr>
                <w:rFonts w:ascii="ArialMT" w:hAnsi="ArialMT"/>
                <w:b/>
              </w:rPr>
            </w:pPr>
            <w:r w:rsidRPr="001F42D3">
              <w:t>[0..</w:t>
            </w:r>
            <w:r w:rsidR="00E86B15" w:rsidRPr="001F42D3">
              <w:t>0</w:t>
            </w:r>
            <w:r w:rsidRPr="001F42D3">
              <w:t>]</w:t>
            </w:r>
          </w:p>
        </w:tc>
        <w:tc>
          <w:tcPr>
            <w:tcW w:w="0" w:type="auto"/>
          </w:tcPr>
          <w:p w14:paraId="0CAF9515" w14:textId="77777777" w:rsidR="00B11855" w:rsidRPr="001F42D3" w:rsidRDefault="003D003E" w:rsidP="00506FBD">
            <w:pPr>
              <w:pStyle w:val="TableEntry"/>
              <w:rPr>
                <w:rFonts w:ascii="ArialMT" w:hAnsi="ArialMT"/>
                <w:b/>
              </w:rPr>
            </w:pPr>
            <w:r w:rsidRPr="001F42D3">
              <w:t>2</w:t>
            </w:r>
          </w:p>
        </w:tc>
      </w:tr>
      <w:tr w:rsidR="00C40FD5" w:rsidRPr="001F42D3" w14:paraId="73E5B6ED" w14:textId="77777777" w:rsidTr="006C0E8E">
        <w:trPr>
          <w:cantSplit/>
          <w:jc w:val="center"/>
        </w:trPr>
        <w:tc>
          <w:tcPr>
            <w:tcW w:w="0" w:type="auto"/>
          </w:tcPr>
          <w:p w14:paraId="0AE2FB20" w14:textId="77777777" w:rsidR="00B11855" w:rsidRPr="001F42D3" w:rsidRDefault="003D003E" w:rsidP="00506FBD">
            <w:pPr>
              <w:pStyle w:val="TableEntry"/>
            </w:pPr>
            <w:r w:rsidRPr="001F42D3">
              <w:t>[UAC]</w:t>
            </w:r>
          </w:p>
        </w:tc>
        <w:tc>
          <w:tcPr>
            <w:tcW w:w="0" w:type="auto"/>
          </w:tcPr>
          <w:p w14:paraId="40C8A0EA" w14:textId="77777777" w:rsidR="00B11855" w:rsidRPr="001F42D3" w:rsidRDefault="003D003E" w:rsidP="00506FBD">
            <w:pPr>
              <w:pStyle w:val="TableEntry"/>
            </w:pPr>
            <w:r w:rsidRPr="001F42D3">
              <w:t>User Authentication Credential</w:t>
            </w:r>
          </w:p>
        </w:tc>
        <w:tc>
          <w:tcPr>
            <w:tcW w:w="0" w:type="auto"/>
          </w:tcPr>
          <w:p w14:paraId="6BD203E0" w14:textId="77777777" w:rsidR="00B11855" w:rsidRPr="001F42D3" w:rsidRDefault="003D003E" w:rsidP="00506FBD">
            <w:pPr>
              <w:pStyle w:val="TableEntry"/>
            </w:pPr>
            <w:r w:rsidRPr="001F42D3">
              <w:t>O</w:t>
            </w:r>
          </w:p>
        </w:tc>
        <w:tc>
          <w:tcPr>
            <w:tcW w:w="0" w:type="auto"/>
          </w:tcPr>
          <w:p w14:paraId="72EBA487" w14:textId="77777777" w:rsidR="00B11855" w:rsidRPr="001F42D3" w:rsidRDefault="00E86B15" w:rsidP="00506FBD">
            <w:pPr>
              <w:pStyle w:val="TableEntry"/>
            </w:pPr>
            <w:r w:rsidRPr="001F42D3">
              <w:t>[0..</w:t>
            </w:r>
            <w:r w:rsidR="009B6563" w:rsidRPr="001F42D3">
              <w:t>1</w:t>
            </w:r>
            <w:r w:rsidRPr="001F42D3">
              <w:t>]</w:t>
            </w:r>
          </w:p>
        </w:tc>
        <w:tc>
          <w:tcPr>
            <w:tcW w:w="0" w:type="auto"/>
          </w:tcPr>
          <w:p w14:paraId="5513CE7F" w14:textId="77777777" w:rsidR="00B11855" w:rsidRPr="001F42D3" w:rsidRDefault="00B11855" w:rsidP="00506FBD">
            <w:pPr>
              <w:pStyle w:val="TableEntry"/>
            </w:pPr>
          </w:p>
        </w:tc>
      </w:tr>
      <w:tr w:rsidR="00C40FD5" w:rsidRPr="001F42D3" w14:paraId="347C9D80" w14:textId="77777777" w:rsidTr="009B6563">
        <w:trPr>
          <w:cantSplit/>
          <w:jc w:val="center"/>
        </w:trPr>
        <w:tc>
          <w:tcPr>
            <w:tcW w:w="0" w:type="auto"/>
          </w:tcPr>
          <w:p w14:paraId="4EA7854D" w14:textId="77777777" w:rsidR="00B11855" w:rsidRPr="001F42D3" w:rsidRDefault="003D003E" w:rsidP="00506FBD">
            <w:pPr>
              <w:pStyle w:val="TableEntry"/>
              <w:rPr>
                <w:rFonts w:ascii="ArialMT" w:hAnsi="ArialMT"/>
                <w:b/>
              </w:rPr>
            </w:pPr>
            <w:r w:rsidRPr="001F42D3">
              <w:t>{</w:t>
            </w:r>
          </w:p>
        </w:tc>
        <w:tc>
          <w:tcPr>
            <w:tcW w:w="0" w:type="auto"/>
          </w:tcPr>
          <w:p w14:paraId="0BB1C7B2" w14:textId="77777777" w:rsidR="00B11855" w:rsidRPr="001F42D3" w:rsidRDefault="003D003E" w:rsidP="00506FBD">
            <w:pPr>
              <w:pStyle w:val="TableEntry"/>
              <w:rPr>
                <w:rFonts w:ascii="ArialMT" w:hAnsi="ArialMT"/>
                <w:b/>
              </w:rPr>
            </w:pPr>
            <w:r w:rsidRPr="001F42D3">
              <w:t>--- PATIENT_RESULT begin</w:t>
            </w:r>
          </w:p>
        </w:tc>
        <w:tc>
          <w:tcPr>
            <w:tcW w:w="0" w:type="auto"/>
          </w:tcPr>
          <w:p w14:paraId="3E46C0A5" w14:textId="77777777" w:rsidR="00B11855" w:rsidRPr="001F42D3" w:rsidRDefault="00B11855" w:rsidP="00506FBD">
            <w:pPr>
              <w:pStyle w:val="TableEntry"/>
            </w:pPr>
          </w:p>
        </w:tc>
        <w:tc>
          <w:tcPr>
            <w:tcW w:w="0" w:type="auto"/>
          </w:tcPr>
          <w:p w14:paraId="3B5950A2" w14:textId="77777777" w:rsidR="00B11855" w:rsidRPr="001F42D3" w:rsidRDefault="00B11855" w:rsidP="00506FBD">
            <w:pPr>
              <w:pStyle w:val="TableEntry"/>
            </w:pPr>
          </w:p>
        </w:tc>
        <w:tc>
          <w:tcPr>
            <w:tcW w:w="0" w:type="auto"/>
          </w:tcPr>
          <w:p w14:paraId="6C7736C2" w14:textId="77777777" w:rsidR="00B11855" w:rsidRPr="001F42D3" w:rsidRDefault="00B11855" w:rsidP="00506FBD">
            <w:pPr>
              <w:pStyle w:val="TableEntry"/>
            </w:pPr>
          </w:p>
        </w:tc>
      </w:tr>
      <w:tr w:rsidR="00C40FD5" w:rsidRPr="001F42D3" w14:paraId="4199C49A" w14:textId="77777777" w:rsidTr="009B6563">
        <w:trPr>
          <w:cantSplit/>
          <w:jc w:val="center"/>
        </w:trPr>
        <w:tc>
          <w:tcPr>
            <w:tcW w:w="0" w:type="auto"/>
          </w:tcPr>
          <w:p w14:paraId="2BB2F611" w14:textId="77777777" w:rsidR="00B11855" w:rsidRPr="001F42D3" w:rsidRDefault="002B062D" w:rsidP="00506FBD">
            <w:pPr>
              <w:pStyle w:val="TableEntry"/>
            </w:pPr>
            <w:r w:rsidRPr="001F42D3">
              <w:t> </w:t>
            </w:r>
            <w:r w:rsidR="003D003E" w:rsidRPr="001F42D3">
              <w:t>[</w:t>
            </w:r>
          </w:p>
        </w:tc>
        <w:tc>
          <w:tcPr>
            <w:tcW w:w="0" w:type="auto"/>
          </w:tcPr>
          <w:p w14:paraId="0B96B75B" w14:textId="77777777" w:rsidR="00B11855" w:rsidRPr="001F42D3" w:rsidRDefault="003D003E" w:rsidP="00506FBD">
            <w:pPr>
              <w:pStyle w:val="TableEntry"/>
            </w:pPr>
            <w:r w:rsidRPr="001F42D3">
              <w:t>--- PATIENT begin</w:t>
            </w:r>
          </w:p>
        </w:tc>
        <w:tc>
          <w:tcPr>
            <w:tcW w:w="0" w:type="auto"/>
          </w:tcPr>
          <w:p w14:paraId="3004D4FB" w14:textId="77777777" w:rsidR="00B11855" w:rsidRPr="001F42D3" w:rsidRDefault="00B11855" w:rsidP="00506FBD">
            <w:pPr>
              <w:pStyle w:val="TableEntry"/>
            </w:pPr>
          </w:p>
        </w:tc>
        <w:tc>
          <w:tcPr>
            <w:tcW w:w="0" w:type="auto"/>
          </w:tcPr>
          <w:p w14:paraId="446B807E" w14:textId="77777777" w:rsidR="00B11855" w:rsidRPr="001F42D3" w:rsidRDefault="00B11855" w:rsidP="00506FBD">
            <w:pPr>
              <w:pStyle w:val="TableEntry"/>
            </w:pPr>
          </w:p>
        </w:tc>
        <w:tc>
          <w:tcPr>
            <w:tcW w:w="0" w:type="auto"/>
          </w:tcPr>
          <w:p w14:paraId="6B2D3D69" w14:textId="77777777" w:rsidR="00B11855" w:rsidRPr="001F42D3" w:rsidRDefault="00B11855" w:rsidP="00506FBD">
            <w:pPr>
              <w:pStyle w:val="TableEntry"/>
            </w:pPr>
          </w:p>
        </w:tc>
      </w:tr>
      <w:tr w:rsidR="00C40FD5" w:rsidRPr="001F42D3" w14:paraId="27D04054" w14:textId="77777777" w:rsidTr="009B6563">
        <w:trPr>
          <w:cantSplit/>
          <w:jc w:val="center"/>
        </w:trPr>
        <w:tc>
          <w:tcPr>
            <w:tcW w:w="0" w:type="auto"/>
          </w:tcPr>
          <w:p w14:paraId="431831AB" w14:textId="77777777" w:rsidR="00B11855" w:rsidRPr="001F42D3" w:rsidRDefault="002B062D" w:rsidP="00506FBD">
            <w:pPr>
              <w:pStyle w:val="TableEntry"/>
            </w:pPr>
            <w:r w:rsidRPr="001F42D3">
              <w:t> </w:t>
            </w:r>
            <w:r w:rsidR="003D003E" w:rsidRPr="001F42D3">
              <w:t>PID</w:t>
            </w:r>
          </w:p>
        </w:tc>
        <w:tc>
          <w:tcPr>
            <w:tcW w:w="0" w:type="auto"/>
          </w:tcPr>
          <w:p w14:paraId="12365247" w14:textId="77777777" w:rsidR="00B11855" w:rsidRPr="001F42D3" w:rsidRDefault="003D003E" w:rsidP="00506FBD">
            <w:pPr>
              <w:pStyle w:val="TableEntry"/>
            </w:pPr>
            <w:r w:rsidRPr="001F42D3">
              <w:t>Patient Identification</w:t>
            </w:r>
          </w:p>
        </w:tc>
        <w:tc>
          <w:tcPr>
            <w:tcW w:w="0" w:type="auto"/>
          </w:tcPr>
          <w:p w14:paraId="48FF2983" w14:textId="77777777" w:rsidR="00B11855" w:rsidRPr="001F42D3" w:rsidRDefault="003D003E" w:rsidP="00506FBD">
            <w:pPr>
              <w:pStyle w:val="TableEntry"/>
            </w:pPr>
            <w:r w:rsidRPr="001F42D3">
              <w:t>R</w:t>
            </w:r>
          </w:p>
        </w:tc>
        <w:tc>
          <w:tcPr>
            <w:tcW w:w="0" w:type="auto"/>
          </w:tcPr>
          <w:p w14:paraId="7FE85782" w14:textId="77777777" w:rsidR="00B11855" w:rsidRPr="001F42D3" w:rsidRDefault="003D003E" w:rsidP="00506FBD">
            <w:pPr>
              <w:pStyle w:val="TableEntry"/>
            </w:pPr>
            <w:r w:rsidRPr="001F42D3">
              <w:t>[1..1]</w:t>
            </w:r>
          </w:p>
        </w:tc>
        <w:tc>
          <w:tcPr>
            <w:tcW w:w="0" w:type="auto"/>
          </w:tcPr>
          <w:p w14:paraId="0F721D07" w14:textId="77777777" w:rsidR="00B11855" w:rsidRPr="001F42D3" w:rsidRDefault="003D003E" w:rsidP="00506FBD">
            <w:pPr>
              <w:pStyle w:val="TableEntry"/>
            </w:pPr>
            <w:r w:rsidRPr="001F42D3">
              <w:t>3</w:t>
            </w:r>
          </w:p>
        </w:tc>
      </w:tr>
      <w:tr w:rsidR="00C40FD5" w:rsidRPr="001F42D3" w14:paraId="6242E1E9" w14:textId="77777777" w:rsidTr="009B6563">
        <w:trPr>
          <w:cantSplit/>
          <w:jc w:val="center"/>
        </w:trPr>
        <w:tc>
          <w:tcPr>
            <w:tcW w:w="0" w:type="auto"/>
          </w:tcPr>
          <w:p w14:paraId="7B40A57D" w14:textId="77777777" w:rsidR="00B11855" w:rsidRPr="001F42D3" w:rsidRDefault="002B062D" w:rsidP="00506FBD">
            <w:pPr>
              <w:pStyle w:val="TableEntry"/>
            </w:pPr>
            <w:r w:rsidRPr="001F42D3">
              <w:t> </w:t>
            </w:r>
            <w:r w:rsidR="003D003E" w:rsidRPr="001F42D3">
              <w:t>[PD1]</w:t>
            </w:r>
          </w:p>
        </w:tc>
        <w:tc>
          <w:tcPr>
            <w:tcW w:w="0" w:type="auto"/>
          </w:tcPr>
          <w:p w14:paraId="7A19977B" w14:textId="77777777" w:rsidR="00B11855" w:rsidRPr="001F42D3" w:rsidRDefault="003D003E" w:rsidP="00506FBD">
            <w:pPr>
              <w:pStyle w:val="TableEntry"/>
            </w:pPr>
            <w:r w:rsidRPr="001F42D3">
              <w:t>Additional Demographics</w:t>
            </w:r>
          </w:p>
        </w:tc>
        <w:tc>
          <w:tcPr>
            <w:tcW w:w="0" w:type="auto"/>
          </w:tcPr>
          <w:p w14:paraId="42D53941" w14:textId="77777777" w:rsidR="00B11855" w:rsidRPr="001F42D3" w:rsidRDefault="003D003E" w:rsidP="00506FBD">
            <w:pPr>
              <w:pStyle w:val="TableEntry"/>
            </w:pPr>
            <w:r w:rsidRPr="001F42D3">
              <w:t>X</w:t>
            </w:r>
          </w:p>
        </w:tc>
        <w:tc>
          <w:tcPr>
            <w:tcW w:w="0" w:type="auto"/>
          </w:tcPr>
          <w:p w14:paraId="090237ED" w14:textId="77777777" w:rsidR="00B11855" w:rsidRPr="001F42D3" w:rsidRDefault="003D003E" w:rsidP="00506FBD">
            <w:pPr>
              <w:pStyle w:val="TableEntry"/>
            </w:pPr>
            <w:r w:rsidRPr="001F42D3">
              <w:t>[0..0]</w:t>
            </w:r>
          </w:p>
        </w:tc>
        <w:tc>
          <w:tcPr>
            <w:tcW w:w="0" w:type="auto"/>
          </w:tcPr>
          <w:p w14:paraId="35283340" w14:textId="77777777" w:rsidR="00B11855" w:rsidRPr="001F42D3" w:rsidRDefault="003D003E" w:rsidP="00506FBD">
            <w:pPr>
              <w:pStyle w:val="TableEntry"/>
            </w:pPr>
            <w:r w:rsidRPr="001F42D3">
              <w:t>3</w:t>
            </w:r>
          </w:p>
        </w:tc>
      </w:tr>
      <w:tr w:rsidR="00C75AB4" w:rsidRPr="001F42D3" w14:paraId="15E4C4C6" w14:textId="77777777" w:rsidTr="009B6563">
        <w:trPr>
          <w:cantSplit/>
          <w:jc w:val="center"/>
        </w:trPr>
        <w:tc>
          <w:tcPr>
            <w:tcW w:w="0" w:type="auto"/>
          </w:tcPr>
          <w:p w14:paraId="3AE1824F" w14:textId="77777777" w:rsidR="00C75AB4" w:rsidRPr="001F42D3" w:rsidRDefault="00C75AB4" w:rsidP="00506FBD">
            <w:pPr>
              <w:pStyle w:val="TableEntry"/>
            </w:pPr>
            <w:r w:rsidRPr="001F42D3">
              <w:lastRenderedPageBreak/>
              <w:t> </w:t>
            </w:r>
            <w:r w:rsidRPr="001F42D3">
              <w:t>[{PRT}]</w:t>
            </w:r>
          </w:p>
        </w:tc>
        <w:tc>
          <w:tcPr>
            <w:tcW w:w="0" w:type="auto"/>
          </w:tcPr>
          <w:p w14:paraId="7850E24B" w14:textId="77777777" w:rsidR="00C75AB4" w:rsidRPr="001F42D3" w:rsidRDefault="00C75AB4" w:rsidP="00506FBD">
            <w:pPr>
              <w:pStyle w:val="TableEntry"/>
            </w:pPr>
          </w:p>
        </w:tc>
        <w:tc>
          <w:tcPr>
            <w:tcW w:w="0" w:type="auto"/>
          </w:tcPr>
          <w:p w14:paraId="52065008" w14:textId="77777777" w:rsidR="00C75AB4" w:rsidRPr="001F42D3" w:rsidRDefault="00C75AB4" w:rsidP="00506FBD">
            <w:pPr>
              <w:pStyle w:val="TableEntry"/>
            </w:pPr>
          </w:p>
        </w:tc>
        <w:tc>
          <w:tcPr>
            <w:tcW w:w="0" w:type="auto"/>
          </w:tcPr>
          <w:p w14:paraId="57391540" w14:textId="77777777" w:rsidR="00C75AB4" w:rsidRPr="001F42D3" w:rsidRDefault="00C75AB4" w:rsidP="00506FBD">
            <w:pPr>
              <w:pStyle w:val="TableEntry"/>
            </w:pPr>
          </w:p>
        </w:tc>
        <w:tc>
          <w:tcPr>
            <w:tcW w:w="0" w:type="auto"/>
          </w:tcPr>
          <w:p w14:paraId="43F129FE" w14:textId="77777777" w:rsidR="00C75AB4" w:rsidRPr="001F42D3" w:rsidRDefault="00C75AB4" w:rsidP="00506FBD">
            <w:pPr>
              <w:pStyle w:val="TableEntry"/>
            </w:pPr>
          </w:p>
        </w:tc>
      </w:tr>
      <w:tr w:rsidR="00C40FD5" w:rsidRPr="001F42D3" w14:paraId="14543CC4" w14:textId="77777777" w:rsidTr="009B6563">
        <w:trPr>
          <w:cantSplit/>
          <w:jc w:val="center"/>
        </w:trPr>
        <w:tc>
          <w:tcPr>
            <w:tcW w:w="0" w:type="auto"/>
          </w:tcPr>
          <w:p w14:paraId="045DAF0F" w14:textId="77777777" w:rsidR="00B11855" w:rsidRPr="001F42D3" w:rsidRDefault="002B062D" w:rsidP="00506FBD">
            <w:pPr>
              <w:pStyle w:val="TableEntry"/>
            </w:pPr>
            <w:r w:rsidRPr="001F42D3">
              <w:t> </w:t>
            </w:r>
            <w:r w:rsidR="003D003E" w:rsidRPr="001F42D3">
              <w:t>[{NTE}]</w:t>
            </w:r>
          </w:p>
        </w:tc>
        <w:tc>
          <w:tcPr>
            <w:tcW w:w="0" w:type="auto"/>
          </w:tcPr>
          <w:p w14:paraId="19117EBC" w14:textId="77777777" w:rsidR="00B11855" w:rsidRPr="001F42D3" w:rsidRDefault="003D003E" w:rsidP="00506FBD">
            <w:pPr>
              <w:pStyle w:val="TableEntry"/>
            </w:pPr>
            <w:r w:rsidRPr="001F42D3">
              <w:t>Notes and Comments</w:t>
            </w:r>
          </w:p>
        </w:tc>
        <w:tc>
          <w:tcPr>
            <w:tcW w:w="0" w:type="auto"/>
          </w:tcPr>
          <w:p w14:paraId="4F37B32F" w14:textId="77777777" w:rsidR="00B11855" w:rsidRPr="001F42D3" w:rsidRDefault="003D003E" w:rsidP="00506FBD">
            <w:pPr>
              <w:pStyle w:val="TableEntry"/>
            </w:pPr>
            <w:r w:rsidRPr="001F42D3">
              <w:t>X</w:t>
            </w:r>
          </w:p>
        </w:tc>
        <w:tc>
          <w:tcPr>
            <w:tcW w:w="0" w:type="auto"/>
          </w:tcPr>
          <w:p w14:paraId="26E1F774" w14:textId="77777777" w:rsidR="00B11855" w:rsidRPr="001F42D3" w:rsidRDefault="003D003E" w:rsidP="00506FBD">
            <w:pPr>
              <w:pStyle w:val="TableEntry"/>
            </w:pPr>
            <w:r w:rsidRPr="001F42D3">
              <w:t>[0  0]</w:t>
            </w:r>
          </w:p>
        </w:tc>
        <w:tc>
          <w:tcPr>
            <w:tcW w:w="0" w:type="auto"/>
          </w:tcPr>
          <w:p w14:paraId="45DEEDC3" w14:textId="77777777" w:rsidR="00B11855" w:rsidRPr="001F42D3" w:rsidRDefault="003D003E" w:rsidP="00506FBD">
            <w:pPr>
              <w:pStyle w:val="TableEntry"/>
            </w:pPr>
            <w:r w:rsidRPr="001F42D3">
              <w:t>2</w:t>
            </w:r>
          </w:p>
        </w:tc>
      </w:tr>
      <w:tr w:rsidR="00C40FD5" w:rsidRPr="001F42D3" w14:paraId="06B61FA9" w14:textId="77777777" w:rsidTr="009B6563">
        <w:trPr>
          <w:cantSplit/>
          <w:jc w:val="center"/>
        </w:trPr>
        <w:tc>
          <w:tcPr>
            <w:tcW w:w="0" w:type="auto"/>
          </w:tcPr>
          <w:p w14:paraId="7EABE665" w14:textId="77777777" w:rsidR="00B11855" w:rsidRPr="001F42D3" w:rsidRDefault="002B062D" w:rsidP="00506FBD">
            <w:pPr>
              <w:pStyle w:val="TableEntry"/>
            </w:pPr>
            <w:r w:rsidRPr="001F42D3">
              <w:t> </w:t>
            </w:r>
            <w:r w:rsidRPr="001F42D3">
              <w:t> </w:t>
            </w:r>
            <w:r w:rsidR="003D003E" w:rsidRPr="001F42D3">
              <w:t>[{NK1}]</w:t>
            </w:r>
          </w:p>
        </w:tc>
        <w:tc>
          <w:tcPr>
            <w:tcW w:w="0" w:type="auto"/>
          </w:tcPr>
          <w:p w14:paraId="23B29D90" w14:textId="77777777" w:rsidR="00B11855" w:rsidRPr="001F42D3" w:rsidRDefault="003D003E" w:rsidP="00506FBD">
            <w:pPr>
              <w:pStyle w:val="TableEntry"/>
            </w:pPr>
            <w:r w:rsidRPr="001F42D3">
              <w:t>Next of Kin/Associated Parties</w:t>
            </w:r>
          </w:p>
        </w:tc>
        <w:tc>
          <w:tcPr>
            <w:tcW w:w="0" w:type="auto"/>
          </w:tcPr>
          <w:p w14:paraId="1653744F" w14:textId="77777777" w:rsidR="00B11855" w:rsidRPr="001F42D3" w:rsidRDefault="003D003E" w:rsidP="00506FBD">
            <w:pPr>
              <w:pStyle w:val="TableEntry"/>
            </w:pPr>
            <w:r w:rsidRPr="001F42D3">
              <w:t>O</w:t>
            </w:r>
          </w:p>
        </w:tc>
        <w:tc>
          <w:tcPr>
            <w:tcW w:w="0" w:type="auto"/>
          </w:tcPr>
          <w:p w14:paraId="1AA1A9C2" w14:textId="77777777" w:rsidR="00B11855" w:rsidRPr="001F42D3" w:rsidRDefault="003D003E" w:rsidP="00506FBD">
            <w:pPr>
              <w:pStyle w:val="TableEntry"/>
            </w:pPr>
            <w:r w:rsidRPr="001F42D3">
              <w:t>[0..3]</w:t>
            </w:r>
          </w:p>
        </w:tc>
        <w:tc>
          <w:tcPr>
            <w:tcW w:w="0" w:type="auto"/>
          </w:tcPr>
          <w:p w14:paraId="46FA2DA6" w14:textId="77777777" w:rsidR="00B11855" w:rsidRPr="001F42D3" w:rsidRDefault="003D003E" w:rsidP="00506FBD">
            <w:pPr>
              <w:pStyle w:val="TableEntry"/>
            </w:pPr>
            <w:r w:rsidRPr="001F42D3">
              <w:t>3</w:t>
            </w:r>
          </w:p>
        </w:tc>
      </w:tr>
      <w:tr w:rsidR="00C40FD5" w:rsidRPr="001F42D3" w14:paraId="6A31BA8B" w14:textId="77777777" w:rsidTr="009B6563">
        <w:trPr>
          <w:cantSplit/>
          <w:jc w:val="center"/>
        </w:trPr>
        <w:tc>
          <w:tcPr>
            <w:tcW w:w="0" w:type="auto"/>
          </w:tcPr>
          <w:p w14:paraId="13E94E85" w14:textId="77777777" w:rsidR="00B11855" w:rsidRPr="001F42D3" w:rsidRDefault="002B062D" w:rsidP="00506FBD">
            <w:pPr>
              <w:pStyle w:val="TableEntry"/>
            </w:pPr>
            <w:r w:rsidRPr="001F42D3">
              <w:t> </w:t>
            </w:r>
            <w:r w:rsidRPr="001F42D3">
              <w:t> </w:t>
            </w:r>
            <w:r w:rsidR="003D003E" w:rsidRPr="001F42D3">
              <w:t>[</w:t>
            </w:r>
          </w:p>
        </w:tc>
        <w:tc>
          <w:tcPr>
            <w:tcW w:w="0" w:type="auto"/>
          </w:tcPr>
          <w:p w14:paraId="7875F9AA" w14:textId="77777777" w:rsidR="00B11855" w:rsidRPr="001F42D3" w:rsidRDefault="003D003E" w:rsidP="00506FBD">
            <w:pPr>
              <w:pStyle w:val="TableEntry"/>
            </w:pPr>
            <w:r w:rsidRPr="001F42D3">
              <w:t>--- VISIT begin</w:t>
            </w:r>
          </w:p>
        </w:tc>
        <w:tc>
          <w:tcPr>
            <w:tcW w:w="0" w:type="auto"/>
          </w:tcPr>
          <w:p w14:paraId="60F7D52F" w14:textId="77777777" w:rsidR="00B11855" w:rsidRPr="001F42D3" w:rsidRDefault="00B11855" w:rsidP="00506FBD">
            <w:pPr>
              <w:pStyle w:val="TableEntry"/>
            </w:pPr>
          </w:p>
        </w:tc>
        <w:tc>
          <w:tcPr>
            <w:tcW w:w="0" w:type="auto"/>
          </w:tcPr>
          <w:p w14:paraId="1EBA519B" w14:textId="77777777" w:rsidR="00B11855" w:rsidRPr="001F42D3" w:rsidRDefault="00B11855" w:rsidP="00506FBD">
            <w:pPr>
              <w:pStyle w:val="TableEntry"/>
            </w:pPr>
          </w:p>
        </w:tc>
        <w:tc>
          <w:tcPr>
            <w:tcW w:w="0" w:type="auto"/>
          </w:tcPr>
          <w:p w14:paraId="6CD95F81" w14:textId="77777777" w:rsidR="00B11855" w:rsidRPr="001F42D3" w:rsidRDefault="00B11855" w:rsidP="00506FBD">
            <w:pPr>
              <w:pStyle w:val="TableEntry"/>
            </w:pPr>
          </w:p>
        </w:tc>
      </w:tr>
      <w:tr w:rsidR="00C40FD5" w:rsidRPr="001F42D3" w14:paraId="318A77F5" w14:textId="77777777" w:rsidTr="009B6563">
        <w:trPr>
          <w:cantSplit/>
          <w:jc w:val="center"/>
        </w:trPr>
        <w:tc>
          <w:tcPr>
            <w:tcW w:w="0" w:type="auto"/>
          </w:tcPr>
          <w:p w14:paraId="10CE48E1" w14:textId="77777777" w:rsidR="00B11855" w:rsidRPr="001F42D3" w:rsidRDefault="002B062D" w:rsidP="00506FBD">
            <w:pPr>
              <w:pStyle w:val="TableEntry"/>
            </w:pPr>
            <w:r w:rsidRPr="001F42D3">
              <w:t> </w:t>
            </w:r>
            <w:r w:rsidRPr="001F42D3">
              <w:t> </w:t>
            </w:r>
            <w:r w:rsidRPr="001F42D3">
              <w:t> </w:t>
            </w:r>
            <w:r w:rsidR="003D003E" w:rsidRPr="001F42D3">
              <w:t>PV1</w:t>
            </w:r>
          </w:p>
        </w:tc>
        <w:tc>
          <w:tcPr>
            <w:tcW w:w="0" w:type="auto"/>
          </w:tcPr>
          <w:p w14:paraId="54CEA62C" w14:textId="77777777" w:rsidR="00B11855" w:rsidRPr="001F42D3" w:rsidRDefault="003D003E" w:rsidP="00506FBD">
            <w:pPr>
              <w:pStyle w:val="TableEntry"/>
            </w:pPr>
            <w:r w:rsidRPr="001F42D3">
              <w:t>Patient Visit</w:t>
            </w:r>
          </w:p>
        </w:tc>
        <w:tc>
          <w:tcPr>
            <w:tcW w:w="0" w:type="auto"/>
          </w:tcPr>
          <w:p w14:paraId="16C9B5F0" w14:textId="77777777" w:rsidR="00B11855" w:rsidRPr="001F42D3" w:rsidRDefault="003D003E" w:rsidP="00506FBD">
            <w:pPr>
              <w:pStyle w:val="TableEntry"/>
            </w:pPr>
            <w:r w:rsidRPr="001F42D3">
              <w:t>R</w:t>
            </w:r>
          </w:p>
        </w:tc>
        <w:tc>
          <w:tcPr>
            <w:tcW w:w="0" w:type="auto"/>
          </w:tcPr>
          <w:p w14:paraId="53556465" w14:textId="77777777" w:rsidR="00B11855" w:rsidRPr="001F42D3" w:rsidRDefault="003D003E" w:rsidP="00506FBD">
            <w:pPr>
              <w:pStyle w:val="TableEntry"/>
            </w:pPr>
            <w:r w:rsidRPr="001F42D3">
              <w:t>[1..1]</w:t>
            </w:r>
          </w:p>
        </w:tc>
        <w:tc>
          <w:tcPr>
            <w:tcW w:w="0" w:type="auto"/>
          </w:tcPr>
          <w:p w14:paraId="0DF956FA" w14:textId="77777777" w:rsidR="00B11855" w:rsidRPr="001F42D3" w:rsidRDefault="003D003E" w:rsidP="00506FBD">
            <w:pPr>
              <w:pStyle w:val="TableEntry"/>
            </w:pPr>
            <w:r w:rsidRPr="001F42D3">
              <w:t>3</w:t>
            </w:r>
          </w:p>
        </w:tc>
      </w:tr>
      <w:tr w:rsidR="00C40FD5" w:rsidRPr="001F42D3" w14:paraId="3281D806" w14:textId="77777777" w:rsidTr="009B6563">
        <w:trPr>
          <w:cantSplit/>
          <w:jc w:val="center"/>
        </w:trPr>
        <w:tc>
          <w:tcPr>
            <w:tcW w:w="0" w:type="auto"/>
          </w:tcPr>
          <w:p w14:paraId="2828C241" w14:textId="77777777" w:rsidR="00B11855" w:rsidRPr="001F42D3" w:rsidRDefault="002B062D" w:rsidP="00506FBD">
            <w:pPr>
              <w:pStyle w:val="TableEntry"/>
            </w:pPr>
            <w:r w:rsidRPr="001F42D3">
              <w:t> </w:t>
            </w:r>
            <w:r w:rsidRPr="001F42D3">
              <w:t> </w:t>
            </w:r>
            <w:r w:rsidRPr="001F42D3">
              <w:t> </w:t>
            </w:r>
            <w:r w:rsidR="003D003E" w:rsidRPr="001F42D3">
              <w:t>[PV2]</w:t>
            </w:r>
          </w:p>
        </w:tc>
        <w:tc>
          <w:tcPr>
            <w:tcW w:w="0" w:type="auto"/>
          </w:tcPr>
          <w:p w14:paraId="3EB0FFB2" w14:textId="77777777" w:rsidR="00B11855" w:rsidRPr="001F42D3" w:rsidRDefault="003D003E" w:rsidP="00506FBD">
            <w:pPr>
              <w:pStyle w:val="TableEntry"/>
            </w:pPr>
            <w:r w:rsidRPr="001F42D3">
              <w:t>Patient Visit – Additional Info</w:t>
            </w:r>
          </w:p>
        </w:tc>
        <w:tc>
          <w:tcPr>
            <w:tcW w:w="0" w:type="auto"/>
          </w:tcPr>
          <w:p w14:paraId="274E1F77" w14:textId="77777777" w:rsidR="00B11855" w:rsidRPr="001F42D3" w:rsidRDefault="003D003E" w:rsidP="00506FBD">
            <w:pPr>
              <w:pStyle w:val="TableEntry"/>
            </w:pPr>
            <w:r w:rsidRPr="001F42D3">
              <w:t>X</w:t>
            </w:r>
          </w:p>
        </w:tc>
        <w:tc>
          <w:tcPr>
            <w:tcW w:w="0" w:type="auto"/>
          </w:tcPr>
          <w:p w14:paraId="7B19DCDD" w14:textId="77777777" w:rsidR="00B11855" w:rsidRPr="001F42D3" w:rsidRDefault="003D003E" w:rsidP="00506FBD">
            <w:pPr>
              <w:pStyle w:val="TableEntry"/>
            </w:pPr>
            <w:r w:rsidRPr="001F42D3">
              <w:t>[0..0]</w:t>
            </w:r>
          </w:p>
        </w:tc>
        <w:tc>
          <w:tcPr>
            <w:tcW w:w="0" w:type="auto"/>
          </w:tcPr>
          <w:p w14:paraId="2A3AF2D0" w14:textId="77777777" w:rsidR="00B11855" w:rsidRPr="001F42D3" w:rsidRDefault="003D003E" w:rsidP="00506FBD">
            <w:pPr>
              <w:pStyle w:val="TableEntry"/>
            </w:pPr>
            <w:r w:rsidRPr="001F42D3">
              <w:t>3</w:t>
            </w:r>
          </w:p>
        </w:tc>
      </w:tr>
      <w:tr w:rsidR="00C75AB4" w:rsidRPr="001F42D3" w14:paraId="2042C8FD" w14:textId="77777777" w:rsidTr="009B6563">
        <w:trPr>
          <w:cantSplit/>
          <w:jc w:val="center"/>
        </w:trPr>
        <w:tc>
          <w:tcPr>
            <w:tcW w:w="0" w:type="auto"/>
          </w:tcPr>
          <w:p w14:paraId="3A493C71" w14:textId="77777777" w:rsidR="00C75AB4" w:rsidRPr="001F42D3" w:rsidRDefault="00C75AB4" w:rsidP="00506FBD">
            <w:pPr>
              <w:pStyle w:val="TableEntry"/>
            </w:pPr>
            <w:r w:rsidRPr="001F42D3">
              <w:t> </w:t>
            </w:r>
            <w:r w:rsidRPr="001F42D3">
              <w:t> </w:t>
            </w:r>
            <w:r w:rsidRPr="001F42D3">
              <w:t> </w:t>
            </w:r>
            <w:r w:rsidRPr="001F42D3">
              <w:t>[{PRT}]</w:t>
            </w:r>
          </w:p>
        </w:tc>
        <w:tc>
          <w:tcPr>
            <w:tcW w:w="0" w:type="auto"/>
          </w:tcPr>
          <w:p w14:paraId="26A081DC" w14:textId="77777777" w:rsidR="00C75AB4" w:rsidRPr="001F42D3" w:rsidRDefault="00C75AB4" w:rsidP="00506FBD">
            <w:pPr>
              <w:pStyle w:val="TableEntry"/>
            </w:pPr>
          </w:p>
        </w:tc>
        <w:tc>
          <w:tcPr>
            <w:tcW w:w="0" w:type="auto"/>
          </w:tcPr>
          <w:p w14:paraId="76A2A159" w14:textId="77777777" w:rsidR="00C75AB4" w:rsidRPr="001F42D3" w:rsidRDefault="00C75AB4" w:rsidP="00506FBD">
            <w:pPr>
              <w:pStyle w:val="TableEntry"/>
            </w:pPr>
          </w:p>
        </w:tc>
        <w:tc>
          <w:tcPr>
            <w:tcW w:w="0" w:type="auto"/>
          </w:tcPr>
          <w:p w14:paraId="5814B7A9" w14:textId="77777777" w:rsidR="00C75AB4" w:rsidRPr="001F42D3" w:rsidRDefault="00C75AB4" w:rsidP="00506FBD">
            <w:pPr>
              <w:pStyle w:val="TableEntry"/>
            </w:pPr>
          </w:p>
        </w:tc>
        <w:tc>
          <w:tcPr>
            <w:tcW w:w="0" w:type="auto"/>
          </w:tcPr>
          <w:p w14:paraId="2DD6B0A1" w14:textId="77777777" w:rsidR="00C75AB4" w:rsidRPr="001F42D3" w:rsidRDefault="00C75AB4" w:rsidP="00506FBD">
            <w:pPr>
              <w:pStyle w:val="TableEntry"/>
            </w:pPr>
          </w:p>
        </w:tc>
      </w:tr>
      <w:tr w:rsidR="00C40FD5" w:rsidRPr="001F42D3" w14:paraId="6B5225B7" w14:textId="77777777" w:rsidTr="009B6563">
        <w:trPr>
          <w:cantSplit/>
          <w:jc w:val="center"/>
        </w:trPr>
        <w:tc>
          <w:tcPr>
            <w:tcW w:w="0" w:type="auto"/>
          </w:tcPr>
          <w:p w14:paraId="3D2543BD" w14:textId="77777777" w:rsidR="00B11855" w:rsidRPr="001F42D3" w:rsidRDefault="002B062D" w:rsidP="00506FBD">
            <w:pPr>
              <w:pStyle w:val="TableEntry"/>
            </w:pPr>
            <w:r w:rsidRPr="001F42D3">
              <w:t> </w:t>
            </w:r>
            <w:r w:rsidRPr="001F42D3">
              <w:t> </w:t>
            </w:r>
            <w:r w:rsidR="003D003E" w:rsidRPr="001F42D3">
              <w:t>]</w:t>
            </w:r>
          </w:p>
        </w:tc>
        <w:tc>
          <w:tcPr>
            <w:tcW w:w="0" w:type="auto"/>
          </w:tcPr>
          <w:p w14:paraId="59A47B7B" w14:textId="77777777" w:rsidR="00B11855" w:rsidRPr="001F42D3" w:rsidRDefault="003D003E" w:rsidP="00506FBD">
            <w:pPr>
              <w:pStyle w:val="TableEntry"/>
            </w:pPr>
            <w:r w:rsidRPr="001F42D3">
              <w:t>--- VISIT end</w:t>
            </w:r>
          </w:p>
        </w:tc>
        <w:tc>
          <w:tcPr>
            <w:tcW w:w="0" w:type="auto"/>
          </w:tcPr>
          <w:p w14:paraId="16220503" w14:textId="77777777" w:rsidR="00B11855" w:rsidRPr="001F42D3" w:rsidRDefault="00B11855" w:rsidP="00506FBD">
            <w:pPr>
              <w:pStyle w:val="TableEntry"/>
            </w:pPr>
          </w:p>
        </w:tc>
        <w:tc>
          <w:tcPr>
            <w:tcW w:w="0" w:type="auto"/>
          </w:tcPr>
          <w:p w14:paraId="32270A13" w14:textId="77777777" w:rsidR="00B11855" w:rsidRPr="001F42D3" w:rsidRDefault="00B11855" w:rsidP="00506FBD">
            <w:pPr>
              <w:pStyle w:val="TableEntry"/>
            </w:pPr>
          </w:p>
        </w:tc>
        <w:tc>
          <w:tcPr>
            <w:tcW w:w="0" w:type="auto"/>
          </w:tcPr>
          <w:p w14:paraId="1EBA4768" w14:textId="77777777" w:rsidR="00B11855" w:rsidRPr="001F42D3" w:rsidRDefault="00B11855" w:rsidP="00506FBD">
            <w:pPr>
              <w:pStyle w:val="TableEntry"/>
            </w:pPr>
          </w:p>
        </w:tc>
      </w:tr>
      <w:tr w:rsidR="00C40FD5" w:rsidRPr="001F42D3" w14:paraId="5EA731D4" w14:textId="77777777" w:rsidTr="009B6563">
        <w:trPr>
          <w:cantSplit/>
          <w:jc w:val="center"/>
        </w:trPr>
        <w:tc>
          <w:tcPr>
            <w:tcW w:w="0" w:type="auto"/>
          </w:tcPr>
          <w:p w14:paraId="497DBB84" w14:textId="77777777" w:rsidR="00B11855" w:rsidRPr="001F42D3" w:rsidRDefault="002B062D" w:rsidP="00506FBD">
            <w:pPr>
              <w:pStyle w:val="TableEntry"/>
            </w:pPr>
            <w:r w:rsidRPr="001F42D3">
              <w:t> </w:t>
            </w:r>
            <w:r w:rsidR="003D003E" w:rsidRPr="001F42D3">
              <w:t>]</w:t>
            </w:r>
          </w:p>
        </w:tc>
        <w:tc>
          <w:tcPr>
            <w:tcW w:w="0" w:type="auto"/>
          </w:tcPr>
          <w:p w14:paraId="778F8F4A" w14:textId="77777777" w:rsidR="00B11855" w:rsidRPr="001F42D3" w:rsidRDefault="003D003E" w:rsidP="00506FBD">
            <w:pPr>
              <w:pStyle w:val="TableEntry"/>
            </w:pPr>
            <w:r w:rsidRPr="001F42D3">
              <w:t>--- PATIENT end</w:t>
            </w:r>
          </w:p>
        </w:tc>
        <w:tc>
          <w:tcPr>
            <w:tcW w:w="0" w:type="auto"/>
          </w:tcPr>
          <w:p w14:paraId="59791001" w14:textId="77777777" w:rsidR="00B11855" w:rsidRPr="001F42D3" w:rsidRDefault="00B11855" w:rsidP="00506FBD">
            <w:pPr>
              <w:pStyle w:val="TableEntry"/>
            </w:pPr>
          </w:p>
        </w:tc>
        <w:tc>
          <w:tcPr>
            <w:tcW w:w="0" w:type="auto"/>
          </w:tcPr>
          <w:p w14:paraId="1467D59A" w14:textId="77777777" w:rsidR="00B11855" w:rsidRPr="001F42D3" w:rsidRDefault="00B11855" w:rsidP="00506FBD">
            <w:pPr>
              <w:pStyle w:val="TableEntry"/>
            </w:pPr>
          </w:p>
        </w:tc>
        <w:tc>
          <w:tcPr>
            <w:tcW w:w="0" w:type="auto"/>
          </w:tcPr>
          <w:p w14:paraId="6E7A2340" w14:textId="77777777" w:rsidR="00B11855" w:rsidRPr="001F42D3" w:rsidRDefault="00B11855" w:rsidP="00506FBD">
            <w:pPr>
              <w:pStyle w:val="TableEntry"/>
            </w:pPr>
          </w:p>
        </w:tc>
      </w:tr>
      <w:tr w:rsidR="00C40FD5" w:rsidRPr="001F42D3" w14:paraId="19E1EED6" w14:textId="77777777" w:rsidTr="009B6563">
        <w:trPr>
          <w:cantSplit/>
          <w:jc w:val="center"/>
        </w:trPr>
        <w:tc>
          <w:tcPr>
            <w:tcW w:w="0" w:type="auto"/>
          </w:tcPr>
          <w:p w14:paraId="4F2F7B4A" w14:textId="77777777" w:rsidR="00B11855" w:rsidRPr="001F42D3" w:rsidRDefault="002B062D" w:rsidP="00506FBD">
            <w:pPr>
              <w:pStyle w:val="TableEntry"/>
            </w:pPr>
            <w:r w:rsidRPr="001F42D3">
              <w:t> </w:t>
            </w:r>
            <w:r w:rsidR="003D003E" w:rsidRPr="001F42D3">
              <w:t>{</w:t>
            </w:r>
          </w:p>
        </w:tc>
        <w:tc>
          <w:tcPr>
            <w:tcW w:w="0" w:type="auto"/>
          </w:tcPr>
          <w:p w14:paraId="6B99A796" w14:textId="77777777" w:rsidR="00B11855" w:rsidRPr="001F42D3" w:rsidRDefault="003D003E" w:rsidP="00506FBD">
            <w:pPr>
              <w:pStyle w:val="TableEntry"/>
            </w:pPr>
            <w:r w:rsidRPr="001F42D3">
              <w:t>---ORDER_OBSERVATION begin</w:t>
            </w:r>
          </w:p>
        </w:tc>
        <w:tc>
          <w:tcPr>
            <w:tcW w:w="0" w:type="auto"/>
          </w:tcPr>
          <w:p w14:paraId="00BF204E" w14:textId="77777777" w:rsidR="00B11855" w:rsidRPr="001F42D3" w:rsidRDefault="00B11855" w:rsidP="00506FBD">
            <w:pPr>
              <w:pStyle w:val="TableEntry"/>
            </w:pPr>
          </w:p>
        </w:tc>
        <w:tc>
          <w:tcPr>
            <w:tcW w:w="0" w:type="auto"/>
          </w:tcPr>
          <w:p w14:paraId="3F46F8B9" w14:textId="77777777" w:rsidR="00B11855" w:rsidRPr="001F42D3" w:rsidRDefault="00B11855" w:rsidP="00506FBD">
            <w:pPr>
              <w:pStyle w:val="TableEntry"/>
            </w:pPr>
          </w:p>
        </w:tc>
        <w:tc>
          <w:tcPr>
            <w:tcW w:w="0" w:type="auto"/>
          </w:tcPr>
          <w:p w14:paraId="20C0A761" w14:textId="77777777" w:rsidR="00B11855" w:rsidRPr="001F42D3" w:rsidRDefault="00B11855" w:rsidP="00506FBD">
            <w:pPr>
              <w:pStyle w:val="TableEntry"/>
            </w:pPr>
          </w:p>
        </w:tc>
      </w:tr>
      <w:tr w:rsidR="00C40FD5" w:rsidRPr="001F42D3" w14:paraId="21EDA7CB" w14:textId="77777777" w:rsidTr="009B6563">
        <w:trPr>
          <w:cantSplit/>
          <w:jc w:val="center"/>
        </w:trPr>
        <w:tc>
          <w:tcPr>
            <w:tcW w:w="0" w:type="auto"/>
          </w:tcPr>
          <w:p w14:paraId="0B943CDF" w14:textId="77777777" w:rsidR="00B11855" w:rsidRPr="001F42D3" w:rsidRDefault="002B062D" w:rsidP="00506FBD">
            <w:pPr>
              <w:pStyle w:val="TableEntry"/>
            </w:pPr>
            <w:r w:rsidRPr="001F42D3">
              <w:t> </w:t>
            </w:r>
            <w:r w:rsidRPr="001F42D3">
              <w:t> </w:t>
            </w:r>
            <w:r w:rsidR="003D003E" w:rsidRPr="001F42D3">
              <w:t>[ORC]</w:t>
            </w:r>
          </w:p>
        </w:tc>
        <w:tc>
          <w:tcPr>
            <w:tcW w:w="0" w:type="auto"/>
          </w:tcPr>
          <w:p w14:paraId="50EFE22B" w14:textId="77777777" w:rsidR="00B11855" w:rsidRPr="001F42D3" w:rsidRDefault="003D003E" w:rsidP="00506FBD">
            <w:pPr>
              <w:pStyle w:val="TableEntry"/>
            </w:pPr>
            <w:r w:rsidRPr="001F42D3">
              <w:t>Order Common</w:t>
            </w:r>
          </w:p>
        </w:tc>
        <w:tc>
          <w:tcPr>
            <w:tcW w:w="0" w:type="auto"/>
          </w:tcPr>
          <w:p w14:paraId="1DC47D71" w14:textId="77777777" w:rsidR="00B11855" w:rsidRPr="001F42D3" w:rsidRDefault="003D003E" w:rsidP="00506FBD">
            <w:pPr>
              <w:pStyle w:val="TableEntry"/>
            </w:pPr>
            <w:r w:rsidRPr="001F42D3">
              <w:t>X</w:t>
            </w:r>
          </w:p>
        </w:tc>
        <w:tc>
          <w:tcPr>
            <w:tcW w:w="0" w:type="auto"/>
          </w:tcPr>
          <w:p w14:paraId="160D0828" w14:textId="77777777" w:rsidR="00B11855" w:rsidRPr="001F42D3" w:rsidRDefault="003D003E" w:rsidP="00506FBD">
            <w:pPr>
              <w:pStyle w:val="TableEntry"/>
            </w:pPr>
            <w:r w:rsidRPr="001F42D3">
              <w:t>[0..0]</w:t>
            </w:r>
          </w:p>
        </w:tc>
        <w:tc>
          <w:tcPr>
            <w:tcW w:w="0" w:type="auto"/>
          </w:tcPr>
          <w:p w14:paraId="0CFEB18A" w14:textId="77777777" w:rsidR="00B11855" w:rsidRPr="001F42D3" w:rsidRDefault="003D003E" w:rsidP="00506FBD">
            <w:pPr>
              <w:pStyle w:val="TableEntry"/>
            </w:pPr>
            <w:r w:rsidRPr="001F42D3">
              <w:t>4</w:t>
            </w:r>
          </w:p>
        </w:tc>
      </w:tr>
      <w:tr w:rsidR="00C40FD5" w:rsidRPr="001F42D3" w14:paraId="6093876C" w14:textId="77777777" w:rsidTr="009B6563">
        <w:trPr>
          <w:cantSplit/>
          <w:jc w:val="center"/>
        </w:trPr>
        <w:tc>
          <w:tcPr>
            <w:tcW w:w="0" w:type="auto"/>
          </w:tcPr>
          <w:p w14:paraId="354AD41D" w14:textId="77777777" w:rsidR="00B11855" w:rsidRPr="001F42D3" w:rsidRDefault="002B062D" w:rsidP="00506FBD">
            <w:pPr>
              <w:pStyle w:val="TableEntry"/>
            </w:pPr>
            <w:r w:rsidRPr="001F42D3">
              <w:t> </w:t>
            </w:r>
            <w:r w:rsidRPr="001F42D3">
              <w:t> </w:t>
            </w:r>
            <w:r w:rsidR="003D003E" w:rsidRPr="001F42D3">
              <w:t>OBR</w:t>
            </w:r>
          </w:p>
        </w:tc>
        <w:tc>
          <w:tcPr>
            <w:tcW w:w="0" w:type="auto"/>
          </w:tcPr>
          <w:p w14:paraId="12B82D50" w14:textId="77777777" w:rsidR="00B11855" w:rsidRPr="001F42D3" w:rsidRDefault="003D003E" w:rsidP="00506FBD">
            <w:pPr>
              <w:pStyle w:val="TableEntry"/>
            </w:pPr>
            <w:r w:rsidRPr="001F42D3">
              <w:t>Observation Request</w:t>
            </w:r>
          </w:p>
        </w:tc>
        <w:tc>
          <w:tcPr>
            <w:tcW w:w="0" w:type="auto"/>
          </w:tcPr>
          <w:p w14:paraId="3EAF0232" w14:textId="77777777" w:rsidR="00B11855" w:rsidRPr="001F42D3" w:rsidRDefault="003D003E" w:rsidP="00506FBD">
            <w:pPr>
              <w:pStyle w:val="TableEntry"/>
            </w:pPr>
            <w:r w:rsidRPr="001F42D3">
              <w:t>R</w:t>
            </w:r>
          </w:p>
        </w:tc>
        <w:tc>
          <w:tcPr>
            <w:tcW w:w="0" w:type="auto"/>
          </w:tcPr>
          <w:p w14:paraId="5AF4117A" w14:textId="77777777" w:rsidR="00B11855" w:rsidRPr="001F42D3" w:rsidRDefault="003D003E" w:rsidP="00506FBD">
            <w:pPr>
              <w:pStyle w:val="TableEntry"/>
            </w:pPr>
            <w:r w:rsidRPr="001F42D3">
              <w:t>[1..1]</w:t>
            </w:r>
          </w:p>
        </w:tc>
        <w:tc>
          <w:tcPr>
            <w:tcW w:w="0" w:type="auto"/>
          </w:tcPr>
          <w:p w14:paraId="604F62F0" w14:textId="77777777" w:rsidR="00B11855" w:rsidRPr="001F42D3" w:rsidRDefault="003D003E" w:rsidP="00506FBD">
            <w:pPr>
              <w:pStyle w:val="TableEntry"/>
            </w:pPr>
            <w:r w:rsidRPr="001F42D3">
              <w:t>7</w:t>
            </w:r>
          </w:p>
        </w:tc>
      </w:tr>
      <w:tr w:rsidR="00C40FD5" w:rsidRPr="001F42D3" w14:paraId="4789A678" w14:textId="77777777" w:rsidTr="009B6563">
        <w:trPr>
          <w:cantSplit/>
          <w:jc w:val="center"/>
        </w:trPr>
        <w:tc>
          <w:tcPr>
            <w:tcW w:w="0" w:type="auto"/>
          </w:tcPr>
          <w:p w14:paraId="16BF2C34" w14:textId="77777777" w:rsidR="00B11855" w:rsidRPr="001F42D3" w:rsidRDefault="002B062D" w:rsidP="00506FBD">
            <w:pPr>
              <w:pStyle w:val="TableEntry"/>
            </w:pPr>
            <w:r w:rsidRPr="001F42D3">
              <w:t> </w:t>
            </w:r>
            <w:r w:rsidRPr="001F42D3">
              <w:t> </w:t>
            </w:r>
            <w:r w:rsidR="003D003E" w:rsidRPr="001F42D3">
              <w:t>[{NTE}]</w:t>
            </w:r>
          </w:p>
        </w:tc>
        <w:tc>
          <w:tcPr>
            <w:tcW w:w="0" w:type="auto"/>
          </w:tcPr>
          <w:p w14:paraId="3F0F84EE" w14:textId="77777777" w:rsidR="00B11855" w:rsidRPr="001F42D3" w:rsidRDefault="003D003E" w:rsidP="00506FBD">
            <w:pPr>
              <w:pStyle w:val="TableEntry"/>
            </w:pPr>
            <w:r w:rsidRPr="001F42D3">
              <w:t>Notes and Comments</w:t>
            </w:r>
          </w:p>
        </w:tc>
        <w:tc>
          <w:tcPr>
            <w:tcW w:w="0" w:type="auto"/>
          </w:tcPr>
          <w:p w14:paraId="516B8796" w14:textId="77777777" w:rsidR="00B11855" w:rsidRPr="001F42D3" w:rsidRDefault="003D003E" w:rsidP="00506FBD">
            <w:pPr>
              <w:pStyle w:val="TableEntry"/>
            </w:pPr>
            <w:r w:rsidRPr="001F42D3">
              <w:t>O</w:t>
            </w:r>
          </w:p>
        </w:tc>
        <w:tc>
          <w:tcPr>
            <w:tcW w:w="0" w:type="auto"/>
          </w:tcPr>
          <w:p w14:paraId="253D5944" w14:textId="77777777" w:rsidR="00B11855" w:rsidRPr="001F42D3" w:rsidRDefault="003D003E" w:rsidP="00506FBD">
            <w:pPr>
              <w:pStyle w:val="TableEntry"/>
            </w:pPr>
            <w:r w:rsidRPr="001F42D3">
              <w:t>[0..1]</w:t>
            </w:r>
          </w:p>
        </w:tc>
        <w:tc>
          <w:tcPr>
            <w:tcW w:w="0" w:type="auto"/>
          </w:tcPr>
          <w:p w14:paraId="3D963C07" w14:textId="77777777" w:rsidR="00B11855" w:rsidRPr="001F42D3" w:rsidRDefault="003D003E" w:rsidP="00506FBD">
            <w:pPr>
              <w:pStyle w:val="TableEntry"/>
            </w:pPr>
            <w:r w:rsidRPr="001F42D3">
              <w:t>2</w:t>
            </w:r>
          </w:p>
        </w:tc>
      </w:tr>
      <w:tr w:rsidR="00C75AB4" w:rsidRPr="001F42D3" w14:paraId="5C3BBB55" w14:textId="77777777" w:rsidTr="009B6563">
        <w:trPr>
          <w:cantSplit/>
          <w:jc w:val="center"/>
        </w:trPr>
        <w:tc>
          <w:tcPr>
            <w:tcW w:w="0" w:type="auto"/>
          </w:tcPr>
          <w:p w14:paraId="06C41FD7" w14:textId="77777777" w:rsidR="00C75AB4" w:rsidRPr="001F42D3" w:rsidRDefault="00C75AB4" w:rsidP="00C75AB4">
            <w:pPr>
              <w:pStyle w:val="TableEntry"/>
            </w:pPr>
            <w:r w:rsidRPr="001F42D3">
              <w:t> </w:t>
            </w:r>
            <w:r w:rsidRPr="001F42D3">
              <w:t> </w:t>
            </w:r>
            <w:r w:rsidRPr="001F42D3">
              <w:t>[{PRT}]</w:t>
            </w:r>
          </w:p>
        </w:tc>
        <w:tc>
          <w:tcPr>
            <w:tcW w:w="0" w:type="auto"/>
          </w:tcPr>
          <w:p w14:paraId="2D063135" w14:textId="77777777" w:rsidR="00C75AB4" w:rsidRPr="001F42D3" w:rsidRDefault="00C75AB4" w:rsidP="00506FBD">
            <w:pPr>
              <w:pStyle w:val="TableEntry"/>
            </w:pPr>
          </w:p>
        </w:tc>
        <w:tc>
          <w:tcPr>
            <w:tcW w:w="0" w:type="auto"/>
          </w:tcPr>
          <w:p w14:paraId="619A7746" w14:textId="77777777" w:rsidR="00C75AB4" w:rsidRPr="001F42D3" w:rsidRDefault="00C75AB4" w:rsidP="00506FBD">
            <w:pPr>
              <w:pStyle w:val="TableEntry"/>
            </w:pPr>
          </w:p>
        </w:tc>
        <w:tc>
          <w:tcPr>
            <w:tcW w:w="0" w:type="auto"/>
          </w:tcPr>
          <w:p w14:paraId="7DDE9B08" w14:textId="77777777" w:rsidR="00C75AB4" w:rsidRPr="001F42D3" w:rsidRDefault="00C75AB4" w:rsidP="00506FBD">
            <w:pPr>
              <w:pStyle w:val="TableEntry"/>
            </w:pPr>
          </w:p>
        </w:tc>
        <w:tc>
          <w:tcPr>
            <w:tcW w:w="0" w:type="auto"/>
          </w:tcPr>
          <w:p w14:paraId="5FEE839B" w14:textId="77777777" w:rsidR="00C75AB4" w:rsidRPr="001F42D3" w:rsidRDefault="00C75AB4" w:rsidP="00506FBD">
            <w:pPr>
              <w:pStyle w:val="TableEntry"/>
            </w:pPr>
          </w:p>
        </w:tc>
      </w:tr>
      <w:tr w:rsidR="00C40FD5" w:rsidRPr="001F42D3" w14:paraId="38421086" w14:textId="77777777" w:rsidTr="009B6563">
        <w:trPr>
          <w:cantSplit/>
          <w:jc w:val="center"/>
        </w:trPr>
        <w:tc>
          <w:tcPr>
            <w:tcW w:w="0" w:type="auto"/>
          </w:tcPr>
          <w:p w14:paraId="7A8E868A" w14:textId="77777777" w:rsidR="00B11855" w:rsidRPr="001F42D3" w:rsidRDefault="002B062D" w:rsidP="00506FBD">
            <w:pPr>
              <w:pStyle w:val="TableEntry"/>
            </w:pPr>
            <w:r w:rsidRPr="001F42D3">
              <w:t> </w:t>
            </w:r>
            <w:r w:rsidRPr="001F42D3">
              <w:t> </w:t>
            </w:r>
            <w:r w:rsidR="003D003E" w:rsidRPr="001F42D3">
              <w:t>[{</w:t>
            </w:r>
          </w:p>
        </w:tc>
        <w:tc>
          <w:tcPr>
            <w:tcW w:w="0" w:type="auto"/>
          </w:tcPr>
          <w:p w14:paraId="48CC5418" w14:textId="77777777" w:rsidR="00B11855" w:rsidRPr="001F42D3" w:rsidRDefault="003D003E" w:rsidP="00506FBD">
            <w:pPr>
              <w:pStyle w:val="TableEntry"/>
            </w:pPr>
            <w:r w:rsidRPr="001F42D3">
              <w:t>--- TIMING_QTY begin</w:t>
            </w:r>
          </w:p>
        </w:tc>
        <w:tc>
          <w:tcPr>
            <w:tcW w:w="0" w:type="auto"/>
          </w:tcPr>
          <w:p w14:paraId="61C2EF37" w14:textId="77777777" w:rsidR="00B11855" w:rsidRPr="001F42D3" w:rsidRDefault="00B11855" w:rsidP="00506FBD">
            <w:pPr>
              <w:pStyle w:val="TableEntry"/>
            </w:pPr>
          </w:p>
        </w:tc>
        <w:tc>
          <w:tcPr>
            <w:tcW w:w="0" w:type="auto"/>
          </w:tcPr>
          <w:p w14:paraId="0E5FEA4C" w14:textId="77777777" w:rsidR="00B11855" w:rsidRPr="001F42D3" w:rsidRDefault="00B11855" w:rsidP="00506FBD">
            <w:pPr>
              <w:pStyle w:val="TableEntry"/>
            </w:pPr>
          </w:p>
        </w:tc>
        <w:tc>
          <w:tcPr>
            <w:tcW w:w="0" w:type="auto"/>
          </w:tcPr>
          <w:p w14:paraId="10AC2CDF" w14:textId="77777777" w:rsidR="00B11855" w:rsidRPr="001F42D3" w:rsidRDefault="00B11855" w:rsidP="00506FBD">
            <w:pPr>
              <w:pStyle w:val="TableEntry"/>
            </w:pPr>
          </w:p>
        </w:tc>
      </w:tr>
      <w:tr w:rsidR="00C40FD5" w:rsidRPr="001F42D3" w14:paraId="4CF659FC" w14:textId="77777777" w:rsidTr="009B6563">
        <w:trPr>
          <w:cantSplit/>
          <w:jc w:val="center"/>
        </w:trPr>
        <w:tc>
          <w:tcPr>
            <w:tcW w:w="0" w:type="auto"/>
          </w:tcPr>
          <w:p w14:paraId="5980B048" w14:textId="77777777" w:rsidR="00B11855" w:rsidRPr="001F42D3" w:rsidRDefault="002B062D" w:rsidP="00506FBD">
            <w:pPr>
              <w:pStyle w:val="TableEntry"/>
            </w:pPr>
            <w:r w:rsidRPr="001F42D3">
              <w:t> </w:t>
            </w:r>
            <w:r w:rsidRPr="001F42D3">
              <w:t> </w:t>
            </w:r>
            <w:r w:rsidRPr="001F42D3">
              <w:t> </w:t>
            </w:r>
            <w:r w:rsidR="003D003E" w:rsidRPr="001F42D3">
              <w:t>TQ1</w:t>
            </w:r>
          </w:p>
        </w:tc>
        <w:tc>
          <w:tcPr>
            <w:tcW w:w="0" w:type="auto"/>
          </w:tcPr>
          <w:p w14:paraId="38F79E90" w14:textId="77777777" w:rsidR="00B11855" w:rsidRPr="001F42D3" w:rsidRDefault="003D003E" w:rsidP="00506FBD">
            <w:pPr>
              <w:pStyle w:val="TableEntry"/>
            </w:pPr>
            <w:r w:rsidRPr="001F42D3">
              <w:t>Timing/Quantity</w:t>
            </w:r>
          </w:p>
        </w:tc>
        <w:tc>
          <w:tcPr>
            <w:tcW w:w="0" w:type="auto"/>
          </w:tcPr>
          <w:p w14:paraId="0E8ABD14" w14:textId="77777777" w:rsidR="00B11855" w:rsidRPr="001F42D3" w:rsidRDefault="003D003E" w:rsidP="00506FBD">
            <w:pPr>
              <w:pStyle w:val="TableEntry"/>
            </w:pPr>
            <w:r w:rsidRPr="001F42D3">
              <w:t>R</w:t>
            </w:r>
          </w:p>
        </w:tc>
        <w:tc>
          <w:tcPr>
            <w:tcW w:w="0" w:type="auto"/>
          </w:tcPr>
          <w:p w14:paraId="7B8455AB" w14:textId="77777777" w:rsidR="00B11855" w:rsidRPr="001F42D3" w:rsidRDefault="003D003E" w:rsidP="00506FBD">
            <w:pPr>
              <w:pStyle w:val="TableEntry"/>
            </w:pPr>
            <w:r w:rsidRPr="001F42D3">
              <w:t>[1..1]</w:t>
            </w:r>
          </w:p>
        </w:tc>
        <w:tc>
          <w:tcPr>
            <w:tcW w:w="0" w:type="auto"/>
          </w:tcPr>
          <w:p w14:paraId="1ED7842C" w14:textId="77777777" w:rsidR="00B11855" w:rsidRPr="001F42D3" w:rsidRDefault="003D003E" w:rsidP="00506FBD">
            <w:pPr>
              <w:pStyle w:val="TableEntry"/>
            </w:pPr>
            <w:r w:rsidRPr="001F42D3">
              <w:t>4</w:t>
            </w:r>
          </w:p>
        </w:tc>
      </w:tr>
      <w:tr w:rsidR="00C40FD5" w:rsidRPr="001F42D3" w14:paraId="766ED172" w14:textId="77777777" w:rsidTr="006C0E8E">
        <w:trPr>
          <w:cantSplit/>
          <w:jc w:val="center"/>
        </w:trPr>
        <w:tc>
          <w:tcPr>
            <w:tcW w:w="0" w:type="auto"/>
          </w:tcPr>
          <w:p w14:paraId="21E6F5C3" w14:textId="77777777" w:rsidR="00B11855" w:rsidRPr="001F42D3" w:rsidRDefault="002B062D" w:rsidP="00506FBD">
            <w:pPr>
              <w:pStyle w:val="TableEntry"/>
            </w:pPr>
            <w:r w:rsidRPr="001F42D3">
              <w:t> </w:t>
            </w:r>
            <w:r w:rsidRPr="001F42D3">
              <w:t> </w:t>
            </w:r>
            <w:r w:rsidRPr="001F42D3">
              <w:t> </w:t>
            </w:r>
            <w:r w:rsidR="003D003E" w:rsidRPr="001F42D3">
              <w:t>[{TQ2}]</w:t>
            </w:r>
          </w:p>
        </w:tc>
        <w:tc>
          <w:tcPr>
            <w:tcW w:w="0" w:type="auto"/>
          </w:tcPr>
          <w:p w14:paraId="346EEBD1" w14:textId="77777777" w:rsidR="00B11855" w:rsidRPr="001F42D3" w:rsidRDefault="003D003E" w:rsidP="00506FBD">
            <w:pPr>
              <w:pStyle w:val="TableEntry"/>
            </w:pPr>
            <w:r w:rsidRPr="001F42D3">
              <w:t>Timing/Quantity Order Sequence</w:t>
            </w:r>
          </w:p>
        </w:tc>
        <w:tc>
          <w:tcPr>
            <w:tcW w:w="0" w:type="auto"/>
          </w:tcPr>
          <w:p w14:paraId="1E5990B0" w14:textId="77777777" w:rsidR="00B11855" w:rsidRPr="001F42D3" w:rsidRDefault="003D003E" w:rsidP="00506FBD">
            <w:pPr>
              <w:pStyle w:val="TableEntry"/>
            </w:pPr>
            <w:r w:rsidRPr="001F42D3">
              <w:t>X</w:t>
            </w:r>
          </w:p>
        </w:tc>
        <w:tc>
          <w:tcPr>
            <w:tcW w:w="0" w:type="auto"/>
          </w:tcPr>
          <w:p w14:paraId="6D1068A8" w14:textId="77777777" w:rsidR="00B11855" w:rsidRPr="001F42D3" w:rsidRDefault="00E86B15" w:rsidP="00506FBD">
            <w:pPr>
              <w:pStyle w:val="TableEntry"/>
            </w:pPr>
            <w:r w:rsidRPr="001F42D3">
              <w:t>[0..0]</w:t>
            </w:r>
          </w:p>
        </w:tc>
        <w:tc>
          <w:tcPr>
            <w:tcW w:w="0" w:type="auto"/>
          </w:tcPr>
          <w:p w14:paraId="298BE221" w14:textId="77777777" w:rsidR="00B11855" w:rsidRPr="001F42D3" w:rsidRDefault="003D003E" w:rsidP="00506FBD">
            <w:pPr>
              <w:pStyle w:val="TableEntry"/>
            </w:pPr>
            <w:r w:rsidRPr="001F42D3">
              <w:t>4</w:t>
            </w:r>
          </w:p>
        </w:tc>
      </w:tr>
      <w:tr w:rsidR="00C40FD5" w:rsidRPr="001F42D3" w14:paraId="75BD3EAC" w14:textId="77777777" w:rsidTr="009B6563">
        <w:trPr>
          <w:cantSplit/>
          <w:jc w:val="center"/>
        </w:trPr>
        <w:tc>
          <w:tcPr>
            <w:tcW w:w="0" w:type="auto"/>
          </w:tcPr>
          <w:p w14:paraId="1465EADE" w14:textId="77777777" w:rsidR="00B11855" w:rsidRPr="001F42D3" w:rsidRDefault="002B062D" w:rsidP="009D1F0A">
            <w:pPr>
              <w:pStyle w:val="TableEntry"/>
            </w:pPr>
            <w:r w:rsidRPr="001F42D3">
              <w:t> </w:t>
            </w:r>
            <w:r w:rsidRPr="001F42D3">
              <w:t> </w:t>
            </w:r>
            <w:r w:rsidR="009D1F0A" w:rsidRPr="001F42D3">
              <w:t>}</w:t>
            </w:r>
            <w:r w:rsidR="003D003E" w:rsidRPr="001F42D3">
              <w:t>]</w:t>
            </w:r>
          </w:p>
        </w:tc>
        <w:tc>
          <w:tcPr>
            <w:tcW w:w="0" w:type="auto"/>
          </w:tcPr>
          <w:p w14:paraId="24F00238" w14:textId="77777777" w:rsidR="00B11855" w:rsidRPr="001F42D3" w:rsidRDefault="003D003E" w:rsidP="00506FBD">
            <w:pPr>
              <w:pStyle w:val="TableEntry"/>
            </w:pPr>
            <w:r w:rsidRPr="001F42D3">
              <w:t>--- TIMING_QTY end</w:t>
            </w:r>
          </w:p>
        </w:tc>
        <w:tc>
          <w:tcPr>
            <w:tcW w:w="0" w:type="auto"/>
          </w:tcPr>
          <w:p w14:paraId="2691E155" w14:textId="77777777" w:rsidR="00B11855" w:rsidRPr="001F42D3" w:rsidRDefault="00B11855" w:rsidP="00506FBD">
            <w:pPr>
              <w:pStyle w:val="TableEntry"/>
            </w:pPr>
          </w:p>
        </w:tc>
        <w:tc>
          <w:tcPr>
            <w:tcW w:w="0" w:type="auto"/>
          </w:tcPr>
          <w:p w14:paraId="457E3C31" w14:textId="77777777" w:rsidR="00B11855" w:rsidRPr="001F42D3" w:rsidRDefault="00B11855" w:rsidP="00506FBD">
            <w:pPr>
              <w:pStyle w:val="TableEntry"/>
            </w:pPr>
          </w:p>
        </w:tc>
        <w:tc>
          <w:tcPr>
            <w:tcW w:w="0" w:type="auto"/>
          </w:tcPr>
          <w:p w14:paraId="16D7F420" w14:textId="77777777" w:rsidR="00B11855" w:rsidRPr="001F42D3" w:rsidRDefault="00B11855" w:rsidP="00506FBD">
            <w:pPr>
              <w:pStyle w:val="TableEntry"/>
            </w:pPr>
          </w:p>
        </w:tc>
      </w:tr>
      <w:tr w:rsidR="00C40FD5" w:rsidRPr="001F42D3" w14:paraId="4AB4CD91" w14:textId="77777777" w:rsidTr="009B6563">
        <w:trPr>
          <w:cantSplit/>
          <w:jc w:val="center"/>
        </w:trPr>
        <w:tc>
          <w:tcPr>
            <w:tcW w:w="0" w:type="auto"/>
          </w:tcPr>
          <w:p w14:paraId="781A3E86" w14:textId="77777777" w:rsidR="00B11855" w:rsidRPr="001F42D3" w:rsidRDefault="002B062D" w:rsidP="00506FBD">
            <w:pPr>
              <w:pStyle w:val="TableEntry"/>
            </w:pPr>
            <w:r w:rsidRPr="001F42D3">
              <w:t> </w:t>
            </w:r>
            <w:r w:rsidRPr="001F42D3">
              <w:t> </w:t>
            </w:r>
            <w:r w:rsidR="003D003E" w:rsidRPr="001F42D3">
              <w:t>[CTD]</w:t>
            </w:r>
          </w:p>
        </w:tc>
        <w:tc>
          <w:tcPr>
            <w:tcW w:w="0" w:type="auto"/>
          </w:tcPr>
          <w:p w14:paraId="21DD8634" w14:textId="77777777" w:rsidR="00B11855" w:rsidRPr="001F42D3" w:rsidRDefault="003D003E" w:rsidP="00506FBD">
            <w:pPr>
              <w:pStyle w:val="TableEntry"/>
            </w:pPr>
            <w:r w:rsidRPr="001F42D3">
              <w:t>Contact Data</w:t>
            </w:r>
          </w:p>
        </w:tc>
        <w:tc>
          <w:tcPr>
            <w:tcW w:w="0" w:type="auto"/>
          </w:tcPr>
          <w:p w14:paraId="4A72458B" w14:textId="77777777" w:rsidR="00B11855" w:rsidRPr="001F42D3" w:rsidRDefault="003D003E" w:rsidP="00506FBD">
            <w:pPr>
              <w:pStyle w:val="TableEntry"/>
            </w:pPr>
            <w:r w:rsidRPr="001F42D3">
              <w:t>X</w:t>
            </w:r>
          </w:p>
        </w:tc>
        <w:tc>
          <w:tcPr>
            <w:tcW w:w="0" w:type="auto"/>
          </w:tcPr>
          <w:p w14:paraId="1CE2B85F" w14:textId="77777777" w:rsidR="00B11855" w:rsidRPr="001F42D3" w:rsidRDefault="003D003E" w:rsidP="00506FBD">
            <w:pPr>
              <w:pStyle w:val="TableEntry"/>
            </w:pPr>
            <w:r w:rsidRPr="001F42D3">
              <w:t>[0..0]</w:t>
            </w:r>
          </w:p>
        </w:tc>
        <w:tc>
          <w:tcPr>
            <w:tcW w:w="0" w:type="auto"/>
          </w:tcPr>
          <w:p w14:paraId="40C7C3F1" w14:textId="77777777" w:rsidR="00B11855" w:rsidRPr="001F42D3" w:rsidRDefault="003D003E" w:rsidP="00506FBD">
            <w:pPr>
              <w:pStyle w:val="TableEntry"/>
            </w:pPr>
            <w:r w:rsidRPr="001F42D3">
              <w:t>11</w:t>
            </w:r>
          </w:p>
        </w:tc>
      </w:tr>
      <w:tr w:rsidR="00C40FD5" w:rsidRPr="001F42D3" w14:paraId="7F3C2E62" w14:textId="77777777" w:rsidTr="009B6563">
        <w:trPr>
          <w:cantSplit/>
          <w:jc w:val="center"/>
        </w:trPr>
        <w:tc>
          <w:tcPr>
            <w:tcW w:w="0" w:type="auto"/>
          </w:tcPr>
          <w:p w14:paraId="153F056D" w14:textId="77777777" w:rsidR="00B11855" w:rsidRPr="001F42D3" w:rsidRDefault="002B062D" w:rsidP="00506FBD">
            <w:pPr>
              <w:pStyle w:val="TableEntry"/>
            </w:pPr>
            <w:r w:rsidRPr="001F42D3">
              <w:t> </w:t>
            </w:r>
            <w:r w:rsidRPr="001F42D3">
              <w:t> </w:t>
            </w:r>
            <w:r w:rsidR="003D003E" w:rsidRPr="001F42D3">
              <w:t>[{</w:t>
            </w:r>
          </w:p>
        </w:tc>
        <w:tc>
          <w:tcPr>
            <w:tcW w:w="0" w:type="auto"/>
          </w:tcPr>
          <w:p w14:paraId="2DBFE098" w14:textId="77777777" w:rsidR="00B11855" w:rsidRPr="001F42D3" w:rsidRDefault="003D003E" w:rsidP="00506FBD">
            <w:pPr>
              <w:pStyle w:val="TableEntry"/>
            </w:pPr>
            <w:r w:rsidRPr="001F42D3">
              <w:t>--- OBSERVATION begin</w:t>
            </w:r>
          </w:p>
        </w:tc>
        <w:tc>
          <w:tcPr>
            <w:tcW w:w="0" w:type="auto"/>
          </w:tcPr>
          <w:p w14:paraId="3517F153" w14:textId="77777777" w:rsidR="00B11855" w:rsidRPr="001F42D3" w:rsidRDefault="00B11855" w:rsidP="00506FBD">
            <w:pPr>
              <w:pStyle w:val="TableEntry"/>
            </w:pPr>
          </w:p>
        </w:tc>
        <w:tc>
          <w:tcPr>
            <w:tcW w:w="0" w:type="auto"/>
          </w:tcPr>
          <w:p w14:paraId="7291C947" w14:textId="77777777" w:rsidR="00B11855" w:rsidRPr="001F42D3" w:rsidRDefault="00B11855" w:rsidP="00506FBD">
            <w:pPr>
              <w:pStyle w:val="TableEntry"/>
            </w:pPr>
          </w:p>
        </w:tc>
        <w:tc>
          <w:tcPr>
            <w:tcW w:w="0" w:type="auto"/>
          </w:tcPr>
          <w:p w14:paraId="5DE3979C" w14:textId="77777777" w:rsidR="00B11855" w:rsidRPr="001F42D3" w:rsidRDefault="00B11855" w:rsidP="00506FBD">
            <w:pPr>
              <w:pStyle w:val="TableEntry"/>
            </w:pPr>
          </w:p>
        </w:tc>
      </w:tr>
      <w:tr w:rsidR="00C40FD5" w:rsidRPr="001F42D3" w14:paraId="2765740F" w14:textId="77777777" w:rsidTr="009B6563">
        <w:trPr>
          <w:cantSplit/>
          <w:jc w:val="center"/>
        </w:trPr>
        <w:tc>
          <w:tcPr>
            <w:tcW w:w="0" w:type="auto"/>
          </w:tcPr>
          <w:p w14:paraId="42CC6953" w14:textId="77777777" w:rsidR="00B11855" w:rsidRPr="001F42D3" w:rsidRDefault="002B062D" w:rsidP="00506FBD">
            <w:pPr>
              <w:pStyle w:val="TableEntry"/>
            </w:pPr>
            <w:r w:rsidRPr="001F42D3">
              <w:t> </w:t>
            </w:r>
            <w:r w:rsidRPr="001F42D3">
              <w:t> </w:t>
            </w:r>
            <w:r w:rsidRPr="001F42D3">
              <w:t> </w:t>
            </w:r>
            <w:r w:rsidR="003D003E" w:rsidRPr="001F42D3">
              <w:t>OBX</w:t>
            </w:r>
          </w:p>
        </w:tc>
        <w:tc>
          <w:tcPr>
            <w:tcW w:w="0" w:type="auto"/>
          </w:tcPr>
          <w:p w14:paraId="36F17B95" w14:textId="77777777" w:rsidR="00B11855" w:rsidRPr="001F42D3" w:rsidRDefault="003D003E" w:rsidP="00506FBD">
            <w:pPr>
              <w:pStyle w:val="TableEntry"/>
            </w:pPr>
            <w:r w:rsidRPr="001F42D3">
              <w:t>Observation Result</w:t>
            </w:r>
          </w:p>
        </w:tc>
        <w:tc>
          <w:tcPr>
            <w:tcW w:w="0" w:type="auto"/>
          </w:tcPr>
          <w:p w14:paraId="691EC237" w14:textId="77777777" w:rsidR="00B11855" w:rsidRPr="001F42D3" w:rsidRDefault="003D003E" w:rsidP="00506FBD">
            <w:pPr>
              <w:pStyle w:val="TableEntry"/>
            </w:pPr>
            <w:r w:rsidRPr="001F42D3">
              <w:t>R</w:t>
            </w:r>
          </w:p>
        </w:tc>
        <w:tc>
          <w:tcPr>
            <w:tcW w:w="0" w:type="auto"/>
          </w:tcPr>
          <w:p w14:paraId="5C0DB5EF" w14:textId="77777777" w:rsidR="00B11855" w:rsidRPr="001F42D3" w:rsidRDefault="003D003E" w:rsidP="00506FBD">
            <w:pPr>
              <w:pStyle w:val="TableEntry"/>
            </w:pPr>
            <w:r w:rsidRPr="001F42D3">
              <w:t>[1..1]</w:t>
            </w:r>
          </w:p>
        </w:tc>
        <w:tc>
          <w:tcPr>
            <w:tcW w:w="0" w:type="auto"/>
          </w:tcPr>
          <w:p w14:paraId="150978A1" w14:textId="77777777" w:rsidR="00B11855" w:rsidRPr="001F42D3" w:rsidRDefault="003D003E" w:rsidP="00506FBD">
            <w:pPr>
              <w:pStyle w:val="TableEntry"/>
            </w:pPr>
            <w:r w:rsidRPr="001F42D3">
              <w:t>7</w:t>
            </w:r>
          </w:p>
        </w:tc>
      </w:tr>
      <w:tr w:rsidR="00C75AB4" w:rsidRPr="001F42D3" w14:paraId="47D3A440" w14:textId="77777777" w:rsidTr="009B6563">
        <w:trPr>
          <w:cantSplit/>
          <w:jc w:val="center"/>
        </w:trPr>
        <w:tc>
          <w:tcPr>
            <w:tcW w:w="0" w:type="auto"/>
          </w:tcPr>
          <w:p w14:paraId="7A22266F" w14:textId="77777777" w:rsidR="00C75AB4" w:rsidRPr="001F42D3" w:rsidRDefault="00C75AB4" w:rsidP="00506FBD">
            <w:pPr>
              <w:pStyle w:val="TableEntry"/>
            </w:pPr>
            <w:r w:rsidRPr="001F42D3">
              <w:t> </w:t>
            </w:r>
            <w:r w:rsidRPr="001F42D3">
              <w:t> </w:t>
            </w:r>
            <w:r w:rsidRPr="001F42D3">
              <w:t> </w:t>
            </w:r>
            <w:r w:rsidRPr="001F42D3">
              <w:t>[{PRT}]</w:t>
            </w:r>
          </w:p>
        </w:tc>
        <w:tc>
          <w:tcPr>
            <w:tcW w:w="0" w:type="auto"/>
          </w:tcPr>
          <w:p w14:paraId="0B295901" w14:textId="77777777" w:rsidR="00C75AB4" w:rsidRPr="001F42D3" w:rsidRDefault="00C75AB4" w:rsidP="00506FBD">
            <w:pPr>
              <w:pStyle w:val="TableEntry"/>
            </w:pPr>
          </w:p>
        </w:tc>
        <w:tc>
          <w:tcPr>
            <w:tcW w:w="0" w:type="auto"/>
          </w:tcPr>
          <w:p w14:paraId="4C482566" w14:textId="77777777" w:rsidR="00C75AB4" w:rsidRPr="001F42D3" w:rsidRDefault="00C75AB4" w:rsidP="00506FBD">
            <w:pPr>
              <w:pStyle w:val="TableEntry"/>
            </w:pPr>
          </w:p>
        </w:tc>
        <w:tc>
          <w:tcPr>
            <w:tcW w:w="0" w:type="auto"/>
          </w:tcPr>
          <w:p w14:paraId="06CF9014" w14:textId="77777777" w:rsidR="00C75AB4" w:rsidRPr="001F42D3" w:rsidRDefault="00C75AB4" w:rsidP="00506FBD">
            <w:pPr>
              <w:pStyle w:val="TableEntry"/>
            </w:pPr>
          </w:p>
        </w:tc>
        <w:tc>
          <w:tcPr>
            <w:tcW w:w="0" w:type="auto"/>
          </w:tcPr>
          <w:p w14:paraId="63D6F075" w14:textId="77777777" w:rsidR="00C75AB4" w:rsidRPr="001F42D3" w:rsidRDefault="00C75AB4" w:rsidP="00506FBD">
            <w:pPr>
              <w:pStyle w:val="TableEntry"/>
            </w:pPr>
          </w:p>
        </w:tc>
      </w:tr>
      <w:tr w:rsidR="00C40FD5" w:rsidRPr="001F42D3" w14:paraId="267B37C2" w14:textId="77777777" w:rsidTr="009B6563">
        <w:trPr>
          <w:cantSplit/>
          <w:jc w:val="center"/>
        </w:trPr>
        <w:tc>
          <w:tcPr>
            <w:tcW w:w="0" w:type="auto"/>
          </w:tcPr>
          <w:p w14:paraId="1D510CBC" w14:textId="77777777" w:rsidR="00B11855" w:rsidRPr="001F42D3" w:rsidRDefault="002B062D" w:rsidP="00506FBD">
            <w:pPr>
              <w:pStyle w:val="TableEntry"/>
            </w:pPr>
            <w:r w:rsidRPr="001F42D3">
              <w:t> </w:t>
            </w:r>
            <w:r w:rsidRPr="001F42D3">
              <w:t> </w:t>
            </w:r>
            <w:r w:rsidRPr="001F42D3">
              <w:t> </w:t>
            </w:r>
            <w:r w:rsidR="003D003E" w:rsidRPr="001F42D3">
              <w:t>[{NTE}]</w:t>
            </w:r>
          </w:p>
        </w:tc>
        <w:tc>
          <w:tcPr>
            <w:tcW w:w="0" w:type="auto"/>
          </w:tcPr>
          <w:p w14:paraId="496247D6" w14:textId="77777777" w:rsidR="00B11855" w:rsidRPr="001F42D3" w:rsidRDefault="003D003E" w:rsidP="00506FBD">
            <w:pPr>
              <w:pStyle w:val="TableEntry"/>
            </w:pPr>
            <w:r w:rsidRPr="001F42D3">
              <w:t>Notes and comments</w:t>
            </w:r>
          </w:p>
        </w:tc>
        <w:tc>
          <w:tcPr>
            <w:tcW w:w="0" w:type="auto"/>
          </w:tcPr>
          <w:p w14:paraId="5A6AB7C7" w14:textId="77777777" w:rsidR="00B11855" w:rsidRPr="001F42D3" w:rsidRDefault="003D003E" w:rsidP="00506FBD">
            <w:pPr>
              <w:pStyle w:val="TableEntry"/>
            </w:pPr>
            <w:r w:rsidRPr="001F42D3">
              <w:t>O</w:t>
            </w:r>
          </w:p>
        </w:tc>
        <w:tc>
          <w:tcPr>
            <w:tcW w:w="0" w:type="auto"/>
          </w:tcPr>
          <w:p w14:paraId="4B1941BB" w14:textId="77777777" w:rsidR="00B11855" w:rsidRPr="001F42D3" w:rsidRDefault="003D003E" w:rsidP="00506FBD">
            <w:pPr>
              <w:pStyle w:val="TableEntry"/>
            </w:pPr>
            <w:r w:rsidRPr="001F42D3">
              <w:t>[0..1]</w:t>
            </w:r>
          </w:p>
        </w:tc>
        <w:tc>
          <w:tcPr>
            <w:tcW w:w="0" w:type="auto"/>
          </w:tcPr>
          <w:p w14:paraId="22FB871D" w14:textId="77777777" w:rsidR="00B11855" w:rsidRPr="001F42D3" w:rsidRDefault="003D003E" w:rsidP="00506FBD">
            <w:pPr>
              <w:pStyle w:val="TableEntry"/>
            </w:pPr>
            <w:r w:rsidRPr="001F42D3">
              <w:t>2</w:t>
            </w:r>
          </w:p>
        </w:tc>
      </w:tr>
      <w:tr w:rsidR="00C40FD5" w:rsidRPr="001F42D3" w14:paraId="6385BB09" w14:textId="77777777" w:rsidTr="009B6563">
        <w:trPr>
          <w:cantSplit/>
          <w:jc w:val="center"/>
        </w:trPr>
        <w:tc>
          <w:tcPr>
            <w:tcW w:w="0" w:type="auto"/>
          </w:tcPr>
          <w:p w14:paraId="6016C73F" w14:textId="77777777" w:rsidR="00B11855" w:rsidRPr="001F42D3" w:rsidRDefault="002B062D" w:rsidP="00506FBD">
            <w:pPr>
              <w:pStyle w:val="TableEntry"/>
            </w:pPr>
            <w:r w:rsidRPr="001F42D3">
              <w:t> </w:t>
            </w:r>
            <w:r w:rsidRPr="001F42D3">
              <w:t> </w:t>
            </w:r>
            <w:r w:rsidR="003D003E" w:rsidRPr="001F42D3">
              <w:t>}]</w:t>
            </w:r>
          </w:p>
        </w:tc>
        <w:tc>
          <w:tcPr>
            <w:tcW w:w="0" w:type="auto"/>
          </w:tcPr>
          <w:p w14:paraId="64E69772" w14:textId="77777777" w:rsidR="00B11855" w:rsidRPr="001F42D3" w:rsidRDefault="003D003E" w:rsidP="00506FBD">
            <w:pPr>
              <w:pStyle w:val="TableEntry"/>
            </w:pPr>
            <w:r w:rsidRPr="001F42D3">
              <w:t>--- OBSERVATION end</w:t>
            </w:r>
          </w:p>
        </w:tc>
        <w:tc>
          <w:tcPr>
            <w:tcW w:w="0" w:type="auto"/>
          </w:tcPr>
          <w:p w14:paraId="7D4CEF44" w14:textId="77777777" w:rsidR="00B11855" w:rsidRPr="001F42D3" w:rsidRDefault="00B11855" w:rsidP="00506FBD">
            <w:pPr>
              <w:pStyle w:val="TableEntry"/>
            </w:pPr>
          </w:p>
        </w:tc>
        <w:tc>
          <w:tcPr>
            <w:tcW w:w="0" w:type="auto"/>
          </w:tcPr>
          <w:p w14:paraId="0B83F167" w14:textId="77777777" w:rsidR="00B11855" w:rsidRPr="001F42D3" w:rsidRDefault="00B11855" w:rsidP="00506FBD">
            <w:pPr>
              <w:pStyle w:val="TableEntry"/>
            </w:pPr>
          </w:p>
        </w:tc>
        <w:tc>
          <w:tcPr>
            <w:tcW w:w="0" w:type="auto"/>
          </w:tcPr>
          <w:p w14:paraId="5FD0ACE5" w14:textId="77777777" w:rsidR="00B11855" w:rsidRPr="001F42D3" w:rsidRDefault="00B11855" w:rsidP="00506FBD">
            <w:pPr>
              <w:pStyle w:val="TableEntry"/>
            </w:pPr>
          </w:p>
        </w:tc>
      </w:tr>
      <w:tr w:rsidR="00C40FD5" w:rsidRPr="001F42D3" w14:paraId="6FA9AB28" w14:textId="77777777" w:rsidTr="009B6563">
        <w:trPr>
          <w:cantSplit/>
          <w:jc w:val="center"/>
        </w:trPr>
        <w:tc>
          <w:tcPr>
            <w:tcW w:w="0" w:type="auto"/>
          </w:tcPr>
          <w:p w14:paraId="1C652D0D" w14:textId="77777777" w:rsidR="00B11855" w:rsidRPr="001F42D3" w:rsidRDefault="002B062D" w:rsidP="00506FBD">
            <w:pPr>
              <w:pStyle w:val="TableEntry"/>
            </w:pPr>
            <w:r w:rsidRPr="001F42D3">
              <w:t> </w:t>
            </w:r>
            <w:r w:rsidRPr="001F42D3">
              <w:t> </w:t>
            </w:r>
            <w:r w:rsidR="003D003E" w:rsidRPr="001F42D3">
              <w:t>[{FT1}]</w:t>
            </w:r>
          </w:p>
        </w:tc>
        <w:tc>
          <w:tcPr>
            <w:tcW w:w="0" w:type="auto"/>
          </w:tcPr>
          <w:p w14:paraId="707E0AF6" w14:textId="77777777" w:rsidR="00B11855" w:rsidRPr="001F42D3" w:rsidRDefault="003D003E" w:rsidP="00506FBD">
            <w:pPr>
              <w:pStyle w:val="TableEntry"/>
            </w:pPr>
            <w:r w:rsidRPr="001F42D3">
              <w:t>Financial Transaction</w:t>
            </w:r>
          </w:p>
        </w:tc>
        <w:tc>
          <w:tcPr>
            <w:tcW w:w="0" w:type="auto"/>
          </w:tcPr>
          <w:p w14:paraId="2E7764E5" w14:textId="77777777" w:rsidR="00B11855" w:rsidRPr="001F42D3" w:rsidRDefault="003D003E" w:rsidP="00506FBD">
            <w:pPr>
              <w:pStyle w:val="TableEntry"/>
            </w:pPr>
            <w:r w:rsidRPr="001F42D3">
              <w:t>X</w:t>
            </w:r>
          </w:p>
        </w:tc>
        <w:tc>
          <w:tcPr>
            <w:tcW w:w="0" w:type="auto"/>
          </w:tcPr>
          <w:p w14:paraId="356683D4" w14:textId="77777777" w:rsidR="00B11855" w:rsidRPr="001F42D3" w:rsidRDefault="003D003E" w:rsidP="00506FBD">
            <w:pPr>
              <w:pStyle w:val="TableEntry"/>
            </w:pPr>
            <w:r w:rsidRPr="001F42D3">
              <w:t>[0..0]</w:t>
            </w:r>
          </w:p>
        </w:tc>
        <w:tc>
          <w:tcPr>
            <w:tcW w:w="0" w:type="auto"/>
          </w:tcPr>
          <w:p w14:paraId="38DC1F4D" w14:textId="77777777" w:rsidR="00B11855" w:rsidRPr="001F42D3" w:rsidRDefault="003D003E" w:rsidP="00506FBD">
            <w:pPr>
              <w:pStyle w:val="TableEntry"/>
            </w:pPr>
            <w:r w:rsidRPr="001F42D3">
              <w:t>6</w:t>
            </w:r>
          </w:p>
        </w:tc>
      </w:tr>
      <w:tr w:rsidR="00C40FD5" w:rsidRPr="001F42D3" w14:paraId="37B0DB84" w14:textId="77777777" w:rsidTr="009B6563">
        <w:trPr>
          <w:cantSplit/>
          <w:jc w:val="center"/>
        </w:trPr>
        <w:tc>
          <w:tcPr>
            <w:tcW w:w="0" w:type="auto"/>
          </w:tcPr>
          <w:p w14:paraId="5B1803BB" w14:textId="77777777" w:rsidR="00B11855" w:rsidRPr="001F42D3" w:rsidRDefault="002B062D" w:rsidP="00506FBD">
            <w:pPr>
              <w:pStyle w:val="TableEntry"/>
            </w:pPr>
            <w:r w:rsidRPr="001F42D3">
              <w:t> </w:t>
            </w:r>
            <w:r w:rsidRPr="001F42D3">
              <w:t> </w:t>
            </w:r>
            <w:r w:rsidR="003D003E" w:rsidRPr="001F42D3">
              <w:t>[{CTI}]</w:t>
            </w:r>
          </w:p>
        </w:tc>
        <w:tc>
          <w:tcPr>
            <w:tcW w:w="0" w:type="auto"/>
          </w:tcPr>
          <w:p w14:paraId="435413D8" w14:textId="77777777" w:rsidR="00B11855" w:rsidRPr="001F42D3" w:rsidRDefault="003D003E" w:rsidP="00506FBD">
            <w:pPr>
              <w:pStyle w:val="TableEntry"/>
            </w:pPr>
            <w:r w:rsidRPr="001F42D3">
              <w:t>Clinical Trial Identification</w:t>
            </w:r>
          </w:p>
        </w:tc>
        <w:tc>
          <w:tcPr>
            <w:tcW w:w="0" w:type="auto"/>
          </w:tcPr>
          <w:p w14:paraId="0B8A296D" w14:textId="77777777" w:rsidR="00B11855" w:rsidRPr="001F42D3" w:rsidRDefault="003D003E" w:rsidP="00506FBD">
            <w:pPr>
              <w:pStyle w:val="TableEntry"/>
            </w:pPr>
            <w:r w:rsidRPr="001F42D3">
              <w:t>X</w:t>
            </w:r>
          </w:p>
        </w:tc>
        <w:tc>
          <w:tcPr>
            <w:tcW w:w="0" w:type="auto"/>
          </w:tcPr>
          <w:p w14:paraId="4E63F9E9" w14:textId="77777777" w:rsidR="00B11855" w:rsidRPr="001F42D3" w:rsidRDefault="003D003E" w:rsidP="00506FBD">
            <w:pPr>
              <w:pStyle w:val="TableEntry"/>
            </w:pPr>
            <w:r w:rsidRPr="001F42D3">
              <w:t>[0..0]</w:t>
            </w:r>
          </w:p>
        </w:tc>
        <w:tc>
          <w:tcPr>
            <w:tcW w:w="0" w:type="auto"/>
          </w:tcPr>
          <w:p w14:paraId="6C774C23" w14:textId="77777777" w:rsidR="00B11855" w:rsidRPr="001F42D3" w:rsidRDefault="003D003E" w:rsidP="00506FBD">
            <w:pPr>
              <w:pStyle w:val="TableEntry"/>
            </w:pPr>
            <w:r w:rsidRPr="001F42D3">
              <w:t>7</w:t>
            </w:r>
          </w:p>
        </w:tc>
      </w:tr>
      <w:tr w:rsidR="00C40FD5" w:rsidRPr="001F42D3" w14:paraId="5D61073A" w14:textId="77777777" w:rsidTr="009B6563">
        <w:trPr>
          <w:cantSplit/>
          <w:jc w:val="center"/>
        </w:trPr>
        <w:tc>
          <w:tcPr>
            <w:tcW w:w="0" w:type="auto"/>
          </w:tcPr>
          <w:p w14:paraId="16E23A16" w14:textId="77777777" w:rsidR="00B11855" w:rsidRPr="001F42D3" w:rsidRDefault="002B062D" w:rsidP="00506FBD">
            <w:pPr>
              <w:pStyle w:val="TableEntry"/>
            </w:pPr>
            <w:r w:rsidRPr="001F42D3">
              <w:t> </w:t>
            </w:r>
            <w:r w:rsidRPr="001F42D3">
              <w:t> </w:t>
            </w:r>
            <w:r w:rsidR="003D003E" w:rsidRPr="001F42D3">
              <w:t>[{</w:t>
            </w:r>
          </w:p>
        </w:tc>
        <w:tc>
          <w:tcPr>
            <w:tcW w:w="0" w:type="auto"/>
          </w:tcPr>
          <w:p w14:paraId="7FDB1D61" w14:textId="77777777" w:rsidR="00B11855" w:rsidRPr="001F42D3" w:rsidRDefault="003D003E" w:rsidP="00506FBD">
            <w:pPr>
              <w:pStyle w:val="TableEntry"/>
            </w:pPr>
            <w:r w:rsidRPr="001F42D3">
              <w:t>--- SPECIMEN begin</w:t>
            </w:r>
          </w:p>
        </w:tc>
        <w:tc>
          <w:tcPr>
            <w:tcW w:w="0" w:type="auto"/>
          </w:tcPr>
          <w:p w14:paraId="140305B5" w14:textId="77777777" w:rsidR="00B11855" w:rsidRPr="001F42D3" w:rsidRDefault="00B11855" w:rsidP="00506FBD">
            <w:pPr>
              <w:pStyle w:val="TableEntry"/>
            </w:pPr>
          </w:p>
        </w:tc>
        <w:tc>
          <w:tcPr>
            <w:tcW w:w="0" w:type="auto"/>
          </w:tcPr>
          <w:p w14:paraId="52FEA0C8" w14:textId="77777777" w:rsidR="00B11855" w:rsidRPr="001F42D3" w:rsidRDefault="00B11855" w:rsidP="00506FBD">
            <w:pPr>
              <w:pStyle w:val="TableEntry"/>
            </w:pPr>
          </w:p>
        </w:tc>
        <w:tc>
          <w:tcPr>
            <w:tcW w:w="0" w:type="auto"/>
          </w:tcPr>
          <w:p w14:paraId="0D6B030F" w14:textId="77777777" w:rsidR="00B11855" w:rsidRPr="001F42D3" w:rsidRDefault="00B11855" w:rsidP="00506FBD">
            <w:pPr>
              <w:pStyle w:val="TableEntry"/>
            </w:pPr>
          </w:p>
        </w:tc>
      </w:tr>
      <w:tr w:rsidR="00C40FD5" w:rsidRPr="001F42D3" w14:paraId="5ADFDB08" w14:textId="77777777" w:rsidTr="009B6563">
        <w:trPr>
          <w:cantSplit/>
          <w:jc w:val="center"/>
        </w:trPr>
        <w:tc>
          <w:tcPr>
            <w:tcW w:w="0" w:type="auto"/>
          </w:tcPr>
          <w:p w14:paraId="6E5F1F6C" w14:textId="77777777" w:rsidR="00B11855" w:rsidRPr="001F42D3" w:rsidRDefault="002B062D" w:rsidP="00506FBD">
            <w:pPr>
              <w:pStyle w:val="TableEntry"/>
            </w:pPr>
            <w:r w:rsidRPr="001F42D3">
              <w:t> </w:t>
            </w:r>
            <w:r w:rsidRPr="001F42D3">
              <w:t> </w:t>
            </w:r>
            <w:r w:rsidRPr="001F42D3">
              <w:t> </w:t>
            </w:r>
            <w:r w:rsidR="003D003E" w:rsidRPr="001F42D3">
              <w:t>SPM</w:t>
            </w:r>
          </w:p>
        </w:tc>
        <w:tc>
          <w:tcPr>
            <w:tcW w:w="0" w:type="auto"/>
          </w:tcPr>
          <w:p w14:paraId="52456CE4" w14:textId="77777777" w:rsidR="00B11855" w:rsidRPr="001F42D3" w:rsidRDefault="003D003E" w:rsidP="00506FBD">
            <w:pPr>
              <w:pStyle w:val="TableEntry"/>
            </w:pPr>
            <w:r w:rsidRPr="001F42D3">
              <w:t>Specimen</w:t>
            </w:r>
          </w:p>
        </w:tc>
        <w:tc>
          <w:tcPr>
            <w:tcW w:w="0" w:type="auto"/>
          </w:tcPr>
          <w:p w14:paraId="4C6F4E01" w14:textId="77777777" w:rsidR="00B11855" w:rsidRPr="001F42D3" w:rsidRDefault="003D003E" w:rsidP="00506FBD">
            <w:pPr>
              <w:pStyle w:val="TableEntry"/>
            </w:pPr>
            <w:r w:rsidRPr="001F42D3">
              <w:t>X</w:t>
            </w:r>
          </w:p>
        </w:tc>
        <w:tc>
          <w:tcPr>
            <w:tcW w:w="0" w:type="auto"/>
          </w:tcPr>
          <w:p w14:paraId="65105AC5" w14:textId="77777777" w:rsidR="00B11855" w:rsidRPr="001F42D3" w:rsidRDefault="003D003E" w:rsidP="00506FBD">
            <w:pPr>
              <w:pStyle w:val="TableEntry"/>
            </w:pPr>
            <w:r w:rsidRPr="001F42D3">
              <w:t>[0..0]</w:t>
            </w:r>
          </w:p>
        </w:tc>
        <w:tc>
          <w:tcPr>
            <w:tcW w:w="0" w:type="auto"/>
          </w:tcPr>
          <w:p w14:paraId="3F7732AD" w14:textId="77777777" w:rsidR="00B11855" w:rsidRPr="001F42D3" w:rsidRDefault="003D003E" w:rsidP="00506FBD">
            <w:pPr>
              <w:pStyle w:val="TableEntry"/>
            </w:pPr>
            <w:r w:rsidRPr="001F42D3">
              <w:t>7</w:t>
            </w:r>
          </w:p>
        </w:tc>
      </w:tr>
      <w:tr w:rsidR="00C40FD5" w:rsidRPr="001F42D3" w14:paraId="58495C89" w14:textId="77777777" w:rsidTr="009B6563">
        <w:trPr>
          <w:cantSplit/>
          <w:jc w:val="center"/>
        </w:trPr>
        <w:tc>
          <w:tcPr>
            <w:tcW w:w="0" w:type="auto"/>
          </w:tcPr>
          <w:p w14:paraId="58E2A6FC" w14:textId="77777777" w:rsidR="00B11855" w:rsidRPr="001F42D3" w:rsidRDefault="002B062D" w:rsidP="00506FBD">
            <w:pPr>
              <w:pStyle w:val="TableEntry"/>
            </w:pPr>
            <w:r w:rsidRPr="001F42D3">
              <w:t> </w:t>
            </w:r>
            <w:r w:rsidRPr="001F42D3">
              <w:t> </w:t>
            </w:r>
            <w:r w:rsidRPr="001F42D3">
              <w:t> </w:t>
            </w:r>
            <w:r w:rsidR="003D003E" w:rsidRPr="001F42D3">
              <w:t>[{OBX}]</w:t>
            </w:r>
          </w:p>
        </w:tc>
        <w:tc>
          <w:tcPr>
            <w:tcW w:w="0" w:type="auto"/>
          </w:tcPr>
          <w:p w14:paraId="0A2CECAA" w14:textId="77777777" w:rsidR="00B11855" w:rsidRPr="001F42D3" w:rsidRDefault="003D003E" w:rsidP="00506FBD">
            <w:pPr>
              <w:pStyle w:val="TableEntry"/>
            </w:pPr>
            <w:r w:rsidRPr="001F42D3">
              <w:t>Observation related to Specimen</w:t>
            </w:r>
          </w:p>
        </w:tc>
        <w:tc>
          <w:tcPr>
            <w:tcW w:w="0" w:type="auto"/>
          </w:tcPr>
          <w:p w14:paraId="787FE46F" w14:textId="77777777" w:rsidR="00B11855" w:rsidRPr="001F42D3" w:rsidRDefault="003D003E" w:rsidP="00506FBD">
            <w:pPr>
              <w:pStyle w:val="TableEntry"/>
            </w:pPr>
            <w:r w:rsidRPr="001F42D3">
              <w:t>X</w:t>
            </w:r>
          </w:p>
        </w:tc>
        <w:tc>
          <w:tcPr>
            <w:tcW w:w="0" w:type="auto"/>
          </w:tcPr>
          <w:p w14:paraId="5D6B7CBE" w14:textId="77777777" w:rsidR="00B11855" w:rsidRPr="001F42D3" w:rsidRDefault="003D003E" w:rsidP="00506FBD">
            <w:pPr>
              <w:pStyle w:val="TableEntry"/>
            </w:pPr>
            <w:r w:rsidRPr="001F42D3">
              <w:t>[0..0]</w:t>
            </w:r>
          </w:p>
        </w:tc>
        <w:tc>
          <w:tcPr>
            <w:tcW w:w="0" w:type="auto"/>
          </w:tcPr>
          <w:p w14:paraId="7F9D8021" w14:textId="77777777" w:rsidR="00B11855" w:rsidRPr="001F42D3" w:rsidRDefault="003D003E" w:rsidP="00506FBD">
            <w:pPr>
              <w:pStyle w:val="TableEntry"/>
            </w:pPr>
            <w:r w:rsidRPr="001F42D3">
              <w:t>7</w:t>
            </w:r>
          </w:p>
        </w:tc>
      </w:tr>
      <w:tr w:rsidR="00C40FD5" w:rsidRPr="001F42D3" w14:paraId="759B9834" w14:textId="77777777" w:rsidTr="009B6563">
        <w:trPr>
          <w:cantSplit/>
          <w:jc w:val="center"/>
        </w:trPr>
        <w:tc>
          <w:tcPr>
            <w:tcW w:w="0" w:type="auto"/>
          </w:tcPr>
          <w:p w14:paraId="116FD900" w14:textId="77777777" w:rsidR="00B11855" w:rsidRPr="001F42D3" w:rsidRDefault="002B062D" w:rsidP="00506FBD">
            <w:pPr>
              <w:pStyle w:val="TableEntry"/>
            </w:pPr>
            <w:r w:rsidRPr="001F42D3">
              <w:t> </w:t>
            </w:r>
            <w:r w:rsidRPr="001F42D3">
              <w:t> </w:t>
            </w:r>
            <w:r w:rsidR="003D003E" w:rsidRPr="001F42D3">
              <w:t>}]</w:t>
            </w:r>
          </w:p>
        </w:tc>
        <w:tc>
          <w:tcPr>
            <w:tcW w:w="0" w:type="auto"/>
          </w:tcPr>
          <w:p w14:paraId="0AE497B1" w14:textId="77777777" w:rsidR="00B11855" w:rsidRPr="001F42D3" w:rsidRDefault="003D003E" w:rsidP="00506FBD">
            <w:pPr>
              <w:pStyle w:val="TableEntry"/>
            </w:pPr>
            <w:r w:rsidRPr="001F42D3">
              <w:t>--- SPECIMEN end</w:t>
            </w:r>
          </w:p>
        </w:tc>
        <w:tc>
          <w:tcPr>
            <w:tcW w:w="0" w:type="auto"/>
          </w:tcPr>
          <w:p w14:paraId="7E9C07BC" w14:textId="77777777" w:rsidR="00B11855" w:rsidRPr="001F42D3" w:rsidRDefault="00B11855" w:rsidP="00506FBD">
            <w:pPr>
              <w:pStyle w:val="TableEntry"/>
            </w:pPr>
          </w:p>
        </w:tc>
        <w:tc>
          <w:tcPr>
            <w:tcW w:w="0" w:type="auto"/>
          </w:tcPr>
          <w:p w14:paraId="42E1BE78" w14:textId="77777777" w:rsidR="00B11855" w:rsidRPr="001F42D3" w:rsidRDefault="00B11855" w:rsidP="00506FBD">
            <w:pPr>
              <w:pStyle w:val="TableEntry"/>
            </w:pPr>
          </w:p>
        </w:tc>
        <w:tc>
          <w:tcPr>
            <w:tcW w:w="0" w:type="auto"/>
          </w:tcPr>
          <w:p w14:paraId="6954CF24" w14:textId="77777777" w:rsidR="00B11855" w:rsidRPr="001F42D3" w:rsidRDefault="00B11855" w:rsidP="00506FBD">
            <w:pPr>
              <w:pStyle w:val="TableEntry"/>
            </w:pPr>
          </w:p>
        </w:tc>
      </w:tr>
      <w:tr w:rsidR="00C40FD5" w:rsidRPr="001F42D3" w14:paraId="1FFFCEB2" w14:textId="77777777" w:rsidTr="009B6563">
        <w:trPr>
          <w:cantSplit/>
          <w:jc w:val="center"/>
        </w:trPr>
        <w:tc>
          <w:tcPr>
            <w:tcW w:w="0" w:type="auto"/>
          </w:tcPr>
          <w:p w14:paraId="6D2AF3F4" w14:textId="77777777" w:rsidR="00B11855" w:rsidRPr="001F42D3" w:rsidRDefault="002B062D" w:rsidP="00506FBD">
            <w:pPr>
              <w:pStyle w:val="TableEntry"/>
            </w:pPr>
            <w:r w:rsidRPr="001F42D3">
              <w:t> </w:t>
            </w:r>
            <w:r w:rsidR="003D003E" w:rsidRPr="001F42D3">
              <w:t>}</w:t>
            </w:r>
          </w:p>
        </w:tc>
        <w:tc>
          <w:tcPr>
            <w:tcW w:w="0" w:type="auto"/>
          </w:tcPr>
          <w:p w14:paraId="23DDDB97" w14:textId="77777777" w:rsidR="00B11855" w:rsidRPr="001F42D3" w:rsidRDefault="003D003E" w:rsidP="00506FBD">
            <w:pPr>
              <w:pStyle w:val="TableEntry"/>
            </w:pPr>
            <w:r w:rsidRPr="001F42D3">
              <w:t>--- ORDER_OBSERVATION end</w:t>
            </w:r>
          </w:p>
        </w:tc>
        <w:tc>
          <w:tcPr>
            <w:tcW w:w="0" w:type="auto"/>
          </w:tcPr>
          <w:p w14:paraId="113E04C1" w14:textId="77777777" w:rsidR="00B11855" w:rsidRPr="001F42D3" w:rsidRDefault="00B11855" w:rsidP="00506FBD">
            <w:pPr>
              <w:pStyle w:val="TableEntry"/>
            </w:pPr>
          </w:p>
        </w:tc>
        <w:tc>
          <w:tcPr>
            <w:tcW w:w="0" w:type="auto"/>
          </w:tcPr>
          <w:p w14:paraId="13490BE0" w14:textId="77777777" w:rsidR="00B11855" w:rsidRPr="001F42D3" w:rsidRDefault="00B11855" w:rsidP="00506FBD">
            <w:pPr>
              <w:pStyle w:val="TableEntry"/>
            </w:pPr>
          </w:p>
        </w:tc>
        <w:tc>
          <w:tcPr>
            <w:tcW w:w="0" w:type="auto"/>
          </w:tcPr>
          <w:p w14:paraId="745946D8" w14:textId="77777777" w:rsidR="00B11855" w:rsidRPr="001F42D3" w:rsidRDefault="00B11855" w:rsidP="00506FBD">
            <w:pPr>
              <w:pStyle w:val="TableEntry"/>
            </w:pPr>
          </w:p>
        </w:tc>
      </w:tr>
      <w:tr w:rsidR="00C40FD5" w:rsidRPr="001F42D3" w14:paraId="152A5B3E" w14:textId="77777777" w:rsidTr="009B6563">
        <w:trPr>
          <w:cantSplit/>
          <w:jc w:val="center"/>
        </w:trPr>
        <w:tc>
          <w:tcPr>
            <w:tcW w:w="0" w:type="auto"/>
          </w:tcPr>
          <w:p w14:paraId="33A950D1" w14:textId="77777777" w:rsidR="00B11855" w:rsidRPr="001F42D3" w:rsidRDefault="003D003E" w:rsidP="00506FBD">
            <w:pPr>
              <w:pStyle w:val="TableEntry"/>
            </w:pPr>
            <w:r w:rsidRPr="001F42D3">
              <w:t>}</w:t>
            </w:r>
          </w:p>
        </w:tc>
        <w:tc>
          <w:tcPr>
            <w:tcW w:w="0" w:type="auto"/>
          </w:tcPr>
          <w:p w14:paraId="018E26B7" w14:textId="77777777" w:rsidR="00B11855" w:rsidRPr="001F42D3" w:rsidRDefault="003D003E" w:rsidP="00506FBD">
            <w:pPr>
              <w:pStyle w:val="TableEntry"/>
            </w:pPr>
            <w:r w:rsidRPr="001F42D3">
              <w:t>--- PATIENT_RESULT end</w:t>
            </w:r>
          </w:p>
        </w:tc>
        <w:tc>
          <w:tcPr>
            <w:tcW w:w="0" w:type="auto"/>
          </w:tcPr>
          <w:p w14:paraId="456FE437" w14:textId="77777777" w:rsidR="00B11855" w:rsidRPr="001F42D3" w:rsidRDefault="00B11855" w:rsidP="00506FBD">
            <w:pPr>
              <w:pStyle w:val="TableEntry"/>
            </w:pPr>
          </w:p>
        </w:tc>
        <w:tc>
          <w:tcPr>
            <w:tcW w:w="0" w:type="auto"/>
          </w:tcPr>
          <w:p w14:paraId="7092F27D" w14:textId="77777777" w:rsidR="00B11855" w:rsidRPr="001F42D3" w:rsidRDefault="00B11855" w:rsidP="00506FBD">
            <w:pPr>
              <w:pStyle w:val="TableEntry"/>
            </w:pPr>
          </w:p>
        </w:tc>
        <w:tc>
          <w:tcPr>
            <w:tcW w:w="0" w:type="auto"/>
          </w:tcPr>
          <w:p w14:paraId="506D88EA" w14:textId="77777777" w:rsidR="00B11855" w:rsidRPr="001F42D3" w:rsidRDefault="00B11855" w:rsidP="00506FBD">
            <w:pPr>
              <w:pStyle w:val="TableEntry"/>
            </w:pPr>
          </w:p>
        </w:tc>
      </w:tr>
      <w:tr w:rsidR="00C40FD5" w:rsidRPr="001F42D3" w14:paraId="701680E2" w14:textId="77777777" w:rsidTr="009B6563">
        <w:trPr>
          <w:cantSplit/>
          <w:jc w:val="center"/>
        </w:trPr>
        <w:tc>
          <w:tcPr>
            <w:tcW w:w="0" w:type="auto"/>
          </w:tcPr>
          <w:p w14:paraId="14FB1206" w14:textId="77777777" w:rsidR="00B11855" w:rsidRPr="001F42D3" w:rsidRDefault="003D003E" w:rsidP="00506FBD">
            <w:pPr>
              <w:pStyle w:val="TableEntry"/>
            </w:pPr>
            <w:r w:rsidRPr="001F42D3">
              <w:t>[DSC]</w:t>
            </w:r>
          </w:p>
        </w:tc>
        <w:tc>
          <w:tcPr>
            <w:tcW w:w="0" w:type="auto"/>
          </w:tcPr>
          <w:p w14:paraId="7EEF2201" w14:textId="77777777" w:rsidR="00B11855" w:rsidRPr="001F42D3" w:rsidRDefault="003D003E" w:rsidP="00506FBD">
            <w:pPr>
              <w:pStyle w:val="TableEntry"/>
            </w:pPr>
            <w:r w:rsidRPr="001F42D3">
              <w:t>Continuation Pointer</w:t>
            </w:r>
          </w:p>
        </w:tc>
        <w:tc>
          <w:tcPr>
            <w:tcW w:w="0" w:type="auto"/>
          </w:tcPr>
          <w:p w14:paraId="36F8788D" w14:textId="77777777" w:rsidR="00B11855" w:rsidRPr="001F42D3" w:rsidRDefault="003D003E" w:rsidP="00506FBD">
            <w:pPr>
              <w:pStyle w:val="TableEntry"/>
            </w:pPr>
            <w:r w:rsidRPr="001F42D3">
              <w:t>X</w:t>
            </w:r>
          </w:p>
        </w:tc>
        <w:tc>
          <w:tcPr>
            <w:tcW w:w="0" w:type="auto"/>
          </w:tcPr>
          <w:p w14:paraId="75357A2F" w14:textId="77777777" w:rsidR="00B11855" w:rsidRPr="001F42D3" w:rsidRDefault="003D003E" w:rsidP="00506FBD">
            <w:pPr>
              <w:pStyle w:val="TableEntry"/>
            </w:pPr>
            <w:r w:rsidRPr="001F42D3">
              <w:t>[0..0]</w:t>
            </w:r>
          </w:p>
        </w:tc>
        <w:tc>
          <w:tcPr>
            <w:tcW w:w="0" w:type="auto"/>
          </w:tcPr>
          <w:p w14:paraId="1F9D496C" w14:textId="77777777" w:rsidR="00B11855" w:rsidRPr="001F42D3" w:rsidRDefault="003D003E" w:rsidP="000166DD">
            <w:pPr>
              <w:pStyle w:val="TableEntry"/>
            </w:pPr>
            <w:r w:rsidRPr="001F42D3">
              <w:t>2</w:t>
            </w:r>
          </w:p>
        </w:tc>
      </w:tr>
    </w:tbl>
    <w:p w14:paraId="2A5B5756" w14:textId="77777777" w:rsidR="00B11855" w:rsidRPr="001F42D3" w:rsidRDefault="00B11855" w:rsidP="002D1895">
      <w:pPr>
        <w:pStyle w:val="BodyText"/>
      </w:pPr>
    </w:p>
    <w:p w14:paraId="0D325430" w14:textId="6652DF95" w:rsidR="00B11855" w:rsidRPr="001F42D3" w:rsidRDefault="003D003E" w:rsidP="00123C7B">
      <w:pPr>
        <w:pStyle w:val="Heading5"/>
        <w:rPr>
          <w:noProof w:val="0"/>
        </w:rPr>
      </w:pPr>
      <w:bookmarkStart w:id="1382" w:name="_Toc401769760"/>
      <w:bookmarkStart w:id="1383" w:name="_Toc214889650"/>
      <w:r w:rsidRPr="001F42D3">
        <w:rPr>
          <w:noProof w:val="0"/>
        </w:rPr>
        <w:t>Trigger events</w:t>
      </w:r>
      <w:bookmarkEnd w:id="1382"/>
      <w:bookmarkEnd w:id="1383"/>
    </w:p>
    <w:p w14:paraId="5ED47606" w14:textId="77777777" w:rsidR="00B11855" w:rsidRPr="001F42D3" w:rsidRDefault="003D003E" w:rsidP="00AF4ED1">
      <w:pPr>
        <w:pStyle w:val="BodyText"/>
      </w:pPr>
      <w:r w:rsidRPr="001F42D3">
        <w:t xml:space="preserve">The ORU^R01^ORU_R01 message is an unsolicited update initiated by the Device Observation Reporter. The ORU^R01 can be sent with or without a preceding order, since it is common in a clinical setting for device data to be reported without a specific order having been transacted in </w:t>
      </w:r>
      <w:r w:rsidRPr="001F42D3">
        <w:lastRenderedPageBreak/>
        <w:t xml:space="preserve">the information system (that is, the reporting is the result of a "standing order" for monitoring in a particular clinical situation). </w:t>
      </w:r>
    </w:p>
    <w:p w14:paraId="17C0B40D" w14:textId="72A05570" w:rsidR="00B11855" w:rsidRPr="001F42D3" w:rsidRDefault="003D003E" w:rsidP="00AF4ED1">
      <w:pPr>
        <w:pStyle w:val="BodyText"/>
      </w:pPr>
      <w:r w:rsidRPr="001F42D3">
        <w:t xml:space="preserve">While a DOR may be implemented directly on a medical device, it is more often implemented on a gateway or intermediary device as an application which implements the DOR, receiving data from one or more patient care devices using either standards-based or proprietary protocols which are outside the current scope of the IHE </w:t>
      </w:r>
      <w:r w:rsidR="007E67D4" w:rsidRPr="001F42D3">
        <w:t>DEV TF</w:t>
      </w:r>
      <w:r w:rsidRPr="001F42D3">
        <w:t>.</w:t>
      </w:r>
    </w:p>
    <w:p w14:paraId="56C81177" w14:textId="77777777" w:rsidR="00B11855" w:rsidRPr="001F42D3" w:rsidRDefault="003D003E" w:rsidP="00AF4ED1">
      <w:pPr>
        <w:pStyle w:val="BodyText"/>
      </w:pPr>
      <w:r w:rsidRPr="001F42D3">
        <w:t>In general, the DOR sends periodic reports at an interval of between several times per minute (high acuity) and a maximum interval of 24 hours (chronic, home health) with a typical interval of 1 minute. The minimum and maximum intervals are configured at implementation. The DOR may also send aperiodic reports for "event type" information. The DOR shall not do interpolation of data received from the PCD source.</w:t>
      </w:r>
    </w:p>
    <w:p w14:paraId="5452EBA7" w14:textId="2DB34C45" w:rsidR="00B11855" w:rsidRPr="001F42D3" w:rsidRDefault="003D003E" w:rsidP="00123C7B">
      <w:pPr>
        <w:pStyle w:val="Heading5"/>
        <w:rPr>
          <w:noProof w:val="0"/>
        </w:rPr>
      </w:pPr>
      <w:bookmarkStart w:id="1384" w:name="_Toc401769761"/>
      <w:bookmarkStart w:id="1385" w:name="_Toc214889651"/>
      <w:r w:rsidRPr="001F42D3">
        <w:rPr>
          <w:noProof w:val="0"/>
        </w:rPr>
        <w:t>Message Semantics</w:t>
      </w:r>
      <w:bookmarkEnd w:id="1384"/>
      <w:bookmarkEnd w:id="1385"/>
    </w:p>
    <w:p w14:paraId="0C275551" w14:textId="13FC2CD6" w:rsidR="00B11855" w:rsidRPr="001F42D3" w:rsidRDefault="003D003E" w:rsidP="00AF4ED1">
      <w:pPr>
        <w:pStyle w:val="BodyText"/>
      </w:pPr>
      <w:r w:rsidRPr="001F42D3">
        <w:t xml:space="preserve">Refer to the </w:t>
      </w:r>
      <w:r w:rsidR="006D613E" w:rsidRPr="001F42D3">
        <w:t>HL7</w:t>
      </w:r>
      <w:r w:rsidR="00995105" w:rsidRPr="001F42D3">
        <w:t xml:space="preserve"> </w:t>
      </w:r>
      <w:r w:rsidRPr="001F42D3">
        <w:t xml:space="preserve">standard for the ORU message of </w:t>
      </w:r>
      <w:r w:rsidR="006D613E" w:rsidRPr="001F42D3">
        <w:t>HL7</w:t>
      </w:r>
      <w:r w:rsidR="00995105" w:rsidRPr="001F42D3">
        <w:t xml:space="preserve"> </w:t>
      </w:r>
      <w:r w:rsidRPr="001F42D3">
        <w:t>2.6 Chapter 7 and the general message semantics.</w:t>
      </w:r>
    </w:p>
    <w:p w14:paraId="5C00AA43" w14:textId="77777777" w:rsidR="005A4CB1" w:rsidRPr="001F42D3" w:rsidRDefault="003D003E" w:rsidP="00AF4ED1">
      <w:pPr>
        <w:pStyle w:val="BodyText"/>
      </w:pPr>
      <w:r w:rsidRPr="001F42D3">
        <w:t>The ORU^OR1^ORU_R01 message structure provides the mechanisms for mapping the hierarchical structure of an IEEE 11073 containment tree to a series of OBX messages each of which is optionally qualified by a note which immediately follows the respective OBX. See the discussion of how the containment is represented using a "dotted notation" in field OBX-4 Observation Sub-ID in Appendix B, Section B.8</w:t>
      </w:r>
      <w:r w:rsidR="00F82FDF" w:rsidRPr="001F42D3">
        <w:t>.</w:t>
      </w:r>
    </w:p>
    <w:p w14:paraId="2090C221" w14:textId="4C50C749" w:rsidR="00B11855" w:rsidRPr="001F42D3" w:rsidRDefault="003D003E" w:rsidP="00AF4ED1">
      <w:pPr>
        <w:pStyle w:val="BodyText"/>
      </w:pPr>
      <w:r w:rsidRPr="001F42D3">
        <w:t xml:space="preserve">See </w:t>
      </w:r>
      <w:r w:rsidR="00E51575" w:rsidRPr="001F42D3">
        <w:t>Appendix A.1</w:t>
      </w:r>
      <w:r w:rsidR="005A4CB1" w:rsidRPr="001F42D3">
        <w:t xml:space="preserve"> </w:t>
      </w:r>
      <w:r w:rsidRPr="001F42D3">
        <w:t xml:space="preserve">ISO/IEEE Nomenclature mapping to </w:t>
      </w:r>
      <w:r w:rsidR="006D613E" w:rsidRPr="001F42D3">
        <w:t>HL7</w:t>
      </w:r>
      <w:r w:rsidR="00995105" w:rsidRPr="001F42D3">
        <w:t xml:space="preserve"> </w:t>
      </w:r>
      <w:r w:rsidRPr="001F42D3">
        <w:t>OBX-3 for further information on the mapping rules.</w:t>
      </w:r>
    </w:p>
    <w:p w14:paraId="6C743424" w14:textId="51FA288A" w:rsidR="00B11855" w:rsidRPr="001F42D3" w:rsidRDefault="003D003E" w:rsidP="00AF4ED1">
      <w:pPr>
        <w:pStyle w:val="BodyText"/>
      </w:pPr>
      <w:r w:rsidRPr="001F42D3">
        <w:t xml:space="preserve">Examples of ORU^R01^ORU_R01 messages implemented in </w:t>
      </w:r>
      <w:r w:rsidR="006D613E" w:rsidRPr="001F42D3">
        <w:t>HL7</w:t>
      </w:r>
      <w:r w:rsidR="00995105" w:rsidRPr="001F42D3">
        <w:t xml:space="preserve"> </w:t>
      </w:r>
      <w:r w:rsidR="00E86B15" w:rsidRPr="001F42D3">
        <w:t>Encoding Rules (</w:t>
      </w:r>
      <w:r w:rsidRPr="001F42D3">
        <w:t>ER</w:t>
      </w:r>
      <w:r w:rsidR="00E86B15" w:rsidRPr="001F42D3">
        <w:t>7)</w:t>
      </w:r>
      <w:r w:rsidRPr="001F42D3">
        <w:t xml:space="preserve"> are provided in Appendix E.</w:t>
      </w:r>
    </w:p>
    <w:p w14:paraId="41014635" w14:textId="7146EC63" w:rsidR="00B11855" w:rsidRPr="001F42D3" w:rsidRDefault="003D003E" w:rsidP="00123C7B">
      <w:pPr>
        <w:pStyle w:val="Heading5"/>
        <w:rPr>
          <w:noProof w:val="0"/>
        </w:rPr>
      </w:pPr>
      <w:bookmarkStart w:id="1386" w:name="31414_Expected_Actions"/>
      <w:bookmarkStart w:id="1387" w:name="_Toc401769762"/>
      <w:bookmarkStart w:id="1388" w:name="_Toc214889652"/>
      <w:bookmarkEnd w:id="1386"/>
      <w:r w:rsidRPr="001F42D3">
        <w:rPr>
          <w:noProof w:val="0"/>
        </w:rPr>
        <w:t>Expected Actions</w:t>
      </w:r>
      <w:bookmarkEnd w:id="1387"/>
      <w:bookmarkEnd w:id="1388"/>
    </w:p>
    <w:p w14:paraId="68EF4647" w14:textId="04F21AFD" w:rsidR="00B11855" w:rsidRPr="001F42D3" w:rsidRDefault="003D003E" w:rsidP="00AF4ED1">
      <w:pPr>
        <w:pStyle w:val="BodyText"/>
      </w:pPr>
      <w:r w:rsidRPr="001F42D3">
        <w:t xml:space="preserve">The ORU^R01^ORU_R01 message is sent from the DOR to the DOC. Upon </w:t>
      </w:r>
      <w:r w:rsidR="00403636" w:rsidRPr="001F42D3">
        <w:t>receipt,</w:t>
      </w:r>
      <w:r w:rsidRPr="001F42D3">
        <w:t xml:space="preserve"> the DOC validates the message and responds with an acknowledgement as defined in Appendix G.1.1 Acknowledgment Modes.</w:t>
      </w:r>
    </w:p>
    <w:p w14:paraId="3E6808A1" w14:textId="77777777" w:rsidR="00B11855" w:rsidRPr="001F42D3" w:rsidRDefault="003D003E" w:rsidP="00123C7B">
      <w:pPr>
        <w:pStyle w:val="Heading3"/>
        <w:rPr>
          <w:noProof w:val="0"/>
        </w:rPr>
      </w:pPr>
      <w:bookmarkStart w:id="1389" w:name="_Toc401769319"/>
      <w:bookmarkStart w:id="1390" w:name="_Toc401769763"/>
      <w:bookmarkStart w:id="1391" w:name="_Toc214889653"/>
      <w:r w:rsidRPr="001F42D3">
        <w:rPr>
          <w:noProof w:val="0"/>
        </w:rPr>
        <w:t>Security Considerations</w:t>
      </w:r>
      <w:bookmarkEnd w:id="1389"/>
      <w:bookmarkEnd w:id="1390"/>
      <w:bookmarkEnd w:id="1391"/>
    </w:p>
    <w:p w14:paraId="381FE57A" w14:textId="376EEB66" w:rsidR="009F4303" w:rsidRPr="001F42D3" w:rsidRDefault="003D003E" w:rsidP="00AF4ED1">
      <w:pPr>
        <w:pStyle w:val="BodyText"/>
      </w:pPr>
      <w:r w:rsidRPr="001F42D3">
        <w:t xml:space="preserve">During the </w:t>
      </w:r>
      <w:r w:rsidR="00403636" w:rsidRPr="001F42D3">
        <w:t>p</w:t>
      </w:r>
      <w:r w:rsidRPr="001F42D3">
        <w:t>rofile development there were no unusual security or privacy concerns identified. There are no mandatory security controls</w:t>
      </w:r>
      <w:r w:rsidR="00B34624"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3AB33CC2" w14:textId="6FC57022" w:rsidR="00B11855" w:rsidRPr="001F42D3" w:rsidRDefault="00BB3E0D" w:rsidP="00123C7B">
      <w:pPr>
        <w:pStyle w:val="Heading2"/>
        <w:rPr>
          <w:noProof w:val="0"/>
        </w:rPr>
      </w:pPr>
      <w:bookmarkStart w:id="1392" w:name="_Toc214889654"/>
      <w:r w:rsidRPr="001F42D3">
        <w:rPr>
          <w:noProof w:val="0"/>
        </w:rPr>
        <w:lastRenderedPageBreak/>
        <w:t>[</w:t>
      </w:r>
      <w:r w:rsidR="009F4303" w:rsidRPr="001F42D3">
        <w:rPr>
          <w:noProof w:val="0"/>
        </w:rPr>
        <w:t>PCD-02</w:t>
      </w:r>
      <w:r w:rsidRPr="001F42D3">
        <w:rPr>
          <w:noProof w:val="0"/>
        </w:rPr>
        <w:t>]</w:t>
      </w:r>
      <w:r w:rsidR="009F4303" w:rsidRPr="001F42D3">
        <w:rPr>
          <w:noProof w:val="0"/>
        </w:rPr>
        <w:t xml:space="preserve"> Reserved</w:t>
      </w:r>
      <w:bookmarkEnd w:id="1392"/>
    </w:p>
    <w:p w14:paraId="092EA43D" w14:textId="58F7903B" w:rsidR="00424D92" w:rsidRPr="001F42D3" w:rsidRDefault="00424D92" w:rsidP="00123C7B">
      <w:pPr>
        <w:pStyle w:val="Heading2"/>
        <w:rPr>
          <w:noProof w:val="0"/>
        </w:rPr>
      </w:pPr>
      <w:bookmarkStart w:id="1393" w:name="_Toc401770150"/>
      <w:bookmarkStart w:id="1394" w:name="_Toc401770344"/>
      <w:bookmarkStart w:id="1395" w:name="_Toc401770537"/>
      <w:bookmarkStart w:id="1396" w:name="_Toc401770731"/>
      <w:bookmarkStart w:id="1397" w:name="_Toc401770926"/>
      <w:bookmarkStart w:id="1398" w:name="_Toc401771121"/>
      <w:bookmarkStart w:id="1399" w:name="_Toc401771315"/>
      <w:bookmarkStart w:id="1400" w:name="_Toc401771507"/>
      <w:bookmarkStart w:id="1401" w:name="_Toc401771700"/>
      <w:bookmarkStart w:id="1402" w:name="_Toc401771893"/>
      <w:bookmarkStart w:id="1403" w:name="_Toc401772086"/>
      <w:bookmarkStart w:id="1404" w:name="_Toc401772674"/>
      <w:bookmarkStart w:id="1405" w:name="_Toc401773302"/>
      <w:bookmarkStart w:id="1406" w:name="_Toc401774178"/>
      <w:bookmarkStart w:id="1407" w:name="_Toc401769321"/>
      <w:bookmarkStart w:id="1408" w:name="_Toc401769765"/>
      <w:bookmarkStart w:id="1409" w:name="_Toc401770151"/>
      <w:bookmarkStart w:id="1410" w:name="_Toc401770345"/>
      <w:bookmarkStart w:id="1411" w:name="_Toc401770538"/>
      <w:bookmarkStart w:id="1412" w:name="_Toc401770732"/>
      <w:bookmarkStart w:id="1413" w:name="_Toc401770927"/>
      <w:bookmarkStart w:id="1414" w:name="_Toc401771122"/>
      <w:bookmarkStart w:id="1415" w:name="_Toc401771316"/>
      <w:bookmarkStart w:id="1416" w:name="_Toc401771508"/>
      <w:bookmarkStart w:id="1417" w:name="_Toc401771701"/>
      <w:bookmarkStart w:id="1418" w:name="_Toc401771894"/>
      <w:bookmarkStart w:id="1419" w:name="_Toc401772087"/>
      <w:bookmarkStart w:id="1420" w:name="_Toc401772675"/>
      <w:bookmarkStart w:id="1421" w:name="_Toc401773303"/>
      <w:bookmarkStart w:id="1422" w:name="_Toc401774179"/>
      <w:bookmarkStart w:id="1423" w:name="33_PCD03_Communicate_Infusion_"/>
      <w:bookmarkStart w:id="1424" w:name="_Toc401769322"/>
      <w:bookmarkStart w:id="1425" w:name="_Toc401769766"/>
      <w:bookmarkStart w:id="1426" w:name="_Toc214889655"/>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r w:rsidRPr="001F42D3">
        <w:rPr>
          <w:noProof w:val="0"/>
        </w:rPr>
        <w:t>Communicate Infusion Order</w:t>
      </w:r>
      <w:bookmarkEnd w:id="1424"/>
      <w:bookmarkEnd w:id="1425"/>
      <w:r w:rsidR="00BB3E0D" w:rsidRPr="001F42D3">
        <w:rPr>
          <w:noProof w:val="0"/>
        </w:rPr>
        <w:t xml:space="preserve"> [PCD-03]</w:t>
      </w:r>
      <w:bookmarkEnd w:id="1426"/>
    </w:p>
    <w:p w14:paraId="5D5F6FC1" w14:textId="40247D04" w:rsidR="00424D92" w:rsidRPr="001F42D3" w:rsidRDefault="00424D92" w:rsidP="00B74AE3">
      <w:pPr>
        <w:pStyle w:val="BodyText"/>
      </w:pPr>
      <w:r w:rsidRPr="001F42D3">
        <w:t xml:space="preserve">This section specifies </w:t>
      </w:r>
      <w:r w:rsidR="00647994" w:rsidRPr="001F42D3">
        <w:t>t</w:t>
      </w:r>
      <w:r w:rsidRPr="001F42D3">
        <w:t xml:space="preserve">ransaction </w:t>
      </w:r>
      <w:r w:rsidR="00647994" w:rsidRPr="001F42D3">
        <w:t>[PCD-03]</w:t>
      </w:r>
      <w:r w:rsidRPr="001F42D3">
        <w:t xml:space="preserve"> of the IHE Device</w:t>
      </w:r>
      <w:r w:rsidR="00F16DA2" w:rsidRPr="001F42D3">
        <w:t>s</w:t>
      </w:r>
      <w:r w:rsidRPr="001F42D3">
        <w:t xml:space="preserve"> Technical Framework. Transaction </w:t>
      </w:r>
      <w:r w:rsidR="00647994" w:rsidRPr="001F42D3">
        <w:t>[PCD-03]</w:t>
      </w:r>
      <w:r w:rsidRPr="001F42D3">
        <w:t xml:space="preserve"> is used by the Infusion Order Programmer and Infusion Order Consumer.</w:t>
      </w:r>
    </w:p>
    <w:p w14:paraId="314F36C6" w14:textId="06D8865C" w:rsidR="00424D92" w:rsidRPr="001F42D3" w:rsidRDefault="00424D92" w:rsidP="00B74AE3">
      <w:pPr>
        <w:pStyle w:val="BodyText"/>
      </w:pPr>
      <w:r w:rsidRPr="001F42D3">
        <w:t xml:space="preserve">Since the IOC is typically a gateway rather than an infusion pump, all of the information specified in the Communicate Infusion Order </w:t>
      </w:r>
      <w:r w:rsidR="007426DD" w:rsidRPr="001F42D3">
        <w:t xml:space="preserve">[PCD-03] </w:t>
      </w:r>
      <w:r w:rsidRPr="001F42D3">
        <w:t>transaction is not necessarily provided to or used to program the device.</w:t>
      </w:r>
    </w:p>
    <w:p w14:paraId="46F526D7" w14:textId="77777777" w:rsidR="00424D92" w:rsidRPr="001F42D3" w:rsidRDefault="00424D92" w:rsidP="00506FBD">
      <w:pPr>
        <w:pStyle w:val="Note"/>
        <w:ind w:left="0" w:hanging="2"/>
      </w:pPr>
      <w:r w:rsidRPr="001F42D3">
        <w:t xml:space="preserve">Note: </w:t>
      </w:r>
      <w:r w:rsidR="00FF5580" w:rsidRPr="001F42D3">
        <w:t>S</w:t>
      </w:r>
      <w:r w:rsidRPr="001F42D3">
        <w:t>ee related detail on infusion pump device models and data models in the Device Specialization – Infusion Pump</w:t>
      </w:r>
      <w:r w:rsidR="009536D7" w:rsidRPr="001F42D3">
        <w:t xml:space="preserve"> </w:t>
      </w:r>
      <w:r w:rsidRPr="001F42D3">
        <w:t>PCD profiles for large volume, syringe, and patient controlled analgesia (PCA) pumps.</w:t>
      </w:r>
    </w:p>
    <w:p w14:paraId="45DFE8F0" w14:textId="77777777" w:rsidR="00424D92" w:rsidRPr="001F42D3" w:rsidRDefault="00424D92" w:rsidP="00123C7B">
      <w:pPr>
        <w:pStyle w:val="Heading3"/>
        <w:rPr>
          <w:noProof w:val="0"/>
        </w:rPr>
      </w:pPr>
      <w:bookmarkStart w:id="1427" w:name="331_Scope"/>
      <w:bookmarkStart w:id="1428" w:name="_Toc401769323"/>
      <w:bookmarkStart w:id="1429" w:name="_Toc401769767"/>
      <w:bookmarkStart w:id="1430" w:name="_Toc214889656"/>
      <w:bookmarkEnd w:id="1427"/>
      <w:r w:rsidRPr="001F42D3">
        <w:rPr>
          <w:noProof w:val="0"/>
        </w:rPr>
        <w:t>Scope</w:t>
      </w:r>
      <w:bookmarkEnd w:id="1428"/>
      <w:bookmarkEnd w:id="1429"/>
      <w:bookmarkEnd w:id="1430"/>
    </w:p>
    <w:p w14:paraId="39F80911" w14:textId="77777777" w:rsidR="00424D92" w:rsidRPr="001F42D3" w:rsidRDefault="00424D92" w:rsidP="00BC58BD">
      <w:pPr>
        <w:pStyle w:val="BodyText"/>
      </w:pPr>
      <w:r w:rsidRPr="001F42D3">
        <w:t>This transaction is used to communicate Infusion Order parameters from an Infusion Order Programmer (IOP) to an Infusion Order Consumer (IOC).</w:t>
      </w:r>
    </w:p>
    <w:p w14:paraId="7B80AEC2" w14:textId="77777777" w:rsidR="00424D92" w:rsidRPr="001F42D3" w:rsidRDefault="00424D92" w:rsidP="00123C7B">
      <w:pPr>
        <w:pStyle w:val="Heading3"/>
        <w:rPr>
          <w:noProof w:val="0"/>
        </w:rPr>
      </w:pPr>
      <w:bookmarkStart w:id="1431" w:name="332_Use_Case_Roles"/>
      <w:bookmarkStart w:id="1432" w:name="_Toc401769324"/>
      <w:bookmarkStart w:id="1433" w:name="_Toc401769768"/>
      <w:bookmarkStart w:id="1434" w:name="_Toc214889657"/>
      <w:bookmarkEnd w:id="1431"/>
      <w:r w:rsidRPr="001F42D3">
        <w:rPr>
          <w:noProof w:val="0"/>
        </w:rPr>
        <w:t>Use Case Roles</w:t>
      </w:r>
      <w:bookmarkEnd w:id="1432"/>
      <w:bookmarkEnd w:id="1433"/>
      <w:bookmarkEnd w:id="143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8028"/>
      </w:tblGrid>
      <w:tr w:rsidR="00855E3C" w:rsidRPr="001F42D3" w14:paraId="0E7F5CD2" w14:textId="77777777" w:rsidTr="008C3E59">
        <w:tc>
          <w:tcPr>
            <w:tcW w:w="1548" w:type="dxa"/>
          </w:tcPr>
          <w:p w14:paraId="12BD43A9" w14:textId="77777777" w:rsidR="00855E3C" w:rsidRPr="001F42D3" w:rsidRDefault="00855E3C" w:rsidP="00855E3C">
            <w:pPr>
              <w:pStyle w:val="BodyText"/>
            </w:pPr>
            <w:r w:rsidRPr="001F42D3">
              <w:rPr>
                <w:rStyle w:val="Strong"/>
              </w:rPr>
              <w:t>Actor</w:t>
            </w:r>
          </w:p>
        </w:tc>
        <w:tc>
          <w:tcPr>
            <w:tcW w:w="8028" w:type="dxa"/>
          </w:tcPr>
          <w:p w14:paraId="01D9758D" w14:textId="77777777" w:rsidR="00855E3C" w:rsidRPr="001F42D3" w:rsidRDefault="00855E3C" w:rsidP="00A9614E">
            <w:pPr>
              <w:pStyle w:val="BodyText"/>
            </w:pPr>
            <w:r w:rsidRPr="001F42D3">
              <w:t>Infusion Order Programmer</w:t>
            </w:r>
          </w:p>
        </w:tc>
      </w:tr>
      <w:tr w:rsidR="00855E3C" w:rsidRPr="001F42D3" w14:paraId="5CEAFBA8" w14:textId="77777777" w:rsidTr="008C3E59">
        <w:tc>
          <w:tcPr>
            <w:tcW w:w="1548" w:type="dxa"/>
          </w:tcPr>
          <w:p w14:paraId="4718996A" w14:textId="77777777" w:rsidR="00855E3C" w:rsidRPr="001F42D3" w:rsidRDefault="00855E3C" w:rsidP="00855E3C">
            <w:pPr>
              <w:pStyle w:val="BodyText"/>
            </w:pPr>
            <w:r w:rsidRPr="001F42D3">
              <w:rPr>
                <w:rStyle w:val="Strong"/>
              </w:rPr>
              <w:t>Role</w:t>
            </w:r>
          </w:p>
        </w:tc>
        <w:tc>
          <w:tcPr>
            <w:tcW w:w="8028" w:type="dxa"/>
          </w:tcPr>
          <w:p w14:paraId="15C26009" w14:textId="77777777" w:rsidR="00855E3C" w:rsidRPr="001F42D3" w:rsidRDefault="00855E3C" w:rsidP="00A9614E">
            <w:pPr>
              <w:pStyle w:val="BodyText"/>
            </w:pPr>
            <w:r w:rsidRPr="001F42D3">
              <w:t>Sends Infusion Order parameters to IOC</w:t>
            </w:r>
          </w:p>
        </w:tc>
      </w:tr>
      <w:tr w:rsidR="00855E3C" w:rsidRPr="001F42D3" w14:paraId="55786BAE" w14:textId="77777777" w:rsidTr="008C3E59">
        <w:tc>
          <w:tcPr>
            <w:tcW w:w="1548" w:type="dxa"/>
          </w:tcPr>
          <w:p w14:paraId="3DC53353" w14:textId="77777777" w:rsidR="00855E3C" w:rsidRPr="001F42D3" w:rsidRDefault="00855E3C" w:rsidP="00855E3C">
            <w:pPr>
              <w:pStyle w:val="BodyText"/>
              <w:rPr>
                <w:rStyle w:val="Strong"/>
              </w:rPr>
            </w:pPr>
            <w:r w:rsidRPr="001F42D3">
              <w:rPr>
                <w:rStyle w:val="Strong"/>
              </w:rPr>
              <w:t>Actor</w:t>
            </w:r>
          </w:p>
        </w:tc>
        <w:tc>
          <w:tcPr>
            <w:tcW w:w="8028" w:type="dxa"/>
          </w:tcPr>
          <w:p w14:paraId="514EC214" w14:textId="77777777" w:rsidR="00855E3C" w:rsidRPr="001F42D3" w:rsidRDefault="00855E3C" w:rsidP="00A9614E">
            <w:pPr>
              <w:pStyle w:val="BodyText"/>
              <w:rPr>
                <w:rStyle w:val="Strong"/>
              </w:rPr>
            </w:pPr>
            <w:r w:rsidRPr="001F42D3">
              <w:t>Infusion Order Consumer</w:t>
            </w:r>
          </w:p>
        </w:tc>
      </w:tr>
      <w:tr w:rsidR="00855E3C" w:rsidRPr="001F42D3" w14:paraId="7F7BB5A2" w14:textId="77777777" w:rsidTr="008C3E59">
        <w:tc>
          <w:tcPr>
            <w:tcW w:w="1548" w:type="dxa"/>
          </w:tcPr>
          <w:p w14:paraId="07C7DA11" w14:textId="77777777" w:rsidR="00855E3C" w:rsidRPr="001F42D3" w:rsidRDefault="00855E3C" w:rsidP="00855E3C">
            <w:pPr>
              <w:pStyle w:val="BodyText"/>
              <w:rPr>
                <w:rStyle w:val="Strong"/>
              </w:rPr>
            </w:pPr>
            <w:r w:rsidRPr="001F42D3">
              <w:rPr>
                <w:rStyle w:val="Strong"/>
              </w:rPr>
              <w:t>Role</w:t>
            </w:r>
          </w:p>
        </w:tc>
        <w:tc>
          <w:tcPr>
            <w:tcW w:w="8028" w:type="dxa"/>
          </w:tcPr>
          <w:p w14:paraId="19056837" w14:textId="77777777" w:rsidR="00855E3C" w:rsidRPr="001F42D3" w:rsidRDefault="00855E3C" w:rsidP="00A9614E">
            <w:pPr>
              <w:pStyle w:val="BodyText"/>
              <w:rPr>
                <w:rStyle w:val="Strong"/>
              </w:rPr>
            </w:pPr>
            <w:r w:rsidRPr="001F42D3">
              <w:t>Receives Infusion Order parameters from IOP and in turn programs the pump</w:t>
            </w:r>
          </w:p>
        </w:tc>
      </w:tr>
    </w:tbl>
    <w:p w14:paraId="47F3F5C5" w14:textId="77777777" w:rsidR="00424D92" w:rsidRPr="001F42D3" w:rsidRDefault="00424D92" w:rsidP="00F7428B">
      <w:pPr>
        <w:pStyle w:val="BodyText"/>
      </w:pPr>
    </w:p>
    <w:p w14:paraId="75287263" w14:textId="098EC753" w:rsidR="00424D92" w:rsidRPr="001F42D3" w:rsidRDefault="00424D92" w:rsidP="00123C7B">
      <w:pPr>
        <w:pStyle w:val="Heading3"/>
        <w:rPr>
          <w:noProof w:val="0"/>
        </w:rPr>
      </w:pPr>
      <w:bookmarkStart w:id="1435" w:name="333_Referenced_Standard"/>
      <w:bookmarkStart w:id="1436" w:name="_Toc401769325"/>
      <w:bookmarkStart w:id="1437" w:name="_Toc401769769"/>
      <w:bookmarkStart w:id="1438" w:name="_Toc214889658"/>
      <w:bookmarkEnd w:id="1435"/>
      <w:r w:rsidRPr="001F42D3">
        <w:rPr>
          <w:noProof w:val="0"/>
        </w:rPr>
        <w:t>Referenced Standard</w:t>
      </w:r>
      <w:bookmarkEnd w:id="1436"/>
      <w:bookmarkEnd w:id="1437"/>
      <w:r w:rsidR="00D72462" w:rsidRPr="001F42D3">
        <w:rPr>
          <w:noProof w:val="0"/>
        </w:rPr>
        <w:t>s</w:t>
      </w:r>
      <w:bookmarkEnd w:id="1438"/>
    </w:p>
    <w:p w14:paraId="2BB9286B" w14:textId="08BD97F8" w:rsidR="00424D92" w:rsidRPr="001F42D3" w:rsidRDefault="006D613E" w:rsidP="005C1693">
      <w:pPr>
        <w:pStyle w:val="ListBullet2"/>
      </w:pPr>
      <w:r w:rsidRPr="001F42D3">
        <w:t>HL7</w:t>
      </w:r>
      <w:r w:rsidR="00995105" w:rsidRPr="001F42D3">
        <w:t xml:space="preserve"> </w:t>
      </w:r>
      <w:r w:rsidR="00424D92" w:rsidRPr="001F42D3">
        <w:t>- HL7 Version 2.</w:t>
      </w:r>
      <w:r w:rsidR="001E5ED3">
        <w:t>8.1</w:t>
      </w:r>
      <w:r w:rsidR="001E5ED3" w:rsidRPr="001F42D3">
        <w:t xml:space="preserve"> </w:t>
      </w:r>
      <w:r w:rsidR="00424D92" w:rsidRPr="001F42D3">
        <w:t>Ch4</w:t>
      </w:r>
      <w:r w:rsidR="001E5ED3">
        <w:t>A</w:t>
      </w:r>
      <w:r w:rsidR="00424D92" w:rsidRPr="001F42D3">
        <w:t xml:space="preserve"> Order Entry</w:t>
      </w:r>
    </w:p>
    <w:p w14:paraId="79504C70" w14:textId="77777777" w:rsidR="00424D92" w:rsidRPr="001F42D3" w:rsidRDefault="00424D92" w:rsidP="005C1693">
      <w:pPr>
        <w:pStyle w:val="ListBullet2"/>
      </w:pPr>
      <w:r w:rsidRPr="001F42D3">
        <w:t>ISO/IEEE 11073-10101 Nomenclature</w:t>
      </w:r>
    </w:p>
    <w:p w14:paraId="45818302" w14:textId="1927973A" w:rsidR="00D72462" w:rsidRPr="001F42D3" w:rsidRDefault="00D72462" w:rsidP="005C1693">
      <w:pPr>
        <w:pStyle w:val="ListBullet2"/>
      </w:pPr>
      <w:r w:rsidRPr="001F42D3">
        <w:t>ISO/IEEE 11073-10201 Domain Information Model</w:t>
      </w:r>
    </w:p>
    <w:p w14:paraId="18914E0A" w14:textId="25774970" w:rsidR="00424D92" w:rsidRPr="001F42D3" w:rsidRDefault="005B0C7C" w:rsidP="00123C7B">
      <w:pPr>
        <w:pStyle w:val="Heading3"/>
        <w:rPr>
          <w:noProof w:val="0"/>
        </w:rPr>
      </w:pPr>
      <w:bookmarkStart w:id="1439" w:name="334_Interaction_Diagram"/>
      <w:bookmarkStart w:id="1440" w:name="_Toc214889659"/>
      <w:bookmarkEnd w:id="1439"/>
      <w:r w:rsidRPr="001F42D3">
        <w:rPr>
          <w:noProof w:val="0"/>
        </w:rPr>
        <w:t>Messages</w:t>
      </w:r>
      <w:bookmarkEnd w:id="1440"/>
    </w:p>
    <w:p w14:paraId="196B9819" w14:textId="77777777" w:rsidR="00424D92" w:rsidRPr="001F42D3" w:rsidRDefault="00424D92" w:rsidP="001501FA">
      <w:pPr>
        <w:pStyle w:val="BodyText"/>
      </w:pPr>
      <w:r w:rsidRPr="001F42D3">
        <w:t>The following interaction diagram illustrates the implementation.</w:t>
      </w:r>
    </w:p>
    <w:p w14:paraId="4FB6AEFA" w14:textId="77777777" w:rsidR="00424D92" w:rsidRPr="001F42D3" w:rsidRDefault="00424D92" w:rsidP="001501FA">
      <w:pPr>
        <w:pStyle w:val="BodyText"/>
      </w:pPr>
    </w:p>
    <w:p w14:paraId="2E6399FE" w14:textId="77777777" w:rsidR="00BA6DD2" w:rsidRPr="001F42D3" w:rsidRDefault="00F73333" w:rsidP="007E3A28">
      <w:pPr>
        <w:pStyle w:val="BodyText"/>
        <w:jc w:val="center"/>
      </w:pPr>
      <w:r w:rsidRPr="001F42D3">
        <w:rPr>
          <w:noProof/>
        </w:rPr>
        <w:lastRenderedPageBreak/>
        <w:drawing>
          <wp:inline distT="0" distB="0" distL="0" distR="0" wp14:anchorId="34E89F5C" wp14:editId="5B365819">
            <wp:extent cx="2670175" cy="2206625"/>
            <wp:effectExtent l="0" t="0" r="0" b="3175"/>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0175" cy="2206625"/>
                    </a:xfrm>
                    <a:prstGeom prst="rect">
                      <a:avLst/>
                    </a:prstGeom>
                    <a:noFill/>
                    <a:ln>
                      <a:noFill/>
                    </a:ln>
                  </pic:spPr>
                </pic:pic>
              </a:graphicData>
            </a:graphic>
          </wp:inline>
        </w:drawing>
      </w:r>
    </w:p>
    <w:p w14:paraId="3E1771B3" w14:textId="77777777" w:rsidR="00BA6DD2" w:rsidRPr="001F42D3" w:rsidRDefault="00BA6DD2" w:rsidP="001501FA">
      <w:pPr>
        <w:pStyle w:val="BodyText"/>
      </w:pPr>
    </w:p>
    <w:p w14:paraId="2471C45C" w14:textId="77777777" w:rsidR="00424D92" w:rsidRPr="001F42D3" w:rsidRDefault="00424D92" w:rsidP="00CF5627">
      <w:pPr>
        <w:pStyle w:val="FigureTitle"/>
      </w:pPr>
      <w:r w:rsidRPr="001F42D3">
        <w:t>Figure 3.3.4</w:t>
      </w:r>
      <w:r w:rsidR="00D52943" w:rsidRPr="001F42D3">
        <w:rPr>
          <w:rFonts w:eastAsia="MS Gothic"/>
        </w:rPr>
        <w:t>-</w:t>
      </w:r>
      <w:r w:rsidRPr="001F42D3">
        <w:t>1: Communicate Infusion Order</w:t>
      </w:r>
    </w:p>
    <w:p w14:paraId="3A7C4ADF" w14:textId="615120A0" w:rsidR="00424D92" w:rsidRPr="001F42D3" w:rsidRDefault="00647994" w:rsidP="00B74AE3">
      <w:pPr>
        <w:pStyle w:val="Heading4"/>
        <w:rPr>
          <w:noProof w:val="0"/>
        </w:rPr>
      </w:pPr>
      <w:bookmarkStart w:id="1441" w:name="_Toc497485517"/>
      <w:bookmarkStart w:id="1442" w:name="_Toc497485854"/>
      <w:bookmarkStart w:id="1443" w:name="_Toc497486081"/>
      <w:bookmarkStart w:id="1444" w:name="_Toc497486358"/>
      <w:bookmarkStart w:id="1445" w:name="_Toc497486585"/>
      <w:bookmarkStart w:id="1446" w:name="_Toc497493454"/>
      <w:bookmarkStart w:id="1447" w:name="3341_PCD03_Communicate_Infusio"/>
      <w:bookmarkStart w:id="1448" w:name="_Toc401769771"/>
      <w:bookmarkStart w:id="1449" w:name="_Toc214889660"/>
      <w:bookmarkEnd w:id="1441"/>
      <w:bookmarkEnd w:id="1442"/>
      <w:bookmarkEnd w:id="1443"/>
      <w:bookmarkEnd w:id="1444"/>
      <w:bookmarkEnd w:id="1445"/>
      <w:bookmarkEnd w:id="1446"/>
      <w:bookmarkEnd w:id="1447"/>
      <w:r w:rsidRPr="001F42D3">
        <w:rPr>
          <w:noProof w:val="0"/>
        </w:rPr>
        <w:t>PCD-03</w:t>
      </w:r>
      <w:r w:rsidR="00424D92" w:rsidRPr="001F42D3">
        <w:rPr>
          <w:noProof w:val="0"/>
        </w:rPr>
        <w:t xml:space="preserve"> Communicate Infusion Order (RGV^O15^RGV_O15) static definition</w:t>
      </w:r>
      <w:bookmarkEnd w:id="1448"/>
      <w:bookmarkEnd w:id="1449"/>
    </w:p>
    <w:p w14:paraId="4D512953" w14:textId="01B78D67" w:rsidR="00424D92" w:rsidRPr="001F42D3" w:rsidRDefault="00424D92" w:rsidP="001060A2">
      <w:pPr>
        <w:pStyle w:val="BodyText"/>
      </w:pPr>
      <w:r w:rsidRPr="001F42D3">
        <w:t xml:space="preserve">The </w:t>
      </w:r>
      <w:r w:rsidR="00647994" w:rsidRPr="001F42D3">
        <w:t>PCD-03</w:t>
      </w:r>
      <w:r w:rsidRPr="001F42D3">
        <w:t xml:space="preserve"> Communicate Infusion Order message is used to communicate infusion data from an Infusion Order Programmer (IOP) to an Infusion Order Consumer (IOC).</w:t>
      </w:r>
    </w:p>
    <w:p w14:paraId="3DAB269A" w14:textId="31ACE63A" w:rsidR="00424D92" w:rsidRPr="001F42D3" w:rsidRDefault="00424D92" w:rsidP="001060A2">
      <w:pPr>
        <w:pStyle w:val="BodyText"/>
      </w:pPr>
      <w:r w:rsidRPr="001F42D3">
        <w:t xml:space="preserve">Since the IOC is typically a gateway rather than an infusion pump, all of the information specified in the Communicate Infusion Order </w:t>
      </w:r>
      <w:r w:rsidR="007426DD" w:rsidRPr="001F42D3">
        <w:t xml:space="preserve">[PCD-03] </w:t>
      </w:r>
      <w:r w:rsidRPr="001F42D3">
        <w:t>transaction is not necessarily provided to or used to program the device.</w:t>
      </w:r>
    </w:p>
    <w:p w14:paraId="69F4A66D" w14:textId="510915E9" w:rsidR="00424D92" w:rsidRPr="001F42D3" w:rsidRDefault="00424D92" w:rsidP="001060A2">
      <w:pPr>
        <w:pStyle w:val="BodyText"/>
      </w:pPr>
      <w:r w:rsidRPr="001F42D3">
        <w:t xml:space="preserve">All </w:t>
      </w:r>
      <w:r w:rsidR="006D613E" w:rsidRPr="001F42D3">
        <w:t>HL7</w:t>
      </w:r>
      <w:r w:rsidR="00995105" w:rsidRPr="001F42D3">
        <w:t xml:space="preserve"> </w:t>
      </w:r>
      <w:r w:rsidRPr="001F42D3">
        <w:t xml:space="preserve">segments used in the </w:t>
      </w:r>
      <w:r w:rsidR="00647994" w:rsidRPr="001F42D3">
        <w:t>[PCD-03]</w:t>
      </w:r>
      <w:r w:rsidRPr="001F42D3">
        <w:t xml:space="preserve"> transaction are defined within this document. </w:t>
      </w:r>
    </w:p>
    <w:p w14:paraId="69A1A48C" w14:textId="05307891" w:rsidR="00F82FDF" w:rsidRPr="001F42D3" w:rsidRDefault="00424D92" w:rsidP="00DE39CA">
      <w:pPr>
        <w:pStyle w:val="Heading4"/>
        <w:rPr>
          <w:noProof w:val="0"/>
        </w:rPr>
      </w:pPr>
      <w:bookmarkStart w:id="1450" w:name="3342_RGVO15RGVO15_PharmacyTrea"/>
      <w:bookmarkStart w:id="1451" w:name="_Toc401769772"/>
      <w:bookmarkStart w:id="1452" w:name="_Toc214889661"/>
      <w:bookmarkEnd w:id="1450"/>
      <w:r w:rsidRPr="001F42D3">
        <w:rPr>
          <w:noProof w:val="0"/>
        </w:rPr>
        <w:t>RGV^O15^RGV_O15 Pharmacy/Treatment Give Message</w:t>
      </w:r>
      <w:bookmarkEnd w:id="1451"/>
      <w:bookmarkEnd w:id="1452"/>
    </w:p>
    <w:p w14:paraId="215FA4BD" w14:textId="77777777" w:rsidR="00424D92" w:rsidRPr="001F42D3" w:rsidRDefault="00424D92" w:rsidP="00CF5627">
      <w:pPr>
        <w:pStyle w:val="TableTitle"/>
      </w:pPr>
      <w:r w:rsidRPr="001F42D3">
        <w:t>Table 3.3.4.2-1: RGV^O15^RGV_O15 Pharmacy/Treatment Give Message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4"/>
        <w:gridCol w:w="2960"/>
        <w:gridCol w:w="1578"/>
        <w:gridCol w:w="1532"/>
        <w:gridCol w:w="1626"/>
      </w:tblGrid>
      <w:tr w:rsidR="003019C5" w:rsidRPr="001F42D3" w14:paraId="46CCA924" w14:textId="77777777" w:rsidTr="00A92110">
        <w:trPr>
          <w:cantSplit/>
          <w:tblHeader/>
          <w:jc w:val="center"/>
        </w:trPr>
        <w:tc>
          <w:tcPr>
            <w:tcW w:w="1860" w:type="dxa"/>
            <w:shd w:val="clear" w:color="auto" w:fill="D9D9D9"/>
          </w:tcPr>
          <w:p w14:paraId="6D3FB8B4" w14:textId="77777777" w:rsidR="00424D92" w:rsidRPr="001F42D3" w:rsidRDefault="00424D92" w:rsidP="00DE39CA">
            <w:pPr>
              <w:pStyle w:val="TableEntryHeader"/>
            </w:pPr>
            <w:r w:rsidRPr="001F42D3">
              <w:t>Segment</w:t>
            </w:r>
          </w:p>
        </w:tc>
        <w:tc>
          <w:tcPr>
            <w:tcW w:w="1860" w:type="dxa"/>
            <w:shd w:val="clear" w:color="auto" w:fill="D9D9D9"/>
          </w:tcPr>
          <w:p w14:paraId="409DCD9F" w14:textId="77777777" w:rsidR="00424D92" w:rsidRPr="001F42D3" w:rsidRDefault="00424D92" w:rsidP="00DE39CA">
            <w:pPr>
              <w:pStyle w:val="TableEntryHeader"/>
            </w:pPr>
            <w:r w:rsidRPr="001F42D3">
              <w:t>Meaning</w:t>
            </w:r>
          </w:p>
        </w:tc>
        <w:tc>
          <w:tcPr>
            <w:tcW w:w="1860" w:type="dxa"/>
            <w:shd w:val="clear" w:color="auto" w:fill="D9D9D9"/>
          </w:tcPr>
          <w:p w14:paraId="00E62CE6" w14:textId="77777777" w:rsidR="00424D92" w:rsidRPr="001F42D3" w:rsidRDefault="00424D92" w:rsidP="00DE39CA">
            <w:pPr>
              <w:pStyle w:val="TableEntryHeader"/>
            </w:pPr>
            <w:r w:rsidRPr="001F42D3">
              <w:t>Usage</w:t>
            </w:r>
          </w:p>
        </w:tc>
        <w:tc>
          <w:tcPr>
            <w:tcW w:w="1860" w:type="dxa"/>
            <w:shd w:val="clear" w:color="auto" w:fill="D9D9D9"/>
          </w:tcPr>
          <w:p w14:paraId="195528C2" w14:textId="77777777" w:rsidR="00424D92" w:rsidRPr="001F42D3" w:rsidRDefault="00424D92" w:rsidP="00DE39CA">
            <w:pPr>
              <w:pStyle w:val="TableEntryHeader"/>
            </w:pPr>
            <w:r w:rsidRPr="001F42D3">
              <w:t>Card</w:t>
            </w:r>
          </w:p>
        </w:tc>
        <w:tc>
          <w:tcPr>
            <w:tcW w:w="1860" w:type="dxa"/>
            <w:shd w:val="clear" w:color="auto" w:fill="D9D9D9"/>
          </w:tcPr>
          <w:p w14:paraId="73094C9A" w14:textId="305C333A" w:rsidR="00424D92" w:rsidRPr="001F42D3" w:rsidRDefault="006D613E" w:rsidP="00DE39CA">
            <w:pPr>
              <w:pStyle w:val="TableEntryHeader"/>
            </w:pPr>
            <w:r w:rsidRPr="001F42D3">
              <w:t>HL7</w:t>
            </w:r>
            <w:r w:rsidR="00995105" w:rsidRPr="001F42D3">
              <w:t xml:space="preserve"> </w:t>
            </w:r>
            <w:r w:rsidR="00424D92" w:rsidRPr="001F42D3">
              <w:t>Chapter</w:t>
            </w:r>
          </w:p>
        </w:tc>
      </w:tr>
      <w:tr w:rsidR="00C40FD5" w:rsidRPr="001F42D3" w14:paraId="4F1278DC" w14:textId="77777777" w:rsidTr="009B6563">
        <w:trPr>
          <w:cantSplit/>
          <w:jc w:val="center"/>
        </w:trPr>
        <w:tc>
          <w:tcPr>
            <w:tcW w:w="1860" w:type="dxa"/>
          </w:tcPr>
          <w:p w14:paraId="3481AF9B" w14:textId="77777777" w:rsidR="00424D92" w:rsidRPr="001F42D3" w:rsidRDefault="00424D92" w:rsidP="006C0E8E">
            <w:pPr>
              <w:pStyle w:val="TableEntry"/>
              <w:keepNext/>
            </w:pPr>
            <w:r w:rsidRPr="001F42D3">
              <w:t>MSH</w:t>
            </w:r>
          </w:p>
        </w:tc>
        <w:tc>
          <w:tcPr>
            <w:tcW w:w="1860" w:type="dxa"/>
          </w:tcPr>
          <w:p w14:paraId="6E3AABDE" w14:textId="77777777" w:rsidR="00424D92" w:rsidRPr="001F42D3" w:rsidRDefault="00424D92" w:rsidP="006C0E8E">
            <w:pPr>
              <w:pStyle w:val="TableEntry"/>
              <w:keepNext/>
            </w:pPr>
            <w:r w:rsidRPr="001F42D3">
              <w:t>Message Header</w:t>
            </w:r>
          </w:p>
        </w:tc>
        <w:tc>
          <w:tcPr>
            <w:tcW w:w="1860" w:type="dxa"/>
          </w:tcPr>
          <w:p w14:paraId="5BE04654" w14:textId="77777777" w:rsidR="00424D92" w:rsidRPr="001F42D3" w:rsidRDefault="00424D92" w:rsidP="006C0E8E">
            <w:pPr>
              <w:pStyle w:val="TableEntry"/>
              <w:keepNext/>
            </w:pPr>
            <w:r w:rsidRPr="001F42D3">
              <w:t>R</w:t>
            </w:r>
          </w:p>
        </w:tc>
        <w:tc>
          <w:tcPr>
            <w:tcW w:w="1860" w:type="dxa"/>
          </w:tcPr>
          <w:p w14:paraId="45F6E6E5" w14:textId="77777777" w:rsidR="00424D92" w:rsidRPr="001F42D3" w:rsidRDefault="00424D92" w:rsidP="006C0E8E">
            <w:pPr>
              <w:pStyle w:val="TableEntry"/>
              <w:keepNext/>
            </w:pPr>
            <w:r w:rsidRPr="001F42D3">
              <w:t>[1..1]</w:t>
            </w:r>
          </w:p>
        </w:tc>
        <w:tc>
          <w:tcPr>
            <w:tcW w:w="1860" w:type="dxa"/>
          </w:tcPr>
          <w:p w14:paraId="2C04CBFD" w14:textId="77777777" w:rsidR="00424D92" w:rsidRPr="001F42D3" w:rsidRDefault="00424D92" w:rsidP="006C0E8E">
            <w:pPr>
              <w:pStyle w:val="TableEntry"/>
              <w:keepNext/>
            </w:pPr>
            <w:r w:rsidRPr="001F42D3">
              <w:t>2</w:t>
            </w:r>
          </w:p>
        </w:tc>
      </w:tr>
      <w:tr w:rsidR="00C40FD5" w:rsidRPr="001F42D3" w14:paraId="65EAB8C1" w14:textId="77777777" w:rsidTr="009B6563">
        <w:trPr>
          <w:cantSplit/>
          <w:jc w:val="center"/>
        </w:trPr>
        <w:tc>
          <w:tcPr>
            <w:tcW w:w="1860" w:type="dxa"/>
          </w:tcPr>
          <w:p w14:paraId="12B3627F" w14:textId="77777777" w:rsidR="00424D92" w:rsidRPr="001F42D3" w:rsidRDefault="00424D92" w:rsidP="006C0E8E">
            <w:pPr>
              <w:pStyle w:val="TableEntry"/>
              <w:keepNext/>
            </w:pPr>
            <w:r w:rsidRPr="001F42D3">
              <w:t>[{ SFT }]</w:t>
            </w:r>
          </w:p>
        </w:tc>
        <w:tc>
          <w:tcPr>
            <w:tcW w:w="1860" w:type="dxa"/>
          </w:tcPr>
          <w:p w14:paraId="06D65C0F" w14:textId="77777777" w:rsidR="00424D92" w:rsidRPr="001F42D3" w:rsidRDefault="00424D92" w:rsidP="006C0E8E">
            <w:pPr>
              <w:pStyle w:val="TableEntry"/>
              <w:keepNext/>
            </w:pPr>
            <w:r w:rsidRPr="001F42D3">
              <w:t>Software</w:t>
            </w:r>
          </w:p>
        </w:tc>
        <w:tc>
          <w:tcPr>
            <w:tcW w:w="1860" w:type="dxa"/>
          </w:tcPr>
          <w:p w14:paraId="68966E95" w14:textId="77777777" w:rsidR="00424D92" w:rsidRPr="001F42D3" w:rsidRDefault="00424D92" w:rsidP="006C0E8E">
            <w:pPr>
              <w:pStyle w:val="TableEntry"/>
              <w:keepNext/>
            </w:pPr>
            <w:r w:rsidRPr="001F42D3">
              <w:t>X</w:t>
            </w:r>
          </w:p>
        </w:tc>
        <w:tc>
          <w:tcPr>
            <w:tcW w:w="1860" w:type="dxa"/>
          </w:tcPr>
          <w:p w14:paraId="6E1D40BD" w14:textId="77777777" w:rsidR="00424D92" w:rsidRPr="001F42D3" w:rsidRDefault="00424D92" w:rsidP="006C0E8E">
            <w:pPr>
              <w:pStyle w:val="TableEntry"/>
              <w:keepNext/>
              <w:rPr>
                <w:rFonts w:ascii="Arial" w:hAnsi="Arial" w:cs="Courier New"/>
                <w:color w:val="000000"/>
              </w:rPr>
            </w:pPr>
          </w:p>
        </w:tc>
        <w:tc>
          <w:tcPr>
            <w:tcW w:w="1860" w:type="dxa"/>
          </w:tcPr>
          <w:p w14:paraId="7349811A" w14:textId="77777777" w:rsidR="00424D92" w:rsidRPr="001F42D3" w:rsidRDefault="00424D92" w:rsidP="006C0E8E">
            <w:pPr>
              <w:pStyle w:val="TableEntry"/>
              <w:keepNext/>
            </w:pPr>
            <w:r w:rsidRPr="001F42D3">
              <w:t>2</w:t>
            </w:r>
          </w:p>
        </w:tc>
      </w:tr>
      <w:tr w:rsidR="00C40FD5" w:rsidRPr="001F42D3" w14:paraId="1E70B962" w14:textId="77777777" w:rsidTr="009B6563">
        <w:trPr>
          <w:cantSplit/>
          <w:jc w:val="center"/>
        </w:trPr>
        <w:tc>
          <w:tcPr>
            <w:tcW w:w="1860" w:type="dxa"/>
          </w:tcPr>
          <w:p w14:paraId="78BEBD1F" w14:textId="77777777" w:rsidR="00424D92" w:rsidRPr="001F42D3" w:rsidRDefault="00424D92" w:rsidP="006C0E8E">
            <w:pPr>
              <w:pStyle w:val="TableEntry"/>
              <w:keepNext/>
            </w:pPr>
            <w:r w:rsidRPr="001F42D3">
              <w:t>[{ NTE }]</w:t>
            </w:r>
          </w:p>
        </w:tc>
        <w:tc>
          <w:tcPr>
            <w:tcW w:w="1860" w:type="dxa"/>
          </w:tcPr>
          <w:p w14:paraId="486A3583" w14:textId="77777777" w:rsidR="00424D92" w:rsidRPr="001F42D3" w:rsidRDefault="00424D92" w:rsidP="006C0E8E">
            <w:pPr>
              <w:pStyle w:val="TableEntry"/>
              <w:keepNext/>
            </w:pPr>
            <w:r w:rsidRPr="001F42D3">
              <w:t>Notes and Comments (for Header)</w:t>
            </w:r>
          </w:p>
        </w:tc>
        <w:tc>
          <w:tcPr>
            <w:tcW w:w="1860" w:type="dxa"/>
          </w:tcPr>
          <w:p w14:paraId="2D93C81E" w14:textId="77777777" w:rsidR="00424D92" w:rsidRPr="001F42D3" w:rsidRDefault="00424D92" w:rsidP="006C0E8E">
            <w:pPr>
              <w:pStyle w:val="TableEntry"/>
              <w:keepNext/>
            </w:pPr>
            <w:r w:rsidRPr="001F42D3">
              <w:t>X</w:t>
            </w:r>
          </w:p>
        </w:tc>
        <w:tc>
          <w:tcPr>
            <w:tcW w:w="1860" w:type="dxa"/>
          </w:tcPr>
          <w:p w14:paraId="19710576" w14:textId="77777777" w:rsidR="00424D92" w:rsidRPr="001F42D3" w:rsidRDefault="00424D92" w:rsidP="006C0E8E">
            <w:pPr>
              <w:pStyle w:val="TableEntry"/>
              <w:keepNext/>
              <w:rPr>
                <w:rFonts w:ascii="Arial" w:hAnsi="Arial" w:cs="Courier New"/>
                <w:color w:val="000000"/>
              </w:rPr>
            </w:pPr>
          </w:p>
        </w:tc>
        <w:tc>
          <w:tcPr>
            <w:tcW w:w="1860" w:type="dxa"/>
          </w:tcPr>
          <w:p w14:paraId="1FEB3C30" w14:textId="77777777" w:rsidR="00424D92" w:rsidRPr="001F42D3" w:rsidRDefault="00424D92" w:rsidP="006C0E8E">
            <w:pPr>
              <w:pStyle w:val="TableEntry"/>
              <w:keepNext/>
            </w:pPr>
            <w:r w:rsidRPr="001F42D3">
              <w:t>2</w:t>
            </w:r>
          </w:p>
        </w:tc>
      </w:tr>
      <w:tr w:rsidR="00C40FD5" w:rsidRPr="001F42D3" w14:paraId="6A4D408C" w14:textId="77777777" w:rsidTr="009B6563">
        <w:trPr>
          <w:cantSplit/>
          <w:jc w:val="center"/>
        </w:trPr>
        <w:tc>
          <w:tcPr>
            <w:tcW w:w="1860" w:type="dxa"/>
          </w:tcPr>
          <w:p w14:paraId="6584A410" w14:textId="77777777" w:rsidR="00424D92" w:rsidRPr="001F42D3" w:rsidRDefault="00424D92" w:rsidP="006C0E8E">
            <w:pPr>
              <w:pStyle w:val="TableEntry"/>
              <w:keepNext/>
            </w:pPr>
            <w:r w:rsidRPr="001F42D3">
              <w:t xml:space="preserve">[  </w:t>
            </w:r>
          </w:p>
        </w:tc>
        <w:tc>
          <w:tcPr>
            <w:tcW w:w="1860" w:type="dxa"/>
          </w:tcPr>
          <w:p w14:paraId="2C96F43F" w14:textId="77777777" w:rsidR="00424D92" w:rsidRPr="001F42D3" w:rsidRDefault="00424D92" w:rsidP="006C0E8E">
            <w:pPr>
              <w:pStyle w:val="TableEntry"/>
              <w:keepNext/>
            </w:pPr>
            <w:r w:rsidRPr="001F42D3">
              <w:t>--- PATIENT begin</w:t>
            </w:r>
          </w:p>
        </w:tc>
        <w:tc>
          <w:tcPr>
            <w:tcW w:w="1860" w:type="dxa"/>
          </w:tcPr>
          <w:p w14:paraId="3624E715" w14:textId="77777777" w:rsidR="00424D92" w:rsidRPr="001F42D3" w:rsidRDefault="00424D92" w:rsidP="006C0E8E">
            <w:pPr>
              <w:pStyle w:val="TableEntry"/>
              <w:keepNext/>
              <w:rPr>
                <w:rFonts w:ascii="Arial" w:hAnsi="Arial" w:cs="Courier New"/>
                <w:color w:val="000000"/>
              </w:rPr>
            </w:pPr>
          </w:p>
        </w:tc>
        <w:tc>
          <w:tcPr>
            <w:tcW w:w="1860" w:type="dxa"/>
          </w:tcPr>
          <w:p w14:paraId="40C1F46F" w14:textId="77777777" w:rsidR="00424D92" w:rsidRPr="001F42D3" w:rsidRDefault="00424D92" w:rsidP="006C0E8E">
            <w:pPr>
              <w:pStyle w:val="TableEntry"/>
              <w:keepNext/>
              <w:rPr>
                <w:rFonts w:ascii="Arial" w:hAnsi="Arial" w:cs="Courier New"/>
                <w:color w:val="000000"/>
              </w:rPr>
            </w:pPr>
          </w:p>
        </w:tc>
        <w:tc>
          <w:tcPr>
            <w:tcW w:w="1860" w:type="dxa"/>
          </w:tcPr>
          <w:p w14:paraId="6BCB1E10" w14:textId="77777777" w:rsidR="00424D92" w:rsidRPr="001F42D3" w:rsidRDefault="00424D92" w:rsidP="006C0E8E">
            <w:pPr>
              <w:pStyle w:val="TableEntry"/>
              <w:keepNext/>
              <w:rPr>
                <w:rFonts w:ascii="Arial" w:hAnsi="Arial" w:cs="Courier New"/>
                <w:color w:val="000000"/>
              </w:rPr>
            </w:pPr>
          </w:p>
        </w:tc>
      </w:tr>
      <w:tr w:rsidR="00C40FD5" w:rsidRPr="001F42D3" w14:paraId="0A9C62E5" w14:textId="77777777" w:rsidTr="009B6563">
        <w:trPr>
          <w:cantSplit/>
          <w:jc w:val="center"/>
        </w:trPr>
        <w:tc>
          <w:tcPr>
            <w:tcW w:w="1860" w:type="dxa"/>
          </w:tcPr>
          <w:p w14:paraId="30B23B10" w14:textId="77777777" w:rsidR="00424D92" w:rsidRPr="001F42D3" w:rsidRDefault="00424D92" w:rsidP="006C0E8E">
            <w:pPr>
              <w:pStyle w:val="TableEntry"/>
              <w:keepNext/>
            </w:pPr>
            <w:r w:rsidRPr="001F42D3">
              <w:t xml:space="preserve">      PID</w:t>
            </w:r>
          </w:p>
        </w:tc>
        <w:tc>
          <w:tcPr>
            <w:tcW w:w="1860" w:type="dxa"/>
          </w:tcPr>
          <w:p w14:paraId="4090A67C" w14:textId="77777777" w:rsidR="00424D92" w:rsidRPr="001F42D3" w:rsidRDefault="00424D92" w:rsidP="006C0E8E">
            <w:pPr>
              <w:pStyle w:val="TableEntry"/>
              <w:keepNext/>
            </w:pPr>
            <w:r w:rsidRPr="001F42D3">
              <w:t>Patient Identification</w:t>
            </w:r>
          </w:p>
        </w:tc>
        <w:tc>
          <w:tcPr>
            <w:tcW w:w="1860" w:type="dxa"/>
          </w:tcPr>
          <w:p w14:paraId="084FBC71" w14:textId="77777777" w:rsidR="00424D92" w:rsidRPr="001F42D3" w:rsidRDefault="00424D92" w:rsidP="006C0E8E">
            <w:pPr>
              <w:pStyle w:val="TableEntry"/>
              <w:keepNext/>
            </w:pPr>
            <w:r w:rsidRPr="001F42D3">
              <w:t>R</w:t>
            </w:r>
          </w:p>
        </w:tc>
        <w:tc>
          <w:tcPr>
            <w:tcW w:w="1860" w:type="dxa"/>
          </w:tcPr>
          <w:p w14:paraId="75FCE2E9" w14:textId="77777777" w:rsidR="00424D92" w:rsidRPr="001F42D3" w:rsidRDefault="00424D92" w:rsidP="006C0E8E">
            <w:pPr>
              <w:pStyle w:val="TableEntry"/>
              <w:keepNext/>
            </w:pPr>
            <w:r w:rsidRPr="001F42D3">
              <w:t>[1..1]</w:t>
            </w:r>
          </w:p>
        </w:tc>
        <w:tc>
          <w:tcPr>
            <w:tcW w:w="1860" w:type="dxa"/>
          </w:tcPr>
          <w:p w14:paraId="0199F6C4" w14:textId="77777777" w:rsidR="00424D92" w:rsidRPr="001F42D3" w:rsidRDefault="00424D92" w:rsidP="006C0E8E">
            <w:pPr>
              <w:pStyle w:val="TableEntry"/>
              <w:keepNext/>
            </w:pPr>
            <w:r w:rsidRPr="001F42D3">
              <w:t>3</w:t>
            </w:r>
          </w:p>
        </w:tc>
      </w:tr>
      <w:tr w:rsidR="00C40FD5" w:rsidRPr="001F42D3" w14:paraId="4E713B03" w14:textId="77777777" w:rsidTr="009B6563">
        <w:trPr>
          <w:cantSplit/>
          <w:jc w:val="center"/>
        </w:trPr>
        <w:tc>
          <w:tcPr>
            <w:tcW w:w="1860" w:type="dxa"/>
          </w:tcPr>
          <w:p w14:paraId="2C8AACAE" w14:textId="77777777" w:rsidR="00424D92" w:rsidRPr="001F42D3" w:rsidRDefault="00424D92" w:rsidP="001060A2">
            <w:pPr>
              <w:pStyle w:val="TableEntry"/>
            </w:pPr>
            <w:r w:rsidRPr="001F42D3">
              <w:t xml:space="preserve">   [{ NTE }]</w:t>
            </w:r>
          </w:p>
        </w:tc>
        <w:tc>
          <w:tcPr>
            <w:tcW w:w="1860" w:type="dxa"/>
          </w:tcPr>
          <w:p w14:paraId="5F0F6B1C" w14:textId="77777777" w:rsidR="00424D92" w:rsidRPr="001F42D3" w:rsidRDefault="00424D92" w:rsidP="001060A2">
            <w:pPr>
              <w:pStyle w:val="TableEntry"/>
            </w:pPr>
            <w:r w:rsidRPr="001F42D3">
              <w:t>Notes and Comments (for PID)</w:t>
            </w:r>
          </w:p>
        </w:tc>
        <w:tc>
          <w:tcPr>
            <w:tcW w:w="1860" w:type="dxa"/>
          </w:tcPr>
          <w:p w14:paraId="6D8CF5D6" w14:textId="77777777" w:rsidR="00424D92" w:rsidRPr="001F42D3" w:rsidRDefault="00424D92" w:rsidP="001060A2">
            <w:pPr>
              <w:pStyle w:val="TableEntry"/>
            </w:pPr>
            <w:r w:rsidRPr="001F42D3">
              <w:t>X</w:t>
            </w:r>
          </w:p>
        </w:tc>
        <w:tc>
          <w:tcPr>
            <w:tcW w:w="1860" w:type="dxa"/>
          </w:tcPr>
          <w:p w14:paraId="53C00109" w14:textId="77777777" w:rsidR="00424D92" w:rsidRPr="001F42D3" w:rsidRDefault="00424D92" w:rsidP="001060A2">
            <w:pPr>
              <w:pStyle w:val="TableEntry"/>
              <w:rPr>
                <w:rFonts w:ascii="Arial" w:hAnsi="Arial" w:cs="Courier New"/>
                <w:color w:val="000000"/>
              </w:rPr>
            </w:pPr>
          </w:p>
        </w:tc>
        <w:tc>
          <w:tcPr>
            <w:tcW w:w="1860" w:type="dxa"/>
          </w:tcPr>
          <w:p w14:paraId="07F49E80" w14:textId="77777777" w:rsidR="00424D92" w:rsidRPr="001F42D3" w:rsidRDefault="00424D92" w:rsidP="001060A2">
            <w:pPr>
              <w:pStyle w:val="TableEntry"/>
            </w:pPr>
            <w:r w:rsidRPr="001F42D3">
              <w:t>2</w:t>
            </w:r>
          </w:p>
        </w:tc>
      </w:tr>
      <w:tr w:rsidR="00C40FD5" w:rsidRPr="001F42D3" w14:paraId="4F3A54F0" w14:textId="77777777" w:rsidTr="009B6563">
        <w:trPr>
          <w:cantSplit/>
          <w:jc w:val="center"/>
        </w:trPr>
        <w:tc>
          <w:tcPr>
            <w:tcW w:w="1860" w:type="dxa"/>
          </w:tcPr>
          <w:p w14:paraId="68F1C9DD" w14:textId="77777777" w:rsidR="00424D92" w:rsidRPr="001F42D3" w:rsidRDefault="00424D92" w:rsidP="001060A2">
            <w:pPr>
              <w:pStyle w:val="TableEntry"/>
            </w:pPr>
            <w:r w:rsidRPr="001F42D3">
              <w:t xml:space="preserve">   [{ AL1 }]</w:t>
            </w:r>
          </w:p>
        </w:tc>
        <w:tc>
          <w:tcPr>
            <w:tcW w:w="1860" w:type="dxa"/>
          </w:tcPr>
          <w:p w14:paraId="1EDA1315" w14:textId="77777777" w:rsidR="00424D92" w:rsidRPr="001F42D3" w:rsidRDefault="00424D92" w:rsidP="001060A2">
            <w:pPr>
              <w:pStyle w:val="TableEntry"/>
            </w:pPr>
            <w:r w:rsidRPr="001F42D3">
              <w:t>Allergy Information</w:t>
            </w:r>
          </w:p>
        </w:tc>
        <w:tc>
          <w:tcPr>
            <w:tcW w:w="1860" w:type="dxa"/>
          </w:tcPr>
          <w:p w14:paraId="2F1AC068" w14:textId="77777777" w:rsidR="00424D92" w:rsidRPr="001F42D3" w:rsidRDefault="00424D92" w:rsidP="001060A2">
            <w:pPr>
              <w:pStyle w:val="TableEntry"/>
            </w:pPr>
            <w:r w:rsidRPr="001F42D3">
              <w:t>X</w:t>
            </w:r>
          </w:p>
        </w:tc>
        <w:tc>
          <w:tcPr>
            <w:tcW w:w="1860" w:type="dxa"/>
          </w:tcPr>
          <w:p w14:paraId="30541CF7" w14:textId="77777777" w:rsidR="00424D92" w:rsidRPr="001F42D3" w:rsidRDefault="00424D92" w:rsidP="001060A2">
            <w:pPr>
              <w:pStyle w:val="TableEntry"/>
              <w:rPr>
                <w:rFonts w:ascii="Arial" w:hAnsi="Arial" w:cs="Courier New"/>
                <w:color w:val="000000"/>
              </w:rPr>
            </w:pPr>
          </w:p>
        </w:tc>
        <w:tc>
          <w:tcPr>
            <w:tcW w:w="1860" w:type="dxa"/>
          </w:tcPr>
          <w:p w14:paraId="25E7F8A3" w14:textId="77777777" w:rsidR="00424D92" w:rsidRPr="001F42D3" w:rsidRDefault="00424D92" w:rsidP="001060A2">
            <w:pPr>
              <w:pStyle w:val="TableEntry"/>
            </w:pPr>
            <w:r w:rsidRPr="001F42D3">
              <w:t>2</w:t>
            </w:r>
          </w:p>
        </w:tc>
      </w:tr>
      <w:tr w:rsidR="00C40FD5" w:rsidRPr="001F42D3" w14:paraId="78165BC2" w14:textId="77777777" w:rsidTr="009B6563">
        <w:trPr>
          <w:cantSplit/>
          <w:jc w:val="center"/>
        </w:trPr>
        <w:tc>
          <w:tcPr>
            <w:tcW w:w="1860" w:type="dxa"/>
          </w:tcPr>
          <w:p w14:paraId="0BD95F38" w14:textId="77777777" w:rsidR="00424D92" w:rsidRPr="001F42D3" w:rsidRDefault="00424D92" w:rsidP="001060A2">
            <w:pPr>
              <w:pStyle w:val="TableEntry"/>
            </w:pPr>
            <w:r w:rsidRPr="001F42D3">
              <w:t xml:space="preserve">   [  </w:t>
            </w:r>
          </w:p>
        </w:tc>
        <w:tc>
          <w:tcPr>
            <w:tcW w:w="1860" w:type="dxa"/>
          </w:tcPr>
          <w:p w14:paraId="2D26ADA1" w14:textId="77777777" w:rsidR="00424D92" w:rsidRPr="001F42D3" w:rsidRDefault="00424D92" w:rsidP="001060A2">
            <w:pPr>
              <w:pStyle w:val="TableEntry"/>
            </w:pPr>
            <w:r w:rsidRPr="001F42D3">
              <w:t>--- PATIENT_VISIT begin</w:t>
            </w:r>
          </w:p>
        </w:tc>
        <w:tc>
          <w:tcPr>
            <w:tcW w:w="1860" w:type="dxa"/>
          </w:tcPr>
          <w:p w14:paraId="3FDFBB80" w14:textId="77777777" w:rsidR="00424D92" w:rsidRPr="001F42D3" w:rsidRDefault="00424D92" w:rsidP="001060A2">
            <w:pPr>
              <w:pStyle w:val="TableEntry"/>
              <w:rPr>
                <w:rFonts w:ascii="Arial" w:hAnsi="Arial" w:cs="Courier New"/>
                <w:color w:val="000000"/>
              </w:rPr>
            </w:pPr>
          </w:p>
        </w:tc>
        <w:tc>
          <w:tcPr>
            <w:tcW w:w="1860" w:type="dxa"/>
          </w:tcPr>
          <w:p w14:paraId="0528F851" w14:textId="77777777" w:rsidR="00424D92" w:rsidRPr="001F42D3" w:rsidRDefault="00424D92" w:rsidP="001060A2">
            <w:pPr>
              <w:pStyle w:val="TableEntry"/>
              <w:rPr>
                <w:rFonts w:ascii="Arial" w:hAnsi="Arial" w:cs="Courier New"/>
                <w:color w:val="000000"/>
              </w:rPr>
            </w:pPr>
          </w:p>
        </w:tc>
        <w:tc>
          <w:tcPr>
            <w:tcW w:w="1860" w:type="dxa"/>
          </w:tcPr>
          <w:p w14:paraId="0FCAF499" w14:textId="77777777" w:rsidR="00424D92" w:rsidRPr="001F42D3" w:rsidRDefault="00424D92" w:rsidP="001060A2">
            <w:pPr>
              <w:pStyle w:val="TableEntry"/>
              <w:rPr>
                <w:rFonts w:ascii="Arial" w:hAnsi="Arial" w:cs="Courier New"/>
                <w:color w:val="000000"/>
              </w:rPr>
            </w:pPr>
          </w:p>
        </w:tc>
      </w:tr>
      <w:tr w:rsidR="00C40FD5" w:rsidRPr="001F42D3" w14:paraId="07173D09" w14:textId="77777777" w:rsidTr="009B6563">
        <w:trPr>
          <w:cantSplit/>
          <w:jc w:val="center"/>
        </w:trPr>
        <w:tc>
          <w:tcPr>
            <w:tcW w:w="1860" w:type="dxa"/>
          </w:tcPr>
          <w:p w14:paraId="0CCB1AF0" w14:textId="77777777" w:rsidR="00424D92" w:rsidRPr="001F42D3" w:rsidRDefault="00424D92" w:rsidP="001060A2">
            <w:pPr>
              <w:pStyle w:val="TableEntry"/>
            </w:pPr>
            <w:r w:rsidRPr="001F42D3">
              <w:t xml:space="preserve">         PV1</w:t>
            </w:r>
          </w:p>
        </w:tc>
        <w:tc>
          <w:tcPr>
            <w:tcW w:w="1860" w:type="dxa"/>
          </w:tcPr>
          <w:p w14:paraId="66D52D98" w14:textId="77777777" w:rsidR="00424D92" w:rsidRPr="001F42D3" w:rsidRDefault="00424D92" w:rsidP="001060A2">
            <w:pPr>
              <w:pStyle w:val="TableEntry"/>
            </w:pPr>
            <w:r w:rsidRPr="001F42D3">
              <w:t>Patient Visit</w:t>
            </w:r>
          </w:p>
        </w:tc>
        <w:tc>
          <w:tcPr>
            <w:tcW w:w="1860" w:type="dxa"/>
          </w:tcPr>
          <w:p w14:paraId="1B431A34" w14:textId="77777777" w:rsidR="00424D92" w:rsidRPr="001F42D3" w:rsidRDefault="00424D92" w:rsidP="001060A2">
            <w:pPr>
              <w:pStyle w:val="TableEntry"/>
            </w:pPr>
            <w:r w:rsidRPr="001F42D3">
              <w:t>O</w:t>
            </w:r>
          </w:p>
        </w:tc>
        <w:tc>
          <w:tcPr>
            <w:tcW w:w="1860" w:type="dxa"/>
          </w:tcPr>
          <w:p w14:paraId="78510BA3" w14:textId="77777777" w:rsidR="00424D92" w:rsidRPr="001F42D3" w:rsidRDefault="00424D92" w:rsidP="001060A2">
            <w:pPr>
              <w:pStyle w:val="TableEntry"/>
            </w:pPr>
            <w:r w:rsidRPr="001F42D3">
              <w:t>[0..1]</w:t>
            </w:r>
          </w:p>
        </w:tc>
        <w:tc>
          <w:tcPr>
            <w:tcW w:w="1860" w:type="dxa"/>
          </w:tcPr>
          <w:p w14:paraId="583868BF" w14:textId="77777777" w:rsidR="00424D92" w:rsidRPr="001F42D3" w:rsidRDefault="00424D92" w:rsidP="001060A2">
            <w:pPr>
              <w:pStyle w:val="TableEntry"/>
            </w:pPr>
            <w:r w:rsidRPr="001F42D3">
              <w:t>3</w:t>
            </w:r>
          </w:p>
        </w:tc>
      </w:tr>
      <w:tr w:rsidR="00C40FD5" w:rsidRPr="001F42D3" w14:paraId="70AF7E42" w14:textId="77777777" w:rsidTr="009B6563">
        <w:trPr>
          <w:cantSplit/>
          <w:jc w:val="center"/>
        </w:trPr>
        <w:tc>
          <w:tcPr>
            <w:tcW w:w="1860" w:type="dxa"/>
          </w:tcPr>
          <w:p w14:paraId="218D26FD" w14:textId="77777777" w:rsidR="00424D92" w:rsidRPr="001F42D3" w:rsidRDefault="00424D92" w:rsidP="001060A2">
            <w:pPr>
              <w:pStyle w:val="TableEntry"/>
            </w:pPr>
            <w:r w:rsidRPr="001F42D3">
              <w:t xml:space="preserve">      [  PV2  ]</w:t>
            </w:r>
          </w:p>
        </w:tc>
        <w:tc>
          <w:tcPr>
            <w:tcW w:w="1860" w:type="dxa"/>
          </w:tcPr>
          <w:p w14:paraId="3F1D6B89" w14:textId="77777777" w:rsidR="00424D92" w:rsidRPr="001F42D3" w:rsidRDefault="00424D92" w:rsidP="001060A2">
            <w:pPr>
              <w:pStyle w:val="TableEntry"/>
            </w:pPr>
            <w:r w:rsidRPr="001F42D3">
              <w:t>Patient Visit – Additional Info</w:t>
            </w:r>
          </w:p>
        </w:tc>
        <w:tc>
          <w:tcPr>
            <w:tcW w:w="1860" w:type="dxa"/>
          </w:tcPr>
          <w:p w14:paraId="66B34660" w14:textId="77777777" w:rsidR="00424D92" w:rsidRPr="001F42D3" w:rsidRDefault="00424D92" w:rsidP="001060A2">
            <w:pPr>
              <w:pStyle w:val="TableEntry"/>
            </w:pPr>
            <w:r w:rsidRPr="001F42D3">
              <w:t>X</w:t>
            </w:r>
          </w:p>
        </w:tc>
        <w:tc>
          <w:tcPr>
            <w:tcW w:w="1860" w:type="dxa"/>
          </w:tcPr>
          <w:p w14:paraId="069FC864" w14:textId="77777777" w:rsidR="00424D92" w:rsidRPr="001F42D3" w:rsidRDefault="00424D92" w:rsidP="001060A2">
            <w:pPr>
              <w:pStyle w:val="TableEntry"/>
              <w:rPr>
                <w:rFonts w:ascii="Arial" w:hAnsi="Arial" w:cs="Courier New"/>
                <w:color w:val="000000"/>
              </w:rPr>
            </w:pPr>
          </w:p>
        </w:tc>
        <w:tc>
          <w:tcPr>
            <w:tcW w:w="1860" w:type="dxa"/>
          </w:tcPr>
          <w:p w14:paraId="3AD74CF1" w14:textId="77777777" w:rsidR="00424D92" w:rsidRPr="001F42D3" w:rsidRDefault="00424D92" w:rsidP="001060A2">
            <w:pPr>
              <w:pStyle w:val="TableEntry"/>
            </w:pPr>
            <w:r w:rsidRPr="001F42D3">
              <w:t>3</w:t>
            </w:r>
          </w:p>
        </w:tc>
      </w:tr>
      <w:tr w:rsidR="00C40FD5" w:rsidRPr="001F42D3" w14:paraId="02D20175" w14:textId="77777777" w:rsidTr="009B6563">
        <w:trPr>
          <w:cantSplit/>
          <w:jc w:val="center"/>
        </w:trPr>
        <w:tc>
          <w:tcPr>
            <w:tcW w:w="1860" w:type="dxa"/>
          </w:tcPr>
          <w:p w14:paraId="178B9979" w14:textId="77777777" w:rsidR="00424D92" w:rsidRPr="001F42D3" w:rsidRDefault="00424D92" w:rsidP="001060A2">
            <w:pPr>
              <w:pStyle w:val="TableEntry"/>
            </w:pPr>
            <w:r w:rsidRPr="001F42D3">
              <w:t xml:space="preserve">   ]</w:t>
            </w:r>
          </w:p>
        </w:tc>
        <w:tc>
          <w:tcPr>
            <w:tcW w:w="1860" w:type="dxa"/>
          </w:tcPr>
          <w:p w14:paraId="618B7539" w14:textId="77777777" w:rsidR="00424D92" w:rsidRPr="001F42D3" w:rsidRDefault="00424D92" w:rsidP="001060A2">
            <w:pPr>
              <w:pStyle w:val="TableEntry"/>
            </w:pPr>
            <w:r w:rsidRPr="001F42D3">
              <w:t>--- PATIENT_VISIT end</w:t>
            </w:r>
          </w:p>
        </w:tc>
        <w:tc>
          <w:tcPr>
            <w:tcW w:w="1860" w:type="dxa"/>
          </w:tcPr>
          <w:p w14:paraId="3E1CE360" w14:textId="77777777" w:rsidR="00424D92" w:rsidRPr="001F42D3" w:rsidRDefault="00424D92" w:rsidP="001060A2">
            <w:pPr>
              <w:pStyle w:val="TableEntry"/>
              <w:rPr>
                <w:rFonts w:ascii="Arial" w:hAnsi="Arial" w:cs="Courier New"/>
                <w:color w:val="000000"/>
              </w:rPr>
            </w:pPr>
          </w:p>
        </w:tc>
        <w:tc>
          <w:tcPr>
            <w:tcW w:w="1860" w:type="dxa"/>
          </w:tcPr>
          <w:p w14:paraId="754BA147" w14:textId="77777777" w:rsidR="00424D92" w:rsidRPr="001F42D3" w:rsidRDefault="00424D92" w:rsidP="001060A2">
            <w:pPr>
              <w:pStyle w:val="TableEntry"/>
              <w:rPr>
                <w:rFonts w:ascii="Arial" w:hAnsi="Arial" w:cs="Courier New"/>
                <w:color w:val="000000"/>
              </w:rPr>
            </w:pPr>
          </w:p>
        </w:tc>
        <w:tc>
          <w:tcPr>
            <w:tcW w:w="1860" w:type="dxa"/>
          </w:tcPr>
          <w:p w14:paraId="717724F7" w14:textId="77777777" w:rsidR="00424D92" w:rsidRPr="001F42D3" w:rsidRDefault="00424D92" w:rsidP="001060A2">
            <w:pPr>
              <w:pStyle w:val="TableEntry"/>
              <w:rPr>
                <w:rFonts w:ascii="Arial" w:hAnsi="Arial" w:cs="Courier New"/>
                <w:color w:val="000000"/>
              </w:rPr>
            </w:pPr>
          </w:p>
        </w:tc>
      </w:tr>
      <w:tr w:rsidR="00C40FD5" w:rsidRPr="001F42D3" w14:paraId="098DD168" w14:textId="77777777" w:rsidTr="009B6563">
        <w:trPr>
          <w:cantSplit/>
          <w:jc w:val="center"/>
        </w:trPr>
        <w:tc>
          <w:tcPr>
            <w:tcW w:w="1860" w:type="dxa"/>
          </w:tcPr>
          <w:p w14:paraId="4D8EA45E" w14:textId="77777777" w:rsidR="00424D92" w:rsidRPr="001F42D3" w:rsidRDefault="00424D92" w:rsidP="001060A2">
            <w:pPr>
              <w:pStyle w:val="TableEntry"/>
            </w:pPr>
            <w:r w:rsidRPr="001F42D3">
              <w:t>]</w:t>
            </w:r>
          </w:p>
        </w:tc>
        <w:tc>
          <w:tcPr>
            <w:tcW w:w="1860" w:type="dxa"/>
          </w:tcPr>
          <w:p w14:paraId="74449333" w14:textId="77777777" w:rsidR="00424D92" w:rsidRPr="001F42D3" w:rsidRDefault="00424D92" w:rsidP="001060A2">
            <w:pPr>
              <w:pStyle w:val="TableEntry"/>
            </w:pPr>
            <w:r w:rsidRPr="001F42D3">
              <w:t>--- PATIENT end</w:t>
            </w:r>
          </w:p>
        </w:tc>
        <w:tc>
          <w:tcPr>
            <w:tcW w:w="1860" w:type="dxa"/>
          </w:tcPr>
          <w:p w14:paraId="05CFEF56" w14:textId="77777777" w:rsidR="00424D92" w:rsidRPr="001F42D3" w:rsidRDefault="00424D92" w:rsidP="001060A2">
            <w:pPr>
              <w:pStyle w:val="TableEntry"/>
              <w:rPr>
                <w:rFonts w:ascii="Arial" w:hAnsi="Arial" w:cs="Courier New"/>
                <w:color w:val="000000"/>
              </w:rPr>
            </w:pPr>
          </w:p>
        </w:tc>
        <w:tc>
          <w:tcPr>
            <w:tcW w:w="1860" w:type="dxa"/>
          </w:tcPr>
          <w:p w14:paraId="151D679F" w14:textId="77777777" w:rsidR="00424D92" w:rsidRPr="001F42D3" w:rsidRDefault="00424D92" w:rsidP="001060A2">
            <w:pPr>
              <w:pStyle w:val="TableEntry"/>
              <w:rPr>
                <w:rFonts w:ascii="Arial" w:hAnsi="Arial" w:cs="Courier New"/>
                <w:color w:val="000000"/>
              </w:rPr>
            </w:pPr>
          </w:p>
        </w:tc>
        <w:tc>
          <w:tcPr>
            <w:tcW w:w="1860" w:type="dxa"/>
          </w:tcPr>
          <w:p w14:paraId="241D0D24" w14:textId="77777777" w:rsidR="00424D92" w:rsidRPr="001F42D3" w:rsidRDefault="00424D92" w:rsidP="001060A2">
            <w:pPr>
              <w:pStyle w:val="TableEntry"/>
              <w:rPr>
                <w:rFonts w:ascii="Arial" w:hAnsi="Arial" w:cs="Courier New"/>
                <w:color w:val="000000"/>
              </w:rPr>
            </w:pPr>
          </w:p>
        </w:tc>
      </w:tr>
      <w:tr w:rsidR="00C40FD5" w:rsidRPr="001F42D3" w14:paraId="658C5ECD" w14:textId="77777777" w:rsidTr="009B6563">
        <w:trPr>
          <w:cantSplit/>
          <w:jc w:val="center"/>
        </w:trPr>
        <w:tc>
          <w:tcPr>
            <w:tcW w:w="1860" w:type="dxa"/>
          </w:tcPr>
          <w:p w14:paraId="20A74685" w14:textId="77777777" w:rsidR="00424D92" w:rsidRPr="001F42D3" w:rsidRDefault="00424D92" w:rsidP="001060A2">
            <w:pPr>
              <w:pStyle w:val="TableEntry"/>
            </w:pPr>
            <w:r w:rsidRPr="001F42D3">
              <w:lastRenderedPageBreak/>
              <w:t xml:space="preserve">{  </w:t>
            </w:r>
          </w:p>
        </w:tc>
        <w:tc>
          <w:tcPr>
            <w:tcW w:w="1860" w:type="dxa"/>
          </w:tcPr>
          <w:p w14:paraId="4C491796" w14:textId="77777777" w:rsidR="00424D92" w:rsidRPr="001F42D3" w:rsidRDefault="00424D92" w:rsidP="001060A2">
            <w:pPr>
              <w:pStyle w:val="TableEntry"/>
            </w:pPr>
            <w:r w:rsidRPr="001F42D3">
              <w:t>--- ORDER begin</w:t>
            </w:r>
          </w:p>
        </w:tc>
        <w:tc>
          <w:tcPr>
            <w:tcW w:w="1860" w:type="dxa"/>
          </w:tcPr>
          <w:p w14:paraId="2B1AA2F8" w14:textId="77777777" w:rsidR="00424D92" w:rsidRPr="001F42D3" w:rsidRDefault="00424D92" w:rsidP="001060A2">
            <w:pPr>
              <w:pStyle w:val="TableEntry"/>
              <w:rPr>
                <w:rFonts w:ascii="Arial" w:hAnsi="Arial" w:cs="Courier New"/>
                <w:color w:val="000000"/>
              </w:rPr>
            </w:pPr>
          </w:p>
        </w:tc>
        <w:tc>
          <w:tcPr>
            <w:tcW w:w="1860" w:type="dxa"/>
          </w:tcPr>
          <w:p w14:paraId="37EAD6E4" w14:textId="77777777" w:rsidR="00424D92" w:rsidRPr="001F42D3" w:rsidRDefault="00424D92" w:rsidP="001060A2">
            <w:pPr>
              <w:pStyle w:val="TableEntry"/>
              <w:rPr>
                <w:rFonts w:ascii="Arial" w:hAnsi="Arial" w:cs="Courier New"/>
                <w:color w:val="000000"/>
              </w:rPr>
            </w:pPr>
          </w:p>
        </w:tc>
        <w:tc>
          <w:tcPr>
            <w:tcW w:w="1860" w:type="dxa"/>
          </w:tcPr>
          <w:p w14:paraId="4742B7A7" w14:textId="77777777" w:rsidR="00424D92" w:rsidRPr="001F42D3" w:rsidRDefault="00424D92" w:rsidP="001060A2">
            <w:pPr>
              <w:pStyle w:val="TableEntry"/>
              <w:rPr>
                <w:rFonts w:ascii="Arial" w:hAnsi="Arial" w:cs="Courier New"/>
                <w:color w:val="000000"/>
              </w:rPr>
            </w:pPr>
          </w:p>
        </w:tc>
      </w:tr>
      <w:tr w:rsidR="00C40FD5" w:rsidRPr="001F42D3" w14:paraId="6AFC9EBC" w14:textId="77777777" w:rsidTr="009B6563">
        <w:trPr>
          <w:cantSplit/>
          <w:jc w:val="center"/>
        </w:trPr>
        <w:tc>
          <w:tcPr>
            <w:tcW w:w="1860" w:type="dxa"/>
          </w:tcPr>
          <w:p w14:paraId="551DD635" w14:textId="77777777" w:rsidR="00424D92" w:rsidRPr="001F42D3" w:rsidRDefault="00424D92" w:rsidP="001060A2">
            <w:pPr>
              <w:pStyle w:val="TableEntry"/>
            </w:pPr>
            <w:r w:rsidRPr="001F42D3">
              <w:t xml:space="preserve">      ORC</w:t>
            </w:r>
          </w:p>
        </w:tc>
        <w:tc>
          <w:tcPr>
            <w:tcW w:w="1860" w:type="dxa"/>
          </w:tcPr>
          <w:p w14:paraId="74AF9321" w14:textId="77777777" w:rsidR="00424D92" w:rsidRPr="001F42D3" w:rsidRDefault="00424D92" w:rsidP="001060A2">
            <w:pPr>
              <w:pStyle w:val="TableEntry"/>
            </w:pPr>
            <w:r w:rsidRPr="001F42D3">
              <w:t>Common Order</w:t>
            </w:r>
          </w:p>
        </w:tc>
        <w:tc>
          <w:tcPr>
            <w:tcW w:w="1860" w:type="dxa"/>
          </w:tcPr>
          <w:p w14:paraId="0EAC5E10" w14:textId="77777777" w:rsidR="00424D92" w:rsidRPr="001F42D3" w:rsidRDefault="00424D92" w:rsidP="001060A2">
            <w:pPr>
              <w:pStyle w:val="TableEntry"/>
            </w:pPr>
            <w:r w:rsidRPr="001F42D3">
              <w:t>R</w:t>
            </w:r>
          </w:p>
        </w:tc>
        <w:tc>
          <w:tcPr>
            <w:tcW w:w="1860" w:type="dxa"/>
          </w:tcPr>
          <w:p w14:paraId="05A15612" w14:textId="77777777" w:rsidR="00424D92" w:rsidRPr="001F42D3" w:rsidRDefault="00424D92" w:rsidP="001060A2">
            <w:pPr>
              <w:pStyle w:val="TableEntry"/>
            </w:pPr>
            <w:r w:rsidRPr="001F42D3">
              <w:t>[1..1]</w:t>
            </w:r>
          </w:p>
        </w:tc>
        <w:tc>
          <w:tcPr>
            <w:tcW w:w="1860" w:type="dxa"/>
          </w:tcPr>
          <w:p w14:paraId="196FA43E" w14:textId="77777777" w:rsidR="00424D92" w:rsidRPr="001F42D3" w:rsidRDefault="00424D92" w:rsidP="001060A2">
            <w:pPr>
              <w:pStyle w:val="TableEntry"/>
            </w:pPr>
            <w:r w:rsidRPr="001F42D3">
              <w:t>4</w:t>
            </w:r>
          </w:p>
        </w:tc>
      </w:tr>
      <w:tr w:rsidR="00C40FD5" w:rsidRPr="001F42D3" w14:paraId="5C779E98" w14:textId="77777777" w:rsidTr="009B6563">
        <w:trPr>
          <w:cantSplit/>
          <w:jc w:val="center"/>
        </w:trPr>
        <w:tc>
          <w:tcPr>
            <w:tcW w:w="1860" w:type="dxa"/>
          </w:tcPr>
          <w:p w14:paraId="786285AF" w14:textId="77777777" w:rsidR="00424D92" w:rsidRPr="001F42D3" w:rsidRDefault="00424D92" w:rsidP="001060A2">
            <w:pPr>
              <w:pStyle w:val="TableEntry"/>
            </w:pPr>
            <w:r w:rsidRPr="001F42D3">
              <w:t xml:space="preserve">   [{ </w:t>
            </w:r>
          </w:p>
        </w:tc>
        <w:tc>
          <w:tcPr>
            <w:tcW w:w="1860" w:type="dxa"/>
          </w:tcPr>
          <w:p w14:paraId="76AF8049" w14:textId="77777777" w:rsidR="00424D92" w:rsidRPr="001F42D3" w:rsidRDefault="00424D92" w:rsidP="001060A2">
            <w:pPr>
              <w:pStyle w:val="TableEntry"/>
            </w:pPr>
            <w:r w:rsidRPr="001F42D3">
              <w:t>--- TIMING begin</w:t>
            </w:r>
          </w:p>
        </w:tc>
        <w:tc>
          <w:tcPr>
            <w:tcW w:w="1860" w:type="dxa"/>
          </w:tcPr>
          <w:p w14:paraId="45D95825" w14:textId="77777777" w:rsidR="00424D92" w:rsidRPr="001F42D3" w:rsidRDefault="00424D92" w:rsidP="001060A2">
            <w:pPr>
              <w:pStyle w:val="TableEntry"/>
              <w:rPr>
                <w:rFonts w:ascii="Arial" w:hAnsi="Arial" w:cs="Courier New"/>
                <w:color w:val="000000"/>
              </w:rPr>
            </w:pPr>
          </w:p>
        </w:tc>
        <w:tc>
          <w:tcPr>
            <w:tcW w:w="1860" w:type="dxa"/>
          </w:tcPr>
          <w:p w14:paraId="3E176560" w14:textId="77777777" w:rsidR="00424D92" w:rsidRPr="001F42D3" w:rsidRDefault="00424D92" w:rsidP="001060A2">
            <w:pPr>
              <w:pStyle w:val="TableEntry"/>
              <w:rPr>
                <w:rFonts w:ascii="Arial" w:hAnsi="Arial" w:cs="Courier New"/>
                <w:color w:val="000000"/>
              </w:rPr>
            </w:pPr>
          </w:p>
        </w:tc>
        <w:tc>
          <w:tcPr>
            <w:tcW w:w="1860" w:type="dxa"/>
          </w:tcPr>
          <w:p w14:paraId="2298D6DD" w14:textId="77777777" w:rsidR="00424D92" w:rsidRPr="001F42D3" w:rsidRDefault="00424D92" w:rsidP="001060A2">
            <w:pPr>
              <w:pStyle w:val="TableEntry"/>
              <w:rPr>
                <w:rFonts w:ascii="Arial" w:hAnsi="Arial" w:cs="Courier New"/>
                <w:color w:val="000000"/>
              </w:rPr>
            </w:pPr>
          </w:p>
        </w:tc>
      </w:tr>
      <w:tr w:rsidR="00C40FD5" w:rsidRPr="001F42D3" w14:paraId="21F67127" w14:textId="77777777" w:rsidTr="009B6563">
        <w:trPr>
          <w:cantSplit/>
          <w:jc w:val="center"/>
        </w:trPr>
        <w:tc>
          <w:tcPr>
            <w:tcW w:w="1860" w:type="dxa"/>
          </w:tcPr>
          <w:p w14:paraId="740C23E7" w14:textId="77777777" w:rsidR="00424D92" w:rsidRPr="001F42D3" w:rsidRDefault="00424D92" w:rsidP="001060A2">
            <w:pPr>
              <w:pStyle w:val="TableEntry"/>
            </w:pPr>
            <w:r w:rsidRPr="001F42D3">
              <w:t xml:space="preserve">         TQ1</w:t>
            </w:r>
          </w:p>
        </w:tc>
        <w:tc>
          <w:tcPr>
            <w:tcW w:w="1860" w:type="dxa"/>
          </w:tcPr>
          <w:p w14:paraId="10CA4A55" w14:textId="77777777" w:rsidR="00424D92" w:rsidRPr="001F42D3" w:rsidRDefault="00424D92" w:rsidP="001060A2">
            <w:pPr>
              <w:pStyle w:val="TableEntry"/>
            </w:pPr>
            <w:r w:rsidRPr="001F42D3">
              <w:t>Timing/Quantity</w:t>
            </w:r>
          </w:p>
        </w:tc>
        <w:tc>
          <w:tcPr>
            <w:tcW w:w="1860" w:type="dxa"/>
          </w:tcPr>
          <w:p w14:paraId="3B926AA2" w14:textId="77777777" w:rsidR="00424D92" w:rsidRPr="001F42D3" w:rsidRDefault="00424D92" w:rsidP="001060A2">
            <w:pPr>
              <w:pStyle w:val="TableEntry"/>
            </w:pPr>
            <w:r w:rsidRPr="001F42D3">
              <w:t>X</w:t>
            </w:r>
          </w:p>
        </w:tc>
        <w:tc>
          <w:tcPr>
            <w:tcW w:w="1860" w:type="dxa"/>
          </w:tcPr>
          <w:p w14:paraId="7B1194D3" w14:textId="77777777" w:rsidR="00424D92" w:rsidRPr="001F42D3" w:rsidRDefault="00424D92" w:rsidP="001060A2">
            <w:pPr>
              <w:pStyle w:val="TableEntry"/>
              <w:rPr>
                <w:rFonts w:ascii="Arial" w:hAnsi="Arial" w:cs="Courier New"/>
                <w:color w:val="000000"/>
              </w:rPr>
            </w:pPr>
          </w:p>
        </w:tc>
        <w:tc>
          <w:tcPr>
            <w:tcW w:w="1860" w:type="dxa"/>
          </w:tcPr>
          <w:p w14:paraId="6C8769E5" w14:textId="77777777" w:rsidR="00424D92" w:rsidRPr="001F42D3" w:rsidRDefault="00424D92" w:rsidP="001060A2">
            <w:pPr>
              <w:pStyle w:val="TableEntry"/>
            </w:pPr>
            <w:r w:rsidRPr="001F42D3">
              <w:t>4</w:t>
            </w:r>
          </w:p>
        </w:tc>
      </w:tr>
      <w:tr w:rsidR="00C40FD5" w:rsidRPr="001F42D3" w14:paraId="5C496034" w14:textId="77777777" w:rsidTr="009B6563">
        <w:trPr>
          <w:cantSplit/>
          <w:jc w:val="center"/>
        </w:trPr>
        <w:tc>
          <w:tcPr>
            <w:tcW w:w="1860" w:type="dxa"/>
          </w:tcPr>
          <w:p w14:paraId="065F9B7F" w14:textId="77777777" w:rsidR="00424D92" w:rsidRPr="001F42D3" w:rsidRDefault="00424D92" w:rsidP="001060A2">
            <w:pPr>
              <w:pStyle w:val="TableEntry"/>
            </w:pPr>
            <w:r w:rsidRPr="001F42D3">
              <w:t xml:space="preserve">      [{ TQ2 }]</w:t>
            </w:r>
          </w:p>
        </w:tc>
        <w:tc>
          <w:tcPr>
            <w:tcW w:w="1860" w:type="dxa"/>
          </w:tcPr>
          <w:p w14:paraId="1CDCFEB4" w14:textId="77777777" w:rsidR="00424D92" w:rsidRPr="001F42D3" w:rsidRDefault="00424D92" w:rsidP="001060A2">
            <w:pPr>
              <w:pStyle w:val="TableEntry"/>
            </w:pPr>
            <w:r w:rsidRPr="001F42D3">
              <w:t>Timing/Quantity Order Sequence</w:t>
            </w:r>
          </w:p>
        </w:tc>
        <w:tc>
          <w:tcPr>
            <w:tcW w:w="1860" w:type="dxa"/>
          </w:tcPr>
          <w:p w14:paraId="6523EF45" w14:textId="77777777" w:rsidR="00424D92" w:rsidRPr="001F42D3" w:rsidRDefault="00424D92" w:rsidP="001060A2">
            <w:pPr>
              <w:pStyle w:val="TableEntry"/>
            </w:pPr>
            <w:r w:rsidRPr="001F42D3">
              <w:t>X</w:t>
            </w:r>
          </w:p>
        </w:tc>
        <w:tc>
          <w:tcPr>
            <w:tcW w:w="1860" w:type="dxa"/>
          </w:tcPr>
          <w:p w14:paraId="2E9F0688" w14:textId="77777777" w:rsidR="00424D92" w:rsidRPr="001F42D3" w:rsidRDefault="00424D92" w:rsidP="001060A2">
            <w:pPr>
              <w:pStyle w:val="TableEntry"/>
              <w:rPr>
                <w:rFonts w:ascii="Arial" w:hAnsi="Arial" w:cs="Courier New"/>
                <w:color w:val="000000"/>
              </w:rPr>
            </w:pPr>
          </w:p>
        </w:tc>
        <w:tc>
          <w:tcPr>
            <w:tcW w:w="1860" w:type="dxa"/>
          </w:tcPr>
          <w:p w14:paraId="25CA486E" w14:textId="77777777" w:rsidR="00424D92" w:rsidRPr="001F42D3" w:rsidRDefault="00424D92" w:rsidP="001060A2">
            <w:pPr>
              <w:pStyle w:val="TableEntry"/>
            </w:pPr>
            <w:r w:rsidRPr="001F42D3">
              <w:t>4</w:t>
            </w:r>
          </w:p>
        </w:tc>
      </w:tr>
      <w:tr w:rsidR="00C40FD5" w:rsidRPr="001F42D3" w14:paraId="33B36441" w14:textId="77777777" w:rsidTr="009B6563">
        <w:trPr>
          <w:cantSplit/>
          <w:jc w:val="center"/>
        </w:trPr>
        <w:tc>
          <w:tcPr>
            <w:tcW w:w="1860" w:type="dxa"/>
          </w:tcPr>
          <w:p w14:paraId="05FC863B" w14:textId="77777777" w:rsidR="00424D92" w:rsidRPr="001F42D3" w:rsidRDefault="00424D92" w:rsidP="001060A2">
            <w:pPr>
              <w:pStyle w:val="TableEntry"/>
            </w:pPr>
            <w:r w:rsidRPr="001F42D3">
              <w:t xml:space="preserve">   }]</w:t>
            </w:r>
          </w:p>
        </w:tc>
        <w:tc>
          <w:tcPr>
            <w:tcW w:w="1860" w:type="dxa"/>
          </w:tcPr>
          <w:p w14:paraId="43B64905" w14:textId="77777777" w:rsidR="00424D92" w:rsidRPr="001F42D3" w:rsidRDefault="00424D92" w:rsidP="001060A2">
            <w:pPr>
              <w:pStyle w:val="TableEntry"/>
            </w:pPr>
            <w:r w:rsidRPr="001F42D3">
              <w:t>--- TIMING end</w:t>
            </w:r>
          </w:p>
        </w:tc>
        <w:tc>
          <w:tcPr>
            <w:tcW w:w="1860" w:type="dxa"/>
          </w:tcPr>
          <w:p w14:paraId="431C1883" w14:textId="77777777" w:rsidR="00424D92" w:rsidRPr="001F42D3" w:rsidRDefault="00424D92" w:rsidP="001060A2">
            <w:pPr>
              <w:pStyle w:val="TableEntry"/>
              <w:rPr>
                <w:rFonts w:ascii="Arial" w:hAnsi="Arial" w:cs="Courier New"/>
                <w:color w:val="000000"/>
              </w:rPr>
            </w:pPr>
          </w:p>
        </w:tc>
        <w:tc>
          <w:tcPr>
            <w:tcW w:w="1860" w:type="dxa"/>
          </w:tcPr>
          <w:p w14:paraId="27E52F4F" w14:textId="77777777" w:rsidR="00424D92" w:rsidRPr="001F42D3" w:rsidRDefault="00424D92" w:rsidP="001060A2">
            <w:pPr>
              <w:pStyle w:val="TableEntry"/>
              <w:rPr>
                <w:rFonts w:ascii="Arial" w:hAnsi="Arial" w:cs="Courier New"/>
                <w:color w:val="000000"/>
              </w:rPr>
            </w:pPr>
          </w:p>
        </w:tc>
        <w:tc>
          <w:tcPr>
            <w:tcW w:w="1860" w:type="dxa"/>
          </w:tcPr>
          <w:p w14:paraId="1E54BBC0" w14:textId="77777777" w:rsidR="00424D92" w:rsidRPr="001F42D3" w:rsidRDefault="00424D92" w:rsidP="001060A2">
            <w:pPr>
              <w:pStyle w:val="TableEntry"/>
              <w:rPr>
                <w:rFonts w:ascii="Arial" w:hAnsi="Arial" w:cs="Courier New"/>
                <w:color w:val="000000"/>
              </w:rPr>
            </w:pPr>
          </w:p>
        </w:tc>
      </w:tr>
      <w:tr w:rsidR="00C40FD5" w:rsidRPr="001F42D3" w14:paraId="4E26D77C" w14:textId="77777777" w:rsidTr="009B6563">
        <w:trPr>
          <w:cantSplit/>
          <w:jc w:val="center"/>
        </w:trPr>
        <w:tc>
          <w:tcPr>
            <w:tcW w:w="1860" w:type="dxa"/>
          </w:tcPr>
          <w:p w14:paraId="0419F19A" w14:textId="77777777" w:rsidR="00424D92" w:rsidRPr="001F42D3" w:rsidRDefault="00424D92" w:rsidP="001060A2">
            <w:pPr>
              <w:pStyle w:val="TableEntry"/>
            </w:pPr>
            <w:r w:rsidRPr="001F42D3">
              <w:t xml:space="preserve">   [  </w:t>
            </w:r>
          </w:p>
        </w:tc>
        <w:tc>
          <w:tcPr>
            <w:tcW w:w="1860" w:type="dxa"/>
          </w:tcPr>
          <w:p w14:paraId="72564834" w14:textId="77777777" w:rsidR="00424D92" w:rsidRPr="001F42D3" w:rsidRDefault="00424D92" w:rsidP="001060A2">
            <w:pPr>
              <w:pStyle w:val="TableEntry"/>
            </w:pPr>
            <w:r w:rsidRPr="001F42D3">
              <w:t>--- ORDER_DETAIL begin</w:t>
            </w:r>
          </w:p>
        </w:tc>
        <w:tc>
          <w:tcPr>
            <w:tcW w:w="1860" w:type="dxa"/>
          </w:tcPr>
          <w:p w14:paraId="731CF9FC" w14:textId="77777777" w:rsidR="00424D92" w:rsidRPr="001F42D3" w:rsidRDefault="00424D92" w:rsidP="001060A2">
            <w:pPr>
              <w:pStyle w:val="TableEntry"/>
              <w:rPr>
                <w:rFonts w:ascii="Arial" w:hAnsi="Arial" w:cs="Courier New"/>
                <w:color w:val="000000"/>
              </w:rPr>
            </w:pPr>
          </w:p>
        </w:tc>
        <w:tc>
          <w:tcPr>
            <w:tcW w:w="1860" w:type="dxa"/>
          </w:tcPr>
          <w:p w14:paraId="39AF2591" w14:textId="77777777" w:rsidR="00424D92" w:rsidRPr="001F42D3" w:rsidRDefault="00424D92" w:rsidP="001060A2">
            <w:pPr>
              <w:pStyle w:val="TableEntry"/>
              <w:rPr>
                <w:rFonts w:ascii="Arial" w:hAnsi="Arial" w:cs="Courier New"/>
                <w:color w:val="000000"/>
              </w:rPr>
            </w:pPr>
          </w:p>
        </w:tc>
        <w:tc>
          <w:tcPr>
            <w:tcW w:w="1860" w:type="dxa"/>
          </w:tcPr>
          <w:p w14:paraId="0F41109C" w14:textId="77777777" w:rsidR="00424D92" w:rsidRPr="001F42D3" w:rsidRDefault="00424D92" w:rsidP="001060A2">
            <w:pPr>
              <w:pStyle w:val="TableEntry"/>
              <w:rPr>
                <w:rFonts w:ascii="Arial" w:hAnsi="Arial" w:cs="Courier New"/>
                <w:color w:val="000000"/>
              </w:rPr>
            </w:pPr>
          </w:p>
        </w:tc>
      </w:tr>
      <w:tr w:rsidR="00C40FD5" w:rsidRPr="001F42D3" w14:paraId="760955DA" w14:textId="77777777" w:rsidTr="009B6563">
        <w:trPr>
          <w:cantSplit/>
          <w:jc w:val="center"/>
        </w:trPr>
        <w:tc>
          <w:tcPr>
            <w:tcW w:w="1860" w:type="dxa"/>
          </w:tcPr>
          <w:p w14:paraId="43258D55" w14:textId="77777777" w:rsidR="00424D92" w:rsidRPr="001F42D3" w:rsidRDefault="00424D92" w:rsidP="001060A2">
            <w:pPr>
              <w:pStyle w:val="TableEntry"/>
            </w:pPr>
            <w:r w:rsidRPr="001F42D3">
              <w:t xml:space="preserve">         RXO</w:t>
            </w:r>
          </w:p>
        </w:tc>
        <w:tc>
          <w:tcPr>
            <w:tcW w:w="1860" w:type="dxa"/>
          </w:tcPr>
          <w:p w14:paraId="12ABD531" w14:textId="77777777" w:rsidR="00424D92" w:rsidRPr="001F42D3" w:rsidRDefault="00424D92" w:rsidP="001060A2">
            <w:pPr>
              <w:pStyle w:val="TableEntry"/>
            </w:pPr>
            <w:r w:rsidRPr="001F42D3">
              <w:t>Pharmacy /Treatment Order</w:t>
            </w:r>
          </w:p>
        </w:tc>
        <w:tc>
          <w:tcPr>
            <w:tcW w:w="1860" w:type="dxa"/>
          </w:tcPr>
          <w:p w14:paraId="651E6E13" w14:textId="77777777" w:rsidR="00424D92" w:rsidRPr="001F42D3" w:rsidRDefault="00424D92" w:rsidP="001060A2">
            <w:pPr>
              <w:pStyle w:val="TableEntry"/>
            </w:pPr>
            <w:r w:rsidRPr="001F42D3">
              <w:t>X</w:t>
            </w:r>
          </w:p>
        </w:tc>
        <w:tc>
          <w:tcPr>
            <w:tcW w:w="1860" w:type="dxa"/>
          </w:tcPr>
          <w:p w14:paraId="5B71AE5C" w14:textId="77777777" w:rsidR="00424D92" w:rsidRPr="001F42D3" w:rsidRDefault="00424D92" w:rsidP="001060A2">
            <w:pPr>
              <w:pStyle w:val="TableEntry"/>
              <w:rPr>
                <w:rFonts w:ascii="Arial" w:hAnsi="Arial" w:cs="Courier New"/>
                <w:color w:val="000000"/>
              </w:rPr>
            </w:pPr>
          </w:p>
        </w:tc>
        <w:tc>
          <w:tcPr>
            <w:tcW w:w="1860" w:type="dxa"/>
          </w:tcPr>
          <w:p w14:paraId="333AE8FF" w14:textId="77777777" w:rsidR="00424D92" w:rsidRPr="001F42D3" w:rsidRDefault="00424D92" w:rsidP="001060A2">
            <w:pPr>
              <w:pStyle w:val="TableEntry"/>
            </w:pPr>
            <w:r w:rsidRPr="001F42D3">
              <w:t>4</w:t>
            </w:r>
          </w:p>
        </w:tc>
      </w:tr>
      <w:tr w:rsidR="00C40FD5" w:rsidRPr="001F42D3" w14:paraId="2CCC5E20" w14:textId="77777777" w:rsidTr="009B6563">
        <w:trPr>
          <w:cantSplit/>
          <w:jc w:val="center"/>
        </w:trPr>
        <w:tc>
          <w:tcPr>
            <w:tcW w:w="1860" w:type="dxa"/>
          </w:tcPr>
          <w:p w14:paraId="5F2F7684" w14:textId="77777777" w:rsidR="00424D92" w:rsidRPr="001F42D3" w:rsidRDefault="00424D92" w:rsidP="001060A2">
            <w:pPr>
              <w:pStyle w:val="TableEntry"/>
            </w:pPr>
            <w:r w:rsidRPr="001F42D3">
              <w:t xml:space="preserve">      [  </w:t>
            </w:r>
          </w:p>
        </w:tc>
        <w:tc>
          <w:tcPr>
            <w:tcW w:w="1860" w:type="dxa"/>
          </w:tcPr>
          <w:p w14:paraId="3AE29C91" w14:textId="77777777" w:rsidR="00424D92" w:rsidRPr="001F42D3" w:rsidRDefault="00424D92" w:rsidP="001060A2">
            <w:pPr>
              <w:pStyle w:val="TableEntry"/>
            </w:pPr>
            <w:r w:rsidRPr="001F42D3">
              <w:t>--- ORDER_DETAIL_SUPPLEMENT begin</w:t>
            </w:r>
          </w:p>
        </w:tc>
        <w:tc>
          <w:tcPr>
            <w:tcW w:w="1860" w:type="dxa"/>
          </w:tcPr>
          <w:p w14:paraId="229D2EC2" w14:textId="77777777" w:rsidR="00424D92" w:rsidRPr="001F42D3" w:rsidRDefault="00424D92" w:rsidP="001060A2">
            <w:pPr>
              <w:pStyle w:val="TableEntry"/>
              <w:rPr>
                <w:rFonts w:ascii="Arial" w:hAnsi="Arial" w:cs="Courier New"/>
                <w:color w:val="000000"/>
              </w:rPr>
            </w:pPr>
          </w:p>
        </w:tc>
        <w:tc>
          <w:tcPr>
            <w:tcW w:w="1860" w:type="dxa"/>
          </w:tcPr>
          <w:p w14:paraId="03179847" w14:textId="77777777" w:rsidR="00424D92" w:rsidRPr="001F42D3" w:rsidRDefault="00424D92" w:rsidP="001060A2">
            <w:pPr>
              <w:pStyle w:val="TableEntry"/>
              <w:rPr>
                <w:rFonts w:ascii="Arial" w:hAnsi="Arial" w:cs="Courier New"/>
                <w:color w:val="000000"/>
              </w:rPr>
            </w:pPr>
          </w:p>
        </w:tc>
        <w:tc>
          <w:tcPr>
            <w:tcW w:w="1860" w:type="dxa"/>
          </w:tcPr>
          <w:p w14:paraId="3B39A06E" w14:textId="77777777" w:rsidR="00424D92" w:rsidRPr="001F42D3" w:rsidRDefault="00424D92" w:rsidP="001060A2">
            <w:pPr>
              <w:pStyle w:val="TableEntry"/>
              <w:rPr>
                <w:rFonts w:ascii="Arial" w:hAnsi="Arial" w:cs="Courier New"/>
                <w:color w:val="000000"/>
              </w:rPr>
            </w:pPr>
          </w:p>
        </w:tc>
      </w:tr>
      <w:tr w:rsidR="00C40FD5" w:rsidRPr="001F42D3" w14:paraId="200724BC" w14:textId="77777777" w:rsidTr="009B6563">
        <w:trPr>
          <w:cantSplit/>
          <w:jc w:val="center"/>
        </w:trPr>
        <w:tc>
          <w:tcPr>
            <w:tcW w:w="1860" w:type="dxa"/>
          </w:tcPr>
          <w:p w14:paraId="3743CB04" w14:textId="77777777" w:rsidR="00424D92" w:rsidRPr="001F42D3" w:rsidRDefault="00424D92" w:rsidP="001060A2">
            <w:pPr>
              <w:pStyle w:val="TableEntry"/>
            </w:pPr>
            <w:r w:rsidRPr="001F42D3">
              <w:t xml:space="preserve">         {  NTE  }</w:t>
            </w:r>
          </w:p>
        </w:tc>
        <w:tc>
          <w:tcPr>
            <w:tcW w:w="1860" w:type="dxa"/>
          </w:tcPr>
          <w:p w14:paraId="3ED026AE" w14:textId="77777777" w:rsidR="00424D92" w:rsidRPr="001F42D3" w:rsidRDefault="00424D92" w:rsidP="001060A2">
            <w:pPr>
              <w:pStyle w:val="TableEntry"/>
            </w:pPr>
            <w:r w:rsidRPr="001F42D3">
              <w:t>Notes and Comments (for RXO)</w:t>
            </w:r>
          </w:p>
        </w:tc>
        <w:tc>
          <w:tcPr>
            <w:tcW w:w="1860" w:type="dxa"/>
          </w:tcPr>
          <w:p w14:paraId="5268ACF6" w14:textId="77777777" w:rsidR="00424D92" w:rsidRPr="001F42D3" w:rsidRDefault="00424D92" w:rsidP="001060A2">
            <w:pPr>
              <w:pStyle w:val="TableEntry"/>
            </w:pPr>
            <w:r w:rsidRPr="001F42D3">
              <w:t>X</w:t>
            </w:r>
          </w:p>
        </w:tc>
        <w:tc>
          <w:tcPr>
            <w:tcW w:w="1860" w:type="dxa"/>
          </w:tcPr>
          <w:p w14:paraId="14C04BB6" w14:textId="77777777" w:rsidR="00424D92" w:rsidRPr="001F42D3" w:rsidRDefault="00424D92" w:rsidP="001060A2">
            <w:pPr>
              <w:pStyle w:val="TableEntry"/>
              <w:rPr>
                <w:rFonts w:ascii="Arial" w:hAnsi="Arial" w:cs="Courier New"/>
                <w:color w:val="000000"/>
              </w:rPr>
            </w:pPr>
          </w:p>
        </w:tc>
        <w:tc>
          <w:tcPr>
            <w:tcW w:w="1860" w:type="dxa"/>
          </w:tcPr>
          <w:p w14:paraId="30253FA3" w14:textId="77777777" w:rsidR="00424D92" w:rsidRPr="001F42D3" w:rsidRDefault="00424D92" w:rsidP="001060A2">
            <w:pPr>
              <w:pStyle w:val="TableEntry"/>
            </w:pPr>
            <w:r w:rsidRPr="001F42D3">
              <w:t>2</w:t>
            </w:r>
          </w:p>
        </w:tc>
      </w:tr>
      <w:tr w:rsidR="00C40FD5" w:rsidRPr="001F42D3" w14:paraId="7D3638A5" w14:textId="77777777" w:rsidTr="009B6563">
        <w:trPr>
          <w:cantSplit/>
          <w:jc w:val="center"/>
        </w:trPr>
        <w:tc>
          <w:tcPr>
            <w:tcW w:w="1860" w:type="dxa"/>
          </w:tcPr>
          <w:p w14:paraId="4D1915F0" w14:textId="77777777" w:rsidR="00424D92" w:rsidRPr="001F42D3" w:rsidRDefault="00424D92" w:rsidP="001060A2">
            <w:pPr>
              <w:pStyle w:val="TableEntry"/>
            </w:pPr>
            <w:r w:rsidRPr="001F42D3">
              <w:t xml:space="preserve">         {  RXR  }</w:t>
            </w:r>
          </w:p>
        </w:tc>
        <w:tc>
          <w:tcPr>
            <w:tcW w:w="1860" w:type="dxa"/>
          </w:tcPr>
          <w:p w14:paraId="566B89A1" w14:textId="77777777" w:rsidR="00424D92" w:rsidRPr="001F42D3" w:rsidRDefault="00424D92" w:rsidP="001060A2">
            <w:pPr>
              <w:pStyle w:val="TableEntry"/>
            </w:pPr>
            <w:r w:rsidRPr="001F42D3">
              <w:t>Pharmacy/Treatment Route</w:t>
            </w:r>
          </w:p>
        </w:tc>
        <w:tc>
          <w:tcPr>
            <w:tcW w:w="1860" w:type="dxa"/>
          </w:tcPr>
          <w:p w14:paraId="768BBF79" w14:textId="77777777" w:rsidR="00424D92" w:rsidRPr="001F42D3" w:rsidRDefault="00424D92" w:rsidP="001060A2">
            <w:pPr>
              <w:pStyle w:val="TableEntry"/>
            </w:pPr>
            <w:r w:rsidRPr="001F42D3">
              <w:t>X</w:t>
            </w:r>
          </w:p>
        </w:tc>
        <w:tc>
          <w:tcPr>
            <w:tcW w:w="1860" w:type="dxa"/>
          </w:tcPr>
          <w:p w14:paraId="6A3D8AED" w14:textId="77777777" w:rsidR="00424D92" w:rsidRPr="001F42D3" w:rsidRDefault="00424D92" w:rsidP="001060A2">
            <w:pPr>
              <w:pStyle w:val="TableEntry"/>
              <w:rPr>
                <w:rFonts w:ascii="Arial" w:hAnsi="Arial" w:cs="Courier New"/>
                <w:color w:val="000000"/>
              </w:rPr>
            </w:pPr>
          </w:p>
        </w:tc>
        <w:tc>
          <w:tcPr>
            <w:tcW w:w="1860" w:type="dxa"/>
          </w:tcPr>
          <w:p w14:paraId="56079D9B" w14:textId="77777777" w:rsidR="00424D92" w:rsidRPr="001F42D3" w:rsidRDefault="00424D92" w:rsidP="001060A2">
            <w:pPr>
              <w:pStyle w:val="TableEntry"/>
            </w:pPr>
            <w:r w:rsidRPr="001F42D3">
              <w:t>4</w:t>
            </w:r>
          </w:p>
        </w:tc>
      </w:tr>
      <w:tr w:rsidR="00C40FD5" w:rsidRPr="001F42D3" w14:paraId="43E91103" w14:textId="77777777" w:rsidTr="009B6563">
        <w:trPr>
          <w:cantSplit/>
          <w:jc w:val="center"/>
        </w:trPr>
        <w:tc>
          <w:tcPr>
            <w:tcW w:w="1860" w:type="dxa"/>
          </w:tcPr>
          <w:p w14:paraId="2427FD04" w14:textId="77777777" w:rsidR="00424D92" w:rsidRPr="001F42D3" w:rsidRDefault="00424D92" w:rsidP="001060A2">
            <w:pPr>
              <w:pStyle w:val="TableEntry"/>
            </w:pPr>
            <w:r w:rsidRPr="001F42D3">
              <w:t xml:space="preserve">         [{ </w:t>
            </w:r>
          </w:p>
        </w:tc>
        <w:tc>
          <w:tcPr>
            <w:tcW w:w="1860" w:type="dxa"/>
          </w:tcPr>
          <w:p w14:paraId="2D224BA9" w14:textId="77777777" w:rsidR="00424D92" w:rsidRPr="001F42D3" w:rsidRDefault="00424D92" w:rsidP="001060A2">
            <w:pPr>
              <w:pStyle w:val="TableEntry"/>
            </w:pPr>
            <w:r w:rsidRPr="001F42D3">
              <w:t>--- COMPONENTS begin</w:t>
            </w:r>
          </w:p>
        </w:tc>
        <w:tc>
          <w:tcPr>
            <w:tcW w:w="1860" w:type="dxa"/>
          </w:tcPr>
          <w:p w14:paraId="17BD57A2" w14:textId="77777777" w:rsidR="00424D92" w:rsidRPr="001F42D3" w:rsidRDefault="00424D92" w:rsidP="001060A2">
            <w:pPr>
              <w:pStyle w:val="TableEntry"/>
              <w:rPr>
                <w:rFonts w:ascii="Arial" w:hAnsi="Arial" w:cs="Courier New"/>
                <w:color w:val="000000"/>
              </w:rPr>
            </w:pPr>
          </w:p>
        </w:tc>
        <w:tc>
          <w:tcPr>
            <w:tcW w:w="1860" w:type="dxa"/>
          </w:tcPr>
          <w:p w14:paraId="55D78F08" w14:textId="77777777" w:rsidR="00424D92" w:rsidRPr="001F42D3" w:rsidRDefault="00424D92" w:rsidP="001060A2">
            <w:pPr>
              <w:pStyle w:val="TableEntry"/>
              <w:rPr>
                <w:rFonts w:ascii="Arial" w:hAnsi="Arial" w:cs="Courier New"/>
                <w:color w:val="000000"/>
              </w:rPr>
            </w:pPr>
          </w:p>
        </w:tc>
        <w:tc>
          <w:tcPr>
            <w:tcW w:w="1860" w:type="dxa"/>
          </w:tcPr>
          <w:p w14:paraId="4997140D" w14:textId="77777777" w:rsidR="00424D92" w:rsidRPr="001F42D3" w:rsidRDefault="00424D92" w:rsidP="001060A2">
            <w:pPr>
              <w:pStyle w:val="TableEntry"/>
              <w:rPr>
                <w:rFonts w:ascii="Arial" w:hAnsi="Arial" w:cs="Courier New"/>
                <w:color w:val="000000"/>
              </w:rPr>
            </w:pPr>
          </w:p>
        </w:tc>
      </w:tr>
      <w:tr w:rsidR="00C40FD5" w:rsidRPr="001F42D3" w14:paraId="44E3FB04" w14:textId="77777777" w:rsidTr="009B6563">
        <w:trPr>
          <w:cantSplit/>
          <w:jc w:val="center"/>
        </w:trPr>
        <w:tc>
          <w:tcPr>
            <w:tcW w:w="1860" w:type="dxa"/>
          </w:tcPr>
          <w:p w14:paraId="5F3E7535" w14:textId="77777777" w:rsidR="00424D92" w:rsidRPr="001F42D3" w:rsidRDefault="00424D92" w:rsidP="001060A2">
            <w:pPr>
              <w:pStyle w:val="TableEntry"/>
            </w:pPr>
            <w:r w:rsidRPr="001F42D3">
              <w:t xml:space="preserve">               RXC</w:t>
            </w:r>
          </w:p>
        </w:tc>
        <w:tc>
          <w:tcPr>
            <w:tcW w:w="1860" w:type="dxa"/>
          </w:tcPr>
          <w:p w14:paraId="7A235947" w14:textId="77777777" w:rsidR="00424D92" w:rsidRPr="001F42D3" w:rsidRDefault="00424D92" w:rsidP="001060A2">
            <w:pPr>
              <w:pStyle w:val="TableEntry"/>
            </w:pPr>
            <w:r w:rsidRPr="001F42D3">
              <w:t>Pharmacy/Treatment Component</w:t>
            </w:r>
          </w:p>
        </w:tc>
        <w:tc>
          <w:tcPr>
            <w:tcW w:w="1860" w:type="dxa"/>
          </w:tcPr>
          <w:p w14:paraId="3924EFA1" w14:textId="77777777" w:rsidR="00424D92" w:rsidRPr="001F42D3" w:rsidRDefault="00424D92" w:rsidP="001060A2">
            <w:pPr>
              <w:pStyle w:val="TableEntry"/>
            </w:pPr>
            <w:r w:rsidRPr="001F42D3">
              <w:t>X</w:t>
            </w:r>
          </w:p>
        </w:tc>
        <w:tc>
          <w:tcPr>
            <w:tcW w:w="1860" w:type="dxa"/>
          </w:tcPr>
          <w:p w14:paraId="5909D09F" w14:textId="77777777" w:rsidR="00424D92" w:rsidRPr="001F42D3" w:rsidRDefault="00424D92" w:rsidP="001060A2">
            <w:pPr>
              <w:pStyle w:val="TableEntry"/>
              <w:rPr>
                <w:rFonts w:ascii="Arial" w:hAnsi="Arial" w:cs="Courier New"/>
                <w:color w:val="000000"/>
              </w:rPr>
            </w:pPr>
          </w:p>
        </w:tc>
        <w:tc>
          <w:tcPr>
            <w:tcW w:w="1860" w:type="dxa"/>
          </w:tcPr>
          <w:p w14:paraId="68955B7F" w14:textId="77777777" w:rsidR="00424D92" w:rsidRPr="001F42D3" w:rsidRDefault="00424D92" w:rsidP="001060A2">
            <w:pPr>
              <w:pStyle w:val="TableEntry"/>
            </w:pPr>
            <w:r w:rsidRPr="001F42D3">
              <w:t>4</w:t>
            </w:r>
          </w:p>
        </w:tc>
      </w:tr>
      <w:tr w:rsidR="00C40FD5" w:rsidRPr="001F42D3" w14:paraId="73EB958F" w14:textId="77777777" w:rsidTr="009B6563">
        <w:trPr>
          <w:cantSplit/>
          <w:jc w:val="center"/>
        </w:trPr>
        <w:tc>
          <w:tcPr>
            <w:tcW w:w="1860" w:type="dxa"/>
          </w:tcPr>
          <w:p w14:paraId="7921A729" w14:textId="77777777" w:rsidR="00424D92" w:rsidRPr="001F42D3" w:rsidRDefault="00424D92" w:rsidP="001060A2">
            <w:pPr>
              <w:pStyle w:val="TableEntry"/>
            </w:pPr>
            <w:r w:rsidRPr="001F42D3">
              <w:t xml:space="preserve">            [{ NTE }]</w:t>
            </w:r>
          </w:p>
        </w:tc>
        <w:tc>
          <w:tcPr>
            <w:tcW w:w="1860" w:type="dxa"/>
          </w:tcPr>
          <w:p w14:paraId="1B16C084" w14:textId="77777777" w:rsidR="00424D92" w:rsidRPr="001F42D3" w:rsidRDefault="00424D92" w:rsidP="001060A2">
            <w:pPr>
              <w:pStyle w:val="TableEntry"/>
            </w:pPr>
            <w:r w:rsidRPr="001F42D3">
              <w:t>Notes and Comments (for each RXC)</w:t>
            </w:r>
          </w:p>
        </w:tc>
        <w:tc>
          <w:tcPr>
            <w:tcW w:w="1860" w:type="dxa"/>
          </w:tcPr>
          <w:p w14:paraId="52E43BBA" w14:textId="77777777" w:rsidR="00424D92" w:rsidRPr="001F42D3" w:rsidRDefault="00424D92" w:rsidP="001060A2">
            <w:pPr>
              <w:pStyle w:val="TableEntry"/>
            </w:pPr>
            <w:r w:rsidRPr="001F42D3">
              <w:t>X</w:t>
            </w:r>
          </w:p>
        </w:tc>
        <w:tc>
          <w:tcPr>
            <w:tcW w:w="1860" w:type="dxa"/>
          </w:tcPr>
          <w:p w14:paraId="18D43C1E" w14:textId="77777777" w:rsidR="00424D92" w:rsidRPr="001F42D3" w:rsidRDefault="00424D92" w:rsidP="001060A2">
            <w:pPr>
              <w:pStyle w:val="TableEntry"/>
              <w:rPr>
                <w:rFonts w:ascii="Arial" w:hAnsi="Arial" w:cs="Courier New"/>
                <w:color w:val="000000"/>
              </w:rPr>
            </w:pPr>
          </w:p>
        </w:tc>
        <w:tc>
          <w:tcPr>
            <w:tcW w:w="1860" w:type="dxa"/>
          </w:tcPr>
          <w:p w14:paraId="211313CE" w14:textId="77777777" w:rsidR="00424D92" w:rsidRPr="001F42D3" w:rsidRDefault="00424D92" w:rsidP="001060A2">
            <w:pPr>
              <w:pStyle w:val="TableEntry"/>
            </w:pPr>
            <w:r w:rsidRPr="001F42D3">
              <w:t>2</w:t>
            </w:r>
          </w:p>
        </w:tc>
      </w:tr>
      <w:tr w:rsidR="00C40FD5" w:rsidRPr="001F42D3" w14:paraId="5F22B2A8" w14:textId="77777777" w:rsidTr="009B6563">
        <w:trPr>
          <w:cantSplit/>
          <w:jc w:val="center"/>
        </w:trPr>
        <w:tc>
          <w:tcPr>
            <w:tcW w:w="1860" w:type="dxa"/>
          </w:tcPr>
          <w:p w14:paraId="2FD572FB" w14:textId="77777777" w:rsidR="00424D92" w:rsidRPr="001F42D3" w:rsidRDefault="00424D92" w:rsidP="001060A2">
            <w:pPr>
              <w:pStyle w:val="TableEntry"/>
            </w:pPr>
            <w:r w:rsidRPr="001F42D3">
              <w:t xml:space="preserve">         }]</w:t>
            </w:r>
          </w:p>
        </w:tc>
        <w:tc>
          <w:tcPr>
            <w:tcW w:w="1860" w:type="dxa"/>
          </w:tcPr>
          <w:p w14:paraId="2AA8CD8B" w14:textId="77777777" w:rsidR="00424D92" w:rsidRPr="001F42D3" w:rsidRDefault="00424D92" w:rsidP="001060A2">
            <w:pPr>
              <w:pStyle w:val="TableEntry"/>
            </w:pPr>
            <w:r w:rsidRPr="001F42D3">
              <w:t>--- COMPONENTS end</w:t>
            </w:r>
          </w:p>
        </w:tc>
        <w:tc>
          <w:tcPr>
            <w:tcW w:w="1860" w:type="dxa"/>
          </w:tcPr>
          <w:p w14:paraId="28E2167A" w14:textId="77777777" w:rsidR="00424D92" w:rsidRPr="001F42D3" w:rsidRDefault="00424D92" w:rsidP="001060A2">
            <w:pPr>
              <w:pStyle w:val="TableEntry"/>
              <w:rPr>
                <w:rFonts w:ascii="Arial" w:hAnsi="Arial" w:cs="Courier New"/>
                <w:color w:val="000000"/>
              </w:rPr>
            </w:pPr>
          </w:p>
        </w:tc>
        <w:tc>
          <w:tcPr>
            <w:tcW w:w="1860" w:type="dxa"/>
          </w:tcPr>
          <w:p w14:paraId="04851D04" w14:textId="77777777" w:rsidR="00424D92" w:rsidRPr="001F42D3" w:rsidRDefault="00424D92" w:rsidP="001060A2">
            <w:pPr>
              <w:pStyle w:val="TableEntry"/>
              <w:rPr>
                <w:rFonts w:ascii="Arial" w:hAnsi="Arial" w:cs="Courier New"/>
                <w:color w:val="000000"/>
              </w:rPr>
            </w:pPr>
          </w:p>
        </w:tc>
        <w:tc>
          <w:tcPr>
            <w:tcW w:w="1860" w:type="dxa"/>
          </w:tcPr>
          <w:p w14:paraId="01B6DC01" w14:textId="77777777" w:rsidR="00424D92" w:rsidRPr="001F42D3" w:rsidRDefault="00424D92" w:rsidP="001060A2">
            <w:pPr>
              <w:pStyle w:val="TableEntry"/>
              <w:rPr>
                <w:rFonts w:ascii="Arial" w:hAnsi="Arial" w:cs="Courier New"/>
                <w:color w:val="000000"/>
              </w:rPr>
            </w:pPr>
          </w:p>
        </w:tc>
      </w:tr>
      <w:tr w:rsidR="00C40FD5" w:rsidRPr="001F42D3" w14:paraId="31CC28FC" w14:textId="77777777" w:rsidTr="009B6563">
        <w:trPr>
          <w:cantSplit/>
          <w:jc w:val="center"/>
        </w:trPr>
        <w:tc>
          <w:tcPr>
            <w:tcW w:w="1860" w:type="dxa"/>
          </w:tcPr>
          <w:p w14:paraId="512CBBE3" w14:textId="77777777" w:rsidR="00424D92" w:rsidRPr="001F42D3" w:rsidRDefault="00424D92" w:rsidP="001060A2">
            <w:pPr>
              <w:pStyle w:val="TableEntry"/>
            </w:pPr>
            <w:r w:rsidRPr="001F42D3">
              <w:t xml:space="preserve">      ]</w:t>
            </w:r>
          </w:p>
        </w:tc>
        <w:tc>
          <w:tcPr>
            <w:tcW w:w="1860" w:type="dxa"/>
          </w:tcPr>
          <w:p w14:paraId="3C30D0AD" w14:textId="77777777" w:rsidR="00424D92" w:rsidRPr="001F42D3" w:rsidRDefault="00424D92" w:rsidP="001060A2">
            <w:pPr>
              <w:pStyle w:val="TableEntry"/>
            </w:pPr>
            <w:r w:rsidRPr="001F42D3">
              <w:t>--- ORDER_DETAIL_SUPPLEMENT end</w:t>
            </w:r>
          </w:p>
        </w:tc>
        <w:tc>
          <w:tcPr>
            <w:tcW w:w="1860" w:type="dxa"/>
          </w:tcPr>
          <w:p w14:paraId="37C25530" w14:textId="77777777" w:rsidR="00424D92" w:rsidRPr="001F42D3" w:rsidRDefault="00424D92" w:rsidP="001060A2">
            <w:pPr>
              <w:pStyle w:val="TableEntry"/>
              <w:rPr>
                <w:rFonts w:ascii="Arial" w:hAnsi="Arial" w:cs="Courier New"/>
                <w:color w:val="000000"/>
              </w:rPr>
            </w:pPr>
          </w:p>
        </w:tc>
        <w:tc>
          <w:tcPr>
            <w:tcW w:w="1860" w:type="dxa"/>
          </w:tcPr>
          <w:p w14:paraId="354AF232" w14:textId="77777777" w:rsidR="00424D92" w:rsidRPr="001F42D3" w:rsidRDefault="00424D92" w:rsidP="001060A2">
            <w:pPr>
              <w:pStyle w:val="TableEntry"/>
              <w:rPr>
                <w:rFonts w:ascii="Arial" w:hAnsi="Arial" w:cs="Courier New"/>
                <w:color w:val="000000"/>
              </w:rPr>
            </w:pPr>
          </w:p>
        </w:tc>
        <w:tc>
          <w:tcPr>
            <w:tcW w:w="1860" w:type="dxa"/>
          </w:tcPr>
          <w:p w14:paraId="173A4740" w14:textId="77777777" w:rsidR="00424D92" w:rsidRPr="001F42D3" w:rsidRDefault="00424D92" w:rsidP="001060A2">
            <w:pPr>
              <w:pStyle w:val="TableEntry"/>
              <w:rPr>
                <w:rFonts w:ascii="Arial" w:hAnsi="Arial" w:cs="Courier New"/>
                <w:color w:val="000000"/>
              </w:rPr>
            </w:pPr>
          </w:p>
        </w:tc>
      </w:tr>
      <w:tr w:rsidR="00C40FD5" w:rsidRPr="001F42D3" w14:paraId="20AE9A1D" w14:textId="77777777" w:rsidTr="009B6563">
        <w:trPr>
          <w:cantSplit/>
          <w:jc w:val="center"/>
        </w:trPr>
        <w:tc>
          <w:tcPr>
            <w:tcW w:w="1860" w:type="dxa"/>
          </w:tcPr>
          <w:p w14:paraId="004D1102" w14:textId="77777777" w:rsidR="00424D92" w:rsidRPr="001F42D3" w:rsidRDefault="00424D92" w:rsidP="001060A2">
            <w:pPr>
              <w:pStyle w:val="TableEntry"/>
            </w:pPr>
            <w:r w:rsidRPr="001F42D3">
              <w:t xml:space="preserve">   ]</w:t>
            </w:r>
          </w:p>
        </w:tc>
        <w:tc>
          <w:tcPr>
            <w:tcW w:w="1860" w:type="dxa"/>
          </w:tcPr>
          <w:p w14:paraId="27923BD1" w14:textId="77777777" w:rsidR="00424D92" w:rsidRPr="001F42D3" w:rsidRDefault="00424D92" w:rsidP="001060A2">
            <w:pPr>
              <w:pStyle w:val="TableEntry"/>
            </w:pPr>
            <w:r w:rsidRPr="001F42D3">
              <w:t>--- ORDER_DETAIL end</w:t>
            </w:r>
          </w:p>
        </w:tc>
        <w:tc>
          <w:tcPr>
            <w:tcW w:w="1860" w:type="dxa"/>
          </w:tcPr>
          <w:p w14:paraId="300D7C59" w14:textId="77777777" w:rsidR="00424D92" w:rsidRPr="001F42D3" w:rsidRDefault="00424D92" w:rsidP="001060A2">
            <w:pPr>
              <w:pStyle w:val="TableEntry"/>
              <w:rPr>
                <w:rFonts w:ascii="Arial" w:hAnsi="Arial" w:cs="Courier New"/>
                <w:color w:val="000000"/>
              </w:rPr>
            </w:pPr>
          </w:p>
        </w:tc>
        <w:tc>
          <w:tcPr>
            <w:tcW w:w="1860" w:type="dxa"/>
          </w:tcPr>
          <w:p w14:paraId="106825C5" w14:textId="77777777" w:rsidR="00424D92" w:rsidRPr="001F42D3" w:rsidRDefault="00424D92" w:rsidP="001060A2">
            <w:pPr>
              <w:pStyle w:val="TableEntry"/>
              <w:rPr>
                <w:rFonts w:ascii="Arial" w:hAnsi="Arial" w:cs="Courier New"/>
                <w:color w:val="000000"/>
              </w:rPr>
            </w:pPr>
          </w:p>
        </w:tc>
        <w:tc>
          <w:tcPr>
            <w:tcW w:w="1860" w:type="dxa"/>
          </w:tcPr>
          <w:p w14:paraId="067DBC54" w14:textId="77777777" w:rsidR="00424D92" w:rsidRPr="001F42D3" w:rsidRDefault="00424D92" w:rsidP="001060A2">
            <w:pPr>
              <w:pStyle w:val="TableEntry"/>
              <w:rPr>
                <w:rFonts w:ascii="Arial" w:hAnsi="Arial" w:cs="Courier New"/>
                <w:color w:val="000000"/>
              </w:rPr>
            </w:pPr>
          </w:p>
        </w:tc>
      </w:tr>
      <w:tr w:rsidR="00C40FD5" w:rsidRPr="001F42D3" w14:paraId="6B6FC06F" w14:textId="77777777" w:rsidTr="009B6563">
        <w:trPr>
          <w:cantSplit/>
          <w:jc w:val="center"/>
        </w:trPr>
        <w:tc>
          <w:tcPr>
            <w:tcW w:w="1860" w:type="dxa"/>
          </w:tcPr>
          <w:p w14:paraId="655B1BD5" w14:textId="77777777" w:rsidR="00424D92" w:rsidRPr="001F42D3" w:rsidRDefault="00424D92" w:rsidP="001060A2">
            <w:pPr>
              <w:pStyle w:val="TableEntry"/>
            </w:pPr>
            <w:r w:rsidRPr="001F42D3">
              <w:t xml:space="preserve">   [  </w:t>
            </w:r>
          </w:p>
        </w:tc>
        <w:tc>
          <w:tcPr>
            <w:tcW w:w="1860" w:type="dxa"/>
          </w:tcPr>
          <w:p w14:paraId="7347974A" w14:textId="77777777" w:rsidR="00424D92" w:rsidRPr="001F42D3" w:rsidRDefault="00424D92" w:rsidP="001060A2">
            <w:pPr>
              <w:pStyle w:val="TableEntry"/>
            </w:pPr>
            <w:r w:rsidRPr="001F42D3">
              <w:t>--- ENCODING begin</w:t>
            </w:r>
          </w:p>
        </w:tc>
        <w:tc>
          <w:tcPr>
            <w:tcW w:w="1860" w:type="dxa"/>
          </w:tcPr>
          <w:p w14:paraId="1C83D4B7" w14:textId="77777777" w:rsidR="00424D92" w:rsidRPr="001F42D3" w:rsidRDefault="00424D92" w:rsidP="001060A2">
            <w:pPr>
              <w:pStyle w:val="TableEntry"/>
              <w:rPr>
                <w:rFonts w:ascii="Arial" w:hAnsi="Arial" w:cs="Courier New"/>
                <w:color w:val="000000"/>
              </w:rPr>
            </w:pPr>
          </w:p>
        </w:tc>
        <w:tc>
          <w:tcPr>
            <w:tcW w:w="1860" w:type="dxa"/>
          </w:tcPr>
          <w:p w14:paraId="08843A70" w14:textId="77777777" w:rsidR="00424D92" w:rsidRPr="001F42D3" w:rsidRDefault="00424D92" w:rsidP="001060A2">
            <w:pPr>
              <w:pStyle w:val="TableEntry"/>
              <w:rPr>
                <w:rFonts w:ascii="Arial" w:hAnsi="Arial" w:cs="Courier New"/>
                <w:color w:val="000000"/>
              </w:rPr>
            </w:pPr>
          </w:p>
        </w:tc>
        <w:tc>
          <w:tcPr>
            <w:tcW w:w="1860" w:type="dxa"/>
          </w:tcPr>
          <w:p w14:paraId="53C298E1" w14:textId="77777777" w:rsidR="00424D92" w:rsidRPr="001F42D3" w:rsidRDefault="00424D92" w:rsidP="001060A2">
            <w:pPr>
              <w:pStyle w:val="TableEntry"/>
              <w:rPr>
                <w:rFonts w:ascii="Arial" w:hAnsi="Arial" w:cs="Courier New"/>
                <w:color w:val="000000"/>
              </w:rPr>
            </w:pPr>
          </w:p>
        </w:tc>
      </w:tr>
      <w:tr w:rsidR="00C40FD5" w:rsidRPr="001F42D3" w14:paraId="5C1338A3" w14:textId="77777777" w:rsidTr="009B6563">
        <w:trPr>
          <w:cantSplit/>
          <w:jc w:val="center"/>
        </w:trPr>
        <w:tc>
          <w:tcPr>
            <w:tcW w:w="1860" w:type="dxa"/>
          </w:tcPr>
          <w:p w14:paraId="39365437" w14:textId="77777777" w:rsidR="00424D92" w:rsidRPr="001F42D3" w:rsidRDefault="00424D92" w:rsidP="001060A2">
            <w:pPr>
              <w:pStyle w:val="TableEntry"/>
            </w:pPr>
            <w:r w:rsidRPr="001F42D3">
              <w:t xml:space="preserve">         RXE</w:t>
            </w:r>
          </w:p>
        </w:tc>
        <w:tc>
          <w:tcPr>
            <w:tcW w:w="1860" w:type="dxa"/>
          </w:tcPr>
          <w:p w14:paraId="74499F6A" w14:textId="77777777" w:rsidR="00424D92" w:rsidRPr="001F42D3" w:rsidRDefault="00424D92" w:rsidP="001060A2">
            <w:pPr>
              <w:pStyle w:val="TableEntry"/>
            </w:pPr>
            <w:r w:rsidRPr="001F42D3">
              <w:t xml:space="preserve">Pharmacy/Treatment Encoded Order </w:t>
            </w:r>
          </w:p>
        </w:tc>
        <w:tc>
          <w:tcPr>
            <w:tcW w:w="1860" w:type="dxa"/>
          </w:tcPr>
          <w:p w14:paraId="477592C1" w14:textId="77777777" w:rsidR="00424D92" w:rsidRPr="001F42D3" w:rsidRDefault="00424D92" w:rsidP="001060A2">
            <w:pPr>
              <w:pStyle w:val="TableEntry"/>
            </w:pPr>
            <w:r w:rsidRPr="001F42D3">
              <w:t>X</w:t>
            </w:r>
          </w:p>
        </w:tc>
        <w:tc>
          <w:tcPr>
            <w:tcW w:w="1860" w:type="dxa"/>
          </w:tcPr>
          <w:p w14:paraId="048BC9AA" w14:textId="77777777" w:rsidR="00424D92" w:rsidRPr="001F42D3" w:rsidRDefault="00424D92" w:rsidP="001060A2">
            <w:pPr>
              <w:pStyle w:val="TableEntry"/>
              <w:rPr>
                <w:rFonts w:ascii="Arial" w:hAnsi="Arial" w:cs="Courier New"/>
                <w:color w:val="000000"/>
              </w:rPr>
            </w:pPr>
          </w:p>
        </w:tc>
        <w:tc>
          <w:tcPr>
            <w:tcW w:w="1860" w:type="dxa"/>
          </w:tcPr>
          <w:p w14:paraId="01C4202E" w14:textId="77777777" w:rsidR="00424D92" w:rsidRPr="001F42D3" w:rsidRDefault="00424D92" w:rsidP="001060A2">
            <w:pPr>
              <w:pStyle w:val="TableEntry"/>
            </w:pPr>
            <w:r w:rsidRPr="001F42D3">
              <w:t>4</w:t>
            </w:r>
          </w:p>
        </w:tc>
      </w:tr>
      <w:tr w:rsidR="00C40FD5" w:rsidRPr="001F42D3" w14:paraId="0DA94C25" w14:textId="77777777" w:rsidTr="009B6563">
        <w:trPr>
          <w:cantSplit/>
          <w:jc w:val="center"/>
        </w:trPr>
        <w:tc>
          <w:tcPr>
            <w:tcW w:w="1860" w:type="dxa"/>
          </w:tcPr>
          <w:p w14:paraId="68709A55" w14:textId="77777777" w:rsidR="00424D92" w:rsidRPr="001F42D3" w:rsidRDefault="00424D92" w:rsidP="001060A2">
            <w:pPr>
              <w:pStyle w:val="TableEntry"/>
            </w:pPr>
            <w:r w:rsidRPr="001F42D3">
              <w:t xml:space="preserve">      {  </w:t>
            </w:r>
          </w:p>
        </w:tc>
        <w:tc>
          <w:tcPr>
            <w:tcW w:w="1860" w:type="dxa"/>
          </w:tcPr>
          <w:p w14:paraId="42DDACE9" w14:textId="77777777" w:rsidR="00424D92" w:rsidRPr="001F42D3" w:rsidRDefault="00424D92" w:rsidP="001060A2">
            <w:pPr>
              <w:pStyle w:val="TableEntry"/>
            </w:pPr>
            <w:r w:rsidRPr="001F42D3">
              <w:t>--- TIMING_ENCODED begin</w:t>
            </w:r>
          </w:p>
        </w:tc>
        <w:tc>
          <w:tcPr>
            <w:tcW w:w="1860" w:type="dxa"/>
          </w:tcPr>
          <w:p w14:paraId="4D3F2E0D" w14:textId="77777777" w:rsidR="00424D92" w:rsidRPr="001F42D3" w:rsidRDefault="00424D92" w:rsidP="001060A2">
            <w:pPr>
              <w:pStyle w:val="TableEntry"/>
              <w:rPr>
                <w:rFonts w:ascii="Arial" w:hAnsi="Arial" w:cs="Courier New"/>
                <w:color w:val="000000"/>
              </w:rPr>
            </w:pPr>
          </w:p>
        </w:tc>
        <w:tc>
          <w:tcPr>
            <w:tcW w:w="1860" w:type="dxa"/>
          </w:tcPr>
          <w:p w14:paraId="0BD68689" w14:textId="77777777" w:rsidR="00424D92" w:rsidRPr="001F42D3" w:rsidRDefault="00424D92" w:rsidP="001060A2">
            <w:pPr>
              <w:pStyle w:val="TableEntry"/>
              <w:rPr>
                <w:rFonts w:ascii="Arial" w:hAnsi="Arial" w:cs="Courier New"/>
                <w:color w:val="000000"/>
              </w:rPr>
            </w:pPr>
          </w:p>
        </w:tc>
        <w:tc>
          <w:tcPr>
            <w:tcW w:w="1860" w:type="dxa"/>
          </w:tcPr>
          <w:p w14:paraId="3FF3F921" w14:textId="77777777" w:rsidR="00424D92" w:rsidRPr="001F42D3" w:rsidRDefault="00424D92" w:rsidP="001060A2">
            <w:pPr>
              <w:pStyle w:val="TableEntry"/>
              <w:rPr>
                <w:rFonts w:ascii="Arial" w:hAnsi="Arial" w:cs="Courier New"/>
                <w:color w:val="000000"/>
              </w:rPr>
            </w:pPr>
          </w:p>
        </w:tc>
      </w:tr>
      <w:tr w:rsidR="00C40FD5" w:rsidRPr="001F42D3" w14:paraId="3D67F446" w14:textId="77777777" w:rsidTr="009B6563">
        <w:trPr>
          <w:cantSplit/>
          <w:jc w:val="center"/>
        </w:trPr>
        <w:tc>
          <w:tcPr>
            <w:tcW w:w="1860" w:type="dxa"/>
          </w:tcPr>
          <w:p w14:paraId="32DAE329" w14:textId="77777777" w:rsidR="00424D92" w:rsidRPr="001F42D3" w:rsidRDefault="00424D92" w:rsidP="001060A2">
            <w:pPr>
              <w:pStyle w:val="TableEntry"/>
            </w:pPr>
            <w:r w:rsidRPr="001F42D3">
              <w:t xml:space="preserve">            TQ1</w:t>
            </w:r>
          </w:p>
        </w:tc>
        <w:tc>
          <w:tcPr>
            <w:tcW w:w="1860" w:type="dxa"/>
          </w:tcPr>
          <w:p w14:paraId="12496CD2" w14:textId="77777777" w:rsidR="00424D92" w:rsidRPr="001F42D3" w:rsidRDefault="00424D92" w:rsidP="001060A2">
            <w:pPr>
              <w:pStyle w:val="TableEntry"/>
            </w:pPr>
            <w:r w:rsidRPr="001F42D3">
              <w:t>Timing/Quantity</w:t>
            </w:r>
          </w:p>
        </w:tc>
        <w:tc>
          <w:tcPr>
            <w:tcW w:w="1860" w:type="dxa"/>
          </w:tcPr>
          <w:p w14:paraId="25E06E5C" w14:textId="77777777" w:rsidR="00424D92" w:rsidRPr="001F42D3" w:rsidRDefault="00424D92" w:rsidP="001060A2">
            <w:pPr>
              <w:pStyle w:val="TableEntry"/>
            </w:pPr>
            <w:r w:rsidRPr="001F42D3">
              <w:t>X</w:t>
            </w:r>
          </w:p>
        </w:tc>
        <w:tc>
          <w:tcPr>
            <w:tcW w:w="1860" w:type="dxa"/>
          </w:tcPr>
          <w:p w14:paraId="2DF6907F" w14:textId="77777777" w:rsidR="00424D92" w:rsidRPr="001F42D3" w:rsidRDefault="00424D92" w:rsidP="001060A2">
            <w:pPr>
              <w:pStyle w:val="TableEntry"/>
              <w:rPr>
                <w:rFonts w:ascii="Arial" w:hAnsi="Arial" w:cs="Courier New"/>
                <w:color w:val="000000"/>
              </w:rPr>
            </w:pPr>
          </w:p>
        </w:tc>
        <w:tc>
          <w:tcPr>
            <w:tcW w:w="1860" w:type="dxa"/>
          </w:tcPr>
          <w:p w14:paraId="67122024" w14:textId="77777777" w:rsidR="00424D92" w:rsidRPr="001F42D3" w:rsidRDefault="00424D92" w:rsidP="001060A2">
            <w:pPr>
              <w:pStyle w:val="TableEntry"/>
            </w:pPr>
            <w:r w:rsidRPr="001F42D3">
              <w:t>4</w:t>
            </w:r>
          </w:p>
        </w:tc>
      </w:tr>
      <w:tr w:rsidR="00C40FD5" w:rsidRPr="001F42D3" w14:paraId="2A47A937" w14:textId="77777777" w:rsidTr="009B6563">
        <w:trPr>
          <w:cantSplit/>
          <w:jc w:val="center"/>
        </w:trPr>
        <w:tc>
          <w:tcPr>
            <w:tcW w:w="1860" w:type="dxa"/>
          </w:tcPr>
          <w:p w14:paraId="5812EA2F" w14:textId="77777777" w:rsidR="00424D92" w:rsidRPr="001F42D3" w:rsidRDefault="00424D92" w:rsidP="001060A2">
            <w:pPr>
              <w:pStyle w:val="TableEntry"/>
            </w:pPr>
            <w:r w:rsidRPr="001F42D3">
              <w:t xml:space="preserve">         [{ TQ2 }]</w:t>
            </w:r>
          </w:p>
        </w:tc>
        <w:tc>
          <w:tcPr>
            <w:tcW w:w="1860" w:type="dxa"/>
          </w:tcPr>
          <w:p w14:paraId="68AEF539" w14:textId="77777777" w:rsidR="00424D92" w:rsidRPr="001F42D3" w:rsidRDefault="00424D92" w:rsidP="001060A2">
            <w:pPr>
              <w:pStyle w:val="TableEntry"/>
            </w:pPr>
            <w:r w:rsidRPr="001F42D3">
              <w:t>Timing/Quantity Order Sequence</w:t>
            </w:r>
          </w:p>
        </w:tc>
        <w:tc>
          <w:tcPr>
            <w:tcW w:w="1860" w:type="dxa"/>
          </w:tcPr>
          <w:p w14:paraId="1B0277FB" w14:textId="77777777" w:rsidR="00424D92" w:rsidRPr="001F42D3" w:rsidRDefault="00424D92" w:rsidP="001060A2">
            <w:pPr>
              <w:pStyle w:val="TableEntry"/>
            </w:pPr>
            <w:r w:rsidRPr="001F42D3">
              <w:t>X</w:t>
            </w:r>
          </w:p>
        </w:tc>
        <w:tc>
          <w:tcPr>
            <w:tcW w:w="1860" w:type="dxa"/>
          </w:tcPr>
          <w:p w14:paraId="48C19DB8" w14:textId="77777777" w:rsidR="00424D92" w:rsidRPr="001F42D3" w:rsidRDefault="00424D92" w:rsidP="001060A2">
            <w:pPr>
              <w:pStyle w:val="TableEntry"/>
              <w:rPr>
                <w:rFonts w:ascii="Arial" w:hAnsi="Arial" w:cs="Courier New"/>
                <w:color w:val="000000"/>
              </w:rPr>
            </w:pPr>
          </w:p>
        </w:tc>
        <w:tc>
          <w:tcPr>
            <w:tcW w:w="1860" w:type="dxa"/>
          </w:tcPr>
          <w:p w14:paraId="46CC64E6" w14:textId="77777777" w:rsidR="00424D92" w:rsidRPr="001F42D3" w:rsidRDefault="00424D92" w:rsidP="001060A2">
            <w:pPr>
              <w:pStyle w:val="TableEntry"/>
            </w:pPr>
            <w:r w:rsidRPr="001F42D3">
              <w:t>4</w:t>
            </w:r>
          </w:p>
        </w:tc>
      </w:tr>
      <w:tr w:rsidR="00C40FD5" w:rsidRPr="001F42D3" w14:paraId="71CF86FC" w14:textId="77777777" w:rsidTr="009B6563">
        <w:trPr>
          <w:cantSplit/>
          <w:jc w:val="center"/>
        </w:trPr>
        <w:tc>
          <w:tcPr>
            <w:tcW w:w="1860" w:type="dxa"/>
          </w:tcPr>
          <w:p w14:paraId="1A337EC5" w14:textId="77777777" w:rsidR="00424D92" w:rsidRPr="001F42D3" w:rsidRDefault="00424D92" w:rsidP="001060A2">
            <w:pPr>
              <w:pStyle w:val="TableEntry"/>
            </w:pPr>
            <w:r w:rsidRPr="001F42D3">
              <w:t xml:space="preserve">      }</w:t>
            </w:r>
          </w:p>
        </w:tc>
        <w:tc>
          <w:tcPr>
            <w:tcW w:w="1860" w:type="dxa"/>
          </w:tcPr>
          <w:p w14:paraId="44931299" w14:textId="77777777" w:rsidR="00424D92" w:rsidRPr="001F42D3" w:rsidRDefault="00424D92" w:rsidP="001060A2">
            <w:pPr>
              <w:pStyle w:val="TableEntry"/>
            </w:pPr>
            <w:r w:rsidRPr="001F42D3">
              <w:t>--- TIMING_ENCODED end</w:t>
            </w:r>
          </w:p>
        </w:tc>
        <w:tc>
          <w:tcPr>
            <w:tcW w:w="1860" w:type="dxa"/>
          </w:tcPr>
          <w:p w14:paraId="593D58EA" w14:textId="77777777" w:rsidR="00424D92" w:rsidRPr="001F42D3" w:rsidRDefault="00424D92" w:rsidP="001060A2">
            <w:pPr>
              <w:pStyle w:val="TableEntry"/>
              <w:rPr>
                <w:rFonts w:ascii="Arial" w:hAnsi="Arial" w:cs="Courier New"/>
                <w:color w:val="000000"/>
              </w:rPr>
            </w:pPr>
          </w:p>
        </w:tc>
        <w:tc>
          <w:tcPr>
            <w:tcW w:w="1860" w:type="dxa"/>
          </w:tcPr>
          <w:p w14:paraId="2188E0FA" w14:textId="77777777" w:rsidR="00424D92" w:rsidRPr="001F42D3" w:rsidRDefault="00424D92" w:rsidP="001060A2">
            <w:pPr>
              <w:pStyle w:val="TableEntry"/>
              <w:rPr>
                <w:rFonts w:ascii="Arial" w:hAnsi="Arial" w:cs="Courier New"/>
                <w:color w:val="000000"/>
              </w:rPr>
            </w:pPr>
          </w:p>
        </w:tc>
        <w:tc>
          <w:tcPr>
            <w:tcW w:w="1860" w:type="dxa"/>
          </w:tcPr>
          <w:p w14:paraId="1B2B93BD" w14:textId="77777777" w:rsidR="00424D92" w:rsidRPr="001F42D3" w:rsidRDefault="00424D92" w:rsidP="001060A2">
            <w:pPr>
              <w:pStyle w:val="TableEntry"/>
              <w:rPr>
                <w:rFonts w:ascii="Arial" w:hAnsi="Arial" w:cs="Courier New"/>
                <w:color w:val="000000"/>
              </w:rPr>
            </w:pPr>
          </w:p>
        </w:tc>
      </w:tr>
      <w:tr w:rsidR="00C40FD5" w:rsidRPr="001F42D3" w14:paraId="4E87ED52" w14:textId="77777777" w:rsidTr="009B6563">
        <w:trPr>
          <w:cantSplit/>
          <w:jc w:val="center"/>
        </w:trPr>
        <w:tc>
          <w:tcPr>
            <w:tcW w:w="1860" w:type="dxa"/>
          </w:tcPr>
          <w:p w14:paraId="417A5CC5" w14:textId="77777777" w:rsidR="00424D92" w:rsidRPr="001F42D3" w:rsidRDefault="00424D92" w:rsidP="001060A2">
            <w:pPr>
              <w:pStyle w:val="TableEntry"/>
            </w:pPr>
            <w:r w:rsidRPr="001F42D3">
              <w:t xml:space="preserve">      {  RXR  }</w:t>
            </w:r>
          </w:p>
        </w:tc>
        <w:tc>
          <w:tcPr>
            <w:tcW w:w="1860" w:type="dxa"/>
          </w:tcPr>
          <w:p w14:paraId="0E45C8B6" w14:textId="77777777" w:rsidR="00424D92" w:rsidRPr="001F42D3" w:rsidRDefault="00424D92" w:rsidP="001060A2">
            <w:pPr>
              <w:pStyle w:val="TableEntry"/>
            </w:pPr>
            <w:r w:rsidRPr="001F42D3">
              <w:t>Pharmacy/Treatment Route</w:t>
            </w:r>
          </w:p>
        </w:tc>
        <w:tc>
          <w:tcPr>
            <w:tcW w:w="1860" w:type="dxa"/>
          </w:tcPr>
          <w:p w14:paraId="2631AB1C" w14:textId="77777777" w:rsidR="00424D92" w:rsidRPr="001F42D3" w:rsidRDefault="00424D92" w:rsidP="001060A2">
            <w:pPr>
              <w:pStyle w:val="TableEntry"/>
            </w:pPr>
            <w:r w:rsidRPr="001F42D3">
              <w:t>X</w:t>
            </w:r>
          </w:p>
        </w:tc>
        <w:tc>
          <w:tcPr>
            <w:tcW w:w="1860" w:type="dxa"/>
          </w:tcPr>
          <w:p w14:paraId="5A7E2577" w14:textId="77777777" w:rsidR="00424D92" w:rsidRPr="001F42D3" w:rsidRDefault="00424D92" w:rsidP="001060A2">
            <w:pPr>
              <w:pStyle w:val="TableEntry"/>
              <w:rPr>
                <w:rFonts w:ascii="Arial" w:hAnsi="Arial" w:cs="Courier New"/>
                <w:color w:val="000000"/>
              </w:rPr>
            </w:pPr>
          </w:p>
        </w:tc>
        <w:tc>
          <w:tcPr>
            <w:tcW w:w="1860" w:type="dxa"/>
          </w:tcPr>
          <w:p w14:paraId="34702D55" w14:textId="77777777" w:rsidR="00424D92" w:rsidRPr="001F42D3" w:rsidRDefault="00424D92" w:rsidP="001060A2">
            <w:pPr>
              <w:pStyle w:val="TableEntry"/>
            </w:pPr>
            <w:r w:rsidRPr="001F42D3">
              <w:t>4</w:t>
            </w:r>
          </w:p>
        </w:tc>
      </w:tr>
      <w:tr w:rsidR="00C40FD5" w:rsidRPr="001F42D3" w14:paraId="11DEEC46" w14:textId="77777777" w:rsidTr="009B6563">
        <w:trPr>
          <w:cantSplit/>
          <w:jc w:val="center"/>
        </w:trPr>
        <w:tc>
          <w:tcPr>
            <w:tcW w:w="1860" w:type="dxa"/>
          </w:tcPr>
          <w:p w14:paraId="4FA83BA7" w14:textId="77777777" w:rsidR="00424D92" w:rsidRPr="001F42D3" w:rsidRDefault="00424D92" w:rsidP="001060A2">
            <w:pPr>
              <w:pStyle w:val="TableEntry"/>
            </w:pPr>
            <w:r w:rsidRPr="001F42D3">
              <w:t xml:space="preserve">      [{ RXC }]</w:t>
            </w:r>
          </w:p>
        </w:tc>
        <w:tc>
          <w:tcPr>
            <w:tcW w:w="1860" w:type="dxa"/>
          </w:tcPr>
          <w:p w14:paraId="04055FD8" w14:textId="77777777" w:rsidR="00424D92" w:rsidRPr="001F42D3" w:rsidRDefault="00424D92" w:rsidP="001060A2">
            <w:pPr>
              <w:pStyle w:val="TableEntry"/>
            </w:pPr>
            <w:r w:rsidRPr="001F42D3">
              <w:t>Pharmacy/Treatment Component</w:t>
            </w:r>
          </w:p>
        </w:tc>
        <w:tc>
          <w:tcPr>
            <w:tcW w:w="1860" w:type="dxa"/>
          </w:tcPr>
          <w:p w14:paraId="5D3AA3B4" w14:textId="77777777" w:rsidR="00424D92" w:rsidRPr="001F42D3" w:rsidRDefault="00424D92" w:rsidP="001060A2">
            <w:pPr>
              <w:pStyle w:val="TableEntry"/>
            </w:pPr>
            <w:r w:rsidRPr="001F42D3">
              <w:t>X</w:t>
            </w:r>
          </w:p>
        </w:tc>
        <w:tc>
          <w:tcPr>
            <w:tcW w:w="1860" w:type="dxa"/>
          </w:tcPr>
          <w:p w14:paraId="2DA7201C" w14:textId="77777777" w:rsidR="00424D92" w:rsidRPr="001F42D3" w:rsidRDefault="00424D92" w:rsidP="001060A2">
            <w:pPr>
              <w:pStyle w:val="TableEntry"/>
              <w:rPr>
                <w:rFonts w:ascii="Arial" w:hAnsi="Arial" w:cs="Courier New"/>
                <w:color w:val="000000"/>
              </w:rPr>
            </w:pPr>
          </w:p>
        </w:tc>
        <w:tc>
          <w:tcPr>
            <w:tcW w:w="1860" w:type="dxa"/>
          </w:tcPr>
          <w:p w14:paraId="7F87A557" w14:textId="77777777" w:rsidR="00424D92" w:rsidRPr="001F42D3" w:rsidRDefault="00424D92" w:rsidP="001060A2">
            <w:pPr>
              <w:pStyle w:val="TableEntry"/>
            </w:pPr>
            <w:r w:rsidRPr="001F42D3">
              <w:t>4</w:t>
            </w:r>
          </w:p>
        </w:tc>
      </w:tr>
      <w:tr w:rsidR="00C40FD5" w:rsidRPr="001F42D3" w14:paraId="5A995B67" w14:textId="77777777" w:rsidTr="009B6563">
        <w:trPr>
          <w:cantSplit/>
          <w:jc w:val="center"/>
        </w:trPr>
        <w:tc>
          <w:tcPr>
            <w:tcW w:w="1860" w:type="dxa"/>
          </w:tcPr>
          <w:p w14:paraId="301B0209" w14:textId="77777777" w:rsidR="00424D92" w:rsidRPr="001F42D3" w:rsidRDefault="00424D92" w:rsidP="001060A2">
            <w:pPr>
              <w:pStyle w:val="TableEntry"/>
            </w:pPr>
            <w:r w:rsidRPr="001F42D3">
              <w:t xml:space="preserve">   ]</w:t>
            </w:r>
          </w:p>
        </w:tc>
        <w:tc>
          <w:tcPr>
            <w:tcW w:w="1860" w:type="dxa"/>
          </w:tcPr>
          <w:p w14:paraId="1729ED7C" w14:textId="77777777" w:rsidR="00424D92" w:rsidRPr="001F42D3" w:rsidRDefault="00424D92" w:rsidP="001060A2">
            <w:pPr>
              <w:pStyle w:val="TableEntry"/>
            </w:pPr>
            <w:r w:rsidRPr="001F42D3">
              <w:t>--- ENCODING end</w:t>
            </w:r>
          </w:p>
        </w:tc>
        <w:tc>
          <w:tcPr>
            <w:tcW w:w="1860" w:type="dxa"/>
          </w:tcPr>
          <w:p w14:paraId="3E887C33" w14:textId="77777777" w:rsidR="00424D92" w:rsidRPr="001F42D3" w:rsidRDefault="00424D92" w:rsidP="001060A2">
            <w:pPr>
              <w:pStyle w:val="TableEntry"/>
              <w:rPr>
                <w:rFonts w:ascii="Arial" w:hAnsi="Arial" w:cs="Courier New"/>
                <w:color w:val="000000"/>
              </w:rPr>
            </w:pPr>
          </w:p>
        </w:tc>
        <w:tc>
          <w:tcPr>
            <w:tcW w:w="1860" w:type="dxa"/>
          </w:tcPr>
          <w:p w14:paraId="15117551" w14:textId="77777777" w:rsidR="00424D92" w:rsidRPr="001F42D3" w:rsidRDefault="00424D92" w:rsidP="001060A2">
            <w:pPr>
              <w:pStyle w:val="TableEntry"/>
              <w:rPr>
                <w:rFonts w:ascii="Arial" w:hAnsi="Arial" w:cs="Courier New"/>
                <w:color w:val="000000"/>
              </w:rPr>
            </w:pPr>
          </w:p>
        </w:tc>
        <w:tc>
          <w:tcPr>
            <w:tcW w:w="1860" w:type="dxa"/>
          </w:tcPr>
          <w:p w14:paraId="59CE4E29" w14:textId="77777777" w:rsidR="00424D92" w:rsidRPr="001F42D3" w:rsidRDefault="00424D92" w:rsidP="001060A2">
            <w:pPr>
              <w:pStyle w:val="TableEntry"/>
              <w:rPr>
                <w:rFonts w:ascii="Arial" w:hAnsi="Arial" w:cs="Courier New"/>
                <w:color w:val="000000"/>
              </w:rPr>
            </w:pPr>
          </w:p>
        </w:tc>
      </w:tr>
      <w:tr w:rsidR="00C40FD5" w:rsidRPr="001F42D3" w14:paraId="3987DC5A" w14:textId="77777777" w:rsidTr="009B6563">
        <w:trPr>
          <w:cantSplit/>
          <w:jc w:val="center"/>
        </w:trPr>
        <w:tc>
          <w:tcPr>
            <w:tcW w:w="1860" w:type="dxa"/>
          </w:tcPr>
          <w:p w14:paraId="48545675" w14:textId="77777777" w:rsidR="00424D92" w:rsidRPr="001F42D3" w:rsidRDefault="00424D92" w:rsidP="001060A2">
            <w:pPr>
              <w:pStyle w:val="TableEntry"/>
            </w:pPr>
            <w:r w:rsidRPr="001F42D3">
              <w:t xml:space="preserve">   {  </w:t>
            </w:r>
          </w:p>
        </w:tc>
        <w:tc>
          <w:tcPr>
            <w:tcW w:w="1860" w:type="dxa"/>
          </w:tcPr>
          <w:p w14:paraId="6685B0C0" w14:textId="77777777" w:rsidR="00424D92" w:rsidRPr="001F42D3" w:rsidRDefault="00424D92" w:rsidP="001060A2">
            <w:pPr>
              <w:pStyle w:val="TableEntry"/>
            </w:pPr>
            <w:r w:rsidRPr="001F42D3">
              <w:t>--- GIVE begin</w:t>
            </w:r>
          </w:p>
        </w:tc>
        <w:tc>
          <w:tcPr>
            <w:tcW w:w="1860" w:type="dxa"/>
          </w:tcPr>
          <w:p w14:paraId="31DAA552" w14:textId="77777777" w:rsidR="00424D92" w:rsidRPr="001F42D3" w:rsidRDefault="00424D92" w:rsidP="001060A2">
            <w:pPr>
              <w:pStyle w:val="TableEntry"/>
              <w:rPr>
                <w:rFonts w:ascii="Arial" w:hAnsi="Arial" w:cs="Courier New"/>
                <w:color w:val="000000"/>
              </w:rPr>
            </w:pPr>
          </w:p>
        </w:tc>
        <w:tc>
          <w:tcPr>
            <w:tcW w:w="1860" w:type="dxa"/>
          </w:tcPr>
          <w:p w14:paraId="2C050006" w14:textId="77777777" w:rsidR="00424D92" w:rsidRPr="001F42D3" w:rsidRDefault="00424D92" w:rsidP="001060A2">
            <w:pPr>
              <w:pStyle w:val="TableEntry"/>
              <w:rPr>
                <w:rFonts w:ascii="Arial" w:hAnsi="Arial" w:cs="Courier New"/>
                <w:color w:val="000000"/>
              </w:rPr>
            </w:pPr>
          </w:p>
        </w:tc>
        <w:tc>
          <w:tcPr>
            <w:tcW w:w="1860" w:type="dxa"/>
          </w:tcPr>
          <w:p w14:paraId="56DEB9B9" w14:textId="77777777" w:rsidR="00424D92" w:rsidRPr="001F42D3" w:rsidRDefault="00424D92" w:rsidP="001060A2">
            <w:pPr>
              <w:pStyle w:val="TableEntry"/>
              <w:rPr>
                <w:rFonts w:ascii="Arial" w:hAnsi="Arial" w:cs="Courier New"/>
                <w:color w:val="000000"/>
              </w:rPr>
            </w:pPr>
          </w:p>
        </w:tc>
      </w:tr>
      <w:tr w:rsidR="00C40FD5" w:rsidRPr="001F42D3" w14:paraId="541C0509" w14:textId="77777777" w:rsidTr="009B6563">
        <w:trPr>
          <w:cantSplit/>
          <w:jc w:val="center"/>
        </w:trPr>
        <w:tc>
          <w:tcPr>
            <w:tcW w:w="1860" w:type="dxa"/>
          </w:tcPr>
          <w:p w14:paraId="2C1D42FC" w14:textId="77777777" w:rsidR="00424D92" w:rsidRPr="001F42D3" w:rsidRDefault="00424D92" w:rsidP="001060A2">
            <w:pPr>
              <w:pStyle w:val="TableEntry"/>
            </w:pPr>
            <w:r w:rsidRPr="001F42D3">
              <w:t xml:space="preserve">         RXG</w:t>
            </w:r>
          </w:p>
        </w:tc>
        <w:tc>
          <w:tcPr>
            <w:tcW w:w="1860" w:type="dxa"/>
          </w:tcPr>
          <w:p w14:paraId="799F92AA" w14:textId="77777777" w:rsidR="00424D92" w:rsidRPr="001F42D3" w:rsidRDefault="00424D92" w:rsidP="001060A2">
            <w:pPr>
              <w:pStyle w:val="TableEntry"/>
            </w:pPr>
            <w:r w:rsidRPr="001F42D3">
              <w:t>Pharmacy/Treatment Give</w:t>
            </w:r>
          </w:p>
        </w:tc>
        <w:tc>
          <w:tcPr>
            <w:tcW w:w="1860" w:type="dxa"/>
          </w:tcPr>
          <w:p w14:paraId="79CA6AC8" w14:textId="77777777" w:rsidR="00424D92" w:rsidRPr="001F42D3" w:rsidRDefault="00424D92" w:rsidP="001060A2">
            <w:pPr>
              <w:pStyle w:val="TableEntry"/>
            </w:pPr>
            <w:r w:rsidRPr="001F42D3">
              <w:t>R</w:t>
            </w:r>
          </w:p>
        </w:tc>
        <w:tc>
          <w:tcPr>
            <w:tcW w:w="1860" w:type="dxa"/>
          </w:tcPr>
          <w:p w14:paraId="656F7191" w14:textId="77777777" w:rsidR="00424D92" w:rsidRPr="001F42D3" w:rsidRDefault="00424D92" w:rsidP="001060A2">
            <w:pPr>
              <w:pStyle w:val="TableEntry"/>
            </w:pPr>
            <w:r w:rsidRPr="001F42D3">
              <w:t>[1..1]</w:t>
            </w:r>
          </w:p>
        </w:tc>
        <w:tc>
          <w:tcPr>
            <w:tcW w:w="1860" w:type="dxa"/>
          </w:tcPr>
          <w:p w14:paraId="7F64ABB4" w14:textId="77777777" w:rsidR="00424D92" w:rsidRPr="001F42D3" w:rsidRDefault="00424D92" w:rsidP="001060A2">
            <w:pPr>
              <w:pStyle w:val="TableEntry"/>
            </w:pPr>
            <w:r w:rsidRPr="001F42D3">
              <w:t>4</w:t>
            </w:r>
          </w:p>
        </w:tc>
      </w:tr>
      <w:tr w:rsidR="00C40FD5" w:rsidRPr="001F42D3" w14:paraId="359C0509" w14:textId="77777777" w:rsidTr="009B6563">
        <w:trPr>
          <w:cantSplit/>
          <w:jc w:val="center"/>
        </w:trPr>
        <w:tc>
          <w:tcPr>
            <w:tcW w:w="1860" w:type="dxa"/>
          </w:tcPr>
          <w:p w14:paraId="51FA12CB" w14:textId="77777777" w:rsidR="00424D92" w:rsidRPr="001F42D3" w:rsidRDefault="00424D92" w:rsidP="001060A2">
            <w:pPr>
              <w:pStyle w:val="TableEntry"/>
            </w:pPr>
            <w:r w:rsidRPr="001F42D3">
              <w:t xml:space="preserve">      {  </w:t>
            </w:r>
          </w:p>
        </w:tc>
        <w:tc>
          <w:tcPr>
            <w:tcW w:w="1860" w:type="dxa"/>
          </w:tcPr>
          <w:p w14:paraId="01AFDE80" w14:textId="77777777" w:rsidR="00424D92" w:rsidRPr="001F42D3" w:rsidRDefault="00424D92" w:rsidP="001060A2">
            <w:pPr>
              <w:pStyle w:val="TableEntry"/>
            </w:pPr>
            <w:r w:rsidRPr="001F42D3">
              <w:t>--- TIMING_GIVE begin</w:t>
            </w:r>
          </w:p>
        </w:tc>
        <w:tc>
          <w:tcPr>
            <w:tcW w:w="1860" w:type="dxa"/>
          </w:tcPr>
          <w:p w14:paraId="52F7856D" w14:textId="77777777" w:rsidR="00424D92" w:rsidRPr="001F42D3" w:rsidRDefault="00424D92" w:rsidP="001060A2">
            <w:pPr>
              <w:pStyle w:val="TableEntry"/>
              <w:rPr>
                <w:rFonts w:ascii="Arial" w:hAnsi="Arial" w:cs="Courier New"/>
                <w:color w:val="000000"/>
              </w:rPr>
            </w:pPr>
          </w:p>
        </w:tc>
        <w:tc>
          <w:tcPr>
            <w:tcW w:w="1860" w:type="dxa"/>
          </w:tcPr>
          <w:p w14:paraId="7CC697E3" w14:textId="77777777" w:rsidR="00424D92" w:rsidRPr="001F42D3" w:rsidRDefault="00424D92" w:rsidP="001060A2">
            <w:pPr>
              <w:pStyle w:val="TableEntry"/>
              <w:rPr>
                <w:rFonts w:ascii="Arial" w:hAnsi="Arial" w:cs="Courier New"/>
                <w:color w:val="000000"/>
              </w:rPr>
            </w:pPr>
          </w:p>
        </w:tc>
        <w:tc>
          <w:tcPr>
            <w:tcW w:w="1860" w:type="dxa"/>
          </w:tcPr>
          <w:p w14:paraId="69BDE8E2" w14:textId="77777777" w:rsidR="00424D92" w:rsidRPr="001F42D3" w:rsidRDefault="00424D92" w:rsidP="001060A2">
            <w:pPr>
              <w:pStyle w:val="TableEntry"/>
              <w:rPr>
                <w:rFonts w:ascii="Arial" w:hAnsi="Arial" w:cs="Courier New"/>
                <w:color w:val="000000"/>
              </w:rPr>
            </w:pPr>
          </w:p>
        </w:tc>
      </w:tr>
      <w:tr w:rsidR="00C40FD5" w:rsidRPr="001F42D3" w14:paraId="5DBAE16F" w14:textId="77777777" w:rsidTr="009B6563">
        <w:trPr>
          <w:cantSplit/>
          <w:jc w:val="center"/>
        </w:trPr>
        <w:tc>
          <w:tcPr>
            <w:tcW w:w="1860" w:type="dxa"/>
          </w:tcPr>
          <w:p w14:paraId="3D7A096E" w14:textId="77777777" w:rsidR="00424D92" w:rsidRPr="001F42D3" w:rsidRDefault="00424D92" w:rsidP="001060A2">
            <w:pPr>
              <w:pStyle w:val="TableEntry"/>
            </w:pPr>
            <w:r w:rsidRPr="001F42D3">
              <w:t xml:space="preserve">            TQ1</w:t>
            </w:r>
          </w:p>
        </w:tc>
        <w:tc>
          <w:tcPr>
            <w:tcW w:w="1860" w:type="dxa"/>
          </w:tcPr>
          <w:p w14:paraId="0DC88EAA" w14:textId="77777777" w:rsidR="00424D92" w:rsidRPr="001F42D3" w:rsidRDefault="00424D92" w:rsidP="001060A2">
            <w:pPr>
              <w:pStyle w:val="TableEntry"/>
            </w:pPr>
            <w:r w:rsidRPr="001F42D3">
              <w:t>Timing/Quantity</w:t>
            </w:r>
          </w:p>
        </w:tc>
        <w:tc>
          <w:tcPr>
            <w:tcW w:w="1860" w:type="dxa"/>
          </w:tcPr>
          <w:p w14:paraId="6215D118" w14:textId="77777777" w:rsidR="00424D92" w:rsidRPr="001F42D3" w:rsidRDefault="00424D92" w:rsidP="001060A2">
            <w:pPr>
              <w:pStyle w:val="TableEntry"/>
            </w:pPr>
            <w:r w:rsidRPr="001F42D3">
              <w:t>O</w:t>
            </w:r>
          </w:p>
        </w:tc>
        <w:tc>
          <w:tcPr>
            <w:tcW w:w="1860" w:type="dxa"/>
          </w:tcPr>
          <w:p w14:paraId="7A036E8A" w14:textId="77777777" w:rsidR="00424D92" w:rsidRPr="001F42D3" w:rsidRDefault="00424D92" w:rsidP="001060A2">
            <w:pPr>
              <w:pStyle w:val="TableEntry"/>
            </w:pPr>
            <w:r w:rsidRPr="001F42D3">
              <w:t>[0..1]</w:t>
            </w:r>
          </w:p>
        </w:tc>
        <w:tc>
          <w:tcPr>
            <w:tcW w:w="1860" w:type="dxa"/>
          </w:tcPr>
          <w:p w14:paraId="70B4A8C1" w14:textId="77777777" w:rsidR="00424D92" w:rsidRPr="001F42D3" w:rsidRDefault="00424D92" w:rsidP="001060A2">
            <w:pPr>
              <w:pStyle w:val="TableEntry"/>
            </w:pPr>
            <w:r w:rsidRPr="001F42D3">
              <w:t>4</w:t>
            </w:r>
          </w:p>
        </w:tc>
      </w:tr>
      <w:tr w:rsidR="00C40FD5" w:rsidRPr="001F42D3" w14:paraId="53A4D023" w14:textId="77777777" w:rsidTr="009B6563">
        <w:trPr>
          <w:cantSplit/>
          <w:jc w:val="center"/>
        </w:trPr>
        <w:tc>
          <w:tcPr>
            <w:tcW w:w="1860" w:type="dxa"/>
          </w:tcPr>
          <w:p w14:paraId="656739C3" w14:textId="77777777" w:rsidR="00424D92" w:rsidRPr="001F42D3" w:rsidRDefault="00424D92" w:rsidP="001060A2">
            <w:pPr>
              <w:pStyle w:val="TableEntry"/>
            </w:pPr>
            <w:r w:rsidRPr="001F42D3">
              <w:t xml:space="preserve">         [{ TQ2 }]</w:t>
            </w:r>
          </w:p>
        </w:tc>
        <w:tc>
          <w:tcPr>
            <w:tcW w:w="1860" w:type="dxa"/>
          </w:tcPr>
          <w:p w14:paraId="441FD0E5" w14:textId="77777777" w:rsidR="00424D92" w:rsidRPr="001F42D3" w:rsidRDefault="00424D92" w:rsidP="001060A2">
            <w:pPr>
              <w:pStyle w:val="TableEntry"/>
            </w:pPr>
            <w:r w:rsidRPr="001F42D3">
              <w:t>Timing/Quantity Order Sequence</w:t>
            </w:r>
          </w:p>
        </w:tc>
        <w:tc>
          <w:tcPr>
            <w:tcW w:w="1860" w:type="dxa"/>
          </w:tcPr>
          <w:p w14:paraId="139DBFFB" w14:textId="77777777" w:rsidR="00424D92" w:rsidRPr="001F42D3" w:rsidRDefault="00424D92" w:rsidP="001060A2">
            <w:pPr>
              <w:pStyle w:val="TableEntry"/>
            </w:pPr>
            <w:r w:rsidRPr="001F42D3">
              <w:t>X</w:t>
            </w:r>
          </w:p>
        </w:tc>
        <w:tc>
          <w:tcPr>
            <w:tcW w:w="1860" w:type="dxa"/>
          </w:tcPr>
          <w:p w14:paraId="25DAAB0B" w14:textId="77777777" w:rsidR="00424D92" w:rsidRPr="001F42D3" w:rsidRDefault="00424D92" w:rsidP="001060A2">
            <w:pPr>
              <w:pStyle w:val="TableEntry"/>
              <w:rPr>
                <w:rFonts w:ascii="Arial" w:hAnsi="Arial" w:cs="Courier New"/>
                <w:color w:val="000000"/>
              </w:rPr>
            </w:pPr>
          </w:p>
        </w:tc>
        <w:tc>
          <w:tcPr>
            <w:tcW w:w="1860" w:type="dxa"/>
          </w:tcPr>
          <w:p w14:paraId="50E09AF0" w14:textId="77777777" w:rsidR="00424D92" w:rsidRPr="001F42D3" w:rsidRDefault="00424D92" w:rsidP="001060A2">
            <w:pPr>
              <w:pStyle w:val="TableEntry"/>
            </w:pPr>
            <w:r w:rsidRPr="001F42D3">
              <w:t>4</w:t>
            </w:r>
          </w:p>
        </w:tc>
      </w:tr>
      <w:tr w:rsidR="00C40FD5" w:rsidRPr="001F42D3" w14:paraId="3F321EF6" w14:textId="77777777" w:rsidTr="009B6563">
        <w:trPr>
          <w:cantSplit/>
          <w:jc w:val="center"/>
        </w:trPr>
        <w:tc>
          <w:tcPr>
            <w:tcW w:w="1860" w:type="dxa"/>
          </w:tcPr>
          <w:p w14:paraId="74D1BE94" w14:textId="77777777" w:rsidR="00424D92" w:rsidRPr="001F42D3" w:rsidRDefault="00424D92" w:rsidP="001060A2">
            <w:pPr>
              <w:pStyle w:val="TableEntry"/>
            </w:pPr>
            <w:r w:rsidRPr="001F42D3">
              <w:t xml:space="preserve">      }</w:t>
            </w:r>
          </w:p>
        </w:tc>
        <w:tc>
          <w:tcPr>
            <w:tcW w:w="1860" w:type="dxa"/>
          </w:tcPr>
          <w:p w14:paraId="2D893B3D" w14:textId="77777777" w:rsidR="00424D92" w:rsidRPr="001F42D3" w:rsidRDefault="00424D92" w:rsidP="001060A2">
            <w:pPr>
              <w:pStyle w:val="TableEntry"/>
            </w:pPr>
            <w:r w:rsidRPr="001F42D3">
              <w:t>--- TIMING_GIVE end</w:t>
            </w:r>
          </w:p>
        </w:tc>
        <w:tc>
          <w:tcPr>
            <w:tcW w:w="1860" w:type="dxa"/>
          </w:tcPr>
          <w:p w14:paraId="04B2563A" w14:textId="77777777" w:rsidR="00424D92" w:rsidRPr="001F42D3" w:rsidRDefault="00424D92" w:rsidP="001060A2">
            <w:pPr>
              <w:pStyle w:val="TableEntry"/>
              <w:rPr>
                <w:rFonts w:ascii="Arial" w:hAnsi="Arial" w:cs="Courier New"/>
                <w:color w:val="000000"/>
              </w:rPr>
            </w:pPr>
          </w:p>
        </w:tc>
        <w:tc>
          <w:tcPr>
            <w:tcW w:w="1860" w:type="dxa"/>
          </w:tcPr>
          <w:p w14:paraId="48A291FD" w14:textId="77777777" w:rsidR="00424D92" w:rsidRPr="001F42D3" w:rsidRDefault="00424D92" w:rsidP="001060A2">
            <w:pPr>
              <w:pStyle w:val="TableEntry"/>
              <w:rPr>
                <w:rFonts w:ascii="Arial" w:hAnsi="Arial" w:cs="Courier New"/>
                <w:color w:val="000000"/>
              </w:rPr>
            </w:pPr>
          </w:p>
        </w:tc>
        <w:tc>
          <w:tcPr>
            <w:tcW w:w="1860" w:type="dxa"/>
          </w:tcPr>
          <w:p w14:paraId="1FC7631D" w14:textId="77777777" w:rsidR="00424D92" w:rsidRPr="001F42D3" w:rsidRDefault="00424D92" w:rsidP="001060A2">
            <w:pPr>
              <w:pStyle w:val="TableEntry"/>
              <w:rPr>
                <w:rFonts w:ascii="Arial" w:hAnsi="Arial" w:cs="Courier New"/>
                <w:color w:val="000000"/>
              </w:rPr>
            </w:pPr>
          </w:p>
        </w:tc>
      </w:tr>
      <w:tr w:rsidR="00C40FD5" w:rsidRPr="001F42D3" w14:paraId="2C08066D" w14:textId="77777777" w:rsidTr="009B6563">
        <w:trPr>
          <w:cantSplit/>
          <w:jc w:val="center"/>
        </w:trPr>
        <w:tc>
          <w:tcPr>
            <w:tcW w:w="1860" w:type="dxa"/>
          </w:tcPr>
          <w:p w14:paraId="00DA8B87" w14:textId="77777777" w:rsidR="00424D92" w:rsidRPr="001F42D3" w:rsidRDefault="00424D92" w:rsidP="001060A2">
            <w:pPr>
              <w:pStyle w:val="TableEntry"/>
            </w:pPr>
            <w:r w:rsidRPr="001F42D3">
              <w:t xml:space="preserve">      {  RXR  }</w:t>
            </w:r>
          </w:p>
        </w:tc>
        <w:tc>
          <w:tcPr>
            <w:tcW w:w="1860" w:type="dxa"/>
          </w:tcPr>
          <w:p w14:paraId="5B276A72" w14:textId="77777777" w:rsidR="00424D92" w:rsidRPr="001F42D3" w:rsidRDefault="00424D92" w:rsidP="001060A2">
            <w:pPr>
              <w:pStyle w:val="TableEntry"/>
            </w:pPr>
            <w:r w:rsidRPr="001F42D3">
              <w:t>Pharmacy/Treatment Route</w:t>
            </w:r>
          </w:p>
        </w:tc>
        <w:tc>
          <w:tcPr>
            <w:tcW w:w="1860" w:type="dxa"/>
          </w:tcPr>
          <w:p w14:paraId="122B7E4B" w14:textId="77777777" w:rsidR="00424D92" w:rsidRPr="001F42D3" w:rsidRDefault="00424D92" w:rsidP="001060A2">
            <w:pPr>
              <w:pStyle w:val="TableEntry"/>
            </w:pPr>
            <w:r w:rsidRPr="001F42D3">
              <w:t>R</w:t>
            </w:r>
          </w:p>
        </w:tc>
        <w:tc>
          <w:tcPr>
            <w:tcW w:w="1860" w:type="dxa"/>
          </w:tcPr>
          <w:p w14:paraId="2998D140" w14:textId="77777777" w:rsidR="00424D92" w:rsidRPr="001F42D3" w:rsidRDefault="00424D92" w:rsidP="001060A2">
            <w:pPr>
              <w:pStyle w:val="TableEntry"/>
            </w:pPr>
            <w:r w:rsidRPr="001F42D3">
              <w:t>[1..1]</w:t>
            </w:r>
          </w:p>
        </w:tc>
        <w:tc>
          <w:tcPr>
            <w:tcW w:w="1860" w:type="dxa"/>
          </w:tcPr>
          <w:p w14:paraId="66A03B18" w14:textId="77777777" w:rsidR="00424D92" w:rsidRPr="001F42D3" w:rsidRDefault="00424D92" w:rsidP="001060A2">
            <w:pPr>
              <w:pStyle w:val="TableEntry"/>
            </w:pPr>
            <w:r w:rsidRPr="001F42D3">
              <w:t>4</w:t>
            </w:r>
          </w:p>
        </w:tc>
      </w:tr>
      <w:tr w:rsidR="00C40FD5" w:rsidRPr="001F42D3" w14:paraId="0F088B35" w14:textId="77777777" w:rsidTr="009B6563">
        <w:trPr>
          <w:cantSplit/>
          <w:jc w:val="center"/>
        </w:trPr>
        <w:tc>
          <w:tcPr>
            <w:tcW w:w="1860" w:type="dxa"/>
          </w:tcPr>
          <w:p w14:paraId="4AEB3CFE" w14:textId="77777777" w:rsidR="00424D92" w:rsidRPr="001F42D3" w:rsidRDefault="00424D92" w:rsidP="001060A2">
            <w:pPr>
              <w:pStyle w:val="TableEntry"/>
            </w:pPr>
            <w:r w:rsidRPr="001F42D3">
              <w:t xml:space="preserve">      [{ RXC }]</w:t>
            </w:r>
          </w:p>
        </w:tc>
        <w:tc>
          <w:tcPr>
            <w:tcW w:w="1860" w:type="dxa"/>
          </w:tcPr>
          <w:p w14:paraId="3D8FBB5C" w14:textId="77777777" w:rsidR="00424D92" w:rsidRPr="001F42D3" w:rsidRDefault="00424D92" w:rsidP="001060A2">
            <w:pPr>
              <w:pStyle w:val="TableEntry"/>
            </w:pPr>
            <w:r w:rsidRPr="001F42D3">
              <w:t>Pharmacy/Treatment Component</w:t>
            </w:r>
          </w:p>
        </w:tc>
        <w:tc>
          <w:tcPr>
            <w:tcW w:w="1860" w:type="dxa"/>
          </w:tcPr>
          <w:p w14:paraId="4E137F27" w14:textId="77777777" w:rsidR="00424D92" w:rsidRPr="001F42D3" w:rsidRDefault="00424D92" w:rsidP="001060A2">
            <w:pPr>
              <w:pStyle w:val="TableEntry"/>
            </w:pPr>
            <w:r w:rsidRPr="001F42D3">
              <w:t>X</w:t>
            </w:r>
          </w:p>
        </w:tc>
        <w:tc>
          <w:tcPr>
            <w:tcW w:w="1860" w:type="dxa"/>
          </w:tcPr>
          <w:p w14:paraId="5D01E6FD" w14:textId="77777777" w:rsidR="00424D92" w:rsidRPr="001F42D3" w:rsidRDefault="00424D92" w:rsidP="001060A2">
            <w:pPr>
              <w:pStyle w:val="TableEntry"/>
              <w:rPr>
                <w:rFonts w:ascii="Arial" w:hAnsi="Arial" w:cs="Courier New"/>
                <w:color w:val="000000"/>
              </w:rPr>
            </w:pPr>
          </w:p>
        </w:tc>
        <w:tc>
          <w:tcPr>
            <w:tcW w:w="1860" w:type="dxa"/>
          </w:tcPr>
          <w:p w14:paraId="2D07605D" w14:textId="77777777" w:rsidR="00424D92" w:rsidRPr="001F42D3" w:rsidRDefault="00424D92" w:rsidP="001060A2">
            <w:pPr>
              <w:pStyle w:val="TableEntry"/>
            </w:pPr>
            <w:r w:rsidRPr="001F42D3">
              <w:t>4</w:t>
            </w:r>
          </w:p>
        </w:tc>
      </w:tr>
      <w:tr w:rsidR="00C40FD5" w:rsidRPr="001F42D3" w14:paraId="1AB7BA09" w14:textId="77777777" w:rsidTr="009B6563">
        <w:trPr>
          <w:cantSplit/>
          <w:jc w:val="center"/>
        </w:trPr>
        <w:tc>
          <w:tcPr>
            <w:tcW w:w="1860" w:type="dxa"/>
          </w:tcPr>
          <w:p w14:paraId="55D1254D" w14:textId="77777777" w:rsidR="00424D92" w:rsidRPr="001F42D3" w:rsidRDefault="00424D92" w:rsidP="001060A2">
            <w:pPr>
              <w:pStyle w:val="TableEntry"/>
            </w:pPr>
            <w:r w:rsidRPr="001F42D3">
              <w:t xml:space="preserve">      {  </w:t>
            </w:r>
          </w:p>
        </w:tc>
        <w:tc>
          <w:tcPr>
            <w:tcW w:w="1860" w:type="dxa"/>
          </w:tcPr>
          <w:p w14:paraId="5390EBE4" w14:textId="77777777" w:rsidR="00424D92" w:rsidRPr="001F42D3" w:rsidRDefault="00424D92" w:rsidP="001060A2">
            <w:pPr>
              <w:pStyle w:val="TableEntry"/>
            </w:pPr>
            <w:r w:rsidRPr="001F42D3">
              <w:t>--- OBSERVATION begin</w:t>
            </w:r>
          </w:p>
        </w:tc>
        <w:tc>
          <w:tcPr>
            <w:tcW w:w="1860" w:type="dxa"/>
          </w:tcPr>
          <w:p w14:paraId="79B65966" w14:textId="77777777" w:rsidR="00424D92" w:rsidRPr="001F42D3" w:rsidRDefault="00424D92" w:rsidP="001060A2">
            <w:pPr>
              <w:pStyle w:val="TableEntry"/>
              <w:rPr>
                <w:rFonts w:ascii="Arial" w:hAnsi="Arial" w:cs="Courier New"/>
                <w:color w:val="000000"/>
              </w:rPr>
            </w:pPr>
          </w:p>
        </w:tc>
        <w:tc>
          <w:tcPr>
            <w:tcW w:w="1860" w:type="dxa"/>
          </w:tcPr>
          <w:p w14:paraId="63909A82" w14:textId="77777777" w:rsidR="00424D92" w:rsidRPr="001F42D3" w:rsidRDefault="00424D92" w:rsidP="001060A2">
            <w:pPr>
              <w:pStyle w:val="TableEntry"/>
              <w:rPr>
                <w:rFonts w:ascii="Arial" w:hAnsi="Arial" w:cs="Courier New"/>
                <w:color w:val="000000"/>
              </w:rPr>
            </w:pPr>
          </w:p>
        </w:tc>
        <w:tc>
          <w:tcPr>
            <w:tcW w:w="1860" w:type="dxa"/>
          </w:tcPr>
          <w:p w14:paraId="3D846231" w14:textId="77777777" w:rsidR="00424D92" w:rsidRPr="001F42D3" w:rsidRDefault="00424D92" w:rsidP="001060A2">
            <w:pPr>
              <w:pStyle w:val="TableEntry"/>
              <w:rPr>
                <w:rFonts w:ascii="Arial" w:hAnsi="Arial" w:cs="Courier New"/>
                <w:color w:val="000000"/>
              </w:rPr>
            </w:pPr>
          </w:p>
        </w:tc>
      </w:tr>
      <w:tr w:rsidR="00C40FD5" w:rsidRPr="001F42D3" w14:paraId="1D62C70B" w14:textId="77777777" w:rsidTr="006C0E8E">
        <w:trPr>
          <w:cantSplit/>
          <w:jc w:val="center"/>
        </w:trPr>
        <w:tc>
          <w:tcPr>
            <w:tcW w:w="1860" w:type="dxa"/>
          </w:tcPr>
          <w:p w14:paraId="1568A2A5" w14:textId="77777777" w:rsidR="00424D92" w:rsidRPr="001F42D3" w:rsidRDefault="00424D92" w:rsidP="001060A2">
            <w:pPr>
              <w:pStyle w:val="TableEntry"/>
            </w:pPr>
            <w:r w:rsidRPr="001F42D3">
              <w:lastRenderedPageBreak/>
              <w:t xml:space="preserve">         [  OBX  ]</w:t>
            </w:r>
          </w:p>
        </w:tc>
        <w:tc>
          <w:tcPr>
            <w:tcW w:w="1860" w:type="dxa"/>
          </w:tcPr>
          <w:p w14:paraId="6A345055" w14:textId="77777777" w:rsidR="00424D92" w:rsidRPr="001F42D3" w:rsidRDefault="00424D92" w:rsidP="001060A2">
            <w:pPr>
              <w:pStyle w:val="TableEntry"/>
            </w:pPr>
            <w:r w:rsidRPr="001F42D3">
              <w:t>Observation/Results</w:t>
            </w:r>
          </w:p>
        </w:tc>
        <w:tc>
          <w:tcPr>
            <w:tcW w:w="1860" w:type="dxa"/>
          </w:tcPr>
          <w:p w14:paraId="73FAB626" w14:textId="77777777" w:rsidR="00424D92" w:rsidRPr="001F42D3" w:rsidRDefault="00424D92" w:rsidP="001060A2">
            <w:pPr>
              <w:pStyle w:val="TableEntry"/>
            </w:pPr>
            <w:r w:rsidRPr="001F42D3">
              <w:t>R</w:t>
            </w:r>
          </w:p>
        </w:tc>
        <w:tc>
          <w:tcPr>
            <w:tcW w:w="1860" w:type="dxa"/>
          </w:tcPr>
          <w:p w14:paraId="742AD7DF" w14:textId="77777777" w:rsidR="00424D92" w:rsidRPr="001F42D3" w:rsidRDefault="00424D92" w:rsidP="00E86B15">
            <w:pPr>
              <w:pStyle w:val="TableEntry"/>
              <w:rPr>
                <w:rFonts w:ascii="Courier New" w:hAnsi="Courier New" w:cs="Courier New"/>
                <w:sz w:val="24"/>
              </w:rPr>
            </w:pPr>
            <w:r w:rsidRPr="001F42D3">
              <w:t xml:space="preserve"> </w:t>
            </w:r>
            <w:r w:rsidRPr="001F42D3">
              <w:rPr>
                <w:rFonts w:cs="Courier New"/>
              </w:rPr>
              <w:t>[1..n]</w:t>
            </w:r>
          </w:p>
        </w:tc>
        <w:tc>
          <w:tcPr>
            <w:tcW w:w="1860" w:type="dxa"/>
          </w:tcPr>
          <w:p w14:paraId="2AA880D2" w14:textId="77777777" w:rsidR="00424D92" w:rsidRPr="001F42D3" w:rsidRDefault="00424D92" w:rsidP="001060A2">
            <w:pPr>
              <w:pStyle w:val="TableEntry"/>
            </w:pPr>
            <w:r w:rsidRPr="001F42D3">
              <w:t>7</w:t>
            </w:r>
          </w:p>
        </w:tc>
      </w:tr>
      <w:tr w:rsidR="00C40FD5" w:rsidRPr="001F42D3" w14:paraId="27A696E3" w14:textId="77777777" w:rsidTr="009B6563">
        <w:trPr>
          <w:cantSplit/>
          <w:jc w:val="center"/>
        </w:trPr>
        <w:tc>
          <w:tcPr>
            <w:tcW w:w="1860" w:type="dxa"/>
          </w:tcPr>
          <w:p w14:paraId="717AA0CC" w14:textId="77777777" w:rsidR="00424D92" w:rsidRPr="001F42D3" w:rsidRDefault="00424D92" w:rsidP="001060A2">
            <w:pPr>
              <w:pStyle w:val="TableEntry"/>
            </w:pPr>
            <w:r w:rsidRPr="001F42D3">
              <w:t xml:space="preserve">         [{ NTE }]</w:t>
            </w:r>
          </w:p>
        </w:tc>
        <w:tc>
          <w:tcPr>
            <w:tcW w:w="1860" w:type="dxa"/>
          </w:tcPr>
          <w:p w14:paraId="0877ADF8" w14:textId="77777777" w:rsidR="00424D92" w:rsidRPr="001F42D3" w:rsidRDefault="00424D92" w:rsidP="001060A2">
            <w:pPr>
              <w:pStyle w:val="TableEntry"/>
            </w:pPr>
            <w:r w:rsidRPr="001F42D3">
              <w:t>Notes and Comments (for OBX)</w:t>
            </w:r>
          </w:p>
        </w:tc>
        <w:tc>
          <w:tcPr>
            <w:tcW w:w="1860" w:type="dxa"/>
          </w:tcPr>
          <w:p w14:paraId="7259C04F" w14:textId="77777777" w:rsidR="00424D92" w:rsidRPr="001F42D3" w:rsidRDefault="00424D92" w:rsidP="001060A2">
            <w:pPr>
              <w:pStyle w:val="TableEntry"/>
            </w:pPr>
            <w:r w:rsidRPr="001F42D3">
              <w:t>X</w:t>
            </w:r>
          </w:p>
        </w:tc>
        <w:tc>
          <w:tcPr>
            <w:tcW w:w="1860" w:type="dxa"/>
          </w:tcPr>
          <w:p w14:paraId="78337FE5" w14:textId="77777777" w:rsidR="00424D92" w:rsidRPr="001F42D3" w:rsidRDefault="00424D92" w:rsidP="001060A2">
            <w:pPr>
              <w:pStyle w:val="TableEntry"/>
              <w:rPr>
                <w:rFonts w:ascii="Arial" w:hAnsi="Arial" w:cs="Courier New"/>
                <w:color w:val="000000"/>
              </w:rPr>
            </w:pPr>
          </w:p>
        </w:tc>
        <w:tc>
          <w:tcPr>
            <w:tcW w:w="1860" w:type="dxa"/>
          </w:tcPr>
          <w:p w14:paraId="6ABE754A" w14:textId="77777777" w:rsidR="00424D92" w:rsidRPr="001F42D3" w:rsidRDefault="00424D92" w:rsidP="001060A2">
            <w:pPr>
              <w:pStyle w:val="TableEntry"/>
            </w:pPr>
            <w:r w:rsidRPr="001F42D3">
              <w:t>2</w:t>
            </w:r>
          </w:p>
        </w:tc>
      </w:tr>
      <w:tr w:rsidR="00C40FD5" w:rsidRPr="001F42D3" w14:paraId="40CE9FCB" w14:textId="77777777" w:rsidTr="009B6563">
        <w:trPr>
          <w:cantSplit/>
          <w:jc w:val="center"/>
        </w:trPr>
        <w:tc>
          <w:tcPr>
            <w:tcW w:w="1860" w:type="dxa"/>
          </w:tcPr>
          <w:p w14:paraId="3CF757BC" w14:textId="77777777" w:rsidR="00424D92" w:rsidRPr="001F42D3" w:rsidRDefault="00424D92" w:rsidP="001060A2">
            <w:pPr>
              <w:pStyle w:val="TableEntry"/>
            </w:pPr>
            <w:r w:rsidRPr="001F42D3">
              <w:t xml:space="preserve">      }</w:t>
            </w:r>
          </w:p>
        </w:tc>
        <w:tc>
          <w:tcPr>
            <w:tcW w:w="1860" w:type="dxa"/>
          </w:tcPr>
          <w:p w14:paraId="77ED95E5" w14:textId="77777777" w:rsidR="00424D92" w:rsidRPr="001F42D3" w:rsidRDefault="00424D92" w:rsidP="001060A2">
            <w:pPr>
              <w:pStyle w:val="TableEntry"/>
            </w:pPr>
            <w:r w:rsidRPr="001F42D3">
              <w:t>--- OBSERVATION end</w:t>
            </w:r>
          </w:p>
        </w:tc>
        <w:tc>
          <w:tcPr>
            <w:tcW w:w="1860" w:type="dxa"/>
          </w:tcPr>
          <w:p w14:paraId="709C60C8" w14:textId="77777777" w:rsidR="00424D92" w:rsidRPr="001F42D3" w:rsidRDefault="00424D92" w:rsidP="001060A2">
            <w:pPr>
              <w:pStyle w:val="TableEntry"/>
              <w:rPr>
                <w:rFonts w:ascii="Arial" w:hAnsi="Arial" w:cs="Courier New"/>
                <w:color w:val="000000"/>
              </w:rPr>
            </w:pPr>
          </w:p>
        </w:tc>
        <w:tc>
          <w:tcPr>
            <w:tcW w:w="1860" w:type="dxa"/>
          </w:tcPr>
          <w:p w14:paraId="3A39DCC1" w14:textId="77777777" w:rsidR="00424D92" w:rsidRPr="001F42D3" w:rsidRDefault="00424D92" w:rsidP="001060A2">
            <w:pPr>
              <w:pStyle w:val="TableEntry"/>
              <w:rPr>
                <w:rFonts w:ascii="Arial" w:hAnsi="Arial" w:cs="Courier New"/>
                <w:color w:val="000000"/>
              </w:rPr>
            </w:pPr>
          </w:p>
        </w:tc>
        <w:tc>
          <w:tcPr>
            <w:tcW w:w="1860" w:type="dxa"/>
          </w:tcPr>
          <w:p w14:paraId="58D6BAF1" w14:textId="77777777" w:rsidR="00424D92" w:rsidRPr="001F42D3" w:rsidRDefault="00424D92" w:rsidP="001060A2">
            <w:pPr>
              <w:pStyle w:val="TableEntry"/>
              <w:rPr>
                <w:rFonts w:ascii="Arial" w:hAnsi="Arial" w:cs="Courier New"/>
                <w:color w:val="000000"/>
              </w:rPr>
            </w:pPr>
          </w:p>
        </w:tc>
      </w:tr>
      <w:tr w:rsidR="00C40FD5" w:rsidRPr="001F42D3" w14:paraId="10168B16" w14:textId="77777777" w:rsidTr="009B6563">
        <w:trPr>
          <w:cantSplit/>
          <w:jc w:val="center"/>
        </w:trPr>
        <w:tc>
          <w:tcPr>
            <w:tcW w:w="1860" w:type="dxa"/>
          </w:tcPr>
          <w:p w14:paraId="51D50C55" w14:textId="77777777" w:rsidR="00424D92" w:rsidRPr="001F42D3" w:rsidRDefault="00424D92" w:rsidP="001060A2">
            <w:pPr>
              <w:pStyle w:val="TableEntry"/>
            </w:pPr>
            <w:r w:rsidRPr="001F42D3">
              <w:t xml:space="preserve">   }</w:t>
            </w:r>
          </w:p>
        </w:tc>
        <w:tc>
          <w:tcPr>
            <w:tcW w:w="1860" w:type="dxa"/>
          </w:tcPr>
          <w:p w14:paraId="7546EDB2" w14:textId="77777777" w:rsidR="00424D92" w:rsidRPr="001F42D3" w:rsidRDefault="00424D92" w:rsidP="001060A2">
            <w:pPr>
              <w:pStyle w:val="TableEntry"/>
            </w:pPr>
            <w:r w:rsidRPr="001F42D3">
              <w:t>--- GIVE end</w:t>
            </w:r>
          </w:p>
        </w:tc>
        <w:tc>
          <w:tcPr>
            <w:tcW w:w="1860" w:type="dxa"/>
          </w:tcPr>
          <w:p w14:paraId="3D19B72E" w14:textId="77777777" w:rsidR="00424D92" w:rsidRPr="001F42D3" w:rsidRDefault="00424D92" w:rsidP="001060A2">
            <w:pPr>
              <w:pStyle w:val="TableEntry"/>
              <w:rPr>
                <w:rFonts w:ascii="Arial" w:hAnsi="Arial" w:cs="Courier New"/>
                <w:color w:val="000000"/>
              </w:rPr>
            </w:pPr>
          </w:p>
        </w:tc>
        <w:tc>
          <w:tcPr>
            <w:tcW w:w="1860" w:type="dxa"/>
          </w:tcPr>
          <w:p w14:paraId="1E9540BF" w14:textId="77777777" w:rsidR="00424D92" w:rsidRPr="001F42D3" w:rsidRDefault="00424D92" w:rsidP="001060A2">
            <w:pPr>
              <w:pStyle w:val="TableEntry"/>
              <w:rPr>
                <w:rFonts w:ascii="Arial" w:hAnsi="Arial" w:cs="Courier New"/>
                <w:color w:val="000000"/>
              </w:rPr>
            </w:pPr>
          </w:p>
        </w:tc>
        <w:tc>
          <w:tcPr>
            <w:tcW w:w="1860" w:type="dxa"/>
          </w:tcPr>
          <w:p w14:paraId="5EE19B7A" w14:textId="77777777" w:rsidR="00424D92" w:rsidRPr="001F42D3" w:rsidRDefault="00424D92" w:rsidP="001060A2">
            <w:pPr>
              <w:pStyle w:val="TableEntry"/>
              <w:rPr>
                <w:rFonts w:ascii="Arial" w:hAnsi="Arial" w:cs="Courier New"/>
                <w:color w:val="000000"/>
              </w:rPr>
            </w:pPr>
          </w:p>
        </w:tc>
      </w:tr>
      <w:tr w:rsidR="00C40FD5" w:rsidRPr="001F42D3" w14:paraId="4A4E1AB1" w14:textId="77777777" w:rsidTr="009B6563">
        <w:trPr>
          <w:cantSplit/>
          <w:jc w:val="center"/>
        </w:trPr>
        <w:tc>
          <w:tcPr>
            <w:tcW w:w="1860" w:type="dxa"/>
          </w:tcPr>
          <w:p w14:paraId="4BE296D2" w14:textId="77777777" w:rsidR="00424D92" w:rsidRPr="001F42D3" w:rsidRDefault="00424D92" w:rsidP="001060A2">
            <w:pPr>
              <w:pStyle w:val="TableEntry"/>
            </w:pPr>
            <w:r w:rsidRPr="001F42D3">
              <w:t>}</w:t>
            </w:r>
          </w:p>
        </w:tc>
        <w:tc>
          <w:tcPr>
            <w:tcW w:w="1860" w:type="dxa"/>
          </w:tcPr>
          <w:p w14:paraId="4EC0C93C" w14:textId="77777777" w:rsidR="00424D92" w:rsidRPr="001F42D3" w:rsidRDefault="00424D92" w:rsidP="001060A2">
            <w:pPr>
              <w:pStyle w:val="TableEntry"/>
            </w:pPr>
            <w:r w:rsidRPr="001F42D3">
              <w:t>--- ORDER end</w:t>
            </w:r>
          </w:p>
        </w:tc>
        <w:tc>
          <w:tcPr>
            <w:tcW w:w="1860" w:type="dxa"/>
          </w:tcPr>
          <w:p w14:paraId="54F4DF8F" w14:textId="77777777" w:rsidR="00424D92" w:rsidRPr="001F42D3" w:rsidRDefault="00424D92" w:rsidP="001060A2">
            <w:pPr>
              <w:pStyle w:val="TableEntry"/>
              <w:rPr>
                <w:rFonts w:ascii="Arial" w:hAnsi="Arial" w:cs="Courier New"/>
                <w:color w:val="000000"/>
              </w:rPr>
            </w:pPr>
          </w:p>
        </w:tc>
        <w:tc>
          <w:tcPr>
            <w:tcW w:w="1860" w:type="dxa"/>
          </w:tcPr>
          <w:p w14:paraId="513145D8" w14:textId="77777777" w:rsidR="00424D92" w:rsidRPr="001F42D3" w:rsidRDefault="00424D92" w:rsidP="001060A2">
            <w:pPr>
              <w:pStyle w:val="TableEntry"/>
              <w:rPr>
                <w:rFonts w:ascii="Arial" w:hAnsi="Arial" w:cs="Courier New"/>
                <w:color w:val="000000"/>
              </w:rPr>
            </w:pPr>
          </w:p>
        </w:tc>
        <w:tc>
          <w:tcPr>
            <w:tcW w:w="1860" w:type="dxa"/>
          </w:tcPr>
          <w:p w14:paraId="6A514197" w14:textId="77777777" w:rsidR="00424D92" w:rsidRPr="001F42D3" w:rsidRDefault="00424D92" w:rsidP="001060A2">
            <w:pPr>
              <w:pStyle w:val="TableEntry"/>
              <w:rPr>
                <w:rFonts w:ascii="Arial" w:hAnsi="Arial" w:cs="Courier New"/>
                <w:color w:val="000000"/>
              </w:rPr>
            </w:pPr>
          </w:p>
        </w:tc>
      </w:tr>
    </w:tbl>
    <w:p w14:paraId="3162D42A" w14:textId="77777777" w:rsidR="00424D92" w:rsidRPr="001F42D3" w:rsidRDefault="00424D92" w:rsidP="001501FA">
      <w:pPr>
        <w:pStyle w:val="BodyText"/>
      </w:pPr>
    </w:p>
    <w:p w14:paraId="37721D42" w14:textId="173D81EB" w:rsidR="00424D92" w:rsidRPr="001F42D3" w:rsidRDefault="00424D92" w:rsidP="00B74AE3">
      <w:pPr>
        <w:pStyle w:val="Heading4"/>
        <w:rPr>
          <w:noProof w:val="0"/>
        </w:rPr>
      </w:pPr>
      <w:bookmarkStart w:id="1453" w:name="3343_Trigger_Events"/>
      <w:bookmarkStart w:id="1454" w:name="_Toc401769773"/>
      <w:bookmarkStart w:id="1455" w:name="_Toc214889662"/>
      <w:bookmarkEnd w:id="1453"/>
      <w:r w:rsidRPr="001F42D3">
        <w:rPr>
          <w:noProof w:val="0"/>
        </w:rPr>
        <w:t>Trigger Events</w:t>
      </w:r>
      <w:bookmarkEnd w:id="1454"/>
      <w:bookmarkEnd w:id="1455"/>
    </w:p>
    <w:p w14:paraId="2FD94A30" w14:textId="77777777" w:rsidR="00424D92" w:rsidRPr="001F42D3" w:rsidRDefault="00424D92" w:rsidP="001060A2">
      <w:pPr>
        <w:pStyle w:val="BodyText"/>
      </w:pPr>
      <w:r w:rsidRPr="001F42D3">
        <w:t>The RGV^O15^RGV_O15 message is generated by the Infusion Order Programmer when the caregiver initiates an action to administer a medication using an IV pump.</w:t>
      </w:r>
    </w:p>
    <w:p w14:paraId="3DFFEBC7" w14:textId="7B501330" w:rsidR="00424D92" w:rsidRPr="001F42D3" w:rsidRDefault="00424D92" w:rsidP="00B74AE3">
      <w:pPr>
        <w:pStyle w:val="Heading4"/>
        <w:rPr>
          <w:noProof w:val="0"/>
        </w:rPr>
      </w:pPr>
      <w:bookmarkStart w:id="1456" w:name="3344_Message_Semantics"/>
      <w:bookmarkStart w:id="1457" w:name="_Toc401769774"/>
      <w:bookmarkStart w:id="1458" w:name="_Toc214889663"/>
      <w:bookmarkEnd w:id="1456"/>
      <w:r w:rsidRPr="001F42D3">
        <w:rPr>
          <w:noProof w:val="0"/>
        </w:rPr>
        <w:t>Message Semantics</w:t>
      </w:r>
      <w:bookmarkEnd w:id="1457"/>
      <w:bookmarkEnd w:id="1458"/>
    </w:p>
    <w:p w14:paraId="1E05110E" w14:textId="6C7BA89B" w:rsidR="00424D92" w:rsidRPr="001F42D3" w:rsidRDefault="00424D92" w:rsidP="001060A2">
      <w:pPr>
        <w:pStyle w:val="BodyText"/>
      </w:pPr>
      <w:r w:rsidRPr="001F42D3">
        <w:t xml:space="preserve">Refer to the </w:t>
      </w:r>
      <w:r w:rsidR="006D613E" w:rsidRPr="001F42D3">
        <w:t>HL7</w:t>
      </w:r>
      <w:r w:rsidR="00995105" w:rsidRPr="001F42D3">
        <w:t xml:space="preserve"> </w:t>
      </w:r>
      <w:r w:rsidRPr="001F42D3">
        <w:t xml:space="preserve">standard for the RGV message in </w:t>
      </w:r>
      <w:r w:rsidR="006D613E" w:rsidRPr="001F42D3">
        <w:t>HL7</w:t>
      </w:r>
      <w:r w:rsidR="00995105" w:rsidRPr="001F42D3">
        <w:t xml:space="preserve"> </w:t>
      </w:r>
      <w:r w:rsidRPr="001F42D3">
        <w:t>2.</w:t>
      </w:r>
      <w:r w:rsidR="001E5ED3">
        <w:t>8.1</w:t>
      </w:r>
      <w:r w:rsidR="001E5ED3" w:rsidRPr="001F42D3">
        <w:t xml:space="preserve"> </w:t>
      </w:r>
      <w:r w:rsidRPr="001F42D3">
        <w:t>Chapter 4</w:t>
      </w:r>
      <w:r w:rsidR="001E5ED3">
        <w:t>A</w:t>
      </w:r>
      <w:r w:rsidRPr="001F42D3">
        <w:t xml:space="preserve"> for the general message semantics.</w:t>
      </w:r>
    </w:p>
    <w:p w14:paraId="436BFECF" w14:textId="036A8CC1" w:rsidR="00424D92" w:rsidRPr="001F42D3" w:rsidRDefault="00424D92" w:rsidP="00123C7B">
      <w:pPr>
        <w:pStyle w:val="Heading5"/>
        <w:rPr>
          <w:noProof w:val="0"/>
        </w:rPr>
      </w:pPr>
      <w:bookmarkStart w:id="1459" w:name="33441_MSH_Message_Header_Segme"/>
      <w:bookmarkStart w:id="1460" w:name="_Toc401769775"/>
      <w:bookmarkStart w:id="1461" w:name="_Toc214889664"/>
      <w:bookmarkEnd w:id="1459"/>
      <w:r w:rsidRPr="001F42D3">
        <w:rPr>
          <w:noProof w:val="0"/>
        </w:rPr>
        <w:t>MSH – Message Header Segment</w:t>
      </w:r>
      <w:bookmarkEnd w:id="1460"/>
      <w:bookmarkEnd w:id="1461"/>
    </w:p>
    <w:p w14:paraId="211B11EF" w14:textId="5F004641" w:rsidR="00424D92" w:rsidRPr="001F42D3" w:rsidRDefault="00424D92" w:rsidP="001060A2">
      <w:pPr>
        <w:pStyle w:val="BodyText"/>
      </w:pPr>
      <w:r w:rsidRPr="001F42D3">
        <w:t xml:space="preserve">This segment defines the intent, source, destination, and some specifics of the syntax of a message. See </w:t>
      </w:r>
      <w:r w:rsidR="006D613E" w:rsidRPr="001F42D3">
        <w:t>HL7</w:t>
      </w:r>
      <w:r w:rsidR="00995105" w:rsidRPr="001F42D3">
        <w:t xml:space="preserve"> </w:t>
      </w:r>
      <w:r w:rsidRPr="001F42D3">
        <w:t>v2.</w:t>
      </w:r>
      <w:r w:rsidR="001E5ED3">
        <w:t>8.1</w:t>
      </w:r>
      <w:r w:rsidRPr="001F42D3">
        <w:t xml:space="preserve">: chapter 2 Message control. For MSH usage in </w:t>
      </w:r>
      <w:r w:rsidR="006E73C1" w:rsidRPr="001F42D3">
        <w:t>IHE Devices Technical Framework</w:t>
      </w:r>
      <w:r w:rsidRPr="001F42D3">
        <w:t xml:space="preserve"> profiles, refer to Appendix B.1 of this volume. MSH-15 and MSH-16 fields have special considerations in PCD 03:</w:t>
      </w:r>
    </w:p>
    <w:p w14:paraId="268BC349" w14:textId="77777777" w:rsidR="00424D92" w:rsidRPr="001F42D3" w:rsidRDefault="00424D92" w:rsidP="00CF5627">
      <w:pPr>
        <w:pStyle w:val="BodyText"/>
      </w:pPr>
      <w:r w:rsidRPr="001F42D3">
        <w:rPr>
          <w:b/>
          <w:bCs/>
        </w:rPr>
        <w:t xml:space="preserve">MSH-15 Accept Acknowledgement Type (ID), required: </w:t>
      </w:r>
    </w:p>
    <w:p w14:paraId="5ACF899B" w14:textId="4FD0E4D6" w:rsidR="00424D92" w:rsidRPr="001F42D3" w:rsidRDefault="00424D92" w:rsidP="00CF5627">
      <w:pPr>
        <w:pStyle w:val="BodyText"/>
        <w:ind w:left="720"/>
      </w:pPr>
      <w:r w:rsidRPr="001F42D3">
        <w:t xml:space="preserve">This is required for all messages. The Accept Acknowledgement Type field </w:t>
      </w:r>
      <w:r w:rsidR="00B540F7" w:rsidRPr="001F42D3">
        <w:t xml:space="preserve">shall </w:t>
      </w:r>
      <w:r w:rsidRPr="001F42D3">
        <w:t>be valued with “AL” (always) by the IOP in a RGV^O15 message and by the IOC in a RRG^O16 message.</w:t>
      </w:r>
    </w:p>
    <w:p w14:paraId="66DEE117" w14:textId="3D4799BE" w:rsidR="00424D92" w:rsidRPr="001F42D3" w:rsidRDefault="00424D92" w:rsidP="00CF5627">
      <w:pPr>
        <w:pStyle w:val="BodyText"/>
        <w:ind w:left="720"/>
      </w:pPr>
      <w:r w:rsidRPr="001F42D3">
        <w:t>The receiving application must transmit the accept acknowledgement on the same network connection as the initiating RGV^</w:t>
      </w:r>
      <w:r w:rsidR="00861B79" w:rsidRPr="001F42D3">
        <w:t xml:space="preserve"> O</w:t>
      </w:r>
      <w:r w:rsidRPr="001F42D3">
        <w:t>15 or RRG^O16 message</w:t>
      </w:r>
    </w:p>
    <w:p w14:paraId="0F6E0AC5" w14:textId="77777777" w:rsidR="00424D92" w:rsidRPr="001F42D3" w:rsidRDefault="00424D92" w:rsidP="00CF5627">
      <w:pPr>
        <w:pStyle w:val="BodyText"/>
      </w:pPr>
      <w:r w:rsidRPr="001F42D3">
        <w:rPr>
          <w:b/>
          <w:bCs/>
        </w:rPr>
        <w:t xml:space="preserve">MSH-16 Application Acknowledgement Type (ID), required: </w:t>
      </w:r>
    </w:p>
    <w:p w14:paraId="0B9FF220" w14:textId="25562B9A" w:rsidR="00424D92" w:rsidRPr="001F42D3" w:rsidRDefault="00424D92" w:rsidP="00CF5627">
      <w:pPr>
        <w:pStyle w:val="BodyText"/>
        <w:ind w:left="720"/>
      </w:pPr>
      <w:r w:rsidRPr="001F42D3">
        <w:t xml:space="preserve">This is required for all messages. The application acknowledgement field informs the receiver whether the sender can process application acknowledgements and under what conditions to send the additional acknowledgement. </w:t>
      </w:r>
      <w:r w:rsidR="005420DB" w:rsidRPr="001F42D3">
        <w:t xml:space="preserve">For RGV^O15 messages, the value shall be “AL”, and for RRG^O16 the value shall be “NE”. </w:t>
      </w:r>
      <w:r w:rsidRPr="001F42D3">
        <w:t xml:space="preserve">The receiving system must send (or not send) </w:t>
      </w:r>
      <w:r w:rsidR="005420DB" w:rsidRPr="001F42D3">
        <w:t xml:space="preserve">application </w:t>
      </w:r>
      <w:r w:rsidRPr="001F42D3">
        <w:t>acknowledgements as specified by this field.</w:t>
      </w:r>
    </w:p>
    <w:p w14:paraId="12185ED7" w14:textId="23326B2A" w:rsidR="00424D92" w:rsidRPr="001F42D3" w:rsidRDefault="00424D92" w:rsidP="00CF5627">
      <w:pPr>
        <w:pStyle w:val="BodyText"/>
        <w:ind w:left="720"/>
      </w:pPr>
      <w:r w:rsidRPr="001F42D3">
        <w:t>When the sending an application acknowledgement, the receiving application must initiate a new network connection for the transaction. Here is an example of an IOP to IOC transaction:</w:t>
      </w:r>
    </w:p>
    <w:p w14:paraId="4BFB0DD6" w14:textId="77777777" w:rsidR="00B758AA" w:rsidRPr="001F42D3" w:rsidRDefault="00B758AA" w:rsidP="00DE39CA">
      <w:pPr>
        <w:pStyle w:val="BodyText"/>
      </w:pPr>
    </w:p>
    <w:p w14:paraId="794E9944" w14:textId="77777777" w:rsidR="00424D92" w:rsidRPr="001F42D3" w:rsidRDefault="00F73333" w:rsidP="005C1693">
      <w:pPr>
        <w:pStyle w:val="ListNumber2"/>
      </w:pPr>
      <w:r w:rsidRPr="001F42D3">
        <w:rPr>
          <w:noProof/>
        </w:rPr>
        <w:lastRenderedPageBreak/>
        <w:drawing>
          <wp:anchor distT="91440" distB="91440" distL="114300" distR="114300" simplePos="0" relativeHeight="251497984" behindDoc="0" locked="0" layoutInCell="0" allowOverlap="0" wp14:anchorId="4EDEA274" wp14:editId="4E0B2125">
            <wp:simplePos x="0" y="0"/>
            <wp:positionH relativeFrom="page">
              <wp:posOffset>1796415</wp:posOffset>
            </wp:positionH>
            <wp:positionV relativeFrom="paragraph">
              <wp:posOffset>0</wp:posOffset>
            </wp:positionV>
            <wp:extent cx="4208780" cy="2618105"/>
            <wp:effectExtent l="0" t="0" r="1270" b="0"/>
            <wp:wrapTopAndBottom/>
            <wp:docPr id="41" name="Picture 163" descr="Description: visi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Description: visio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08780" cy="2618105"/>
                    </a:xfrm>
                    <a:prstGeom prst="rect">
                      <a:avLst/>
                    </a:prstGeom>
                    <a:noFill/>
                  </pic:spPr>
                </pic:pic>
              </a:graphicData>
            </a:graphic>
            <wp14:sizeRelH relativeFrom="page">
              <wp14:pctWidth>0</wp14:pctWidth>
            </wp14:sizeRelH>
            <wp14:sizeRelV relativeFrom="page">
              <wp14:pctHeight>0</wp14:pctHeight>
            </wp14:sizeRelV>
          </wp:anchor>
        </w:drawing>
      </w:r>
      <w:r w:rsidR="00F82FDF" w:rsidRPr="001F42D3">
        <w:t>T</w:t>
      </w:r>
      <w:r w:rsidR="00424D92" w:rsidRPr="001F42D3">
        <w:t>he IOP sends a RGV^O15 message on the IOC’s port 3000 with MSH-15=”AL” and MSH-16=”AL”.</w:t>
      </w:r>
    </w:p>
    <w:p w14:paraId="575AAD54" w14:textId="7A76B65F" w:rsidR="00424D92" w:rsidRPr="001F42D3" w:rsidRDefault="00424D92" w:rsidP="005C1693">
      <w:pPr>
        <w:pStyle w:val="ListNumber2"/>
      </w:pPr>
      <w:r w:rsidRPr="001F42D3">
        <w:t>The IOC receives the message on port 3000 and transmits an ACK^O15 to the IOP on the same network connection</w:t>
      </w:r>
      <w:r w:rsidR="00FF5498" w:rsidRPr="001F42D3">
        <w:t xml:space="preserve"> with MSH-15=’NE’ and MSH-16=’NE’, since the sender does not need to reply to an Accept Acknowledgement </w:t>
      </w:r>
      <w:r w:rsidRPr="001F42D3">
        <w:t>.</w:t>
      </w:r>
    </w:p>
    <w:p w14:paraId="4CB85172" w14:textId="77777777" w:rsidR="00424D92" w:rsidRPr="001F42D3" w:rsidRDefault="00424D92" w:rsidP="00DE39CA">
      <w:pPr>
        <w:pStyle w:val="BodyText"/>
      </w:pPr>
    </w:p>
    <w:p w14:paraId="56196BC3" w14:textId="77777777" w:rsidR="004C49BE" w:rsidRPr="001F42D3" w:rsidRDefault="00F73333" w:rsidP="00DE39CA">
      <w:pPr>
        <w:pStyle w:val="BodyText"/>
      </w:pPr>
      <w:r w:rsidRPr="001F42D3">
        <w:rPr>
          <w:noProof/>
        </w:rPr>
        <w:drawing>
          <wp:anchor distT="0" distB="0" distL="114300" distR="114300" simplePos="0" relativeHeight="251853312" behindDoc="0" locked="0" layoutInCell="1" allowOverlap="1" wp14:anchorId="1C035C97" wp14:editId="4803BFA8">
            <wp:simplePos x="0" y="0"/>
            <wp:positionH relativeFrom="column">
              <wp:posOffset>1113790</wp:posOffset>
            </wp:positionH>
            <wp:positionV relativeFrom="paragraph">
              <wp:posOffset>58420</wp:posOffset>
            </wp:positionV>
            <wp:extent cx="4356735" cy="2706370"/>
            <wp:effectExtent l="0" t="0" r="5715" b="0"/>
            <wp:wrapTopAndBottom/>
            <wp:docPr id="178" name="Picture 169" descr="Description: EnhAck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Description: EnhAck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6735" cy="2706370"/>
                    </a:xfrm>
                    <a:prstGeom prst="rect">
                      <a:avLst/>
                    </a:prstGeom>
                    <a:noFill/>
                  </pic:spPr>
                </pic:pic>
              </a:graphicData>
            </a:graphic>
            <wp14:sizeRelH relativeFrom="page">
              <wp14:pctWidth>0</wp14:pctWidth>
            </wp14:sizeRelH>
            <wp14:sizeRelV relativeFrom="page">
              <wp14:pctHeight>0</wp14:pctHeight>
            </wp14:sizeRelV>
          </wp:anchor>
        </w:drawing>
      </w:r>
    </w:p>
    <w:p w14:paraId="28480084" w14:textId="1CBC18F1" w:rsidR="00424D92" w:rsidRPr="001F42D3" w:rsidRDefault="00424D92" w:rsidP="005C1693">
      <w:pPr>
        <w:pStyle w:val="ListNumber2"/>
      </w:pPr>
      <w:r w:rsidRPr="001F42D3">
        <w:t>After completing application processing, the IOC transmits a RRG^</w:t>
      </w:r>
      <w:r w:rsidR="00687E46" w:rsidRPr="001F42D3">
        <w:t>O</w:t>
      </w:r>
      <w:r w:rsidRPr="001F42D3">
        <w:t>16 on a different network connection (e.g., the IOP’s port 3001) with MSH-15=”AL” and MSH-16=”NE”.</w:t>
      </w:r>
    </w:p>
    <w:p w14:paraId="6D489846" w14:textId="057CCF29" w:rsidR="00424D92" w:rsidRPr="001F42D3" w:rsidRDefault="00424D92" w:rsidP="005C1693">
      <w:pPr>
        <w:pStyle w:val="ListNumber2"/>
      </w:pPr>
      <w:r w:rsidRPr="001F42D3">
        <w:lastRenderedPageBreak/>
        <w:t>The IOP receives the message on port 3001 and sends an ACK^</w:t>
      </w:r>
      <w:r w:rsidR="003A66AE" w:rsidRPr="001F42D3">
        <w:t xml:space="preserve">O16 </w:t>
      </w:r>
      <w:r w:rsidRPr="001F42D3">
        <w:t>to the IOC on the same network connection</w:t>
      </w:r>
      <w:r w:rsidR="00360829" w:rsidRPr="001F42D3">
        <w:t xml:space="preserve"> with MSH-15=’NE’ and MSH-16=’NE’, since the sender does not need to reply to an Accept Acknowledgement</w:t>
      </w:r>
      <w:r w:rsidRPr="001F42D3">
        <w:t>.</w:t>
      </w:r>
    </w:p>
    <w:p w14:paraId="5D14A474" w14:textId="363C596E" w:rsidR="00805FC3" w:rsidRPr="001F42D3" w:rsidRDefault="00424D92" w:rsidP="001060A2">
      <w:pPr>
        <w:pStyle w:val="BodyText"/>
      </w:pPr>
      <w:r w:rsidRPr="001F42D3">
        <w:t>The table below identifies the possible values for MSH-16:</w:t>
      </w:r>
    </w:p>
    <w:p w14:paraId="7BF5F118" w14:textId="0E370C87" w:rsidR="00424D92" w:rsidRPr="001F42D3" w:rsidRDefault="00424D92" w:rsidP="00CF5627">
      <w:pPr>
        <w:pStyle w:val="TableTitle"/>
      </w:pPr>
      <w:r w:rsidRPr="001F42D3">
        <w:t xml:space="preserve">Table 3.3.4.4.1-1: Possible Values for MSH-16 in </w:t>
      </w:r>
      <w:r w:rsidR="00647994" w:rsidRPr="001F42D3">
        <w:t>PCD-03</w:t>
      </w:r>
      <w:r w:rsidRPr="001F42D3">
        <w:t xml:space="preserve"> </w:t>
      </w:r>
      <w:r w:rsidR="009E2AFA" w:rsidRPr="001F42D3">
        <w:t xml:space="preserve">RGV^O15 and RRG^O16 </w:t>
      </w:r>
      <w:r w:rsidRPr="001F42D3">
        <w:t>Message</w:t>
      </w:r>
      <w:r w:rsidR="00F4205E" w:rsidRPr="001F42D3">
        <w: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0"/>
        <w:gridCol w:w="2700"/>
        <w:gridCol w:w="4830"/>
      </w:tblGrid>
      <w:tr w:rsidR="00C40FD5" w:rsidRPr="001F42D3" w14:paraId="3144F0B7" w14:textId="77777777" w:rsidTr="00DE39CA">
        <w:trPr>
          <w:cantSplit/>
          <w:jc w:val="center"/>
        </w:trPr>
        <w:tc>
          <w:tcPr>
            <w:tcW w:w="1770" w:type="dxa"/>
            <w:shd w:val="clear" w:color="auto" w:fill="D9D9D9"/>
          </w:tcPr>
          <w:p w14:paraId="252F28B2" w14:textId="77777777" w:rsidR="00424D92" w:rsidRPr="001F42D3" w:rsidRDefault="00424D92" w:rsidP="00947B25">
            <w:pPr>
              <w:pStyle w:val="TableEntryHeader"/>
              <w:keepLines/>
              <w:rPr>
                <w:rFonts w:ascii="Courier New" w:hAnsi="Courier New"/>
                <w:sz w:val="24"/>
              </w:rPr>
            </w:pPr>
            <w:r w:rsidRPr="001F42D3">
              <w:t xml:space="preserve">Value </w:t>
            </w:r>
          </w:p>
        </w:tc>
        <w:tc>
          <w:tcPr>
            <w:tcW w:w="2700" w:type="dxa"/>
            <w:shd w:val="clear" w:color="auto" w:fill="D9D9D9"/>
          </w:tcPr>
          <w:p w14:paraId="1D38FBA0" w14:textId="77777777" w:rsidR="00424D92" w:rsidRPr="001F42D3" w:rsidRDefault="00424D92" w:rsidP="00947B25">
            <w:pPr>
              <w:pStyle w:val="TableEntryHeader"/>
              <w:keepLines/>
              <w:rPr>
                <w:rFonts w:ascii="Courier New" w:hAnsi="Courier New"/>
                <w:sz w:val="24"/>
              </w:rPr>
            </w:pPr>
            <w:r w:rsidRPr="001F42D3">
              <w:t xml:space="preserve">Description </w:t>
            </w:r>
          </w:p>
        </w:tc>
        <w:tc>
          <w:tcPr>
            <w:tcW w:w="4830" w:type="dxa"/>
            <w:shd w:val="clear" w:color="auto" w:fill="D9D9D9"/>
          </w:tcPr>
          <w:p w14:paraId="2E19DD20" w14:textId="77777777" w:rsidR="00424D92" w:rsidRPr="001F42D3" w:rsidRDefault="00424D92" w:rsidP="00947B25">
            <w:pPr>
              <w:pStyle w:val="TableEntryHeader"/>
              <w:keepLines/>
              <w:rPr>
                <w:rFonts w:ascii="Courier New" w:hAnsi="Courier New"/>
                <w:sz w:val="24"/>
              </w:rPr>
            </w:pPr>
            <w:r w:rsidRPr="001F42D3">
              <w:t xml:space="preserve">Comments </w:t>
            </w:r>
          </w:p>
        </w:tc>
      </w:tr>
      <w:tr w:rsidR="00424D92" w:rsidRPr="001F42D3" w14:paraId="0EC61BEC" w14:textId="77777777" w:rsidTr="00DE39CA">
        <w:trPr>
          <w:cantSplit/>
          <w:jc w:val="center"/>
        </w:trPr>
        <w:tc>
          <w:tcPr>
            <w:tcW w:w="1770" w:type="dxa"/>
          </w:tcPr>
          <w:p w14:paraId="3CD35906" w14:textId="77777777" w:rsidR="00424D92" w:rsidRPr="001F42D3" w:rsidRDefault="00424D92" w:rsidP="00947B25">
            <w:pPr>
              <w:pStyle w:val="TableEntry"/>
              <w:keepNext/>
              <w:keepLines/>
            </w:pPr>
            <w:r w:rsidRPr="001F42D3">
              <w:t>AL</w:t>
            </w:r>
          </w:p>
        </w:tc>
        <w:tc>
          <w:tcPr>
            <w:tcW w:w="2700" w:type="dxa"/>
          </w:tcPr>
          <w:p w14:paraId="130B0C08" w14:textId="77777777" w:rsidR="00424D92" w:rsidRPr="001F42D3" w:rsidRDefault="00424D92" w:rsidP="00947B25">
            <w:pPr>
              <w:pStyle w:val="TableEntry"/>
              <w:keepNext/>
              <w:keepLines/>
            </w:pPr>
            <w:r w:rsidRPr="001F42D3">
              <w:t>Always</w:t>
            </w:r>
          </w:p>
        </w:tc>
        <w:tc>
          <w:tcPr>
            <w:tcW w:w="4830" w:type="dxa"/>
          </w:tcPr>
          <w:p w14:paraId="29D94202" w14:textId="269419D2" w:rsidR="00424D92" w:rsidRPr="001F42D3" w:rsidRDefault="00424D92" w:rsidP="00947B25">
            <w:pPr>
              <w:pStyle w:val="TableEntry"/>
              <w:keepNext/>
              <w:keepLines/>
            </w:pPr>
            <w:r w:rsidRPr="001F42D3">
              <w:t xml:space="preserve">The sender </w:t>
            </w:r>
            <w:r w:rsidR="00F4205E" w:rsidRPr="001F42D3">
              <w:t>expects</w:t>
            </w:r>
            <w:r w:rsidRPr="001F42D3">
              <w:t xml:space="preserve"> to receive an application acknowledgement in addition to the accept acknowledgement.</w:t>
            </w:r>
            <w:r w:rsidR="009E470E" w:rsidRPr="001F42D3">
              <w:t xml:space="preserve"> This value shall be used in RGV^O15 messages.</w:t>
            </w:r>
          </w:p>
        </w:tc>
      </w:tr>
      <w:tr w:rsidR="00424D92" w:rsidRPr="001F42D3" w14:paraId="3EDB1333" w14:textId="77777777" w:rsidTr="00DE39CA">
        <w:trPr>
          <w:cantSplit/>
          <w:jc w:val="center"/>
        </w:trPr>
        <w:tc>
          <w:tcPr>
            <w:tcW w:w="1770" w:type="dxa"/>
          </w:tcPr>
          <w:p w14:paraId="6129F45D" w14:textId="77777777" w:rsidR="00424D92" w:rsidRPr="001F42D3" w:rsidRDefault="00424D92" w:rsidP="00947B25">
            <w:pPr>
              <w:pStyle w:val="TableEntry"/>
              <w:keepNext/>
              <w:keepLines/>
            </w:pPr>
            <w:r w:rsidRPr="001F42D3">
              <w:t xml:space="preserve">NE </w:t>
            </w:r>
          </w:p>
        </w:tc>
        <w:tc>
          <w:tcPr>
            <w:tcW w:w="2700" w:type="dxa"/>
          </w:tcPr>
          <w:p w14:paraId="21908681" w14:textId="77777777" w:rsidR="00424D92" w:rsidRPr="001F42D3" w:rsidRDefault="00424D92" w:rsidP="00947B25">
            <w:pPr>
              <w:pStyle w:val="TableEntry"/>
              <w:keepNext/>
              <w:keepLines/>
            </w:pPr>
            <w:r w:rsidRPr="001F42D3">
              <w:t xml:space="preserve">Never </w:t>
            </w:r>
          </w:p>
        </w:tc>
        <w:tc>
          <w:tcPr>
            <w:tcW w:w="4830" w:type="dxa"/>
          </w:tcPr>
          <w:p w14:paraId="4084B9DC" w14:textId="0F4110FB" w:rsidR="00424D92" w:rsidRPr="001F42D3" w:rsidRDefault="009E470E" w:rsidP="00947B25">
            <w:pPr>
              <w:pStyle w:val="TableEntry"/>
              <w:keepNext/>
              <w:keepLines/>
            </w:pPr>
            <w:r w:rsidRPr="001F42D3">
              <w:t>The sender does not expect to receive an application acknowledgement. This value shall be used in RRG^O16 messages.</w:t>
            </w:r>
          </w:p>
        </w:tc>
      </w:tr>
    </w:tbl>
    <w:p w14:paraId="633837E4" w14:textId="77777777" w:rsidR="00424D92" w:rsidRPr="001F42D3" w:rsidRDefault="00424D92" w:rsidP="001060A2">
      <w:pPr>
        <w:pStyle w:val="BodyText"/>
      </w:pPr>
    </w:p>
    <w:p w14:paraId="4EECD27B" w14:textId="50F1998F" w:rsidR="00424D92" w:rsidRPr="001F42D3" w:rsidRDefault="00424D92" w:rsidP="00123C7B">
      <w:pPr>
        <w:pStyle w:val="Heading5"/>
        <w:rPr>
          <w:noProof w:val="0"/>
        </w:rPr>
      </w:pPr>
      <w:bookmarkStart w:id="1462" w:name="33442_PID_Patient_Identificati"/>
      <w:bookmarkStart w:id="1463" w:name="_Toc401769776"/>
      <w:bookmarkStart w:id="1464" w:name="_Toc214889665"/>
      <w:bookmarkEnd w:id="1462"/>
      <w:r w:rsidRPr="001F42D3">
        <w:rPr>
          <w:noProof w:val="0"/>
        </w:rPr>
        <w:t>PID - Patient Identification Segment</w:t>
      </w:r>
      <w:bookmarkEnd w:id="1463"/>
      <w:bookmarkEnd w:id="1464"/>
    </w:p>
    <w:p w14:paraId="6E53A0D5" w14:textId="289426DF" w:rsidR="00424D92" w:rsidRPr="001F42D3" w:rsidRDefault="00424D92" w:rsidP="001060A2">
      <w:pPr>
        <w:pStyle w:val="BodyText"/>
      </w:pPr>
      <w:r w:rsidRPr="001F42D3">
        <w:t xml:space="preserve">The PID segment is used by all applications as the primary means of communicating patient identification information. This segment contains permanent patient identifying and demographic information that, for the most part, is not likely to change frequently. See </w:t>
      </w:r>
      <w:r w:rsidR="006D613E" w:rsidRPr="001F42D3">
        <w:t>HL7</w:t>
      </w:r>
      <w:r w:rsidR="00995105" w:rsidRPr="001F42D3">
        <w:t xml:space="preserve"> </w:t>
      </w:r>
      <w:r w:rsidRPr="001F42D3">
        <w:t>v2.</w:t>
      </w:r>
      <w:r w:rsidR="00B4782C">
        <w:t>8</w:t>
      </w:r>
      <w:r w:rsidR="00150927">
        <w:t>.1</w:t>
      </w:r>
      <w:r w:rsidRPr="001F42D3">
        <w:t xml:space="preserve">: chapter 3 (3.4.2). For PID usage in </w:t>
      </w:r>
      <w:r w:rsidR="006E73C1" w:rsidRPr="001F42D3">
        <w:t>IHE Devices Technical Framework</w:t>
      </w:r>
      <w:r w:rsidRPr="001F42D3">
        <w:t xml:space="preserve"> profiles, refer to Appendix B.5 of this volume.</w:t>
      </w:r>
    </w:p>
    <w:p w14:paraId="194DF7A7" w14:textId="00A2908C" w:rsidR="00424D92" w:rsidRPr="001F42D3" w:rsidRDefault="00424D92" w:rsidP="00123C7B">
      <w:pPr>
        <w:pStyle w:val="Heading5"/>
        <w:rPr>
          <w:noProof w:val="0"/>
        </w:rPr>
      </w:pPr>
      <w:bookmarkStart w:id="1465" w:name="33443_PV1_Patient_Visit_Segmen"/>
      <w:bookmarkStart w:id="1466" w:name="_Toc401769777"/>
      <w:bookmarkStart w:id="1467" w:name="_Toc214889666"/>
      <w:bookmarkEnd w:id="1465"/>
      <w:r w:rsidRPr="001F42D3">
        <w:rPr>
          <w:noProof w:val="0"/>
        </w:rPr>
        <w:t>PV1 Patient Visit Segment</w:t>
      </w:r>
      <w:bookmarkEnd w:id="1466"/>
      <w:bookmarkEnd w:id="1467"/>
    </w:p>
    <w:p w14:paraId="5F228746" w14:textId="77777777" w:rsidR="00424D92" w:rsidRPr="001F42D3" w:rsidRDefault="00424D92" w:rsidP="001060A2">
      <w:pPr>
        <w:pStyle w:val="BodyText"/>
      </w:pPr>
      <w:r w:rsidRPr="001F42D3">
        <w:t>The PV1 segment is used by Registration/Patient Administration applications to communicate information on an account or visit-specific basis. See Appendix B.6 for details.</w:t>
      </w:r>
    </w:p>
    <w:p w14:paraId="4AAC7ED1" w14:textId="0AA643ED" w:rsidR="00424D92" w:rsidRPr="001F42D3" w:rsidRDefault="00424D92" w:rsidP="00123C7B">
      <w:pPr>
        <w:pStyle w:val="Heading5"/>
        <w:rPr>
          <w:noProof w:val="0"/>
        </w:rPr>
      </w:pPr>
      <w:bookmarkStart w:id="1468" w:name="33444_ORC_Common_Order_Segment"/>
      <w:bookmarkStart w:id="1469" w:name="_Toc401769778"/>
      <w:bookmarkStart w:id="1470" w:name="_Toc214889667"/>
      <w:bookmarkEnd w:id="1468"/>
      <w:r w:rsidRPr="001F42D3">
        <w:rPr>
          <w:noProof w:val="0"/>
        </w:rPr>
        <w:t xml:space="preserve">ORC </w:t>
      </w:r>
      <w:r w:rsidR="00F76540" w:rsidRPr="001F42D3">
        <w:rPr>
          <w:rFonts w:eastAsia="MS Gothic"/>
          <w:noProof w:val="0"/>
        </w:rPr>
        <w:t>-</w:t>
      </w:r>
      <w:r w:rsidRPr="001F42D3">
        <w:rPr>
          <w:noProof w:val="0"/>
        </w:rPr>
        <w:t xml:space="preserve"> Common Order Segment</w:t>
      </w:r>
      <w:bookmarkEnd w:id="1469"/>
      <w:bookmarkEnd w:id="1470"/>
    </w:p>
    <w:p w14:paraId="5689F177" w14:textId="77777777" w:rsidR="00424D92" w:rsidRPr="001F42D3" w:rsidRDefault="00424D92" w:rsidP="001060A2">
      <w:pPr>
        <w:pStyle w:val="BodyText"/>
      </w:pPr>
      <w:r w:rsidRPr="001F42D3">
        <w:t>The Common Order segment (ORC) is used to transmit fields that are common to all orders (all types of services that are requested). See Appendix B.9 for details of usage in IHE PCD profiles.</w:t>
      </w:r>
    </w:p>
    <w:p w14:paraId="05013E65" w14:textId="0FA741C6" w:rsidR="00B11855" w:rsidRPr="001F42D3" w:rsidRDefault="003D003E" w:rsidP="00123C7B">
      <w:pPr>
        <w:pStyle w:val="Heading5"/>
        <w:rPr>
          <w:noProof w:val="0"/>
        </w:rPr>
      </w:pPr>
      <w:bookmarkStart w:id="1471" w:name="33445_RXG_PharmacyTreatment_Gi"/>
      <w:bookmarkStart w:id="1472" w:name="_Toc401769779"/>
      <w:bookmarkStart w:id="1473" w:name="_Toc214889668"/>
      <w:bookmarkEnd w:id="1471"/>
      <w:r w:rsidRPr="001F42D3">
        <w:rPr>
          <w:noProof w:val="0"/>
        </w:rPr>
        <w:t>RXG - Pharmacy/Treatment Give Segment</w:t>
      </w:r>
      <w:bookmarkEnd w:id="1472"/>
      <w:bookmarkEnd w:id="1473"/>
    </w:p>
    <w:p w14:paraId="331AD39E" w14:textId="0475634C" w:rsidR="00B11855" w:rsidRPr="001F42D3" w:rsidRDefault="003D003E" w:rsidP="00CF5627">
      <w:pPr>
        <w:pStyle w:val="TableTitle"/>
      </w:pPr>
      <w:r w:rsidRPr="001F42D3">
        <w:t>Table 3.3.4.4.</w:t>
      </w:r>
      <w:r w:rsidR="00805FC3" w:rsidRPr="001F42D3">
        <w:t>5</w:t>
      </w:r>
      <w:r w:rsidRPr="001F42D3">
        <w:t xml:space="preserve">-1: </w:t>
      </w:r>
      <w:r w:rsidR="006D613E" w:rsidRPr="001F42D3">
        <w:t>HL7</w:t>
      </w:r>
      <w:r w:rsidR="00995105" w:rsidRPr="001F42D3">
        <w:t xml:space="preserve"> </w:t>
      </w:r>
      <w:r w:rsidRPr="001F42D3">
        <w:t>Attribute Table – RXG – Pharmacy/Treatment Give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1"/>
        <w:gridCol w:w="908"/>
        <w:gridCol w:w="806"/>
        <w:gridCol w:w="990"/>
        <w:gridCol w:w="1168"/>
        <w:gridCol w:w="974"/>
        <w:gridCol w:w="1046"/>
        <w:gridCol w:w="2916"/>
      </w:tblGrid>
      <w:tr w:rsidR="003019C5" w:rsidRPr="001F42D3" w14:paraId="6BB550C9" w14:textId="77777777" w:rsidTr="00DE39CA">
        <w:trPr>
          <w:cantSplit/>
          <w:tblHeader/>
          <w:jc w:val="center"/>
        </w:trPr>
        <w:tc>
          <w:tcPr>
            <w:tcW w:w="811" w:type="dxa"/>
            <w:shd w:val="clear" w:color="auto" w:fill="D9D9D9"/>
          </w:tcPr>
          <w:p w14:paraId="27352E3D" w14:textId="77777777" w:rsidR="00B11855" w:rsidRPr="001F42D3" w:rsidRDefault="003D003E" w:rsidP="001E1150">
            <w:pPr>
              <w:pStyle w:val="TableEntryHeader"/>
            </w:pPr>
            <w:r w:rsidRPr="001F42D3">
              <w:t>SEQ</w:t>
            </w:r>
          </w:p>
        </w:tc>
        <w:tc>
          <w:tcPr>
            <w:tcW w:w="908" w:type="dxa"/>
            <w:shd w:val="clear" w:color="auto" w:fill="D9D9D9"/>
          </w:tcPr>
          <w:p w14:paraId="3E3BABD5" w14:textId="77777777" w:rsidR="00B11855" w:rsidRPr="001F42D3" w:rsidRDefault="003D003E" w:rsidP="001E1150">
            <w:pPr>
              <w:pStyle w:val="TableEntryHeader"/>
            </w:pPr>
            <w:r w:rsidRPr="001F42D3">
              <w:t>LEN</w:t>
            </w:r>
          </w:p>
        </w:tc>
        <w:tc>
          <w:tcPr>
            <w:tcW w:w="806" w:type="dxa"/>
            <w:shd w:val="clear" w:color="auto" w:fill="D9D9D9"/>
          </w:tcPr>
          <w:p w14:paraId="123BE3C5" w14:textId="77777777" w:rsidR="00B11855" w:rsidRPr="001F42D3" w:rsidRDefault="003D003E" w:rsidP="001E1150">
            <w:pPr>
              <w:pStyle w:val="TableEntryHeader"/>
            </w:pPr>
            <w:r w:rsidRPr="001F42D3">
              <w:t>DT</w:t>
            </w:r>
          </w:p>
        </w:tc>
        <w:tc>
          <w:tcPr>
            <w:tcW w:w="990" w:type="dxa"/>
            <w:shd w:val="clear" w:color="auto" w:fill="D9D9D9"/>
          </w:tcPr>
          <w:p w14:paraId="1E9DCACB" w14:textId="77777777" w:rsidR="00B11855" w:rsidRPr="001F42D3" w:rsidRDefault="003D003E" w:rsidP="001E1150">
            <w:pPr>
              <w:pStyle w:val="TableEntryHeader"/>
            </w:pPr>
            <w:r w:rsidRPr="001F42D3">
              <w:t>Usage</w:t>
            </w:r>
          </w:p>
        </w:tc>
        <w:tc>
          <w:tcPr>
            <w:tcW w:w="1168" w:type="dxa"/>
            <w:shd w:val="clear" w:color="auto" w:fill="D9D9D9"/>
          </w:tcPr>
          <w:p w14:paraId="26799980" w14:textId="77777777" w:rsidR="00B11855" w:rsidRPr="001F42D3" w:rsidRDefault="003D003E" w:rsidP="001E1150">
            <w:pPr>
              <w:pStyle w:val="TableEntryHeader"/>
            </w:pPr>
            <w:r w:rsidRPr="001F42D3">
              <w:t>Card.</w:t>
            </w:r>
          </w:p>
        </w:tc>
        <w:tc>
          <w:tcPr>
            <w:tcW w:w="974" w:type="dxa"/>
            <w:shd w:val="clear" w:color="auto" w:fill="D9D9D9"/>
          </w:tcPr>
          <w:p w14:paraId="22028F7B" w14:textId="77777777" w:rsidR="00B11855" w:rsidRPr="001F42D3" w:rsidRDefault="003D003E" w:rsidP="001E1150">
            <w:pPr>
              <w:pStyle w:val="TableEntryHeader"/>
            </w:pPr>
            <w:r w:rsidRPr="001F42D3">
              <w:t>TBL#</w:t>
            </w:r>
          </w:p>
        </w:tc>
        <w:tc>
          <w:tcPr>
            <w:tcW w:w="1046" w:type="dxa"/>
            <w:shd w:val="clear" w:color="auto" w:fill="D9D9D9"/>
          </w:tcPr>
          <w:p w14:paraId="57471C34" w14:textId="77777777" w:rsidR="00B11855" w:rsidRPr="001F42D3" w:rsidRDefault="003D003E" w:rsidP="001E1150">
            <w:pPr>
              <w:pStyle w:val="TableEntryHeader"/>
            </w:pPr>
            <w:r w:rsidRPr="001F42D3">
              <w:t>ITEM #</w:t>
            </w:r>
          </w:p>
        </w:tc>
        <w:tc>
          <w:tcPr>
            <w:tcW w:w="2916" w:type="dxa"/>
            <w:shd w:val="clear" w:color="auto" w:fill="D9D9D9"/>
          </w:tcPr>
          <w:p w14:paraId="5E11CB69" w14:textId="77777777" w:rsidR="00B11855" w:rsidRPr="001F42D3" w:rsidRDefault="003D003E" w:rsidP="001E1150">
            <w:pPr>
              <w:pStyle w:val="TableEntryHeader"/>
            </w:pPr>
            <w:r w:rsidRPr="001F42D3">
              <w:t>ELEMENT NAME</w:t>
            </w:r>
          </w:p>
        </w:tc>
      </w:tr>
      <w:tr w:rsidR="00C40FD5" w:rsidRPr="001F42D3" w14:paraId="3EC998C2" w14:textId="77777777" w:rsidTr="006C0E8E">
        <w:trPr>
          <w:cantSplit/>
          <w:jc w:val="center"/>
        </w:trPr>
        <w:tc>
          <w:tcPr>
            <w:tcW w:w="811" w:type="dxa"/>
          </w:tcPr>
          <w:p w14:paraId="25E92077" w14:textId="77777777" w:rsidR="00B11855" w:rsidRPr="001F42D3" w:rsidRDefault="003D003E" w:rsidP="001E1150">
            <w:pPr>
              <w:pStyle w:val="TableEntry"/>
            </w:pPr>
            <w:r w:rsidRPr="001F42D3">
              <w:t>1</w:t>
            </w:r>
          </w:p>
        </w:tc>
        <w:tc>
          <w:tcPr>
            <w:tcW w:w="908" w:type="dxa"/>
          </w:tcPr>
          <w:p w14:paraId="7B8F2901" w14:textId="77777777" w:rsidR="00B11855" w:rsidRPr="001F42D3" w:rsidRDefault="003D003E" w:rsidP="001E1150">
            <w:pPr>
              <w:pStyle w:val="TableEntry"/>
            </w:pPr>
            <w:r w:rsidRPr="001F42D3">
              <w:t>4</w:t>
            </w:r>
          </w:p>
        </w:tc>
        <w:tc>
          <w:tcPr>
            <w:tcW w:w="806" w:type="dxa"/>
          </w:tcPr>
          <w:p w14:paraId="3E24F8E9" w14:textId="77777777" w:rsidR="00B11855" w:rsidRPr="001F42D3" w:rsidRDefault="003D003E" w:rsidP="001E1150">
            <w:pPr>
              <w:pStyle w:val="TableEntry"/>
            </w:pPr>
            <w:r w:rsidRPr="001F42D3">
              <w:t>NM</w:t>
            </w:r>
          </w:p>
        </w:tc>
        <w:tc>
          <w:tcPr>
            <w:tcW w:w="990" w:type="dxa"/>
          </w:tcPr>
          <w:p w14:paraId="2B6DCBB4" w14:textId="77777777" w:rsidR="00B11855" w:rsidRPr="001F42D3" w:rsidRDefault="003D003E" w:rsidP="001E1150">
            <w:pPr>
              <w:pStyle w:val="TableEntry"/>
            </w:pPr>
            <w:r w:rsidRPr="001F42D3">
              <w:t>R</w:t>
            </w:r>
          </w:p>
        </w:tc>
        <w:tc>
          <w:tcPr>
            <w:tcW w:w="1168" w:type="dxa"/>
          </w:tcPr>
          <w:p w14:paraId="2E2C6FB0" w14:textId="77777777" w:rsidR="00B11855" w:rsidRPr="001F42D3" w:rsidRDefault="003D003E" w:rsidP="001E1150">
            <w:pPr>
              <w:pStyle w:val="TableEntry"/>
            </w:pPr>
            <w:r w:rsidRPr="001F42D3">
              <w:t>[1..1]</w:t>
            </w:r>
          </w:p>
        </w:tc>
        <w:tc>
          <w:tcPr>
            <w:tcW w:w="974" w:type="dxa"/>
          </w:tcPr>
          <w:p w14:paraId="79C58EB9" w14:textId="77777777" w:rsidR="00B11855" w:rsidRPr="001F42D3" w:rsidRDefault="00B11855" w:rsidP="00DF61EC">
            <w:pPr>
              <w:pStyle w:val="TableEntry"/>
            </w:pPr>
          </w:p>
        </w:tc>
        <w:tc>
          <w:tcPr>
            <w:tcW w:w="1046" w:type="dxa"/>
          </w:tcPr>
          <w:p w14:paraId="2B013C9B" w14:textId="77777777" w:rsidR="00B11855" w:rsidRPr="001F42D3" w:rsidRDefault="003D003E" w:rsidP="001E1150">
            <w:pPr>
              <w:pStyle w:val="TableEntry"/>
            </w:pPr>
            <w:r w:rsidRPr="001F42D3">
              <w:t>00342</w:t>
            </w:r>
          </w:p>
        </w:tc>
        <w:tc>
          <w:tcPr>
            <w:tcW w:w="2916" w:type="dxa"/>
          </w:tcPr>
          <w:p w14:paraId="697EC146" w14:textId="77777777" w:rsidR="00B11855" w:rsidRPr="001F42D3" w:rsidRDefault="003D003E" w:rsidP="001E1150">
            <w:pPr>
              <w:pStyle w:val="TableEntry"/>
            </w:pPr>
            <w:r w:rsidRPr="001F42D3">
              <w:t>Give Sub-ID Counter</w:t>
            </w:r>
          </w:p>
        </w:tc>
      </w:tr>
      <w:tr w:rsidR="00C40FD5" w:rsidRPr="001F42D3" w14:paraId="3A5E0DE5" w14:textId="77777777" w:rsidTr="006C0E8E">
        <w:trPr>
          <w:cantSplit/>
          <w:jc w:val="center"/>
        </w:trPr>
        <w:tc>
          <w:tcPr>
            <w:tcW w:w="811" w:type="dxa"/>
          </w:tcPr>
          <w:p w14:paraId="56F62DC1" w14:textId="77777777" w:rsidR="00B11855" w:rsidRPr="001F42D3" w:rsidRDefault="003D003E" w:rsidP="001E1150">
            <w:pPr>
              <w:pStyle w:val="TableEntry"/>
            </w:pPr>
            <w:r w:rsidRPr="001F42D3">
              <w:t>2</w:t>
            </w:r>
          </w:p>
        </w:tc>
        <w:tc>
          <w:tcPr>
            <w:tcW w:w="908" w:type="dxa"/>
          </w:tcPr>
          <w:p w14:paraId="3D4638CE" w14:textId="77777777" w:rsidR="00B11855" w:rsidRPr="001F42D3" w:rsidRDefault="003D003E" w:rsidP="001E1150">
            <w:pPr>
              <w:pStyle w:val="TableEntry"/>
            </w:pPr>
            <w:r w:rsidRPr="001F42D3">
              <w:t>4</w:t>
            </w:r>
          </w:p>
        </w:tc>
        <w:tc>
          <w:tcPr>
            <w:tcW w:w="806" w:type="dxa"/>
          </w:tcPr>
          <w:p w14:paraId="49FDFBB2" w14:textId="77777777" w:rsidR="00B11855" w:rsidRPr="001F42D3" w:rsidRDefault="003D003E" w:rsidP="001E1150">
            <w:pPr>
              <w:pStyle w:val="TableEntry"/>
            </w:pPr>
            <w:r w:rsidRPr="001F42D3">
              <w:t>NM</w:t>
            </w:r>
          </w:p>
        </w:tc>
        <w:tc>
          <w:tcPr>
            <w:tcW w:w="990" w:type="dxa"/>
          </w:tcPr>
          <w:p w14:paraId="2FADB2BB" w14:textId="77777777" w:rsidR="00B11855" w:rsidRPr="001F42D3" w:rsidRDefault="003D003E" w:rsidP="001E1150">
            <w:pPr>
              <w:pStyle w:val="TableEntry"/>
            </w:pPr>
            <w:r w:rsidRPr="001F42D3">
              <w:t>RE</w:t>
            </w:r>
          </w:p>
        </w:tc>
        <w:tc>
          <w:tcPr>
            <w:tcW w:w="1168" w:type="dxa"/>
          </w:tcPr>
          <w:p w14:paraId="35AE8C52" w14:textId="77777777" w:rsidR="00B11855" w:rsidRPr="001F42D3" w:rsidRDefault="003D003E" w:rsidP="001E1150">
            <w:pPr>
              <w:pStyle w:val="TableEntry"/>
            </w:pPr>
            <w:r w:rsidRPr="001F42D3">
              <w:t>[0..1]</w:t>
            </w:r>
          </w:p>
        </w:tc>
        <w:tc>
          <w:tcPr>
            <w:tcW w:w="974" w:type="dxa"/>
          </w:tcPr>
          <w:p w14:paraId="0449FE35" w14:textId="77777777" w:rsidR="00B11855" w:rsidRPr="001F42D3" w:rsidRDefault="00B11855" w:rsidP="00DF61EC">
            <w:pPr>
              <w:pStyle w:val="TableEntry"/>
            </w:pPr>
          </w:p>
        </w:tc>
        <w:tc>
          <w:tcPr>
            <w:tcW w:w="1046" w:type="dxa"/>
          </w:tcPr>
          <w:p w14:paraId="25A9F79F" w14:textId="77777777" w:rsidR="00B11855" w:rsidRPr="001F42D3" w:rsidRDefault="003D003E" w:rsidP="001E1150">
            <w:pPr>
              <w:pStyle w:val="TableEntry"/>
            </w:pPr>
            <w:r w:rsidRPr="001F42D3">
              <w:t>00334</w:t>
            </w:r>
          </w:p>
        </w:tc>
        <w:tc>
          <w:tcPr>
            <w:tcW w:w="2916" w:type="dxa"/>
          </w:tcPr>
          <w:p w14:paraId="048D435E" w14:textId="77777777" w:rsidR="00B11855" w:rsidRPr="001F42D3" w:rsidRDefault="003D003E" w:rsidP="001E1150">
            <w:pPr>
              <w:pStyle w:val="TableEntry"/>
            </w:pPr>
            <w:r w:rsidRPr="001F42D3">
              <w:t>Dispense Sub-ID Counter</w:t>
            </w:r>
          </w:p>
        </w:tc>
      </w:tr>
      <w:tr w:rsidR="00C40FD5" w:rsidRPr="001F42D3" w14:paraId="1C7A19C3" w14:textId="77777777" w:rsidTr="00D62951">
        <w:trPr>
          <w:cantSplit/>
          <w:jc w:val="center"/>
        </w:trPr>
        <w:tc>
          <w:tcPr>
            <w:tcW w:w="811" w:type="dxa"/>
          </w:tcPr>
          <w:p w14:paraId="4547CC21" w14:textId="77777777" w:rsidR="00B11855" w:rsidRPr="001F42D3" w:rsidRDefault="003D003E" w:rsidP="001E1150">
            <w:pPr>
              <w:pStyle w:val="TableEntry"/>
            </w:pPr>
            <w:r w:rsidRPr="001F42D3">
              <w:t>3</w:t>
            </w:r>
          </w:p>
        </w:tc>
        <w:tc>
          <w:tcPr>
            <w:tcW w:w="908" w:type="dxa"/>
          </w:tcPr>
          <w:p w14:paraId="6E6EE1D5" w14:textId="77777777" w:rsidR="00B11855" w:rsidRPr="001F42D3" w:rsidRDefault="003D003E" w:rsidP="001E1150">
            <w:pPr>
              <w:pStyle w:val="TableEntry"/>
            </w:pPr>
            <w:r w:rsidRPr="001F42D3">
              <w:t>705</w:t>
            </w:r>
          </w:p>
        </w:tc>
        <w:tc>
          <w:tcPr>
            <w:tcW w:w="806" w:type="dxa"/>
          </w:tcPr>
          <w:p w14:paraId="2EDA8C09" w14:textId="77777777" w:rsidR="00B11855" w:rsidRPr="001F42D3" w:rsidRDefault="003D003E" w:rsidP="001E1150">
            <w:pPr>
              <w:pStyle w:val="TableEntry"/>
            </w:pPr>
            <w:r w:rsidRPr="001F42D3">
              <w:t>TQ</w:t>
            </w:r>
          </w:p>
        </w:tc>
        <w:tc>
          <w:tcPr>
            <w:tcW w:w="990" w:type="dxa"/>
          </w:tcPr>
          <w:p w14:paraId="113AFF3A" w14:textId="77777777" w:rsidR="00B11855" w:rsidRPr="001F42D3" w:rsidRDefault="003D003E" w:rsidP="001E1150">
            <w:pPr>
              <w:pStyle w:val="TableEntry"/>
            </w:pPr>
            <w:r w:rsidRPr="001F42D3">
              <w:t>X</w:t>
            </w:r>
          </w:p>
        </w:tc>
        <w:tc>
          <w:tcPr>
            <w:tcW w:w="1168" w:type="dxa"/>
          </w:tcPr>
          <w:p w14:paraId="1F5E1243" w14:textId="77777777" w:rsidR="00B11855" w:rsidRPr="001F42D3" w:rsidRDefault="003D003E" w:rsidP="001E1150">
            <w:pPr>
              <w:pStyle w:val="TableEntry"/>
            </w:pPr>
            <w:r w:rsidRPr="001F42D3">
              <w:t>[0..0]</w:t>
            </w:r>
          </w:p>
        </w:tc>
        <w:tc>
          <w:tcPr>
            <w:tcW w:w="974" w:type="dxa"/>
          </w:tcPr>
          <w:p w14:paraId="76EF6509" w14:textId="77777777" w:rsidR="00B11855" w:rsidRPr="001F42D3" w:rsidRDefault="00B11855" w:rsidP="00DF61EC">
            <w:pPr>
              <w:pStyle w:val="TableEntry"/>
            </w:pPr>
          </w:p>
        </w:tc>
        <w:tc>
          <w:tcPr>
            <w:tcW w:w="1046" w:type="dxa"/>
          </w:tcPr>
          <w:p w14:paraId="5903FC29" w14:textId="77777777" w:rsidR="00B11855" w:rsidRPr="001F42D3" w:rsidRDefault="003D003E" w:rsidP="001E1150">
            <w:pPr>
              <w:pStyle w:val="TableEntry"/>
            </w:pPr>
            <w:r w:rsidRPr="001F42D3">
              <w:t>00221</w:t>
            </w:r>
          </w:p>
        </w:tc>
        <w:tc>
          <w:tcPr>
            <w:tcW w:w="2916" w:type="dxa"/>
          </w:tcPr>
          <w:p w14:paraId="08ED8E55" w14:textId="77777777" w:rsidR="00B11855" w:rsidRPr="001F42D3" w:rsidRDefault="003D003E" w:rsidP="001E1150">
            <w:pPr>
              <w:pStyle w:val="TableEntry"/>
            </w:pPr>
            <w:r w:rsidRPr="001F42D3">
              <w:t>Quantity/Timing</w:t>
            </w:r>
          </w:p>
        </w:tc>
      </w:tr>
      <w:tr w:rsidR="00C40FD5" w:rsidRPr="001F42D3" w14:paraId="2174CE8A" w14:textId="77777777" w:rsidTr="006C0E8E">
        <w:trPr>
          <w:cantSplit/>
          <w:jc w:val="center"/>
        </w:trPr>
        <w:tc>
          <w:tcPr>
            <w:tcW w:w="811" w:type="dxa"/>
          </w:tcPr>
          <w:p w14:paraId="133B213D" w14:textId="77777777" w:rsidR="00B11855" w:rsidRPr="001F42D3" w:rsidRDefault="003D003E" w:rsidP="001E1150">
            <w:pPr>
              <w:pStyle w:val="TableEntry"/>
            </w:pPr>
            <w:r w:rsidRPr="001F42D3">
              <w:t>4</w:t>
            </w:r>
          </w:p>
        </w:tc>
        <w:tc>
          <w:tcPr>
            <w:tcW w:w="908" w:type="dxa"/>
          </w:tcPr>
          <w:p w14:paraId="5E76DB01" w14:textId="52CF2BAB" w:rsidR="00B11855" w:rsidRPr="001F42D3" w:rsidRDefault="003D003E" w:rsidP="001E1150">
            <w:pPr>
              <w:pStyle w:val="TableEntry"/>
            </w:pPr>
            <w:r w:rsidRPr="001F42D3">
              <w:t>705</w:t>
            </w:r>
          </w:p>
        </w:tc>
        <w:tc>
          <w:tcPr>
            <w:tcW w:w="806" w:type="dxa"/>
          </w:tcPr>
          <w:p w14:paraId="10BC97E6" w14:textId="77777777" w:rsidR="00B11855" w:rsidRPr="001F42D3" w:rsidRDefault="003D003E" w:rsidP="001E1150">
            <w:pPr>
              <w:pStyle w:val="TableEntry"/>
            </w:pPr>
            <w:r w:rsidRPr="001F42D3">
              <w:t>CWE</w:t>
            </w:r>
          </w:p>
        </w:tc>
        <w:tc>
          <w:tcPr>
            <w:tcW w:w="990" w:type="dxa"/>
          </w:tcPr>
          <w:p w14:paraId="2E1C0090" w14:textId="77777777" w:rsidR="00B11855" w:rsidRPr="001F42D3" w:rsidRDefault="003D003E" w:rsidP="001E1150">
            <w:pPr>
              <w:pStyle w:val="TableEntry"/>
            </w:pPr>
            <w:r w:rsidRPr="001F42D3">
              <w:t>R</w:t>
            </w:r>
          </w:p>
        </w:tc>
        <w:tc>
          <w:tcPr>
            <w:tcW w:w="1168" w:type="dxa"/>
          </w:tcPr>
          <w:p w14:paraId="034E5C06" w14:textId="77777777" w:rsidR="00B11855" w:rsidRPr="001F42D3" w:rsidRDefault="003D003E" w:rsidP="001E1150">
            <w:pPr>
              <w:pStyle w:val="TableEntry"/>
            </w:pPr>
            <w:r w:rsidRPr="001F42D3">
              <w:t>[1..1]</w:t>
            </w:r>
          </w:p>
        </w:tc>
        <w:tc>
          <w:tcPr>
            <w:tcW w:w="974" w:type="dxa"/>
          </w:tcPr>
          <w:p w14:paraId="702CFF22" w14:textId="77777777" w:rsidR="00B11855" w:rsidRPr="001F42D3" w:rsidRDefault="003D003E" w:rsidP="00DF61EC">
            <w:pPr>
              <w:pStyle w:val="TableEntry"/>
            </w:pPr>
            <w:r w:rsidRPr="001F42D3">
              <w:t>0292</w:t>
            </w:r>
          </w:p>
        </w:tc>
        <w:tc>
          <w:tcPr>
            <w:tcW w:w="1046" w:type="dxa"/>
          </w:tcPr>
          <w:p w14:paraId="0944BAF6" w14:textId="77777777" w:rsidR="00B11855" w:rsidRPr="001F42D3" w:rsidRDefault="003D003E" w:rsidP="001E1150">
            <w:pPr>
              <w:pStyle w:val="TableEntry"/>
            </w:pPr>
            <w:r w:rsidRPr="001F42D3">
              <w:t>00317</w:t>
            </w:r>
          </w:p>
        </w:tc>
        <w:tc>
          <w:tcPr>
            <w:tcW w:w="2916" w:type="dxa"/>
          </w:tcPr>
          <w:p w14:paraId="2CC5204C" w14:textId="77777777" w:rsidR="00B11855" w:rsidRPr="001F42D3" w:rsidRDefault="003D003E" w:rsidP="001E1150">
            <w:pPr>
              <w:pStyle w:val="TableEntry"/>
            </w:pPr>
            <w:r w:rsidRPr="001F42D3">
              <w:t>Give Code</w:t>
            </w:r>
          </w:p>
        </w:tc>
      </w:tr>
      <w:tr w:rsidR="00C40FD5" w:rsidRPr="001F42D3" w14:paraId="404C1B80" w14:textId="77777777" w:rsidTr="006C0E8E">
        <w:trPr>
          <w:cantSplit/>
          <w:jc w:val="center"/>
        </w:trPr>
        <w:tc>
          <w:tcPr>
            <w:tcW w:w="811" w:type="dxa"/>
          </w:tcPr>
          <w:p w14:paraId="19245030" w14:textId="77777777" w:rsidR="00B11855" w:rsidRPr="001F42D3" w:rsidRDefault="003D003E" w:rsidP="001E1150">
            <w:pPr>
              <w:pStyle w:val="TableEntry"/>
            </w:pPr>
            <w:r w:rsidRPr="001F42D3">
              <w:t>5</w:t>
            </w:r>
          </w:p>
        </w:tc>
        <w:tc>
          <w:tcPr>
            <w:tcW w:w="908" w:type="dxa"/>
          </w:tcPr>
          <w:p w14:paraId="212502ED" w14:textId="77777777" w:rsidR="00B11855" w:rsidRPr="001F42D3" w:rsidRDefault="003D003E" w:rsidP="001E1150">
            <w:pPr>
              <w:pStyle w:val="TableEntry"/>
            </w:pPr>
            <w:r w:rsidRPr="001F42D3">
              <w:t>20</w:t>
            </w:r>
          </w:p>
        </w:tc>
        <w:tc>
          <w:tcPr>
            <w:tcW w:w="806" w:type="dxa"/>
          </w:tcPr>
          <w:p w14:paraId="23EE0E7F" w14:textId="77777777" w:rsidR="00B11855" w:rsidRPr="001F42D3" w:rsidRDefault="003D003E" w:rsidP="001E1150">
            <w:pPr>
              <w:pStyle w:val="TableEntry"/>
            </w:pPr>
            <w:r w:rsidRPr="001F42D3">
              <w:t>NM</w:t>
            </w:r>
          </w:p>
        </w:tc>
        <w:tc>
          <w:tcPr>
            <w:tcW w:w="990" w:type="dxa"/>
          </w:tcPr>
          <w:p w14:paraId="7EAEF427" w14:textId="77777777" w:rsidR="00B11855" w:rsidRPr="001F42D3" w:rsidRDefault="003D003E" w:rsidP="001E1150">
            <w:pPr>
              <w:pStyle w:val="TableEntry"/>
            </w:pPr>
            <w:r w:rsidRPr="001F42D3">
              <w:t>CE</w:t>
            </w:r>
          </w:p>
        </w:tc>
        <w:tc>
          <w:tcPr>
            <w:tcW w:w="1168" w:type="dxa"/>
          </w:tcPr>
          <w:p w14:paraId="18D96A17" w14:textId="77777777" w:rsidR="00B11855" w:rsidRPr="001F42D3" w:rsidRDefault="00947B25" w:rsidP="00DE39CA">
            <w:pPr>
              <w:pStyle w:val="TableEntry"/>
            </w:pPr>
            <w:r w:rsidRPr="001F42D3">
              <w:t xml:space="preserve">  [</w:t>
            </w:r>
            <w:r w:rsidR="003D003E" w:rsidRPr="001F42D3">
              <w:t>0..1]</w:t>
            </w:r>
          </w:p>
        </w:tc>
        <w:tc>
          <w:tcPr>
            <w:tcW w:w="974" w:type="dxa"/>
          </w:tcPr>
          <w:p w14:paraId="67C7B9D0" w14:textId="77777777" w:rsidR="00B11855" w:rsidRPr="001F42D3" w:rsidRDefault="00B11855" w:rsidP="00DF61EC">
            <w:pPr>
              <w:pStyle w:val="TableEntry"/>
            </w:pPr>
          </w:p>
        </w:tc>
        <w:tc>
          <w:tcPr>
            <w:tcW w:w="1046" w:type="dxa"/>
          </w:tcPr>
          <w:p w14:paraId="74304902" w14:textId="77777777" w:rsidR="00B11855" w:rsidRPr="001F42D3" w:rsidRDefault="003D003E" w:rsidP="001E1150">
            <w:pPr>
              <w:pStyle w:val="TableEntry"/>
            </w:pPr>
            <w:r w:rsidRPr="001F42D3">
              <w:t>00318</w:t>
            </w:r>
          </w:p>
        </w:tc>
        <w:tc>
          <w:tcPr>
            <w:tcW w:w="2916" w:type="dxa"/>
          </w:tcPr>
          <w:p w14:paraId="7B6DD9DE" w14:textId="77777777" w:rsidR="00B11855" w:rsidRPr="001F42D3" w:rsidRDefault="003D003E" w:rsidP="001E1150">
            <w:pPr>
              <w:pStyle w:val="TableEntry"/>
            </w:pPr>
            <w:r w:rsidRPr="001F42D3">
              <w:t>Give Amount - Minimum</w:t>
            </w:r>
          </w:p>
        </w:tc>
      </w:tr>
      <w:tr w:rsidR="00C40FD5" w:rsidRPr="001F42D3" w14:paraId="79BEDC60" w14:textId="77777777" w:rsidTr="006C0E8E">
        <w:trPr>
          <w:cantSplit/>
          <w:jc w:val="center"/>
        </w:trPr>
        <w:tc>
          <w:tcPr>
            <w:tcW w:w="811" w:type="dxa"/>
          </w:tcPr>
          <w:p w14:paraId="42C7CF19" w14:textId="77777777" w:rsidR="00B11855" w:rsidRPr="001F42D3" w:rsidRDefault="003D003E" w:rsidP="001E1150">
            <w:pPr>
              <w:pStyle w:val="TableEntry"/>
            </w:pPr>
            <w:r w:rsidRPr="001F42D3">
              <w:t>6</w:t>
            </w:r>
          </w:p>
        </w:tc>
        <w:tc>
          <w:tcPr>
            <w:tcW w:w="908" w:type="dxa"/>
          </w:tcPr>
          <w:p w14:paraId="0660C482" w14:textId="77777777" w:rsidR="00B11855" w:rsidRPr="001F42D3" w:rsidRDefault="003D003E" w:rsidP="001E1150">
            <w:pPr>
              <w:pStyle w:val="TableEntry"/>
            </w:pPr>
            <w:r w:rsidRPr="001F42D3">
              <w:t>20</w:t>
            </w:r>
          </w:p>
        </w:tc>
        <w:tc>
          <w:tcPr>
            <w:tcW w:w="806" w:type="dxa"/>
          </w:tcPr>
          <w:p w14:paraId="495F5B36" w14:textId="77777777" w:rsidR="00B11855" w:rsidRPr="001F42D3" w:rsidRDefault="003D003E" w:rsidP="001E1150">
            <w:pPr>
              <w:pStyle w:val="TableEntry"/>
            </w:pPr>
            <w:r w:rsidRPr="001F42D3">
              <w:t>NM</w:t>
            </w:r>
          </w:p>
        </w:tc>
        <w:tc>
          <w:tcPr>
            <w:tcW w:w="990" w:type="dxa"/>
          </w:tcPr>
          <w:p w14:paraId="6A3AF1FE" w14:textId="77777777" w:rsidR="00B11855" w:rsidRPr="001F42D3" w:rsidRDefault="003D003E" w:rsidP="001E1150">
            <w:pPr>
              <w:pStyle w:val="TableEntry"/>
            </w:pPr>
            <w:r w:rsidRPr="001F42D3">
              <w:t>RE</w:t>
            </w:r>
          </w:p>
        </w:tc>
        <w:tc>
          <w:tcPr>
            <w:tcW w:w="1168" w:type="dxa"/>
          </w:tcPr>
          <w:p w14:paraId="72629322" w14:textId="77777777" w:rsidR="00B11855" w:rsidRPr="001F42D3" w:rsidRDefault="003D003E" w:rsidP="001E1150">
            <w:pPr>
              <w:pStyle w:val="TableEntry"/>
            </w:pPr>
            <w:r w:rsidRPr="001F42D3">
              <w:t>[0..1]</w:t>
            </w:r>
          </w:p>
        </w:tc>
        <w:tc>
          <w:tcPr>
            <w:tcW w:w="974" w:type="dxa"/>
          </w:tcPr>
          <w:p w14:paraId="4AB374D7" w14:textId="77777777" w:rsidR="00B11855" w:rsidRPr="001F42D3" w:rsidRDefault="00B11855" w:rsidP="00DF61EC">
            <w:pPr>
              <w:pStyle w:val="TableEntry"/>
            </w:pPr>
          </w:p>
        </w:tc>
        <w:tc>
          <w:tcPr>
            <w:tcW w:w="1046" w:type="dxa"/>
          </w:tcPr>
          <w:p w14:paraId="61962EC0" w14:textId="77777777" w:rsidR="00B11855" w:rsidRPr="001F42D3" w:rsidRDefault="003D003E" w:rsidP="001E1150">
            <w:pPr>
              <w:pStyle w:val="TableEntry"/>
            </w:pPr>
            <w:r w:rsidRPr="001F42D3">
              <w:t>00319</w:t>
            </w:r>
          </w:p>
        </w:tc>
        <w:tc>
          <w:tcPr>
            <w:tcW w:w="2916" w:type="dxa"/>
          </w:tcPr>
          <w:p w14:paraId="598C6300" w14:textId="77777777" w:rsidR="00B11855" w:rsidRPr="001F42D3" w:rsidRDefault="003D003E" w:rsidP="001E1150">
            <w:pPr>
              <w:pStyle w:val="TableEntry"/>
            </w:pPr>
            <w:r w:rsidRPr="001F42D3">
              <w:t>Give Amount - Maximum</w:t>
            </w:r>
          </w:p>
        </w:tc>
      </w:tr>
      <w:tr w:rsidR="00C40FD5" w:rsidRPr="001F42D3" w14:paraId="01ED1E72" w14:textId="77777777" w:rsidTr="006C0E8E">
        <w:trPr>
          <w:cantSplit/>
          <w:jc w:val="center"/>
        </w:trPr>
        <w:tc>
          <w:tcPr>
            <w:tcW w:w="811" w:type="dxa"/>
          </w:tcPr>
          <w:p w14:paraId="2A1945DD" w14:textId="77777777" w:rsidR="00B11855" w:rsidRPr="001F42D3" w:rsidRDefault="003D003E" w:rsidP="001E1150">
            <w:pPr>
              <w:pStyle w:val="TableEntry"/>
            </w:pPr>
            <w:r w:rsidRPr="001F42D3">
              <w:lastRenderedPageBreak/>
              <w:t>7</w:t>
            </w:r>
          </w:p>
        </w:tc>
        <w:tc>
          <w:tcPr>
            <w:tcW w:w="908" w:type="dxa"/>
          </w:tcPr>
          <w:p w14:paraId="2699F3D9" w14:textId="77777777" w:rsidR="00B11855" w:rsidRPr="001F42D3" w:rsidRDefault="003D003E" w:rsidP="001E1150">
            <w:pPr>
              <w:pStyle w:val="TableEntry"/>
            </w:pPr>
            <w:r w:rsidRPr="001F42D3">
              <w:t>705</w:t>
            </w:r>
          </w:p>
        </w:tc>
        <w:tc>
          <w:tcPr>
            <w:tcW w:w="806" w:type="dxa"/>
          </w:tcPr>
          <w:p w14:paraId="7B2C8706" w14:textId="77777777" w:rsidR="00B11855" w:rsidRPr="001F42D3" w:rsidRDefault="003D003E" w:rsidP="001E1150">
            <w:pPr>
              <w:pStyle w:val="TableEntry"/>
            </w:pPr>
            <w:r w:rsidRPr="001F42D3">
              <w:t>CWE</w:t>
            </w:r>
          </w:p>
        </w:tc>
        <w:tc>
          <w:tcPr>
            <w:tcW w:w="990" w:type="dxa"/>
          </w:tcPr>
          <w:p w14:paraId="7644DE0C" w14:textId="77777777" w:rsidR="00B11855" w:rsidRPr="001F42D3" w:rsidRDefault="003D003E" w:rsidP="001E1150">
            <w:pPr>
              <w:pStyle w:val="TableEntry"/>
            </w:pPr>
            <w:r w:rsidRPr="001F42D3">
              <w:t>CE</w:t>
            </w:r>
          </w:p>
        </w:tc>
        <w:tc>
          <w:tcPr>
            <w:tcW w:w="1168" w:type="dxa"/>
          </w:tcPr>
          <w:p w14:paraId="4B076FB7" w14:textId="77777777" w:rsidR="00B11855" w:rsidRPr="001F42D3" w:rsidRDefault="003D003E" w:rsidP="001E1150">
            <w:pPr>
              <w:pStyle w:val="TableEntry"/>
            </w:pPr>
            <w:r w:rsidRPr="001F42D3">
              <w:t>[0..1]</w:t>
            </w:r>
          </w:p>
        </w:tc>
        <w:tc>
          <w:tcPr>
            <w:tcW w:w="974" w:type="dxa"/>
          </w:tcPr>
          <w:p w14:paraId="775594F8" w14:textId="77777777" w:rsidR="00B11855" w:rsidRPr="001F42D3" w:rsidRDefault="00B11855" w:rsidP="00DF61EC">
            <w:pPr>
              <w:pStyle w:val="TableEntry"/>
            </w:pPr>
          </w:p>
        </w:tc>
        <w:tc>
          <w:tcPr>
            <w:tcW w:w="1046" w:type="dxa"/>
          </w:tcPr>
          <w:p w14:paraId="2940F7F7" w14:textId="77777777" w:rsidR="00B11855" w:rsidRPr="001F42D3" w:rsidRDefault="003D003E" w:rsidP="001E1150">
            <w:pPr>
              <w:pStyle w:val="TableEntry"/>
            </w:pPr>
            <w:r w:rsidRPr="001F42D3">
              <w:t>00320</w:t>
            </w:r>
          </w:p>
        </w:tc>
        <w:tc>
          <w:tcPr>
            <w:tcW w:w="2916" w:type="dxa"/>
          </w:tcPr>
          <w:p w14:paraId="3C757A99" w14:textId="77777777" w:rsidR="00B11855" w:rsidRPr="001F42D3" w:rsidRDefault="003D003E" w:rsidP="001E1150">
            <w:pPr>
              <w:pStyle w:val="TableEntry"/>
            </w:pPr>
            <w:r w:rsidRPr="001F42D3">
              <w:t>Give Units</w:t>
            </w:r>
          </w:p>
        </w:tc>
      </w:tr>
      <w:tr w:rsidR="00C40FD5" w:rsidRPr="001F42D3" w14:paraId="39E80B2E" w14:textId="77777777" w:rsidTr="006C0E8E">
        <w:trPr>
          <w:cantSplit/>
          <w:jc w:val="center"/>
        </w:trPr>
        <w:tc>
          <w:tcPr>
            <w:tcW w:w="811" w:type="dxa"/>
          </w:tcPr>
          <w:p w14:paraId="00B5AD3F" w14:textId="77777777" w:rsidR="00B11855" w:rsidRPr="001F42D3" w:rsidRDefault="003D003E" w:rsidP="001E1150">
            <w:pPr>
              <w:pStyle w:val="TableEntry"/>
            </w:pPr>
            <w:r w:rsidRPr="001F42D3">
              <w:t>8</w:t>
            </w:r>
          </w:p>
        </w:tc>
        <w:tc>
          <w:tcPr>
            <w:tcW w:w="908" w:type="dxa"/>
          </w:tcPr>
          <w:p w14:paraId="54C3F559" w14:textId="77777777" w:rsidR="00B11855" w:rsidRPr="001F42D3" w:rsidRDefault="003D003E" w:rsidP="001E1150">
            <w:pPr>
              <w:pStyle w:val="TableEntry"/>
            </w:pPr>
            <w:r w:rsidRPr="001F42D3">
              <w:t>705</w:t>
            </w:r>
          </w:p>
        </w:tc>
        <w:tc>
          <w:tcPr>
            <w:tcW w:w="806" w:type="dxa"/>
          </w:tcPr>
          <w:p w14:paraId="7CA82F4A" w14:textId="77777777" w:rsidR="00B11855" w:rsidRPr="001F42D3" w:rsidRDefault="003D003E" w:rsidP="001E1150">
            <w:pPr>
              <w:pStyle w:val="TableEntry"/>
            </w:pPr>
            <w:r w:rsidRPr="001F42D3">
              <w:t>CWE</w:t>
            </w:r>
          </w:p>
        </w:tc>
        <w:tc>
          <w:tcPr>
            <w:tcW w:w="990" w:type="dxa"/>
          </w:tcPr>
          <w:p w14:paraId="5B2B206B" w14:textId="77777777" w:rsidR="00B11855" w:rsidRPr="001F42D3" w:rsidRDefault="003D003E" w:rsidP="001E1150">
            <w:pPr>
              <w:pStyle w:val="TableEntry"/>
            </w:pPr>
            <w:r w:rsidRPr="001F42D3">
              <w:t>RE</w:t>
            </w:r>
          </w:p>
        </w:tc>
        <w:tc>
          <w:tcPr>
            <w:tcW w:w="1168" w:type="dxa"/>
          </w:tcPr>
          <w:p w14:paraId="20879080" w14:textId="77777777" w:rsidR="00B11855" w:rsidRPr="001F42D3" w:rsidRDefault="003D003E" w:rsidP="001E1150">
            <w:pPr>
              <w:pStyle w:val="TableEntry"/>
            </w:pPr>
            <w:r w:rsidRPr="001F42D3">
              <w:t>[0..1]</w:t>
            </w:r>
          </w:p>
        </w:tc>
        <w:tc>
          <w:tcPr>
            <w:tcW w:w="974" w:type="dxa"/>
          </w:tcPr>
          <w:p w14:paraId="0BBF39FF" w14:textId="77777777" w:rsidR="00B11855" w:rsidRPr="001F42D3" w:rsidRDefault="00B11855" w:rsidP="00DF61EC">
            <w:pPr>
              <w:pStyle w:val="TableEntry"/>
            </w:pPr>
          </w:p>
        </w:tc>
        <w:tc>
          <w:tcPr>
            <w:tcW w:w="1046" w:type="dxa"/>
          </w:tcPr>
          <w:p w14:paraId="4220A7A8" w14:textId="77777777" w:rsidR="00B11855" w:rsidRPr="001F42D3" w:rsidRDefault="003D003E" w:rsidP="001E1150">
            <w:pPr>
              <w:pStyle w:val="TableEntry"/>
            </w:pPr>
            <w:r w:rsidRPr="001F42D3">
              <w:t>00321</w:t>
            </w:r>
          </w:p>
        </w:tc>
        <w:tc>
          <w:tcPr>
            <w:tcW w:w="2916" w:type="dxa"/>
          </w:tcPr>
          <w:p w14:paraId="79CC9E76" w14:textId="77777777" w:rsidR="00B11855" w:rsidRPr="001F42D3" w:rsidRDefault="003D003E" w:rsidP="001E1150">
            <w:pPr>
              <w:pStyle w:val="TableEntry"/>
            </w:pPr>
            <w:r w:rsidRPr="001F42D3">
              <w:t>Give Dosage Form</w:t>
            </w:r>
          </w:p>
        </w:tc>
      </w:tr>
      <w:tr w:rsidR="00C40FD5" w:rsidRPr="001F42D3" w14:paraId="6FCDA4C0" w14:textId="77777777" w:rsidTr="006C0E8E">
        <w:trPr>
          <w:cantSplit/>
          <w:jc w:val="center"/>
        </w:trPr>
        <w:tc>
          <w:tcPr>
            <w:tcW w:w="811" w:type="dxa"/>
          </w:tcPr>
          <w:p w14:paraId="1601B65C" w14:textId="77777777" w:rsidR="00B11855" w:rsidRPr="001F42D3" w:rsidRDefault="003D003E" w:rsidP="001E1150">
            <w:pPr>
              <w:pStyle w:val="TableEntry"/>
            </w:pPr>
            <w:r w:rsidRPr="001F42D3">
              <w:t>9</w:t>
            </w:r>
          </w:p>
        </w:tc>
        <w:tc>
          <w:tcPr>
            <w:tcW w:w="908" w:type="dxa"/>
          </w:tcPr>
          <w:p w14:paraId="5ABDA84F" w14:textId="77777777" w:rsidR="00B11855" w:rsidRPr="001F42D3" w:rsidRDefault="003D003E" w:rsidP="001E1150">
            <w:pPr>
              <w:pStyle w:val="TableEntry"/>
            </w:pPr>
            <w:r w:rsidRPr="001F42D3">
              <w:t>705</w:t>
            </w:r>
          </w:p>
        </w:tc>
        <w:tc>
          <w:tcPr>
            <w:tcW w:w="806" w:type="dxa"/>
          </w:tcPr>
          <w:p w14:paraId="38EEC414" w14:textId="77777777" w:rsidR="00B11855" w:rsidRPr="001F42D3" w:rsidRDefault="003D003E" w:rsidP="001E1150">
            <w:pPr>
              <w:pStyle w:val="TableEntry"/>
            </w:pPr>
            <w:r w:rsidRPr="001F42D3">
              <w:t>CWE</w:t>
            </w:r>
          </w:p>
        </w:tc>
        <w:tc>
          <w:tcPr>
            <w:tcW w:w="990" w:type="dxa"/>
          </w:tcPr>
          <w:p w14:paraId="3AE503E4" w14:textId="77777777" w:rsidR="00B11855" w:rsidRPr="001F42D3" w:rsidRDefault="003D003E" w:rsidP="001E1150">
            <w:pPr>
              <w:pStyle w:val="TableEntry"/>
            </w:pPr>
            <w:r w:rsidRPr="001F42D3">
              <w:t>RE</w:t>
            </w:r>
          </w:p>
        </w:tc>
        <w:tc>
          <w:tcPr>
            <w:tcW w:w="1168" w:type="dxa"/>
          </w:tcPr>
          <w:p w14:paraId="7ED30662" w14:textId="77777777" w:rsidR="00B11855" w:rsidRPr="001F42D3" w:rsidRDefault="003D003E" w:rsidP="001E1150">
            <w:pPr>
              <w:pStyle w:val="TableEntry"/>
            </w:pPr>
            <w:r w:rsidRPr="001F42D3">
              <w:t>[0..*]</w:t>
            </w:r>
          </w:p>
        </w:tc>
        <w:tc>
          <w:tcPr>
            <w:tcW w:w="974" w:type="dxa"/>
          </w:tcPr>
          <w:p w14:paraId="00A8E587" w14:textId="77777777" w:rsidR="00B11855" w:rsidRPr="001F42D3" w:rsidRDefault="00B11855" w:rsidP="00DF61EC">
            <w:pPr>
              <w:pStyle w:val="TableEntry"/>
            </w:pPr>
          </w:p>
        </w:tc>
        <w:tc>
          <w:tcPr>
            <w:tcW w:w="1046" w:type="dxa"/>
          </w:tcPr>
          <w:p w14:paraId="6A7A0C56" w14:textId="77777777" w:rsidR="00B11855" w:rsidRPr="001F42D3" w:rsidRDefault="003D003E" w:rsidP="001E1150">
            <w:pPr>
              <w:pStyle w:val="TableEntry"/>
            </w:pPr>
            <w:r w:rsidRPr="001F42D3">
              <w:t>00351</w:t>
            </w:r>
          </w:p>
        </w:tc>
        <w:tc>
          <w:tcPr>
            <w:tcW w:w="2916" w:type="dxa"/>
          </w:tcPr>
          <w:p w14:paraId="67382418" w14:textId="77777777" w:rsidR="00B11855" w:rsidRPr="001F42D3" w:rsidRDefault="003D003E" w:rsidP="001E1150">
            <w:pPr>
              <w:pStyle w:val="TableEntry"/>
            </w:pPr>
            <w:r w:rsidRPr="001F42D3">
              <w:t>Administration Notes</w:t>
            </w:r>
          </w:p>
        </w:tc>
      </w:tr>
      <w:tr w:rsidR="00C40FD5" w:rsidRPr="001F42D3" w14:paraId="1C6E216C" w14:textId="77777777" w:rsidTr="006C0E8E">
        <w:trPr>
          <w:cantSplit/>
          <w:jc w:val="center"/>
        </w:trPr>
        <w:tc>
          <w:tcPr>
            <w:tcW w:w="811" w:type="dxa"/>
          </w:tcPr>
          <w:p w14:paraId="3F365981" w14:textId="77777777" w:rsidR="00B11855" w:rsidRPr="001F42D3" w:rsidRDefault="003D003E" w:rsidP="001E1150">
            <w:pPr>
              <w:pStyle w:val="TableEntry"/>
            </w:pPr>
            <w:r w:rsidRPr="001F42D3">
              <w:t>10</w:t>
            </w:r>
          </w:p>
        </w:tc>
        <w:tc>
          <w:tcPr>
            <w:tcW w:w="908" w:type="dxa"/>
          </w:tcPr>
          <w:p w14:paraId="2314782A" w14:textId="77777777" w:rsidR="00B11855" w:rsidRPr="001F42D3" w:rsidRDefault="003D003E" w:rsidP="001E1150">
            <w:pPr>
              <w:pStyle w:val="TableEntry"/>
            </w:pPr>
            <w:r w:rsidRPr="001F42D3">
              <w:t>1</w:t>
            </w:r>
          </w:p>
        </w:tc>
        <w:tc>
          <w:tcPr>
            <w:tcW w:w="806" w:type="dxa"/>
          </w:tcPr>
          <w:p w14:paraId="6352B5FA" w14:textId="77777777" w:rsidR="00B11855" w:rsidRPr="001F42D3" w:rsidRDefault="003D003E" w:rsidP="001E1150">
            <w:pPr>
              <w:pStyle w:val="TableEntry"/>
            </w:pPr>
            <w:r w:rsidRPr="001F42D3">
              <w:t>ID</w:t>
            </w:r>
          </w:p>
        </w:tc>
        <w:tc>
          <w:tcPr>
            <w:tcW w:w="990" w:type="dxa"/>
          </w:tcPr>
          <w:p w14:paraId="771C2609" w14:textId="77777777" w:rsidR="00B11855" w:rsidRPr="001F42D3" w:rsidRDefault="003D003E" w:rsidP="001E1150">
            <w:pPr>
              <w:pStyle w:val="TableEntry"/>
            </w:pPr>
            <w:r w:rsidRPr="001F42D3">
              <w:t>RE</w:t>
            </w:r>
          </w:p>
        </w:tc>
        <w:tc>
          <w:tcPr>
            <w:tcW w:w="1168" w:type="dxa"/>
          </w:tcPr>
          <w:p w14:paraId="0DEC2EE5" w14:textId="77777777" w:rsidR="00B11855" w:rsidRPr="001F42D3" w:rsidRDefault="003D003E" w:rsidP="001E1150">
            <w:pPr>
              <w:pStyle w:val="TableEntry"/>
            </w:pPr>
            <w:r w:rsidRPr="001F42D3">
              <w:t>[0..1]</w:t>
            </w:r>
          </w:p>
        </w:tc>
        <w:tc>
          <w:tcPr>
            <w:tcW w:w="974" w:type="dxa"/>
          </w:tcPr>
          <w:p w14:paraId="38CFB1FA" w14:textId="77777777" w:rsidR="00B11855" w:rsidRPr="001F42D3" w:rsidRDefault="003D003E" w:rsidP="00DF61EC">
            <w:pPr>
              <w:pStyle w:val="TableEntry"/>
            </w:pPr>
            <w:r w:rsidRPr="001F42D3">
              <w:t>0167</w:t>
            </w:r>
          </w:p>
        </w:tc>
        <w:tc>
          <w:tcPr>
            <w:tcW w:w="1046" w:type="dxa"/>
          </w:tcPr>
          <w:p w14:paraId="12EB92CC" w14:textId="77777777" w:rsidR="00B11855" w:rsidRPr="001F42D3" w:rsidRDefault="003D003E" w:rsidP="001E1150">
            <w:pPr>
              <w:pStyle w:val="TableEntry"/>
            </w:pPr>
            <w:r w:rsidRPr="001F42D3">
              <w:t>00322</w:t>
            </w:r>
          </w:p>
        </w:tc>
        <w:tc>
          <w:tcPr>
            <w:tcW w:w="2916" w:type="dxa"/>
          </w:tcPr>
          <w:p w14:paraId="726B60D1" w14:textId="77777777" w:rsidR="00B11855" w:rsidRPr="001F42D3" w:rsidRDefault="003D003E" w:rsidP="001E1150">
            <w:pPr>
              <w:pStyle w:val="TableEntry"/>
            </w:pPr>
            <w:r w:rsidRPr="001F42D3">
              <w:t>Substitution Status</w:t>
            </w:r>
          </w:p>
        </w:tc>
      </w:tr>
      <w:tr w:rsidR="00C40FD5" w:rsidRPr="001F42D3" w14:paraId="296B630D" w14:textId="77777777" w:rsidTr="006C0E8E">
        <w:trPr>
          <w:cantSplit/>
          <w:jc w:val="center"/>
        </w:trPr>
        <w:tc>
          <w:tcPr>
            <w:tcW w:w="811" w:type="dxa"/>
          </w:tcPr>
          <w:p w14:paraId="4804EA80" w14:textId="77777777" w:rsidR="00B11855" w:rsidRPr="001F42D3" w:rsidRDefault="003D003E" w:rsidP="001E1150">
            <w:pPr>
              <w:pStyle w:val="TableEntry"/>
            </w:pPr>
            <w:r w:rsidRPr="001F42D3">
              <w:t>11</w:t>
            </w:r>
          </w:p>
        </w:tc>
        <w:tc>
          <w:tcPr>
            <w:tcW w:w="908" w:type="dxa"/>
          </w:tcPr>
          <w:p w14:paraId="7FA5082A" w14:textId="77777777" w:rsidR="00B11855" w:rsidRPr="001F42D3" w:rsidRDefault="003D003E" w:rsidP="001E1150">
            <w:pPr>
              <w:pStyle w:val="TableEntry"/>
            </w:pPr>
            <w:r w:rsidRPr="001F42D3">
              <w:t>200</w:t>
            </w:r>
          </w:p>
        </w:tc>
        <w:tc>
          <w:tcPr>
            <w:tcW w:w="806" w:type="dxa"/>
          </w:tcPr>
          <w:p w14:paraId="79372106" w14:textId="77777777" w:rsidR="00B11855" w:rsidRPr="001F42D3" w:rsidRDefault="003D003E" w:rsidP="001E1150">
            <w:pPr>
              <w:pStyle w:val="TableEntry"/>
            </w:pPr>
            <w:r w:rsidRPr="001F42D3">
              <w:t>LA2</w:t>
            </w:r>
          </w:p>
        </w:tc>
        <w:tc>
          <w:tcPr>
            <w:tcW w:w="990" w:type="dxa"/>
          </w:tcPr>
          <w:p w14:paraId="52FAE76D" w14:textId="77777777" w:rsidR="00B11855" w:rsidRPr="001F42D3" w:rsidRDefault="003D003E" w:rsidP="001E1150">
            <w:pPr>
              <w:pStyle w:val="TableEntry"/>
            </w:pPr>
            <w:r w:rsidRPr="001F42D3">
              <w:t>RE</w:t>
            </w:r>
          </w:p>
        </w:tc>
        <w:tc>
          <w:tcPr>
            <w:tcW w:w="1168" w:type="dxa"/>
          </w:tcPr>
          <w:p w14:paraId="7E8D315C" w14:textId="77777777" w:rsidR="00B11855" w:rsidRPr="001F42D3" w:rsidRDefault="003D003E" w:rsidP="001E1150">
            <w:pPr>
              <w:pStyle w:val="TableEntry"/>
            </w:pPr>
            <w:r w:rsidRPr="001F42D3">
              <w:t>[0..1]</w:t>
            </w:r>
          </w:p>
        </w:tc>
        <w:tc>
          <w:tcPr>
            <w:tcW w:w="974" w:type="dxa"/>
          </w:tcPr>
          <w:p w14:paraId="09ABA4CA" w14:textId="77777777" w:rsidR="00B11855" w:rsidRPr="001F42D3" w:rsidRDefault="00B11855" w:rsidP="00DF61EC">
            <w:pPr>
              <w:pStyle w:val="TableEntry"/>
            </w:pPr>
          </w:p>
        </w:tc>
        <w:tc>
          <w:tcPr>
            <w:tcW w:w="1046" w:type="dxa"/>
          </w:tcPr>
          <w:p w14:paraId="18DD915B" w14:textId="77777777" w:rsidR="00B11855" w:rsidRPr="001F42D3" w:rsidRDefault="003D003E" w:rsidP="001E1150">
            <w:pPr>
              <w:pStyle w:val="TableEntry"/>
            </w:pPr>
            <w:r w:rsidRPr="001F42D3">
              <w:t>01303</w:t>
            </w:r>
          </w:p>
        </w:tc>
        <w:tc>
          <w:tcPr>
            <w:tcW w:w="2916" w:type="dxa"/>
          </w:tcPr>
          <w:p w14:paraId="071E1DD7" w14:textId="77777777" w:rsidR="00B11855" w:rsidRPr="001F42D3" w:rsidRDefault="003D003E" w:rsidP="001E1150">
            <w:pPr>
              <w:pStyle w:val="TableEntry"/>
            </w:pPr>
            <w:r w:rsidRPr="001F42D3">
              <w:t>Dispense-To Location</w:t>
            </w:r>
          </w:p>
        </w:tc>
      </w:tr>
      <w:tr w:rsidR="00C40FD5" w:rsidRPr="001F42D3" w14:paraId="0D0CD243" w14:textId="77777777" w:rsidTr="006C0E8E">
        <w:trPr>
          <w:cantSplit/>
          <w:jc w:val="center"/>
        </w:trPr>
        <w:tc>
          <w:tcPr>
            <w:tcW w:w="811" w:type="dxa"/>
          </w:tcPr>
          <w:p w14:paraId="17C3A811" w14:textId="77777777" w:rsidR="00B11855" w:rsidRPr="001F42D3" w:rsidRDefault="003D003E" w:rsidP="001E1150">
            <w:pPr>
              <w:pStyle w:val="TableEntry"/>
            </w:pPr>
            <w:r w:rsidRPr="001F42D3">
              <w:t>12</w:t>
            </w:r>
          </w:p>
        </w:tc>
        <w:tc>
          <w:tcPr>
            <w:tcW w:w="908" w:type="dxa"/>
          </w:tcPr>
          <w:p w14:paraId="48134C72" w14:textId="77777777" w:rsidR="00B11855" w:rsidRPr="001F42D3" w:rsidRDefault="003D003E" w:rsidP="001E1150">
            <w:pPr>
              <w:pStyle w:val="TableEntry"/>
            </w:pPr>
            <w:r w:rsidRPr="001F42D3">
              <w:t>1</w:t>
            </w:r>
          </w:p>
        </w:tc>
        <w:tc>
          <w:tcPr>
            <w:tcW w:w="806" w:type="dxa"/>
          </w:tcPr>
          <w:p w14:paraId="27689B11" w14:textId="77777777" w:rsidR="00B11855" w:rsidRPr="001F42D3" w:rsidRDefault="003D003E" w:rsidP="001E1150">
            <w:pPr>
              <w:pStyle w:val="TableEntry"/>
            </w:pPr>
            <w:r w:rsidRPr="001F42D3">
              <w:t>ID</w:t>
            </w:r>
          </w:p>
        </w:tc>
        <w:tc>
          <w:tcPr>
            <w:tcW w:w="990" w:type="dxa"/>
          </w:tcPr>
          <w:p w14:paraId="731192FF" w14:textId="77777777" w:rsidR="00B11855" w:rsidRPr="001F42D3" w:rsidRDefault="003D003E" w:rsidP="001E1150">
            <w:pPr>
              <w:pStyle w:val="TableEntry"/>
            </w:pPr>
            <w:r w:rsidRPr="001F42D3">
              <w:t>RE</w:t>
            </w:r>
          </w:p>
        </w:tc>
        <w:tc>
          <w:tcPr>
            <w:tcW w:w="1168" w:type="dxa"/>
          </w:tcPr>
          <w:p w14:paraId="044126D8" w14:textId="77777777" w:rsidR="00B11855" w:rsidRPr="001F42D3" w:rsidRDefault="003D003E" w:rsidP="001E1150">
            <w:pPr>
              <w:pStyle w:val="TableEntry"/>
            </w:pPr>
            <w:r w:rsidRPr="001F42D3">
              <w:t>[0..1]</w:t>
            </w:r>
          </w:p>
        </w:tc>
        <w:tc>
          <w:tcPr>
            <w:tcW w:w="974" w:type="dxa"/>
          </w:tcPr>
          <w:p w14:paraId="527BD6A7" w14:textId="77777777" w:rsidR="00B11855" w:rsidRPr="001F42D3" w:rsidRDefault="003D003E" w:rsidP="00DF61EC">
            <w:pPr>
              <w:pStyle w:val="TableEntry"/>
            </w:pPr>
            <w:r w:rsidRPr="001F42D3">
              <w:t>0136</w:t>
            </w:r>
          </w:p>
        </w:tc>
        <w:tc>
          <w:tcPr>
            <w:tcW w:w="1046" w:type="dxa"/>
          </w:tcPr>
          <w:p w14:paraId="73E6A89F" w14:textId="77777777" w:rsidR="00B11855" w:rsidRPr="001F42D3" w:rsidRDefault="003D003E" w:rsidP="001E1150">
            <w:pPr>
              <w:pStyle w:val="TableEntry"/>
            </w:pPr>
            <w:r w:rsidRPr="001F42D3">
              <w:t>00307</w:t>
            </w:r>
          </w:p>
        </w:tc>
        <w:tc>
          <w:tcPr>
            <w:tcW w:w="2916" w:type="dxa"/>
          </w:tcPr>
          <w:p w14:paraId="72DFC170" w14:textId="77777777" w:rsidR="00B11855" w:rsidRPr="001F42D3" w:rsidRDefault="003D003E" w:rsidP="001E1150">
            <w:pPr>
              <w:pStyle w:val="TableEntry"/>
            </w:pPr>
            <w:r w:rsidRPr="001F42D3">
              <w:t>Needs Human Review</w:t>
            </w:r>
          </w:p>
        </w:tc>
      </w:tr>
      <w:tr w:rsidR="00C40FD5" w:rsidRPr="001F42D3" w14:paraId="2B1F963F" w14:textId="77777777" w:rsidTr="006C0E8E">
        <w:trPr>
          <w:cantSplit/>
          <w:jc w:val="center"/>
        </w:trPr>
        <w:tc>
          <w:tcPr>
            <w:tcW w:w="811" w:type="dxa"/>
          </w:tcPr>
          <w:p w14:paraId="3FEB0F75" w14:textId="77777777" w:rsidR="00B11855" w:rsidRPr="001F42D3" w:rsidRDefault="003D003E" w:rsidP="001E1150">
            <w:pPr>
              <w:pStyle w:val="TableEntry"/>
            </w:pPr>
            <w:r w:rsidRPr="001F42D3">
              <w:t>13</w:t>
            </w:r>
          </w:p>
        </w:tc>
        <w:tc>
          <w:tcPr>
            <w:tcW w:w="908" w:type="dxa"/>
          </w:tcPr>
          <w:p w14:paraId="37BCE168" w14:textId="77777777" w:rsidR="00B11855" w:rsidRPr="001F42D3" w:rsidRDefault="003D003E" w:rsidP="001E1150">
            <w:pPr>
              <w:pStyle w:val="TableEntry"/>
            </w:pPr>
            <w:r w:rsidRPr="001F42D3">
              <w:t>705</w:t>
            </w:r>
          </w:p>
        </w:tc>
        <w:tc>
          <w:tcPr>
            <w:tcW w:w="806" w:type="dxa"/>
          </w:tcPr>
          <w:p w14:paraId="64202DD1" w14:textId="77777777" w:rsidR="00B11855" w:rsidRPr="001F42D3" w:rsidRDefault="003D003E" w:rsidP="001E1150">
            <w:pPr>
              <w:pStyle w:val="TableEntry"/>
            </w:pPr>
            <w:r w:rsidRPr="001F42D3">
              <w:t>CWE</w:t>
            </w:r>
          </w:p>
        </w:tc>
        <w:tc>
          <w:tcPr>
            <w:tcW w:w="990" w:type="dxa"/>
          </w:tcPr>
          <w:p w14:paraId="418A9F5D" w14:textId="77777777" w:rsidR="00B11855" w:rsidRPr="001F42D3" w:rsidRDefault="003D003E" w:rsidP="001E1150">
            <w:pPr>
              <w:pStyle w:val="TableEntry"/>
            </w:pPr>
            <w:r w:rsidRPr="001F42D3">
              <w:t>RE</w:t>
            </w:r>
          </w:p>
        </w:tc>
        <w:tc>
          <w:tcPr>
            <w:tcW w:w="1168" w:type="dxa"/>
          </w:tcPr>
          <w:p w14:paraId="7E1096F6" w14:textId="77777777" w:rsidR="00B11855" w:rsidRPr="001F42D3" w:rsidRDefault="003D003E" w:rsidP="001E1150">
            <w:pPr>
              <w:pStyle w:val="TableEntry"/>
            </w:pPr>
            <w:r w:rsidRPr="001F42D3">
              <w:t>[0..*]</w:t>
            </w:r>
          </w:p>
        </w:tc>
        <w:tc>
          <w:tcPr>
            <w:tcW w:w="974" w:type="dxa"/>
          </w:tcPr>
          <w:p w14:paraId="5D7C55F3" w14:textId="77777777" w:rsidR="00B11855" w:rsidRPr="001F42D3" w:rsidRDefault="00B11855" w:rsidP="00DF61EC">
            <w:pPr>
              <w:pStyle w:val="TableEntry"/>
            </w:pPr>
          </w:p>
        </w:tc>
        <w:tc>
          <w:tcPr>
            <w:tcW w:w="1046" w:type="dxa"/>
          </w:tcPr>
          <w:p w14:paraId="05FA2B6A" w14:textId="77777777" w:rsidR="00B11855" w:rsidRPr="001F42D3" w:rsidRDefault="003D003E" w:rsidP="001E1150">
            <w:pPr>
              <w:pStyle w:val="TableEntry"/>
            </w:pPr>
            <w:r w:rsidRPr="001F42D3">
              <w:t>00343</w:t>
            </w:r>
          </w:p>
        </w:tc>
        <w:tc>
          <w:tcPr>
            <w:tcW w:w="2916" w:type="dxa"/>
          </w:tcPr>
          <w:p w14:paraId="696036B4" w14:textId="77777777" w:rsidR="00B11855" w:rsidRPr="001F42D3" w:rsidRDefault="003D003E" w:rsidP="001E1150">
            <w:pPr>
              <w:pStyle w:val="TableEntry"/>
            </w:pPr>
            <w:r w:rsidRPr="001F42D3">
              <w:t>Pharmacy/Treatment Supplier's Special Administration Instructions</w:t>
            </w:r>
          </w:p>
        </w:tc>
      </w:tr>
      <w:tr w:rsidR="00C40FD5" w:rsidRPr="001F42D3" w14:paraId="01B5F97F" w14:textId="77777777" w:rsidTr="006C0E8E">
        <w:trPr>
          <w:cantSplit/>
          <w:jc w:val="center"/>
        </w:trPr>
        <w:tc>
          <w:tcPr>
            <w:tcW w:w="811" w:type="dxa"/>
          </w:tcPr>
          <w:p w14:paraId="75D3B637" w14:textId="77777777" w:rsidR="00B11855" w:rsidRPr="001F42D3" w:rsidRDefault="003D003E" w:rsidP="001E1150">
            <w:pPr>
              <w:pStyle w:val="TableEntry"/>
            </w:pPr>
            <w:r w:rsidRPr="001F42D3">
              <w:t>14</w:t>
            </w:r>
          </w:p>
        </w:tc>
        <w:tc>
          <w:tcPr>
            <w:tcW w:w="908" w:type="dxa"/>
          </w:tcPr>
          <w:p w14:paraId="5602592F" w14:textId="77777777" w:rsidR="00B11855" w:rsidRPr="001F42D3" w:rsidRDefault="003D003E" w:rsidP="001E1150">
            <w:pPr>
              <w:pStyle w:val="TableEntry"/>
            </w:pPr>
            <w:r w:rsidRPr="001F42D3">
              <w:t>20</w:t>
            </w:r>
          </w:p>
        </w:tc>
        <w:tc>
          <w:tcPr>
            <w:tcW w:w="806" w:type="dxa"/>
          </w:tcPr>
          <w:p w14:paraId="33244DFF" w14:textId="77777777" w:rsidR="00B11855" w:rsidRPr="001F42D3" w:rsidRDefault="003D003E" w:rsidP="001E1150">
            <w:pPr>
              <w:pStyle w:val="TableEntry"/>
            </w:pPr>
            <w:r w:rsidRPr="001F42D3">
              <w:t>ST</w:t>
            </w:r>
          </w:p>
        </w:tc>
        <w:tc>
          <w:tcPr>
            <w:tcW w:w="990" w:type="dxa"/>
          </w:tcPr>
          <w:p w14:paraId="12D0F506" w14:textId="77777777" w:rsidR="00B11855" w:rsidRPr="001F42D3" w:rsidRDefault="003D003E" w:rsidP="001E1150">
            <w:pPr>
              <w:pStyle w:val="TableEntry"/>
            </w:pPr>
            <w:r w:rsidRPr="001F42D3">
              <w:t>RE</w:t>
            </w:r>
          </w:p>
        </w:tc>
        <w:tc>
          <w:tcPr>
            <w:tcW w:w="1168" w:type="dxa"/>
          </w:tcPr>
          <w:p w14:paraId="7554A24C" w14:textId="77777777" w:rsidR="00B11855" w:rsidRPr="001F42D3" w:rsidRDefault="00947B25" w:rsidP="00DE39CA">
            <w:pPr>
              <w:pStyle w:val="TableEntry"/>
            </w:pPr>
            <w:r w:rsidRPr="001F42D3">
              <w:t xml:space="preserve">  </w:t>
            </w:r>
            <w:r w:rsidR="003D003E" w:rsidRPr="001F42D3">
              <w:t>[0..1]</w:t>
            </w:r>
          </w:p>
        </w:tc>
        <w:tc>
          <w:tcPr>
            <w:tcW w:w="974" w:type="dxa"/>
          </w:tcPr>
          <w:p w14:paraId="4AE32383" w14:textId="77777777" w:rsidR="00B11855" w:rsidRPr="001F42D3" w:rsidRDefault="00B11855" w:rsidP="00DF61EC">
            <w:pPr>
              <w:pStyle w:val="TableEntry"/>
            </w:pPr>
          </w:p>
        </w:tc>
        <w:tc>
          <w:tcPr>
            <w:tcW w:w="1046" w:type="dxa"/>
          </w:tcPr>
          <w:p w14:paraId="06D633A2" w14:textId="77777777" w:rsidR="00B11855" w:rsidRPr="001F42D3" w:rsidRDefault="003D003E" w:rsidP="001E1150">
            <w:pPr>
              <w:pStyle w:val="TableEntry"/>
            </w:pPr>
            <w:r w:rsidRPr="001F42D3">
              <w:t>00331</w:t>
            </w:r>
          </w:p>
        </w:tc>
        <w:tc>
          <w:tcPr>
            <w:tcW w:w="2916" w:type="dxa"/>
          </w:tcPr>
          <w:p w14:paraId="62877590" w14:textId="77777777" w:rsidR="00B11855" w:rsidRPr="001F42D3" w:rsidRDefault="003D003E" w:rsidP="001E1150">
            <w:pPr>
              <w:pStyle w:val="TableEntry"/>
            </w:pPr>
            <w:r w:rsidRPr="001F42D3">
              <w:t>Give Per (Time Unit)</w:t>
            </w:r>
          </w:p>
        </w:tc>
      </w:tr>
      <w:tr w:rsidR="00C40FD5" w:rsidRPr="001F42D3" w14:paraId="4E8B3BF2" w14:textId="77777777" w:rsidTr="006C0E8E">
        <w:trPr>
          <w:cantSplit/>
          <w:jc w:val="center"/>
        </w:trPr>
        <w:tc>
          <w:tcPr>
            <w:tcW w:w="811" w:type="dxa"/>
          </w:tcPr>
          <w:p w14:paraId="3D312AFE" w14:textId="77777777" w:rsidR="00B11855" w:rsidRPr="001F42D3" w:rsidRDefault="003D003E" w:rsidP="001E1150">
            <w:pPr>
              <w:pStyle w:val="TableEntry"/>
            </w:pPr>
            <w:r w:rsidRPr="001F42D3">
              <w:t>15</w:t>
            </w:r>
          </w:p>
        </w:tc>
        <w:tc>
          <w:tcPr>
            <w:tcW w:w="908" w:type="dxa"/>
          </w:tcPr>
          <w:p w14:paraId="224B3269" w14:textId="77777777" w:rsidR="00B11855" w:rsidRPr="001F42D3" w:rsidRDefault="003D003E" w:rsidP="001E1150">
            <w:pPr>
              <w:pStyle w:val="TableEntry"/>
            </w:pPr>
            <w:r w:rsidRPr="001F42D3">
              <w:t>6</w:t>
            </w:r>
          </w:p>
        </w:tc>
        <w:tc>
          <w:tcPr>
            <w:tcW w:w="806" w:type="dxa"/>
          </w:tcPr>
          <w:p w14:paraId="39D9B259" w14:textId="77777777" w:rsidR="00B11855" w:rsidRPr="001F42D3" w:rsidRDefault="003D003E" w:rsidP="001E1150">
            <w:pPr>
              <w:pStyle w:val="TableEntry"/>
            </w:pPr>
            <w:r w:rsidRPr="001F42D3">
              <w:t>ST</w:t>
            </w:r>
          </w:p>
        </w:tc>
        <w:tc>
          <w:tcPr>
            <w:tcW w:w="990" w:type="dxa"/>
          </w:tcPr>
          <w:p w14:paraId="6F9BCFC1" w14:textId="77777777" w:rsidR="00B11855" w:rsidRPr="001F42D3" w:rsidRDefault="003D003E" w:rsidP="001E1150">
            <w:pPr>
              <w:pStyle w:val="TableEntry"/>
            </w:pPr>
            <w:r w:rsidRPr="001F42D3">
              <w:t>CE</w:t>
            </w:r>
          </w:p>
        </w:tc>
        <w:tc>
          <w:tcPr>
            <w:tcW w:w="1168" w:type="dxa"/>
          </w:tcPr>
          <w:p w14:paraId="477E0DA2" w14:textId="77777777" w:rsidR="00B11855" w:rsidRPr="001F42D3" w:rsidRDefault="00185E26" w:rsidP="00DE39CA">
            <w:pPr>
              <w:pStyle w:val="TableEntry"/>
            </w:pPr>
            <w:r w:rsidRPr="001F42D3">
              <w:t xml:space="preserve"> </w:t>
            </w:r>
            <w:r w:rsidR="00947B25" w:rsidRPr="001F42D3">
              <w:t xml:space="preserve"> </w:t>
            </w:r>
            <w:r w:rsidR="003D003E" w:rsidRPr="001F42D3">
              <w:t>[0..1]</w:t>
            </w:r>
          </w:p>
        </w:tc>
        <w:tc>
          <w:tcPr>
            <w:tcW w:w="974" w:type="dxa"/>
          </w:tcPr>
          <w:p w14:paraId="49DDD6B1" w14:textId="77777777" w:rsidR="00B11855" w:rsidRPr="001F42D3" w:rsidRDefault="00B11855" w:rsidP="00DF61EC">
            <w:pPr>
              <w:pStyle w:val="TableEntry"/>
            </w:pPr>
          </w:p>
        </w:tc>
        <w:tc>
          <w:tcPr>
            <w:tcW w:w="1046" w:type="dxa"/>
          </w:tcPr>
          <w:p w14:paraId="5E823225" w14:textId="77777777" w:rsidR="00B11855" w:rsidRPr="001F42D3" w:rsidRDefault="003D003E" w:rsidP="001E1150">
            <w:pPr>
              <w:pStyle w:val="TableEntry"/>
            </w:pPr>
            <w:r w:rsidRPr="001F42D3">
              <w:t>00332</w:t>
            </w:r>
          </w:p>
        </w:tc>
        <w:tc>
          <w:tcPr>
            <w:tcW w:w="2916" w:type="dxa"/>
          </w:tcPr>
          <w:p w14:paraId="43CA9A38" w14:textId="77777777" w:rsidR="00B11855" w:rsidRPr="001F42D3" w:rsidRDefault="003D003E" w:rsidP="001E1150">
            <w:pPr>
              <w:pStyle w:val="TableEntry"/>
            </w:pPr>
            <w:r w:rsidRPr="001F42D3">
              <w:t>Give Rate Amount</w:t>
            </w:r>
          </w:p>
        </w:tc>
      </w:tr>
      <w:tr w:rsidR="00C40FD5" w:rsidRPr="001F42D3" w14:paraId="56C22A43" w14:textId="77777777" w:rsidTr="006C0E8E">
        <w:trPr>
          <w:cantSplit/>
          <w:jc w:val="center"/>
        </w:trPr>
        <w:tc>
          <w:tcPr>
            <w:tcW w:w="811" w:type="dxa"/>
          </w:tcPr>
          <w:p w14:paraId="4E879871" w14:textId="77777777" w:rsidR="00B11855" w:rsidRPr="001F42D3" w:rsidRDefault="003D003E" w:rsidP="001E1150">
            <w:pPr>
              <w:pStyle w:val="TableEntry"/>
            </w:pPr>
            <w:r w:rsidRPr="001F42D3">
              <w:t>16</w:t>
            </w:r>
          </w:p>
        </w:tc>
        <w:tc>
          <w:tcPr>
            <w:tcW w:w="908" w:type="dxa"/>
          </w:tcPr>
          <w:p w14:paraId="42F0059C" w14:textId="77777777" w:rsidR="00B11855" w:rsidRPr="001F42D3" w:rsidRDefault="003D003E" w:rsidP="001E1150">
            <w:pPr>
              <w:pStyle w:val="TableEntry"/>
            </w:pPr>
            <w:r w:rsidRPr="001F42D3">
              <w:t>705</w:t>
            </w:r>
          </w:p>
        </w:tc>
        <w:tc>
          <w:tcPr>
            <w:tcW w:w="806" w:type="dxa"/>
          </w:tcPr>
          <w:p w14:paraId="0D14145B" w14:textId="77777777" w:rsidR="00B11855" w:rsidRPr="001F42D3" w:rsidRDefault="003D003E" w:rsidP="001E1150">
            <w:pPr>
              <w:pStyle w:val="TableEntry"/>
            </w:pPr>
            <w:r w:rsidRPr="001F42D3">
              <w:t>CWE</w:t>
            </w:r>
          </w:p>
        </w:tc>
        <w:tc>
          <w:tcPr>
            <w:tcW w:w="990" w:type="dxa"/>
          </w:tcPr>
          <w:p w14:paraId="565DA300" w14:textId="77777777" w:rsidR="00B11855" w:rsidRPr="001F42D3" w:rsidRDefault="003D003E" w:rsidP="001E1150">
            <w:pPr>
              <w:pStyle w:val="TableEntry"/>
            </w:pPr>
            <w:r w:rsidRPr="001F42D3">
              <w:t>CE</w:t>
            </w:r>
          </w:p>
        </w:tc>
        <w:tc>
          <w:tcPr>
            <w:tcW w:w="1168" w:type="dxa"/>
          </w:tcPr>
          <w:p w14:paraId="61431CD3" w14:textId="77777777" w:rsidR="00B11855" w:rsidRPr="001F42D3" w:rsidRDefault="003D003E" w:rsidP="001E1150">
            <w:pPr>
              <w:pStyle w:val="TableEntry"/>
            </w:pPr>
            <w:r w:rsidRPr="001F42D3">
              <w:t>[0..1]</w:t>
            </w:r>
          </w:p>
        </w:tc>
        <w:tc>
          <w:tcPr>
            <w:tcW w:w="974" w:type="dxa"/>
          </w:tcPr>
          <w:p w14:paraId="66B5C515" w14:textId="77777777" w:rsidR="00B11855" w:rsidRPr="001F42D3" w:rsidRDefault="00B11855" w:rsidP="00DF61EC">
            <w:pPr>
              <w:pStyle w:val="TableEntry"/>
            </w:pPr>
          </w:p>
        </w:tc>
        <w:tc>
          <w:tcPr>
            <w:tcW w:w="1046" w:type="dxa"/>
          </w:tcPr>
          <w:p w14:paraId="6656AF30" w14:textId="77777777" w:rsidR="00B11855" w:rsidRPr="001F42D3" w:rsidRDefault="003D003E" w:rsidP="001E1150">
            <w:pPr>
              <w:pStyle w:val="TableEntry"/>
            </w:pPr>
            <w:r w:rsidRPr="001F42D3">
              <w:t>00333</w:t>
            </w:r>
          </w:p>
        </w:tc>
        <w:tc>
          <w:tcPr>
            <w:tcW w:w="2916" w:type="dxa"/>
          </w:tcPr>
          <w:p w14:paraId="268BA83E" w14:textId="77777777" w:rsidR="00B11855" w:rsidRPr="001F42D3" w:rsidRDefault="003D003E" w:rsidP="001E1150">
            <w:pPr>
              <w:pStyle w:val="TableEntry"/>
            </w:pPr>
            <w:r w:rsidRPr="001F42D3">
              <w:t>Give Rate Units</w:t>
            </w:r>
          </w:p>
        </w:tc>
      </w:tr>
      <w:tr w:rsidR="00C40FD5" w:rsidRPr="001F42D3" w14:paraId="470E98EE" w14:textId="77777777" w:rsidTr="006C0E8E">
        <w:trPr>
          <w:cantSplit/>
          <w:jc w:val="center"/>
        </w:trPr>
        <w:tc>
          <w:tcPr>
            <w:tcW w:w="811" w:type="dxa"/>
          </w:tcPr>
          <w:p w14:paraId="71DC4113" w14:textId="77777777" w:rsidR="00B11855" w:rsidRPr="001F42D3" w:rsidRDefault="003D003E" w:rsidP="001E1150">
            <w:pPr>
              <w:pStyle w:val="TableEntry"/>
            </w:pPr>
            <w:r w:rsidRPr="001F42D3">
              <w:t>17</w:t>
            </w:r>
          </w:p>
        </w:tc>
        <w:tc>
          <w:tcPr>
            <w:tcW w:w="908" w:type="dxa"/>
          </w:tcPr>
          <w:p w14:paraId="29B975F5" w14:textId="77777777" w:rsidR="00B11855" w:rsidRPr="001F42D3" w:rsidRDefault="003D003E" w:rsidP="001E1150">
            <w:pPr>
              <w:pStyle w:val="TableEntry"/>
            </w:pPr>
            <w:r w:rsidRPr="001F42D3">
              <w:t>20</w:t>
            </w:r>
          </w:p>
        </w:tc>
        <w:tc>
          <w:tcPr>
            <w:tcW w:w="806" w:type="dxa"/>
          </w:tcPr>
          <w:p w14:paraId="4AEEFBD0" w14:textId="77777777" w:rsidR="00B11855" w:rsidRPr="001F42D3" w:rsidRDefault="003D003E" w:rsidP="001E1150">
            <w:pPr>
              <w:pStyle w:val="TableEntry"/>
            </w:pPr>
            <w:r w:rsidRPr="001F42D3">
              <w:t>NM</w:t>
            </w:r>
          </w:p>
        </w:tc>
        <w:tc>
          <w:tcPr>
            <w:tcW w:w="990" w:type="dxa"/>
          </w:tcPr>
          <w:p w14:paraId="4D3F4329" w14:textId="77777777" w:rsidR="00B11855" w:rsidRPr="001F42D3" w:rsidRDefault="003D003E" w:rsidP="001E1150">
            <w:pPr>
              <w:pStyle w:val="TableEntry"/>
            </w:pPr>
            <w:r w:rsidRPr="001F42D3">
              <w:t>RE</w:t>
            </w:r>
          </w:p>
        </w:tc>
        <w:tc>
          <w:tcPr>
            <w:tcW w:w="1168" w:type="dxa"/>
          </w:tcPr>
          <w:p w14:paraId="0F006B9E" w14:textId="77777777" w:rsidR="00B11855" w:rsidRPr="001F42D3" w:rsidRDefault="003D003E" w:rsidP="001E1150">
            <w:pPr>
              <w:pStyle w:val="TableEntry"/>
            </w:pPr>
            <w:r w:rsidRPr="001F42D3">
              <w:t>[0..1]</w:t>
            </w:r>
          </w:p>
        </w:tc>
        <w:tc>
          <w:tcPr>
            <w:tcW w:w="974" w:type="dxa"/>
          </w:tcPr>
          <w:p w14:paraId="1E2D3935" w14:textId="77777777" w:rsidR="00B11855" w:rsidRPr="001F42D3" w:rsidRDefault="00B11855" w:rsidP="00DF61EC">
            <w:pPr>
              <w:pStyle w:val="TableEntry"/>
            </w:pPr>
          </w:p>
        </w:tc>
        <w:tc>
          <w:tcPr>
            <w:tcW w:w="1046" w:type="dxa"/>
          </w:tcPr>
          <w:p w14:paraId="47F8718F" w14:textId="77777777" w:rsidR="00B11855" w:rsidRPr="001F42D3" w:rsidRDefault="003D003E" w:rsidP="001E1150">
            <w:pPr>
              <w:pStyle w:val="TableEntry"/>
            </w:pPr>
            <w:r w:rsidRPr="001F42D3">
              <w:t>01126</w:t>
            </w:r>
          </w:p>
        </w:tc>
        <w:tc>
          <w:tcPr>
            <w:tcW w:w="2916" w:type="dxa"/>
          </w:tcPr>
          <w:p w14:paraId="2129437B" w14:textId="77777777" w:rsidR="00B11855" w:rsidRPr="001F42D3" w:rsidRDefault="003D003E" w:rsidP="001E1150">
            <w:pPr>
              <w:pStyle w:val="TableEntry"/>
            </w:pPr>
            <w:r w:rsidRPr="001F42D3">
              <w:t>Give Strength</w:t>
            </w:r>
          </w:p>
        </w:tc>
      </w:tr>
      <w:tr w:rsidR="00C40FD5" w:rsidRPr="001F42D3" w14:paraId="4F1E7BB4" w14:textId="77777777" w:rsidTr="006C0E8E">
        <w:trPr>
          <w:cantSplit/>
          <w:jc w:val="center"/>
        </w:trPr>
        <w:tc>
          <w:tcPr>
            <w:tcW w:w="811" w:type="dxa"/>
          </w:tcPr>
          <w:p w14:paraId="160DB4BC" w14:textId="77777777" w:rsidR="00B11855" w:rsidRPr="001F42D3" w:rsidRDefault="003D003E" w:rsidP="001E1150">
            <w:pPr>
              <w:pStyle w:val="TableEntry"/>
            </w:pPr>
            <w:r w:rsidRPr="001F42D3">
              <w:t>18</w:t>
            </w:r>
          </w:p>
        </w:tc>
        <w:tc>
          <w:tcPr>
            <w:tcW w:w="908" w:type="dxa"/>
          </w:tcPr>
          <w:p w14:paraId="26DB54B5" w14:textId="77777777" w:rsidR="00B11855" w:rsidRPr="001F42D3" w:rsidRDefault="003D003E" w:rsidP="001E1150">
            <w:pPr>
              <w:pStyle w:val="TableEntry"/>
            </w:pPr>
            <w:r w:rsidRPr="001F42D3">
              <w:t>705</w:t>
            </w:r>
          </w:p>
        </w:tc>
        <w:tc>
          <w:tcPr>
            <w:tcW w:w="806" w:type="dxa"/>
          </w:tcPr>
          <w:p w14:paraId="474D7760" w14:textId="77777777" w:rsidR="00B11855" w:rsidRPr="001F42D3" w:rsidRDefault="003D003E" w:rsidP="001E1150">
            <w:pPr>
              <w:pStyle w:val="TableEntry"/>
            </w:pPr>
            <w:r w:rsidRPr="001F42D3">
              <w:t>CWE</w:t>
            </w:r>
          </w:p>
        </w:tc>
        <w:tc>
          <w:tcPr>
            <w:tcW w:w="990" w:type="dxa"/>
          </w:tcPr>
          <w:p w14:paraId="01E96CA1" w14:textId="77777777" w:rsidR="00B11855" w:rsidRPr="001F42D3" w:rsidRDefault="003D003E" w:rsidP="001E1150">
            <w:pPr>
              <w:pStyle w:val="TableEntry"/>
            </w:pPr>
            <w:r w:rsidRPr="001F42D3">
              <w:t>RE</w:t>
            </w:r>
          </w:p>
        </w:tc>
        <w:tc>
          <w:tcPr>
            <w:tcW w:w="1168" w:type="dxa"/>
          </w:tcPr>
          <w:p w14:paraId="72F90C4A" w14:textId="77777777" w:rsidR="00B11855" w:rsidRPr="001F42D3" w:rsidRDefault="003D003E" w:rsidP="001E1150">
            <w:pPr>
              <w:pStyle w:val="TableEntry"/>
            </w:pPr>
            <w:r w:rsidRPr="001F42D3">
              <w:t>[0..1]</w:t>
            </w:r>
          </w:p>
        </w:tc>
        <w:tc>
          <w:tcPr>
            <w:tcW w:w="974" w:type="dxa"/>
          </w:tcPr>
          <w:p w14:paraId="57596EBE" w14:textId="77777777" w:rsidR="00B11855" w:rsidRPr="001F42D3" w:rsidRDefault="00B11855" w:rsidP="00DF61EC">
            <w:pPr>
              <w:pStyle w:val="TableEntry"/>
            </w:pPr>
          </w:p>
        </w:tc>
        <w:tc>
          <w:tcPr>
            <w:tcW w:w="1046" w:type="dxa"/>
          </w:tcPr>
          <w:p w14:paraId="1CFA432C" w14:textId="77777777" w:rsidR="00B11855" w:rsidRPr="001F42D3" w:rsidRDefault="003D003E" w:rsidP="001E1150">
            <w:pPr>
              <w:pStyle w:val="TableEntry"/>
            </w:pPr>
            <w:r w:rsidRPr="001F42D3">
              <w:t>01127</w:t>
            </w:r>
          </w:p>
        </w:tc>
        <w:tc>
          <w:tcPr>
            <w:tcW w:w="2916" w:type="dxa"/>
          </w:tcPr>
          <w:p w14:paraId="47EFA1C9" w14:textId="77777777" w:rsidR="00B11855" w:rsidRPr="001F42D3" w:rsidRDefault="003D003E" w:rsidP="001E1150">
            <w:pPr>
              <w:pStyle w:val="TableEntry"/>
            </w:pPr>
            <w:r w:rsidRPr="001F42D3">
              <w:t>Give Strength Units</w:t>
            </w:r>
          </w:p>
        </w:tc>
      </w:tr>
      <w:tr w:rsidR="00C40FD5" w:rsidRPr="001F42D3" w14:paraId="47D7467A" w14:textId="77777777" w:rsidTr="006C0E8E">
        <w:trPr>
          <w:cantSplit/>
          <w:jc w:val="center"/>
        </w:trPr>
        <w:tc>
          <w:tcPr>
            <w:tcW w:w="811" w:type="dxa"/>
          </w:tcPr>
          <w:p w14:paraId="5F7C8081" w14:textId="77777777" w:rsidR="00B11855" w:rsidRPr="001F42D3" w:rsidRDefault="003D003E" w:rsidP="001E1150">
            <w:pPr>
              <w:pStyle w:val="TableEntry"/>
            </w:pPr>
            <w:r w:rsidRPr="001F42D3">
              <w:t>19</w:t>
            </w:r>
          </w:p>
        </w:tc>
        <w:tc>
          <w:tcPr>
            <w:tcW w:w="908" w:type="dxa"/>
          </w:tcPr>
          <w:p w14:paraId="465AC614" w14:textId="77777777" w:rsidR="00B11855" w:rsidRPr="001F42D3" w:rsidRDefault="003D003E" w:rsidP="001E1150">
            <w:pPr>
              <w:pStyle w:val="TableEntry"/>
            </w:pPr>
            <w:r w:rsidRPr="001F42D3">
              <w:t>20</w:t>
            </w:r>
          </w:p>
        </w:tc>
        <w:tc>
          <w:tcPr>
            <w:tcW w:w="806" w:type="dxa"/>
          </w:tcPr>
          <w:p w14:paraId="236DD8B7" w14:textId="77777777" w:rsidR="00B11855" w:rsidRPr="001F42D3" w:rsidRDefault="003D003E" w:rsidP="001E1150">
            <w:pPr>
              <w:pStyle w:val="TableEntry"/>
            </w:pPr>
            <w:r w:rsidRPr="001F42D3">
              <w:t>ST</w:t>
            </w:r>
          </w:p>
        </w:tc>
        <w:tc>
          <w:tcPr>
            <w:tcW w:w="990" w:type="dxa"/>
          </w:tcPr>
          <w:p w14:paraId="481FAA17" w14:textId="77777777" w:rsidR="00B11855" w:rsidRPr="001F42D3" w:rsidRDefault="003D003E" w:rsidP="001E1150">
            <w:pPr>
              <w:pStyle w:val="TableEntry"/>
            </w:pPr>
            <w:r w:rsidRPr="001F42D3">
              <w:t>RE</w:t>
            </w:r>
          </w:p>
        </w:tc>
        <w:tc>
          <w:tcPr>
            <w:tcW w:w="1168" w:type="dxa"/>
          </w:tcPr>
          <w:p w14:paraId="01CD0462" w14:textId="77777777" w:rsidR="00B11855" w:rsidRPr="001F42D3" w:rsidRDefault="003D003E" w:rsidP="001E1150">
            <w:pPr>
              <w:pStyle w:val="TableEntry"/>
            </w:pPr>
            <w:r w:rsidRPr="001F42D3">
              <w:t>[0..*]</w:t>
            </w:r>
          </w:p>
        </w:tc>
        <w:tc>
          <w:tcPr>
            <w:tcW w:w="974" w:type="dxa"/>
          </w:tcPr>
          <w:p w14:paraId="312DD6C7" w14:textId="77777777" w:rsidR="00B11855" w:rsidRPr="001F42D3" w:rsidRDefault="00B11855" w:rsidP="00DF61EC">
            <w:pPr>
              <w:pStyle w:val="TableEntry"/>
            </w:pPr>
          </w:p>
        </w:tc>
        <w:tc>
          <w:tcPr>
            <w:tcW w:w="1046" w:type="dxa"/>
          </w:tcPr>
          <w:p w14:paraId="46956C75" w14:textId="77777777" w:rsidR="00B11855" w:rsidRPr="001F42D3" w:rsidRDefault="003D003E" w:rsidP="001E1150">
            <w:pPr>
              <w:pStyle w:val="TableEntry"/>
            </w:pPr>
            <w:r w:rsidRPr="001F42D3">
              <w:t>01129</w:t>
            </w:r>
          </w:p>
        </w:tc>
        <w:tc>
          <w:tcPr>
            <w:tcW w:w="2916" w:type="dxa"/>
          </w:tcPr>
          <w:p w14:paraId="6D6E9F04" w14:textId="77777777" w:rsidR="00B11855" w:rsidRPr="001F42D3" w:rsidRDefault="003D003E" w:rsidP="001E1150">
            <w:pPr>
              <w:pStyle w:val="TableEntry"/>
            </w:pPr>
            <w:r w:rsidRPr="001F42D3">
              <w:t>Substance Lot Number</w:t>
            </w:r>
          </w:p>
        </w:tc>
      </w:tr>
      <w:tr w:rsidR="00C40FD5" w:rsidRPr="001F42D3" w14:paraId="164D85E1" w14:textId="77777777" w:rsidTr="006C0E8E">
        <w:trPr>
          <w:cantSplit/>
          <w:jc w:val="center"/>
        </w:trPr>
        <w:tc>
          <w:tcPr>
            <w:tcW w:w="811" w:type="dxa"/>
          </w:tcPr>
          <w:p w14:paraId="28B7910F" w14:textId="77777777" w:rsidR="00B11855" w:rsidRPr="001F42D3" w:rsidRDefault="003D003E" w:rsidP="001E1150">
            <w:pPr>
              <w:pStyle w:val="TableEntry"/>
            </w:pPr>
            <w:r w:rsidRPr="001F42D3">
              <w:t>20</w:t>
            </w:r>
          </w:p>
        </w:tc>
        <w:tc>
          <w:tcPr>
            <w:tcW w:w="908" w:type="dxa"/>
          </w:tcPr>
          <w:p w14:paraId="2544C504" w14:textId="77777777" w:rsidR="00B11855" w:rsidRPr="001F42D3" w:rsidRDefault="003D003E" w:rsidP="001E1150">
            <w:pPr>
              <w:pStyle w:val="TableEntry"/>
            </w:pPr>
            <w:r w:rsidRPr="001F42D3">
              <w:t>24</w:t>
            </w:r>
          </w:p>
        </w:tc>
        <w:tc>
          <w:tcPr>
            <w:tcW w:w="806" w:type="dxa"/>
          </w:tcPr>
          <w:p w14:paraId="5A46F8C0" w14:textId="77777777" w:rsidR="00B11855" w:rsidRPr="001F42D3" w:rsidRDefault="003D003E" w:rsidP="001E1150">
            <w:pPr>
              <w:pStyle w:val="TableEntry"/>
            </w:pPr>
            <w:r w:rsidRPr="001F42D3">
              <w:t>DTM</w:t>
            </w:r>
          </w:p>
        </w:tc>
        <w:tc>
          <w:tcPr>
            <w:tcW w:w="990" w:type="dxa"/>
          </w:tcPr>
          <w:p w14:paraId="6FC1D6D5" w14:textId="77777777" w:rsidR="00B11855" w:rsidRPr="001F42D3" w:rsidRDefault="003D003E" w:rsidP="001E1150">
            <w:pPr>
              <w:pStyle w:val="TableEntry"/>
            </w:pPr>
            <w:r w:rsidRPr="001F42D3">
              <w:t>RE</w:t>
            </w:r>
          </w:p>
        </w:tc>
        <w:tc>
          <w:tcPr>
            <w:tcW w:w="1168" w:type="dxa"/>
          </w:tcPr>
          <w:p w14:paraId="7A5B9798" w14:textId="77777777" w:rsidR="00B11855" w:rsidRPr="001F42D3" w:rsidRDefault="003D003E" w:rsidP="001E1150">
            <w:pPr>
              <w:pStyle w:val="TableEntry"/>
            </w:pPr>
            <w:r w:rsidRPr="001F42D3">
              <w:t>[0..*]</w:t>
            </w:r>
          </w:p>
        </w:tc>
        <w:tc>
          <w:tcPr>
            <w:tcW w:w="974" w:type="dxa"/>
          </w:tcPr>
          <w:p w14:paraId="26D3A9EA" w14:textId="77777777" w:rsidR="00B11855" w:rsidRPr="001F42D3" w:rsidRDefault="00B11855" w:rsidP="00DF61EC">
            <w:pPr>
              <w:pStyle w:val="TableEntry"/>
            </w:pPr>
          </w:p>
        </w:tc>
        <w:tc>
          <w:tcPr>
            <w:tcW w:w="1046" w:type="dxa"/>
          </w:tcPr>
          <w:p w14:paraId="212A4E0D" w14:textId="77777777" w:rsidR="00B11855" w:rsidRPr="001F42D3" w:rsidRDefault="003D003E" w:rsidP="001E1150">
            <w:pPr>
              <w:pStyle w:val="TableEntry"/>
            </w:pPr>
            <w:r w:rsidRPr="001F42D3">
              <w:t>01130</w:t>
            </w:r>
          </w:p>
        </w:tc>
        <w:tc>
          <w:tcPr>
            <w:tcW w:w="2916" w:type="dxa"/>
          </w:tcPr>
          <w:p w14:paraId="6F010C9B" w14:textId="77777777" w:rsidR="00B11855" w:rsidRPr="001F42D3" w:rsidRDefault="003D003E" w:rsidP="001E1150">
            <w:pPr>
              <w:pStyle w:val="TableEntry"/>
            </w:pPr>
            <w:r w:rsidRPr="001F42D3">
              <w:t>Substance Expiration Date</w:t>
            </w:r>
          </w:p>
        </w:tc>
      </w:tr>
      <w:tr w:rsidR="00C40FD5" w:rsidRPr="001F42D3" w14:paraId="28012EE6" w14:textId="77777777" w:rsidTr="006C0E8E">
        <w:trPr>
          <w:cantSplit/>
          <w:jc w:val="center"/>
        </w:trPr>
        <w:tc>
          <w:tcPr>
            <w:tcW w:w="811" w:type="dxa"/>
          </w:tcPr>
          <w:p w14:paraId="3715CE0C" w14:textId="77777777" w:rsidR="00B11855" w:rsidRPr="001F42D3" w:rsidRDefault="003D003E" w:rsidP="001E1150">
            <w:pPr>
              <w:pStyle w:val="TableEntry"/>
            </w:pPr>
            <w:r w:rsidRPr="001F42D3">
              <w:t>21</w:t>
            </w:r>
          </w:p>
        </w:tc>
        <w:tc>
          <w:tcPr>
            <w:tcW w:w="908" w:type="dxa"/>
          </w:tcPr>
          <w:p w14:paraId="5A8E7CDF" w14:textId="77777777" w:rsidR="00B11855" w:rsidRPr="001F42D3" w:rsidRDefault="003D003E" w:rsidP="001E1150">
            <w:pPr>
              <w:pStyle w:val="TableEntry"/>
            </w:pPr>
            <w:r w:rsidRPr="001F42D3">
              <w:t>705</w:t>
            </w:r>
          </w:p>
        </w:tc>
        <w:tc>
          <w:tcPr>
            <w:tcW w:w="806" w:type="dxa"/>
          </w:tcPr>
          <w:p w14:paraId="27596109" w14:textId="77777777" w:rsidR="00B11855" w:rsidRPr="001F42D3" w:rsidRDefault="003D003E" w:rsidP="001E1150">
            <w:pPr>
              <w:pStyle w:val="TableEntry"/>
            </w:pPr>
            <w:r w:rsidRPr="001F42D3">
              <w:t>CWE</w:t>
            </w:r>
          </w:p>
        </w:tc>
        <w:tc>
          <w:tcPr>
            <w:tcW w:w="990" w:type="dxa"/>
          </w:tcPr>
          <w:p w14:paraId="2AEC70EF" w14:textId="77777777" w:rsidR="00B11855" w:rsidRPr="001F42D3" w:rsidRDefault="003D003E" w:rsidP="001E1150">
            <w:pPr>
              <w:pStyle w:val="TableEntry"/>
            </w:pPr>
            <w:r w:rsidRPr="001F42D3">
              <w:t>RE</w:t>
            </w:r>
          </w:p>
        </w:tc>
        <w:tc>
          <w:tcPr>
            <w:tcW w:w="1168" w:type="dxa"/>
          </w:tcPr>
          <w:p w14:paraId="4BB5526C" w14:textId="77777777" w:rsidR="00B11855" w:rsidRPr="001F42D3" w:rsidRDefault="003D003E" w:rsidP="001E1150">
            <w:pPr>
              <w:pStyle w:val="TableEntry"/>
            </w:pPr>
            <w:r w:rsidRPr="001F42D3">
              <w:t>[0..*]</w:t>
            </w:r>
          </w:p>
        </w:tc>
        <w:tc>
          <w:tcPr>
            <w:tcW w:w="974" w:type="dxa"/>
          </w:tcPr>
          <w:p w14:paraId="0627CBA9" w14:textId="77777777" w:rsidR="00B11855" w:rsidRPr="001F42D3" w:rsidRDefault="003D003E" w:rsidP="00DF61EC">
            <w:pPr>
              <w:pStyle w:val="TableEntry"/>
            </w:pPr>
            <w:r w:rsidRPr="001F42D3">
              <w:t>0227</w:t>
            </w:r>
          </w:p>
        </w:tc>
        <w:tc>
          <w:tcPr>
            <w:tcW w:w="1046" w:type="dxa"/>
          </w:tcPr>
          <w:p w14:paraId="3FBCBE61" w14:textId="77777777" w:rsidR="00B11855" w:rsidRPr="001F42D3" w:rsidRDefault="003D003E" w:rsidP="001E1150">
            <w:pPr>
              <w:pStyle w:val="TableEntry"/>
            </w:pPr>
            <w:r w:rsidRPr="001F42D3">
              <w:t>01131</w:t>
            </w:r>
          </w:p>
        </w:tc>
        <w:tc>
          <w:tcPr>
            <w:tcW w:w="2916" w:type="dxa"/>
          </w:tcPr>
          <w:p w14:paraId="46E05A9E" w14:textId="77777777" w:rsidR="00B11855" w:rsidRPr="001F42D3" w:rsidRDefault="003D003E" w:rsidP="001E1150">
            <w:pPr>
              <w:pStyle w:val="TableEntry"/>
            </w:pPr>
            <w:r w:rsidRPr="001F42D3">
              <w:t>Substance Manufacturer Name</w:t>
            </w:r>
          </w:p>
        </w:tc>
      </w:tr>
      <w:tr w:rsidR="00C40FD5" w:rsidRPr="001F42D3" w14:paraId="149645EF" w14:textId="77777777" w:rsidTr="006C0E8E">
        <w:trPr>
          <w:cantSplit/>
          <w:jc w:val="center"/>
        </w:trPr>
        <w:tc>
          <w:tcPr>
            <w:tcW w:w="811" w:type="dxa"/>
          </w:tcPr>
          <w:p w14:paraId="5070FCAE" w14:textId="77777777" w:rsidR="00B11855" w:rsidRPr="001F42D3" w:rsidRDefault="003D003E" w:rsidP="001E1150">
            <w:pPr>
              <w:pStyle w:val="TableEntry"/>
            </w:pPr>
            <w:r w:rsidRPr="001F42D3">
              <w:t>22</w:t>
            </w:r>
          </w:p>
        </w:tc>
        <w:tc>
          <w:tcPr>
            <w:tcW w:w="908" w:type="dxa"/>
          </w:tcPr>
          <w:p w14:paraId="199A71DC" w14:textId="77777777" w:rsidR="00B11855" w:rsidRPr="001F42D3" w:rsidRDefault="003D003E" w:rsidP="001E1150">
            <w:pPr>
              <w:pStyle w:val="TableEntry"/>
            </w:pPr>
            <w:r w:rsidRPr="001F42D3">
              <w:t>705</w:t>
            </w:r>
          </w:p>
        </w:tc>
        <w:tc>
          <w:tcPr>
            <w:tcW w:w="806" w:type="dxa"/>
          </w:tcPr>
          <w:p w14:paraId="550EC5CF" w14:textId="77777777" w:rsidR="00B11855" w:rsidRPr="001F42D3" w:rsidRDefault="003D003E" w:rsidP="001E1150">
            <w:pPr>
              <w:pStyle w:val="TableEntry"/>
            </w:pPr>
            <w:r w:rsidRPr="001F42D3">
              <w:t>CWE</w:t>
            </w:r>
          </w:p>
        </w:tc>
        <w:tc>
          <w:tcPr>
            <w:tcW w:w="990" w:type="dxa"/>
          </w:tcPr>
          <w:p w14:paraId="32C77B94" w14:textId="77777777" w:rsidR="00B11855" w:rsidRPr="001F42D3" w:rsidRDefault="003D003E" w:rsidP="001E1150">
            <w:pPr>
              <w:pStyle w:val="TableEntry"/>
            </w:pPr>
            <w:r w:rsidRPr="001F42D3">
              <w:t>RE</w:t>
            </w:r>
          </w:p>
        </w:tc>
        <w:tc>
          <w:tcPr>
            <w:tcW w:w="1168" w:type="dxa"/>
          </w:tcPr>
          <w:p w14:paraId="29DCAD64" w14:textId="77777777" w:rsidR="00B11855" w:rsidRPr="001F42D3" w:rsidRDefault="003D003E" w:rsidP="001E1150">
            <w:pPr>
              <w:pStyle w:val="TableEntry"/>
            </w:pPr>
            <w:r w:rsidRPr="001F42D3">
              <w:t>[0..*]</w:t>
            </w:r>
          </w:p>
        </w:tc>
        <w:tc>
          <w:tcPr>
            <w:tcW w:w="974" w:type="dxa"/>
          </w:tcPr>
          <w:p w14:paraId="11F499E4" w14:textId="77777777" w:rsidR="00B11855" w:rsidRPr="001F42D3" w:rsidRDefault="00B11855" w:rsidP="00DF61EC">
            <w:pPr>
              <w:pStyle w:val="TableEntry"/>
            </w:pPr>
          </w:p>
        </w:tc>
        <w:tc>
          <w:tcPr>
            <w:tcW w:w="1046" w:type="dxa"/>
          </w:tcPr>
          <w:p w14:paraId="6FC07B05" w14:textId="77777777" w:rsidR="00B11855" w:rsidRPr="001F42D3" w:rsidRDefault="003D003E" w:rsidP="001E1150">
            <w:pPr>
              <w:pStyle w:val="TableEntry"/>
            </w:pPr>
            <w:r w:rsidRPr="001F42D3">
              <w:t>01123</w:t>
            </w:r>
          </w:p>
        </w:tc>
        <w:tc>
          <w:tcPr>
            <w:tcW w:w="2916" w:type="dxa"/>
          </w:tcPr>
          <w:p w14:paraId="463C5BB0" w14:textId="77777777" w:rsidR="00B11855" w:rsidRPr="001F42D3" w:rsidRDefault="003D003E" w:rsidP="001E1150">
            <w:pPr>
              <w:pStyle w:val="TableEntry"/>
            </w:pPr>
            <w:r w:rsidRPr="001F42D3">
              <w:t>Indication</w:t>
            </w:r>
          </w:p>
        </w:tc>
      </w:tr>
      <w:tr w:rsidR="00C40FD5" w:rsidRPr="001F42D3" w14:paraId="2F83834C" w14:textId="77777777" w:rsidTr="006C0E8E">
        <w:trPr>
          <w:cantSplit/>
          <w:jc w:val="center"/>
        </w:trPr>
        <w:tc>
          <w:tcPr>
            <w:tcW w:w="811" w:type="dxa"/>
          </w:tcPr>
          <w:p w14:paraId="640590E1" w14:textId="77777777" w:rsidR="00B11855" w:rsidRPr="001F42D3" w:rsidRDefault="003D003E" w:rsidP="001E1150">
            <w:pPr>
              <w:pStyle w:val="TableEntry"/>
            </w:pPr>
            <w:r w:rsidRPr="001F42D3">
              <w:t>23</w:t>
            </w:r>
          </w:p>
        </w:tc>
        <w:tc>
          <w:tcPr>
            <w:tcW w:w="908" w:type="dxa"/>
          </w:tcPr>
          <w:p w14:paraId="4493E446" w14:textId="77777777" w:rsidR="00B11855" w:rsidRPr="001F42D3" w:rsidRDefault="003D003E" w:rsidP="001E1150">
            <w:pPr>
              <w:pStyle w:val="TableEntry"/>
            </w:pPr>
            <w:r w:rsidRPr="001F42D3">
              <w:t>5</w:t>
            </w:r>
          </w:p>
        </w:tc>
        <w:tc>
          <w:tcPr>
            <w:tcW w:w="806" w:type="dxa"/>
          </w:tcPr>
          <w:p w14:paraId="78A937C7" w14:textId="77777777" w:rsidR="00B11855" w:rsidRPr="001F42D3" w:rsidRDefault="003D003E" w:rsidP="001E1150">
            <w:pPr>
              <w:pStyle w:val="TableEntry"/>
            </w:pPr>
            <w:r w:rsidRPr="001F42D3">
              <w:t>NM</w:t>
            </w:r>
          </w:p>
        </w:tc>
        <w:tc>
          <w:tcPr>
            <w:tcW w:w="990" w:type="dxa"/>
          </w:tcPr>
          <w:p w14:paraId="0ECDD225" w14:textId="77777777" w:rsidR="00B11855" w:rsidRPr="001F42D3" w:rsidRDefault="003D003E" w:rsidP="001E1150">
            <w:pPr>
              <w:pStyle w:val="TableEntry"/>
            </w:pPr>
            <w:r w:rsidRPr="001F42D3">
              <w:t>RE</w:t>
            </w:r>
          </w:p>
        </w:tc>
        <w:tc>
          <w:tcPr>
            <w:tcW w:w="1168" w:type="dxa"/>
          </w:tcPr>
          <w:p w14:paraId="09038ADE" w14:textId="77777777" w:rsidR="00B11855" w:rsidRPr="001F42D3" w:rsidRDefault="003D003E" w:rsidP="001E1150">
            <w:pPr>
              <w:pStyle w:val="TableEntry"/>
            </w:pPr>
            <w:r w:rsidRPr="001F42D3">
              <w:t>[0..1]</w:t>
            </w:r>
          </w:p>
        </w:tc>
        <w:tc>
          <w:tcPr>
            <w:tcW w:w="974" w:type="dxa"/>
          </w:tcPr>
          <w:p w14:paraId="67F32DAE" w14:textId="77777777" w:rsidR="00B11855" w:rsidRPr="001F42D3" w:rsidRDefault="00B11855" w:rsidP="001E1150">
            <w:pPr>
              <w:pStyle w:val="TableEntry"/>
            </w:pPr>
          </w:p>
        </w:tc>
        <w:tc>
          <w:tcPr>
            <w:tcW w:w="1046" w:type="dxa"/>
          </w:tcPr>
          <w:p w14:paraId="772C4D8A" w14:textId="77777777" w:rsidR="00B11855" w:rsidRPr="001F42D3" w:rsidRDefault="003D003E" w:rsidP="001E1150">
            <w:pPr>
              <w:pStyle w:val="TableEntry"/>
            </w:pPr>
            <w:r w:rsidRPr="001F42D3">
              <w:t>01692</w:t>
            </w:r>
          </w:p>
        </w:tc>
        <w:tc>
          <w:tcPr>
            <w:tcW w:w="2916" w:type="dxa"/>
          </w:tcPr>
          <w:p w14:paraId="79A7A575" w14:textId="77777777" w:rsidR="00B11855" w:rsidRPr="001F42D3" w:rsidRDefault="003D003E" w:rsidP="001E1150">
            <w:pPr>
              <w:pStyle w:val="TableEntry"/>
            </w:pPr>
            <w:r w:rsidRPr="001F42D3">
              <w:t>Give Drug Strength Volume</w:t>
            </w:r>
          </w:p>
        </w:tc>
      </w:tr>
      <w:tr w:rsidR="00C40FD5" w:rsidRPr="001F42D3" w14:paraId="47613C93" w14:textId="77777777" w:rsidTr="006C0E8E">
        <w:trPr>
          <w:cantSplit/>
          <w:jc w:val="center"/>
        </w:trPr>
        <w:tc>
          <w:tcPr>
            <w:tcW w:w="811" w:type="dxa"/>
          </w:tcPr>
          <w:p w14:paraId="6350D5F2" w14:textId="77777777" w:rsidR="00B11855" w:rsidRPr="001F42D3" w:rsidRDefault="003D003E" w:rsidP="001E1150">
            <w:pPr>
              <w:pStyle w:val="TableEntry"/>
            </w:pPr>
            <w:r w:rsidRPr="001F42D3">
              <w:t>24</w:t>
            </w:r>
          </w:p>
        </w:tc>
        <w:tc>
          <w:tcPr>
            <w:tcW w:w="908" w:type="dxa"/>
          </w:tcPr>
          <w:p w14:paraId="2F2C8EDD" w14:textId="77777777" w:rsidR="00B11855" w:rsidRPr="001F42D3" w:rsidRDefault="003D003E" w:rsidP="001E1150">
            <w:pPr>
              <w:pStyle w:val="TableEntry"/>
            </w:pPr>
            <w:r w:rsidRPr="001F42D3">
              <w:t>705</w:t>
            </w:r>
          </w:p>
        </w:tc>
        <w:tc>
          <w:tcPr>
            <w:tcW w:w="806" w:type="dxa"/>
          </w:tcPr>
          <w:p w14:paraId="5B7187FB" w14:textId="77777777" w:rsidR="00B11855" w:rsidRPr="001F42D3" w:rsidRDefault="003D003E" w:rsidP="001E1150">
            <w:pPr>
              <w:pStyle w:val="TableEntry"/>
            </w:pPr>
            <w:r w:rsidRPr="001F42D3">
              <w:t>CWE</w:t>
            </w:r>
          </w:p>
        </w:tc>
        <w:tc>
          <w:tcPr>
            <w:tcW w:w="990" w:type="dxa"/>
          </w:tcPr>
          <w:p w14:paraId="2D7A7DE7" w14:textId="77777777" w:rsidR="00B11855" w:rsidRPr="001F42D3" w:rsidRDefault="003D003E" w:rsidP="001E1150">
            <w:pPr>
              <w:pStyle w:val="TableEntry"/>
            </w:pPr>
            <w:r w:rsidRPr="001F42D3">
              <w:t>RE</w:t>
            </w:r>
          </w:p>
        </w:tc>
        <w:tc>
          <w:tcPr>
            <w:tcW w:w="1168" w:type="dxa"/>
          </w:tcPr>
          <w:p w14:paraId="4F3CD8F7" w14:textId="77777777" w:rsidR="00B11855" w:rsidRPr="001F42D3" w:rsidRDefault="003D003E" w:rsidP="001E1150">
            <w:pPr>
              <w:pStyle w:val="TableEntry"/>
            </w:pPr>
            <w:r w:rsidRPr="001F42D3">
              <w:t>[0..1]</w:t>
            </w:r>
          </w:p>
        </w:tc>
        <w:tc>
          <w:tcPr>
            <w:tcW w:w="974" w:type="dxa"/>
          </w:tcPr>
          <w:p w14:paraId="6C5C5199" w14:textId="77777777" w:rsidR="00B11855" w:rsidRPr="001F42D3" w:rsidRDefault="00B11855" w:rsidP="001E1150">
            <w:pPr>
              <w:pStyle w:val="TableEntry"/>
            </w:pPr>
          </w:p>
        </w:tc>
        <w:tc>
          <w:tcPr>
            <w:tcW w:w="1046" w:type="dxa"/>
          </w:tcPr>
          <w:p w14:paraId="2CB33A91" w14:textId="77777777" w:rsidR="00B11855" w:rsidRPr="001F42D3" w:rsidRDefault="003D003E" w:rsidP="001E1150">
            <w:pPr>
              <w:pStyle w:val="TableEntry"/>
            </w:pPr>
            <w:r w:rsidRPr="001F42D3">
              <w:t>01693</w:t>
            </w:r>
          </w:p>
        </w:tc>
        <w:tc>
          <w:tcPr>
            <w:tcW w:w="2916" w:type="dxa"/>
          </w:tcPr>
          <w:p w14:paraId="72DA9A60" w14:textId="77777777" w:rsidR="00B11855" w:rsidRPr="001F42D3" w:rsidRDefault="003D003E" w:rsidP="001E1150">
            <w:pPr>
              <w:pStyle w:val="TableEntry"/>
            </w:pPr>
            <w:r w:rsidRPr="001F42D3">
              <w:t>Give Drug Strength Volume Units</w:t>
            </w:r>
          </w:p>
        </w:tc>
      </w:tr>
      <w:tr w:rsidR="00C40FD5" w:rsidRPr="001F42D3" w14:paraId="666C104A" w14:textId="77777777" w:rsidTr="006C0E8E">
        <w:trPr>
          <w:cantSplit/>
          <w:jc w:val="center"/>
        </w:trPr>
        <w:tc>
          <w:tcPr>
            <w:tcW w:w="811" w:type="dxa"/>
          </w:tcPr>
          <w:p w14:paraId="785DBC39" w14:textId="77777777" w:rsidR="00B11855" w:rsidRPr="001F42D3" w:rsidRDefault="003D003E" w:rsidP="001E1150">
            <w:pPr>
              <w:pStyle w:val="TableEntry"/>
            </w:pPr>
            <w:r w:rsidRPr="001F42D3">
              <w:t>25</w:t>
            </w:r>
          </w:p>
        </w:tc>
        <w:tc>
          <w:tcPr>
            <w:tcW w:w="908" w:type="dxa"/>
          </w:tcPr>
          <w:p w14:paraId="3F0ADB55" w14:textId="77777777" w:rsidR="00B11855" w:rsidRPr="001F42D3" w:rsidRDefault="003D003E" w:rsidP="001E1150">
            <w:pPr>
              <w:pStyle w:val="TableEntry"/>
            </w:pPr>
            <w:r w:rsidRPr="001F42D3">
              <w:t>60</w:t>
            </w:r>
          </w:p>
        </w:tc>
        <w:tc>
          <w:tcPr>
            <w:tcW w:w="806" w:type="dxa"/>
          </w:tcPr>
          <w:p w14:paraId="1E8D12D7" w14:textId="77777777" w:rsidR="00B11855" w:rsidRPr="001F42D3" w:rsidRDefault="003D003E" w:rsidP="001E1150">
            <w:pPr>
              <w:pStyle w:val="TableEntry"/>
            </w:pPr>
            <w:r w:rsidRPr="001F42D3">
              <w:t>CWE</w:t>
            </w:r>
          </w:p>
        </w:tc>
        <w:tc>
          <w:tcPr>
            <w:tcW w:w="990" w:type="dxa"/>
          </w:tcPr>
          <w:p w14:paraId="2518761C" w14:textId="77777777" w:rsidR="00B11855" w:rsidRPr="001F42D3" w:rsidRDefault="003D003E" w:rsidP="001E1150">
            <w:pPr>
              <w:pStyle w:val="TableEntry"/>
            </w:pPr>
            <w:r w:rsidRPr="001F42D3">
              <w:t>RE</w:t>
            </w:r>
          </w:p>
        </w:tc>
        <w:tc>
          <w:tcPr>
            <w:tcW w:w="1168" w:type="dxa"/>
          </w:tcPr>
          <w:p w14:paraId="3677C5E5" w14:textId="77777777" w:rsidR="00B11855" w:rsidRPr="001F42D3" w:rsidRDefault="003D003E" w:rsidP="001E1150">
            <w:pPr>
              <w:pStyle w:val="TableEntry"/>
            </w:pPr>
            <w:r w:rsidRPr="001F42D3">
              <w:t>[0..1]</w:t>
            </w:r>
          </w:p>
        </w:tc>
        <w:tc>
          <w:tcPr>
            <w:tcW w:w="974" w:type="dxa"/>
          </w:tcPr>
          <w:p w14:paraId="2BEFC519" w14:textId="77777777" w:rsidR="00B11855" w:rsidRPr="001F42D3" w:rsidRDefault="00B11855" w:rsidP="001E1150">
            <w:pPr>
              <w:pStyle w:val="TableEntry"/>
            </w:pPr>
          </w:p>
        </w:tc>
        <w:tc>
          <w:tcPr>
            <w:tcW w:w="1046" w:type="dxa"/>
          </w:tcPr>
          <w:p w14:paraId="286920EE" w14:textId="77777777" w:rsidR="00B11855" w:rsidRPr="001F42D3" w:rsidRDefault="003D003E" w:rsidP="001E1150">
            <w:pPr>
              <w:pStyle w:val="TableEntry"/>
            </w:pPr>
            <w:r w:rsidRPr="001F42D3">
              <w:t>01694</w:t>
            </w:r>
          </w:p>
        </w:tc>
        <w:tc>
          <w:tcPr>
            <w:tcW w:w="2916" w:type="dxa"/>
          </w:tcPr>
          <w:p w14:paraId="642123EC" w14:textId="77777777" w:rsidR="00B11855" w:rsidRPr="001F42D3" w:rsidRDefault="003D003E" w:rsidP="001E1150">
            <w:pPr>
              <w:pStyle w:val="TableEntry"/>
            </w:pPr>
            <w:r w:rsidRPr="001F42D3">
              <w:t>Give Barcode Identifier</w:t>
            </w:r>
          </w:p>
        </w:tc>
      </w:tr>
      <w:tr w:rsidR="00C40FD5" w:rsidRPr="001F42D3" w14:paraId="3F085FC2" w14:textId="77777777" w:rsidTr="006C0E8E">
        <w:trPr>
          <w:cantSplit/>
          <w:jc w:val="center"/>
        </w:trPr>
        <w:tc>
          <w:tcPr>
            <w:tcW w:w="811" w:type="dxa"/>
          </w:tcPr>
          <w:p w14:paraId="5AB9D4E0" w14:textId="77777777" w:rsidR="00B11855" w:rsidRPr="001F42D3" w:rsidRDefault="003D003E" w:rsidP="001E1150">
            <w:pPr>
              <w:pStyle w:val="TableEntry"/>
            </w:pPr>
            <w:r w:rsidRPr="001F42D3">
              <w:t>26</w:t>
            </w:r>
          </w:p>
        </w:tc>
        <w:tc>
          <w:tcPr>
            <w:tcW w:w="908" w:type="dxa"/>
          </w:tcPr>
          <w:p w14:paraId="26288818" w14:textId="77777777" w:rsidR="00B11855" w:rsidRPr="001F42D3" w:rsidRDefault="003D003E" w:rsidP="001E1150">
            <w:pPr>
              <w:pStyle w:val="TableEntry"/>
            </w:pPr>
            <w:r w:rsidRPr="001F42D3">
              <w:t>1</w:t>
            </w:r>
          </w:p>
        </w:tc>
        <w:tc>
          <w:tcPr>
            <w:tcW w:w="806" w:type="dxa"/>
          </w:tcPr>
          <w:p w14:paraId="7BF9B7B6" w14:textId="77777777" w:rsidR="00B11855" w:rsidRPr="001F42D3" w:rsidRDefault="003D003E" w:rsidP="001E1150">
            <w:pPr>
              <w:pStyle w:val="TableEntry"/>
            </w:pPr>
            <w:r w:rsidRPr="001F42D3">
              <w:t>ID</w:t>
            </w:r>
          </w:p>
        </w:tc>
        <w:tc>
          <w:tcPr>
            <w:tcW w:w="990" w:type="dxa"/>
          </w:tcPr>
          <w:p w14:paraId="3609CDC2" w14:textId="77777777" w:rsidR="00B11855" w:rsidRPr="001F42D3" w:rsidRDefault="003D003E" w:rsidP="001E1150">
            <w:pPr>
              <w:pStyle w:val="TableEntry"/>
            </w:pPr>
            <w:r w:rsidRPr="001F42D3">
              <w:t>RE</w:t>
            </w:r>
          </w:p>
        </w:tc>
        <w:tc>
          <w:tcPr>
            <w:tcW w:w="1168" w:type="dxa"/>
          </w:tcPr>
          <w:p w14:paraId="31276312" w14:textId="77777777" w:rsidR="00B11855" w:rsidRPr="001F42D3" w:rsidRDefault="003D003E" w:rsidP="001E1150">
            <w:pPr>
              <w:pStyle w:val="TableEntry"/>
            </w:pPr>
            <w:r w:rsidRPr="001F42D3">
              <w:t>[0..1]</w:t>
            </w:r>
          </w:p>
        </w:tc>
        <w:tc>
          <w:tcPr>
            <w:tcW w:w="974" w:type="dxa"/>
          </w:tcPr>
          <w:p w14:paraId="4F1069FA" w14:textId="77777777" w:rsidR="00B11855" w:rsidRPr="001F42D3" w:rsidRDefault="003D003E" w:rsidP="001E1150">
            <w:pPr>
              <w:pStyle w:val="TableEntry"/>
            </w:pPr>
            <w:r w:rsidRPr="001F42D3">
              <w:t>0480</w:t>
            </w:r>
          </w:p>
        </w:tc>
        <w:tc>
          <w:tcPr>
            <w:tcW w:w="1046" w:type="dxa"/>
          </w:tcPr>
          <w:p w14:paraId="43BE7DC0" w14:textId="77777777" w:rsidR="00B11855" w:rsidRPr="001F42D3" w:rsidRDefault="003D003E" w:rsidP="001E1150">
            <w:pPr>
              <w:pStyle w:val="TableEntry"/>
            </w:pPr>
            <w:r w:rsidRPr="001F42D3">
              <w:t>01695</w:t>
            </w:r>
          </w:p>
        </w:tc>
        <w:tc>
          <w:tcPr>
            <w:tcW w:w="2916" w:type="dxa"/>
          </w:tcPr>
          <w:p w14:paraId="7DEB1819" w14:textId="77777777" w:rsidR="00B11855" w:rsidRPr="001F42D3" w:rsidRDefault="003D003E" w:rsidP="001E1150">
            <w:pPr>
              <w:pStyle w:val="TableEntry"/>
            </w:pPr>
            <w:r w:rsidRPr="001F42D3">
              <w:t>Pharmacy Order Type</w:t>
            </w:r>
          </w:p>
        </w:tc>
      </w:tr>
      <w:tr w:rsidR="00C40FD5" w:rsidRPr="001F42D3" w14:paraId="70BB03D6" w14:textId="77777777" w:rsidTr="006C0E8E">
        <w:trPr>
          <w:cantSplit/>
          <w:jc w:val="center"/>
        </w:trPr>
        <w:tc>
          <w:tcPr>
            <w:tcW w:w="811" w:type="dxa"/>
          </w:tcPr>
          <w:p w14:paraId="3F4E65E0" w14:textId="77777777" w:rsidR="00B11855" w:rsidRPr="001F42D3" w:rsidRDefault="003D003E" w:rsidP="001E1150">
            <w:pPr>
              <w:pStyle w:val="TableEntry"/>
            </w:pPr>
            <w:r w:rsidRPr="001F42D3">
              <w:t>27</w:t>
            </w:r>
          </w:p>
        </w:tc>
        <w:tc>
          <w:tcPr>
            <w:tcW w:w="908" w:type="dxa"/>
          </w:tcPr>
          <w:p w14:paraId="3DA71865" w14:textId="77777777" w:rsidR="00B11855" w:rsidRPr="001F42D3" w:rsidRDefault="003D003E" w:rsidP="001E1150">
            <w:pPr>
              <w:pStyle w:val="TableEntry"/>
            </w:pPr>
            <w:r w:rsidRPr="001F42D3">
              <w:t>705</w:t>
            </w:r>
          </w:p>
        </w:tc>
        <w:tc>
          <w:tcPr>
            <w:tcW w:w="806" w:type="dxa"/>
          </w:tcPr>
          <w:p w14:paraId="4E5FA23F" w14:textId="77777777" w:rsidR="00B11855" w:rsidRPr="001F42D3" w:rsidRDefault="003D003E" w:rsidP="001E1150">
            <w:pPr>
              <w:pStyle w:val="TableEntry"/>
            </w:pPr>
            <w:r w:rsidRPr="001F42D3">
              <w:t>CWE</w:t>
            </w:r>
          </w:p>
        </w:tc>
        <w:tc>
          <w:tcPr>
            <w:tcW w:w="990" w:type="dxa"/>
          </w:tcPr>
          <w:p w14:paraId="45E036A2" w14:textId="77777777" w:rsidR="00B11855" w:rsidRPr="001F42D3" w:rsidRDefault="003D003E" w:rsidP="001E1150">
            <w:pPr>
              <w:pStyle w:val="TableEntry"/>
            </w:pPr>
            <w:r w:rsidRPr="001F42D3">
              <w:t>X</w:t>
            </w:r>
          </w:p>
        </w:tc>
        <w:tc>
          <w:tcPr>
            <w:tcW w:w="1168" w:type="dxa"/>
          </w:tcPr>
          <w:p w14:paraId="459CC655" w14:textId="77777777" w:rsidR="00B11855" w:rsidRPr="001F42D3" w:rsidRDefault="003D003E" w:rsidP="001E1150">
            <w:pPr>
              <w:pStyle w:val="TableEntry"/>
            </w:pPr>
            <w:r w:rsidRPr="001F42D3">
              <w:t>[0..0]</w:t>
            </w:r>
          </w:p>
        </w:tc>
        <w:tc>
          <w:tcPr>
            <w:tcW w:w="974" w:type="dxa"/>
          </w:tcPr>
          <w:p w14:paraId="2A7190C8" w14:textId="77777777" w:rsidR="00B11855" w:rsidRPr="001F42D3" w:rsidRDefault="00B11855" w:rsidP="001E1150">
            <w:pPr>
              <w:pStyle w:val="TableEntry"/>
            </w:pPr>
          </w:p>
        </w:tc>
        <w:tc>
          <w:tcPr>
            <w:tcW w:w="1046" w:type="dxa"/>
          </w:tcPr>
          <w:p w14:paraId="61CC23B1" w14:textId="77777777" w:rsidR="00B11855" w:rsidRPr="001F42D3" w:rsidRDefault="003D003E" w:rsidP="001E1150">
            <w:pPr>
              <w:pStyle w:val="TableEntry"/>
            </w:pPr>
            <w:r w:rsidRPr="001F42D3">
              <w:t>01688</w:t>
            </w:r>
          </w:p>
        </w:tc>
        <w:tc>
          <w:tcPr>
            <w:tcW w:w="2916" w:type="dxa"/>
          </w:tcPr>
          <w:p w14:paraId="6F8231BD" w14:textId="77777777" w:rsidR="00B11855" w:rsidRPr="001F42D3" w:rsidRDefault="003D003E" w:rsidP="001E1150">
            <w:pPr>
              <w:pStyle w:val="TableEntry"/>
            </w:pPr>
            <w:r w:rsidRPr="001F42D3">
              <w:t>Dispense to Pharmacy</w:t>
            </w:r>
          </w:p>
        </w:tc>
      </w:tr>
      <w:tr w:rsidR="00C40FD5" w:rsidRPr="001F42D3" w14:paraId="5497CBDF" w14:textId="77777777" w:rsidTr="006C0E8E">
        <w:trPr>
          <w:cantSplit/>
          <w:jc w:val="center"/>
        </w:trPr>
        <w:tc>
          <w:tcPr>
            <w:tcW w:w="811" w:type="dxa"/>
          </w:tcPr>
          <w:p w14:paraId="518F2366" w14:textId="77777777" w:rsidR="00B11855" w:rsidRPr="001F42D3" w:rsidRDefault="003D003E" w:rsidP="001E1150">
            <w:pPr>
              <w:pStyle w:val="TableEntry"/>
            </w:pPr>
            <w:r w:rsidRPr="001F42D3">
              <w:t>28</w:t>
            </w:r>
          </w:p>
        </w:tc>
        <w:tc>
          <w:tcPr>
            <w:tcW w:w="908" w:type="dxa"/>
          </w:tcPr>
          <w:p w14:paraId="7B4DE73A" w14:textId="77777777" w:rsidR="00B11855" w:rsidRPr="001F42D3" w:rsidRDefault="003D003E" w:rsidP="001E1150">
            <w:pPr>
              <w:pStyle w:val="TableEntry"/>
            </w:pPr>
            <w:r w:rsidRPr="001F42D3">
              <w:t>106</w:t>
            </w:r>
          </w:p>
        </w:tc>
        <w:tc>
          <w:tcPr>
            <w:tcW w:w="806" w:type="dxa"/>
          </w:tcPr>
          <w:p w14:paraId="76ACA0D7" w14:textId="77777777" w:rsidR="00B11855" w:rsidRPr="001F42D3" w:rsidRDefault="003D003E" w:rsidP="001E1150">
            <w:pPr>
              <w:pStyle w:val="TableEntry"/>
            </w:pPr>
            <w:r w:rsidRPr="001F42D3">
              <w:t>XAD</w:t>
            </w:r>
          </w:p>
        </w:tc>
        <w:tc>
          <w:tcPr>
            <w:tcW w:w="990" w:type="dxa"/>
          </w:tcPr>
          <w:p w14:paraId="57A35336" w14:textId="77777777" w:rsidR="00B11855" w:rsidRPr="001F42D3" w:rsidRDefault="003D003E" w:rsidP="001E1150">
            <w:pPr>
              <w:pStyle w:val="TableEntry"/>
            </w:pPr>
            <w:r w:rsidRPr="001F42D3">
              <w:t>X</w:t>
            </w:r>
          </w:p>
        </w:tc>
        <w:tc>
          <w:tcPr>
            <w:tcW w:w="1168" w:type="dxa"/>
          </w:tcPr>
          <w:p w14:paraId="2FBC293E" w14:textId="77777777" w:rsidR="00B11855" w:rsidRPr="001F42D3" w:rsidRDefault="003D003E" w:rsidP="001E1150">
            <w:pPr>
              <w:pStyle w:val="TableEntry"/>
            </w:pPr>
            <w:r w:rsidRPr="001F42D3">
              <w:t>[0..0]</w:t>
            </w:r>
          </w:p>
        </w:tc>
        <w:tc>
          <w:tcPr>
            <w:tcW w:w="974" w:type="dxa"/>
          </w:tcPr>
          <w:p w14:paraId="6086F535" w14:textId="77777777" w:rsidR="00B11855" w:rsidRPr="001F42D3" w:rsidRDefault="00B11855" w:rsidP="001E1150">
            <w:pPr>
              <w:pStyle w:val="TableEntry"/>
            </w:pPr>
          </w:p>
        </w:tc>
        <w:tc>
          <w:tcPr>
            <w:tcW w:w="1046" w:type="dxa"/>
          </w:tcPr>
          <w:p w14:paraId="3479C93F" w14:textId="77777777" w:rsidR="00B11855" w:rsidRPr="001F42D3" w:rsidRDefault="003D003E" w:rsidP="001E1150">
            <w:pPr>
              <w:pStyle w:val="TableEntry"/>
            </w:pPr>
            <w:r w:rsidRPr="001F42D3">
              <w:t>01689</w:t>
            </w:r>
          </w:p>
        </w:tc>
        <w:tc>
          <w:tcPr>
            <w:tcW w:w="2916" w:type="dxa"/>
          </w:tcPr>
          <w:p w14:paraId="3F2A4B4E" w14:textId="77777777" w:rsidR="00B11855" w:rsidRPr="001F42D3" w:rsidRDefault="003D003E" w:rsidP="001E1150">
            <w:pPr>
              <w:pStyle w:val="TableEntry"/>
            </w:pPr>
            <w:r w:rsidRPr="001F42D3">
              <w:t>Dispense to Pharmacy Address</w:t>
            </w:r>
          </w:p>
        </w:tc>
      </w:tr>
      <w:tr w:rsidR="00C40FD5" w:rsidRPr="001F42D3" w14:paraId="157693CA" w14:textId="77777777" w:rsidTr="006C0E8E">
        <w:trPr>
          <w:cantSplit/>
          <w:jc w:val="center"/>
        </w:trPr>
        <w:tc>
          <w:tcPr>
            <w:tcW w:w="811" w:type="dxa"/>
          </w:tcPr>
          <w:p w14:paraId="5E75105D" w14:textId="77777777" w:rsidR="00B11855" w:rsidRPr="001F42D3" w:rsidRDefault="003D003E" w:rsidP="001E1150">
            <w:pPr>
              <w:pStyle w:val="TableEntry"/>
            </w:pPr>
            <w:r w:rsidRPr="001F42D3">
              <w:t>29</w:t>
            </w:r>
          </w:p>
        </w:tc>
        <w:tc>
          <w:tcPr>
            <w:tcW w:w="908" w:type="dxa"/>
          </w:tcPr>
          <w:p w14:paraId="4C019E45" w14:textId="77777777" w:rsidR="00B11855" w:rsidRPr="001F42D3" w:rsidRDefault="003D003E" w:rsidP="001E1150">
            <w:pPr>
              <w:pStyle w:val="TableEntry"/>
            </w:pPr>
            <w:r w:rsidRPr="001F42D3">
              <w:t>80</w:t>
            </w:r>
          </w:p>
        </w:tc>
        <w:tc>
          <w:tcPr>
            <w:tcW w:w="806" w:type="dxa"/>
          </w:tcPr>
          <w:p w14:paraId="752198C7" w14:textId="77777777" w:rsidR="00B11855" w:rsidRPr="001F42D3" w:rsidRDefault="003D003E" w:rsidP="001E1150">
            <w:pPr>
              <w:pStyle w:val="TableEntry"/>
            </w:pPr>
            <w:r w:rsidRPr="001F42D3">
              <w:t>PL</w:t>
            </w:r>
          </w:p>
        </w:tc>
        <w:tc>
          <w:tcPr>
            <w:tcW w:w="990" w:type="dxa"/>
          </w:tcPr>
          <w:p w14:paraId="24EEF0B9" w14:textId="77777777" w:rsidR="00B11855" w:rsidRPr="001F42D3" w:rsidRDefault="003D003E" w:rsidP="001E1150">
            <w:pPr>
              <w:pStyle w:val="TableEntry"/>
            </w:pPr>
            <w:r w:rsidRPr="001F42D3">
              <w:t>X</w:t>
            </w:r>
          </w:p>
        </w:tc>
        <w:tc>
          <w:tcPr>
            <w:tcW w:w="1168" w:type="dxa"/>
          </w:tcPr>
          <w:p w14:paraId="7D95A85E" w14:textId="77777777" w:rsidR="00B11855" w:rsidRPr="001F42D3" w:rsidRDefault="003D003E" w:rsidP="001E1150">
            <w:pPr>
              <w:pStyle w:val="TableEntry"/>
            </w:pPr>
            <w:r w:rsidRPr="001F42D3">
              <w:t>[0..0]</w:t>
            </w:r>
          </w:p>
        </w:tc>
        <w:tc>
          <w:tcPr>
            <w:tcW w:w="974" w:type="dxa"/>
          </w:tcPr>
          <w:p w14:paraId="71692312" w14:textId="77777777" w:rsidR="00B11855" w:rsidRPr="001F42D3" w:rsidRDefault="00B11855" w:rsidP="001E1150">
            <w:pPr>
              <w:pStyle w:val="TableEntry"/>
            </w:pPr>
          </w:p>
        </w:tc>
        <w:tc>
          <w:tcPr>
            <w:tcW w:w="1046" w:type="dxa"/>
          </w:tcPr>
          <w:p w14:paraId="69734C5E" w14:textId="77777777" w:rsidR="00B11855" w:rsidRPr="001F42D3" w:rsidRDefault="003D003E" w:rsidP="001E1150">
            <w:pPr>
              <w:pStyle w:val="TableEntry"/>
            </w:pPr>
            <w:r w:rsidRPr="001F42D3">
              <w:t>01683</w:t>
            </w:r>
          </w:p>
        </w:tc>
        <w:tc>
          <w:tcPr>
            <w:tcW w:w="2916" w:type="dxa"/>
          </w:tcPr>
          <w:p w14:paraId="0745A278" w14:textId="77777777" w:rsidR="00B11855" w:rsidRPr="001F42D3" w:rsidRDefault="003D003E" w:rsidP="001E1150">
            <w:pPr>
              <w:pStyle w:val="TableEntry"/>
            </w:pPr>
            <w:r w:rsidRPr="001F42D3">
              <w:t>Deliver-to Patient Location</w:t>
            </w:r>
          </w:p>
        </w:tc>
      </w:tr>
      <w:tr w:rsidR="00C40FD5" w:rsidRPr="001F42D3" w14:paraId="09A016D7" w14:textId="77777777" w:rsidTr="006C0E8E">
        <w:trPr>
          <w:cantSplit/>
          <w:jc w:val="center"/>
        </w:trPr>
        <w:tc>
          <w:tcPr>
            <w:tcW w:w="811" w:type="dxa"/>
          </w:tcPr>
          <w:p w14:paraId="011056B9" w14:textId="77777777" w:rsidR="00B11855" w:rsidRPr="001F42D3" w:rsidRDefault="003D003E" w:rsidP="001E1150">
            <w:pPr>
              <w:pStyle w:val="TableEntry"/>
            </w:pPr>
            <w:r w:rsidRPr="001F42D3">
              <w:t>30</w:t>
            </w:r>
          </w:p>
        </w:tc>
        <w:tc>
          <w:tcPr>
            <w:tcW w:w="908" w:type="dxa"/>
          </w:tcPr>
          <w:p w14:paraId="6ADB9C5F" w14:textId="77777777" w:rsidR="00B11855" w:rsidRPr="001F42D3" w:rsidRDefault="003D003E" w:rsidP="001E1150">
            <w:pPr>
              <w:pStyle w:val="TableEntry"/>
            </w:pPr>
            <w:r w:rsidRPr="001F42D3">
              <w:t>250</w:t>
            </w:r>
          </w:p>
        </w:tc>
        <w:tc>
          <w:tcPr>
            <w:tcW w:w="806" w:type="dxa"/>
          </w:tcPr>
          <w:p w14:paraId="060AC5F4" w14:textId="77777777" w:rsidR="00B11855" w:rsidRPr="001F42D3" w:rsidRDefault="003D003E" w:rsidP="001E1150">
            <w:pPr>
              <w:pStyle w:val="TableEntry"/>
            </w:pPr>
            <w:r w:rsidRPr="001F42D3">
              <w:t>XAD</w:t>
            </w:r>
          </w:p>
        </w:tc>
        <w:tc>
          <w:tcPr>
            <w:tcW w:w="990" w:type="dxa"/>
          </w:tcPr>
          <w:p w14:paraId="6658CDC5" w14:textId="77777777" w:rsidR="00B11855" w:rsidRPr="001F42D3" w:rsidRDefault="003D003E" w:rsidP="001E1150">
            <w:pPr>
              <w:pStyle w:val="TableEntry"/>
            </w:pPr>
            <w:r w:rsidRPr="001F42D3">
              <w:t>X</w:t>
            </w:r>
          </w:p>
        </w:tc>
        <w:tc>
          <w:tcPr>
            <w:tcW w:w="1168" w:type="dxa"/>
          </w:tcPr>
          <w:p w14:paraId="77DAFE3E" w14:textId="77777777" w:rsidR="00B11855" w:rsidRPr="001F42D3" w:rsidRDefault="003D003E" w:rsidP="001E1150">
            <w:pPr>
              <w:pStyle w:val="TableEntry"/>
            </w:pPr>
            <w:r w:rsidRPr="001F42D3">
              <w:t>[0..0]</w:t>
            </w:r>
          </w:p>
        </w:tc>
        <w:tc>
          <w:tcPr>
            <w:tcW w:w="974" w:type="dxa"/>
          </w:tcPr>
          <w:p w14:paraId="27587E25" w14:textId="77777777" w:rsidR="00B11855" w:rsidRPr="001F42D3" w:rsidRDefault="00B11855" w:rsidP="001E1150">
            <w:pPr>
              <w:pStyle w:val="TableEntry"/>
            </w:pPr>
          </w:p>
        </w:tc>
        <w:tc>
          <w:tcPr>
            <w:tcW w:w="1046" w:type="dxa"/>
          </w:tcPr>
          <w:p w14:paraId="08EC2165" w14:textId="77777777" w:rsidR="00B11855" w:rsidRPr="001F42D3" w:rsidRDefault="003D003E" w:rsidP="001E1150">
            <w:pPr>
              <w:pStyle w:val="TableEntry"/>
            </w:pPr>
            <w:r w:rsidRPr="001F42D3">
              <w:t>01684</w:t>
            </w:r>
          </w:p>
        </w:tc>
        <w:tc>
          <w:tcPr>
            <w:tcW w:w="2916" w:type="dxa"/>
          </w:tcPr>
          <w:p w14:paraId="65C9CBE6" w14:textId="77777777" w:rsidR="00B11855" w:rsidRPr="001F42D3" w:rsidRDefault="003D003E" w:rsidP="001E1150">
            <w:pPr>
              <w:pStyle w:val="TableEntry"/>
            </w:pPr>
            <w:r w:rsidRPr="001F42D3">
              <w:t>Deliver-to Address</w:t>
            </w:r>
          </w:p>
        </w:tc>
      </w:tr>
    </w:tbl>
    <w:p w14:paraId="5D98F93D" w14:textId="77777777" w:rsidR="00B11855" w:rsidRPr="001F42D3" w:rsidRDefault="00B11855" w:rsidP="006E20D6">
      <w:pPr>
        <w:pStyle w:val="BodyText"/>
      </w:pPr>
    </w:p>
    <w:p w14:paraId="509E8FC5" w14:textId="77777777" w:rsidR="00B11855" w:rsidRPr="001F42D3" w:rsidRDefault="003D003E" w:rsidP="00B278C4">
      <w:pPr>
        <w:pStyle w:val="BodyText"/>
      </w:pPr>
      <w:r w:rsidRPr="001F42D3">
        <w:t>The following describes the IHE PCD usage of those fields which have a usage other than X in the above table.</w:t>
      </w:r>
    </w:p>
    <w:p w14:paraId="6DFE6702" w14:textId="77777777" w:rsidR="00B11855" w:rsidRPr="001F42D3" w:rsidRDefault="003D003E" w:rsidP="00BB3E0D">
      <w:pPr>
        <w:pStyle w:val="HL7Field"/>
        <w:ind w:hanging="2"/>
      </w:pPr>
      <w:r w:rsidRPr="001F42D3">
        <w:t>RXG-1   Give Sub-ID Counter</w:t>
      </w:r>
    </w:p>
    <w:p w14:paraId="76347702" w14:textId="77777777" w:rsidR="00171618" w:rsidRPr="001F42D3" w:rsidRDefault="00171618" w:rsidP="00171618">
      <w:pPr>
        <w:pStyle w:val="HL7FieldIndent2"/>
        <w:ind w:left="0" w:hanging="2"/>
        <w:rPr>
          <w:noProof w:val="0"/>
        </w:rPr>
      </w:pPr>
      <w:r w:rsidRPr="001F42D3">
        <w:rPr>
          <w:noProof w:val="0"/>
        </w:rPr>
        <w:t>When used for a multistep infusion this field contains the step number (1..n).</w:t>
      </w:r>
    </w:p>
    <w:p w14:paraId="55C67472" w14:textId="2415A520" w:rsidR="00171618" w:rsidRPr="001F42D3" w:rsidRDefault="00171618" w:rsidP="00171618">
      <w:pPr>
        <w:pStyle w:val="HL7FieldIndent2"/>
        <w:ind w:left="0" w:hanging="2"/>
        <w:rPr>
          <w:noProof w:val="0"/>
        </w:rPr>
      </w:pPr>
      <w:r w:rsidRPr="001F42D3">
        <w:rPr>
          <w:noProof w:val="0"/>
        </w:rPr>
        <w:t>For other uses see HL7 V2.</w:t>
      </w:r>
      <w:r w:rsidR="00B4782C">
        <w:rPr>
          <w:noProof w:val="0"/>
        </w:rPr>
        <w:t>8.</w:t>
      </w:r>
      <w:r w:rsidR="00150927">
        <w:rPr>
          <w:noProof w:val="0"/>
        </w:rPr>
        <w:t>1</w:t>
      </w:r>
      <w:r w:rsidR="00B4782C" w:rsidRPr="001F42D3">
        <w:rPr>
          <w:noProof w:val="0"/>
        </w:rPr>
        <w:t xml:space="preserve"> </w:t>
      </w:r>
      <w:r w:rsidRPr="001F42D3">
        <w:rPr>
          <w:noProof w:val="0"/>
        </w:rPr>
        <w:t>Section 4</w:t>
      </w:r>
      <w:r w:rsidR="00B4782C">
        <w:rPr>
          <w:noProof w:val="0"/>
        </w:rPr>
        <w:t>A</w:t>
      </w:r>
      <w:r w:rsidRPr="001F42D3">
        <w:rPr>
          <w:noProof w:val="0"/>
        </w:rPr>
        <w:t>.</w:t>
      </w:r>
      <w:r w:rsidR="00B4782C" w:rsidRPr="001F42D3" w:rsidDel="00B4782C">
        <w:rPr>
          <w:noProof w:val="0"/>
        </w:rPr>
        <w:t xml:space="preserve"> </w:t>
      </w:r>
      <w:r w:rsidRPr="001F42D3">
        <w:rPr>
          <w:noProof w:val="0"/>
        </w:rPr>
        <w:t>4.6.</w:t>
      </w:r>
      <w:r w:rsidR="00B4782C">
        <w:rPr>
          <w:noProof w:val="0"/>
        </w:rPr>
        <w:t>x</w:t>
      </w:r>
      <w:r w:rsidR="00B4782C" w:rsidRPr="001F42D3">
        <w:rPr>
          <w:noProof w:val="0"/>
        </w:rPr>
        <w:t xml:space="preserve"> </w:t>
      </w:r>
      <w:r w:rsidRPr="001F42D3">
        <w:rPr>
          <w:noProof w:val="0"/>
        </w:rPr>
        <w:t xml:space="preserve">for details. The </w:t>
      </w:r>
      <w:r w:rsidR="007E67D4" w:rsidRPr="001F42D3">
        <w:rPr>
          <w:noProof w:val="0"/>
        </w:rPr>
        <w:t>DEV TF</w:t>
      </w:r>
      <w:r w:rsidRPr="001F42D3">
        <w:rPr>
          <w:noProof w:val="0"/>
        </w:rPr>
        <w:t xml:space="preserve"> does not further constrain this field.</w:t>
      </w:r>
    </w:p>
    <w:p w14:paraId="033B1F44" w14:textId="77777777" w:rsidR="00B11855" w:rsidRPr="001F42D3" w:rsidRDefault="003D003E" w:rsidP="001422D4">
      <w:pPr>
        <w:pStyle w:val="HL7Field"/>
        <w:ind w:hanging="2"/>
      </w:pPr>
      <w:r w:rsidRPr="001F42D3">
        <w:t>RXG-2   Dispense Sub-ID Counter</w:t>
      </w:r>
    </w:p>
    <w:p w14:paraId="0E2B31F9" w14:textId="76B0491C"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.6.2 for details. The </w:t>
      </w:r>
      <w:r w:rsidR="007E67D4" w:rsidRPr="001F42D3">
        <w:rPr>
          <w:noProof w:val="0"/>
        </w:rPr>
        <w:t>DEV TF</w:t>
      </w:r>
      <w:r w:rsidRPr="001F42D3">
        <w:rPr>
          <w:noProof w:val="0"/>
        </w:rPr>
        <w:t xml:space="preserve"> does not further constrain this field.</w:t>
      </w:r>
    </w:p>
    <w:p w14:paraId="2A28CEC4" w14:textId="77777777" w:rsidR="00B11855" w:rsidRPr="001F42D3" w:rsidRDefault="003D003E" w:rsidP="001422D4">
      <w:pPr>
        <w:pStyle w:val="HL7Field"/>
        <w:ind w:hanging="2"/>
      </w:pPr>
      <w:r w:rsidRPr="001F42D3">
        <w:lastRenderedPageBreak/>
        <w:t>RXG-4   Give Code</w:t>
      </w:r>
    </w:p>
    <w:p w14:paraId="7A90ED3F" w14:textId="77777777" w:rsidR="00B11855" w:rsidRPr="001F42D3" w:rsidRDefault="003D003E" w:rsidP="0034511D">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24EA84FF" w14:textId="77777777" w:rsidR="00B11855" w:rsidRPr="001F42D3" w:rsidRDefault="003D003E" w:rsidP="002E3ED0">
      <w:pPr>
        <w:pStyle w:val="HL7FieldIndent2"/>
        <w:ind w:left="0" w:hanging="2"/>
        <w:rPr>
          <w:noProof w:val="0"/>
        </w:rPr>
      </w:pPr>
      <w:r w:rsidRPr="001F42D3">
        <w:rPr>
          <w:noProof w:val="0"/>
        </w:rPr>
        <w:t>Definition: This field is the identifier of the primary additive or principal ingredient of the IV medication to be administered to the patient.</w:t>
      </w:r>
    </w:p>
    <w:p w14:paraId="53FCEEE5" w14:textId="630A2945" w:rsidR="00B11855" w:rsidRPr="001F42D3" w:rsidRDefault="003D003E" w:rsidP="002E3ED0">
      <w:pPr>
        <w:pStyle w:val="HL7FieldIndent2"/>
        <w:ind w:left="0" w:hanging="2"/>
        <w:rPr>
          <w:noProof w:val="0"/>
        </w:rPr>
      </w:pPr>
      <w:r w:rsidRPr="001F42D3">
        <w:rPr>
          <w:noProof w:val="0"/>
        </w:rPr>
        <w:t xml:space="preserve">Subfields CWE-1 "Identifier" and CWE-2 "Text" are required for each identifier. </w:t>
      </w:r>
      <w:r w:rsidR="00044885" w:rsidRPr="001F42D3">
        <w:rPr>
          <w:noProof w:val="0"/>
        </w:rPr>
        <w:t>Typically,</w:t>
      </w:r>
      <w:r w:rsidRPr="001F42D3">
        <w:rPr>
          <w:noProof w:val="0"/>
        </w:rPr>
        <w:t xml:space="preserve"> "Identifier" would be populated with a value such as an NDC or another value known to both the Infusion Order Programmer and the Infusion Order Consumer. "Text" would typically be populated with the generic name of the medication. The information provided in either Identifier or Text is used to match the ordered medication to the onboard drug library.</w:t>
      </w:r>
    </w:p>
    <w:p w14:paraId="2965B33D" w14:textId="77777777" w:rsidR="00B11855" w:rsidRPr="001F42D3" w:rsidRDefault="003D003E" w:rsidP="001422D4">
      <w:pPr>
        <w:pStyle w:val="HL7Field"/>
        <w:ind w:hanging="2"/>
      </w:pPr>
      <w:r w:rsidRPr="001F42D3">
        <w:t>RXG-5   Give Amount – Minimum</w:t>
      </w:r>
    </w:p>
    <w:p w14:paraId="3D9A0227" w14:textId="77777777" w:rsidR="00B11855" w:rsidRPr="001F42D3" w:rsidRDefault="003D003E" w:rsidP="002E3ED0">
      <w:pPr>
        <w:pStyle w:val="HL7FieldIndent2"/>
        <w:ind w:left="0" w:hanging="2"/>
        <w:rPr>
          <w:noProof w:val="0"/>
        </w:rPr>
      </w:pPr>
      <w:r w:rsidRPr="001F42D3">
        <w:rPr>
          <w:noProof w:val="0"/>
        </w:rPr>
        <w:t>Definition: This field contains the volume of fluid to be administered (VTBI). This volume is the actual fluid volume that the clinician intends to administer (not necessarily the volume contained in the bag, bottle, syringe, or other fluid container).</w:t>
      </w:r>
    </w:p>
    <w:p w14:paraId="58516796" w14:textId="77777777" w:rsidR="00B11855" w:rsidRPr="001F42D3" w:rsidRDefault="003D003E" w:rsidP="002E3ED0">
      <w:pPr>
        <w:pStyle w:val="HL7FieldIndent2"/>
        <w:ind w:left="0" w:hanging="2"/>
        <w:rPr>
          <w:noProof w:val="0"/>
        </w:rPr>
      </w:pPr>
      <w:r w:rsidRPr="001F42D3">
        <w:rPr>
          <w:noProof w:val="0"/>
        </w:rPr>
        <w:t>Required for LVP when TQ1 segment is not present</w:t>
      </w:r>
      <w:r w:rsidR="00947B25" w:rsidRPr="001F42D3">
        <w:rPr>
          <w:noProof w:val="0"/>
        </w:rPr>
        <w:t>.</w:t>
      </w:r>
      <w:r w:rsidRPr="001F42D3">
        <w:rPr>
          <w:noProof w:val="0"/>
        </w:rPr>
        <w:t xml:space="preserve"> Optional for PCA and Syringe.</w:t>
      </w:r>
    </w:p>
    <w:p w14:paraId="45FFC207" w14:textId="77777777" w:rsidR="00B11855" w:rsidRPr="001F42D3" w:rsidRDefault="003D003E" w:rsidP="002E3ED0">
      <w:pPr>
        <w:pStyle w:val="HL7FieldIndent2"/>
        <w:ind w:left="0" w:hanging="2"/>
        <w:rPr>
          <w:noProof w:val="0"/>
        </w:rPr>
      </w:pPr>
      <w:r w:rsidRPr="001F42D3">
        <w:rPr>
          <w:noProof w:val="0"/>
        </w:rPr>
        <w:t>Must be empty when ORC-1 = “XO”.</w:t>
      </w:r>
    </w:p>
    <w:p w14:paraId="7FC36CE4" w14:textId="77777777" w:rsidR="00B11855" w:rsidRPr="001F42D3" w:rsidRDefault="003D003E" w:rsidP="002E3ED0">
      <w:pPr>
        <w:pStyle w:val="HL7FieldIndent2"/>
        <w:ind w:left="0" w:hanging="2"/>
        <w:rPr>
          <w:noProof w:val="0"/>
        </w:rPr>
      </w:pPr>
      <w:r w:rsidRPr="001F42D3">
        <w:rPr>
          <w:noProof w:val="0"/>
        </w:rPr>
        <w:t>When this field is empty, there should be no implication made about the volume of fluid to be administered.</w:t>
      </w:r>
    </w:p>
    <w:p w14:paraId="07356BAE" w14:textId="77777777" w:rsidR="00B11855" w:rsidRPr="001F42D3" w:rsidRDefault="003D003E" w:rsidP="001422D4">
      <w:pPr>
        <w:pStyle w:val="HL7Field"/>
        <w:ind w:hanging="2"/>
      </w:pPr>
      <w:r w:rsidRPr="001F42D3">
        <w:t>RXG-6   Give Amount - Maximum</w:t>
      </w:r>
    </w:p>
    <w:p w14:paraId="2770A7A3" w14:textId="4B7C2AF7"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.6.6 for details. The </w:t>
      </w:r>
      <w:r w:rsidR="007E67D4" w:rsidRPr="001F42D3">
        <w:rPr>
          <w:noProof w:val="0"/>
        </w:rPr>
        <w:t>DEV TF</w:t>
      </w:r>
      <w:r w:rsidRPr="001F42D3">
        <w:rPr>
          <w:noProof w:val="0"/>
        </w:rPr>
        <w:t xml:space="preserve"> does not further constrain this field.</w:t>
      </w:r>
    </w:p>
    <w:p w14:paraId="27DBDF40" w14:textId="77777777" w:rsidR="00B11855" w:rsidRPr="001F42D3" w:rsidRDefault="003D003E" w:rsidP="001422D4">
      <w:pPr>
        <w:pStyle w:val="HL7Field"/>
        <w:ind w:hanging="2"/>
      </w:pPr>
      <w:r w:rsidRPr="001F42D3">
        <w:t>RXG-7   Give Units</w:t>
      </w:r>
    </w:p>
    <w:p w14:paraId="39105538" w14:textId="77777777" w:rsidR="00B11855" w:rsidRPr="001F42D3" w:rsidRDefault="003D003E" w:rsidP="0034511D">
      <w:pPr>
        <w:pStyle w:val="Components"/>
        <w:ind w:left="0" w:hanging="2"/>
      </w:pPr>
      <w:r w:rsidRPr="001F42D3">
        <w:t>Components: &lt;Identifier (ST)&gt; ^ &lt;Text (ST)&gt; ^ &lt;Name of Coding System (ID)&gt; ^</w:t>
      </w:r>
      <w:r w:rsidR="001E1AC6" w:rsidRPr="001F42D3">
        <w:t xml:space="preserve"> </w:t>
      </w:r>
      <w:r w:rsidRPr="001F42D3">
        <w:t>&lt;Alternate Identifier (ST)&gt; ^ &lt;Alternate Text (ST)&gt; ^ &lt;Name of Alternate</w:t>
      </w:r>
      <w:r w:rsidR="001E1AC6" w:rsidRPr="001F42D3">
        <w:t xml:space="preserve"> </w:t>
      </w:r>
      <w:r w:rsidRPr="001F42D3">
        <w:t>Coding System (ID)&gt; ^ &lt;Coding System Version ID (ST)&gt; ^ &lt;Alternate Coding</w:t>
      </w:r>
      <w:r w:rsidR="001E1AC6" w:rsidRPr="001F42D3">
        <w:t xml:space="preserve"> </w:t>
      </w:r>
      <w:r w:rsidRPr="001F42D3">
        <w:t>System Version ID (ST)&gt; ^ &lt;Original Text (ST)&gt;</w:t>
      </w:r>
    </w:p>
    <w:p w14:paraId="42A21D4F" w14:textId="77777777" w:rsidR="00B11855" w:rsidRPr="001F42D3" w:rsidRDefault="003D003E" w:rsidP="002E3ED0">
      <w:pPr>
        <w:pStyle w:val="HL7FieldIndent2"/>
        <w:ind w:left="0" w:hanging="2"/>
        <w:rPr>
          <w:noProof w:val="0"/>
        </w:rPr>
      </w:pPr>
      <w:r w:rsidRPr="001F42D3">
        <w:rPr>
          <w:noProof w:val="0"/>
        </w:rPr>
        <w:t>Definition: This field contains the coded units for the Give Amount. The preferred format is an MDC value; UCUM values are also acceptable.</w:t>
      </w:r>
    </w:p>
    <w:p w14:paraId="604B42FA" w14:textId="77777777" w:rsidR="00B11855" w:rsidRPr="001F42D3" w:rsidRDefault="003D003E" w:rsidP="002E3ED0">
      <w:pPr>
        <w:pStyle w:val="HL7FieldIndent2"/>
        <w:ind w:left="0" w:hanging="2"/>
        <w:rPr>
          <w:noProof w:val="0"/>
        </w:rPr>
      </w:pPr>
      <w:r w:rsidRPr="001F42D3">
        <w:rPr>
          <w:noProof w:val="0"/>
        </w:rPr>
        <w:t>Required for LVP when TQ1 segment is not present; Optional for PCA and Syringe.</w:t>
      </w:r>
    </w:p>
    <w:p w14:paraId="42556483" w14:textId="77777777" w:rsidR="00B11855" w:rsidRPr="001F42D3" w:rsidRDefault="003D003E" w:rsidP="002E3ED0">
      <w:pPr>
        <w:pStyle w:val="HL7FieldIndent2"/>
        <w:ind w:left="0" w:hanging="2"/>
        <w:rPr>
          <w:noProof w:val="0"/>
        </w:rPr>
      </w:pPr>
      <w:r w:rsidRPr="001F42D3">
        <w:rPr>
          <w:noProof w:val="0"/>
        </w:rPr>
        <w:t>Must be empty when ORC-1 = “XO”.</w:t>
      </w:r>
    </w:p>
    <w:p w14:paraId="60FDBA72" w14:textId="47BDB5BD" w:rsidR="00B11855" w:rsidRPr="001F42D3" w:rsidRDefault="003D003E" w:rsidP="002E3ED0">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requires that the first three components of RXG-7 contain one of the following sets</w:t>
      </w:r>
      <w:r w:rsidR="001E1AC6" w:rsidRPr="001F42D3">
        <w:rPr>
          <w:noProof w:val="0"/>
        </w:rPr>
        <w:t xml:space="preserve"> </w:t>
      </w:r>
      <w:r w:rsidRPr="001F42D3">
        <w:rPr>
          <w:noProof w:val="0"/>
        </w:rPr>
        <w:t>of values:</w:t>
      </w:r>
    </w:p>
    <w:p w14:paraId="00E6A4D9" w14:textId="77777777" w:rsidR="00B11855" w:rsidRPr="005C1693" w:rsidRDefault="003D003E" w:rsidP="005C1693">
      <w:pPr>
        <w:pStyle w:val="ListBullet2"/>
      </w:pPr>
      <w:r w:rsidRPr="005C1693">
        <w:t>263762^MDC_DIM_MILLI_L^MDC</w:t>
      </w:r>
    </w:p>
    <w:p w14:paraId="2B4ECEDB" w14:textId="77777777" w:rsidR="00B11855" w:rsidRPr="005C1693" w:rsidRDefault="003D003E" w:rsidP="005C1693">
      <w:pPr>
        <w:pStyle w:val="ListBullet2"/>
      </w:pPr>
      <w:r w:rsidRPr="005C1693">
        <w:t xml:space="preserve"> mL^mL^UCUM</w:t>
      </w:r>
    </w:p>
    <w:p w14:paraId="09627FFB" w14:textId="77777777" w:rsidR="00B11855" w:rsidRPr="001F42D3" w:rsidRDefault="003D003E" w:rsidP="001422D4">
      <w:pPr>
        <w:pStyle w:val="HL7Field"/>
        <w:ind w:hanging="2"/>
      </w:pPr>
      <w:r w:rsidRPr="001F42D3">
        <w:t>RXG-8   Give Dosage Form</w:t>
      </w:r>
    </w:p>
    <w:p w14:paraId="22D465B0" w14:textId="2A4A81AB"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.6.8 for details. The </w:t>
      </w:r>
      <w:r w:rsidR="007E67D4" w:rsidRPr="001F42D3">
        <w:rPr>
          <w:noProof w:val="0"/>
        </w:rPr>
        <w:t>DEV TF</w:t>
      </w:r>
      <w:r w:rsidRPr="001F42D3">
        <w:rPr>
          <w:noProof w:val="0"/>
        </w:rPr>
        <w:t xml:space="preserve"> does not further constrain this field.</w:t>
      </w:r>
    </w:p>
    <w:p w14:paraId="494DD42F" w14:textId="77777777" w:rsidR="00B11855" w:rsidRPr="001F42D3" w:rsidRDefault="003D003E" w:rsidP="001422D4">
      <w:pPr>
        <w:pStyle w:val="HL7Field"/>
        <w:ind w:hanging="2"/>
      </w:pPr>
      <w:r w:rsidRPr="001F42D3">
        <w:lastRenderedPageBreak/>
        <w:t>RXG-9   Administration Notes</w:t>
      </w:r>
    </w:p>
    <w:p w14:paraId="49D1FCF5" w14:textId="1F1258C1"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.6.9 for details. The </w:t>
      </w:r>
      <w:r w:rsidR="007E67D4" w:rsidRPr="001F42D3">
        <w:rPr>
          <w:noProof w:val="0"/>
        </w:rPr>
        <w:t>DEV TF</w:t>
      </w:r>
      <w:r w:rsidRPr="001F42D3">
        <w:rPr>
          <w:noProof w:val="0"/>
        </w:rPr>
        <w:t xml:space="preserve"> does not further constrain this field.</w:t>
      </w:r>
    </w:p>
    <w:p w14:paraId="17E21820" w14:textId="77777777" w:rsidR="00B11855" w:rsidRPr="001F42D3" w:rsidRDefault="003D003E" w:rsidP="001422D4">
      <w:pPr>
        <w:pStyle w:val="HL7Field"/>
        <w:ind w:hanging="2"/>
      </w:pPr>
      <w:r w:rsidRPr="001F42D3">
        <w:t>RXG-10   Substitution Status</w:t>
      </w:r>
    </w:p>
    <w:p w14:paraId="57C44449" w14:textId="40F039DF"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.6.10 for details. The </w:t>
      </w:r>
      <w:r w:rsidR="007E67D4" w:rsidRPr="001F42D3">
        <w:rPr>
          <w:noProof w:val="0"/>
        </w:rPr>
        <w:t>DEV TF</w:t>
      </w:r>
      <w:r w:rsidRPr="001F42D3">
        <w:rPr>
          <w:noProof w:val="0"/>
        </w:rPr>
        <w:t xml:space="preserve"> does not further constrain this field.</w:t>
      </w:r>
    </w:p>
    <w:p w14:paraId="1F7C9B5C" w14:textId="77777777" w:rsidR="00B11855" w:rsidRPr="001F42D3" w:rsidRDefault="003D003E" w:rsidP="001422D4">
      <w:pPr>
        <w:pStyle w:val="HL7Field"/>
        <w:ind w:hanging="2"/>
      </w:pPr>
      <w:r w:rsidRPr="001F42D3">
        <w:t>RXG-11   Dispense-to Location</w:t>
      </w:r>
    </w:p>
    <w:p w14:paraId="0A60CF0C" w14:textId="34D1C85F"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.6.11 for details. The </w:t>
      </w:r>
      <w:r w:rsidR="007E67D4" w:rsidRPr="001F42D3">
        <w:rPr>
          <w:noProof w:val="0"/>
        </w:rPr>
        <w:t>DEV TF</w:t>
      </w:r>
      <w:r w:rsidRPr="001F42D3">
        <w:rPr>
          <w:noProof w:val="0"/>
        </w:rPr>
        <w:t xml:space="preserve"> does not further constrain this field.</w:t>
      </w:r>
    </w:p>
    <w:p w14:paraId="3EF3C2CC" w14:textId="77777777" w:rsidR="00B11855" w:rsidRPr="001F42D3" w:rsidRDefault="003D003E" w:rsidP="001422D4">
      <w:pPr>
        <w:pStyle w:val="HL7Field"/>
        <w:ind w:hanging="2"/>
      </w:pPr>
      <w:r w:rsidRPr="001F42D3">
        <w:t>RXG-12   Needs Human Review</w:t>
      </w:r>
    </w:p>
    <w:p w14:paraId="2884D1DF" w14:textId="08BBE995"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.6.12 for details. The </w:t>
      </w:r>
      <w:r w:rsidR="007E67D4" w:rsidRPr="001F42D3">
        <w:rPr>
          <w:noProof w:val="0"/>
        </w:rPr>
        <w:t>DEV TF</w:t>
      </w:r>
      <w:r w:rsidRPr="001F42D3">
        <w:rPr>
          <w:noProof w:val="0"/>
        </w:rPr>
        <w:t xml:space="preserve"> does not further constrain this field.</w:t>
      </w:r>
    </w:p>
    <w:p w14:paraId="0A740F9D" w14:textId="77777777" w:rsidR="00B11855" w:rsidRPr="001F42D3" w:rsidRDefault="003D003E" w:rsidP="001422D4">
      <w:pPr>
        <w:pStyle w:val="HL7Field"/>
        <w:ind w:hanging="2"/>
      </w:pPr>
      <w:r w:rsidRPr="001F42D3">
        <w:t>RXG-13   Pharmacy/Treatment Supplier's Special Administration Instructions</w:t>
      </w:r>
    </w:p>
    <w:p w14:paraId="2187A4F9" w14:textId="1537A1D9" w:rsidR="00B11855" w:rsidRPr="001F42D3" w:rsidRDefault="003D003E" w:rsidP="00C10546">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.6.13 for details. The </w:t>
      </w:r>
      <w:r w:rsidR="007E67D4" w:rsidRPr="001F42D3">
        <w:rPr>
          <w:noProof w:val="0"/>
        </w:rPr>
        <w:t>DEV TF</w:t>
      </w:r>
      <w:r w:rsidRPr="001F42D3">
        <w:rPr>
          <w:noProof w:val="0"/>
        </w:rPr>
        <w:t xml:space="preserve"> does not further constrain this field.</w:t>
      </w:r>
    </w:p>
    <w:p w14:paraId="6BD09B01" w14:textId="77777777" w:rsidR="00B11855" w:rsidRPr="001F42D3" w:rsidRDefault="003D003E" w:rsidP="001422D4">
      <w:pPr>
        <w:pStyle w:val="HL7Field"/>
        <w:ind w:hanging="2"/>
      </w:pPr>
      <w:r w:rsidRPr="001F42D3">
        <w:t>RXG-14   Give Per (Time Unit)</w:t>
      </w:r>
    </w:p>
    <w:p w14:paraId="3CD75832" w14:textId="0D180A14"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.6.14 for details. The </w:t>
      </w:r>
      <w:r w:rsidR="007E67D4" w:rsidRPr="001F42D3">
        <w:rPr>
          <w:noProof w:val="0"/>
        </w:rPr>
        <w:t>DEV TF</w:t>
      </w:r>
      <w:r w:rsidRPr="001F42D3">
        <w:rPr>
          <w:noProof w:val="0"/>
        </w:rPr>
        <w:t xml:space="preserve"> does not further constrain this field.</w:t>
      </w:r>
    </w:p>
    <w:p w14:paraId="2C5F401F" w14:textId="77777777" w:rsidR="00B11855" w:rsidRPr="001F42D3" w:rsidRDefault="003D003E" w:rsidP="001422D4">
      <w:pPr>
        <w:pStyle w:val="HL7Field"/>
        <w:ind w:hanging="2"/>
      </w:pPr>
      <w:r w:rsidRPr="001F42D3">
        <w:t xml:space="preserve">RXG-15   Give Rate Amount </w:t>
      </w:r>
    </w:p>
    <w:p w14:paraId="5D2BA373" w14:textId="77777777" w:rsidR="00B11855" w:rsidRPr="001F42D3" w:rsidRDefault="003D003E" w:rsidP="005C1693">
      <w:pPr>
        <w:pStyle w:val="BodyText"/>
      </w:pPr>
      <w:r w:rsidRPr="001F42D3">
        <w:t xml:space="preserve">Definition: This field contains the numeric portion of the rate, dose rate, or dose amount to be administered. </w:t>
      </w:r>
    </w:p>
    <w:p w14:paraId="6E2A69D6" w14:textId="77777777" w:rsidR="00B11855" w:rsidRPr="001F42D3" w:rsidRDefault="003D003E" w:rsidP="005C1693">
      <w:pPr>
        <w:pStyle w:val="BodyText"/>
      </w:pPr>
      <w:r w:rsidRPr="001F42D3">
        <w:t>If the infusion order specifies a rate, such as normal saline at 75 mL/hr, then this field contains the rate value amount (e.g., "75").</w:t>
      </w:r>
    </w:p>
    <w:p w14:paraId="6C2B28A1" w14:textId="77777777" w:rsidR="00B11855" w:rsidRPr="001F42D3" w:rsidRDefault="003D003E" w:rsidP="005C1693">
      <w:pPr>
        <w:pStyle w:val="BodyText"/>
      </w:pPr>
      <w:r w:rsidRPr="001F42D3">
        <w:t xml:space="preserve">If the infusion order specifies a dose rate, such as dopamine at 5 mcg/kg/min, this field contains the dose rate value amount (e.g., “5"). </w:t>
      </w:r>
    </w:p>
    <w:p w14:paraId="4EC2AC49" w14:textId="77777777" w:rsidR="00B11855" w:rsidRPr="001F42D3" w:rsidRDefault="003D003E" w:rsidP="005C1693">
      <w:pPr>
        <w:pStyle w:val="BodyText"/>
      </w:pPr>
      <w:r w:rsidRPr="001F42D3">
        <w:t>If the infusion order specifies a dose amount, such as 2 g, this field contains the dose value amount (</w:t>
      </w:r>
      <w:r w:rsidR="00CA3A2C" w:rsidRPr="001F42D3">
        <w:t>e.g.,</w:t>
      </w:r>
      <w:r w:rsidRPr="001F42D3">
        <w:t xml:space="preserve"> “2”). </w:t>
      </w:r>
    </w:p>
    <w:p w14:paraId="1D5859D8" w14:textId="77777777" w:rsidR="00B11855" w:rsidRPr="001F42D3" w:rsidRDefault="003D003E" w:rsidP="005C1693">
      <w:pPr>
        <w:pStyle w:val="BodyText"/>
      </w:pPr>
      <w:r w:rsidRPr="001F42D3">
        <w:t>Required for LVP and Syringe; Optional for PCA</w:t>
      </w:r>
      <w:r w:rsidR="00CA3A2C" w:rsidRPr="001F42D3">
        <w:t xml:space="preserve">. </w:t>
      </w:r>
      <w:r w:rsidRPr="001F42D3">
        <w:t xml:space="preserve">If present for PCA, contains the basal or continuous rate value. </w:t>
      </w:r>
    </w:p>
    <w:p w14:paraId="617B6778" w14:textId="77777777" w:rsidR="00B11855" w:rsidRPr="001F42D3" w:rsidRDefault="003D003E" w:rsidP="001422D4">
      <w:pPr>
        <w:pStyle w:val="HL7Field"/>
        <w:ind w:hanging="2"/>
      </w:pPr>
      <w:r w:rsidRPr="001F42D3">
        <w:t>RXG-16   Give Rate Units</w:t>
      </w:r>
    </w:p>
    <w:p w14:paraId="563D42AE" w14:textId="77777777" w:rsidR="00B11855" w:rsidRPr="001F42D3" w:rsidRDefault="003D003E" w:rsidP="002E3ED0">
      <w:pPr>
        <w:pStyle w:val="Components"/>
        <w:ind w:left="0" w:hanging="2"/>
      </w:pPr>
      <w:r w:rsidRPr="001F42D3">
        <w:t>Components: &lt;Identifier (ST)&gt; ^ &lt;Text (ST)&gt; ^ &lt;Name of Coding System (ID)&gt; ^</w:t>
      </w:r>
      <w:r w:rsidR="00AE6A47" w:rsidRPr="001F42D3">
        <w:t xml:space="preserve"> </w:t>
      </w:r>
      <w:r w:rsidRPr="001F42D3">
        <w:t>&lt;Alternate Identifier (ST)&gt; ^ &lt;Alternate Text (ST)&gt; ^ &lt;Name of Alternate</w:t>
      </w:r>
      <w:r w:rsidR="00AE6A47" w:rsidRPr="001F42D3">
        <w:t xml:space="preserve"> </w:t>
      </w:r>
      <w:r w:rsidRPr="001F42D3">
        <w:t>Coding System (ID)&gt; ^ &lt;Coding System Version ID (ST)&gt; ^ &lt;Alternate Coding</w:t>
      </w:r>
      <w:r w:rsidR="00AE6A47" w:rsidRPr="001F42D3">
        <w:t xml:space="preserve"> </w:t>
      </w:r>
      <w:r w:rsidRPr="001F42D3">
        <w:t>System Version ID (ST)&gt; ^ &lt;Original Text (ST)&gt;</w:t>
      </w:r>
    </w:p>
    <w:p w14:paraId="0733F01F" w14:textId="77777777" w:rsidR="00B11855" w:rsidRPr="001F42D3" w:rsidRDefault="003D003E" w:rsidP="005C1693">
      <w:pPr>
        <w:pStyle w:val="BodyText"/>
      </w:pPr>
      <w:r w:rsidRPr="001F42D3">
        <w:t xml:space="preserve">Definition: This field contains the coded version of the units portion of the rate, dose rate, or dose to be administered. </w:t>
      </w:r>
    </w:p>
    <w:p w14:paraId="6E8F7FBE" w14:textId="77777777" w:rsidR="00B11855" w:rsidRPr="001F42D3" w:rsidRDefault="003D003E" w:rsidP="005C1693">
      <w:pPr>
        <w:pStyle w:val="BodyText"/>
      </w:pPr>
      <w:r w:rsidRPr="001F42D3">
        <w:t xml:space="preserve">If the infusion order specifies a rate, such as normal saline to infuse at 75 mL/hr, this field represents the rate units (e.g., "mL/hr"). </w:t>
      </w:r>
    </w:p>
    <w:p w14:paraId="12249BDB" w14:textId="77777777" w:rsidR="00B11855" w:rsidRPr="001F42D3" w:rsidRDefault="003D003E" w:rsidP="005C1693">
      <w:pPr>
        <w:pStyle w:val="BodyText"/>
      </w:pPr>
      <w:r w:rsidRPr="001F42D3">
        <w:t xml:space="preserve">If the infusion order specifies a dose rate, such as dopamine to infuse at 5 mcg/kg/min, this field represents the dose rate units (e.g., "mcg/kg/min"). </w:t>
      </w:r>
    </w:p>
    <w:p w14:paraId="217BCF8A" w14:textId="77777777" w:rsidR="00B11855" w:rsidRPr="001F42D3" w:rsidRDefault="003D003E" w:rsidP="005C1693">
      <w:pPr>
        <w:pStyle w:val="BodyText"/>
      </w:pPr>
      <w:r w:rsidRPr="001F42D3">
        <w:lastRenderedPageBreak/>
        <w:t>If the infusion order specifies a dose, such as ceftriaxone 2 g, this field represents the dose units (</w:t>
      </w:r>
      <w:r w:rsidR="00CA3A2C" w:rsidRPr="001F42D3">
        <w:t>e.g.,</w:t>
      </w:r>
      <w:r w:rsidRPr="001F42D3">
        <w:t xml:space="preserve"> “g”).</w:t>
      </w:r>
    </w:p>
    <w:p w14:paraId="25D5B6B4" w14:textId="77777777" w:rsidR="00B11855" w:rsidRPr="001F42D3" w:rsidRDefault="003D003E" w:rsidP="005C1693">
      <w:pPr>
        <w:pStyle w:val="BodyText"/>
      </w:pPr>
      <w:r w:rsidRPr="001F42D3">
        <w:t>When a dose is specified the TQ1 segment must be present to indicate the time period that the dose is to be infused over.</w:t>
      </w:r>
    </w:p>
    <w:p w14:paraId="12CEDB81" w14:textId="77777777" w:rsidR="00B11855" w:rsidRPr="001F42D3" w:rsidRDefault="003D003E" w:rsidP="005C1693">
      <w:pPr>
        <w:pStyle w:val="BodyText"/>
      </w:pPr>
      <w:r w:rsidRPr="001F42D3">
        <w:t>The preferred format is an MDC value; UCUM values are also acceptable.</w:t>
      </w:r>
    </w:p>
    <w:p w14:paraId="24C79B9D" w14:textId="77777777" w:rsidR="00B11855" w:rsidRPr="001F42D3" w:rsidRDefault="003D003E" w:rsidP="005C1693">
      <w:pPr>
        <w:pStyle w:val="BodyText"/>
      </w:pPr>
      <w:r w:rsidRPr="001F42D3">
        <w:t>Required for LVP and Syringe; Optional for PCA</w:t>
      </w:r>
      <w:r w:rsidR="00CA3A2C" w:rsidRPr="001F42D3">
        <w:t xml:space="preserve">. </w:t>
      </w:r>
      <w:r w:rsidRPr="001F42D3">
        <w:t xml:space="preserve">If present for PCA, contains the basal or continuous rate units value. </w:t>
      </w:r>
    </w:p>
    <w:p w14:paraId="18A98EE9" w14:textId="77777777" w:rsidR="00B11855" w:rsidRPr="001F42D3" w:rsidRDefault="003D003E" w:rsidP="005C1693">
      <w:pPr>
        <w:pStyle w:val="BodyText"/>
      </w:pPr>
      <w:r w:rsidRPr="001F42D3">
        <w:t>Examples:</w:t>
      </w:r>
      <w:r w:rsidR="00AE6A47" w:rsidRPr="001F42D3">
        <w:t xml:space="preserve"> </w:t>
      </w:r>
    </w:p>
    <w:p w14:paraId="090203DC" w14:textId="77777777" w:rsidR="00B11855" w:rsidRPr="001F42D3" w:rsidRDefault="003D003E" w:rsidP="002E3ED0">
      <w:pPr>
        <w:pStyle w:val="XMLText"/>
        <w:ind w:hanging="2"/>
      </w:pPr>
      <w:r w:rsidRPr="001F42D3">
        <w:t>265266^MDC_DIM_MILLI_L_PER_HR^MDC</w:t>
      </w:r>
    </w:p>
    <w:p w14:paraId="2D5AD1C2" w14:textId="77777777" w:rsidR="00B11855" w:rsidRPr="001F42D3" w:rsidRDefault="003D003E" w:rsidP="002E3ED0">
      <w:pPr>
        <w:pStyle w:val="XMLText"/>
        <w:ind w:hanging="2"/>
      </w:pPr>
      <w:r w:rsidRPr="001F42D3">
        <w:t>265619^MDC_DIM_MICRO_G_PER_KG_PER_MIN^MDC</w:t>
      </w:r>
    </w:p>
    <w:p w14:paraId="102DDA38" w14:textId="77777777" w:rsidR="00B11855" w:rsidRPr="001F42D3" w:rsidRDefault="003D003E" w:rsidP="002E3ED0">
      <w:pPr>
        <w:pStyle w:val="XMLText"/>
        <w:ind w:hanging="2"/>
      </w:pPr>
      <w:r w:rsidRPr="001F42D3">
        <w:t>263872^MDC_DIM_X_G^MDC</w:t>
      </w:r>
    </w:p>
    <w:p w14:paraId="4A19488C" w14:textId="77777777" w:rsidR="00B11855" w:rsidRPr="001F42D3" w:rsidRDefault="003D003E" w:rsidP="002E3ED0">
      <w:pPr>
        <w:pStyle w:val="XMLText"/>
        <w:ind w:hanging="2"/>
      </w:pPr>
      <w:r w:rsidRPr="001F42D3">
        <w:t>ml/h^ml/h^UCUM</w:t>
      </w:r>
    </w:p>
    <w:p w14:paraId="4700F129" w14:textId="77777777" w:rsidR="00B11855" w:rsidRPr="001F42D3" w:rsidRDefault="003D003E" w:rsidP="002E3ED0">
      <w:pPr>
        <w:pStyle w:val="XMLText"/>
        <w:ind w:hanging="2"/>
      </w:pPr>
      <w:r w:rsidRPr="001F42D3">
        <w:t>ug/kg/min^ug/kg/min^UCUM</w:t>
      </w:r>
    </w:p>
    <w:p w14:paraId="0A30849E" w14:textId="77777777" w:rsidR="00B11855" w:rsidRPr="001F42D3" w:rsidRDefault="003D003E" w:rsidP="002E3ED0">
      <w:pPr>
        <w:pStyle w:val="XMLText"/>
        <w:ind w:hanging="2"/>
      </w:pPr>
      <w:r w:rsidRPr="001F42D3">
        <w:t>g^g^UCUM</w:t>
      </w:r>
    </w:p>
    <w:p w14:paraId="025C6942" w14:textId="77777777" w:rsidR="00B11855" w:rsidRPr="001F42D3" w:rsidRDefault="00B11855" w:rsidP="00576EDB">
      <w:pPr>
        <w:pStyle w:val="BodyText"/>
      </w:pPr>
    </w:p>
    <w:p w14:paraId="2E3EC3DF" w14:textId="77777777" w:rsidR="00B11855" w:rsidRPr="001F42D3" w:rsidRDefault="003D003E" w:rsidP="001422D4">
      <w:pPr>
        <w:pStyle w:val="HL7Field"/>
        <w:ind w:hanging="2"/>
      </w:pPr>
      <w:r w:rsidRPr="001F42D3">
        <w:t>RXG-17   Give Strength</w:t>
      </w:r>
    </w:p>
    <w:p w14:paraId="38ED1303" w14:textId="02019358" w:rsidR="00B11855" w:rsidRPr="001F42D3" w:rsidRDefault="003D003E" w:rsidP="002E3ED0">
      <w:pPr>
        <w:pStyle w:val="HL7FieldIndent2"/>
        <w:ind w:left="0" w:hanging="2"/>
        <w:rPr>
          <w:noProof w:val="0"/>
        </w:rPr>
      </w:pPr>
      <w:r w:rsidRPr="001F42D3">
        <w:rPr>
          <w:noProof w:val="0"/>
        </w:rPr>
        <w:t>Definition: This field contains the quantity of the main ingredient in the infusion</w:t>
      </w:r>
      <w:r w:rsidR="00E16AE5" w:rsidRPr="001F42D3">
        <w:rPr>
          <w:noProof w:val="0"/>
        </w:rPr>
        <w:t xml:space="preserve">, </w:t>
      </w:r>
      <w:r w:rsidRPr="001F42D3">
        <w:rPr>
          <w:noProof w:val="0"/>
        </w:rPr>
        <w:t>e.g., for dopamine 800 mg in 250 mL D5W, the field would contain the value "800".</w:t>
      </w:r>
    </w:p>
    <w:p w14:paraId="79FF3221" w14:textId="77777777" w:rsidR="00B11855" w:rsidRPr="001F42D3" w:rsidRDefault="003D003E" w:rsidP="001422D4">
      <w:pPr>
        <w:pStyle w:val="HL7Field"/>
        <w:ind w:hanging="2"/>
      </w:pPr>
      <w:r w:rsidRPr="001F42D3">
        <w:t>RXG-18   Give Strength Units</w:t>
      </w:r>
    </w:p>
    <w:p w14:paraId="4E33063C"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16831B85" w14:textId="77777777" w:rsidR="00B11855" w:rsidRPr="001F42D3" w:rsidRDefault="003D003E" w:rsidP="002E3ED0">
      <w:pPr>
        <w:pStyle w:val="HL7FieldIndent2"/>
        <w:ind w:left="0" w:hanging="2"/>
        <w:rPr>
          <w:noProof w:val="0"/>
        </w:rPr>
      </w:pPr>
      <w:r w:rsidRPr="001F42D3">
        <w:rPr>
          <w:noProof w:val="0"/>
        </w:rPr>
        <w:t>This field contains the coded version of the units portion of the main ingredient in the infusion; e.g., for dopamine 800 mg in 250 mL D5W, the field would represent ‘mg". The preferred format is an MDC value; UCUM values are also acceptable:</w:t>
      </w:r>
    </w:p>
    <w:p w14:paraId="3EC36A20" w14:textId="77777777" w:rsidR="00AE6A47" w:rsidRPr="001F42D3" w:rsidRDefault="003D003E" w:rsidP="002E3ED0">
      <w:pPr>
        <w:pStyle w:val="HL7FieldIndent2"/>
        <w:ind w:left="0" w:hanging="2"/>
        <w:rPr>
          <w:noProof w:val="0"/>
        </w:rPr>
      </w:pPr>
      <w:r w:rsidRPr="001F42D3">
        <w:rPr>
          <w:noProof w:val="0"/>
        </w:rPr>
        <w:t>Examples:</w:t>
      </w:r>
      <w:r w:rsidR="00AE6A47" w:rsidRPr="001F42D3">
        <w:rPr>
          <w:noProof w:val="0"/>
        </w:rPr>
        <w:t xml:space="preserve"> </w:t>
      </w:r>
    </w:p>
    <w:p w14:paraId="69CB18ED" w14:textId="77777777" w:rsidR="00B11855" w:rsidRPr="001F42D3" w:rsidRDefault="003D003E" w:rsidP="002E3ED0">
      <w:pPr>
        <w:pStyle w:val="XMLText"/>
        <w:ind w:hanging="2"/>
      </w:pPr>
      <w:r w:rsidRPr="001F42D3">
        <w:t xml:space="preserve">263890^MDC_DIM_MILLI_G^MDC </w:t>
      </w:r>
    </w:p>
    <w:p w14:paraId="2F882AFE" w14:textId="77777777" w:rsidR="00E3091E" w:rsidRPr="001F42D3" w:rsidRDefault="003D003E" w:rsidP="002E3ED0">
      <w:pPr>
        <w:pStyle w:val="XMLText"/>
        <w:ind w:hanging="2"/>
      </w:pPr>
      <w:r w:rsidRPr="001F42D3">
        <w:t>mg^mg^UCUM</w:t>
      </w:r>
    </w:p>
    <w:p w14:paraId="15E62586" w14:textId="443FAE3F" w:rsidR="00B11855" w:rsidRPr="001F42D3" w:rsidRDefault="003D003E" w:rsidP="001422D4">
      <w:pPr>
        <w:pStyle w:val="HL7Field"/>
        <w:ind w:hanging="2"/>
      </w:pPr>
      <w:r w:rsidRPr="001F42D3">
        <w:t>RXG-19   Substance Lot Number</w:t>
      </w:r>
    </w:p>
    <w:p w14:paraId="393A3197" w14:textId="417F4F36"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.6.19 for details. The </w:t>
      </w:r>
      <w:r w:rsidR="007E67D4" w:rsidRPr="001F42D3">
        <w:rPr>
          <w:noProof w:val="0"/>
        </w:rPr>
        <w:t>DEV TF</w:t>
      </w:r>
      <w:r w:rsidRPr="001F42D3">
        <w:rPr>
          <w:noProof w:val="0"/>
        </w:rPr>
        <w:t xml:space="preserve"> does not further constrain this field.</w:t>
      </w:r>
    </w:p>
    <w:p w14:paraId="088D3245" w14:textId="77777777" w:rsidR="00B11855" w:rsidRPr="001F42D3" w:rsidRDefault="003D003E" w:rsidP="001422D4">
      <w:pPr>
        <w:pStyle w:val="HL7Field"/>
        <w:ind w:hanging="2"/>
      </w:pPr>
      <w:r w:rsidRPr="001F42D3">
        <w:t>RXG-20   Substance Expiration Date</w:t>
      </w:r>
    </w:p>
    <w:p w14:paraId="2BCE2E53" w14:textId="6B34D23D"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.6.20 for details. The </w:t>
      </w:r>
      <w:r w:rsidR="007E67D4" w:rsidRPr="001F42D3">
        <w:rPr>
          <w:noProof w:val="0"/>
        </w:rPr>
        <w:t>DEV TF</w:t>
      </w:r>
      <w:r w:rsidRPr="001F42D3">
        <w:rPr>
          <w:noProof w:val="0"/>
        </w:rPr>
        <w:t xml:space="preserve"> does not further constrain this field.</w:t>
      </w:r>
    </w:p>
    <w:p w14:paraId="1FD3F4E7" w14:textId="77777777" w:rsidR="00B11855" w:rsidRPr="001F42D3" w:rsidRDefault="003D003E" w:rsidP="001422D4">
      <w:pPr>
        <w:pStyle w:val="HL7Field"/>
        <w:ind w:hanging="2"/>
      </w:pPr>
      <w:r w:rsidRPr="001F42D3">
        <w:t>RXG-21   Substance Manufacturer Name</w:t>
      </w:r>
    </w:p>
    <w:p w14:paraId="21671816" w14:textId="13C485C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.6.21 for details. The </w:t>
      </w:r>
      <w:r w:rsidR="007E67D4" w:rsidRPr="001F42D3">
        <w:rPr>
          <w:noProof w:val="0"/>
        </w:rPr>
        <w:t>DEV TF</w:t>
      </w:r>
      <w:r w:rsidRPr="001F42D3">
        <w:rPr>
          <w:noProof w:val="0"/>
        </w:rPr>
        <w:t xml:space="preserve"> does not further constrain this field.</w:t>
      </w:r>
    </w:p>
    <w:p w14:paraId="0B13D97D" w14:textId="77777777" w:rsidR="00B11855" w:rsidRPr="001F42D3" w:rsidRDefault="003D003E" w:rsidP="001422D4">
      <w:pPr>
        <w:pStyle w:val="HL7Field"/>
        <w:ind w:hanging="2"/>
      </w:pPr>
      <w:r w:rsidRPr="001F42D3">
        <w:lastRenderedPageBreak/>
        <w:t>RXG-22   Indication</w:t>
      </w:r>
    </w:p>
    <w:p w14:paraId="138B4D8E" w14:textId="08C4FF02"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w:t>
      </w:r>
      <w:r w:rsidR="00B4782C">
        <w:rPr>
          <w:noProof w:val="0"/>
        </w:rPr>
        <w:t>8.1</w:t>
      </w:r>
      <w:r w:rsidRPr="001F42D3">
        <w:rPr>
          <w:noProof w:val="0"/>
        </w:rPr>
        <w:t>Section 4</w:t>
      </w:r>
      <w:r w:rsidR="00B4782C">
        <w:rPr>
          <w:noProof w:val="0"/>
        </w:rPr>
        <w:t>A</w:t>
      </w:r>
      <w:r w:rsidRPr="001F42D3">
        <w:rPr>
          <w:noProof w:val="0"/>
        </w:rPr>
        <w:t>.</w:t>
      </w:r>
      <w:r w:rsidR="00B4782C" w:rsidRPr="001F42D3" w:rsidDel="00B4782C">
        <w:rPr>
          <w:noProof w:val="0"/>
        </w:rPr>
        <w:t xml:space="preserve"> </w:t>
      </w:r>
      <w:r w:rsidRPr="001F42D3">
        <w:rPr>
          <w:noProof w:val="0"/>
        </w:rPr>
        <w:t xml:space="preserve">4.6.22 for details. The </w:t>
      </w:r>
      <w:r w:rsidR="007E67D4" w:rsidRPr="001F42D3">
        <w:rPr>
          <w:noProof w:val="0"/>
        </w:rPr>
        <w:t>DEV TF</w:t>
      </w:r>
      <w:r w:rsidRPr="001F42D3">
        <w:rPr>
          <w:noProof w:val="0"/>
        </w:rPr>
        <w:t xml:space="preserve"> does not further constrain this field.</w:t>
      </w:r>
    </w:p>
    <w:p w14:paraId="622AFC74" w14:textId="77777777" w:rsidR="00B11855" w:rsidRPr="001F42D3" w:rsidRDefault="003D003E" w:rsidP="001422D4">
      <w:pPr>
        <w:pStyle w:val="HL7Field"/>
        <w:ind w:hanging="2"/>
      </w:pPr>
      <w:r w:rsidRPr="001F42D3">
        <w:t>RXG-23   Give Drug Strength Volume</w:t>
      </w:r>
    </w:p>
    <w:p w14:paraId="2623CD00" w14:textId="523886E7" w:rsidR="00B11855" w:rsidRPr="001F42D3" w:rsidRDefault="003D003E" w:rsidP="002E3ED0">
      <w:pPr>
        <w:pStyle w:val="HL7FieldIndent2"/>
        <w:ind w:left="0" w:hanging="2"/>
        <w:rPr>
          <w:noProof w:val="0"/>
        </w:rPr>
      </w:pPr>
      <w:r w:rsidRPr="001F42D3">
        <w:rPr>
          <w:noProof w:val="0"/>
        </w:rPr>
        <w:t>Definition: This field contains the quantity of the diluent or base fluid ingredient(s) in the infusion</w:t>
      </w:r>
      <w:r w:rsidR="00FA22AE" w:rsidRPr="001F42D3">
        <w:rPr>
          <w:noProof w:val="0"/>
        </w:rPr>
        <w:t xml:space="preserve">, </w:t>
      </w:r>
      <w:r w:rsidRPr="001F42D3">
        <w:rPr>
          <w:noProof w:val="0"/>
        </w:rPr>
        <w:t>e.g., for dopamine 800 mg in 250 mL D5W, the field would contain the value "250".</w:t>
      </w:r>
    </w:p>
    <w:p w14:paraId="467C5131" w14:textId="77777777" w:rsidR="00B11855" w:rsidRPr="001F42D3" w:rsidRDefault="003D003E" w:rsidP="001422D4">
      <w:pPr>
        <w:pStyle w:val="HL7Field"/>
        <w:ind w:hanging="2"/>
      </w:pPr>
      <w:r w:rsidRPr="001F42D3">
        <w:t>RXG-24   Give Drug Strength Volume Units</w:t>
      </w:r>
    </w:p>
    <w:p w14:paraId="2A4396A0"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7DF63916" w14:textId="77777777" w:rsidR="00B11855" w:rsidRPr="001F42D3" w:rsidRDefault="003D003E" w:rsidP="002E3ED0">
      <w:pPr>
        <w:pStyle w:val="HL7FieldIndent2"/>
        <w:ind w:left="0" w:hanging="2"/>
        <w:rPr>
          <w:noProof w:val="0"/>
        </w:rPr>
      </w:pPr>
      <w:r w:rsidRPr="001F42D3">
        <w:rPr>
          <w:noProof w:val="0"/>
        </w:rPr>
        <w:t xml:space="preserve">Definition: This field contains the coded units for the Give Drug Strength Volume. The preferred format is an MDC value; UCUM values are also acceptable. </w:t>
      </w:r>
    </w:p>
    <w:p w14:paraId="0DB5EF43" w14:textId="64212116" w:rsidR="006E20D6" w:rsidRPr="001F42D3" w:rsidRDefault="003D003E" w:rsidP="005C1693">
      <w:pPr>
        <w:pStyle w:val="HL7FieldIndent2"/>
        <w:ind w:left="0" w:hanging="2"/>
      </w:pPr>
      <w:r w:rsidRPr="001F42D3">
        <w:rPr>
          <w:noProof w:val="0"/>
        </w:rPr>
        <w:t xml:space="preserve">The </w:t>
      </w:r>
      <w:r w:rsidR="007E67D4" w:rsidRPr="001F42D3">
        <w:rPr>
          <w:noProof w:val="0"/>
        </w:rPr>
        <w:t>DEV TF</w:t>
      </w:r>
      <w:r w:rsidRPr="001F42D3">
        <w:rPr>
          <w:noProof w:val="0"/>
        </w:rPr>
        <w:t xml:space="preserve"> requires that the first three components of RXG-24 contain one of the following sets of values: </w:t>
      </w:r>
    </w:p>
    <w:p w14:paraId="17A889DA" w14:textId="4BB408F5" w:rsidR="00B11855" w:rsidRPr="005C1693" w:rsidRDefault="003D003E" w:rsidP="005C1693">
      <w:pPr>
        <w:pStyle w:val="ListBullet2"/>
      </w:pPr>
      <w:r w:rsidRPr="005C1693">
        <w:t xml:space="preserve">263762^MDC_DIM_MILLI_L^MDC </w:t>
      </w:r>
    </w:p>
    <w:p w14:paraId="37BD1FA0" w14:textId="055948A9" w:rsidR="00B11855" w:rsidRPr="005C1693" w:rsidRDefault="003D003E" w:rsidP="005C1693">
      <w:pPr>
        <w:pStyle w:val="ListBullet2"/>
      </w:pPr>
      <w:r w:rsidRPr="005C1693">
        <w:t xml:space="preserve">mL^mL^UCUM </w:t>
      </w:r>
    </w:p>
    <w:p w14:paraId="732534D2" w14:textId="77777777" w:rsidR="00B11855" w:rsidRPr="001F42D3" w:rsidRDefault="003D003E" w:rsidP="001422D4">
      <w:pPr>
        <w:pStyle w:val="HL7Field"/>
        <w:ind w:hanging="2"/>
      </w:pPr>
      <w:r w:rsidRPr="001F42D3">
        <w:t>RXG-25   Give Barcode Identifier</w:t>
      </w:r>
    </w:p>
    <w:p w14:paraId="75686315" w14:textId="6F4164A2"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w:t>
      </w:r>
      <w:r w:rsidR="00B4782C">
        <w:rPr>
          <w:noProof w:val="0"/>
        </w:rPr>
        <w:t>8.1</w:t>
      </w:r>
      <w:r w:rsidRPr="001F42D3">
        <w:rPr>
          <w:noProof w:val="0"/>
        </w:rPr>
        <w:t xml:space="preserve"> Section 4</w:t>
      </w:r>
      <w:r w:rsidR="00B4782C">
        <w:rPr>
          <w:noProof w:val="0"/>
        </w:rPr>
        <w:t>A</w:t>
      </w:r>
      <w:r w:rsidRPr="001F42D3">
        <w:rPr>
          <w:noProof w:val="0"/>
        </w:rPr>
        <w:t xml:space="preserve">.4.6.25 for details. The </w:t>
      </w:r>
      <w:r w:rsidR="007E67D4" w:rsidRPr="001F42D3">
        <w:rPr>
          <w:noProof w:val="0"/>
        </w:rPr>
        <w:t>DEV TF</w:t>
      </w:r>
      <w:r w:rsidRPr="001F42D3">
        <w:rPr>
          <w:noProof w:val="0"/>
        </w:rPr>
        <w:t xml:space="preserve"> does not further constrain this field.</w:t>
      </w:r>
    </w:p>
    <w:p w14:paraId="40AE1424" w14:textId="77777777" w:rsidR="00B11855" w:rsidRPr="001F42D3" w:rsidRDefault="003D003E" w:rsidP="001422D4">
      <w:pPr>
        <w:pStyle w:val="HL7Field"/>
        <w:ind w:hanging="2"/>
      </w:pPr>
      <w:r w:rsidRPr="001F42D3">
        <w:t>RXG-26   Pharmacy Order Type</w:t>
      </w:r>
    </w:p>
    <w:p w14:paraId="71477820" w14:textId="3886B0ED" w:rsidR="00B11855" w:rsidRPr="001F42D3" w:rsidRDefault="003D003E" w:rsidP="00AE3122">
      <w:pPr>
        <w:pStyle w:val="HL7FieldIndent2"/>
        <w:ind w:left="0"/>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w:t>
      </w:r>
      <w:r w:rsidR="00B4782C">
        <w:rPr>
          <w:noProof w:val="0"/>
        </w:rPr>
        <w:t>8.1</w:t>
      </w:r>
      <w:r w:rsidR="00B4782C" w:rsidRPr="001F42D3">
        <w:rPr>
          <w:noProof w:val="0"/>
        </w:rPr>
        <w:t xml:space="preserve"> </w:t>
      </w:r>
      <w:r w:rsidRPr="001F42D3">
        <w:rPr>
          <w:noProof w:val="0"/>
        </w:rPr>
        <w:t>Section 4</w:t>
      </w:r>
      <w:r w:rsidR="00B4782C">
        <w:rPr>
          <w:noProof w:val="0"/>
        </w:rPr>
        <w:t>A</w:t>
      </w:r>
      <w:r w:rsidRPr="001F42D3">
        <w:rPr>
          <w:noProof w:val="0"/>
        </w:rPr>
        <w:t xml:space="preserve">.4.6.26 for details. The </w:t>
      </w:r>
      <w:r w:rsidR="007E67D4" w:rsidRPr="001F42D3">
        <w:rPr>
          <w:noProof w:val="0"/>
        </w:rPr>
        <w:t>DEV TF</w:t>
      </w:r>
      <w:r w:rsidRPr="001F42D3">
        <w:rPr>
          <w:noProof w:val="0"/>
        </w:rPr>
        <w:t xml:space="preserve"> does not further constrain this field.</w:t>
      </w:r>
    </w:p>
    <w:p w14:paraId="5DD855AA" w14:textId="223E4B51" w:rsidR="00B11855" w:rsidRPr="001F42D3" w:rsidRDefault="003D003E" w:rsidP="00CF5627">
      <w:pPr>
        <w:pStyle w:val="HL7Field"/>
        <w:ind w:hanging="2"/>
      </w:pPr>
      <w:r w:rsidRPr="001F42D3">
        <w:t xml:space="preserve">RXG-27 to </w:t>
      </w:r>
      <w:r w:rsidR="00B4782C" w:rsidRPr="001F42D3">
        <w:t>3</w:t>
      </w:r>
      <w:r w:rsidR="00B4782C">
        <w:t>1</w:t>
      </w:r>
      <w:r w:rsidR="00B4782C" w:rsidRPr="001F42D3">
        <w:t xml:space="preserve"> </w:t>
      </w:r>
    </w:p>
    <w:p w14:paraId="4F5B4648" w14:textId="7039760A" w:rsidR="00B11855" w:rsidRDefault="003D003E" w:rsidP="002E3ED0">
      <w:pPr>
        <w:pStyle w:val="HL7FieldIndent2"/>
        <w:ind w:left="0" w:hanging="2"/>
        <w:rPr>
          <w:noProof w:val="0"/>
        </w:rPr>
      </w:pPr>
      <w:r w:rsidRPr="001F42D3">
        <w:rPr>
          <w:noProof w:val="0"/>
        </w:rPr>
        <w:t xml:space="preserve">These fields are not supported by the </w:t>
      </w:r>
      <w:r w:rsidR="007E67D4" w:rsidRPr="001F42D3">
        <w:rPr>
          <w:noProof w:val="0"/>
        </w:rPr>
        <w:t>DEV TF</w:t>
      </w:r>
      <w:r w:rsidRPr="001F42D3">
        <w:rPr>
          <w:noProof w:val="0"/>
        </w:rPr>
        <w:t>.</w:t>
      </w:r>
    </w:p>
    <w:p w14:paraId="5B88B9D9" w14:textId="77777777" w:rsidR="00B4782C" w:rsidRPr="00B4782C" w:rsidRDefault="00B4782C" w:rsidP="00AE3122">
      <w:pPr>
        <w:spacing w:after="120"/>
        <w:rPr>
          <w:szCs w:val="24"/>
        </w:rPr>
      </w:pPr>
      <w:r w:rsidRPr="00B4782C">
        <w:rPr>
          <w:b/>
          <w:bCs/>
          <w:color w:val="FF0000"/>
          <w:szCs w:val="24"/>
        </w:rPr>
        <w:t>RXG-32 Dispense Amount </w:t>
      </w:r>
    </w:p>
    <w:p w14:paraId="274E98B1" w14:textId="77777777" w:rsidR="00B4782C" w:rsidRDefault="00B4782C" w:rsidP="00AE3122">
      <w:pPr>
        <w:rPr>
          <w:color w:val="FF0000"/>
          <w:szCs w:val="24"/>
        </w:rPr>
      </w:pPr>
      <w:r w:rsidRPr="00B4782C">
        <w:rPr>
          <w:color w:val="FF0000"/>
          <w:szCs w:val="24"/>
        </w:rPr>
        <w:t>Definition: This field contains the amount to be dispensed as encoded by the pharmacy or treatment supplier. </w:t>
      </w:r>
    </w:p>
    <w:p w14:paraId="0D44967F" w14:textId="77777777" w:rsidR="00B4782C" w:rsidRPr="00B4782C" w:rsidRDefault="00B4782C" w:rsidP="00AE3122">
      <w:pPr>
        <w:spacing w:after="120"/>
        <w:rPr>
          <w:szCs w:val="24"/>
        </w:rPr>
      </w:pPr>
      <w:r w:rsidRPr="00B4782C">
        <w:rPr>
          <w:b/>
          <w:bCs/>
          <w:color w:val="FF0000"/>
          <w:szCs w:val="24"/>
        </w:rPr>
        <w:t>RXG-33 Dispense Units </w:t>
      </w:r>
    </w:p>
    <w:p w14:paraId="1B4E3199" w14:textId="77777777" w:rsidR="00B4782C" w:rsidRPr="00AE3122" w:rsidRDefault="00B4782C" w:rsidP="00AE3122">
      <w:pPr>
        <w:spacing w:after="120"/>
        <w:rPr>
          <w:rFonts w:ascii="Courier New" w:hAnsi="Courier New" w:cs="Courier New"/>
          <w:sz w:val="16"/>
          <w:szCs w:val="16"/>
        </w:rPr>
      </w:pPr>
      <w:r w:rsidRPr="00AE3122">
        <w:rPr>
          <w:rFonts w:ascii="Courier New" w:hAnsi="Courier New" w:cs="Courier New"/>
          <w:color w:val="FF0000"/>
          <w:sz w:val="16"/>
          <w:szCs w:val="16"/>
        </w:rPr>
        <w:t xml:space="preserve">Components: &lt;Identifier (ST)&gt; ^ &lt;Text (ST)&gt; ^ &lt;Name of Coding System (ID)&gt; ^ &lt;Alternate Identifier (ST)&gt; ^ &lt;Alternate Text (ST)&gt; ^ &lt;Name of Alternate Coding System (ID)&gt; ^ &lt;Coding System Version ID (ST)&gt; ^ &lt;Alternate Coding System Version ID (ST)&gt; ^ &lt;Original Text (ST)&gt; </w:t>
      </w:r>
    </w:p>
    <w:p w14:paraId="2117CA84" w14:textId="77777777" w:rsidR="0039288C" w:rsidRPr="0039288C" w:rsidRDefault="0039288C" w:rsidP="00AE3122">
      <w:pPr>
        <w:spacing w:before="0"/>
        <w:rPr>
          <w:szCs w:val="24"/>
        </w:rPr>
      </w:pPr>
      <w:r w:rsidRPr="00AE3122">
        <w:rPr>
          <w:color w:val="FF0000"/>
          <w:szCs w:val="24"/>
        </w:rPr>
        <w:t>Definition: This field contains the units for the dispense amount as encoded by the pharmacy or treatment supplier. This field is required if the units are not implied by the actual dispense code. This must be in simple units that reflect the actual quantity of the substance dispensed. It does not include compound units  The preferred format is an MDC value; UCUM values are also acceptable. </w:t>
      </w:r>
    </w:p>
    <w:p w14:paraId="28C0EA65" w14:textId="77777777" w:rsidR="0039288C" w:rsidRPr="0039288C" w:rsidRDefault="0039288C" w:rsidP="00AE3122">
      <w:pPr>
        <w:spacing w:before="0"/>
        <w:rPr>
          <w:szCs w:val="24"/>
        </w:rPr>
      </w:pPr>
      <w:r w:rsidRPr="00AE3122">
        <w:rPr>
          <w:color w:val="FF0000"/>
          <w:szCs w:val="24"/>
        </w:rPr>
        <w:t>The DEV TF requires that the first three components of RXG-33 contain one of the following sets of values: </w:t>
      </w:r>
    </w:p>
    <w:p w14:paraId="0BECE043" w14:textId="77777777" w:rsidR="0039288C" w:rsidRPr="0039288C" w:rsidRDefault="0039288C" w:rsidP="00AE3122">
      <w:pPr>
        <w:spacing w:before="0"/>
        <w:rPr>
          <w:szCs w:val="24"/>
        </w:rPr>
      </w:pPr>
      <w:r w:rsidRPr="00AE3122">
        <w:rPr>
          <w:color w:val="FF0000"/>
          <w:szCs w:val="24"/>
        </w:rPr>
        <w:t>• 263762^MDC_DIM_MILLI_L^MDC </w:t>
      </w:r>
    </w:p>
    <w:p w14:paraId="19642D54" w14:textId="77777777" w:rsidR="0039288C" w:rsidRPr="0039288C" w:rsidRDefault="0039288C" w:rsidP="00AE3122">
      <w:pPr>
        <w:spacing w:before="0"/>
        <w:rPr>
          <w:szCs w:val="24"/>
        </w:rPr>
      </w:pPr>
      <w:r w:rsidRPr="00AE3122">
        <w:rPr>
          <w:color w:val="FF0000"/>
          <w:szCs w:val="24"/>
        </w:rPr>
        <w:t>• mL^mL^UCUM </w:t>
      </w:r>
    </w:p>
    <w:p w14:paraId="332BB1D4" w14:textId="77777777" w:rsidR="0039288C" w:rsidRPr="0039288C" w:rsidRDefault="0039288C" w:rsidP="0039288C">
      <w:pPr>
        <w:spacing w:before="0"/>
        <w:rPr>
          <w:szCs w:val="24"/>
        </w:rPr>
      </w:pPr>
    </w:p>
    <w:p w14:paraId="2E51E257" w14:textId="77777777" w:rsidR="0039288C" w:rsidRPr="0039288C" w:rsidRDefault="0039288C" w:rsidP="0039288C">
      <w:pPr>
        <w:spacing w:before="0"/>
        <w:rPr>
          <w:szCs w:val="24"/>
        </w:rPr>
      </w:pPr>
      <w:r w:rsidRPr="00AE3122">
        <w:rPr>
          <w:color w:val="FF0000"/>
          <w:szCs w:val="24"/>
        </w:rPr>
        <w:t>See section 3.3.4.4.10.3 Multistep for more information on the use of RXG-32 and RXG-33</w:t>
      </w:r>
    </w:p>
    <w:p w14:paraId="78ECB7DC" w14:textId="77777777" w:rsidR="00B4782C" w:rsidRPr="001F42D3" w:rsidRDefault="00B4782C" w:rsidP="002E3ED0">
      <w:pPr>
        <w:pStyle w:val="HL7FieldIndent2"/>
        <w:ind w:left="0" w:hanging="2"/>
        <w:rPr>
          <w:noProof w:val="0"/>
        </w:rPr>
      </w:pPr>
    </w:p>
    <w:p w14:paraId="7428D096" w14:textId="65FF3F9A" w:rsidR="00B2751F" w:rsidRPr="001F42D3" w:rsidRDefault="00B2751F" w:rsidP="00B2751F">
      <w:pPr>
        <w:pStyle w:val="Heading5"/>
        <w:rPr>
          <w:noProof w:val="0"/>
        </w:rPr>
      </w:pPr>
      <w:bookmarkStart w:id="1474" w:name="_Toc401769781"/>
      <w:bookmarkStart w:id="1475" w:name="_Toc401769780"/>
      <w:bookmarkStart w:id="1476" w:name="_Toc214889669"/>
      <w:r w:rsidRPr="001F42D3">
        <w:rPr>
          <w:noProof w:val="0"/>
        </w:rPr>
        <w:t>Usage notes for RXG 17, 18, 23, and 24</w:t>
      </w:r>
      <w:bookmarkEnd w:id="1474"/>
      <w:bookmarkEnd w:id="1476"/>
    </w:p>
    <w:p w14:paraId="5CD70DB1" w14:textId="77777777" w:rsidR="00B2751F" w:rsidRPr="001F42D3" w:rsidRDefault="00B2751F" w:rsidP="00B2751F">
      <w:pPr>
        <w:pStyle w:val="BodyText"/>
      </w:pPr>
      <w:r w:rsidRPr="001F42D3">
        <w:t>These fields are used by the pump or gateway to determine the concentration of the main ingredient in the infusion. Concentration is defined as:</w:t>
      </w:r>
    </w:p>
    <w:p w14:paraId="4135322B" w14:textId="77777777" w:rsidR="00B2751F" w:rsidRPr="001F42D3" w:rsidRDefault="00B2751F" w:rsidP="00B2751F">
      <w:pPr>
        <w:pStyle w:val="BodyText"/>
      </w:pPr>
      <w:r w:rsidRPr="001F42D3">
        <w:t>[Medication amount][units] / [Diluent amount][units]</w:t>
      </w:r>
    </w:p>
    <w:p w14:paraId="30D2608E" w14:textId="77777777" w:rsidR="00B2751F" w:rsidRPr="001F42D3" w:rsidRDefault="00B2751F" w:rsidP="00B2751F">
      <w:pPr>
        <w:pStyle w:val="BodyText"/>
      </w:pPr>
      <w:r w:rsidRPr="001F42D3">
        <w:t>Example: 800 mg / 250 mL</w:t>
      </w:r>
    </w:p>
    <w:p w14:paraId="11CF05A0" w14:textId="6AE574D4" w:rsidR="00B2751F" w:rsidRPr="001F42D3" w:rsidRDefault="00B2751F" w:rsidP="00B2751F">
      <w:pPr>
        <w:pStyle w:val="BodyText"/>
      </w:pPr>
      <w:r w:rsidRPr="001F42D3">
        <w:t>The pump’s onboard drug library may require this information in order to apply dosing limits to ensure the safe administration of a particular infusion. The "rules" contained in the drug library may be different for different concentrations of the same drug. For example, there may be two different rules for the medication "dopamine</w:t>
      </w:r>
      <w:r w:rsidR="00705976" w:rsidRPr="001F42D3">
        <w:t xml:space="preserve">": </w:t>
      </w:r>
      <w:r w:rsidRPr="001F42D3">
        <w:t>one specific for dopamine 800 mg in 250 mL, and another for any other concentration.</w:t>
      </w:r>
    </w:p>
    <w:p w14:paraId="4E177D07" w14:textId="77777777" w:rsidR="00B2751F" w:rsidRPr="001F42D3" w:rsidRDefault="00B2751F" w:rsidP="00B2751F">
      <w:pPr>
        <w:pStyle w:val="BodyText"/>
      </w:pPr>
      <w:r w:rsidRPr="001F42D3">
        <w:t>The BCMA system cannot know when the information is required since the drug library definition is internal to the pump system. BCMA systems may extract the information needed from the underlying order, from their formulary, or both. Basically, if the BCMA is able to determine these values, they should be supplied in the [PCD-03] transaction.</w:t>
      </w:r>
    </w:p>
    <w:p w14:paraId="76244E54" w14:textId="77777777" w:rsidR="00B2751F" w:rsidRPr="001F42D3" w:rsidRDefault="00B2751F" w:rsidP="00B2751F">
      <w:pPr>
        <w:pStyle w:val="BodyText"/>
      </w:pPr>
      <w:r w:rsidRPr="001F42D3">
        <w:t>An analogy to a pharmacy order for an IV fluid containing multiple components (RXC segments) may be helpful in determining how to populate these values. In [PCD-03], RXG-17 and 18 (Give Strength/Units) are analogous to the Component Strength and Units (RXC-5 and 6) for the additive component (i.e., RXC-1 = "A"). Similarly, RXG-23 and 24 (Give Drug Strength Volume/Units) are similar to Component Drug Strength Volume and Units (RXC-8 and 9) for the base component (RXC-1 = "B").</w:t>
      </w:r>
    </w:p>
    <w:p w14:paraId="69DDF615" w14:textId="77777777" w:rsidR="00B2751F" w:rsidRPr="001F42D3" w:rsidRDefault="00B2751F" w:rsidP="00B2751F">
      <w:pPr>
        <w:pStyle w:val="BodyText"/>
      </w:pPr>
      <w:r w:rsidRPr="001F42D3">
        <w:t>Example:</w:t>
      </w:r>
    </w:p>
    <w:p w14:paraId="0336705B" w14:textId="77777777" w:rsidR="00B2751F" w:rsidRPr="001F42D3" w:rsidRDefault="00B2751F" w:rsidP="00B2751F">
      <w:pPr>
        <w:pStyle w:val="BodyText"/>
      </w:pPr>
      <w:r w:rsidRPr="001F42D3">
        <w:t>Ampicillin 1 g/Sodium chloride 50 mL</w:t>
      </w:r>
    </w:p>
    <w:p w14:paraId="5A80F5AD" w14:textId="77777777" w:rsidR="00B2751F" w:rsidRPr="001F42D3" w:rsidRDefault="00B2751F" w:rsidP="00B2751F">
      <w:pPr>
        <w:pStyle w:val="BodyText"/>
      </w:pPr>
      <w:r w:rsidRPr="001F42D3">
        <w:t>RXC segments for Ampicillin (pharmacy order message):</w:t>
      </w:r>
    </w:p>
    <w:p w14:paraId="205DC48B" w14:textId="77777777" w:rsidR="00B2751F" w:rsidRPr="001F42D3" w:rsidRDefault="00B2751F" w:rsidP="00B2751F">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961"/>
        <w:gridCol w:w="961"/>
        <w:gridCol w:w="961"/>
        <w:gridCol w:w="961"/>
        <w:gridCol w:w="961"/>
      </w:tblGrid>
      <w:tr w:rsidR="00B2751F" w:rsidRPr="001F42D3" w14:paraId="4393CF5D" w14:textId="77777777" w:rsidTr="00DE39CA">
        <w:trPr>
          <w:cantSplit/>
          <w:jc w:val="center"/>
        </w:trPr>
        <w:tc>
          <w:tcPr>
            <w:tcW w:w="0" w:type="auto"/>
            <w:shd w:val="clear" w:color="auto" w:fill="D9D9D9"/>
          </w:tcPr>
          <w:p w14:paraId="4849D90B" w14:textId="77777777" w:rsidR="00B2751F" w:rsidRPr="001F42D3" w:rsidRDefault="00B2751F" w:rsidP="003A7621">
            <w:pPr>
              <w:pStyle w:val="TableEntryHeader"/>
            </w:pPr>
            <w:r w:rsidRPr="001F42D3">
              <w:t>Component</w:t>
            </w:r>
          </w:p>
        </w:tc>
        <w:tc>
          <w:tcPr>
            <w:tcW w:w="0" w:type="auto"/>
            <w:shd w:val="clear" w:color="auto" w:fill="D9D9D9"/>
          </w:tcPr>
          <w:p w14:paraId="54185EF3" w14:textId="77777777" w:rsidR="00B2751F" w:rsidRPr="001F42D3" w:rsidRDefault="00B2751F" w:rsidP="003A7621">
            <w:pPr>
              <w:pStyle w:val="TableEntryHeader"/>
            </w:pPr>
            <w:r w:rsidRPr="001F42D3">
              <w:t>RXC-1</w:t>
            </w:r>
          </w:p>
        </w:tc>
        <w:tc>
          <w:tcPr>
            <w:tcW w:w="0" w:type="auto"/>
            <w:shd w:val="clear" w:color="auto" w:fill="D9D9D9"/>
          </w:tcPr>
          <w:p w14:paraId="45FF75F4" w14:textId="77777777" w:rsidR="00B2751F" w:rsidRPr="001F42D3" w:rsidRDefault="00B2751F" w:rsidP="003A7621">
            <w:pPr>
              <w:pStyle w:val="TableEntryHeader"/>
            </w:pPr>
            <w:r w:rsidRPr="001F42D3">
              <w:t>RXC-5</w:t>
            </w:r>
          </w:p>
        </w:tc>
        <w:tc>
          <w:tcPr>
            <w:tcW w:w="0" w:type="auto"/>
            <w:shd w:val="clear" w:color="auto" w:fill="D9D9D9"/>
          </w:tcPr>
          <w:p w14:paraId="745CFE22" w14:textId="77777777" w:rsidR="00B2751F" w:rsidRPr="001F42D3" w:rsidRDefault="00B2751F" w:rsidP="003A7621">
            <w:pPr>
              <w:pStyle w:val="TableEntryHeader"/>
            </w:pPr>
            <w:r w:rsidRPr="001F42D3">
              <w:t>RXC-6</w:t>
            </w:r>
          </w:p>
        </w:tc>
        <w:tc>
          <w:tcPr>
            <w:tcW w:w="0" w:type="auto"/>
            <w:shd w:val="clear" w:color="auto" w:fill="D9D9D9"/>
          </w:tcPr>
          <w:p w14:paraId="2E8E5F28" w14:textId="77777777" w:rsidR="00B2751F" w:rsidRPr="001F42D3" w:rsidRDefault="00B2751F" w:rsidP="003A7621">
            <w:pPr>
              <w:pStyle w:val="TableEntryHeader"/>
            </w:pPr>
            <w:r w:rsidRPr="001F42D3">
              <w:t>RXC-8</w:t>
            </w:r>
          </w:p>
        </w:tc>
        <w:tc>
          <w:tcPr>
            <w:tcW w:w="0" w:type="auto"/>
            <w:shd w:val="clear" w:color="auto" w:fill="D9D9D9"/>
          </w:tcPr>
          <w:p w14:paraId="26E53E4D" w14:textId="77777777" w:rsidR="00B2751F" w:rsidRPr="001F42D3" w:rsidRDefault="00B2751F" w:rsidP="003A7621">
            <w:pPr>
              <w:pStyle w:val="TableEntryHeader"/>
            </w:pPr>
            <w:r w:rsidRPr="001F42D3">
              <w:t>RXC-9</w:t>
            </w:r>
          </w:p>
        </w:tc>
      </w:tr>
      <w:tr w:rsidR="00B2751F" w:rsidRPr="001F42D3" w14:paraId="419C199D" w14:textId="77777777" w:rsidTr="006C0E8E">
        <w:trPr>
          <w:cantSplit/>
          <w:jc w:val="center"/>
        </w:trPr>
        <w:tc>
          <w:tcPr>
            <w:tcW w:w="0" w:type="auto"/>
          </w:tcPr>
          <w:p w14:paraId="1886EFE4" w14:textId="77777777" w:rsidR="00B2751F" w:rsidRPr="001F42D3" w:rsidRDefault="00B2751F" w:rsidP="003A7621">
            <w:pPr>
              <w:pStyle w:val="TableEntry"/>
            </w:pPr>
            <w:r w:rsidRPr="001F42D3">
              <w:t>Ampicillin</w:t>
            </w:r>
          </w:p>
        </w:tc>
        <w:tc>
          <w:tcPr>
            <w:tcW w:w="0" w:type="auto"/>
          </w:tcPr>
          <w:p w14:paraId="0BADADC9" w14:textId="77777777" w:rsidR="00B2751F" w:rsidRPr="001F42D3" w:rsidRDefault="00B2751F" w:rsidP="003A7621">
            <w:pPr>
              <w:pStyle w:val="TableEntry"/>
            </w:pPr>
            <w:r w:rsidRPr="001F42D3">
              <w:t>A</w:t>
            </w:r>
          </w:p>
        </w:tc>
        <w:tc>
          <w:tcPr>
            <w:tcW w:w="0" w:type="auto"/>
          </w:tcPr>
          <w:p w14:paraId="20F0B517" w14:textId="77777777" w:rsidR="00B2751F" w:rsidRPr="001F42D3" w:rsidRDefault="00B2751F" w:rsidP="003A7621">
            <w:pPr>
              <w:pStyle w:val="TableEntry"/>
            </w:pPr>
            <w:r w:rsidRPr="001F42D3">
              <w:t>1</w:t>
            </w:r>
          </w:p>
        </w:tc>
        <w:tc>
          <w:tcPr>
            <w:tcW w:w="0" w:type="auto"/>
          </w:tcPr>
          <w:p w14:paraId="4D5FE841" w14:textId="77777777" w:rsidR="00B2751F" w:rsidRPr="001F42D3" w:rsidRDefault="00B2751F" w:rsidP="003A7621">
            <w:pPr>
              <w:pStyle w:val="TableEntry"/>
            </w:pPr>
            <w:r w:rsidRPr="001F42D3">
              <w:t>G</w:t>
            </w:r>
          </w:p>
        </w:tc>
        <w:tc>
          <w:tcPr>
            <w:tcW w:w="0" w:type="auto"/>
          </w:tcPr>
          <w:p w14:paraId="735DE897" w14:textId="77777777" w:rsidR="00B2751F" w:rsidRPr="001F42D3" w:rsidRDefault="00B2751F" w:rsidP="003A7621">
            <w:pPr>
              <w:pStyle w:val="TableEntry"/>
            </w:pPr>
          </w:p>
        </w:tc>
        <w:tc>
          <w:tcPr>
            <w:tcW w:w="0" w:type="auto"/>
          </w:tcPr>
          <w:p w14:paraId="74B0E708" w14:textId="77777777" w:rsidR="00B2751F" w:rsidRPr="001F42D3" w:rsidRDefault="00B2751F" w:rsidP="003A7621">
            <w:pPr>
              <w:pStyle w:val="TableEntry"/>
            </w:pPr>
          </w:p>
        </w:tc>
      </w:tr>
      <w:tr w:rsidR="00B2751F" w:rsidRPr="001F42D3" w14:paraId="56718278" w14:textId="77777777" w:rsidTr="006C0E8E">
        <w:trPr>
          <w:cantSplit/>
          <w:jc w:val="center"/>
        </w:trPr>
        <w:tc>
          <w:tcPr>
            <w:tcW w:w="0" w:type="auto"/>
          </w:tcPr>
          <w:p w14:paraId="1C8F71AE" w14:textId="77777777" w:rsidR="00B2751F" w:rsidRPr="001F42D3" w:rsidRDefault="00B2751F" w:rsidP="003A7621">
            <w:pPr>
              <w:pStyle w:val="TableEntry"/>
            </w:pPr>
            <w:r w:rsidRPr="001F42D3">
              <w:t>Sodium chloride</w:t>
            </w:r>
          </w:p>
        </w:tc>
        <w:tc>
          <w:tcPr>
            <w:tcW w:w="0" w:type="auto"/>
          </w:tcPr>
          <w:p w14:paraId="4608EB4A" w14:textId="77777777" w:rsidR="00B2751F" w:rsidRPr="001F42D3" w:rsidRDefault="00B2751F" w:rsidP="003A7621">
            <w:pPr>
              <w:pStyle w:val="TableEntry"/>
            </w:pPr>
            <w:r w:rsidRPr="001F42D3">
              <w:t>B</w:t>
            </w:r>
          </w:p>
        </w:tc>
        <w:tc>
          <w:tcPr>
            <w:tcW w:w="0" w:type="auto"/>
          </w:tcPr>
          <w:p w14:paraId="5F374FDF" w14:textId="77777777" w:rsidR="00B2751F" w:rsidRPr="001F42D3" w:rsidRDefault="00B2751F" w:rsidP="003A7621">
            <w:pPr>
              <w:pStyle w:val="TableEntry"/>
            </w:pPr>
          </w:p>
        </w:tc>
        <w:tc>
          <w:tcPr>
            <w:tcW w:w="0" w:type="auto"/>
          </w:tcPr>
          <w:p w14:paraId="67FFFD9E" w14:textId="77777777" w:rsidR="00B2751F" w:rsidRPr="001F42D3" w:rsidRDefault="00B2751F" w:rsidP="003A7621">
            <w:pPr>
              <w:pStyle w:val="TableEntry"/>
            </w:pPr>
          </w:p>
        </w:tc>
        <w:tc>
          <w:tcPr>
            <w:tcW w:w="0" w:type="auto"/>
          </w:tcPr>
          <w:p w14:paraId="62B18DE8" w14:textId="77777777" w:rsidR="00B2751F" w:rsidRPr="001F42D3" w:rsidRDefault="00B2751F" w:rsidP="003A7621">
            <w:pPr>
              <w:pStyle w:val="TableEntry"/>
            </w:pPr>
            <w:r w:rsidRPr="001F42D3">
              <w:t>50</w:t>
            </w:r>
          </w:p>
        </w:tc>
        <w:tc>
          <w:tcPr>
            <w:tcW w:w="0" w:type="auto"/>
          </w:tcPr>
          <w:p w14:paraId="509DF29E" w14:textId="77777777" w:rsidR="00B2751F" w:rsidRPr="001F42D3" w:rsidRDefault="00B2751F" w:rsidP="003A7621">
            <w:pPr>
              <w:pStyle w:val="TableEntry"/>
            </w:pPr>
            <w:r w:rsidRPr="001F42D3">
              <w:t>ML</w:t>
            </w:r>
          </w:p>
        </w:tc>
      </w:tr>
    </w:tbl>
    <w:p w14:paraId="5BA72516" w14:textId="77777777" w:rsidR="00B2751F" w:rsidRPr="001F42D3" w:rsidRDefault="00B2751F" w:rsidP="00B2751F">
      <w:pPr>
        <w:pStyle w:val="BodyText"/>
      </w:pPr>
    </w:p>
    <w:p w14:paraId="3646A19F" w14:textId="77777777" w:rsidR="00B2751F" w:rsidRPr="001F42D3" w:rsidRDefault="00B2751F" w:rsidP="00B2751F">
      <w:pPr>
        <w:pStyle w:val="BodyText"/>
      </w:pPr>
      <w:r w:rsidRPr="001F42D3">
        <w:t>RXG segment population for Ampicillin:</w:t>
      </w:r>
    </w:p>
    <w:p w14:paraId="4EB3286D" w14:textId="77777777" w:rsidR="00B2751F" w:rsidRPr="001F42D3" w:rsidRDefault="00B2751F" w:rsidP="00B2751F">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2770"/>
        <w:gridCol w:w="1190"/>
        <w:gridCol w:w="3443"/>
      </w:tblGrid>
      <w:tr w:rsidR="00B2751F" w:rsidRPr="001F42D3" w14:paraId="2799E94A" w14:textId="77777777" w:rsidTr="00DE39CA">
        <w:trPr>
          <w:cantSplit/>
          <w:jc w:val="center"/>
        </w:trPr>
        <w:tc>
          <w:tcPr>
            <w:tcW w:w="0" w:type="auto"/>
            <w:shd w:val="clear" w:color="auto" w:fill="D9D9D9"/>
          </w:tcPr>
          <w:p w14:paraId="4A22CB5E" w14:textId="77777777" w:rsidR="00B2751F" w:rsidRPr="001F42D3" w:rsidRDefault="00B2751F" w:rsidP="006E20D6">
            <w:pPr>
              <w:pStyle w:val="TableEntryHeader"/>
            </w:pPr>
            <w:r w:rsidRPr="001F42D3">
              <w:t>RXG-17</w:t>
            </w:r>
          </w:p>
        </w:tc>
        <w:tc>
          <w:tcPr>
            <w:tcW w:w="2601" w:type="dxa"/>
            <w:shd w:val="clear" w:color="auto" w:fill="D9D9D9"/>
          </w:tcPr>
          <w:p w14:paraId="33E0B2F6" w14:textId="77777777" w:rsidR="00B2751F" w:rsidRPr="001F42D3" w:rsidRDefault="00B2751F" w:rsidP="006E20D6">
            <w:pPr>
              <w:pStyle w:val="TableEntryHeader"/>
            </w:pPr>
            <w:r w:rsidRPr="001F42D3">
              <w:t>RXG-18</w:t>
            </w:r>
          </w:p>
        </w:tc>
        <w:tc>
          <w:tcPr>
            <w:tcW w:w="1190" w:type="dxa"/>
            <w:shd w:val="clear" w:color="auto" w:fill="D9D9D9"/>
          </w:tcPr>
          <w:p w14:paraId="4E3E4ABA" w14:textId="77777777" w:rsidR="00B2751F" w:rsidRPr="001F42D3" w:rsidRDefault="00B2751F" w:rsidP="006E20D6">
            <w:pPr>
              <w:pStyle w:val="TableEntryHeader"/>
            </w:pPr>
            <w:r w:rsidRPr="001F42D3">
              <w:t>RXG-23</w:t>
            </w:r>
          </w:p>
        </w:tc>
        <w:tc>
          <w:tcPr>
            <w:tcW w:w="3443" w:type="dxa"/>
            <w:shd w:val="clear" w:color="auto" w:fill="D9D9D9"/>
          </w:tcPr>
          <w:p w14:paraId="46C5A6B9" w14:textId="77777777" w:rsidR="00B2751F" w:rsidRPr="001F42D3" w:rsidRDefault="00B2751F" w:rsidP="006E20D6">
            <w:pPr>
              <w:pStyle w:val="TableEntryHeader"/>
            </w:pPr>
            <w:r w:rsidRPr="001F42D3">
              <w:t>RXG-24</w:t>
            </w:r>
          </w:p>
        </w:tc>
      </w:tr>
      <w:tr w:rsidR="00B2751F" w:rsidRPr="001F42D3" w14:paraId="262EDCD3" w14:textId="77777777" w:rsidTr="006C0E8E">
        <w:trPr>
          <w:cantSplit/>
          <w:jc w:val="center"/>
        </w:trPr>
        <w:tc>
          <w:tcPr>
            <w:tcW w:w="0" w:type="auto"/>
          </w:tcPr>
          <w:p w14:paraId="56978CCE" w14:textId="77777777" w:rsidR="00B2751F" w:rsidRPr="001F42D3" w:rsidRDefault="00B2751F" w:rsidP="006E20D6">
            <w:pPr>
              <w:pStyle w:val="TableEntry"/>
            </w:pPr>
            <w:r w:rsidRPr="001F42D3">
              <w:t>1</w:t>
            </w:r>
          </w:p>
        </w:tc>
        <w:tc>
          <w:tcPr>
            <w:tcW w:w="2601" w:type="dxa"/>
          </w:tcPr>
          <w:p w14:paraId="0F019B46" w14:textId="77777777" w:rsidR="00B2751F" w:rsidRPr="001F42D3" w:rsidRDefault="00B2751F" w:rsidP="006E20D6">
            <w:pPr>
              <w:pStyle w:val="TableEntry"/>
            </w:pPr>
            <w:r w:rsidRPr="001F42D3">
              <w:t>263872^MDC_DIM_X_G^MDC</w:t>
            </w:r>
          </w:p>
        </w:tc>
        <w:tc>
          <w:tcPr>
            <w:tcW w:w="1190" w:type="dxa"/>
          </w:tcPr>
          <w:p w14:paraId="4BAE7723" w14:textId="77777777" w:rsidR="00B2751F" w:rsidRPr="001F42D3" w:rsidRDefault="00B2751F" w:rsidP="006E20D6">
            <w:pPr>
              <w:pStyle w:val="TableEntry"/>
            </w:pPr>
            <w:r w:rsidRPr="001F42D3">
              <w:t>50</w:t>
            </w:r>
          </w:p>
        </w:tc>
        <w:tc>
          <w:tcPr>
            <w:tcW w:w="3443" w:type="dxa"/>
          </w:tcPr>
          <w:p w14:paraId="7F1D6815" w14:textId="77777777" w:rsidR="00B2751F" w:rsidRPr="001F42D3" w:rsidRDefault="00B2751F" w:rsidP="006E20D6">
            <w:pPr>
              <w:pStyle w:val="TableEntry"/>
            </w:pPr>
            <w:r w:rsidRPr="001F42D3">
              <w:t>263762^MDC_DIM_MILLI_L^MDC</w:t>
            </w:r>
          </w:p>
        </w:tc>
      </w:tr>
    </w:tbl>
    <w:p w14:paraId="6EDA5368" w14:textId="77777777" w:rsidR="00B2751F" w:rsidRPr="001F42D3" w:rsidRDefault="00B2751F" w:rsidP="00B2751F">
      <w:pPr>
        <w:pStyle w:val="BodyText"/>
        <w:rPr>
          <w:rStyle w:val="Strong"/>
          <w:b w:val="0"/>
          <w:bCs w:val="0"/>
        </w:rPr>
      </w:pPr>
    </w:p>
    <w:p w14:paraId="48BEA4EE" w14:textId="77777777" w:rsidR="00B2751F" w:rsidRPr="001F42D3" w:rsidRDefault="00B2751F" w:rsidP="00B34AEB">
      <w:pPr>
        <w:pStyle w:val="BodyText"/>
        <w:keepNext/>
        <w:rPr>
          <w:rStyle w:val="Strong"/>
        </w:rPr>
      </w:pPr>
      <w:r w:rsidRPr="001F42D3">
        <w:rPr>
          <w:rStyle w:val="Strong"/>
        </w:rPr>
        <w:t>Premixed medication orders</w:t>
      </w:r>
    </w:p>
    <w:p w14:paraId="54CA2AE2" w14:textId="77777777" w:rsidR="00B2751F" w:rsidRPr="001F42D3" w:rsidRDefault="00B2751F" w:rsidP="00B2751F">
      <w:pPr>
        <w:pStyle w:val="BodyText"/>
      </w:pPr>
      <w:r w:rsidRPr="001F42D3">
        <w:t>Certain marketed medication products are "premixed", containing both the additive and the base mixed together and sold as a single item.</w:t>
      </w:r>
    </w:p>
    <w:p w14:paraId="6ADBF392" w14:textId="77777777" w:rsidR="00B2751F" w:rsidRPr="001F42D3" w:rsidRDefault="00B2751F" w:rsidP="00B2751F">
      <w:pPr>
        <w:pStyle w:val="BodyText"/>
      </w:pPr>
      <w:r w:rsidRPr="001F42D3">
        <w:t>Examples:</w:t>
      </w:r>
    </w:p>
    <w:p w14:paraId="131C0F38" w14:textId="77777777" w:rsidR="00B2751F" w:rsidRPr="001F42D3" w:rsidRDefault="00B2751F" w:rsidP="00B2751F">
      <w:pPr>
        <w:pStyle w:val="BodyText"/>
      </w:pPr>
      <w:r w:rsidRPr="001F42D3">
        <w:t>Dopamine 800 mg / Dextrose 5% 250 mL</w:t>
      </w:r>
    </w:p>
    <w:p w14:paraId="36808F77" w14:textId="77777777" w:rsidR="00B2751F" w:rsidRPr="001F42D3" w:rsidRDefault="00B2751F" w:rsidP="00B2751F">
      <w:pPr>
        <w:pStyle w:val="BodyText"/>
      </w:pPr>
      <w:r w:rsidRPr="001F42D3">
        <w:t>Cefazolin 1 g / Dextrose 5% 50 mL</w:t>
      </w:r>
    </w:p>
    <w:p w14:paraId="7D0CA3F0" w14:textId="77777777" w:rsidR="00B2751F" w:rsidRPr="001F42D3" w:rsidRDefault="00B2751F" w:rsidP="00B2751F">
      <w:pPr>
        <w:pStyle w:val="BodyText"/>
      </w:pPr>
      <w:r w:rsidRPr="001F42D3">
        <w:t xml:space="preserve">RXG segment population for Dopamine: </w:t>
      </w:r>
    </w:p>
    <w:p w14:paraId="68FA3AFA" w14:textId="77777777" w:rsidR="00B2751F" w:rsidRPr="001F42D3" w:rsidRDefault="00B2751F" w:rsidP="00B2751F">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3336"/>
        <w:gridCol w:w="1243"/>
        <w:gridCol w:w="3409"/>
      </w:tblGrid>
      <w:tr w:rsidR="00B2751F" w:rsidRPr="001F42D3" w14:paraId="3CBF173C" w14:textId="77777777" w:rsidTr="00DE39CA">
        <w:trPr>
          <w:cantSplit/>
          <w:jc w:val="center"/>
        </w:trPr>
        <w:tc>
          <w:tcPr>
            <w:tcW w:w="0" w:type="auto"/>
            <w:shd w:val="clear" w:color="auto" w:fill="D9D9D9"/>
          </w:tcPr>
          <w:p w14:paraId="62B56E59" w14:textId="77777777" w:rsidR="00B2751F" w:rsidRPr="001F42D3" w:rsidRDefault="00B2751F" w:rsidP="007C53A1">
            <w:pPr>
              <w:pStyle w:val="TableEntryHeader"/>
            </w:pPr>
            <w:r w:rsidRPr="001F42D3">
              <w:t>RXG-17</w:t>
            </w:r>
          </w:p>
        </w:tc>
        <w:tc>
          <w:tcPr>
            <w:tcW w:w="3336" w:type="dxa"/>
            <w:shd w:val="clear" w:color="auto" w:fill="D9D9D9"/>
          </w:tcPr>
          <w:p w14:paraId="65572AE4" w14:textId="77777777" w:rsidR="00B2751F" w:rsidRPr="001F42D3" w:rsidRDefault="00B2751F" w:rsidP="007C53A1">
            <w:pPr>
              <w:pStyle w:val="TableEntryHeader"/>
            </w:pPr>
            <w:r w:rsidRPr="001F42D3">
              <w:t>RXG-18</w:t>
            </w:r>
          </w:p>
        </w:tc>
        <w:tc>
          <w:tcPr>
            <w:tcW w:w="1243" w:type="dxa"/>
            <w:shd w:val="clear" w:color="auto" w:fill="D9D9D9"/>
          </w:tcPr>
          <w:p w14:paraId="5C154F82" w14:textId="77777777" w:rsidR="00B2751F" w:rsidRPr="001F42D3" w:rsidRDefault="00B2751F" w:rsidP="007C53A1">
            <w:pPr>
              <w:pStyle w:val="TableEntryHeader"/>
            </w:pPr>
            <w:r w:rsidRPr="001F42D3">
              <w:t>RXG-23</w:t>
            </w:r>
          </w:p>
        </w:tc>
        <w:tc>
          <w:tcPr>
            <w:tcW w:w="3409" w:type="dxa"/>
            <w:shd w:val="clear" w:color="auto" w:fill="D9D9D9"/>
          </w:tcPr>
          <w:p w14:paraId="38981089" w14:textId="77777777" w:rsidR="00B2751F" w:rsidRPr="001F42D3" w:rsidRDefault="00B2751F" w:rsidP="007C53A1">
            <w:pPr>
              <w:pStyle w:val="TableEntryHeader"/>
            </w:pPr>
            <w:r w:rsidRPr="001F42D3">
              <w:t>RXG-24</w:t>
            </w:r>
          </w:p>
        </w:tc>
      </w:tr>
      <w:tr w:rsidR="00B2751F" w:rsidRPr="001F42D3" w14:paraId="4A37735C" w14:textId="77777777" w:rsidTr="006C0E8E">
        <w:trPr>
          <w:cantSplit/>
          <w:jc w:val="center"/>
        </w:trPr>
        <w:tc>
          <w:tcPr>
            <w:tcW w:w="0" w:type="auto"/>
          </w:tcPr>
          <w:p w14:paraId="09EB2CDF" w14:textId="77777777" w:rsidR="00B2751F" w:rsidRPr="001F42D3" w:rsidRDefault="00B2751F" w:rsidP="006E20D6">
            <w:pPr>
              <w:pStyle w:val="TableEntry"/>
            </w:pPr>
            <w:r w:rsidRPr="001F42D3">
              <w:t>800</w:t>
            </w:r>
          </w:p>
        </w:tc>
        <w:tc>
          <w:tcPr>
            <w:tcW w:w="3336" w:type="dxa"/>
          </w:tcPr>
          <w:p w14:paraId="1E2512D9" w14:textId="77777777" w:rsidR="00B2751F" w:rsidRPr="001F42D3" w:rsidRDefault="00B2751F" w:rsidP="006E20D6">
            <w:pPr>
              <w:pStyle w:val="TableEntry"/>
            </w:pPr>
            <w:r w:rsidRPr="001F42D3">
              <w:t>263890^MDC_DIM_MILLI_G^MDC</w:t>
            </w:r>
          </w:p>
        </w:tc>
        <w:tc>
          <w:tcPr>
            <w:tcW w:w="1243" w:type="dxa"/>
          </w:tcPr>
          <w:p w14:paraId="0F50CC47" w14:textId="77777777" w:rsidR="00B2751F" w:rsidRPr="001F42D3" w:rsidRDefault="00B2751F" w:rsidP="006E20D6">
            <w:pPr>
              <w:pStyle w:val="TableEntry"/>
            </w:pPr>
            <w:r w:rsidRPr="001F42D3">
              <w:t>250</w:t>
            </w:r>
          </w:p>
        </w:tc>
        <w:tc>
          <w:tcPr>
            <w:tcW w:w="3409" w:type="dxa"/>
          </w:tcPr>
          <w:p w14:paraId="29B9712C" w14:textId="77777777" w:rsidR="00B2751F" w:rsidRPr="001F42D3" w:rsidRDefault="00B2751F" w:rsidP="006E20D6">
            <w:pPr>
              <w:pStyle w:val="TableEntry"/>
            </w:pPr>
            <w:r w:rsidRPr="001F42D3">
              <w:t>263762^MDC_DIM_MILLI_L^MDC</w:t>
            </w:r>
          </w:p>
        </w:tc>
      </w:tr>
    </w:tbl>
    <w:p w14:paraId="4C516A1C" w14:textId="77777777" w:rsidR="00B2751F" w:rsidRPr="001F42D3" w:rsidRDefault="00B2751F" w:rsidP="00B2751F">
      <w:pPr>
        <w:pStyle w:val="BodyText"/>
      </w:pPr>
    </w:p>
    <w:p w14:paraId="6A609E45" w14:textId="77777777" w:rsidR="00B2751F" w:rsidRPr="001F42D3" w:rsidRDefault="00B2751F" w:rsidP="00B2751F">
      <w:pPr>
        <w:pStyle w:val="BodyText"/>
        <w:rPr>
          <w:rStyle w:val="Strong"/>
        </w:rPr>
      </w:pPr>
      <w:r w:rsidRPr="001F42D3">
        <w:rPr>
          <w:rStyle w:val="Strong"/>
        </w:rPr>
        <w:t>Fluid orders</w:t>
      </w:r>
    </w:p>
    <w:p w14:paraId="17A49EB3" w14:textId="77777777" w:rsidR="00B2751F" w:rsidRPr="001F42D3" w:rsidRDefault="00B2751F" w:rsidP="00B2751F">
      <w:pPr>
        <w:pStyle w:val="BodyText"/>
      </w:pPr>
      <w:r w:rsidRPr="001F42D3">
        <w:t>"Plain" IV fluids do not contain an additive. The BCMA is not required to populate RXG-17, 18, 23, and 24 for these orders.</w:t>
      </w:r>
    </w:p>
    <w:p w14:paraId="21690681" w14:textId="77777777" w:rsidR="00B2751F" w:rsidRPr="001F42D3" w:rsidRDefault="00B2751F" w:rsidP="005C1693">
      <w:pPr>
        <w:pStyle w:val="BodyText"/>
        <w:keepNext/>
      </w:pPr>
      <w:r w:rsidRPr="001F42D3">
        <w:t>Examples:</w:t>
      </w:r>
    </w:p>
    <w:p w14:paraId="552B55A8" w14:textId="77777777" w:rsidR="00B2751F" w:rsidRPr="001F42D3" w:rsidRDefault="00B2751F" w:rsidP="00B2751F">
      <w:pPr>
        <w:pStyle w:val="BodyText"/>
      </w:pPr>
      <w:r w:rsidRPr="001F42D3">
        <w:t>Dextrose 5% 1000 mL</w:t>
      </w:r>
    </w:p>
    <w:p w14:paraId="7A820337" w14:textId="77777777" w:rsidR="00B2751F" w:rsidRPr="001F42D3" w:rsidRDefault="00B2751F" w:rsidP="00B2751F">
      <w:pPr>
        <w:pStyle w:val="BodyText"/>
      </w:pPr>
      <w:r w:rsidRPr="001F42D3">
        <w:t>Sodium Chloride 0.9% 250 mL</w:t>
      </w:r>
    </w:p>
    <w:p w14:paraId="68C2587A" w14:textId="77777777" w:rsidR="00B2751F" w:rsidRPr="001F42D3" w:rsidRDefault="00B2751F" w:rsidP="00B2751F">
      <w:pPr>
        <w:pStyle w:val="BodyText"/>
        <w:rPr>
          <w:rStyle w:val="Strong"/>
        </w:rPr>
      </w:pPr>
      <w:r w:rsidRPr="001F42D3">
        <w:rPr>
          <w:rStyle w:val="Strong"/>
        </w:rPr>
        <w:t>Orders with multiple additives</w:t>
      </w:r>
    </w:p>
    <w:p w14:paraId="02C93822" w14:textId="77777777" w:rsidR="00B2751F" w:rsidRPr="001F42D3" w:rsidRDefault="00B2751F" w:rsidP="00B2751F">
      <w:pPr>
        <w:pStyle w:val="BodyText"/>
      </w:pPr>
      <w:r w:rsidRPr="001F42D3">
        <w:t>Some infusion orders may contain multiple additives, for example, total parenteral nutrition (TPN) solutions are made up of one or more base solutions and as many as 10 or 12 additives. The BCMA is not required to populate RXG-17, 18, 23, and 24 for these orders.</w:t>
      </w:r>
    </w:p>
    <w:p w14:paraId="7BA404BB" w14:textId="0C37E565" w:rsidR="00B11855" w:rsidRPr="001F42D3" w:rsidRDefault="003D003E" w:rsidP="00123C7B">
      <w:pPr>
        <w:pStyle w:val="Heading5"/>
        <w:rPr>
          <w:noProof w:val="0"/>
        </w:rPr>
      </w:pPr>
      <w:bookmarkStart w:id="1477" w:name="_Toc214889670"/>
      <w:r w:rsidRPr="001F42D3">
        <w:rPr>
          <w:noProof w:val="0"/>
        </w:rPr>
        <w:t>TQ1 Timing Quantity Segment</w:t>
      </w:r>
      <w:bookmarkEnd w:id="1475"/>
      <w:bookmarkEnd w:id="1477"/>
    </w:p>
    <w:p w14:paraId="3481BA84" w14:textId="4366E7BB" w:rsidR="00DF61EC" w:rsidRPr="001F42D3" w:rsidRDefault="003D003E" w:rsidP="00DE39CA">
      <w:pPr>
        <w:pStyle w:val="BodyText"/>
      </w:pPr>
      <w:r w:rsidRPr="001F42D3">
        <w:t xml:space="preserve">This segment is an optional segment which allows the IOP to specify the duration of the infusion order. Along with the ordered dose (RXG.18) the infuser can then calculate the rate at which the infusion should be run. Not all IOCs will be able to support </w:t>
      </w:r>
      <w:r w:rsidR="00705976" w:rsidRPr="001F42D3">
        <w:t>duration-</w:t>
      </w:r>
      <w:r w:rsidRPr="001F42D3">
        <w:t>based infusions</w:t>
      </w:r>
      <w:r w:rsidR="00E86B15" w:rsidRPr="001F42D3">
        <w:t>, and</w:t>
      </w:r>
      <w:r w:rsidRPr="001F42D3">
        <w:t xml:space="preserve"> even vendors that do support will have limits on the types of infusions which support duration</w:t>
      </w:r>
      <w:r w:rsidR="00E86B15" w:rsidRPr="001F42D3">
        <w:t>.</w:t>
      </w:r>
      <w:r w:rsidRPr="001F42D3">
        <w:t xml:space="preserve"> </w:t>
      </w:r>
      <w:r w:rsidR="00E86B15" w:rsidRPr="001F42D3">
        <w:t xml:space="preserve">See </w:t>
      </w:r>
      <w:r w:rsidRPr="001F42D3">
        <w:t xml:space="preserve">each </w:t>
      </w:r>
      <w:r w:rsidR="00FF2B2D" w:rsidRPr="001F42D3">
        <w:t>vendor’s</w:t>
      </w:r>
      <w:r w:rsidRPr="001F42D3">
        <w:t xml:space="preserve"> implementation guide for further details.</w:t>
      </w:r>
    </w:p>
    <w:p w14:paraId="6FDD398F" w14:textId="756B8770" w:rsidR="00B11855" w:rsidRPr="001F42D3" w:rsidRDefault="00185E26" w:rsidP="00CF5627">
      <w:pPr>
        <w:pStyle w:val="TableTitle"/>
      </w:pPr>
      <w:r w:rsidRPr="001F42D3">
        <w:t>Table 3.3.4.4.</w:t>
      </w:r>
      <w:r w:rsidR="00A96603">
        <w:t>7</w:t>
      </w:r>
      <w:r w:rsidRPr="001F42D3">
        <w:t>-1</w:t>
      </w:r>
      <w:r w:rsidR="00B054A1" w:rsidRPr="001F42D3">
        <w:t>:</w:t>
      </w:r>
      <w:r w:rsidRPr="001F42D3">
        <w:t xml:space="preserve"> TQ1 Timing Quantity Segment Attributes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6"/>
        <w:gridCol w:w="810"/>
        <w:gridCol w:w="720"/>
        <w:gridCol w:w="990"/>
        <w:gridCol w:w="990"/>
        <w:gridCol w:w="900"/>
        <w:gridCol w:w="1080"/>
        <w:gridCol w:w="2965"/>
      </w:tblGrid>
      <w:tr w:rsidR="00C40FD5" w:rsidRPr="001F42D3" w14:paraId="7D065453" w14:textId="77777777" w:rsidTr="0034511D">
        <w:trPr>
          <w:cantSplit/>
          <w:tblHeader/>
          <w:jc w:val="center"/>
        </w:trPr>
        <w:tc>
          <w:tcPr>
            <w:tcW w:w="896" w:type="dxa"/>
            <w:shd w:val="clear" w:color="auto" w:fill="D9D9D9"/>
          </w:tcPr>
          <w:p w14:paraId="14F61A76" w14:textId="77777777" w:rsidR="00B11855" w:rsidRPr="001F42D3" w:rsidRDefault="003D003E" w:rsidP="003A7621">
            <w:pPr>
              <w:pStyle w:val="TableEntryHeader"/>
            </w:pPr>
            <w:r w:rsidRPr="001F42D3">
              <w:t>SEQ</w:t>
            </w:r>
          </w:p>
        </w:tc>
        <w:tc>
          <w:tcPr>
            <w:tcW w:w="810" w:type="dxa"/>
            <w:shd w:val="clear" w:color="auto" w:fill="D9D9D9"/>
          </w:tcPr>
          <w:p w14:paraId="4061EFEB" w14:textId="77777777" w:rsidR="00B11855" w:rsidRPr="001F42D3" w:rsidRDefault="003D003E" w:rsidP="003A7621">
            <w:pPr>
              <w:pStyle w:val="TableEntryHeader"/>
            </w:pPr>
            <w:r w:rsidRPr="001F42D3">
              <w:t>LEN</w:t>
            </w:r>
          </w:p>
        </w:tc>
        <w:tc>
          <w:tcPr>
            <w:tcW w:w="720" w:type="dxa"/>
            <w:shd w:val="clear" w:color="auto" w:fill="D9D9D9"/>
          </w:tcPr>
          <w:p w14:paraId="083DD60D" w14:textId="77777777" w:rsidR="00B11855" w:rsidRPr="001F42D3" w:rsidRDefault="003D003E" w:rsidP="003A7621">
            <w:pPr>
              <w:pStyle w:val="TableEntryHeader"/>
            </w:pPr>
            <w:r w:rsidRPr="001F42D3">
              <w:t>DT</w:t>
            </w:r>
          </w:p>
        </w:tc>
        <w:tc>
          <w:tcPr>
            <w:tcW w:w="990" w:type="dxa"/>
            <w:shd w:val="clear" w:color="auto" w:fill="D9D9D9"/>
          </w:tcPr>
          <w:p w14:paraId="474975BB" w14:textId="77777777" w:rsidR="00B11855" w:rsidRPr="001F42D3" w:rsidRDefault="003D003E" w:rsidP="003A7621">
            <w:pPr>
              <w:pStyle w:val="TableEntryHeader"/>
            </w:pPr>
            <w:r w:rsidRPr="001F42D3">
              <w:t>Usage</w:t>
            </w:r>
          </w:p>
        </w:tc>
        <w:tc>
          <w:tcPr>
            <w:tcW w:w="990" w:type="dxa"/>
            <w:shd w:val="clear" w:color="auto" w:fill="D9D9D9"/>
          </w:tcPr>
          <w:p w14:paraId="68366BEF" w14:textId="77777777" w:rsidR="00B11855" w:rsidRPr="001F42D3" w:rsidRDefault="003D003E" w:rsidP="003A7621">
            <w:pPr>
              <w:pStyle w:val="TableEntryHeader"/>
            </w:pPr>
            <w:r w:rsidRPr="001F42D3">
              <w:t>Card.</w:t>
            </w:r>
          </w:p>
        </w:tc>
        <w:tc>
          <w:tcPr>
            <w:tcW w:w="900" w:type="dxa"/>
            <w:shd w:val="clear" w:color="auto" w:fill="D9D9D9"/>
          </w:tcPr>
          <w:p w14:paraId="0AD7AA56" w14:textId="77777777" w:rsidR="00B11855" w:rsidRPr="001F42D3" w:rsidRDefault="003D003E" w:rsidP="003A7621">
            <w:pPr>
              <w:pStyle w:val="TableEntryHeader"/>
            </w:pPr>
            <w:r w:rsidRPr="001F42D3">
              <w:t>TBL#</w:t>
            </w:r>
          </w:p>
        </w:tc>
        <w:tc>
          <w:tcPr>
            <w:tcW w:w="1080" w:type="dxa"/>
            <w:shd w:val="clear" w:color="auto" w:fill="D9D9D9"/>
          </w:tcPr>
          <w:p w14:paraId="0EAE580C" w14:textId="77777777" w:rsidR="00B11855" w:rsidRPr="001F42D3" w:rsidRDefault="003D003E" w:rsidP="003A7621">
            <w:pPr>
              <w:pStyle w:val="TableEntryHeader"/>
            </w:pPr>
            <w:r w:rsidRPr="001F42D3">
              <w:t>ITEM #</w:t>
            </w:r>
          </w:p>
        </w:tc>
        <w:tc>
          <w:tcPr>
            <w:tcW w:w="2965" w:type="dxa"/>
            <w:shd w:val="clear" w:color="auto" w:fill="D9D9D9"/>
          </w:tcPr>
          <w:p w14:paraId="51747DAE" w14:textId="77777777" w:rsidR="00B11855" w:rsidRPr="001F42D3" w:rsidRDefault="003D003E" w:rsidP="003A7621">
            <w:pPr>
              <w:pStyle w:val="TableEntryHeader"/>
            </w:pPr>
            <w:r w:rsidRPr="001F42D3">
              <w:t>ELEMENT NAME</w:t>
            </w:r>
          </w:p>
        </w:tc>
      </w:tr>
      <w:tr w:rsidR="00C40FD5" w:rsidRPr="001F42D3" w14:paraId="15D0A1B0" w14:textId="77777777" w:rsidTr="0034511D">
        <w:trPr>
          <w:cantSplit/>
          <w:jc w:val="center"/>
        </w:trPr>
        <w:tc>
          <w:tcPr>
            <w:tcW w:w="896" w:type="dxa"/>
          </w:tcPr>
          <w:p w14:paraId="76DDE55E" w14:textId="77777777" w:rsidR="00B11855" w:rsidRPr="001F42D3" w:rsidRDefault="003D003E" w:rsidP="003A7621">
            <w:pPr>
              <w:pStyle w:val="TableEntry"/>
            </w:pPr>
            <w:r w:rsidRPr="001F42D3">
              <w:t>1</w:t>
            </w:r>
          </w:p>
        </w:tc>
        <w:tc>
          <w:tcPr>
            <w:tcW w:w="810" w:type="dxa"/>
          </w:tcPr>
          <w:p w14:paraId="39B532AC" w14:textId="77777777" w:rsidR="00B11855" w:rsidRPr="001F42D3" w:rsidRDefault="003D003E" w:rsidP="003A7621">
            <w:pPr>
              <w:pStyle w:val="TableEntry"/>
            </w:pPr>
            <w:r w:rsidRPr="001F42D3">
              <w:t>4</w:t>
            </w:r>
          </w:p>
        </w:tc>
        <w:tc>
          <w:tcPr>
            <w:tcW w:w="720" w:type="dxa"/>
          </w:tcPr>
          <w:p w14:paraId="7765BD22" w14:textId="77777777" w:rsidR="00B11855" w:rsidRPr="001F42D3" w:rsidRDefault="003D003E" w:rsidP="003A7621">
            <w:pPr>
              <w:pStyle w:val="TableEntry"/>
            </w:pPr>
            <w:r w:rsidRPr="001F42D3">
              <w:t>SI</w:t>
            </w:r>
          </w:p>
        </w:tc>
        <w:tc>
          <w:tcPr>
            <w:tcW w:w="990" w:type="dxa"/>
          </w:tcPr>
          <w:p w14:paraId="1515BA97" w14:textId="77777777" w:rsidR="00B11855" w:rsidRPr="001F42D3" w:rsidRDefault="003D003E" w:rsidP="003A7621">
            <w:pPr>
              <w:pStyle w:val="TableEntry"/>
            </w:pPr>
            <w:r w:rsidRPr="001F42D3">
              <w:t>O</w:t>
            </w:r>
          </w:p>
        </w:tc>
        <w:tc>
          <w:tcPr>
            <w:tcW w:w="990" w:type="dxa"/>
          </w:tcPr>
          <w:p w14:paraId="7DA3E26E" w14:textId="77777777" w:rsidR="00B11855" w:rsidRPr="001F42D3" w:rsidRDefault="003D003E" w:rsidP="003A7621">
            <w:pPr>
              <w:pStyle w:val="TableEntry"/>
            </w:pPr>
            <w:r w:rsidRPr="001F42D3">
              <w:t>[0..1]</w:t>
            </w:r>
          </w:p>
        </w:tc>
        <w:tc>
          <w:tcPr>
            <w:tcW w:w="900" w:type="dxa"/>
          </w:tcPr>
          <w:p w14:paraId="1332A347" w14:textId="77777777" w:rsidR="00B11855" w:rsidRPr="001F42D3" w:rsidRDefault="00B11855" w:rsidP="003A7621">
            <w:pPr>
              <w:pStyle w:val="TableEntry"/>
            </w:pPr>
          </w:p>
        </w:tc>
        <w:tc>
          <w:tcPr>
            <w:tcW w:w="1080" w:type="dxa"/>
          </w:tcPr>
          <w:p w14:paraId="18AEA473" w14:textId="77777777" w:rsidR="00B11855" w:rsidRPr="001F42D3" w:rsidRDefault="003D003E" w:rsidP="003A7621">
            <w:pPr>
              <w:pStyle w:val="TableEntry"/>
            </w:pPr>
            <w:r w:rsidRPr="001F42D3">
              <w:t>01627</w:t>
            </w:r>
          </w:p>
        </w:tc>
        <w:tc>
          <w:tcPr>
            <w:tcW w:w="2965" w:type="dxa"/>
          </w:tcPr>
          <w:p w14:paraId="7EE79874" w14:textId="77777777" w:rsidR="00B11855" w:rsidRPr="001F42D3" w:rsidRDefault="003D003E" w:rsidP="003A7621">
            <w:pPr>
              <w:pStyle w:val="TableEntry"/>
            </w:pPr>
            <w:r w:rsidRPr="001F42D3">
              <w:t>Set ID - TQ1</w:t>
            </w:r>
          </w:p>
        </w:tc>
      </w:tr>
      <w:tr w:rsidR="00C40FD5" w:rsidRPr="001F42D3" w14:paraId="7EE72991" w14:textId="77777777" w:rsidTr="0034511D">
        <w:trPr>
          <w:cantSplit/>
          <w:jc w:val="center"/>
        </w:trPr>
        <w:tc>
          <w:tcPr>
            <w:tcW w:w="896" w:type="dxa"/>
          </w:tcPr>
          <w:p w14:paraId="7FD7A70A" w14:textId="77777777" w:rsidR="00B11855" w:rsidRPr="001F42D3" w:rsidRDefault="003D003E" w:rsidP="003A7621">
            <w:pPr>
              <w:pStyle w:val="TableEntry"/>
            </w:pPr>
            <w:r w:rsidRPr="001F42D3">
              <w:t>2</w:t>
            </w:r>
          </w:p>
        </w:tc>
        <w:tc>
          <w:tcPr>
            <w:tcW w:w="810" w:type="dxa"/>
          </w:tcPr>
          <w:p w14:paraId="0F301D20" w14:textId="77777777" w:rsidR="00B11855" w:rsidRPr="001F42D3" w:rsidRDefault="003D003E" w:rsidP="003A7621">
            <w:pPr>
              <w:pStyle w:val="TableEntry"/>
            </w:pPr>
            <w:r w:rsidRPr="001F42D3">
              <w:t>20</w:t>
            </w:r>
          </w:p>
        </w:tc>
        <w:tc>
          <w:tcPr>
            <w:tcW w:w="720" w:type="dxa"/>
          </w:tcPr>
          <w:p w14:paraId="43DA1D15" w14:textId="77777777" w:rsidR="00B11855" w:rsidRPr="001F42D3" w:rsidRDefault="003D003E" w:rsidP="003A7621">
            <w:pPr>
              <w:pStyle w:val="TableEntry"/>
            </w:pPr>
            <w:r w:rsidRPr="001F42D3">
              <w:t>CQ</w:t>
            </w:r>
          </w:p>
        </w:tc>
        <w:tc>
          <w:tcPr>
            <w:tcW w:w="990" w:type="dxa"/>
          </w:tcPr>
          <w:p w14:paraId="219A7AE8" w14:textId="77777777" w:rsidR="00B11855" w:rsidRPr="001F42D3" w:rsidRDefault="003D003E" w:rsidP="003A7621">
            <w:pPr>
              <w:pStyle w:val="TableEntry"/>
            </w:pPr>
            <w:r w:rsidRPr="001F42D3">
              <w:t>X</w:t>
            </w:r>
          </w:p>
        </w:tc>
        <w:tc>
          <w:tcPr>
            <w:tcW w:w="990" w:type="dxa"/>
          </w:tcPr>
          <w:p w14:paraId="3E69ECAD" w14:textId="77777777" w:rsidR="00B11855" w:rsidRPr="001F42D3" w:rsidRDefault="003D003E" w:rsidP="003A7621">
            <w:pPr>
              <w:pStyle w:val="TableEntry"/>
            </w:pPr>
            <w:r w:rsidRPr="001F42D3">
              <w:t>[0..0]</w:t>
            </w:r>
          </w:p>
        </w:tc>
        <w:tc>
          <w:tcPr>
            <w:tcW w:w="900" w:type="dxa"/>
          </w:tcPr>
          <w:p w14:paraId="00A96CE3" w14:textId="77777777" w:rsidR="00B11855" w:rsidRPr="001F42D3" w:rsidRDefault="00B11855" w:rsidP="003A7621">
            <w:pPr>
              <w:pStyle w:val="TableEntry"/>
            </w:pPr>
          </w:p>
        </w:tc>
        <w:tc>
          <w:tcPr>
            <w:tcW w:w="1080" w:type="dxa"/>
          </w:tcPr>
          <w:p w14:paraId="7EC2F13D" w14:textId="77777777" w:rsidR="00B11855" w:rsidRPr="001F42D3" w:rsidRDefault="003D003E" w:rsidP="003A7621">
            <w:pPr>
              <w:pStyle w:val="TableEntry"/>
            </w:pPr>
            <w:r w:rsidRPr="001F42D3">
              <w:t>01628</w:t>
            </w:r>
          </w:p>
        </w:tc>
        <w:tc>
          <w:tcPr>
            <w:tcW w:w="2965" w:type="dxa"/>
          </w:tcPr>
          <w:p w14:paraId="17ADBAE2" w14:textId="77777777" w:rsidR="00B11855" w:rsidRPr="001F42D3" w:rsidRDefault="003D003E" w:rsidP="003A7621">
            <w:pPr>
              <w:pStyle w:val="TableEntry"/>
            </w:pPr>
            <w:r w:rsidRPr="001F42D3">
              <w:t>Quantity</w:t>
            </w:r>
          </w:p>
        </w:tc>
      </w:tr>
      <w:tr w:rsidR="00C40FD5" w:rsidRPr="001F42D3" w14:paraId="58FDA008" w14:textId="77777777" w:rsidTr="0034511D">
        <w:trPr>
          <w:cantSplit/>
          <w:jc w:val="center"/>
        </w:trPr>
        <w:tc>
          <w:tcPr>
            <w:tcW w:w="896" w:type="dxa"/>
          </w:tcPr>
          <w:p w14:paraId="0532AC18" w14:textId="77777777" w:rsidR="00B11855" w:rsidRPr="001F42D3" w:rsidRDefault="003D003E" w:rsidP="003A7621">
            <w:pPr>
              <w:pStyle w:val="TableEntry"/>
            </w:pPr>
            <w:r w:rsidRPr="001F42D3">
              <w:t>3</w:t>
            </w:r>
          </w:p>
        </w:tc>
        <w:tc>
          <w:tcPr>
            <w:tcW w:w="810" w:type="dxa"/>
          </w:tcPr>
          <w:p w14:paraId="0400D77C" w14:textId="77777777" w:rsidR="00B11855" w:rsidRPr="001F42D3" w:rsidRDefault="003D003E" w:rsidP="003A7621">
            <w:pPr>
              <w:pStyle w:val="TableEntry"/>
            </w:pPr>
            <w:r w:rsidRPr="001F42D3">
              <w:t>540</w:t>
            </w:r>
          </w:p>
        </w:tc>
        <w:tc>
          <w:tcPr>
            <w:tcW w:w="720" w:type="dxa"/>
          </w:tcPr>
          <w:p w14:paraId="2F575D74" w14:textId="77777777" w:rsidR="00B11855" w:rsidRPr="001F42D3" w:rsidRDefault="003D003E" w:rsidP="003A7621">
            <w:pPr>
              <w:pStyle w:val="TableEntry"/>
            </w:pPr>
            <w:r w:rsidRPr="001F42D3">
              <w:t>RPT</w:t>
            </w:r>
          </w:p>
        </w:tc>
        <w:tc>
          <w:tcPr>
            <w:tcW w:w="990" w:type="dxa"/>
          </w:tcPr>
          <w:p w14:paraId="45A907D4" w14:textId="77777777" w:rsidR="00B11855" w:rsidRPr="001F42D3" w:rsidRDefault="003D003E" w:rsidP="003A7621">
            <w:pPr>
              <w:pStyle w:val="TableEntry"/>
            </w:pPr>
            <w:r w:rsidRPr="001F42D3">
              <w:t>X</w:t>
            </w:r>
          </w:p>
        </w:tc>
        <w:tc>
          <w:tcPr>
            <w:tcW w:w="990" w:type="dxa"/>
          </w:tcPr>
          <w:p w14:paraId="009E1DF2" w14:textId="77777777" w:rsidR="00B11855" w:rsidRPr="001F42D3" w:rsidRDefault="003D003E" w:rsidP="003A7621">
            <w:pPr>
              <w:pStyle w:val="TableEntry"/>
            </w:pPr>
            <w:r w:rsidRPr="001F42D3">
              <w:t>[0..0]</w:t>
            </w:r>
          </w:p>
        </w:tc>
        <w:tc>
          <w:tcPr>
            <w:tcW w:w="900" w:type="dxa"/>
          </w:tcPr>
          <w:p w14:paraId="4CEF7CCB" w14:textId="77777777" w:rsidR="00B11855" w:rsidRPr="001F42D3" w:rsidRDefault="003D003E" w:rsidP="003A7621">
            <w:pPr>
              <w:pStyle w:val="TableEntry"/>
            </w:pPr>
            <w:r w:rsidRPr="001F42D3">
              <w:t>0335</w:t>
            </w:r>
          </w:p>
        </w:tc>
        <w:tc>
          <w:tcPr>
            <w:tcW w:w="1080" w:type="dxa"/>
          </w:tcPr>
          <w:p w14:paraId="1A935436" w14:textId="77777777" w:rsidR="00B11855" w:rsidRPr="001F42D3" w:rsidRDefault="003D003E" w:rsidP="003A7621">
            <w:pPr>
              <w:pStyle w:val="TableEntry"/>
            </w:pPr>
            <w:r w:rsidRPr="001F42D3">
              <w:t>01629</w:t>
            </w:r>
          </w:p>
        </w:tc>
        <w:tc>
          <w:tcPr>
            <w:tcW w:w="2965" w:type="dxa"/>
          </w:tcPr>
          <w:p w14:paraId="2112601B" w14:textId="77777777" w:rsidR="00B11855" w:rsidRPr="001F42D3" w:rsidRDefault="003D003E" w:rsidP="003A7621">
            <w:pPr>
              <w:pStyle w:val="TableEntry"/>
            </w:pPr>
            <w:r w:rsidRPr="001F42D3">
              <w:t>Repeat Pattern</w:t>
            </w:r>
          </w:p>
        </w:tc>
      </w:tr>
      <w:tr w:rsidR="00C40FD5" w:rsidRPr="001F42D3" w14:paraId="2F017013" w14:textId="77777777" w:rsidTr="0034511D">
        <w:trPr>
          <w:cantSplit/>
          <w:jc w:val="center"/>
        </w:trPr>
        <w:tc>
          <w:tcPr>
            <w:tcW w:w="896" w:type="dxa"/>
          </w:tcPr>
          <w:p w14:paraId="14F143E7" w14:textId="77777777" w:rsidR="00B11855" w:rsidRPr="001F42D3" w:rsidRDefault="003D003E" w:rsidP="003A7621">
            <w:pPr>
              <w:pStyle w:val="TableEntry"/>
            </w:pPr>
            <w:r w:rsidRPr="001F42D3">
              <w:t>4</w:t>
            </w:r>
          </w:p>
        </w:tc>
        <w:tc>
          <w:tcPr>
            <w:tcW w:w="810" w:type="dxa"/>
          </w:tcPr>
          <w:p w14:paraId="06C6A51A" w14:textId="77777777" w:rsidR="00B11855" w:rsidRPr="001F42D3" w:rsidRDefault="003D003E" w:rsidP="003A7621">
            <w:pPr>
              <w:pStyle w:val="TableEntry"/>
            </w:pPr>
            <w:r w:rsidRPr="001F42D3">
              <w:t>20</w:t>
            </w:r>
          </w:p>
        </w:tc>
        <w:tc>
          <w:tcPr>
            <w:tcW w:w="720" w:type="dxa"/>
          </w:tcPr>
          <w:p w14:paraId="0DB8820F" w14:textId="77777777" w:rsidR="00B11855" w:rsidRPr="001F42D3" w:rsidRDefault="003D003E" w:rsidP="003A7621">
            <w:pPr>
              <w:pStyle w:val="TableEntry"/>
            </w:pPr>
            <w:r w:rsidRPr="001F42D3">
              <w:t>TM</w:t>
            </w:r>
          </w:p>
        </w:tc>
        <w:tc>
          <w:tcPr>
            <w:tcW w:w="990" w:type="dxa"/>
          </w:tcPr>
          <w:p w14:paraId="7A6221FB" w14:textId="77777777" w:rsidR="00B11855" w:rsidRPr="001F42D3" w:rsidRDefault="003D003E" w:rsidP="003A7621">
            <w:pPr>
              <w:pStyle w:val="TableEntry"/>
            </w:pPr>
            <w:r w:rsidRPr="001F42D3">
              <w:t>X</w:t>
            </w:r>
          </w:p>
        </w:tc>
        <w:tc>
          <w:tcPr>
            <w:tcW w:w="990" w:type="dxa"/>
          </w:tcPr>
          <w:p w14:paraId="21BEA4A7" w14:textId="77777777" w:rsidR="00B11855" w:rsidRPr="001F42D3" w:rsidRDefault="003D003E" w:rsidP="003A7621">
            <w:pPr>
              <w:pStyle w:val="TableEntry"/>
            </w:pPr>
            <w:r w:rsidRPr="001F42D3">
              <w:t>[0..0]</w:t>
            </w:r>
          </w:p>
        </w:tc>
        <w:tc>
          <w:tcPr>
            <w:tcW w:w="900" w:type="dxa"/>
          </w:tcPr>
          <w:p w14:paraId="29BF67EC" w14:textId="77777777" w:rsidR="00B11855" w:rsidRPr="001F42D3" w:rsidRDefault="00B11855" w:rsidP="003A7621">
            <w:pPr>
              <w:pStyle w:val="TableEntry"/>
            </w:pPr>
          </w:p>
        </w:tc>
        <w:tc>
          <w:tcPr>
            <w:tcW w:w="1080" w:type="dxa"/>
          </w:tcPr>
          <w:p w14:paraId="2F0286A0" w14:textId="77777777" w:rsidR="00B11855" w:rsidRPr="001F42D3" w:rsidRDefault="003D003E" w:rsidP="003A7621">
            <w:pPr>
              <w:pStyle w:val="TableEntry"/>
            </w:pPr>
            <w:r w:rsidRPr="001F42D3">
              <w:t>01630</w:t>
            </w:r>
          </w:p>
        </w:tc>
        <w:tc>
          <w:tcPr>
            <w:tcW w:w="2965" w:type="dxa"/>
          </w:tcPr>
          <w:p w14:paraId="0EF38351" w14:textId="77777777" w:rsidR="00B11855" w:rsidRPr="001F42D3" w:rsidRDefault="003D003E" w:rsidP="003A7621">
            <w:pPr>
              <w:pStyle w:val="TableEntry"/>
            </w:pPr>
            <w:r w:rsidRPr="001F42D3">
              <w:t>Explicit Time</w:t>
            </w:r>
          </w:p>
        </w:tc>
      </w:tr>
      <w:tr w:rsidR="00C40FD5" w:rsidRPr="001F42D3" w14:paraId="7CB22409" w14:textId="77777777" w:rsidTr="0034511D">
        <w:trPr>
          <w:cantSplit/>
          <w:jc w:val="center"/>
        </w:trPr>
        <w:tc>
          <w:tcPr>
            <w:tcW w:w="896" w:type="dxa"/>
          </w:tcPr>
          <w:p w14:paraId="653564D6" w14:textId="77777777" w:rsidR="00B11855" w:rsidRPr="001F42D3" w:rsidRDefault="003D003E" w:rsidP="003A7621">
            <w:pPr>
              <w:pStyle w:val="TableEntry"/>
            </w:pPr>
            <w:r w:rsidRPr="001F42D3">
              <w:lastRenderedPageBreak/>
              <w:t>5</w:t>
            </w:r>
          </w:p>
        </w:tc>
        <w:tc>
          <w:tcPr>
            <w:tcW w:w="810" w:type="dxa"/>
          </w:tcPr>
          <w:p w14:paraId="4C6A6113" w14:textId="77777777" w:rsidR="00B11855" w:rsidRPr="001F42D3" w:rsidRDefault="003D003E" w:rsidP="003A7621">
            <w:pPr>
              <w:pStyle w:val="TableEntry"/>
            </w:pPr>
            <w:r w:rsidRPr="001F42D3">
              <w:t>20</w:t>
            </w:r>
          </w:p>
        </w:tc>
        <w:tc>
          <w:tcPr>
            <w:tcW w:w="720" w:type="dxa"/>
          </w:tcPr>
          <w:p w14:paraId="281AEEFE" w14:textId="77777777" w:rsidR="00B11855" w:rsidRPr="001F42D3" w:rsidRDefault="003D003E" w:rsidP="003A7621">
            <w:pPr>
              <w:pStyle w:val="TableEntry"/>
            </w:pPr>
            <w:r w:rsidRPr="001F42D3">
              <w:t>CQ</w:t>
            </w:r>
          </w:p>
        </w:tc>
        <w:tc>
          <w:tcPr>
            <w:tcW w:w="990" w:type="dxa"/>
          </w:tcPr>
          <w:p w14:paraId="2C4F5EFD" w14:textId="77777777" w:rsidR="00B11855" w:rsidRPr="001F42D3" w:rsidRDefault="003D003E" w:rsidP="003A7621">
            <w:pPr>
              <w:pStyle w:val="TableEntry"/>
            </w:pPr>
            <w:r w:rsidRPr="001F42D3">
              <w:t>X</w:t>
            </w:r>
          </w:p>
        </w:tc>
        <w:tc>
          <w:tcPr>
            <w:tcW w:w="990" w:type="dxa"/>
          </w:tcPr>
          <w:p w14:paraId="7BFBEC25" w14:textId="77777777" w:rsidR="00B11855" w:rsidRPr="001F42D3" w:rsidRDefault="003D003E" w:rsidP="003A7621">
            <w:pPr>
              <w:pStyle w:val="TableEntry"/>
            </w:pPr>
            <w:r w:rsidRPr="001F42D3">
              <w:t>[0..0]</w:t>
            </w:r>
          </w:p>
        </w:tc>
        <w:tc>
          <w:tcPr>
            <w:tcW w:w="900" w:type="dxa"/>
          </w:tcPr>
          <w:p w14:paraId="0A9F3849" w14:textId="77777777" w:rsidR="00B11855" w:rsidRPr="001F42D3" w:rsidRDefault="00B11855" w:rsidP="003A7621">
            <w:pPr>
              <w:pStyle w:val="TableEntry"/>
            </w:pPr>
          </w:p>
        </w:tc>
        <w:tc>
          <w:tcPr>
            <w:tcW w:w="1080" w:type="dxa"/>
          </w:tcPr>
          <w:p w14:paraId="193F1147" w14:textId="77777777" w:rsidR="00B11855" w:rsidRPr="001F42D3" w:rsidRDefault="003D003E" w:rsidP="003A7621">
            <w:pPr>
              <w:pStyle w:val="TableEntry"/>
            </w:pPr>
            <w:r w:rsidRPr="001F42D3">
              <w:t>01631</w:t>
            </w:r>
          </w:p>
        </w:tc>
        <w:tc>
          <w:tcPr>
            <w:tcW w:w="2965" w:type="dxa"/>
          </w:tcPr>
          <w:p w14:paraId="23869295" w14:textId="77777777" w:rsidR="00B11855" w:rsidRPr="001F42D3" w:rsidRDefault="003D003E" w:rsidP="003A7621">
            <w:pPr>
              <w:pStyle w:val="TableEntry"/>
            </w:pPr>
            <w:r w:rsidRPr="001F42D3">
              <w:t>Relative Time and Units</w:t>
            </w:r>
          </w:p>
        </w:tc>
      </w:tr>
      <w:tr w:rsidR="00C40FD5" w:rsidRPr="001F42D3" w14:paraId="27EDBC13" w14:textId="77777777" w:rsidTr="0034511D">
        <w:trPr>
          <w:cantSplit/>
          <w:jc w:val="center"/>
        </w:trPr>
        <w:tc>
          <w:tcPr>
            <w:tcW w:w="896" w:type="dxa"/>
          </w:tcPr>
          <w:p w14:paraId="591D592A" w14:textId="77777777" w:rsidR="00B11855" w:rsidRPr="001F42D3" w:rsidRDefault="003D003E" w:rsidP="003A7621">
            <w:pPr>
              <w:pStyle w:val="TableEntry"/>
            </w:pPr>
            <w:r w:rsidRPr="001F42D3">
              <w:t>6</w:t>
            </w:r>
          </w:p>
        </w:tc>
        <w:tc>
          <w:tcPr>
            <w:tcW w:w="810" w:type="dxa"/>
          </w:tcPr>
          <w:p w14:paraId="55F28FAD" w14:textId="77777777" w:rsidR="00B11855" w:rsidRPr="001F42D3" w:rsidRDefault="003D003E" w:rsidP="003A7621">
            <w:pPr>
              <w:pStyle w:val="TableEntry"/>
            </w:pPr>
            <w:r w:rsidRPr="001F42D3">
              <w:t>20</w:t>
            </w:r>
          </w:p>
        </w:tc>
        <w:tc>
          <w:tcPr>
            <w:tcW w:w="720" w:type="dxa"/>
          </w:tcPr>
          <w:p w14:paraId="557EBD82" w14:textId="77777777" w:rsidR="00B11855" w:rsidRPr="001F42D3" w:rsidRDefault="003D003E" w:rsidP="003A7621">
            <w:pPr>
              <w:pStyle w:val="TableEntry"/>
            </w:pPr>
            <w:r w:rsidRPr="001F42D3">
              <w:t>CQ</w:t>
            </w:r>
          </w:p>
        </w:tc>
        <w:tc>
          <w:tcPr>
            <w:tcW w:w="990" w:type="dxa"/>
          </w:tcPr>
          <w:p w14:paraId="7A390003" w14:textId="77777777" w:rsidR="00B11855" w:rsidRPr="001F42D3" w:rsidRDefault="003D003E" w:rsidP="003A7621">
            <w:pPr>
              <w:pStyle w:val="TableEntry"/>
            </w:pPr>
            <w:r w:rsidRPr="001F42D3">
              <w:t>X</w:t>
            </w:r>
          </w:p>
        </w:tc>
        <w:tc>
          <w:tcPr>
            <w:tcW w:w="990" w:type="dxa"/>
          </w:tcPr>
          <w:p w14:paraId="77C2607B" w14:textId="77777777" w:rsidR="00B11855" w:rsidRPr="001F42D3" w:rsidRDefault="003D003E" w:rsidP="003A7621">
            <w:pPr>
              <w:pStyle w:val="TableEntry"/>
            </w:pPr>
            <w:r w:rsidRPr="001F42D3">
              <w:t>[0..0]</w:t>
            </w:r>
          </w:p>
        </w:tc>
        <w:tc>
          <w:tcPr>
            <w:tcW w:w="900" w:type="dxa"/>
          </w:tcPr>
          <w:p w14:paraId="76FC5660" w14:textId="77777777" w:rsidR="00B11855" w:rsidRPr="001F42D3" w:rsidRDefault="00B11855" w:rsidP="003A7621">
            <w:pPr>
              <w:pStyle w:val="TableEntry"/>
            </w:pPr>
          </w:p>
        </w:tc>
        <w:tc>
          <w:tcPr>
            <w:tcW w:w="1080" w:type="dxa"/>
          </w:tcPr>
          <w:p w14:paraId="498A9F47" w14:textId="77777777" w:rsidR="00B11855" w:rsidRPr="001F42D3" w:rsidRDefault="003D003E" w:rsidP="003A7621">
            <w:pPr>
              <w:pStyle w:val="TableEntry"/>
            </w:pPr>
            <w:r w:rsidRPr="001F42D3">
              <w:t>01632</w:t>
            </w:r>
          </w:p>
        </w:tc>
        <w:tc>
          <w:tcPr>
            <w:tcW w:w="2965" w:type="dxa"/>
          </w:tcPr>
          <w:p w14:paraId="660D511D" w14:textId="77777777" w:rsidR="00B11855" w:rsidRPr="001F42D3" w:rsidRDefault="003D003E" w:rsidP="003A7621">
            <w:pPr>
              <w:pStyle w:val="TableEntry"/>
            </w:pPr>
            <w:r w:rsidRPr="001F42D3">
              <w:t>Service Duration</w:t>
            </w:r>
          </w:p>
        </w:tc>
      </w:tr>
      <w:tr w:rsidR="00C40FD5" w:rsidRPr="001F42D3" w14:paraId="2ABD10A2" w14:textId="77777777" w:rsidTr="0034511D">
        <w:trPr>
          <w:cantSplit/>
          <w:jc w:val="center"/>
        </w:trPr>
        <w:tc>
          <w:tcPr>
            <w:tcW w:w="896" w:type="dxa"/>
          </w:tcPr>
          <w:p w14:paraId="6654E603" w14:textId="77777777" w:rsidR="00B11855" w:rsidRPr="001F42D3" w:rsidRDefault="003D003E" w:rsidP="003A7621">
            <w:pPr>
              <w:pStyle w:val="TableEntry"/>
            </w:pPr>
            <w:r w:rsidRPr="001F42D3">
              <w:t>7</w:t>
            </w:r>
          </w:p>
        </w:tc>
        <w:tc>
          <w:tcPr>
            <w:tcW w:w="810" w:type="dxa"/>
          </w:tcPr>
          <w:p w14:paraId="6208FB5F" w14:textId="77777777" w:rsidR="00B11855" w:rsidRPr="001F42D3" w:rsidRDefault="003D003E" w:rsidP="003A7621">
            <w:pPr>
              <w:pStyle w:val="TableEntry"/>
            </w:pPr>
            <w:r w:rsidRPr="001F42D3">
              <w:t>26</w:t>
            </w:r>
          </w:p>
        </w:tc>
        <w:tc>
          <w:tcPr>
            <w:tcW w:w="720" w:type="dxa"/>
          </w:tcPr>
          <w:p w14:paraId="0DA05623" w14:textId="77777777" w:rsidR="00B11855" w:rsidRPr="001F42D3" w:rsidRDefault="003D003E" w:rsidP="003A7621">
            <w:pPr>
              <w:pStyle w:val="TableEntry"/>
            </w:pPr>
            <w:r w:rsidRPr="001F42D3">
              <w:t>TS</w:t>
            </w:r>
          </w:p>
        </w:tc>
        <w:tc>
          <w:tcPr>
            <w:tcW w:w="990" w:type="dxa"/>
          </w:tcPr>
          <w:p w14:paraId="5B154266" w14:textId="77777777" w:rsidR="00B11855" w:rsidRPr="001F42D3" w:rsidRDefault="003D003E" w:rsidP="003A7621">
            <w:pPr>
              <w:pStyle w:val="TableEntry"/>
            </w:pPr>
            <w:r w:rsidRPr="001F42D3">
              <w:t>X</w:t>
            </w:r>
          </w:p>
        </w:tc>
        <w:tc>
          <w:tcPr>
            <w:tcW w:w="990" w:type="dxa"/>
          </w:tcPr>
          <w:p w14:paraId="59A11A0C" w14:textId="77777777" w:rsidR="00B11855" w:rsidRPr="001F42D3" w:rsidRDefault="003D003E" w:rsidP="003A7621">
            <w:pPr>
              <w:pStyle w:val="TableEntry"/>
            </w:pPr>
            <w:r w:rsidRPr="001F42D3">
              <w:t>[0..0]</w:t>
            </w:r>
          </w:p>
        </w:tc>
        <w:tc>
          <w:tcPr>
            <w:tcW w:w="900" w:type="dxa"/>
          </w:tcPr>
          <w:p w14:paraId="147113C8" w14:textId="77777777" w:rsidR="00B11855" w:rsidRPr="001F42D3" w:rsidRDefault="00B11855" w:rsidP="003A7621">
            <w:pPr>
              <w:pStyle w:val="TableEntry"/>
            </w:pPr>
          </w:p>
        </w:tc>
        <w:tc>
          <w:tcPr>
            <w:tcW w:w="1080" w:type="dxa"/>
          </w:tcPr>
          <w:p w14:paraId="511095D4" w14:textId="77777777" w:rsidR="00B11855" w:rsidRPr="001F42D3" w:rsidRDefault="003D003E" w:rsidP="003A7621">
            <w:pPr>
              <w:pStyle w:val="TableEntry"/>
            </w:pPr>
            <w:r w:rsidRPr="001F42D3">
              <w:t>01633</w:t>
            </w:r>
          </w:p>
        </w:tc>
        <w:tc>
          <w:tcPr>
            <w:tcW w:w="2965" w:type="dxa"/>
          </w:tcPr>
          <w:p w14:paraId="0450CC5F" w14:textId="77777777" w:rsidR="00B11855" w:rsidRPr="001F42D3" w:rsidRDefault="003D003E" w:rsidP="003A7621">
            <w:pPr>
              <w:pStyle w:val="TableEntry"/>
            </w:pPr>
            <w:r w:rsidRPr="001F42D3">
              <w:t>Start date/time</w:t>
            </w:r>
          </w:p>
        </w:tc>
      </w:tr>
      <w:tr w:rsidR="00C40FD5" w:rsidRPr="001F42D3" w14:paraId="5165ECB0" w14:textId="77777777" w:rsidTr="0034511D">
        <w:trPr>
          <w:cantSplit/>
          <w:jc w:val="center"/>
        </w:trPr>
        <w:tc>
          <w:tcPr>
            <w:tcW w:w="896" w:type="dxa"/>
          </w:tcPr>
          <w:p w14:paraId="3233F291" w14:textId="77777777" w:rsidR="00B11855" w:rsidRPr="001F42D3" w:rsidRDefault="003D003E" w:rsidP="003A7621">
            <w:pPr>
              <w:pStyle w:val="TableEntry"/>
            </w:pPr>
            <w:r w:rsidRPr="001F42D3">
              <w:t>8</w:t>
            </w:r>
          </w:p>
        </w:tc>
        <w:tc>
          <w:tcPr>
            <w:tcW w:w="810" w:type="dxa"/>
          </w:tcPr>
          <w:p w14:paraId="0DED64BE" w14:textId="77777777" w:rsidR="00B11855" w:rsidRPr="001F42D3" w:rsidRDefault="003D003E" w:rsidP="003A7621">
            <w:pPr>
              <w:pStyle w:val="TableEntry"/>
            </w:pPr>
            <w:r w:rsidRPr="001F42D3">
              <w:t>26</w:t>
            </w:r>
          </w:p>
        </w:tc>
        <w:tc>
          <w:tcPr>
            <w:tcW w:w="720" w:type="dxa"/>
          </w:tcPr>
          <w:p w14:paraId="673E8C1C" w14:textId="77777777" w:rsidR="00B11855" w:rsidRPr="001F42D3" w:rsidRDefault="003D003E" w:rsidP="003A7621">
            <w:pPr>
              <w:pStyle w:val="TableEntry"/>
            </w:pPr>
            <w:r w:rsidRPr="001F42D3">
              <w:t>TS</w:t>
            </w:r>
          </w:p>
        </w:tc>
        <w:tc>
          <w:tcPr>
            <w:tcW w:w="990" w:type="dxa"/>
          </w:tcPr>
          <w:p w14:paraId="65920C20" w14:textId="77777777" w:rsidR="00B11855" w:rsidRPr="001F42D3" w:rsidRDefault="003D003E" w:rsidP="003A7621">
            <w:pPr>
              <w:pStyle w:val="TableEntry"/>
            </w:pPr>
            <w:r w:rsidRPr="001F42D3">
              <w:t>X</w:t>
            </w:r>
          </w:p>
        </w:tc>
        <w:tc>
          <w:tcPr>
            <w:tcW w:w="990" w:type="dxa"/>
          </w:tcPr>
          <w:p w14:paraId="2EE80E6E" w14:textId="77777777" w:rsidR="00B11855" w:rsidRPr="001F42D3" w:rsidRDefault="003D003E" w:rsidP="003A7621">
            <w:pPr>
              <w:pStyle w:val="TableEntry"/>
            </w:pPr>
            <w:r w:rsidRPr="001F42D3">
              <w:t>[0..0]</w:t>
            </w:r>
          </w:p>
        </w:tc>
        <w:tc>
          <w:tcPr>
            <w:tcW w:w="900" w:type="dxa"/>
          </w:tcPr>
          <w:p w14:paraId="177E4D88" w14:textId="77777777" w:rsidR="00B11855" w:rsidRPr="001F42D3" w:rsidRDefault="00B11855" w:rsidP="003A7621">
            <w:pPr>
              <w:pStyle w:val="TableEntry"/>
            </w:pPr>
          </w:p>
        </w:tc>
        <w:tc>
          <w:tcPr>
            <w:tcW w:w="1080" w:type="dxa"/>
          </w:tcPr>
          <w:p w14:paraId="63711D64" w14:textId="77777777" w:rsidR="00B11855" w:rsidRPr="001F42D3" w:rsidRDefault="003D003E" w:rsidP="003A7621">
            <w:pPr>
              <w:pStyle w:val="TableEntry"/>
            </w:pPr>
            <w:r w:rsidRPr="001F42D3">
              <w:t>01634</w:t>
            </w:r>
          </w:p>
        </w:tc>
        <w:tc>
          <w:tcPr>
            <w:tcW w:w="2965" w:type="dxa"/>
          </w:tcPr>
          <w:p w14:paraId="05816E02" w14:textId="77777777" w:rsidR="00B11855" w:rsidRPr="001F42D3" w:rsidRDefault="003D003E" w:rsidP="003A7621">
            <w:pPr>
              <w:pStyle w:val="TableEntry"/>
            </w:pPr>
            <w:r w:rsidRPr="001F42D3">
              <w:t>End date/time</w:t>
            </w:r>
          </w:p>
        </w:tc>
      </w:tr>
      <w:tr w:rsidR="00C40FD5" w:rsidRPr="001F42D3" w14:paraId="7C47FBB0" w14:textId="77777777" w:rsidTr="0034511D">
        <w:trPr>
          <w:cantSplit/>
          <w:jc w:val="center"/>
        </w:trPr>
        <w:tc>
          <w:tcPr>
            <w:tcW w:w="896" w:type="dxa"/>
          </w:tcPr>
          <w:p w14:paraId="4E35EAFC" w14:textId="77777777" w:rsidR="00B11855" w:rsidRPr="001F42D3" w:rsidRDefault="003D003E" w:rsidP="003A7621">
            <w:pPr>
              <w:pStyle w:val="TableEntry"/>
            </w:pPr>
            <w:r w:rsidRPr="001F42D3">
              <w:t>9</w:t>
            </w:r>
          </w:p>
        </w:tc>
        <w:tc>
          <w:tcPr>
            <w:tcW w:w="810" w:type="dxa"/>
          </w:tcPr>
          <w:p w14:paraId="0584B797" w14:textId="77777777" w:rsidR="00B11855" w:rsidRPr="001F42D3" w:rsidRDefault="003D003E" w:rsidP="003A7621">
            <w:pPr>
              <w:pStyle w:val="TableEntry"/>
            </w:pPr>
            <w:r w:rsidRPr="001F42D3">
              <w:t>705</w:t>
            </w:r>
          </w:p>
        </w:tc>
        <w:tc>
          <w:tcPr>
            <w:tcW w:w="720" w:type="dxa"/>
          </w:tcPr>
          <w:p w14:paraId="4F83E0DD" w14:textId="77777777" w:rsidR="00B11855" w:rsidRPr="001F42D3" w:rsidRDefault="003D003E" w:rsidP="003A7621">
            <w:pPr>
              <w:pStyle w:val="TableEntry"/>
            </w:pPr>
            <w:r w:rsidRPr="001F42D3">
              <w:t>CWE</w:t>
            </w:r>
          </w:p>
        </w:tc>
        <w:tc>
          <w:tcPr>
            <w:tcW w:w="990" w:type="dxa"/>
          </w:tcPr>
          <w:p w14:paraId="1156634B" w14:textId="77777777" w:rsidR="00B11855" w:rsidRPr="001F42D3" w:rsidRDefault="003D003E" w:rsidP="003A7621">
            <w:pPr>
              <w:pStyle w:val="TableEntry"/>
            </w:pPr>
            <w:r w:rsidRPr="001F42D3">
              <w:t>X</w:t>
            </w:r>
          </w:p>
        </w:tc>
        <w:tc>
          <w:tcPr>
            <w:tcW w:w="990" w:type="dxa"/>
          </w:tcPr>
          <w:p w14:paraId="3A2BE207" w14:textId="77777777" w:rsidR="00B11855" w:rsidRPr="001F42D3" w:rsidRDefault="003D003E" w:rsidP="003A7621">
            <w:pPr>
              <w:pStyle w:val="TableEntry"/>
            </w:pPr>
            <w:r w:rsidRPr="001F42D3">
              <w:t>[0..0]</w:t>
            </w:r>
          </w:p>
        </w:tc>
        <w:tc>
          <w:tcPr>
            <w:tcW w:w="900" w:type="dxa"/>
          </w:tcPr>
          <w:p w14:paraId="408AFFB5" w14:textId="77777777" w:rsidR="00B11855" w:rsidRPr="001F42D3" w:rsidRDefault="003D003E" w:rsidP="003A7621">
            <w:pPr>
              <w:pStyle w:val="TableEntry"/>
            </w:pPr>
            <w:r w:rsidRPr="001F42D3">
              <w:t>0485</w:t>
            </w:r>
          </w:p>
        </w:tc>
        <w:tc>
          <w:tcPr>
            <w:tcW w:w="1080" w:type="dxa"/>
          </w:tcPr>
          <w:p w14:paraId="2F80A270" w14:textId="77777777" w:rsidR="00B11855" w:rsidRPr="001F42D3" w:rsidRDefault="003D003E" w:rsidP="003A7621">
            <w:pPr>
              <w:pStyle w:val="TableEntry"/>
            </w:pPr>
            <w:r w:rsidRPr="001F42D3">
              <w:t>01635</w:t>
            </w:r>
          </w:p>
        </w:tc>
        <w:tc>
          <w:tcPr>
            <w:tcW w:w="2965" w:type="dxa"/>
          </w:tcPr>
          <w:p w14:paraId="74E47ACD" w14:textId="77777777" w:rsidR="00B11855" w:rsidRPr="001F42D3" w:rsidRDefault="003D003E" w:rsidP="003A7621">
            <w:pPr>
              <w:pStyle w:val="TableEntry"/>
            </w:pPr>
            <w:r w:rsidRPr="001F42D3">
              <w:t>Priority</w:t>
            </w:r>
          </w:p>
        </w:tc>
      </w:tr>
      <w:tr w:rsidR="00C40FD5" w:rsidRPr="001F42D3" w14:paraId="7A9AD717" w14:textId="77777777" w:rsidTr="0034511D">
        <w:trPr>
          <w:cantSplit/>
          <w:jc w:val="center"/>
        </w:trPr>
        <w:tc>
          <w:tcPr>
            <w:tcW w:w="896" w:type="dxa"/>
          </w:tcPr>
          <w:p w14:paraId="708F7A75" w14:textId="77777777" w:rsidR="00B11855" w:rsidRPr="001F42D3" w:rsidRDefault="003D003E" w:rsidP="003A7621">
            <w:pPr>
              <w:pStyle w:val="TableEntry"/>
            </w:pPr>
            <w:r w:rsidRPr="001F42D3">
              <w:t>10</w:t>
            </w:r>
          </w:p>
        </w:tc>
        <w:tc>
          <w:tcPr>
            <w:tcW w:w="810" w:type="dxa"/>
          </w:tcPr>
          <w:p w14:paraId="4B59CD85" w14:textId="77777777" w:rsidR="00B11855" w:rsidRPr="001F42D3" w:rsidRDefault="003D003E" w:rsidP="003A7621">
            <w:pPr>
              <w:pStyle w:val="TableEntry"/>
            </w:pPr>
            <w:r w:rsidRPr="001F42D3">
              <w:t>250</w:t>
            </w:r>
          </w:p>
        </w:tc>
        <w:tc>
          <w:tcPr>
            <w:tcW w:w="720" w:type="dxa"/>
          </w:tcPr>
          <w:p w14:paraId="4F2E3A43" w14:textId="77777777" w:rsidR="00B11855" w:rsidRPr="001F42D3" w:rsidRDefault="003D003E" w:rsidP="003A7621">
            <w:pPr>
              <w:pStyle w:val="TableEntry"/>
            </w:pPr>
            <w:r w:rsidRPr="001F42D3">
              <w:t>TX</w:t>
            </w:r>
          </w:p>
        </w:tc>
        <w:tc>
          <w:tcPr>
            <w:tcW w:w="990" w:type="dxa"/>
          </w:tcPr>
          <w:p w14:paraId="3B7DF91A" w14:textId="77777777" w:rsidR="00B11855" w:rsidRPr="001F42D3" w:rsidRDefault="003D003E" w:rsidP="003A7621">
            <w:pPr>
              <w:pStyle w:val="TableEntry"/>
            </w:pPr>
            <w:r w:rsidRPr="001F42D3">
              <w:t>X</w:t>
            </w:r>
          </w:p>
        </w:tc>
        <w:tc>
          <w:tcPr>
            <w:tcW w:w="990" w:type="dxa"/>
          </w:tcPr>
          <w:p w14:paraId="6ACA2F56" w14:textId="77777777" w:rsidR="00B11855" w:rsidRPr="001F42D3" w:rsidRDefault="003D003E" w:rsidP="003A7621">
            <w:pPr>
              <w:pStyle w:val="TableEntry"/>
            </w:pPr>
            <w:r w:rsidRPr="001F42D3">
              <w:t>[0..0]</w:t>
            </w:r>
          </w:p>
        </w:tc>
        <w:tc>
          <w:tcPr>
            <w:tcW w:w="900" w:type="dxa"/>
          </w:tcPr>
          <w:p w14:paraId="6986EEBA" w14:textId="77777777" w:rsidR="00B11855" w:rsidRPr="001F42D3" w:rsidRDefault="00B11855" w:rsidP="003A7621">
            <w:pPr>
              <w:pStyle w:val="TableEntry"/>
            </w:pPr>
          </w:p>
        </w:tc>
        <w:tc>
          <w:tcPr>
            <w:tcW w:w="1080" w:type="dxa"/>
          </w:tcPr>
          <w:p w14:paraId="78813267" w14:textId="77777777" w:rsidR="00B11855" w:rsidRPr="001F42D3" w:rsidRDefault="003D003E" w:rsidP="003A7621">
            <w:pPr>
              <w:pStyle w:val="TableEntry"/>
            </w:pPr>
            <w:r w:rsidRPr="001F42D3">
              <w:t>01636</w:t>
            </w:r>
          </w:p>
        </w:tc>
        <w:tc>
          <w:tcPr>
            <w:tcW w:w="2965" w:type="dxa"/>
          </w:tcPr>
          <w:p w14:paraId="0F779BA6" w14:textId="77777777" w:rsidR="00B11855" w:rsidRPr="001F42D3" w:rsidRDefault="003D003E" w:rsidP="003A7621">
            <w:pPr>
              <w:pStyle w:val="TableEntry"/>
            </w:pPr>
            <w:r w:rsidRPr="001F42D3">
              <w:t>Condition text</w:t>
            </w:r>
          </w:p>
        </w:tc>
      </w:tr>
      <w:tr w:rsidR="00C40FD5" w:rsidRPr="001F42D3" w14:paraId="0972FA0F" w14:textId="77777777" w:rsidTr="0034511D">
        <w:trPr>
          <w:cantSplit/>
          <w:jc w:val="center"/>
        </w:trPr>
        <w:tc>
          <w:tcPr>
            <w:tcW w:w="896" w:type="dxa"/>
          </w:tcPr>
          <w:p w14:paraId="213A7881" w14:textId="77777777" w:rsidR="00B11855" w:rsidRPr="001F42D3" w:rsidRDefault="003D003E" w:rsidP="003A7621">
            <w:pPr>
              <w:pStyle w:val="TableEntry"/>
            </w:pPr>
            <w:r w:rsidRPr="001F42D3">
              <w:t>11</w:t>
            </w:r>
          </w:p>
        </w:tc>
        <w:tc>
          <w:tcPr>
            <w:tcW w:w="810" w:type="dxa"/>
          </w:tcPr>
          <w:p w14:paraId="5B2DBD1C" w14:textId="77777777" w:rsidR="00B11855" w:rsidRPr="001F42D3" w:rsidRDefault="003D003E" w:rsidP="003A7621">
            <w:pPr>
              <w:pStyle w:val="TableEntry"/>
            </w:pPr>
            <w:r w:rsidRPr="001F42D3">
              <w:t>250</w:t>
            </w:r>
          </w:p>
        </w:tc>
        <w:tc>
          <w:tcPr>
            <w:tcW w:w="720" w:type="dxa"/>
          </w:tcPr>
          <w:p w14:paraId="04BCC99F" w14:textId="77777777" w:rsidR="00B11855" w:rsidRPr="001F42D3" w:rsidRDefault="003D003E" w:rsidP="003A7621">
            <w:pPr>
              <w:pStyle w:val="TableEntry"/>
            </w:pPr>
            <w:r w:rsidRPr="001F42D3">
              <w:t>TX</w:t>
            </w:r>
          </w:p>
        </w:tc>
        <w:tc>
          <w:tcPr>
            <w:tcW w:w="990" w:type="dxa"/>
          </w:tcPr>
          <w:p w14:paraId="598F8232" w14:textId="77777777" w:rsidR="00B11855" w:rsidRPr="001F42D3" w:rsidRDefault="003D003E" w:rsidP="003A7621">
            <w:pPr>
              <w:pStyle w:val="TableEntry"/>
            </w:pPr>
            <w:r w:rsidRPr="001F42D3">
              <w:t>X</w:t>
            </w:r>
          </w:p>
        </w:tc>
        <w:tc>
          <w:tcPr>
            <w:tcW w:w="990" w:type="dxa"/>
          </w:tcPr>
          <w:p w14:paraId="7182A329" w14:textId="77777777" w:rsidR="00B11855" w:rsidRPr="001F42D3" w:rsidRDefault="003D003E" w:rsidP="003A7621">
            <w:pPr>
              <w:pStyle w:val="TableEntry"/>
            </w:pPr>
            <w:r w:rsidRPr="001F42D3">
              <w:t>[0..0]</w:t>
            </w:r>
          </w:p>
        </w:tc>
        <w:tc>
          <w:tcPr>
            <w:tcW w:w="900" w:type="dxa"/>
          </w:tcPr>
          <w:p w14:paraId="3BBA446C" w14:textId="77777777" w:rsidR="00B11855" w:rsidRPr="001F42D3" w:rsidRDefault="00B11855" w:rsidP="003A7621">
            <w:pPr>
              <w:pStyle w:val="TableEntry"/>
            </w:pPr>
          </w:p>
        </w:tc>
        <w:tc>
          <w:tcPr>
            <w:tcW w:w="1080" w:type="dxa"/>
          </w:tcPr>
          <w:p w14:paraId="73DFA5B1" w14:textId="77777777" w:rsidR="00B11855" w:rsidRPr="001F42D3" w:rsidRDefault="003D003E" w:rsidP="003A7621">
            <w:pPr>
              <w:pStyle w:val="TableEntry"/>
            </w:pPr>
            <w:r w:rsidRPr="001F42D3">
              <w:t>01637</w:t>
            </w:r>
          </w:p>
        </w:tc>
        <w:tc>
          <w:tcPr>
            <w:tcW w:w="2965" w:type="dxa"/>
          </w:tcPr>
          <w:p w14:paraId="65E47BEC" w14:textId="77777777" w:rsidR="00B11855" w:rsidRPr="001F42D3" w:rsidRDefault="003D003E" w:rsidP="003A7621">
            <w:pPr>
              <w:pStyle w:val="TableEntry"/>
            </w:pPr>
            <w:r w:rsidRPr="001F42D3">
              <w:t>Text instruction</w:t>
            </w:r>
          </w:p>
        </w:tc>
      </w:tr>
      <w:tr w:rsidR="00C40FD5" w:rsidRPr="001F42D3" w14:paraId="00ECDE10" w14:textId="77777777" w:rsidTr="0034511D">
        <w:trPr>
          <w:cantSplit/>
          <w:jc w:val="center"/>
        </w:trPr>
        <w:tc>
          <w:tcPr>
            <w:tcW w:w="896" w:type="dxa"/>
          </w:tcPr>
          <w:p w14:paraId="1AEFC574" w14:textId="77777777" w:rsidR="00B11855" w:rsidRPr="001F42D3" w:rsidRDefault="003D003E" w:rsidP="003A7621">
            <w:pPr>
              <w:pStyle w:val="TableEntry"/>
            </w:pPr>
            <w:r w:rsidRPr="001F42D3">
              <w:t>12</w:t>
            </w:r>
          </w:p>
        </w:tc>
        <w:tc>
          <w:tcPr>
            <w:tcW w:w="810" w:type="dxa"/>
          </w:tcPr>
          <w:p w14:paraId="7B76A8DC" w14:textId="77777777" w:rsidR="00B11855" w:rsidRPr="001F42D3" w:rsidRDefault="003D003E" w:rsidP="003A7621">
            <w:pPr>
              <w:pStyle w:val="TableEntry"/>
            </w:pPr>
            <w:r w:rsidRPr="001F42D3">
              <w:t>10</w:t>
            </w:r>
          </w:p>
        </w:tc>
        <w:tc>
          <w:tcPr>
            <w:tcW w:w="720" w:type="dxa"/>
          </w:tcPr>
          <w:p w14:paraId="12390932" w14:textId="77777777" w:rsidR="00B11855" w:rsidRPr="001F42D3" w:rsidRDefault="003D003E" w:rsidP="003A7621">
            <w:pPr>
              <w:pStyle w:val="TableEntry"/>
            </w:pPr>
            <w:r w:rsidRPr="001F42D3">
              <w:t>ID</w:t>
            </w:r>
          </w:p>
        </w:tc>
        <w:tc>
          <w:tcPr>
            <w:tcW w:w="990" w:type="dxa"/>
          </w:tcPr>
          <w:p w14:paraId="31226DA6" w14:textId="77777777" w:rsidR="00B11855" w:rsidRPr="001F42D3" w:rsidRDefault="003D003E" w:rsidP="003A7621">
            <w:pPr>
              <w:pStyle w:val="TableEntry"/>
            </w:pPr>
            <w:r w:rsidRPr="001F42D3">
              <w:t>X</w:t>
            </w:r>
          </w:p>
        </w:tc>
        <w:tc>
          <w:tcPr>
            <w:tcW w:w="990" w:type="dxa"/>
          </w:tcPr>
          <w:p w14:paraId="10D552C6" w14:textId="77777777" w:rsidR="00B11855" w:rsidRPr="001F42D3" w:rsidRDefault="003D003E" w:rsidP="003A7621">
            <w:pPr>
              <w:pStyle w:val="TableEntry"/>
            </w:pPr>
            <w:r w:rsidRPr="001F42D3">
              <w:t>[0..0]</w:t>
            </w:r>
          </w:p>
        </w:tc>
        <w:tc>
          <w:tcPr>
            <w:tcW w:w="900" w:type="dxa"/>
          </w:tcPr>
          <w:p w14:paraId="62D524C2" w14:textId="77777777" w:rsidR="00B11855" w:rsidRPr="001F42D3" w:rsidRDefault="003D003E" w:rsidP="003A7621">
            <w:pPr>
              <w:pStyle w:val="TableEntry"/>
            </w:pPr>
            <w:r w:rsidRPr="001F42D3">
              <w:t>0427</w:t>
            </w:r>
          </w:p>
        </w:tc>
        <w:tc>
          <w:tcPr>
            <w:tcW w:w="1080" w:type="dxa"/>
          </w:tcPr>
          <w:p w14:paraId="25F01479" w14:textId="77777777" w:rsidR="00B11855" w:rsidRPr="001F42D3" w:rsidRDefault="003D003E" w:rsidP="003A7621">
            <w:pPr>
              <w:pStyle w:val="TableEntry"/>
            </w:pPr>
            <w:r w:rsidRPr="001F42D3">
              <w:t>01638</w:t>
            </w:r>
          </w:p>
        </w:tc>
        <w:tc>
          <w:tcPr>
            <w:tcW w:w="2965" w:type="dxa"/>
          </w:tcPr>
          <w:p w14:paraId="064E3250" w14:textId="77777777" w:rsidR="00B11855" w:rsidRPr="001F42D3" w:rsidRDefault="003D003E" w:rsidP="003A7621">
            <w:pPr>
              <w:pStyle w:val="TableEntry"/>
            </w:pPr>
            <w:r w:rsidRPr="001F42D3">
              <w:t>Conjunction</w:t>
            </w:r>
          </w:p>
        </w:tc>
      </w:tr>
      <w:tr w:rsidR="00C40FD5" w:rsidRPr="001F42D3" w14:paraId="1E72C0E1" w14:textId="77777777" w:rsidTr="0034511D">
        <w:trPr>
          <w:cantSplit/>
          <w:jc w:val="center"/>
        </w:trPr>
        <w:tc>
          <w:tcPr>
            <w:tcW w:w="896" w:type="dxa"/>
          </w:tcPr>
          <w:p w14:paraId="1A0FCBBB" w14:textId="77777777" w:rsidR="00B11855" w:rsidRPr="001F42D3" w:rsidRDefault="003D003E" w:rsidP="003A7621">
            <w:pPr>
              <w:pStyle w:val="TableEntry"/>
            </w:pPr>
            <w:r w:rsidRPr="001F42D3">
              <w:t>13</w:t>
            </w:r>
          </w:p>
        </w:tc>
        <w:tc>
          <w:tcPr>
            <w:tcW w:w="810" w:type="dxa"/>
          </w:tcPr>
          <w:p w14:paraId="6B077616" w14:textId="77777777" w:rsidR="00B11855" w:rsidRPr="001F42D3" w:rsidRDefault="003D003E" w:rsidP="003A7621">
            <w:pPr>
              <w:pStyle w:val="TableEntry"/>
            </w:pPr>
            <w:r w:rsidRPr="001F42D3">
              <w:t>20</w:t>
            </w:r>
          </w:p>
        </w:tc>
        <w:tc>
          <w:tcPr>
            <w:tcW w:w="720" w:type="dxa"/>
          </w:tcPr>
          <w:p w14:paraId="184A1554" w14:textId="77777777" w:rsidR="00B11855" w:rsidRPr="001F42D3" w:rsidRDefault="003D003E" w:rsidP="003A7621">
            <w:pPr>
              <w:pStyle w:val="TableEntry"/>
            </w:pPr>
            <w:r w:rsidRPr="001F42D3">
              <w:t>CQ</w:t>
            </w:r>
          </w:p>
        </w:tc>
        <w:tc>
          <w:tcPr>
            <w:tcW w:w="990" w:type="dxa"/>
          </w:tcPr>
          <w:p w14:paraId="6D2105F7" w14:textId="77777777" w:rsidR="00B11855" w:rsidRPr="001F42D3" w:rsidRDefault="003D003E" w:rsidP="003A7621">
            <w:pPr>
              <w:pStyle w:val="TableEntry"/>
            </w:pPr>
            <w:r w:rsidRPr="001F42D3">
              <w:t>R</w:t>
            </w:r>
          </w:p>
        </w:tc>
        <w:tc>
          <w:tcPr>
            <w:tcW w:w="990" w:type="dxa"/>
          </w:tcPr>
          <w:p w14:paraId="26EEB564" w14:textId="77777777" w:rsidR="00B11855" w:rsidRPr="001F42D3" w:rsidRDefault="003D003E" w:rsidP="003A7621">
            <w:pPr>
              <w:pStyle w:val="TableEntry"/>
            </w:pPr>
            <w:r w:rsidRPr="001F42D3">
              <w:t>[1..3]</w:t>
            </w:r>
          </w:p>
        </w:tc>
        <w:tc>
          <w:tcPr>
            <w:tcW w:w="900" w:type="dxa"/>
          </w:tcPr>
          <w:p w14:paraId="2EB17D18" w14:textId="77777777" w:rsidR="00B11855" w:rsidRPr="001F42D3" w:rsidRDefault="00B11855" w:rsidP="003A7621">
            <w:pPr>
              <w:pStyle w:val="TableEntry"/>
            </w:pPr>
          </w:p>
        </w:tc>
        <w:tc>
          <w:tcPr>
            <w:tcW w:w="1080" w:type="dxa"/>
          </w:tcPr>
          <w:p w14:paraId="6A18CB4C" w14:textId="77777777" w:rsidR="00B11855" w:rsidRPr="001F42D3" w:rsidRDefault="003D003E" w:rsidP="003A7621">
            <w:pPr>
              <w:pStyle w:val="TableEntry"/>
            </w:pPr>
            <w:r w:rsidRPr="001F42D3">
              <w:t>01639</w:t>
            </w:r>
          </w:p>
        </w:tc>
        <w:tc>
          <w:tcPr>
            <w:tcW w:w="2965" w:type="dxa"/>
          </w:tcPr>
          <w:p w14:paraId="543C0AAF" w14:textId="77777777" w:rsidR="00B11855" w:rsidRPr="001F42D3" w:rsidRDefault="003D003E" w:rsidP="003A7621">
            <w:pPr>
              <w:pStyle w:val="TableEntry"/>
            </w:pPr>
            <w:r w:rsidRPr="001F42D3">
              <w:t>Occurrence duration</w:t>
            </w:r>
          </w:p>
        </w:tc>
      </w:tr>
      <w:tr w:rsidR="00C40FD5" w:rsidRPr="001F42D3" w14:paraId="7FC73C6B" w14:textId="77777777" w:rsidTr="0034511D">
        <w:trPr>
          <w:cantSplit/>
          <w:jc w:val="center"/>
        </w:trPr>
        <w:tc>
          <w:tcPr>
            <w:tcW w:w="896" w:type="dxa"/>
          </w:tcPr>
          <w:p w14:paraId="335E4165" w14:textId="77777777" w:rsidR="00B11855" w:rsidRPr="001F42D3" w:rsidRDefault="003D003E" w:rsidP="003A7621">
            <w:pPr>
              <w:pStyle w:val="TableEntry"/>
            </w:pPr>
            <w:r w:rsidRPr="001F42D3">
              <w:t>14</w:t>
            </w:r>
          </w:p>
        </w:tc>
        <w:tc>
          <w:tcPr>
            <w:tcW w:w="810" w:type="dxa"/>
          </w:tcPr>
          <w:p w14:paraId="41FF885F" w14:textId="77777777" w:rsidR="00B11855" w:rsidRPr="001F42D3" w:rsidRDefault="003D003E" w:rsidP="003A7621">
            <w:pPr>
              <w:pStyle w:val="TableEntry"/>
            </w:pPr>
            <w:r w:rsidRPr="001F42D3">
              <w:t>10</w:t>
            </w:r>
          </w:p>
        </w:tc>
        <w:tc>
          <w:tcPr>
            <w:tcW w:w="720" w:type="dxa"/>
          </w:tcPr>
          <w:p w14:paraId="031F85B3" w14:textId="77777777" w:rsidR="00B11855" w:rsidRPr="001F42D3" w:rsidRDefault="003D003E" w:rsidP="003A7621">
            <w:pPr>
              <w:pStyle w:val="TableEntry"/>
            </w:pPr>
            <w:r w:rsidRPr="001F42D3">
              <w:t>NM</w:t>
            </w:r>
          </w:p>
        </w:tc>
        <w:tc>
          <w:tcPr>
            <w:tcW w:w="990" w:type="dxa"/>
          </w:tcPr>
          <w:p w14:paraId="6B58C7B1" w14:textId="77777777" w:rsidR="00B11855" w:rsidRPr="001F42D3" w:rsidRDefault="003D003E" w:rsidP="003A7621">
            <w:pPr>
              <w:pStyle w:val="TableEntry"/>
            </w:pPr>
            <w:r w:rsidRPr="001F42D3">
              <w:t>X</w:t>
            </w:r>
          </w:p>
        </w:tc>
        <w:tc>
          <w:tcPr>
            <w:tcW w:w="990" w:type="dxa"/>
          </w:tcPr>
          <w:p w14:paraId="47F1BCD3" w14:textId="77777777" w:rsidR="00B11855" w:rsidRPr="001F42D3" w:rsidRDefault="003D003E" w:rsidP="003A7621">
            <w:pPr>
              <w:pStyle w:val="TableEntry"/>
            </w:pPr>
            <w:r w:rsidRPr="001F42D3">
              <w:t>[0..1]</w:t>
            </w:r>
          </w:p>
        </w:tc>
        <w:tc>
          <w:tcPr>
            <w:tcW w:w="900" w:type="dxa"/>
          </w:tcPr>
          <w:p w14:paraId="1FE5CE3C" w14:textId="77777777" w:rsidR="00B11855" w:rsidRPr="001F42D3" w:rsidRDefault="00B11855" w:rsidP="003A7621">
            <w:pPr>
              <w:pStyle w:val="TableEntry"/>
            </w:pPr>
          </w:p>
        </w:tc>
        <w:tc>
          <w:tcPr>
            <w:tcW w:w="1080" w:type="dxa"/>
          </w:tcPr>
          <w:p w14:paraId="4E2596A2" w14:textId="77777777" w:rsidR="00B11855" w:rsidRPr="001F42D3" w:rsidRDefault="003D003E" w:rsidP="003A7621">
            <w:pPr>
              <w:pStyle w:val="TableEntry"/>
            </w:pPr>
            <w:r w:rsidRPr="001F42D3">
              <w:t>01640</w:t>
            </w:r>
          </w:p>
        </w:tc>
        <w:tc>
          <w:tcPr>
            <w:tcW w:w="2965" w:type="dxa"/>
          </w:tcPr>
          <w:p w14:paraId="13109F98" w14:textId="77777777" w:rsidR="00B11855" w:rsidRPr="001F42D3" w:rsidRDefault="003D003E" w:rsidP="003A7621">
            <w:pPr>
              <w:pStyle w:val="TableEntry"/>
            </w:pPr>
            <w:r w:rsidRPr="001F42D3">
              <w:t>Total occurrence’s</w:t>
            </w:r>
          </w:p>
        </w:tc>
      </w:tr>
    </w:tbl>
    <w:p w14:paraId="1965C98A" w14:textId="77777777" w:rsidR="00B11855" w:rsidRPr="001F42D3" w:rsidRDefault="00B11855" w:rsidP="005032ED">
      <w:pPr>
        <w:pStyle w:val="BodyText"/>
      </w:pPr>
    </w:p>
    <w:p w14:paraId="70F15F90" w14:textId="77777777" w:rsidR="00B11855" w:rsidRPr="001F42D3" w:rsidRDefault="003D003E" w:rsidP="00CF5627">
      <w:pPr>
        <w:pStyle w:val="HL7Field"/>
        <w:ind w:hanging="2"/>
      </w:pPr>
      <w:r w:rsidRPr="001F42D3">
        <w:t xml:space="preserve">TQ1-1 </w:t>
      </w:r>
      <w:r w:rsidR="004C60BF" w:rsidRPr="001F42D3">
        <w:t xml:space="preserve"> </w:t>
      </w:r>
      <w:r w:rsidRPr="001F42D3">
        <w:t>Set ID</w:t>
      </w:r>
    </w:p>
    <w:p w14:paraId="76EC0C7F" w14:textId="4ADC266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 for details. The </w:t>
      </w:r>
      <w:r w:rsidR="007E67D4" w:rsidRPr="001F42D3">
        <w:rPr>
          <w:noProof w:val="0"/>
        </w:rPr>
        <w:t>DEV TF</w:t>
      </w:r>
      <w:r w:rsidRPr="001F42D3">
        <w:rPr>
          <w:noProof w:val="0"/>
        </w:rPr>
        <w:t xml:space="preserve"> does not further constrain this field.</w:t>
      </w:r>
    </w:p>
    <w:p w14:paraId="58A867A2" w14:textId="77777777" w:rsidR="00B11855" w:rsidRPr="001F42D3" w:rsidRDefault="003D003E" w:rsidP="00CF5627">
      <w:pPr>
        <w:pStyle w:val="HL7Field"/>
        <w:ind w:hanging="2"/>
      </w:pPr>
      <w:r w:rsidRPr="001F42D3">
        <w:t xml:space="preserve">TQ1-2 </w:t>
      </w:r>
      <w:r w:rsidR="004C60BF" w:rsidRPr="001F42D3">
        <w:t xml:space="preserve"> </w:t>
      </w:r>
      <w:r w:rsidRPr="001F42D3">
        <w:t>Quantity</w:t>
      </w:r>
    </w:p>
    <w:p w14:paraId="4F9CA9A9" w14:textId="7AB9742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4.5.4.2 for details. The </w:t>
      </w:r>
      <w:r w:rsidR="007E67D4" w:rsidRPr="001F42D3">
        <w:rPr>
          <w:noProof w:val="0"/>
        </w:rPr>
        <w:t>DEV TF</w:t>
      </w:r>
      <w:r w:rsidRPr="001F42D3">
        <w:rPr>
          <w:noProof w:val="0"/>
        </w:rPr>
        <w:t xml:space="preserve"> does not further constrain this field.</w:t>
      </w:r>
    </w:p>
    <w:p w14:paraId="4825A33E" w14:textId="77777777" w:rsidR="00B11855" w:rsidRPr="001F42D3" w:rsidRDefault="003D003E" w:rsidP="00CF5627">
      <w:pPr>
        <w:pStyle w:val="HL7Field"/>
        <w:ind w:hanging="2"/>
      </w:pPr>
      <w:r w:rsidRPr="001F42D3">
        <w:t>TQ1-3</w:t>
      </w:r>
      <w:r w:rsidR="004C60BF" w:rsidRPr="001F42D3">
        <w:t xml:space="preserve"> </w:t>
      </w:r>
      <w:r w:rsidRPr="001F42D3">
        <w:t xml:space="preserve"> Repeat Pattern</w:t>
      </w:r>
    </w:p>
    <w:p w14:paraId="66F45C1C" w14:textId="37A94A31"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4.5.4.3 for details. The </w:t>
      </w:r>
      <w:r w:rsidR="007E67D4" w:rsidRPr="001F42D3">
        <w:rPr>
          <w:noProof w:val="0"/>
        </w:rPr>
        <w:t>DEV TF</w:t>
      </w:r>
      <w:r w:rsidRPr="001F42D3">
        <w:rPr>
          <w:noProof w:val="0"/>
        </w:rPr>
        <w:t xml:space="preserve"> does not further constrain this field.</w:t>
      </w:r>
    </w:p>
    <w:p w14:paraId="477E8F2A" w14:textId="77777777" w:rsidR="00B11855" w:rsidRPr="001F42D3" w:rsidRDefault="003D003E" w:rsidP="00CF5627">
      <w:pPr>
        <w:pStyle w:val="HL7Field"/>
        <w:ind w:hanging="2"/>
      </w:pPr>
      <w:r w:rsidRPr="001F42D3">
        <w:t>TQ1-4  Explicit Time</w:t>
      </w:r>
    </w:p>
    <w:p w14:paraId="5D4714CC" w14:textId="74900DCB"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4.5.4.4 for details. The </w:t>
      </w:r>
      <w:r w:rsidR="007E67D4" w:rsidRPr="001F42D3">
        <w:rPr>
          <w:noProof w:val="0"/>
        </w:rPr>
        <w:t>DEV TF</w:t>
      </w:r>
      <w:r w:rsidRPr="001F42D3">
        <w:rPr>
          <w:noProof w:val="0"/>
        </w:rPr>
        <w:t xml:space="preserve"> does not further constrain this field.</w:t>
      </w:r>
    </w:p>
    <w:p w14:paraId="0AF5CE73" w14:textId="77777777" w:rsidR="00B11855" w:rsidRPr="001F42D3" w:rsidRDefault="003D003E" w:rsidP="00CF5627">
      <w:pPr>
        <w:pStyle w:val="HL7Field"/>
        <w:ind w:hanging="2"/>
      </w:pPr>
      <w:r w:rsidRPr="001F42D3">
        <w:t>TQ1-5  Relative Time and Units</w:t>
      </w:r>
    </w:p>
    <w:p w14:paraId="12FDBA51" w14:textId="556E1656"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4.5.4.5 for details. The </w:t>
      </w:r>
      <w:r w:rsidR="007E67D4" w:rsidRPr="001F42D3">
        <w:rPr>
          <w:noProof w:val="0"/>
        </w:rPr>
        <w:t>DEV TF</w:t>
      </w:r>
      <w:r w:rsidRPr="001F42D3">
        <w:rPr>
          <w:noProof w:val="0"/>
        </w:rPr>
        <w:t xml:space="preserve"> does not further constrain this field.</w:t>
      </w:r>
    </w:p>
    <w:p w14:paraId="2AE1732B" w14:textId="77777777" w:rsidR="00B11855" w:rsidRPr="001F42D3" w:rsidRDefault="003D003E" w:rsidP="00CF5627">
      <w:pPr>
        <w:pStyle w:val="HL7Field"/>
        <w:ind w:hanging="2"/>
      </w:pPr>
      <w:r w:rsidRPr="001F42D3">
        <w:t>TQ1-6  Service Duration</w:t>
      </w:r>
    </w:p>
    <w:p w14:paraId="260C05E0" w14:textId="7B5BC92A"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4.5.4.6 for details. The </w:t>
      </w:r>
      <w:r w:rsidR="007E67D4" w:rsidRPr="001F42D3">
        <w:rPr>
          <w:noProof w:val="0"/>
        </w:rPr>
        <w:t>DEV TF</w:t>
      </w:r>
      <w:r w:rsidRPr="001F42D3">
        <w:rPr>
          <w:noProof w:val="0"/>
        </w:rPr>
        <w:t xml:space="preserve"> does not further constrain this field.</w:t>
      </w:r>
    </w:p>
    <w:p w14:paraId="364A2044" w14:textId="77777777" w:rsidR="00B11855" w:rsidRPr="001F42D3" w:rsidRDefault="003D003E" w:rsidP="00CF5627">
      <w:pPr>
        <w:pStyle w:val="HL7Field"/>
        <w:ind w:hanging="2"/>
      </w:pPr>
      <w:r w:rsidRPr="001F42D3">
        <w:t>TQ1-7  Start date/time</w:t>
      </w:r>
    </w:p>
    <w:p w14:paraId="54C4ABE4" w14:textId="0B414DFE"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4.5.4.7 for details. The </w:t>
      </w:r>
      <w:r w:rsidR="007E67D4" w:rsidRPr="001F42D3">
        <w:rPr>
          <w:noProof w:val="0"/>
        </w:rPr>
        <w:t>DEV TF</w:t>
      </w:r>
      <w:r w:rsidRPr="001F42D3">
        <w:rPr>
          <w:noProof w:val="0"/>
        </w:rPr>
        <w:t xml:space="preserve"> does not further constrain this field.</w:t>
      </w:r>
    </w:p>
    <w:p w14:paraId="180325D8" w14:textId="77777777" w:rsidR="00B11855" w:rsidRPr="001F42D3" w:rsidRDefault="003D003E" w:rsidP="00CF5627">
      <w:pPr>
        <w:pStyle w:val="HL7Field"/>
        <w:ind w:hanging="2"/>
      </w:pPr>
      <w:r w:rsidRPr="001F42D3">
        <w:t>TQ1-8  End date/time</w:t>
      </w:r>
    </w:p>
    <w:p w14:paraId="4BCF850B" w14:textId="6359B4F4"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4.5.4.8 for details. The </w:t>
      </w:r>
      <w:r w:rsidR="007E67D4" w:rsidRPr="001F42D3">
        <w:rPr>
          <w:noProof w:val="0"/>
        </w:rPr>
        <w:t>DEV TF</w:t>
      </w:r>
      <w:r w:rsidRPr="001F42D3">
        <w:rPr>
          <w:noProof w:val="0"/>
        </w:rPr>
        <w:t xml:space="preserve"> does not further constrain this field.</w:t>
      </w:r>
    </w:p>
    <w:p w14:paraId="732FCBF6" w14:textId="77777777" w:rsidR="00B11855" w:rsidRPr="001F42D3" w:rsidRDefault="003D003E" w:rsidP="00CF5627">
      <w:pPr>
        <w:pStyle w:val="HL7Field"/>
        <w:ind w:hanging="2"/>
      </w:pPr>
      <w:r w:rsidRPr="001F42D3">
        <w:t>TQ1-9  Priority</w:t>
      </w:r>
    </w:p>
    <w:p w14:paraId="0BB09BD3" w14:textId="037FF0E0"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4.5.4.9 for details. The </w:t>
      </w:r>
      <w:r w:rsidR="007E67D4" w:rsidRPr="001F42D3">
        <w:rPr>
          <w:noProof w:val="0"/>
        </w:rPr>
        <w:t>DEV TF</w:t>
      </w:r>
      <w:r w:rsidRPr="001F42D3">
        <w:rPr>
          <w:noProof w:val="0"/>
        </w:rPr>
        <w:t xml:space="preserve"> does not further constrain this field.</w:t>
      </w:r>
    </w:p>
    <w:p w14:paraId="1156A015" w14:textId="77777777" w:rsidR="00B11855" w:rsidRPr="001F42D3" w:rsidRDefault="003D003E" w:rsidP="00CF5627">
      <w:pPr>
        <w:pStyle w:val="HL7Field"/>
        <w:ind w:hanging="2"/>
      </w:pPr>
      <w:r w:rsidRPr="001F42D3">
        <w:t>TQ1-10  Condition text</w:t>
      </w:r>
    </w:p>
    <w:p w14:paraId="43480279" w14:textId="5E487AFE"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4.5.4.10 for details. The </w:t>
      </w:r>
      <w:r w:rsidR="007E67D4" w:rsidRPr="001F42D3">
        <w:rPr>
          <w:noProof w:val="0"/>
        </w:rPr>
        <w:t>DEV TF</w:t>
      </w:r>
      <w:r w:rsidRPr="001F42D3">
        <w:rPr>
          <w:noProof w:val="0"/>
        </w:rPr>
        <w:t xml:space="preserve"> does not further constrain this field.</w:t>
      </w:r>
    </w:p>
    <w:p w14:paraId="3C93A251" w14:textId="77777777" w:rsidR="00B11855" w:rsidRPr="001F42D3" w:rsidRDefault="003D003E" w:rsidP="00CF5627">
      <w:pPr>
        <w:pStyle w:val="HL7Field"/>
        <w:ind w:hanging="2"/>
      </w:pPr>
      <w:r w:rsidRPr="001F42D3">
        <w:lastRenderedPageBreak/>
        <w:t>TQ1-11  Text instruction</w:t>
      </w:r>
    </w:p>
    <w:p w14:paraId="06C6C669" w14:textId="1DA35644"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4.5.4.11 for details. The </w:t>
      </w:r>
      <w:r w:rsidR="007E67D4" w:rsidRPr="001F42D3">
        <w:rPr>
          <w:noProof w:val="0"/>
        </w:rPr>
        <w:t>DEV TF</w:t>
      </w:r>
      <w:r w:rsidRPr="001F42D3">
        <w:rPr>
          <w:noProof w:val="0"/>
        </w:rPr>
        <w:t xml:space="preserve"> does not further constrain this field.</w:t>
      </w:r>
    </w:p>
    <w:p w14:paraId="12B65A7A" w14:textId="77777777" w:rsidR="00B11855" w:rsidRPr="001F42D3" w:rsidRDefault="003D003E" w:rsidP="00CF5627">
      <w:pPr>
        <w:pStyle w:val="HL7Field"/>
        <w:ind w:hanging="2"/>
      </w:pPr>
      <w:r w:rsidRPr="001F42D3">
        <w:t>TQ1-12  Conjunction</w:t>
      </w:r>
    </w:p>
    <w:p w14:paraId="78B9B3DD" w14:textId="1E31291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4.5.4.12 for details. The </w:t>
      </w:r>
      <w:r w:rsidR="007E67D4" w:rsidRPr="001F42D3">
        <w:rPr>
          <w:noProof w:val="0"/>
        </w:rPr>
        <w:t>DEV TF</w:t>
      </w:r>
      <w:r w:rsidRPr="001F42D3">
        <w:rPr>
          <w:noProof w:val="0"/>
        </w:rPr>
        <w:t xml:space="preserve"> does not further constrain this field.</w:t>
      </w:r>
    </w:p>
    <w:p w14:paraId="0736124F" w14:textId="77777777" w:rsidR="00B11855" w:rsidRPr="001F42D3" w:rsidRDefault="003D003E" w:rsidP="00CF5627">
      <w:pPr>
        <w:pStyle w:val="HL7Field"/>
        <w:ind w:hanging="2"/>
      </w:pPr>
      <w:r w:rsidRPr="001F42D3">
        <w:t>TQ1-13  Occurrence duration</w:t>
      </w:r>
    </w:p>
    <w:p w14:paraId="40691F44" w14:textId="77777777" w:rsidR="00B11855" w:rsidRPr="001F42D3" w:rsidRDefault="003D003E" w:rsidP="002E3ED0">
      <w:pPr>
        <w:pStyle w:val="Components"/>
        <w:ind w:left="0" w:hanging="2"/>
      </w:pPr>
      <w:r w:rsidRPr="001F42D3">
        <w:t>Components: &lt;Quantity (NM)&gt; ^ &lt;Units (CE)&gt;</w:t>
      </w:r>
      <w:r w:rsidR="00ED2A63" w:rsidRPr="001F42D3">
        <w:t xml:space="preserve"> </w:t>
      </w:r>
      <w:r w:rsidRPr="001F42D3">
        <w:t>Subcomponents for Units (CE): &lt;Identifier (ST)&gt; &amp; &lt;Text (ST)&gt; &amp; &lt;Name of Coding System (ID)&gt; &amp; &lt;Alternate Identifier (ST)&gt; &amp; &lt;Alternate Text (ST)&gt; &amp; &lt;Name of Alternate Coding System (ID)&gt;</w:t>
      </w:r>
    </w:p>
    <w:p w14:paraId="1BE140E2" w14:textId="77777777" w:rsidR="00B11855" w:rsidRPr="001F42D3" w:rsidRDefault="003D003E" w:rsidP="002E3ED0">
      <w:pPr>
        <w:pStyle w:val="HL7FieldIndent2"/>
        <w:ind w:left="0" w:hanging="2"/>
        <w:rPr>
          <w:noProof w:val="0"/>
        </w:rPr>
      </w:pPr>
      <w:r w:rsidRPr="001F42D3">
        <w:rPr>
          <w:noProof w:val="0"/>
        </w:rPr>
        <w:t>This field specifies the duration of the infusion</w:t>
      </w:r>
      <w:r w:rsidR="000439B1" w:rsidRPr="001F42D3">
        <w:rPr>
          <w:noProof w:val="0"/>
        </w:rPr>
        <w:t>. A</w:t>
      </w:r>
      <w:r w:rsidRPr="001F42D3">
        <w:rPr>
          <w:noProof w:val="0"/>
        </w:rPr>
        <w:t>long with the dose or the volume to be administered the rate can be calculated by the infuser.</w:t>
      </w:r>
    </w:p>
    <w:p w14:paraId="2B82D507" w14:textId="77777777" w:rsidR="00B11855" w:rsidRPr="001F42D3" w:rsidRDefault="003D003E" w:rsidP="002E3ED0">
      <w:pPr>
        <w:pStyle w:val="HL7FieldIndent2"/>
        <w:ind w:left="0" w:hanging="2"/>
        <w:rPr>
          <w:noProof w:val="0"/>
        </w:rPr>
      </w:pPr>
      <w:r w:rsidRPr="001F42D3">
        <w:rPr>
          <w:noProof w:val="0"/>
        </w:rPr>
        <w:t>The only acceptable time values for this field are seconds, minutes, and hours. To specify multiple components of time</w:t>
      </w:r>
      <w:r w:rsidR="00E86B15" w:rsidRPr="001F42D3">
        <w:rPr>
          <w:noProof w:val="0"/>
        </w:rPr>
        <w:t>,</w:t>
      </w:r>
      <w:r w:rsidRPr="001F42D3">
        <w:rPr>
          <w:noProof w:val="0"/>
        </w:rPr>
        <w:t xml:space="preserve"> this field can be repeated two additional times.</w:t>
      </w:r>
    </w:p>
    <w:p w14:paraId="5533267D" w14:textId="77777777" w:rsidR="00B11855" w:rsidRPr="001F42D3" w:rsidRDefault="00B11855" w:rsidP="00531785">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268"/>
        <w:gridCol w:w="4049"/>
      </w:tblGrid>
      <w:tr w:rsidR="00B11855" w:rsidRPr="001F42D3" w14:paraId="55DAA780" w14:textId="77777777" w:rsidTr="0034511D">
        <w:trPr>
          <w:cantSplit/>
          <w:jc w:val="center"/>
        </w:trPr>
        <w:tc>
          <w:tcPr>
            <w:tcW w:w="2268" w:type="dxa"/>
            <w:shd w:val="clear" w:color="auto" w:fill="D9D9D9" w:themeFill="background1" w:themeFillShade="D9"/>
          </w:tcPr>
          <w:p w14:paraId="2658650D" w14:textId="77777777" w:rsidR="00B11855" w:rsidRPr="001F42D3" w:rsidRDefault="003D003E" w:rsidP="006E20D6">
            <w:pPr>
              <w:pStyle w:val="TableEntryHeader"/>
            </w:pPr>
            <w:r w:rsidRPr="001F42D3">
              <w:t>Unit of Time</w:t>
            </w:r>
          </w:p>
        </w:tc>
        <w:tc>
          <w:tcPr>
            <w:tcW w:w="4049" w:type="dxa"/>
            <w:shd w:val="clear" w:color="auto" w:fill="D9D9D9" w:themeFill="background1" w:themeFillShade="D9"/>
          </w:tcPr>
          <w:p w14:paraId="28295CD2" w14:textId="77777777" w:rsidR="00B11855" w:rsidRPr="001F42D3" w:rsidRDefault="003D003E" w:rsidP="006E20D6">
            <w:pPr>
              <w:pStyle w:val="TableEntryHeader"/>
            </w:pPr>
            <w:r w:rsidRPr="001F42D3">
              <w:t>MDC Code</w:t>
            </w:r>
          </w:p>
        </w:tc>
      </w:tr>
      <w:tr w:rsidR="00B11855" w:rsidRPr="001F42D3" w14:paraId="45291D02" w14:textId="77777777" w:rsidTr="006C0E8E">
        <w:trPr>
          <w:cantSplit/>
          <w:jc w:val="center"/>
        </w:trPr>
        <w:tc>
          <w:tcPr>
            <w:tcW w:w="2268" w:type="dxa"/>
          </w:tcPr>
          <w:p w14:paraId="4058B0B8" w14:textId="77777777" w:rsidR="00B11855" w:rsidRPr="001F42D3" w:rsidRDefault="003D003E" w:rsidP="006E20D6">
            <w:pPr>
              <w:pStyle w:val="TableEntry"/>
            </w:pPr>
            <w:r w:rsidRPr="001F42D3">
              <w:t>Hour</w:t>
            </w:r>
          </w:p>
        </w:tc>
        <w:tc>
          <w:tcPr>
            <w:tcW w:w="4049" w:type="dxa"/>
          </w:tcPr>
          <w:p w14:paraId="258046CE" w14:textId="77777777" w:rsidR="00B11855" w:rsidRPr="001F42D3" w:rsidRDefault="00E86B15" w:rsidP="006E20D6">
            <w:pPr>
              <w:pStyle w:val="TableEntry"/>
            </w:pPr>
            <w:r w:rsidRPr="001F42D3">
              <w:t>264384</w:t>
            </w:r>
            <w:r w:rsidR="003D003E" w:rsidRPr="001F42D3">
              <w:t>&amp;MDC_DIM_HR&amp;MDC</w:t>
            </w:r>
          </w:p>
        </w:tc>
      </w:tr>
      <w:tr w:rsidR="00B11855" w:rsidRPr="001F42D3" w14:paraId="2954BAD3" w14:textId="77777777" w:rsidTr="006C0E8E">
        <w:trPr>
          <w:cantSplit/>
          <w:jc w:val="center"/>
        </w:trPr>
        <w:tc>
          <w:tcPr>
            <w:tcW w:w="2268" w:type="dxa"/>
          </w:tcPr>
          <w:p w14:paraId="554ABD34" w14:textId="77777777" w:rsidR="00B11855" w:rsidRPr="001F42D3" w:rsidRDefault="003D003E" w:rsidP="006E20D6">
            <w:pPr>
              <w:pStyle w:val="TableEntry"/>
            </w:pPr>
            <w:r w:rsidRPr="001F42D3">
              <w:t>Minute</w:t>
            </w:r>
          </w:p>
        </w:tc>
        <w:tc>
          <w:tcPr>
            <w:tcW w:w="4049" w:type="dxa"/>
          </w:tcPr>
          <w:p w14:paraId="2F4947D0" w14:textId="77777777" w:rsidR="00B11855" w:rsidRPr="001F42D3" w:rsidRDefault="00E86B15" w:rsidP="006E20D6">
            <w:pPr>
              <w:pStyle w:val="TableEntry"/>
            </w:pPr>
            <w:r w:rsidRPr="001F42D3">
              <w:t>264352</w:t>
            </w:r>
            <w:r w:rsidR="003D003E" w:rsidRPr="001F42D3">
              <w:t>&amp;MDC_DIM_MIN&amp;MDC</w:t>
            </w:r>
          </w:p>
        </w:tc>
      </w:tr>
      <w:tr w:rsidR="00B11855" w:rsidRPr="001F42D3" w14:paraId="4AB08B37" w14:textId="77777777" w:rsidTr="006C0E8E">
        <w:trPr>
          <w:cantSplit/>
          <w:jc w:val="center"/>
        </w:trPr>
        <w:tc>
          <w:tcPr>
            <w:tcW w:w="2268" w:type="dxa"/>
          </w:tcPr>
          <w:p w14:paraId="328FF656" w14:textId="77777777" w:rsidR="00B11855" w:rsidRPr="001F42D3" w:rsidRDefault="003D003E" w:rsidP="006E20D6">
            <w:pPr>
              <w:pStyle w:val="TableEntry"/>
            </w:pPr>
            <w:r w:rsidRPr="001F42D3">
              <w:t>Second</w:t>
            </w:r>
          </w:p>
        </w:tc>
        <w:tc>
          <w:tcPr>
            <w:tcW w:w="4049" w:type="dxa"/>
          </w:tcPr>
          <w:p w14:paraId="57EA183C" w14:textId="77777777" w:rsidR="00B11855" w:rsidRPr="001F42D3" w:rsidRDefault="00E86B15" w:rsidP="006E20D6">
            <w:pPr>
              <w:pStyle w:val="TableEntry"/>
            </w:pPr>
            <w:r w:rsidRPr="001F42D3">
              <w:t>264320</w:t>
            </w:r>
            <w:r w:rsidR="003D003E" w:rsidRPr="001F42D3">
              <w:t>&amp;MDC_DIM_</w:t>
            </w:r>
            <w:r w:rsidRPr="001F42D3">
              <w:t>X_</w:t>
            </w:r>
            <w:r w:rsidR="003D003E" w:rsidRPr="001F42D3">
              <w:t>SEC&amp;MDC</w:t>
            </w:r>
          </w:p>
        </w:tc>
      </w:tr>
    </w:tbl>
    <w:p w14:paraId="71D99984" w14:textId="77777777" w:rsidR="00B11855" w:rsidRPr="001F42D3" w:rsidRDefault="00B11855" w:rsidP="0034511D">
      <w:pPr>
        <w:pStyle w:val="BodyText"/>
      </w:pPr>
    </w:p>
    <w:p w14:paraId="43E3434E" w14:textId="77777777" w:rsidR="00B11855" w:rsidRPr="001F42D3" w:rsidRDefault="003D003E" w:rsidP="002E3ED0">
      <w:pPr>
        <w:pStyle w:val="HL7FieldIndent2"/>
        <w:keepNext/>
        <w:ind w:left="0" w:hanging="2"/>
        <w:rPr>
          <w:noProof w:val="0"/>
        </w:rPr>
      </w:pPr>
      <w:r w:rsidRPr="001F42D3">
        <w:rPr>
          <w:noProof w:val="0"/>
        </w:rPr>
        <w:t>Examples:</w:t>
      </w:r>
    </w:p>
    <w:p w14:paraId="0099E5F9" w14:textId="77777777" w:rsidR="00B11855" w:rsidRPr="001F42D3" w:rsidRDefault="003D003E" w:rsidP="00576EDB">
      <w:pPr>
        <w:pStyle w:val="XMLText"/>
        <w:ind w:hanging="2"/>
      </w:pPr>
      <w:r w:rsidRPr="001F42D3">
        <w:t>90 Seconds:</w:t>
      </w:r>
      <w:r w:rsidRPr="001F42D3">
        <w:br/>
        <w:t>90^</w:t>
      </w:r>
      <w:r w:rsidR="00E86B15" w:rsidRPr="001F42D3">
        <w:t>264320</w:t>
      </w:r>
      <w:r w:rsidRPr="001F42D3">
        <w:t>&amp;MDC_DIM_</w:t>
      </w:r>
      <w:r w:rsidR="00E86B15" w:rsidRPr="001F42D3">
        <w:t>X_</w:t>
      </w:r>
      <w:r w:rsidRPr="001F42D3">
        <w:t>SEC&amp;MDC</w:t>
      </w:r>
      <w:r w:rsidRPr="001F42D3">
        <w:br/>
      </w:r>
    </w:p>
    <w:p w14:paraId="2B1844BF" w14:textId="77777777" w:rsidR="00B11855" w:rsidRPr="001F42D3" w:rsidRDefault="003D003E" w:rsidP="00576EDB">
      <w:pPr>
        <w:pStyle w:val="XMLText"/>
        <w:ind w:hanging="2"/>
      </w:pPr>
      <w:r w:rsidRPr="001F42D3">
        <w:t>2 Hours 45 Minutes:</w:t>
      </w:r>
      <w:r w:rsidRPr="001F42D3">
        <w:br/>
        <w:t>2^</w:t>
      </w:r>
      <w:r w:rsidR="00E86B15" w:rsidRPr="001F42D3">
        <w:t>264384</w:t>
      </w:r>
      <w:r w:rsidRPr="001F42D3">
        <w:t>&amp;MDC_DIM_HR&amp;MDC~45^</w:t>
      </w:r>
      <w:r w:rsidR="000439B1" w:rsidRPr="001F42D3">
        <w:t>264352</w:t>
      </w:r>
      <w:r w:rsidRPr="001F42D3">
        <w:t>&amp;MDC_DIM_MIN&amp;MDC</w:t>
      </w:r>
    </w:p>
    <w:p w14:paraId="5D120B35" w14:textId="77777777" w:rsidR="00B11855" w:rsidRPr="001F42D3" w:rsidRDefault="003D003E" w:rsidP="00CF5627">
      <w:pPr>
        <w:pStyle w:val="HL7Field"/>
        <w:ind w:hanging="2"/>
      </w:pPr>
      <w:r w:rsidRPr="001F42D3">
        <w:t>TQ1-14  Total occurrences</w:t>
      </w:r>
    </w:p>
    <w:p w14:paraId="1844E1F6" w14:textId="5F01847C"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4.5.4.14 for details. The </w:t>
      </w:r>
      <w:r w:rsidR="007E67D4" w:rsidRPr="001F42D3">
        <w:rPr>
          <w:noProof w:val="0"/>
        </w:rPr>
        <w:t>DEV TF</w:t>
      </w:r>
      <w:r w:rsidRPr="001F42D3">
        <w:rPr>
          <w:noProof w:val="0"/>
        </w:rPr>
        <w:t xml:space="preserve"> does not further constrain this field.</w:t>
      </w:r>
    </w:p>
    <w:p w14:paraId="03701AEE" w14:textId="2F86B759" w:rsidR="00B11855" w:rsidRPr="001F42D3" w:rsidRDefault="003D003E" w:rsidP="00123C7B">
      <w:pPr>
        <w:pStyle w:val="Heading5"/>
        <w:rPr>
          <w:noProof w:val="0"/>
        </w:rPr>
      </w:pPr>
      <w:bookmarkStart w:id="1478" w:name="_Toc401769782"/>
      <w:bookmarkStart w:id="1479" w:name="_Toc214889671"/>
      <w:r w:rsidRPr="001F42D3">
        <w:rPr>
          <w:noProof w:val="0"/>
        </w:rPr>
        <w:t>RXR - Pharmacy/Treatment Route Segment</w:t>
      </w:r>
      <w:bookmarkEnd w:id="1478"/>
      <w:bookmarkEnd w:id="1479"/>
    </w:p>
    <w:p w14:paraId="02E71CF9" w14:textId="2D8507CE" w:rsidR="00B11855" w:rsidRPr="001F42D3" w:rsidRDefault="003D003E" w:rsidP="002F241F">
      <w:pPr>
        <w:pStyle w:val="BodyText"/>
      </w:pPr>
      <w:r w:rsidRPr="001F42D3">
        <w:t>The Pharmacy/Treatment Route segment contains the alternative combination of route, site, administration device, and administration method that are prescribed.</w:t>
      </w:r>
    </w:p>
    <w:p w14:paraId="774F1C73" w14:textId="7354EAD6" w:rsidR="00B11855" w:rsidRPr="001F42D3" w:rsidRDefault="003D003E" w:rsidP="00CF5627">
      <w:pPr>
        <w:pStyle w:val="TableTitle"/>
      </w:pPr>
      <w:r w:rsidRPr="001F42D3">
        <w:t>Table 3.3.4.4.</w:t>
      </w:r>
      <w:r w:rsidR="00E3091E" w:rsidRPr="001F42D3">
        <w:t>8</w:t>
      </w:r>
      <w:r w:rsidRPr="001F42D3">
        <w:t xml:space="preserve">-1: </w:t>
      </w:r>
      <w:r w:rsidR="006D613E" w:rsidRPr="001F42D3">
        <w:t>HL7</w:t>
      </w:r>
      <w:r w:rsidR="00995105" w:rsidRPr="001F42D3">
        <w:t xml:space="preserve"> </w:t>
      </w:r>
      <w:r w:rsidRPr="001F42D3">
        <w:t>Attribute Table – RXR – Pharmacy/Treatment Route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6"/>
        <w:gridCol w:w="990"/>
        <w:gridCol w:w="805"/>
        <w:gridCol w:w="995"/>
        <w:gridCol w:w="900"/>
        <w:gridCol w:w="1170"/>
        <w:gridCol w:w="1170"/>
        <w:gridCol w:w="2980"/>
      </w:tblGrid>
      <w:tr w:rsidR="00C40FD5" w:rsidRPr="001F42D3" w14:paraId="11640516" w14:textId="77777777" w:rsidTr="00B34AEB">
        <w:trPr>
          <w:cantSplit/>
          <w:jc w:val="center"/>
        </w:trPr>
        <w:tc>
          <w:tcPr>
            <w:tcW w:w="896" w:type="dxa"/>
            <w:shd w:val="clear" w:color="auto" w:fill="D9D9D9"/>
          </w:tcPr>
          <w:p w14:paraId="31035720" w14:textId="77777777" w:rsidR="00B11855" w:rsidRPr="001F42D3" w:rsidRDefault="003D003E" w:rsidP="0087008C">
            <w:pPr>
              <w:pStyle w:val="TableEntryHeader"/>
            </w:pPr>
            <w:r w:rsidRPr="001F42D3">
              <w:t>SEQ</w:t>
            </w:r>
          </w:p>
        </w:tc>
        <w:tc>
          <w:tcPr>
            <w:tcW w:w="990" w:type="dxa"/>
            <w:shd w:val="clear" w:color="auto" w:fill="D9D9D9"/>
          </w:tcPr>
          <w:p w14:paraId="68322E08" w14:textId="77777777" w:rsidR="00B11855" w:rsidRPr="001F42D3" w:rsidRDefault="003D003E" w:rsidP="0087008C">
            <w:pPr>
              <w:pStyle w:val="TableEntryHeader"/>
            </w:pPr>
            <w:r w:rsidRPr="001F42D3">
              <w:t>LEN</w:t>
            </w:r>
          </w:p>
        </w:tc>
        <w:tc>
          <w:tcPr>
            <w:tcW w:w="805" w:type="dxa"/>
            <w:shd w:val="clear" w:color="auto" w:fill="D9D9D9"/>
          </w:tcPr>
          <w:p w14:paraId="681CC6B7" w14:textId="77777777" w:rsidR="00B11855" w:rsidRPr="001F42D3" w:rsidRDefault="003D003E" w:rsidP="0087008C">
            <w:pPr>
              <w:pStyle w:val="TableEntryHeader"/>
            </w:pPr>
            <w:r w:rsidRPr="001F42D3">
              <w:t>DT</w:t>
            </w:r>
          </w:p>
        </w:tc>
        <w:tc>
          <w:tcPr>
            <w:tcW w:w="995" w:type="dxa"/>
            <w:shd w:val="clear" w:color="auto" w:fill="D9D9D9"/>
          </w:tcPr>
          <w:p w14:paraId="33004435" w14:textId="77777777" w:rsidR="00B11855" w:rsidRPr="001F42D3" w:rsidRDefault="003D003E" w:rsidP="0087008C">
            <w:pPr>
              <w:pStyle w:val="TableEntryHeader"/>
            </w:pPr>
            <w:r w:rsidRPr="001F42D3">
              <w:t>Usage</w:t>
            </w:r>
          </w:p>
        </w:tc>
        <w:tc>
          <w:tcPr>
            <w:tcW w:w="900" w:type="dxa"/>
            <w:shd w:val="clear" w:color="auto" w:fill="D9D9D9"/>
          </w:tcPr>
          <w:p w14:paraId="2C45640C" w14:textId="77777777" w:rsidR="00B11855" w:rsidRPr="001F42D3" w:rsidRDefault="003D003E" w:rsidP="0087008C">
            <w:pPr>
              <w:pStyle w:val="TableEntryHeader"/>
            </w:pPr>
            <w:r w:rsidRPr="001F42D3">
              <w:t>Card.</w:t>
            </w:r>
          </w:p>
        </w:tc>
        <w:tc>
          <w:tcPr>
            <w:tcW w:w="1170" w:type="dxa"/>
            <w:shd w:val="clear" w:color="auto" w:fill="D9D9D9"/>
          </w:tcPr>
          <w:p w14:paraId="7D1BDC13" w14:textId="77777777" w:rsidR="00B11855" w:rsidRPr="001F42D3" w:rsidRDefault="003D003E" w:rsidP="0087008C">
            <w:pPr>
              <w:pStyle w:val="TableEntryHeader"/>
            </w:pPr>
            <w:r w:rsidRPr="001F42D3">
              <w:t>TBL#</w:t>
            </w:r>
          </w:p>
        </w:tc>
        <w:tc>
          <w:tcPr>
            <w:tcW w:w="1170" w:type="dxa"/>
            <w:shd w:val="clear" w:color="auto" w:fill="D9D9D9"/>
          </w:tcPr>
          <w:p w14:paraId="30D6BC30" w14:textId="77777777" w:rsidR="00B11855" w:rsidRPr="001F42D3" w:rsidRDefault="003D003E" w:rsidP="0087008C">
            <w:pPr>
              <w:pStyle w:val="TableEntryHeader"/>
            </w:pPr>
            <w:r w:rsidRPr="001F42D3">
              <w:t>ITEM #</w:t>
            </w:r>
          </w:p>
        </w:tc>
        <w:tc>
          <w:tcPr>
            <w:tcW w:w="2980" w:type="dxa"/>
            <w:shd w:val="clear" w:color="auto" w:fill="D9D9D9"/>
          </w:tcPr>
          <w:p w14:paraId="38FE5DDF" w14:textId="77777777" w:rsidR="00B11855" w:rsidRPr="001F42D3" w:rsidRDefault="003D003E" w:rsidP="0087008C">
            <w:pPr>
              <w:pStyle w:val="TableEntryHeader"/>
            </w:pPr>
            <w:r w:rsidRPr="001F42D3">
              <w:t>ELEMENT NAME</w:t>
            </w:r>
          </w:p>
        </w:tc>
      </w:tr>
      <w:tr w:rsidR="00C40FD5" w:rsidRPr="001F42D3" w14:paraId="43DDC33C" w14:textId="77777777" w:rsidTr="00B34AEB">
        <w:trPr>
          <w:cantSplit/>
          <w:jc w:val="center"/>
        </w:trPr>
        <w:tc>
          <w:tcPr>
            <w:tcW w:w="896" w:type="dxa"/>
          </w:tcPr>
          <w:p w14:paraId="4523E500" w14:textId="77777777" w:rsidR="00B11855" w:rsidRPr="001F42D3" w:rsidRDefault="003D003E" w:rsidP="00506FBD">
            <w:pPr>
              <w:pStyle w:val="TableEntry"/>
            </w:pPr>
            <w:r w:rsidRPr="001F42D3">
              <w:t>1</w:t>
            </w:r>
          </w:p>
        </w:tc>
        <w:tc>
          <w:tcPr>
            <w:tcW w:w="990" w:type="dxa"/>
          </w:tcPr>
          <w:p w14:paraId="0D14F9D5" w14:textId="77777777" w:rsidR="00B11855" w:rsidRPr="001F42D3" w:rsidRDefault="003D003E" w:rsidP="00506FBD">
            <w:pPr>
              <w:pStyle w:val="TableEntry"/>
            </w:pPr>
            <w:r w:rsidRPr="001F42D3">
              <w:t>705</w:t>
            </w:r>
          </w:p>
        </w:tc>
        <w:tc>
          <w:tcPr>
            <w:tcW w:w="805" w:type="dxa"/>
          </w:tcPr>
          <w:p w14:paraId="78C12922" w14:textId="77777777" w:rsidR="00B11855" w:rsidRPr="001F42D3" w:rsidRDefault="003D003E" w:rsidP="00506FBD">
            <w:pPr>
              <w:pStyle w:val="TableEntry"/>
            </w:pPr>
            <w:r w:rsidRPr="001F42D3">
              <w:t>CWE</w:t>
            </w:r>
          </w:p>
        </w:tc>
        <w:tc>
          <w:tcPr>
            <w:tcW w:w="995" w:type="dxa"/>
          </w:tcPr>
          <w:p w14:paraId="2553E581" w14:textId="77777777" w:rsidR="00B11855" w:rsidRPr="001F42D3" w:rsidRDefault="003D003E" w:rsidP="00506FBD">
            <w:pPr>
              <w:pStyle w:val="TableEntry"/>
            </w:pPr>
            <w:r w:rsidRPr="001F42D3">
              <w:t>R</w:t>
            </w:r>
          </w:p>
        </w:tc>
        <w:tc>
          <w:tcPr>
            <w:tcW w:w="900" w:type="dxa"/>
          </w:tcPr>
          <w:p w14:paraId="1E984BEC" w14:textId="77777777" w:rsidR="00B11855" w:rsidRPr="001F42D3" w:rsidRDefault="003D003E" w:rsidP="00506FBD">
            <w:pPr>
              <w:pStyle w:val="TableEntry"/>
            </w:pPr>
            <w:r w:rsidRPr="001F42D3">
              <w:t>[1..1]</w:t>
            </w:r>
          </w:p>
        </w:tc>
        <w:tc>
          <w:tcPr>
            <w:tcW w:w="1170" w:type="dxa"/>
          </w:tcPr>
          <w:p w14:paraId="53A57034" w14:textId="77777777" w:rsidR="00B11855" w:rsidRPr="001F42D3" w:rsidRDefault="003D003E" w:rsidP="00506FBD">
            <w:pPr>
              <w:pStyle w:val="TableEntry"/>
            </w:pPr>
            <w:r w:rsidRPr="001F42D3">
              <w:t>0162</w:t>
            </w:r>
          </w:p>
        </w:tc>
        <w:tc>
          <w:tcPr>
            <w:tcW w:w="1170" w:type="dxa"/>
          </w:tcPr>
          <w:p w14:paraId="0CCE6212" w14:textId="77777777" w:rsidR="00B11855" w:rsidRPr="001F42D3" w:rsidRDefault="003D003E" w:rsidP="00506FBD">
            <w:pPr>
              <w:pStyle w:val="TableEntry"/>
            </w:pPr>
            <w:r w:rsidRPr="001F42D3">
              <w:t>00309</w:t>
            </w:r>
          </w:p>
        </w:tc>
        <w:tc>
          <w:tcPr>
            <w:tcW w:w="2980" w:type="dxa"/>
          </w:tcPr>
          <w:p w14:paraId="64950495" w14:textId="77777777" w:rsidR="00B11855" w:rsidRPr="001F42D3" w:rsidRDefault="003D003E" w:rsidP="00506FBD">
            <w:pPr>
              <w:pStyle w:val="TableEntry"/>
            </w:pPr>
            <w:r w:rsidRPr="001F42D3">
              <w:t>Route</w:t>
            </w:r>
          </w:p>
        </w:tc>
      </w:tr>
      <w:tr w:rsidR="00C40FD5" w:rsidRPr="001F42D3" w14:paraId="42604DDA" w14:textId="77777777" w:rsidTr="00B34AEB">
        <w:trPr>
          <w:cantSplit/>
          <w:jc w:val="center"/>
        </w:trPr>
        <w:tc>
          <w:tcPr>
            <w:tcW w:w="896" w:type="dxa"/>
          </w:tcPr>
          <w:p w14:paraId="2D97BF59" w14:textId="77777777" w:rsidR="00B11855" w:rsidRPr="001F42D3" w:rsidRDefault="003D003E" w:rsidP="00506FBD">
            <w:pPr>
              <w:pStyle w:val="TableEntry"/>
            </w:pPr>
            <w:r w:rsidRPr="001F42D3">
              <w:t>2</w:t>
            </w:r>
          </w:p>
        </w:tc>
        <w:tc>
          <w:tcPr>
            <w:tcW w:w="990" w:type="dxa"/>
          </w:tcPr>
          <w:p w14:paraId="3194780C" w14:textId="77777777" w:rsidR="00B11855" w:rsidRPr="001F42D3" w:rsidRDefault="003D003E" w:rsidP="00506FBD">
            <w:pPr>
              <w:pStyle w:val="TableEntry"/>
            </w:pPr>
            <w:r w:rsidRPr="001F42D3">
              <w:t>705</w:t>
            </w:r>
          </w:p>
        </w:tc>
        <w:tc>
          <w:tcPr>
            <w:tcW w:w="805" w:type="dxa"/>
          </w:tcPr>
          <w:p w14:paraId="27CE3F79" w14:textId="77777777" w:rsidR="00B11855" w:rsidRPr="001F42D3" w:rsidRDefault="003D003E" w:rsidP="00506FBD">
            <w:pPr>
              <w:pStyle w:val="TableEntry"/>
            </w:pPr>
            <w:r w:rsidRPr="001F42D3">
              <w:t>CWE</w:t>
            </w:r>
          </w:p>
        </w:tc>
        <w:tc>
          <w:tcPr>
            <w:tcW w:w="995" w:type="dxa"/>
          </w:tcPr>
          <w:p w14:paraId="2E65DA01" w14:textId="77777777" w:rsidR="00B11855" w:rsidRPr="001F42D3" w:rsidRDefault="003D003E" w:rsidP="00506FBD">
            <w:pPr>
              <w:pStyle w:val="TableEntry"/>
            </w:pPr>
            <w:r w:rsidRPr="001F42D3">
              <w:t>RE</w:t>
            </w:r>
          </w:p>
        </w:tc>
        <w:tc>
          <w:tcPr>
            <w:tcW w:w="900" w:type="dxa"/>
          </w:tcPr>
          <w:p w14:paraId="14691210" w14:textId="77777777" w:rsidR="00B11855" w:rsidRPr="001F42D3" w:rsidRDefault="003D003E" w:rsidP="00506FBD">
            <w:pPr>
              <w:pStyle w:val="TableEntry"/>
            </w:pPr>
            <w:r w:rsidRPr="001F42D3">
              <w:t>[0..1]</w:t>
            </w:r>
          </w:p>
        </w:tc>
        <w:tc>
          <w:tcPr>
            <w:tcW w:w="1170" w:type="dxa"/>
          </w:tcPr>
          <w:p w14:paraId="1DE69E0C" w14:textId="77777777" w:rsidR="00B11855" w:rsidRPr="001F42D3" w:rsidRDefault="003D003E" w:rsidP="00506FBD">
            <w:pPr>
              <w:pStyle w:val="TableEntry"/>
            </w:pPr>
            <w:r w:rsidRPr="001F42D3">
              <w:t>0550</w:t>
            </w:r>
          </w:p>
        </w:tc>
        <w:tc>
          <w:tcPr>
            <w:tcW w:w="1170" w:type="dxa"/>
          </w:tcPr>
          <w:p w14:paraId="3349E89C" w14:textId="77777777" w:rsidR="00B11855" w:rsidRPr="001F42D3" w:rsidRDefault="003D003E" w:rsidP="00506FBD">
            <w:pPr>
              <w:pStyle w:val="TableEntry"/>
            </w:pPr>
            <w:r w:rsidRPr="001F42D3">
              <w:t>00310</w:t>
            </w:r>
          </w:p>
        </w:tc>
        <w:tc>
          <w:tcPr>
            <w:tcW w:w="2980" w:type="dxa"/>
          </w:tcPr>
          <w:p w14:paraId="356D6FA1" w14:textId="77777777" w:rsidR="00B11855" w:rsidRPr="001F42D3" w:rsidRDefault="003D003E" w:rsidP="00506FBD">
            <w:pPr>
              <w:pStyle w:val="TableEntry"/>
            </w:pPr>
            <w:r w:rsidRPr="001F42D3">
              <w:t>Administration Site</w:t>
            </w:r>
          </w:p>
        </w:tc>
      </w:tr>
      <w:tr w:rsidR="00C40FD5" w:rsidRPr="001F42D3" w14:paraId="48F8DE39" w14:textId="77777777" w:rsidTr="00B34AEB">
        <w:trPr>
          <w:cantSplit/>
          <w:jc w:val="center"/>
        </w:trPr>
        <w:tc>
          <w:tcPr>
            <w:tcW w:w="896" w:type="dxa"/>
          </w:tcPr>
          <w:p w14:paraId="03978049" w14:textId="77777777" w:rsidR="00B11855" w:rsidRPr="001F42D3" w:rsidRDefault="003D003E" w:rsidP="00506FBD">
            <w:pPr>
              <w:pStyle w:val="TableEntry"/>
            </w:pPr>
            <w:r w:rsidRPr="001F42D3">
              <w:t>3</w:t>
            </w:r>
          </w:p>
        </w:tc>
        <w:tc>
          <w:tcPr>
            <w:tcW w:w="990" w:type="dxa"/>
          </w:tcPr>
          <w:p w14:paraId="66212D0F" w14:textId="77777777" w:rsidR="00B11855" w:rsidRPr="001F42D3" w:rsidRDefault="003D003E" w:rsidP="00506FBD">
            <w:pPr>
              <w:pStyle w:val="TableEntry"/>
            </w:pPr>
            <w:r w:rsidRPr="001F42D3">
              <w:t>705</w:t>
            </w:r>
          </w:p>
        </w:tc>
        <w:tc>
          <w:tcPr>
            <w:tcW w:w="805" w:type="dxa"/>
          </w:tcPr>
          <w:p w14:paraId="21CA8FAA" w14:textId="77777777" w:rsidR="00B11855" w:rsidRPr="001F42D3" w:rsidRDefault="003D003E" w:rsidP="00506FBD">
            <w:pPr>
              <w:pStyle w:val="TableEntry"/>
            </w:pPr>
            <w:r w:rsidRPr="001F42D3">
              <w:t>CWE</w:t>
            </w:r>
          </w:p>
        </w:tc>
        <w:tc>
          <w:tcPr>
            <w:tcW w:w="995" w:type="dxa"/>
          </w:tcPr>
          <w:p w14:paraId="72F61FDB" w14:textId="77777777" w:rsidR="00B11855" w:rsidRPr="001F42D3" w:rsidRDefault="003D003E" w:rsidP="00506FBD">
            <w:pPr>
              <w:pStyle w:val="TableEntry"/>
            </w:pPr>
            <w:r w:rsidRPr="001F42D3">
              <w:t>RE</w:t>
            </w:r>
          </w:p>
        </w:tc>
        <w:tc>
          <w:tcPr>
            <w:tcW w:w="900" w:type="dxa"/>
          </w:tcPr>
          <w:p w14:paraId="6731101D" w14:textId="77777777" w:rsidR="00B11855" w:rsidRPr="001F42D3" w:rsidRDefault="003D003E" w:rsidP="00506FBD">
            <w:pPr>
              <w:pStyle w:val="TableEntry"/>
            </w:pPr>
            <w:r w:rsidRPr="001F42D3">
              <w:t>[0..1]</w:t>
            </w:r>
          </w:p>
        </w:tc>
        <w:tc>
          <w:tcPr>
            <w:tcW w:w="1170" w:type="dxa"/>
          </w:tcPr>
          <w:p w14:paraId="6044169A" w14:textId="77777777" w:rsidR="00B11855" w:rsidRPr="001F42D3" w:rsidRDefault="00E86B15" w:rsidP="00506FBD">
            <w:pPr>
              <w:pStyle w:val="TableEntry"/>
            </w:pPr>
            <w:r w:rsidRPr="001F42D3">
              <w:t>0164</w:t>
            </w:r>
          </w:p>
        </w:tc>
        <w:tc>
          <w:tcPr>
            <w:tcW w:w="1170" w:type="dxa"/>
          </w:tcPr>
          <w:p w14:paraId="2F240BA1" w14:textId="77777777" w:rsidR="00B11855" w:rsidRPr="001F42D3" w:rsidRDefault="003D003E" w:rsidP="00506FBD">
            <w:pPr>
              <w:pStyle w:val="TableEntry"/>
            </w:pPr>
            <w:r w:rsidRPr="001F42D3">
              <w:t>00311</w:t>
            </w:r>
          </w:p>
        </w:tc>
        <w:tc>
          <w:tcPr>
            <w:tcW w:w="2980" w:type="dxa"/>
          </w:tcPr>
          <w:p w14:paraId="14DEF8BB" w14:textId="77777777" w:rsidR="00B11855" w:rsidRPr="001F42D3" w:rsidRDefault="003D003E" w:rsidP="00506FBD">
            <w:pPr>
              <w:pStyle w:val="TableEntry"/>
            </w:pPr>
            <w:r w:rsidRPr="001F42D3">
              <w:t>Administration Device</w:t>
            </w:r>
          </w:p>
        </w:tc>
      </w:tr>
      <w:tr w:rsidR="00C40FD5" w:rsidRPr="001F42D3" w14:paraId="747BB99C" w14:textId="77777777" w:rsidTr="00B34AEB">
        <w:trPr>
          <w:cantSplit/>
          <w:jc w:val="center"/>
        </w:trPr>
        <w:tc>
          <w:tcPr>
            <w:tcW w:w="896" w:type="dxa"/>
          </w:tcPr>
          <w:p w14:paraId="0E7204B4" w14:textId="77777777" w:rsidR="00B11855" w:rsidRPr="001F42D3" w:rsidRDefault="003D003E" w:rsidP="00506FBD">
            <w:pPr>
              <w:pStyle w:val="TableEntry"/>
            </w:pPr>
            <w:r w:rsidRPr="001F42D3">
              <w:t>4</w:t>
            </w:r>
          </w:p>
        </w:tc>
        <w:tc>
          <w:tcPr>
            <w:tcW w:w="990" w:type="dxa"/>
          </w:tcPr>
          <w:p w14:paraId="472B389E" w14:textId="77777777" w:rsidR="00B11855" w:rsidRPr="001F42D3" w:rsidRDefault="003D003E" w:rsidP="00506FBD">
            <w:pPr>
              <w:pStyle w:val="TableEntry"/>
            </w:pPr>
            <w:r w:rsidRPr="001F42D3">
              <w:t>705</w:t>
            </w:r>
          </w:p>
        </w:tc>
        <w:tc>
          <w:tcPr>
            <w:tcW w:w="805" w:type="dxa"/>
          </w:tcPr>
          <w:p w14:paraId="6027ED53" w14:textId="77777777" w:rsidR="00B11855" w:rsidRPr="001F42D3" w:rsidRDefault="003D003E" w:rsidP="00506FBD">
            <w:pPr>
              <w:pStyle w:val="TableEntry"/>
            </w:pPr>
            <w:r w:rsidRPr="001F42D3">
              <w:t>CWE</w:t>
            </w:r>
          </w:p>
        </w:tc>
        <w:tc>
          <w:tcPr>
            <w:tcW w:w="995" w:type="dxa"/>
          </w:tcPr>
          <w:p w14:paraId="76C86084" w14:textId="77777777" w:rsidR="00B11855" w:rsidRPr="001F42D3" w:rsidRDefault="00185E26" w:rsidP="00DE39CA">
            <w:pPr>
              <w:pStyle w:val="TableEntry"/>
            </w:pPr>
            <w:r w:rsidRPr="001F42D3">
              <w:t xml:space="preserve"> </w:t>
            </w:r>
            <w:r w:rsidR="003D003E" w:rsidRPr="001F42D3">
              <w:t>CE</w:t>
            </w:r>
          </w:p>
        </w:tc>
        <w:tc>
          <w:tcPr>
            <w:tcW w:w="900" w:type="dxa"/>
          </w:tcPr>
          <w:p w14:paraId="002BA038" w14:textId="77777777" w:rsidR="00B11855" w:rsidRPr="001F42D3" w:rsidRDefault="00185E26" w:rsidP="00506FBD">
            <w:pPr>
              <w:pStyle w:val="TableEntry"/>
            </w:pPr>
            <w:r w:rsidRPr="001F42D3">
              <w:t xml:space="preserve"> </w:t>
            </w:r>
            <w:r w:rsidR="003D003E" w:rsidRPr="001F42D3">
              <w:t>[0..1]</w:t>
            </w:r>
          </w:p>
        </w:tc>
        <w:tc>
          <w:tcPr>
            <w:tcW w:w="1170" w:type="dxa"/>
          </w:tcPr>
          <w:p w14:paraId="24AE25FD" w14:textId="77777777" w:rsidR="00B11855" w:rsidRPr="001F42D3" w:rsidRDefault="003D003E" w:rsidP="00506FBD">
            <w:pPr>
              <w:pStyle w:val="TableEntry"/>
            </w:pPr>
            <w:r w:rsidRPr="001F42D3">
              <w:t>0165</w:t>
            </w:r>
          </w:p>
        </w:tc>
        <w:tc>
          <w:tcPr>
            <w:tcW w:w="1170" w:type="dxa"/>
          </w:tcPr>
          <w:p w14:paraId="47F423BE" w14:textId="77777777" w:rsidR="00B11855" w:rsidRPr="001F42D3" w:rsidRDefault="003D003E" w:rsidP="00506FBD">
            <w:pPr>
              <w:pStyle w:val="TableEntry"/>
            </w:pPr>
            <w:r w:rsidRPr="001F42D3">
              <w:t>00312</w:t>
            </w:r>
          </w:p>
        </w:tc>
        <w:tc>
          <w:tcPr>
            <w:tcW w:w="2980" w:type="dxa"/>
          </w:tcPr>
          <w:p w14:paraId="7C0C0729" w14:textId="77777777" w:rsidR="00B11855" w:rsidRPr="001F42D3" w:rsidRDefault="003D003E" w:rsidP="00506FBD">
            <w:pPr>
              <w:pStyle w:val="TableEntry"/>
            </w:pPr>
            <w:r w:rsidRPr="001F42D3">
              <w:t>Administration Method</w:t>
            </w:r>
          </w:p>
        </w:tc>
      </w:tr>
      <w:tr w:rsidR="00C40FD5" w:rsidRPr="001F42D3" w14:paraId="79B911C7" w14:textId="77777777" w:rsidTr="00B34AEB">
        <w:trPr>
          <w:cantSplit/>
          <w:jc w:val="center"/>
        </w:trPr>
        <w:tc>
          <w:tcPr>
            <w:tcW w:w="896" w:type="dxa"/>
          </w:tcPr>
          <w:p w14:paraId="498C907B" w14:textId="77777777" w:rsidR="00B11855" w:rsidRPr="001F42D3" w:rsidRDefault="003D003E" w:rsidP="00506FBD">
            <w:pPr>
              <w:pStyle w:val="TableEntry"/>
            </w:pPr>
            <w:r w:rsidRPr="001F42D3">
              <w:t>5</w:t>
            </w:r>
          </w:p>
        </w:tc>
        <w:tc>
          <w:tcPr>
            <w:tcW w:w="990" w:type="dxa"/>
          </w:tcPr>
          <w:p w14:paraId="308F8D6F" w14:textId="77777777" w:rsidR="00B11855" w:rsidRPr="001F42D3" w:rsidRDefault="003D003E" w:rsidP="00506FBD">
            <w:pPr>
              <w:pStyle w:val="TableEntry"/>
            </w:pPr>
            <w:r w:rsidRPr="001F42D3">
              <w:t>705</w:t>
            </w:r>
          </w:p>
        </w:tc>
        <w:tc>
          <w:tcPr>
            <w:tcW w:w="805" w:type="dxa"/>
          </w:tcPr>
          <w:p w14:paraId="0E31B17F" w14:textId="77777777" w:rsidR="00B11855" w:rsidRPr="001F42D3" w:rsidRDefault="003D003E" w:rsidP="00506FBD">
            <w:pPr>
              <w:pStyle w:val="TableEntry"/>
            </w:pPr>
            <w:r w:rsidRPr="001F42D3">
              <w:t>CWE</w:t>
            </w:r>
          </w:p>
        </w:tc>
        <w:tc>
          <w:tcPr>
            <w:tcW w:w="995" w:type="dxa"/>
          </w:tcPr>
          <w:p w14:paraId="23730445" w14:textId="77777777" w:rsidR="00B11855" w:rsidRPr="001F42D3" w:rsidRDefault="003D003E" w:rsidP="00506FBD">
            <w:pPr>
              <w:pStyle w:val="TableEntry"/>
            </w:pPr>
            <w:r w:rsidRPr="001F42D3">
              <w:t>RE</w:t>
            </w:r>
          </w:p>
        </w:tc>
        <w:tc>
          <w:tcPr>
            <w:tcW w:w="900" w:type="dxa"/>
          </w:tcPr>
          <w:p w14:paraId="0E778836" w14:textId="77777777" w:rsidR="00B11855" w:rsidRPr="001F42D3" w:rsidRDefault="003D003E" w:rsidP="00506FBD">
            <w:pPr>
              <w:pStyle w:val="TableEntry"/>
            </w:pPr>
            <w:r w:rsidRPr="001F42D3">
              <w:t>[0..1]</w:t>
            </w:r>
          </w:p>
        </w:tc>
        <w:tc>
          <w:tcPr>
            <w:tcW w:w="1170" w:type="dxa"/>
          </w:tcPr>
          <w:p w14:paraId="1AB13B7D" w14:textId="77777777" w:rsidR="00B11855" w:rsidRPr="001F42D3" w:rsidRDefault="00B11855" w:rsidP="00506FBD">
            <w:pPr>
              <w:pStyle w:val="TableEntry"/>
            </w:pPr>
          </w:p>
        </w:tc>
        <w:tc>
          <w:tcPr>
            <w:tcW w:w="1170" w:type="dxa"/>
          </w:tcPr>
          <w:p w14:paraId="1C43E2E9" w14:textId="77777777" w:rsidR="00B11855" w:rsidRPr="001F42D3" w:rsidRDefault="003D003E" w:rsidP="00506FBD">
            <w:pPr>
              <w:pStyle w:val="TableEntry"/>
            </w:pPr>
            <w:r w:rsidRPr="001F42D3">
              <w:t>01315</w:t>
            </w:r>
          </w:p>
        </w:tc>
        <w:tc>
          <w:tcPr>
            <w:tcW w:w="2980" w:type="dxa"/>
          </w:tcPr>
          <w:p w14:paraId="7364B678" w14:textId="77777777" w:rsidR="00B11855" w:rsidRPr="001F42D3" w:rsidRDefault="003D003E" w:rsidP="00506FBD">
            <w:pPr>
              <w:pStyle w:val="TableEntry"/>
            </w:pPr>
            <w:r w:rsidRPr="001F42D3">
              <w:t>Routing Instruction</w:t>
            </w:r>
          </w:p>
        </w:tc>
      </w:tr>
      <w:tr w:rsidR="00C40FD5" w:rsidRPr="001F42D3" w14:paraId="33CC0328" w14:textId="77777777" w:rsidTr="00B34AEB">
        <w:trPr>
          <w:cantSplit/>
          <w:jc w:val="center"/>
        </w:trPr>
        <w:tc>
          <w:tcPr>
            <w:tcW w:w="896" w:type="dxa"/>
          </w:tcPr>
          <w:p w14:paraId="4BEBE69E" w14:textId="77777777" w:rsidR="00B11855" w:rsidRPr="001F42D3" w:rsidRDefault="003D003E" w:rsidP="00506FBD">
            <w:pPr>
              <w:pStyle w:val="TableEntry"/>
            </w:pPr>
            <w:r w:rsidRPr="001F42D3">
              <w:lastRenderedPageBreak/>
              <w:t>6</w:t>
            </w:r>
          </w:p>
        </w:tc>
        <w:tc>
          <w:tcPr>
            <w:tcW w:w="990" w:type="dxa"/>
          </w:tcPr>
          <w:p w14:paraId="33FB27D2" w14:textId="77777777" w:rsidR="00B11855" w:rsidRPr="001F42D3" w:rsidRDefault="003D003E" w:rsidP="00506FBD">
            <w:pPr>
              <w:pStyle w:val="TableEntry"/>
            </w:pPr>
            <w:r w:rsidRPr="001F42D3">
              <w:t>705</w:t>
            </w:r>
          </w:p>
        </w:tc>
        <w:tc>
          <w:tcPr>
            <w:tcW w:w="805" w:type="dxa"/>
          </w:tcPr>
          <w:p w14:paraId="453376C2" w14:textId="77777777" w:rsidR="00B11855" w:rsidRPr="001F42D3" w:rsidRDefault="003D003E" w:rsidP="00506FBD">
            <w:pPr>
              <w:pStyle w:val="TableEntry"/>
            </w:pPr>
            <w:r w:rsidRPr="001F42D3">
              <w:t>CWE</w:t>
            </w:r>
          </w:p>
        </w:tc>
        <w:tc>
          <w:tcPr>
            <w:tcW w:w="995" w:type="dxa"/>
          </w:tcPr>
          <w:p w14:paraId="625FD7A7" w14:textId="77777777" w:rsidR="00B11855" w:rsidRPr="001F42D3" w:rsidRDefault="003D003E" w:rsidP="00506FBD">
            <w:pPr>
              <w:pStyle w:val="TableEntry"/>
            </w:pPr>
            <w:r w:rsidRPr="001F42D3">
              <w:t>RE</w:t>
            </w:r>
          </w:p>
        </w:tc>
        <w:tc>
          <w:tcPr>
            <w:tcW w:w="900" w:type="dxa"/>
          </w:tcPr>
          <w:p w14:paraId="11E10015" w14:textId="77777777" w:rsidR="00B11855" w:rsidRPr="001F42D3" w:rsidRDefault="003D003E" w:rsidP="00506FBD">
            <w:pPr>
              <w:pStyle w:val="TableEntry"/>
            </w:pPr>
            <w:r w:rsidRPr="001F42D3">
              <w:t>[0..1]</w:t>
            </w:r>
          </w:p>
        </w:tc>
        <w:tc>
          <w:tcPr>
            <w:tcW w:w="1170" w:type="dxa"/>
          </w:tcPr>
          <w:p w14:paraId="7FCCD402" w14:textId="77777777" w:rsidR="00B11855" w:rsidRPr="001F42D3" w:rsidRDefault="003D003E" w:rsidP="00506FBD">
            <w:pPr>
              <w:pStyle w:val="TableEntry"/>
            </w:pPr>
            <w:r w:rsidRPr="001F42D3">
              <w:t>0495</w:t>
            </w:r>
          </w:p>
        </w:tc>
        <w:tc>
          <w:tcPr>
            <w:tcW w:w="1170" w:type="dxa"/>
          </w:tcPr>
          <w:p w14:paraId="6FEE3B46" w14:textId="77777777" w:rsidR="00B11855" w:rsidRPr="001F42D3" w:rsidRDefault="003D003E" w:rsidP="00506FBD">
            <w:pPr>
              <w:pStyle w:val="TableEntry"/>
            </w:pPr>
            <w:r w:rsidRPr="001F42D3">
              <w:t>01670</w:t>
            </w:r>
          </w:p>
        </w:tc>
        <w:tc>
          <w:tcPr>
            <w:tcW w:w="2980" w:type="dxa"/>
          </w:tcPr>
          <w:p w14:paraId="2164D1A9" w14:textId="77777777" w:rsidR="00B11855" w:rsidRPr="001F42D3" w:rsidRDefault="003D003E" w:rsidP="00506FBD">
            <w:pPr>
              <w:pStyle w:val="TableEntry"/>
            </w:pPr>
            <w:r w:rsidRPr="001F42D3">
              <w:t>Administration Site Modifier</w:t>
            </w:r>
          </w:p>
        </w:tc>
      </w:tr>
    </w:tbl>
    <w:p w14:paraId="34A1E94D" w14:textId="77777777" w:rsidR="00FF2B2D" w:rsidRPr="001F42D3" w:rsidRDefault="00FF2B2D" w:rsidP="006D73DE">
      <w:pPr>
        <w:pStyle w:val="BodyText"/>
      </w:pPr>
    </w:p>
    <w:p w14:paraId="42800BA9" w14:textId="77777777" w:rsidR="00B11855" w:rsidRPr="001F42D3" w:rsidRDefault="003D003E" w:rsidP="006D73DE">
      <w:pPr>
        <w:pStyle w:val="BodyText"/>
      </w:pPr>
      <w:r w:rsidRPr="001F42D3">
        <w:t>The following describes the IHE PCD usage of the fields in the above table.</w:t>
      </w:r>
    </w:p>
    <w:p w14:paraId="454C2052" w14:textId="77777777" w:rsidR="00B11855" w:rsidRPr="001F42D3" w:rsidRDefault="003D003E" w:rsidP="001422D4">
      <w:pPr>
        <w:pStyle w:val="HL7Field"/>
        <w:ind w:hanging="2"/>
      </w:pPr>
      <w:r w:rsidRPr="001F42D3">
        <w:t xml:space="preserve">RXR-1   Route </w:t>
      </w:r>
    </w:p>
    <w:p w14:paraId="1480C009"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51013560" w14:textId="21782A48" w:rsidR="006F6436" w:rsidRPr="001F42D3" w:rsidRDefault="003D003E" w:rsidP="006F6436">
      <w:pPr>
        <w:pStyle w:val="BodyText"/>
      </w:pPr>
      <w:r w:rsidRPr="001F42D3">
        <w:t xml:space="preserve">Definition: This field is the route of administration. </w:t>
      </w:r>
      <w:r w:rsidR="006F6436" w:rsidRPr="001F42D3">
        <w:t xml:space="preserve">The </w:t>
      </w:r>
      <w:r w:rsidR="007E67D4" w:rsidRPr="001F42D3">
        <w:t>DEV TF</w:t>
      </w:r>
      <w:r w:rsidR="006F6436" w:rsidRPr="001F42D3">
        <w:t xml:space="preserve"> requires that this field be valued as one of the following:  ^IV^HL70162 for Intravenous, ^EP^HL70162 for Epidural, ^SC^HL70162 for Subcutaneous, ^NG^HL70162 for Nasogastric, ^GTT^HL70162 for Gastrostomy Tube or ^IT^HL70162 for Intrathecal.</w:t>
      </w:r>
    </w:p>
    <w:p w14:paraId="6C472888" w14:textId="365E0C0E" w:rsidR="00B11855" w:rsidRPr="001F42D3" w:rsidRDefault="003D003E" w:rsidP="006F6436">
      <w:pPr>
        <w:pStyle w:val="BodyText"/>
        <w:rPr>
          <w:b/>
          <w:bCs/>
        </w:rPr>
      </w:pPr>
      <w:r w:rsidRPr="001F42D3">
        <w:rPr>
          <w:b/>
          <w:bCs/>
        </w:rPr>
        <w:t>RXR-2   Administration Site</w:t>
      </w:r>
    </w:p>
    <w:p w14:paraId="00EACC04" w14:textId="532DA927"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.2.2 for details. The </w:t>
      </w:r>
      <w:r w:rsidR="007E67D4" w:rsidRPr="001F42D3">
        <w:rPr>
          <w:noProof w:val="0"/>
        </w:rPr>
        <w:t>DEV TF</w:t>
      </w:r>
      <w:r w:rsidRPr="001F42D3">
        <w:rPr>
          <w:noProof w:val="0"/>
        </w:rPr>
        <w:t xml:space="preserve"> does not further constrain this field.</w:t>
      </w:r>
    </w:p>
    <w:p w14:paraId="4AA16A6D" w14:textId="36AF57FC" w:rsidR="00B11855" w:rsidRPr="001F42D3" w:rsidRDefault="003D003E" w:rsidP="001422D4">
      <w:pPr>
        <w:pStyle w:val="HL7Field"/>
        <w:ind w:hanging="2"/>
      </w:pPr>
      <w:r w:rsidRPr="001F42D3">
        <w:t xml:space="preserve">RXR-3   Administration Device </w:t>
      </w:r>
    </w:p>
    <w:p w14:paraId="2D7CC18D" w14:textId="77777777" w:rsidR="00B11855" w:rsidRPr="001F42D3" w:rsidRDefault="003D003E" w:rsidP="002E3ED0">
      <w:pPr>
        <w:pStyle w:val="Components"/>
        <w:ind w:left="0" w:hanging="2"/>
      </w:pPr>
      <w:r w:rsidRPr="001F42D3">
        <w:t>Components: &lt;Identifier (ST)&gt; ^ &lt;Text (ST)&gt; ^ &lt;Name of Coding System (ID)&gt; ^</w:t>
      </w:r>
      <w:r w:rsidR="006D73DE" w:rsidRPr="001F42D3">
        <w:t xml:space="preserve"> </w:t>
      </w:r>
      <w:r w:rsidRPr="001F42D3">
        <w:t>&lt;Alternate Identifier (ST)&gt; ^ &lt;Alternate Text (ST)&gt; ^ &lt;Name of Alternate</w:t>
      </w:r>
      <w:r w:rsidR="006D73DE" w:rsidRPr="001F42D3">
        <w:t xml:space="preserve"> </w:t>
      </w:r>
      <w:r w:rsidRPr="001F42D3">
        <w:t>Coding System (ID)&gt; ^ &lt;Coding System Version ID (ST)&gt; ^ &lt;Alternate Coding</w:t>
      </w:r>
      <w:r w:rsidR="006D73DE" w:rsidRPr="001F42D3">
        <w:t xml:space="preserve"> </w:t>
      </w:r>
      <w:r w:rsidRPr="001F42D3">
        <w:t>System Version ID (ST)&gt; ^ &lt;Original Text (ST)&gt;</w:t>
      </w:r>
    </w:p>
    <w:p w14:paraId="2619F705" w14:textId="7770F0FE" w:rsidR="00B11855" w:rsidRPr="001F42D3" w:rsidRDefault="003D003E" w:rsidP="002E3ED0">
      <w:pPr>
        <w:pStyle w:val="HL7FieldIndent2"/>
        <w:ind w:left="0" w:hanging="2"/>
        <w:rPr>
          <w:noProof w:val="0"/>
        </w:rPr>
      </w:pPr>
      <w:r w:rsidRPr="001F42D3">
        <w:rPr>
          <w:noProof w:val="0"/>
        </w:rPr>
        <w:t>Definition: This field contains the type of pump used to administer the drug, if known by the BCMA system</w:t>
      </w:r>
      <w:r w:rsidR="00CA3A2C" w:rsidRPr="001F42D3">
        <w:rPr>
          <w:noProof w:val="0"/>
        </w:rPr>
        <w:t xml:space="preserve">. </w:t>
      </w:r>
      <w:r w:rsidRPr="001F42D3">
        <w:rPr>
          <w:noProof w:val="0"/>
        </w:rPr>
        <w:t xml:space="preserve">The </w:t>
      </w:r>
      <w:r w:rsidR="007E67D4" w:rsidRPr="001F42D3">
        <w:rPr>
          <w:noProof w:val="0"/>
        </w:rPr>
        <w:t>DEV TF</w:t>
      </w:r>
      <w:r w:rsidRPr="001F42D3">
        <w:rPr>
          <w:noProof w:val="0"/>
        </w:rPr>
        <w:t xml:space="preserve"> requires that this field be valued as ^IVP^HL70164 for LVP pumps, ^PCA^HL70164 for PCA pumps, or ^SYR^HL70164 for Syringe pumps.</w:t>
      </w:r>
    </w:p>
    <w:p w14:paraId="4D264884" w14:textId="7EC92523" w:rsidR="00B11855" w:rsidRPr="001F42D3" w:rsidRDefault="003D003E" w:rsidP="002E3ED0">
      <w:pPr>
        <w:pStyle w:val="HL7FieldIndent2"/>
        <w:ind w:left="0" w:hanging="2"/>
        <w:rPr>
          <w:noProof w:val="0"/>
        </w:rPr>
      </w:pPr>
      <w:r w:rsidRPr="001F42D3">
        <w:rPr>
          <w:noProof w:val="0"/>
        </w:rPr>
        <w:t xml:space="preserve">The following entry should be added to </w:t>
      </w:r>
      <w:r w:rsidR="006D613E" w:rsidRPr="001F42D3">
        <w:rPr>
          <w:noProof w:val="0"/>
        </w:rPr>
        <w:t>HL7</w:t>
      </w:r>
      <w:r w:rsidR="00995105" w:rsidRPr="001F42D3">
        <w:rPr>
          <w:noProof w:val="0"/>
        </w:rPr>
        <w:t xml:space="preserve"> </w:t>
      </w:r>
      <w:r w:rsidRPr="001F42D3">
        <w:rPr>
          <w:noProof w:val="0"/>
        </w:rPr>
        <w:t>user-defined table #0164:</w:t>
      </w:r>
    </w:p>
    <w:p w14:paraId="50B8D7A7" w14:textId="77777777" w:rsidR="00B11855" w:rsidRPr="001F42D3" w:rsidRDefault="00B11855" w:rsidP="006D73DE">
      <w:pPr>
        <w:pStyle w:val="BodyText"/>
      </w:pPr>
    </w:p>
    <w:tbl>
      <w:tblPr>
        <w:tblW w:w="5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8"/>
        <w:gridCol w:w="3060"/>
      </w:tblGrid>
      <w:tr w:rsidR="00FF2B2D" w:rsidRPr="001F42D3" w14:paraId="7FE6BA13" w14:textId="77777777" w:rsidTr="00576EDB">
        <w:trPr>
          <w:cantSplit/>
          <w:jc w:val="center"/>
        </w:trPr>
        <w:tc>
          <w:tcPr>
            <w:tcW w:w="2178" w:type="dxa"/>
            <w:shd w:val="clear" w:color="auto" w:fill="D9D9D9"/>
          </w:tcPr>
          <w:p w14:paraId="5E360A7E" w14:textId="77777777" w:rsidR="00FF2B2D" w:rsidRPr="001F42D3" w:rsidRDefault="00FF2B2D" w:rsidP="00576EDB">
            <w:pPr>
              <w:pStyle w:val="TableEntryHeader"/>
            </w:pPr>
            <w:r w:rsidRPr="001F42D3">
              <w:t>Value</w:t>
            </w:r>
          </w:p>
        </w:tc>
        <w:tc>
          <w:tcPr>
            <w:tcW w:w="3060" w:type="dxa"/>
            <w:shd w:val="clear" w:color="auto" w:fill="D9D9D9"/>
          </w:tcPr>
          <w:p w14:paraId="5A3D6208" w14:textId="77777777" w:rsidR="00FF2B2D" w:rsidRPr="001F42D3" w:rsidRDefault="00FF2B2D" w:rsidP="00576EDB">
            <w:pPr>
              <w:pStyle w:val="TableEntryHeader"/>
            </w:pPr>
            <w:r w:rsidRPr="001F42D3">
              <w:t>Description</w:t>
            </w:r>
          </w:p>
        </w:tc>
      </w:tr>
      <w:tr w:rsidR="00FF2B2D" w:rsidRPr="001F42D3" w14:paraId="3E4989A5" w14:textId="77777777" w:rsidTr="00576EDB">
        <w:trPr>
          <w:cantSplit/>
          <w:jc w:val="center"/>
        </w:trPr>
        <w:tc>
          <w:tcPr>
            <w:tcW w:w="2178" w:type="dxa"/>
          </w:tcPr>
          <w:p w14:paraId="517D5DB1" w14:textId="77777777" w:rsidR="00FF2B2D" w:rsidRPr="001F42D3" w:rsidRDefault="00FF2B2D" w:rsidP="00576EDB">
            <w:pPr>
              <w:pStyle w:val="TableEntry"/>
            </w:pPr>
            <w:r w:rsidRPr="001F42D3">
              <w:t>SYR</w:t>
            </w:r>
          </w:p>
        </w:tc>
        <w:tc>
          <w:tcPr>
            <w:tcW w:w="3060" w:type="dxa"/>
          </w:tcPr>
          <w:p w14:paraId="518033A1" w14:textId="77777777" w:rsidR="00FF2B2D" w:rsidRPr="001F42D3" w:rsidRDefault="00FF2B2D" w:rsidP="00576EDB">
            <w:pPr>
              <w:pStyle w:val="TableEntry"/>
            </w:pPr>
            <w:r w:rsidRPr="001F42D3">
              <w:t>Syringe Pump</w:t>
            </w:r>
          </w:p>
        </w:tc>
      </w:tr>
    </w:tbl>
    <w:p w14:paraId="263256D6" w14:textId="77777777" w:rsidR="00FF2B2D" w:rsidRPr="001F42D3" w:rsidRDefault="00FF2B2D" w:rsidP="006D73DE">
      <w:pPr>
        <w:pStyle w:val="BodyText"/>
      </w:pPr>
    </w:p>
    <w:p w14:paraId="743A05B0" w14:textId="1C2619EC" w:rsidR="00B11855" w:rsidRPr="001F42D3" w:rsidRDefault="003D003E" w:rsidP="001422D4">
      <w:pPr>
        <w:pStyle w:val="HL7Field"/>
        <w:ind w:hanging="2"/>
      </w:pPr>
      <w:r w:rsidRPr="001F42D3">
        <w:t>RXR-4   Administration Method</w:t>
      </w:r>
    </w:p>
    <w:p w14:paraId="70F928BF"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219D1250" w14:textId="77777777" w:rsidR="00B11855" w:rsidRPr="001F42D3" w:rsidRDefault="003D003E" w:rsidP="002E3ED0">
      <w:pPr>
        <w:pStyle w:val="HL7FieldIndent2"/>
        <w:ind w:left="0" w:hanging="2"/>
        <w:rPr>
          <w:noProof w:val="0"/>
        </w:rPr>
      </w:pPr>
      <w:r w:rsidRPr="001F42D3">
        <w:rPr>
          <w:noProof w:val="0"/>
        </w:rPr>
        <w:t>Definition: This field identifies whether the infusion is to be administered as a primary infusion or as an IV piggyback or secondary infusion. The TF requires that this field be valued as ^IV^HL70165 for a primary infusion or ^IVPB^HL70165 for an IV piggyback or secondary infusion.</w:t>
      </w:r>
      <w:r w:rsidR="009536D7" w:rsidRPr="001F42D3">
        <w:rPr>
          <w:noProof w:val="0"/>
        </w:rPr>
        <w:t xml:space="preserve"> This field is optional for PCA.</w:t>
      </w:r>
    </w:p>
    <w:p w14:paraId="21D44255" w14:textId="05A2BCBC" w:rsidR="00B11855" w:rsidRPr="001F42D3" w:rsidRDefault="003D003E" w:rsidP="002E3ED0">
      <w:pPr>
        <w:pStyle w:val="HL7FieldIndent2"/>
        <w:ind w:left="0" w:hanging="2"/>
        <w:rPr>
          <w:noProof w:val="0"/>
        </w:rPr>
      </w:pPr>
      <w:r w:rsidRPr="001F42D3">
        <w:rPr>
          <w:noProof w:val="0"/>
        </w:rPr>
        <w:t xml:space="preserve">The following entry should be added to </w:t>
      </w:r>
      <w:r w:rsidR="006D613E" w:rsidRPr="001F42D3">
        <w:rPr>
          <w:noProof w:val="0"/>
        </w:rPr>
        <w:t>HL7</w:t>
      </w:r>
      <w:r w:rsidR="00995105" w:rsidRPr="001F42D3">
        <w:rPr>
          <w:noProof w:val="0"/>
        </w:rPr>
        <w:t xml:space="preserve"> </w:t>
      </w:r>
      <w:r w:rsidRPr="001F42D3">
        <w:rPr>
          <w:noProof w:val="0"/>
        </w:rPr>
        <w:t>user-defined table #0165:</w:t>
      </w:r>
    </w:p>
    <w:p w14:paraId="6701845A" w14:textId="77777777" w:rsidR="00B11855" w:rsidRPr="001F42D3" w:rsidRDefault="00B11855" w:rsidP="006D73DE">
      <w:pPr>
        <w:pStyle w:val="BodyText"/>
      </w:pPr>
    </w:p>
    <w:tbl>
      <w:tblPr>
        <w:tblW w:w="5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8"/>
        <w:gridCol w:w="3060"/>
      </w:tblGrid>
      <w:tr w:rsidR="00B11855" w:rsidRPr="001F42D3" w14:paraId="59BD1DBC" w14:textId="77777777" w:rsidTr="00DE39CA">
        <w:trPr>
          <w:cantSplit/>
          <w:jc w:val="center"/>
        </w:trPr>
        <w:tc>
          <w:tcPr>
            <w:tcW w:w="2178" w:type="dxa"/>
            <w:shd w:val="clear" w:color="auto" w:fill="D9D9D9"/>
          </w:tcPr>
          <w:p w14:paraId="403F69DB" w14:textId="77777777" w:rsidR="00B11855" w:rsidRPr="001F42D3" w:rsidRDefault="003D003E" w:rsidP="002F241F">
            <w:pPr>
              <w:pStyle w:val="TableEntryHeader"/>
            </w:pPr>
            <w:bookmarkStart w:id="1480" w:name="_Hlk431204167"/>
            <w:r w:rsidRPr="001F42D3">
              <w:t>Value</w:t>
            </w:r>
          </w:p>
        </w:tc>
        <w:tc>
          <w:tcPr>
            <w:tcW w:w="3060" w:type="dxa"/>
            <w:shd w:val="clear" w:color="auto" w:fill="D9D9D9"/>
          </w:tcPr>
          <w:p w14:paraId="5BCCC562" w14:textId="77777777" w:rsidR="00B11855" w:rsidRPr="001F42D3" w:rsidRDefault="003D003E" w:rsidP="002F241F">
            <w:pPr>
              <w:pStyle w:val="TableEntryHeader"/>
            </w:pPr>
            <w:r w:rsidRPr="001F42D3">
              <w:t>Description</w:t>
            </w:r>
          </w:p>
        </w:tc>
      </w:tr>
      <w:tr w:rsidR="00B11855" w:rsidRPr="001F42D3" w14:paraId="7BC7D0BA" w14:textId="77777777" w:rsidTr="006C0E8E">
        <w:trPr>
          <w:cantSplit/>
          <w:jc w:val="center"/>
        </w:trPr>
        <w:tc>
          <w:tcPr>
            <w:tcW w:w="2178" w:type="dxa"/>
          </w:tcPr>
          <w:p w14:paraId="472AAD08" w14:textId="77777777" w:rsidR="00B11855" w:rsidRPr="001F42D3" w:rsidRDefault="003D003E" w:rsidP="002F241F">
            <w:pPr>
              <w:pStyle w:val="TableEntry"/>
            </w:pPr>
            <w:r w:rsidRPr="001F42D3">
              <w:t>IV</w:t>
            </w:r>
          </w:p>
        </w:tc>
        <w:tc>
          <w:tcPr>
            <w:tcW w:w="3060" w:type="dxa"/>
          </w:tcPr>
          <w:p w14:paraId="4B3CEFC9" w14:textId="77777777" w:rsidR="00B11855" w:rsidRPr="001F42D3" w:rsidRDefault="003D003E" w:rsidP="002F241F">
            <w:pPr>
              <w:pStyle w:val="TableEntry"/>
            </w:pPr>
            <w:r w:rsidRPr="001F42D3">
              <w:t>IV Primary</w:t>
            </w:r>
          </w:p>
        </w:tc>
      </w:tr>
      <w:bookmarkEnd w:id="1480"/>
    </w:tbl>
    <w:p w14:paraId="3B9F6030" w14:textId="77777777" w:rsidR="00B11855" w:rsidRPr="001F42D3" w:rsidRDefault="00B11855" w:rsidP="002F241F">
      <w:pPr>
        <w:pStyle w:val="BodyText"/>
      </w:pPr>
    </w:p>
    <w:p w14:paraId="6C39EB93" w14:textId="647B56F4" w:rsidR="00B11855" w:rsidRPr="001F42D3" w:rsidRDefault="003D003E" w:rsidP="001422D4">
      <w:pPr>
        <w:pStyle w:val="HL7Field"/>
        <w:ind w:hanging="2"/>
      </w:pPr>
      <w:r w:rsidRPr="001F42D3">
        <w:lastRenderedPageBreak/>
        <w:t>RXR-5   Routing Instruction</w:t>
      </w:r>
    </w:p>
    <w:p w14:paraId="050F53F4" w14:textId="53F66CFB"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.2.5 for details. The </w:t>
      </w:r>
      <w:r w:rsidR="007E67D4" w:rsidRPr="001F42D3">
        <w:rPr>
          <w:noProof w:val="0"/>
        </w:rPr>
        <w:t>DEV TF</w:t>
      </w:r>
      <w:r w:rsidRPr="001F42D3">
        <w:rPr>
          <w:noProof w:val="0"/>
        </w:rPr>
        <w:t xml:space="preserve"> does not further constrain this field.</w:t>
      </w:r>
    </w:p>
    <w:p w14:paraId="38145A55" w14:textId="70AE75A2" w:rsidR="00B11855" w:rsidRPr="001F42D3" w:rsidRDefault="003D003E" w:rsidP="001422D4">
      <w:pPr>
        <w:pStyle w:val="HL7Field"/>
        <w:ind w:hanging="2"/>
      </w:pPr>
      <w:r w:rsidRPr="001F42D3">
        <w:t>RXR-6   Administration Site Modifier</w:t>
      </w:r>
    </w:p>
    <w:p w14:paraId="7FDA4C89" w14:textId="6C26521A"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.2.6 for details. The </w:t>
      </w:r>
      <w:r w:rsidR="007E67D4" w:rsidRPr="001F42D3">
        <w:rPr>
          <w:noProof w:val="0"/>
        </w:rPr>
        <w:t>DEV TF</w:t>
      </w:r>
      <w:r w:rsidRPr="001F42D3">
        <w:rPr>
          <w:noProof w:val="0"/>
        </w:rPr>
        <w:t xml:space="preserve"> does not further constrain this field.</w:t>
      </w:r>
    </w:p>
    <w:p w14:paraId="74B725EB" w14:textId="59E49BFC" w:rsidR="00B11855" w:rsidRPr="001F42D3" w:rsidRDefault="003D003E" w:rsidP="00123C7B">
      <w:pPr>
        <w:pStyle w:val="Heading5"/>
        <w:rPr>
          <w:noProof w:val="0"/>
        </w:rPr>
      </w:pPr>
      <w:bookmarkStart w:id="1481" w:name="_Toc401769783"/>
      <w:bookmarkStart w:id="1482" w:name="_Toc214889672"/>
      <w:r w:rsidRPr="001F42D3">
        <w:rPr>
          <w:noProof w:val="0"/>
        </w:rPr>
        <w:t xml:space="preserve">OBX </w:t>
      </w:r>
      <w:r w:rsidR="00F76540" w:rsidRPr="001F42D3">
        <w:rPr>
          <w:rFonts w:eastAsia="MS Gothic"/>
          <w:noProof w:val="0"/>
        </w:rPr>
        <w:t>-</w:t>
      </w:r>
      <w:r w:rsidRPr="001F42D3">
        <w:rPr>
          <w:noProof w:val="0"/>
        </w:rPr>
        <w:t xml:space="preserve"> Observation/Result segment</w:t>
      </w:r>
      <w:bookmarkEnd w:id="1481"/>
      <w:bookmarkEnd w:id="1482"/>
    </w:p>
    <w:p w14:paraId="313695D8" w14:textId="1528A8C2" w:rsidR="00FF31A4" w:rsidRPr="001F42D3" w:rsidRDefault="00FF31A4" w:rsidP="006D73DE">
      <w:pPr>
        <w:pStyle w:val="BodyText"/>
      </w:pPr>
      <w:r w:rsidRPr="001F42D3">
        <w:t xml:space="preserve">Refer to </w:t>
      </w:r>
      <w:r w:rsidR="006D613E" w:rsidRPr="001F42D3">
        <w:t>HL7</w:t>
      </w:r>
      <w:r w:rsidR="00995105" w:rsidRPr="001F42D3">
        <w:t xml:space="preserve"> </w:t>
      </w:r>
      <w:r w:rsidRPr="001F42D3">
        <w:t>v</w:t>
      </w:r>
      <w:r w:rsidR="000313C3">
        <w:t>2.8.1</w:t>
      </w:r>
      <w:r w:rsidRPr="001F42D3">
        <w:t>: Section 7.4.2x</w:t>
      </w:r>
    </w:p>
    <w:p w14:paraId="161F417C" w14:textId="1DD5F70F" w:rsidR="00B11855" w:rsidRPr="001F42D3" w:rsidRDefault="003D003E" w:rsidP="006D73DE">
      <w:pPr>
        <w:pStyle w:val="BodyText"/>
      </w:pPr>
      <w:r w:rsidRPr="001F42D3">
        <w:t xml:space="preserve">The </w:t>
      </w:r>
      <w:r w:rsidR="006D613E" w:rsidRPr="001F42D3">
        <w:t>HL7</w:t>
      </w:r>
      <w:r w:rsidR="00995105" w:rsidRPr="001F42D3">
        <w:t xml:space="preserve"> </w:t>
      </w:r>
      <w:r w:rsidRPr="001F42D3">
        <w:t>OBX segment is used to transmit a single observation or observation fragment. In the</w:t>
      </w:r>
    </w:p>
    <w:p w14:paraId="481FE67F" w14:textId="77777777" w:rsidR="00B11855" w:rsidRPr="001F42D3" w:rsidRDefault="003D003E" w:rsidP="006D73DE">
      <w:pPr>
        <w:pStyle w:val="BodyText"/>
      </w:pPr>
      <w:r w:rsidRPr="001F42D3">
        <w:t xml:space="preserve">Point-of-Care Infusion Verification Profile the usage is limited to providing: </w:t>
      </w:r>
    </w:p>
    <w:p w14:paraId="0ADA75AD" w14:textId="77777777" w:rsidR="00B11855" w:rsidRPr="001F42D3" w:rsidRDefault="003D003E" w:rsidP="005C1693">
      <w:pPr>
        <w:pStyle w:val="ListNumber2"/>
        <w:numPr>
          <w:ilvl w:val="0"/>
          <w:numId w:val="15"/>
        </w:numPr>
      </w:pPr>
      <w:r w:rsidRPr="001F42D3">
        <w:t>pump ID</w:t>
      </w:r>
    </w:p>
    <w:p w14:paraId="79E111A9" w14:textId="29288DF7" w:rsidR="00B11855" w:rsidRPr="001F42D3" w:rsidRDefault="003D003E" w:rsidP="005C1693">
      <w:pPr>
        <w:pStyle w:val="ListNumber2"/>
      </w:pPr>
      <w:r w:rsidRPr="001F42D3">
        <w:t>patient parameters such as height, weight, or body surface area (BSA)</w:t>
      </w:r>
    </w:p>
    <w:p w14:paraId="13DB0B51" w14:textId="0F8F20FF" w:rsidR="00B2751F" w:rsidRPr="001F42D3" w:rsidRDefault="00B2751F" w:rsidP="005C1693">
      <w:pPr>
        <w:pStyle w:val="ListNumber2"/>
      </w:pPr>
      <w:r w:rsidRPr="001F42D3">
        <w:t xml:space="preserve">infusion order </w:t>
      </w:r>
      <w:r w:rsidR="00171618" w:rsidRPr="001F42D3">
        <w:t xml:space="preserve">step </w:t>
      </w:r>
      <w:r w:rsidRPr="001F42D3">
        <w:t>type</w:t>
      </w:r>
    </w:p>
    <w:p w14:paraId="4A6F79DA" w14:textId="77777777" w:rsidR="00B11855" w:rsidRPr="001F42D3" w:rsidRDefault="003D003E" w:rsidP="005C1693">
      <w:pPr>
        <w:pStyle w:val="ListNumber2"/>
      </w:pPr>
      <w:r w:rsidRPr="001F42D3">
        <w:t xml:space="preserve">other parameters used to program the pump. </w:t>
      </w:r>
    </w:p>
    <w:p w14:paraId="31A28AF8" w14:textId="77777777" w:rsidR="00B11855" w:rsidRPr="001F42D3" w:rsidRDefault="003D003E" w:rsidP="006D73DE">
      <w:pPr>
        <w:pStyle w:val="BodyText"/>
      </w:pPr>
      <w:r w:rsidRPr="001F42D3">
        <w:t>Note that the definition of the OBX segment in this profile is constrained from the definition used in the PCD Observation/Result Message to reflect this limited usage. The broader definition can be found in OBX - Observation/Result segment, Appendix Section B-8.</w:t>
      </w:r>
    </w:p>
    <w:p w14:paraId="565F7E3B" w14:textId="25141F00" w:rsidR="00E3091E" w:rsidRPr="001F42D3" w:rsidRDefault="003D003E" w:rsidP="006D73DE">
      <w:pPr>
        <w:pStyle w:val="BodyText"/>
      </w:pPr>
      <w:r w:rsidRPr="001F42D3">
        <w:t>One OBX segment containing the pump ID must always be present. Additional OBX segments containing patient parameters</w:t>
      </w:r>
      <w:r w:rsidR="00B2751F" w:rsidRPr="001F42D3">
        <w:t xml:space="preserve">, infusion order </w:t>
      </w:r>
      <w:r w:rsidR="00171618" w:rsidRPr="001F42D3">
        <w:t xml:space="preserve">step </w:t>
      </w:r>
      <w:r w:rsidR="00B2751F" w:rsidRPr="001F42D3">
        <w:t>type,</w:t>
      </w:r>
      <w:r w:rsidRPr="001F42D3">
        <w:t xml:space="preserve"> or pump programming parameters may optionally follow.</w:t>
      </w:r>
      <w:r w:rsidR="00863A9A" w:rsidRPr="001F42D3" w:rsidDel="00863A9A">
        <w:t xml:space="preserve"> </w:t>
      </w:r>
    </w:p>
    <w:p w14:paraId="287A739A" w14:textId="77777777" w:rsidR="00B11855" w:rsidRPr="001F42D3" w:rsidRDefault="003D003E" w:rsidP="00CF5627">
      <w:pPr>
        <w:pStyle w:val="TableTitle"/>
      </w:pPr>
      <w:r w:rsidRPr="001F42D3">
        <w:t>Table 3.3.4.4.</w:t>
      </w:r>
      <w:r w:rsidR="002B3DC0" w:rsidRPr="001F42D3">
        <w:t>9</w:t>
      </w:r>
      <w:r w:rsidR="00D52943" w:rsidRPr="001F42D3">
        <w:rPr>
          <w:rFonts w:eastAsia="MS Gothic"/>
        </w:rPr>
        <w:t>-</w:t>
      </w:r>
      <w:r w:rsidR="00E86B15" w:rsidRPr="001F42D3">
        <w:t>1</w:t>
      </w:r>
      <w:r w:rsidRPr="001F42D3">
        <w:t>:</w:t>
      </w:r>
      <w:r w:rsidR="00B054A1" w:rsidRPr="001F42D3">
        <w:t xml:space="preserve"> </w:t>
      </w:r>
      <w:r w:rsidRPr="001F42D3">
        <w:t>OBX segment</w:t>
      </w:r>
    </w:p>
    <w:tbl>
      <w:tblPr>
        <w:tblW w:w="8108" w:type="dxa"/>
        <w:jc w:val="center"/>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724"/>
        <w:gridCol w:w="900"/>
        <w:gridCol w:w="900"/>
        <w:gridCol w:w="900"/>
        <w:gridCol w:w="1274"/>
        <w:gridCol w:w="796"/>
        <w:gridCol w:w="2614"/>
      </w:tblGrid>
      <w:tr w:rsidR="00B11855" w:rsidRPr="001F42D3" w14:paraId="7F40DB5A" w14:textId="77777777" w:rsidTr="00C23FBA">
        <w:trPr>
          <w:tblHeader/>
          <w:jc w:val="center"/>
        </w:trPr>
        <w:tc>
          <w:tcPr>
            <w:tcW w:w="724" w:type="dxa"/>
            <w:tcBorders>
              <w:top w:val="single" w:sz="4" w:space="0" w:color="auto"/>
              <w:bottom w:val="single" w:sz="4" w:space="0" w:color="auto"/>
              <w:right w:val="single" w:sz="4" w:space="0" w:color="auto"/>
            </w:tcBorders>
            <w:shd w:val="clear" w:color="auto" w:fill="D9D9D9"/>
            <w:tcMar>
              <w:top w:w="100" w:type="dxa"/>
              <w:right w:w="100" w:type="dxa"/>
            </w:tcMar>
          </w:tcPr>
          <w:p w14:paraId="7CB1B06F" w14:textId="77777777" w:rsidR="00B11855" w:rsidRPr="001F42D3" w:rsidRDefault="003D003E" w:rsidP="006D73DE">
            <w:pPr>
              <w:pStyle w:val="TableEntry"/>
            </w:pPr>
            <w:r w:rsidRPr="001F42D3">
              <w:t>SEQ</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7CA9C31" w14:textId="77777777" w:rsidR="00B11855" w:rsidRPr="001F42D3" w:rsidRDefault="003D003E" w:rsidP="006D73DE">
            <w:pPr>
              <w:pStyle w:val="TableEntry"/>
            </w:pPr>
            <w:r w:rsidRPr="001F42D3">
              <w:t>LEN</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2D6E608" w14:textId="77777777" w:rsidR="00B11855" w:rsidRPr="001F42D3" w:rsidRDefault="003D003E" w:rsidP="006D73DE">
            <w:pPr>
              <w:pStyle w:val="TableEntry"/>
            </w:pPr>
            <w:r w:rsidRPr="001F42D3">
              <w:t>DT</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9439FC4" w14:textId="77777777" w:rsidR="00B11855" w:rsidRPr="001F42D3" w:rsidRDefault="003D003E" w:rsidP="006D73DE">
            <w:pPr>
              <w:pStyle w:val="TableEntry"/>
            </w:pPr>
            <w:r w:rsidRPr="001F42D3">
              <w:t>Usage</w:t>
            </w:r>
          </w:p>
        </w:tc>
        <w:tc>
          <w:tcPr>
            <w:tcW w:w="1274"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254FA65" w14:textId="77777777" w:rsidR="00B11855" w:rsidRPr="001F42D3" w:rsidRDefault="003D003E" w:rsidP="006D73DE">
            <w:pPr>
              <w:pStyle w:val="TableEntry"/>
            </w:pPr>
            <w:r w:rsidRPr="001F42D3">
              <w:t>Card.</w:t>
            </w:r>
          </w:p>
        </w:tc>
        <w:tc>
          <w:tcPr>
            <w:tcW w:w="796"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5116C683" w14:textId="77777777" w:rsidR="00B11855" w:rsidRPr="001F42D3" w:rsidRDefault="003D003E" w:rsidP="006D73DE">
            <w:pPr>
              <w:pStyle w:val="TableEntry"/>
            </w:pPr>
            <w:r w:rsidRPr="001F42D3">
              <w:t>TBL#</w:t>
            </w:r>
          </w:p>
        </w:tc>
        <w:tc>
          <w:tcPr>
            <w:tcW w:w="2614" w:type="dxa"/>
            <w:tcBorders>
              <w:top w:val="single" w:sz="4" w:space="0" w:color="auto"/>
              <w:left w:val="single" w:sz="4" w:space="0" w:color="auto"/>
              <w:bottom w:val="single" w:sz="4" w:space="0" w:color="auto"/>
            </w:tcBorders>
            <w:shd w:val="clear" w:color="auto" w:fill="D9D9D9"/>
            <w:tcMar>
              <w:top w:w="100" w:type="dxa"/>
              <w:right w:w="100" w:type="dxa"/>
            </w:tcMar>
          </w:tcPr>
          <w:p w14:paraId="71CA76EA" w14:textId="77777777" w:rsidR="00B11855" w:rsidRPr="001F42D3" w:rsidRDefault="003D003E" w:rsidP="006D73DE">
            <w:pPr>
              <w:pStyle w:val="TableEntry"/>
            </w:pPr>
            <w:r w:rsidRPr="001F42D3">
              <w:t>Element name</w:t>
            </w:r>
          </w:p>
        </w:tc>
      </w:tr>
      <w:tr w:rsidR="00B11855" w:rsidRPr="001F42D3" w14:paraId="14ED41DF"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62BFEB5" w14:textId="77777777" w:rsidR="00B11855" w:rsidRPr="001F42D3" w:rsidRDefault="003D003E" w:rsidP="00506FBD">
            <w:pPr>
              <w:pStyle w:val="TableEntry"/>
            </w:pPr>
            <w:r w:rsidRPr="001F42D3">
              <w:t>1</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0D75F11" w14:textId="77777777" w:rsidR="00B11855" w:rsidRPr="001F42D3" w:rsidRDefault="003D003E" w:rsidP="00506FBD">
            <w:pPr>
              <w:pStyle w:val="TableEntry"/>
            </w:pPr>
            <w:r w:rsidRPr="001F42D3">
              <w:t>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166C5A6" w14:textId="77777777" w:rsidR="00B11855" w:rsidRPr="001F42D3" w:rsidRDefault="003D003E" w:rsidP="00506FBD">
            <w:pPr>
              <w:pStyle w:val="TableEntry"/>
            </w:pPr>
            <w:r w:rsidRPr="001F42D3">
              <w:t>SI</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EB94D2B" w14:textId="77777777" w:rsidR="00B11855" w:rsidRPr="001F42D3" w:rsidRDefault="003D003E" w:rsidP="00506FBD">
            <w:pPr>
              <w:pStyle w:val="TableEntry"/>
            </w:pPr>
            <w:r w:rsidRPr="001F42D3">
              <w:t>R</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5D2389F" w14:textId="77777777" w:rsidR="00B11855" w:rsidRPr="001F42D3" w:rsidRDefault="003D003E" w:rsidP="00506FBD">
            <w:pPr>
              <w:pStyle w:val="TableEntry"/>
            </w:pPr>
            <w:r w:rsidRPr="001F42D3">
              <w:t>[1..1]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CD308F9"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270C10CD" w14:textId="77777777" w:rsidR="00B11855" w:rsidRPr="001F42D3" w:rsidRDefault="003D003E" w:rsidP="00506FBD">
            <w:pPr>
              <w:pStyle w:val="TableEntry"/>
            </w:pPr>
            <w:r w:rsidRPr="001F42D3">
              <w:t>Set ID – OBX</w:t>
            </w:r>
          </w:p>
        </w:tc>
      </w:tr>
      <w:tr w:rsidR="00B11855" w:rsidRPr="001F42D3" w14:paraId="793ED42A"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6D04C0BB" w14:textId="77777777" w:rsidR="00B11855" w:rsidRPr="001F42D3" w:rsidRDefault="003D003E" w:rsidP="00506FBD">
            <w:pPr>
              <w:pStyle w:val="TableEntry"/>
            </w:pPr>
            <w:r w:rsidRPr="001F42D3">
              <w:t>2</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A62B307" w14:textId="77777777" w:rsidR="00B11855" w:rsidRPr="001F42D3" w:rsidRDefault="003D003E" w:rsidP="00506FBD">
            <w:pPr>
              <w:pStyle w:val="TableEntry"/>
            </w:pPr>
            <w:r w:rsidRPr="001F42D3">
              <w:t>3</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77AFF5D" w14:textId="77777777" w:rsidR="00B11855" w:rsidRPr="001F42D3" w:rsidRDefault="003D003E" w:rsidP="00506FBD">
            <w:pPr>
              <w:pStyle w:val="TableEntry"/>
            </w:pPr>
            <w:r w:rsidRPr="001F42D3">
              <w:t>ID</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4A37B3B"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EBB8E94"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3C599F41" w14:textId="77777777" w:rsidR="00B11855" w:rsidRPr="001F42D3" w:rsidRDefault="003D003E" w:rsidP="00506FBD">
            <w:pPr>
              <w:pStyle w:val="TableEntry"/>
            </w:pPr>
            <w:r w:rsidRPr="001F42D3">
              <w:t>0125</w:t>
            </w:r>
          </w:p>
        </w:tc>
        <w:tc>
          <w:tcPr>
            <w:tcW w:w="2614" w:type="dxa"/>
            <w:tcBorders>
              <w:top w:val="single" w:sz="4" w:space="0" w:color="auto"/>
              <w:left w:val="single" w:sz="4" w:space="0" w:color="auto"/>
              <w:bottom w:val="single" w:sz="4" w:space="0" w:color="auto"/>
            </w:tcBorders>
            <w:tcMar>
              <w:top w:w="100" w:type="dxa"/>
              <w:right w:w="100" w:type="dxa"/>
            </w:tcMar>
          </w:tcPr>
          <w:p w14:paraId="553F5222" w14:textId="77777777" w:rsidR="00B11855" w:rsidRPr="001F42D3" w:rsidRDefault="003D003E" w:rsidP="00506FBD">
            <w:pPr>
              <w:pStyle w:val="TableEntry"/>
            </w:pPr>
            <w:r w:rsidRPr="001F42D3">
              <w:t>Value Type</w:t>
            </w:r>
          </w:p>
        </w:tc>
      </w:tr>
      <w:tr w:rsidR="00B11855" w:rsidRPr="001F42D3" w14:paraId="2C0079C3"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A5E4C16" w14:textId="77777777" w:rsidR="00B11855" w:rsidRPr="001F42D3" w:rsidRDefault="003D003E" w:rsidP="00506FBD">
            <w:pPr>
              <w:pStyle w:val="TableEntry"/>
            </w:pPr>
            <w:r w:rsidRPr="001F42D3">
              <w:t>3</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E99D983"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F3A3142"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680936F" w14:textId="77777777" w:rsidR="00B11855" w:rsidRPr="001F42D3" w:rsidRDefault="003D003E" w:rsidP="00506FBD">
            <w:pPr>
              <w:pStyle w:val="TableEntry"/>
            </w:pPr>
            <w:r w:rsidRPr="001F42D3">
              <w:t>R</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DA4D6B9" w14:textId="77777777" w:rsidR="00B11855" w:rsidRPr="001F42D3" w:rsidRDefault="003D003E" w:rsidP="00506FBD">
            <w:pPr>
              <w:pStyle w:val="TableEntry"/>
            </w:pPr>
            <w:r w:rsidRPr="001F42D3">
              <w:t>[1..1]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37CE6966"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04AE4101" w14:textId="77777777" w:rsidR="00B11855" w:rsidRPr="001F42D3" w:rsidRDefault="003D003E" w:rsidP="00506FBD">
            <w:pPr>
              <w:pStyle w:val="TableEntry"/>
            </w:pPr>
            <w:r w:rsidRPr="001F42D3">
              <w:t>Observation Identifier</w:t>
            </w:r>
          </w:p>
        </w:tc>
      </w:tr>
      <w:tr w:rsidR="00B11855" w:rsidRPr="001F42D3" w14:paraId="0E80EBC2"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94C02BC" w14:textId="77777777" w:rsidR="00B11855" w:rsidRPr="001F42D3" w:rsidRDefault="003D003E" w:rsidP="00506FBD">
            <w:pPr>
              <w:pStyle w:val="TableEntry"/>
            </w:pPr>
            <w:r w:rsidRPr="001F42D3">
              <w:t>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411B86B" w14:textId="77777777" w:rsidR="00B11855" w:rsidRPr="001F42D3" w:rsidRDefault="003D003E" w:rsidP="00506FBD">
            <w:pPr>
              <w:pStyle w:val="TableEntry"/>
            </w:pPr>
            <w:r w:rsidRPr="001F42D3">
              <w:t>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6DCBDB6" w14:textId="77777777" w:rsidR="00B11855" w:rsidRPr="001F42D3" w:rsidRDefault="003D003E" w:rsidP="00506FBD">
            <w:pPr>
              <w:pStyle w:val="TableEntry"/>
            </w:pPr>
            <w:r w:rsidRPr="001F42D3">
              <w:t>ST</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D66A49E"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5C60F66" w14:textId="77777777" w:rsidR="00B11855" w:rsidRPr="001F42D3" w:rsidRDefault="003D003E" w:rsidP="00506FBD">
            <w:pPr>
              <w:pStyle w:val="TableEntry"/>
            </w:pPr>
            <w:r w:rsidRPr="001F42D3">
              <w:t>[</w:t>
            </w:r>
            <w:r w:rsidR="00E86B15" w:rsidRPr="001F42D3">
              <w:t>0</w:t>
            </w:r>
            <w:r w:rsidRPr="001F42D3">
              <w:t>..1]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2A499944"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64899E0B" w14:textId="77777777" w:rsidR="00B11855" w:rsidRPr="001F42D3" w:rsidRDefault="003D003E" w:rsidP="00506FBD">
            <w:pPr>
              <w:pStyle w:val="TableEntry"/>
            </w:pPr>
            <w:r w:rsidRPr="001F42D3">
              <w:t>Observation Sub-ID</w:t>
            </w:r>
          </w:p>
        </w:tc>
      </w:tr>
      <w:tr w:rsidR="00B11855" w:rsidRPr="001F42D3" w14:paraId="17FB1079"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2E12A34" w14:textId="77777777" w:rsidR="00B11855" w:rsidRPr="001F42D3" w:rsidRDefault="003D003E" w:rsidP="00506FBD">
            <w:pPr>
              <w:pStyle w:val="TableEntry"/>
            </w:pPr>
            <w:r w:rsidRPr="001F42D3">
              <w:t>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31CAD43" w14:textId="77777777" w:rsidR="00B11855" w:rsidRPr="001F42D3" w:rsidRDefault="003D003E" w:rsidP="00506FBD">
            <w:pPr>
              <w:pStyle w:val="TableEntry"/>
            </w:pPr>
            <w:r w:rsidRPr="001F42D3">
              <w:t>99999</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E2FA8CD" w14:textId="77777777" w:rsidR="00B11855" w:rsidRPr="001F42D3" w:rsidRDefault="003D003E" w:rsidP="00506FBD">
            <w:pPr>
              <w:pStyle w:val="TableEntry"/>
            </w:pPr>
            <w:r w:rsidRPr="001F42D3">
              <w:t>Varies</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56B9991"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BEF0207"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7B2DA2C7"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20CA9D23" w14:textId="77777777" w:rsidR="00B11855" w:rsidRPr="001F42D3" w:rsidRDefault="003D003E" w:rsidP="00506FBD">
            <w:pPr>
              <w:pStyle w:val="TableEntry"/>
            </w:pPr>
            <w:r w:rsidRPr="001F42D3">
              <w:t>Observation Value</w:t>
            </w:r>
          </w:p>
        </w:tc>
      </w:tr>
      <w:tr w:rsidR="00B11855" w:rsidRPr="001F42D3" w14:paraId="10EC04D4"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15B3B3BF" w14:textId="77777777" w:rsidR="00B11855" w:rsidRPr="001F42D3" w:rsidRDefault="003D003E" w:rsidP="00506FBD">
            <w:pPr>
              <w:pStyle w:val="TableEntry"/>
            </w:pPr>
            <w:r w:rsidRPr="001F42D3">
              <w:t>6</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A036C4C"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05E6524"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05B0580"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EEEB6CC"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6E78BE6"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BEEBD95" w14:textId="77777777" w:rsidR="00B11855" w:rsidRPr="001F42D3" w:rsidRDefault="003D003E" w:rsidP="00506FBD">
            <w:pPr>
              <w:pStyle w:val="TableEntry"/>
            </w:pPr>
            <w:r w:rsidRPr="001F42D3">
              <w:t>Units</w:t>
            </w:r>
          </w:p>
        </w:tc>
      </w:tr>
      <w:tr w:rsidR="00B11855" w:rsidRPr="001F42D3" w14:paraId="5D1B3F96"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4981EAB1" w14:textId="77777777" w:rsidR="00B11855" w:rsidRPr="001F42D3" w:rsidRDefault="003D003E" w:rsidP="00506FBD">
            <w:pPr>
              <w:pStyle w:val="TableEntry"/>
            </w:pPr>
            <w:r w:rsidRPr="001F42D3">
              <w:t>7</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815728D" w14:textId="77777777" w:rsidR="00B11855" w:rsidRPr="001F42D3" w:rsidRDefault="003D003E" w:rsidP="00506FBD">
            <w:pPr>
              <w:pStyle w:val="TableEntry"/>
            </w:pPr>
            <w:r w:rsidRPr="001F42D3">
              <w:t xml:space="preserve"> 60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9D8546E" w14:textId="77777777" w:rsidR="00B11855" w:rsidRPr="001F42D3" w:rsidRDefault="003D003E" w:rsidP="00506FBD">
            <w:pPr>
              <w:pStyle w:val="TableEntry"/>
            </w:pPr>
            <w:r w:rsidRPr="001F42D3">
              <w:t>ST</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B2BC532"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6938E2B5"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465E27E6"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252D7CD8" w14:textId="77777777" w:rsidR="00B11855" w:rsidRPr="001F42D3" w:rsidRDefault="003D003E" w:rsidP="00506FBD">
            <w:pPr>
              <w:pStyle w:val="TableEntry"/>
            </w:pPr>
            <w:r w:rsidRPr="001F42D3">
              <w:t>References Range</w:t>
            </w:r>
          </w:p>
        </w:tc>
      </w:tr>
      <w:tr w:rsidR="00B11855" w:rsidRPr="001F42D3" w14:paraId="66DB3206"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9634484" w14:textId="77777777" w:rsidR="00B11855" w:rsidRPr="001F42D3" w:rsidRDefault="003D003E" w:rsidP="00506FBD">
            <w:pPr>
              <w:pStyle w:val="TableEntry"/>
            </w:pPr>
            <w:r w:rsidRPr="001F42D3">
              <w:t>8</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04872C9" w14:textId="77777777" w:rsidR="00B11855" w:rsidRPr="001F42D3" w:rsidRDefault="003D003E" w:rsidP="00506FBD">
            <w:pPr>
              <w:pStyle w:val="TableEntry"/>
            </w:pPr>
            <w:r w:rsidRPr="001F42D3">
              <w:t>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6688C85" w14:textId="77777777" w:rsidR="00B11855" w:rsidRPr="001F42D3" w:rsidRDefault="003D003E" w:rsidP="00506FBD">
            <w:pPr>
              <w:pStyle w:val="TableEntry"/>
            </w:pPr>
            <w:r w:rsidRPr="001F42D3">
              <w:t>IS</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3E39BC4"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1DDB72B1"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6CBA488" w14:textId="77777777" w:rsidR="00B11855" w:rsidRPr="001F42D3" w:rsidRDefault="003D003E" w:rsidP="00506FBD">
            <w:pPr>
              <w:pStyle w:val="TableEntry"/>
            </w:pPr>
            <w:r w:rsidRPr="001F42D3">
              <w:t>0078</w:t>
            </w:r>
          </w:p>
        </w:tc>
        <w:tc>
          <w:tcPr>
            <w:tcW w:w="2614" w:type="dxa"/>
            <w:tcBorders>
              <w:top w:val="single" w:sz="4" w:space="0" w:color="auto"/>
              <w:left w:val="single" w:sz="4" w:space="0" w:color="auto"/>
              <w:bottom w:val="single" w:sz="4" w:space="0" w:color="auto"/>
            </w:tcBorders>
            <w:tcMar>
              <w:top w:w="100" w:type="dxa"/>
              <w:right w:w="100" w:type="dxa"/>
            </w:tcMar>
          </w:tcPr>
          <w:p w14:paraId="4D7399AC" w14:textId="77777777" w:rsidR="00B11855" w:rsidRPr="001F42D3" w:rsidRDefault="003D003E" w:rsidP="00506FBD">
            <w:pPr>
              <w:pStyle w:val="TableEntry"/>
            </w:pPr>
            <w:r w:rsidRPr="001F42D3">
              <w:t>Abnormal Flags</w:t>
            </w:r>
          </w:p>
        </w:tc>
      </w:tr>
      <w:tr w:rsidR="00B11855" w:rsidRPr="001F42D3" w14:paraId="6CAB1CCC"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21B0885" w14:textId="77777777" w:rsidR="00B11855" w:rsidRPr="001F42D3" w:rsidRDefault="003D003E" w:rsidP="00506FBD">
            <w:pPr>
              <w:pStyle w:val="TableEntry"/>
            </w:pPr>
            <w:r w:rsidRPr="001F42D3">
              <w:t>9</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2227EDA" w14:textId="77777777" w:rsidR="00B11855" w:rsidRPr="001F42D3" w:rsidRDefault="003D003E" w:rsidP="00506FBD">
            <w:pPr>
              <w:pStyle w:val="TableEntry"/>
            </w:pPr>
            <w:r w:rsidRPr="001F42D3">
              <w:t>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069554D" w14:textId="77777777" w:rsidR="00B11855" w:rsidRPr="001F42D3" w:rsidRDefault="003D003E" w:rsidP="00506FBD">
            <w:pPr>
              <w:pStyle w:val="TableEntry"/>
            </w:pPr>
            <w:r w:rsidRPr="001F42D3">
              <w:t>NM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3FA4F3A" w14:textId="77777777" w:rsidR="00B11855" w:rsidRPr="001F42D3" w:rsidRDefault="003D003E" w:rsidP="00506FBD">
            <w:pPr>
              <w:pStyle w:val="TableEntry"/>
            </w:pPr>
            <w:r w:rsidRPr="001F42D3">
              <w:t>X</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4BE3F41" w14:textId="77777777" w:rsidR="00B11855" w:rsidRPr="001F42D3" w:rsidRDefault="003D003E" w:rsidP="00506FBD">
            <w:pPr>
              <w:pStyle w:val="TableEntry"/>
            </w:pPr>
            <w:r w:rsidRPr="001F42D3">
              <w:t>[0..0]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418DA2FD"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1B29FD8" w14:textId="77777777" w:rsidR="00B11855" w:rsidRPr="001F42D3" w:rsidRDefault="003D003E" w:rsidP="00506FBD">
            <w:pPr>
              <w:pStyle w:val="TableEntry"/>
            </w:pPr>
            <w:r w:rsidRPr="001F42D3">
              <w:t>Probability</w:t>
            </w:r>
          </w:p>
        </w:tc>
      </w:tr>
      <w:tr w:rsidR="00B11855" w:rsidRPr="001F42D3" w14:paraId="66D13D37"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B7CBDB5" w14:textId="77777777" w:rsidR="00B11855" w:rsidRPr="001F42D3" w:rsidRDefault="003D003E" w:rsidP="00506FBD">
            <w:pPr>
              <w:pStyle w:val="TableEntry"/>
            </w:pPr>
            <w:r w:rsidRPr="001F42D3">
              <w:t>10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B86D5D7" w14:textId="77777777" w:rsidR="00B11855" w:rsidRPr="001F42D3" w:rsidRDefault="003D003E" w:rsidP="00506FBD">
            <w:pPr>
              <w:pStyle w:val="TableEntry"/>
            </w:pPr>
            <w:r w:rsidRPr="001F42D3">
              <w:t>2</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EC69A81" w14:textId="77777777" w:rsidR="00B11855" w:rsidRPr="001F42D3" w:rsidRDefault="003D003E" w:rsidP="00506FBD">
            <w:pPr>
              <w:pStyle w:val="TableEntry"/>
            </w:pPr>
            <w:r w:rsidRPr="001F42D3">
              <w:t>ID</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4223B61"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04CBD19"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2AFF3F26" w14:textId="77777777" w:rsidR="00B11855" w:rsidRPr="001F42D3" w:rsidRDefault="003D003E" w:rsidP="00506FBD">
            <w:pPr>
              <w:pStyle w:val="TableEntry"/>
            </w:pPr>
            <w:r w:rsidRPr="001F42D3">
              <w:t>0080</w:t>
            </w:r>
          </w:p>
        </w:tc>
        <w:tc>
          <w:tcPr>
            <w:tcW w:w="2614" w:type="dxa"/>
            <w:tcBorders>
              <w:top w:val="single" w:sz="4" w:space="0" w:color="auto"/>
              <w:left w:val="single" w:sz="4" w:space="0" w:color="auto"/>
              <w:bottom w:val="single" w:sz="4" w:space="0" w:color="auto"/>
            </w:tcBorders>
            <w:tcMar>
              <w:top w:w="100" w:type="dxa"/>
              <w:right w:w="100" w:type="dxa"/>
            </w:tcMar>
          </w:tcPr>
          <w:p w14:paraId="1D267132" w14:textId="77777777" w:rsidR="00B11855" w:rsidRPr="001F42D3" w:rsidRDefault="003D003E" w:rsidP="00506FBD">
            <w:pPr>
              <w:pStyle w:val="TableEntry"/>
            </w:pPr>
            <w:r w:rsidRPr="001F42D3">
              <w:t>Nature of Abnormal Test</w:t>
            </w:r>
          </w:p>
        </w:tc>
      </w:tr>
      <w:tr w:rsidR="00B11855" w:rsidRPr="001F42D3" w14:paraId="789C7B67"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4264DB6" w14:textId="77777777" w:rsidR="00B11855" w:rsidRPr="001F42D3" w:rsidRDefault="003D003E" w:rsidP="00506FBD">
            <w:pPr>
              <w:pStyle w:val="TableEntry"/>
            </w:pPr>
            <w:r w:rsidRPr="001F42D3">
              <w:t>11</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C7FF3B7" w14:textId="77777777" w:rsidR="00B11855" w:rsidRPr="001F42D3" w:rsidRDefault="003D003E" w:rsidP="00506FBD">
            <w:pPr>
              <w:pStyle w:val="TableEntry"/>
            </w:pPr>
            <w:r w:rsidRPr="001F42D3">
              <w:t>1</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3B5A0F3" w14:textId="77777777" w:rsidR="00B11855" w:rsidRPr="001F42D3" w:rsidRDefault="003D003E" w:rsidP="00506FBD">
            <w:pPr>
              <w:pStyle w:val="TableEntry"/>
            </w:pPr>
            <w:r w:rsidRPr="001F42D3">
              <w:t>ID</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9EC7294"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0EF46B9D" w14:textId="77777777" w:rsidR="00B11855" w:rsidRPr="001F42D3" w:rsidRDefault="003D003E" w:rsidP="00506FBD">
            <w:pPr>
              <w:pStyle w:val="TableEntry"/>
            </w:pPr>
            <w:r w:rsidRPr="001F42D3">
              <w:t>[</w:t>
            </w:r>
            <w:r w:rsidR="00E86B15" w:rsidRPr="001F42D3">
              <w:t>0</w:t>
            </w:r>
            <w:r w:rsidRPr="001F42D3">
              <w:t>..1]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1D12353" w14:textId="77777777" w:rsidR="00B11855" w:rsidRPr="001F42D3" w:rsidRDefault="003D003E" w:rsidP="00506FBD">
            <w:pPr>
              <w:pStyle w:val="TableEntry"/>
            </w:pPr>
            <w:r w:rsidRPr="001F42D3">
              <w:t>0085</w:t>
            </w:r>
          </w:p>
        </w:tc>
        <w:tc>
          <w:tcPr>
            <w:tcW w:w="2614" w:type="dxa"/>
            <w:tcBorders>
              <w:top w:val="single" w:sz="4" w:space="0" w:color="auto"/>
              <w:left w:val="single" w:sz="4" w:space="0" w:color="auto"/>
              <w:bottom w:val="single" w:sz="4" w:space="0" w:color="auto"/>
            </w:tcBorders>
            <w:tcMar>
              <w:top w:w="100" w:type="dxa"/>
              <w:right w:w="100" w:type="dxa"/>
            </w:tcMar>
          </w:tcPr>
          <w:p w14:paraId="5F451752" w14:textId="77777777" w:rsidR="00B11855" w:rsidRPr="001F42D3" w:rsidRDefault="003D003E" w:rsidP="00506FBD">
            <w:pPr>
              <w:pStyle w:val="TableEntry"/>
            </w:pPr>
            <w:r w:rsidRPr="001F42D3">
              <w:t>Observation Result Status</w:t>
            </w:r>
          </w:p>
        </w:tc>
      </w:tr>
      <w:tr w:rsidR="00B11855" w:rsidRPr="001F42D3" w14:paraId="3BC16687"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6371DB9" w14:textId="77777777" w:rsidR="00B11855" w:rsidRPr="001F42D3" w:rsidRDefault="003D003E" w:rsidP="00506FBD">
            <w:pPr>
              <w:pStyle w:val="TableEntry"/>
            </w:pPr>
            <w:r w:rsidRPr="001F42D3">
              <w:lastRenderedPageBreak/>
              <w:t>12</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B7C0D10" w14:textId="77777777" w:rsidR="00B11855" w:rsidRPr="001F42D3" w:rsidRDefault="003D003E" w:rsidP="00506FBD">
            <w:pPr>
              <w:pStyle w:val="TableEntry"/>
            </w:pPr>
            <w:r w:rsidRPr="001F42D3">
              <w:t>24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510DE3E5" w14:textId="77777777" w:rsidR="00B11855" w:rsidRPr="001F42D3" w:rsidRDefault="003D003E" w:rsidP="00506FBD">
            <w:pPr>
              <w:pStyle w:val="TableEntry"/>
            </w:pPr>
            <w:r w:rsidRPr="001F42D3">
              <w:t>DTM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CECB42A" w14:textId="77777777" w:rsidR="00B11855" w:rsidRPr="001F42D3" w:rsidRDefault="003D003E" w:rsidP="00506FBD">
            <w:pPr>
              <w:pStyle w:val="TableEntry"/>
            </w:pPr>
            <w:r w:rsidRPr="001F42D3">
              <w:t>X</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FC87F48" w14:textId="77777777" w:rsidR="00B11855" w:rsidRPr="001F42D3" w:rsidRDefault="003D003E" w:rsidP="00506FBD">
            <w:pPr>
              <w:pStyle w:val="TableEntry"/>
            </w:pPr>
            <w:r w:rsidRPr="001F42D3">
              <w:t>[0..0]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9C7C6B3"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501E76D3" w14:textId="77777777" w:rsidR="00B11855" w:rsidRPr="001F42D3" w:rsidRDefault="003D003E" w:rsidP="00506FBD">
            <w:pPr>
              <w:pStyle w:val="TableEntry"/>
            </w:pPr>
            <w:r w:rsidRPr="001F42D3">
              <w:t>Effective Date of Reference Range</w:t>
            </w:r>
          </w:p>
        </w:tc>
      </w:tr>
      <w:tr w:rsidR="00B11855" w:rsidRPr="001F42D3" w14:paraId="09E4DD49"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58715C6" w14:textId="77777777" w:rsidR="00B11855" w:rsidRPr="001F42D3" w:rsidRDefault="003D003E" w:rsidP="00506FBD">
            <w:pPr>
              <w:pStyle w:val="TableEntry"/>
            </w:pPr>
            <w:r w:rsidRPr="001F42D3">
              <w:t>13</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A5B0068" w14:textId="77777777" w:rsidR="00B11855" w:rsidRPr="001F42D3" w:rsidRDefault="003D003E" w:rsidP="00506FBD">
            <w:pPr>
              <w:pStyle w:val="TableEntry"/>
            </w:pPr>
            <w:r w:rsidRPr="001F42D3">
              <w:t>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02B6775" w14:textId="77777777" w:rsidR="00B11855" w:rsidRPr="001F42D3" w:rsidRDefault="003D003E" w:rsidP="00506FBD">
            <w:pPr>
              <w:pStyle w:val="TableEntry"/>
            </w:pPr>
            <w:r w:rsidRPr="001F42D3">
              <w:t>ST</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C2CA688" w14:textId="77777777" w:rsidR="00B11855" w:rsidRPr="001F42D3" w:rsidRDefault="003D003E" w:rsidP="00506FBD">
            <w:pPr>
              <w:pStyle w:val="TableEntry"/>
            </w:pPr>
            <w:r w:rsidRPr="001F42D3">
              <w:t>X</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7FD7DA1" w14:textId="77777777" w:rsidR="00B11855" w:rsidRPr="001F42D3" w:rsidRDefault="003D003E" w:rsidP="00506FBD">
            <w:pPr>
              <w:pStyle w:val="TableEntry"/>
            </w:pPr>
            <w:r w:rsidRPr="001F42D3">
              <w:t>[0..0]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2C989FD"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18BF9C88" w14:textId="77777777" w:rsidR="00B11855" w:rsidRPr="001F42D3" w:rsidRDefault="003D003E" w:rsidP="00506FBD">
            <w:pPr>
              <w:pStyle w:val="TableEntry"/>
            </w:pPr>
            <w:r w:rsidRPr="001F42D3">
              <w:t>User Defined Access Checks</w:t>
            </w:r>
          </w:p>
        </w:tc>
      </w:tr>
      <w:tr w:rsidR="00B11855" w:rsidRPr="001F42D3" w14:paraId="27C0F7F0"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C09DEC3" w14:textId="77777777" w:rsidR="00B11855" w:rsidRPr="001F42D3" w:rsidRDefault="003D003E" w:rsidP="00506FBD">
            <w:pPr>
              <w:pStyle w:val="TableEntry"/>
            </w:pPr>
            <w:r w:rsidRPr="001F42D3">
              <w:t>14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1B39CE2" w14:textId="77777777" w:rsidR="00B11855" w:rsidRPr="001F42D3" w:rsidRDefault="003D003E" w:rsidP="00506FBD">
            <w:pPr>
              <w:pStyle w:val="TableEntry"/>
            </w:pPr>
            <w:r w:rsidRPr="001F42D3">
              <w:t>24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2964CDD" w14:textId="77777777" w:rsidR="00B11855" w:rsidRPr="001F42D3" w:rsidRDefault="003D003E" w:rsidP="00506FBD">
            <w:pPr>
              <w:pStyle w:val="TableEntry"/>
            </w:pPr>
            <w:r w:rsidRPr="001F42D3">
              <w:t>DTM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B0F8E0E"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2EC98BC6"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503F8DC"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046EBFCE" w14:textId="77777777" w:rsidR="00B11855" w:rsidRPr="001F42D3" w:rsidRDefault="003D003E" w:rsidP="00506FBD">
            <w:pPr>
              <w:pStyle w:val="TableEntry"/>
            </w:pPr>
            <w:r w:rsidRPr="001F42D3">
              <w:t>Date/Time of the Observation</w:t>
            </w:r>
          </w:p>
        </w:tc>
      </w:tr>
      <w:tr w:rsidR="00B11855" w:rsidRPr="001F42D3" w14:paraId="792A608C"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30F46B36" w14:textId="77777777" w:rsidR="00B11855" w:rsidRPr="001F42D3" w:rsidRDefault="003D003E" w:rsidP="00506FBD">
            <w:pPr>
              <w:pStyle w:val="TableEntry"/>
            </w:pPr>
            <w:r w:rsidRPr="001F42D3">
              <w:t>15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BC1B2DC"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0F77D42"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18D36EC"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180F5CB"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B62428A"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639F8125" w14:textId="77777777" w:rsidR="00B11855" w:rsidRPr="001F42D3" w:rsidRDefault="003D003E" w:rsidP="00506FBD">
            <w:pPr>
              <w:pStyle w:val="TableEntry"/>
            </w:pPr>
            <w:r w:rsidRPr="001F42D3">
              <w:t>Producer's ID</w:t>
            </w:r>
          </w:p>
        </w:tc>
      </w:tr>
      <w:tr w:rsidR="00B11855" w:rsidRPr="001F42D3" w14:paraId="78A3AA9D"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69C6E194" w14:textId="77777777" w:rsidR="00B11855" w:rsidRPr="001F42D3" w:rsidRDefault="003D003E" w:rsidP="00506FBD">
            <w:pPr>
              <w:pStyle w:val="TableEntry"/>
            </w:pPr>
            <w:r w:rsidRPr="001F42D3">
              <w:t>16</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DC8DB63" w14:textId="77777777" w:rsidR="00B11855" w:rsidRPr="001F42D3" w:rsidRDefault="003D003E" w:rsidP="00506FBD">
            <w:pPr>
              <w:pStyle w:val="TableEntry"/>
            </w:pPr>
            <w:r w:rsidRPr="001F42D3">
              <w:t>3220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D9518AA" w14:textId="77777777" w:rsidR="00B11855" w:rsidRPr="001F42D3" w:rsidRDefault="003D003E" w:rsidP="00506FBD">
            <w:pPr>
              <w:pStyle w:val="TableEntry"/>
            </w:pPr>
            <w:r w:rsidRPr="001F42D3">
              <w:t>XCN</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BE01857"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2F126858"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7039CE49"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4ABA9F2" w14:textId="77777777" w:rsidR="00B11855" w:rsidRPr="001F42D3" w:rsidRDefault="003D003E" w:rsidP="00506FBD">
            <w:pPr>
              <w:pStyle w:val="TableEntry"/>
            </w:pPr>
            <w:r w:rsidRPr="001F42D3">
              <w:t>Responsible Observer</w:t>
            </w:r>
          </w:p>
        </w:tc>
      </w:tr>
      <w:tr w:rsidR="00B11855" w:rsidRPr="001F42D3" w14:paraId="7E80B131"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39D5330F" w14:textId="77777777" w:rsidR="00B11855" w:rsidRPr="001F42D3" w:rsidRDefault="003D003E" w:rsidP="00506FBD">
            <w:pPr>
              <w:pStyle w:val="TableEntry"/>
            </w:pPr>
            <w:r w:rsidRPr="001F42D3">
              <w:t>17</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314A130"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9788702"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FDFFFA9"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F5FEF7A"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1E73098B"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3E41D477" w14:textId="77777777" w:rsidR="00B11855" w:rsidRPr="001F42D3" w:rsidRDefault="003D003E" w:rsidP="00506FBD">
            <w:pPr>
              <w:pStyle w:val="TableEntry"/>
            </w:pPr>
            <w:r w:rsidRPr="001F42D3">
              <w:t>Observation Method</w:t>
            </w:r>
          </w:p>
        </w:tc>
      </w:tr>
      <w:tr w:rsidR="00B11855" w:rsidRPr="001F42D3" w14:paraId="20A3323C"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A1AAE72" w14:textId="77777777" w:rsidR="00B11855" w:rsidRPr="001F42D3" w:rsidRDefault="003D003E" w:rsidP="00506FBD">
            <w:pPr>
              <w:pStyle w:val="TableEntry"/>
            </w:pPr>
            <w:r w:rsidRPr="001F42D3">
              <w:t>18</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5CA318D0" w14:textId="77777777" w:rsidR="00B11855" w:rsidRPr="001F42D3" w:rsidRDefault="003D003E" w:rsidP="00506FBD">
            <w:pPr>
              <w:pStyle w:val="TableEntry"/>
            </w:pPr>
            <w:r w:rsidRPr="001F42D3">
              <w:t>427</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7FBD5C0" w14:textId="77777777" w:rsidR="00B11855" w:rsidRPr="001F42D3" w:rsidRDefault="003D003E" w:rsidP="00506FBD">
            <w:pPr>
              <w:pStyle w:val="TableEntry"/>
            </w:pPr>
            <w:r w:rsidRPr="001F42D3">
              <w:t>EI</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3442010"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78EBC49"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79DA1861"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3EE6359A" w14:textId="77777777" w:rsidR="00B11855" w:rsidRPr="001F42D3" w:rsidRDefault="003D003E" w:rsidP="00506FBD">
            <w:pPr>
              <w:pStyle w:val="TableEntry"/>
            </w:pPr>
            <w:r w:rsidRPr="001F42D3">
              <w:t>Equipment Instance Identifier</w:t>
            </w:r>
          </w:p>
        </w:tc>
      </w:tr>
      <w:tr w:rsidR="00B11855" w:rsidRPr="001F42D3" w14:paraId="1FB71389"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FCAE0BE" w14:textId="77777777" w:rsidR="00B11855" w:rsidRPr="001F42D3" w:rsidRDefault="003D003E" w:rsidP="00506FBD">
            <w:pPr>
              <w:pStyle w:val="TableEntry"/>
            </w:pPr>
            <w:r w:rsidRPr="001F42D3">
              <w:t>19</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51CB4AA" w14:textId="77777777" w:rsidR="00B11855" w:rsidRPr="001F42D3" w:rsidRDefault="003D003E" w:rsidP="00506FBD">
            <w:pPr>
              <w:pStyle w:val="TableEntry"/>
            </w:pPr>
            <w:r w:rsidRPr="001F42D3">
              <w:t>24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94B96DB" w14:textId="77777777" w:rsidR="00B11855" w:rsidRPr="001F42D3" w:rsidRDefault="003D003E" w:rsidP="00506FBD">
            <w:pPr>
              <w:pStyle w:val="TableEntry"/>
            </w:pPr>
            <w:r w:rsidRPr="001F42D3">
              <w:t>DTM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3E712C5"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42C7E6C8"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9ED70FC"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5141D5B" w14:textId="77777777" w:rsidR="00B11855" w:rsidRPr="001F42D3" w:rsidRDefault="003D003E" w:rsidP="00506FBD">
            <w:pPr>
              <w:pStyle w:val="TableEntry"/>
            </w:pPr>
            <w:r w:rsidRPr="001F42D3">
              <w:t>Date/Time of the Analysis</w:t>
            </w:r>
          </w:p>
        </w:tc>
      </w:tr>
      <w:tr w:rsidR="00B11855" w:rsidRPr="001F42D3" w14:paraId="51309633" w14:textId="77777777" w:rsidTr="00C23FBA">
        <w:tblPrEx>
          <w:tblBorders>
            <w:top w:val="none" w:sz="0" w:space="0" w:color="auto"/>
            <w:bottom w:val="single" w:sz="4"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4D7542C3" w14:textId="77777777" w:rsidR="00B11855" w:rsidRPr="001F42D3" w:rsidRDefault="003D003E" w:rsidP="00506FBD">
            <w:pPr>
              <w:pStyle w:val="TableEntry"/>
            </w:pPr>
            <w:r w:rsidRPr="001F42D3">
              <w:t>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68F246F"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5C7577E3"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18516D5"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09C9BB47" w14:textId="77777777" w:rsidR="00B11855" w:rsidRPr="001F42D3" w:rsidRDefault="003D003E" w:rsidP="00506FBD">
            <w:pPr>
              <w:pStyle w:val="TableEntry"/>
            </w:pPr>
            <w:r w:rsidRPr="001F42D3">
              <w:t>[0..*]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1B225ABA" w14:textId="77777777" w:rsidR="00B11855" w:rsidRPr="001F42D3" w:rsidRDefault="003D003E" w:rsidP="00506FBD">
            <w:pPr>
              <w:pStyle w:val="TableEntry"/>
            </w:pPr>
            <w:r w:rsidRPr="001F42D3">
              <w:t>0163</w:t>
            </w:r>
          </w:p>
        </w:tc>
        <w:tc>
          <w:tcPr>
            <w:tcW w:w="2614" w:type="dxa"/>
            <w:tcBorders>
              <w:top w:val="single" w:sz="4" w:space="0" w:color="auto"/>
              <w:left w:val="single" w:sz="4" w:space="0" w:color="auto"/>
              <w:bottom w:val="single" w:sz="4" w:space="0" w:color="auto"/>
            </w:tcBorders>
            <w:tcMar>
              <w:top w:w="100" w:type="dxa"/>
              <w:right w:w="100" w:type="dxa"/>
            </w:tcMar>
          </w:tcPr>
          <w:p w14:paraId="0FFF536F" w14:textId="77777777" w:rsidR="00B11855" w:rsidRPr="001F42D3" w:rsidRDefault="003D003E" w:rsidP="00506FBD">
            <w:pPr>
              <w:pStyle w:val="TableEntry"/>
            </w:pPr>
            <w:r w:rsidRPr="001F42D3">
              <w:t>Observation Site</w:t>
            </w:r>
          </w:p>
        </w:tc>
      </w:tr>
    </w:tbl>
    <w:p w14:paraId="4FFF0A4D" w14:textId="77777777" w:rsidR="00B11855" w:rsidRPr="001F42D3" w:rsidRDefault="00B11855" w:rsidP="006D73DE">
      <w:pPr>
        <w:pStyle w:val="BodyText"/>
      </w:pPr>
    </w:p>
    <w:p w14:paraId="063B1BC5" w14:textId="77777777" w:rsidR="00B11855" w:rsidRPr="001F42D3" w:rsidRDefault="003D003E" w:rsidP="006D73DE">
      <w:pPr>
        <w:pStyle w:val="BodyText"/>
      </w:pPr>
      <w:r w:rsidRPr="001F42D3">
        <w:t xml:space="preserve">The following describes the IHE PCD PIV </w:t>
      </w:r>
      <w:r w:rsidR="00CA3A2C" w:rsidRPr="001F42D3">
        <w:t>Profile</w:t>
      </w:r>
      <w:r w:rsidRPr="001F42D3">
        <w:t>’s usage of those fields which have a usage other than X in the above table.</w:t>
      </w:r>
    </w:p>
    <w:p w14:paraId="24A50858" w14:textId="77777777" w:rsidR="00B11855" w:rsidRPr="001F42D3" w:rsidRDefault="003D003E" w:rsidP="00CF5627">
      <w:pPr>
        <w:pStyle w:val="HL7Field"/>
        <w:ind w:hanging="2"/>
      </w:pPr>
      <w:r w:rsidRPr="001F42D3">
        <w:t>OBX-1 Set ID</w:t>
      </w:r>
    </w:p>
    <w:p w14:paraId="6A3DDF26" w14:textId="5BA814FF" w:rsidR="00B11855" w:rsidRPr="001F42D3" w:rsidRDefault="003D003E" w:rsidP="002E3ED0">
      <w:pPr>
        <w:pStyle w:val="HL7FieldIndent2"/>
        <w:ind w:left="0" w:hanging="2"/>
        <w:rPr>
          <w:noProof w:val="0"/>
        </w:rPr>
      </w:pPr>
      <w:r w:rsidRPr="001F42D3">
        <w:rPr>
          <w:noProof w:val="0"/>
        </w:rPr>
        <w:t>This field contains the sequence number of the OBX in this message</w:t>
      </w:r>
      <w:r w:rsidR="002F6FDA" w:rsidRPr="001F42D3">
        <w:rPr>
          <w:noProof w:val="0"/>
        </w:rPr>
        <w:t xml:space="preserve">, </w:t>
      </w:r>
      <w:r w:rsidRPr="001F42D3">
        <w:rPr>
          <w:noProof w:val="0"/>
        </w:rPr>
        <w:t>i.e., 1st OBX Set ID = 1, 2nd OBX set</w:t>
      </w:r>
      <w:r w:rsidR="009C3179" w:rsidRPr="001F42D3">
        <w:rPr>
          <w:noProof w:val="0"/>
        </w:rPr>
        <w:t xml:space="preserve"> </w:t>
      </w:r>
      <w:r w:rsidRPr="001F42D3">
        <w:rPr>
          <w:noProof w:val="0"/>
        </w:rPr>
        <w:t>ID = 2, etc., regardless of whether the OBX refers to a device or a metric value.</w:t>
      </w:r>
    </w:p>
    <w:p w14:paraId="62A6A412" w14:textId="77777777" w:rsidR="00B11855" w:rsidRPr="001F42D3" w:rsidRDefault="003D003E" w:rsidP="00CF5627">
      <w:pPr>
        <w:pStyle w:val="HL7Field"/>
        <w:ind w:hanging="2"/>
      </w:pPr>
      <w:r w:rsidRPr="001F42D3">
        <w:t>OBX-2 Value Type</w:t>
      </w:r>
    </w:p>
    <w:p w14:paraId="2DF13CA1"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constrains this field as follows:</w:t>
      </w:r>
    </w:p>
    <w:p w14:paraId="1AAFAA28" w14:textId="77777777" w:rsidR="00B11855" w:rsidRPr="001F42D3" w:rsidRDefault="003D003E" w:rsidP="002E3ED0">
      <w:pPr>
        <w:pStyle w:val="HL7FieldIndent2"/>
        <w:ind w:left="0" w:hanging="2"/>
        <w:rPr>
          <w:noProof w:val="0"/>
        </w:rPr>
      </w:pPr>
      <w:r w:rsidRPr="001F42D3">
        <w:rPr>
          <w:noProof w:val="0"/>
        </w:rPr>
        <w:t>If OBX-3 refers to a pump ID this field must be empty.</w:t>
      </w:r>
    </w:p>
    <w:p w14:paraId="601F86D0" w14:textId="53DED0F3" w:rsidR="00B11855" w:rsidRPr="001F42D3" w:rsidRDefault="003D003E" w:rsidP="002E3ED0">
      <w:pPr>
        <w:pStyle w:val="HL7FieldIndent2"/>
        <w:ind w:left="0" w:hanging="2"/>
        <w:rPr>
          <w:noProof w:val="0"/>
        </w:rPr>
      </w:pPr>
      <w:r w:rsidRPr="001F42D3">
        <w:rPr>
          <w:noProof w:val="0"/>
        </w:rPr>
        <w:t>If OBX-3 refers to a patient parameter that conveys a numeric quantity (e.g., patient weight)</w:t>
      </w:r>
      <w:r w:rsidR="0039288C" w:rsidRPr="0039288C">
        <w:t xml:space="preserve"> </w:t>
      </w:r>
      <w:r w:rsidR="0039288C" w:rsidRPr="0039288C">
        <w:rPr>
          <w:noProof w:val="0"/>
        </w:rPr>
        <w:t>or a number of steps,</w:t>
      </w:r>
      <w:r w:rsidRPr="001F42D3">
        <w:rPr>
          <w:noProof w:val="0"/>
        </w:rPr>
        <w:t xml:space="preserve"> this value is restricted to NM</w:t>
      </w:r>
      <w:r w:rsidR="00CA3A2C" w:rsidRPr="001F42D3">
        <w:rPr>
          <w:noProof w:val="0"/>
        </w:rPr>
        <w:t xml:space="preserve">. </w:t>
      </w:r>
    </w:p>
    <w:p w14:paraId="2F0E56CA" w14:textId="606F89AC" w:rsidR="00B2751F" w:rsidRPr="001F42D3" w:rsidRDefault="00B2751F" w:rsidP="002E3ED0">
      <w:pPr>
        <w:pStyle w:val="HL7FieldIndent2"/>
        <w:ind w:left="0" w:hanging="2"/>
        <w:rPr>
          <w:noProof w:val="0"/>
        </w:rPr>
      </w:pPr>
      <w:r w:rsidRPr="001F42D3">
        <w:rPr>
          <w:noProof w:val="0"/>
        </w:rPr>
        <w:t xml:space="preserve">If OBX-3 refers to an infusion order </w:t>
      </w:r>
      <w:r w:rsidR="00171618" w:rsidRPr="001F42D3">
        <w:rPr>
          <w:noProof w:val="0"/>
        </w:rPr>
        <w:t xml:space="preserve">step </w:t>
      </w:r>
      <w:r w:rsidRPr="001F42D3">
        <w:rPr>
          <w:noProof w:val="0"/>
        </w:rPr>
        <w:t>type</w:t>
      </w:r>
      <w:r w:rsidR="0039288C" w:rsidRPr="0039288C">
        <w:rPr>
          <w:noProof w:val="0"/>
        </w:rPr>
        <w:t xml:space="preserve"> or an infusion order step start condition</w:t>
      </w:r>
      <w:r w:rsidRPr="001F42D3">
        <w:rPr>
          <w:noProof w:val="0"/>
        </w:rPr>
        <w:t xml:space="preserve"> this field must be “ST”.</w:t>
      </w:r>
    </w:p>
    <w:p w14:paraId="3483C1F0" w14:textId="77777777" w:rsidR="00B11855" w:rsidRPr="001F42D3" w:rsidRDefault="003D003E" w:rsidP="002E3ED0">
      <w:pPr>
        <w:pStyle w:val="HL7FieldIndent2"/>
        <w:ind w:left="0" w:hanging="2"/>
        <w:rPr>
          <w:noProof w:val="0"/>
        </w:rPr>
      </w:pPr>
      <w:r w:rsidRPr="001F42D3">
        <w:rPr>
          <w:noProof w:val="0"/>
        </w:rPr>
        <w:t>If OBX-3 refers to a pump programming parameter, this value should identify the data type of the value in OBX-5 Observation Value.</w:t>
      </w:r>
    </w:p>
    <w:p w14:paraId="3DB3EF00" w14:textId="77777777" w:rsidR="00B11855" w:rsidRPr="001F42D3" w:rsidRDefault="003D003E" w:rsidP="00CF5627">
      <w:pPr>
        <w:pStyle w:val="HL7Field"/>
        <w:ind w:hanging="2"/>
      </w:pPr>
      <w:r w:rsidRPr="001F42D3">
        <w:t>OBX-3 Observation Identifier</w:t>
      </w:r>
    </w:p>
    <w:p w14:paraId="3AE4B289"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constrains the value of this field to one of the following:</w:t>
      </w:r>
    </w:p>
    <w:p w14:paraId="72A1FBF2" w14:textId="77777777" w:rsidR="00B11855" w:rsidRPr="001F42D3" w:rsidRDefault="003D003E" w:rsidP="00CF5627">
      <w:pPr>
        <w:pStyle w:val="HL7FieldIndent2"/>
        <w:ind w:left="0" w:hanging="2"/>
        <w:rPr>
          <w:noProof w:val="0"/>
        </w:rPr>
      </w:pPr>
      <w:r w:rsidRPr="001F42D3">
        <w:rPr>
          <w:noProof w:val="0"/>
        </w:rPr>
        <w:t>Pump ID</w:t>
      </w:r>
    </w:p>
    <w:p w14:paraId="4B4B6C5F" w14:textId="77777777" w:rsidR="00B11855" w:rsidRPr="001F42D3" w:rsidRDefault="003D003E" w:rsidP="00DE39CA">
      <w:pPr>
        <w:pStyle w:val="ExampleValue"/>
        <w:rPr>
          <w:noProof w:val="0"/>
        </w:rPr>
      </w:pPr>
      <w:r w:rsidRPr="001F42D3">
        <w:rPr>
          <w:noProof w:val="0"/>
        </w:rPr>
        <w:t>69986^MDC_DEV_PUMP_INFUS_VMD^MDC</w:t>
      </w:r>
    </w:p>
    <w:p w14:paraId="27896349" w14:textId="77777777" w:rsidR="008430DB" w:rsidRPr="001F42D3" w:rsidRDefault="008430DB" w:rsidP="00DE39CA">
      <w:pPr>
        <w:pStyle w:val="BodyText"/>
      </w:pPr>
    </w:p>
    <w:p w14:paraId="5CB2BB23" w14:textId="77777777" w:rsidR="00B11855" w:rsidRPr="001F42D3" w:rsidRDefault="003D003E" w:rsidP="00CF5627">
      <w:pPr>
        <w:pStyle w:val="HL7FieldIndent2"/>
        <w:ind w:left="0" w:hanging="2"/>
        <w:rPr>
          <w:noProof w:val="0"/>
        </w:rPr>
      </w:pPr>
      <w:r w:rsidRPr="001F42D3">
        <w:rPr>
          <w:noProof w:val="0"/>
        </w:rPr>
        <w:t>Patient parameter</w:t>
      </w:r>
    </w:p>
    <w:p w14:paraId="4FC222D4" w14:textId="77777777" w:rsidR="00B11855" w:rsidRPr="001F42D3" w:rsidRDefault="003D003E" w:rsidP="004E5351">
      <w:pPr>
        <w:pStyle w:val="ExampleValue"/>
        <w:rPr>
          <w:noProof w:val="0"/>
        </w:rPr>
      </w:pPr>
      <w:r w:rsidRPr="001F42D3">
        <w:rPr>
          <w:noProof w:val="0"/>
        </w:rPr>
        <w:t>68063^MDC_ATTR_PT_WEIGHT^MDC</w:t>
      </w:r>
    </w:p>
    <w:p w14:paraId="65BEF52E" w14:textId="77777777" w:rsidR="00B11855" w:rsidRPr="001F42D3" w:rsidRDefault="003D003E" w:rsidP="004E5351">
      <w:pPr>
        <w:pStyle w:val="ExampleValue"/>
        <w:rPr>
          <w:noProof w:val="0"/>
        </w:rPr>
      </w:pPr>
      <w:r w:rsidRPr="001F42D3">
        <w:rPr>
          <w:noProof w:val="0"/>
        </w:rPr>
        <w:lastRenderedPageBreak/>
        <w:t>68060^MDC_ATTR_PT_HEIGHT^MDC</w:t>
      </w:r>
    </w:p>
    <w:p w14:paraId="69D0E191" w14:textId="77777777" w:rsidR="00B11855" w:rsidRPr="001F42D3" w:rsidRDefault="00E86B15" w:rsidP="004E5351">
      <w:pPr>
        <w:pStyle w:val="ExampleValue"/>
        <w:rPr>
          <w:noProof w:val="0"/>
        </w:rPr>
      </w:pPr>
      <w:r w:rsidRPr="001F42D3">
        <w:rPr>
          <w:noProof w:val="0"/>
        </w:rPr>
        <w:t>188744</w:t>
      </w:r>
      <w:r w:rsidR="003D003E" w:rsidRPr="001F42D3">
        <w:rPr>
          <w:noProof w:val="0"/>
        </w:rPr>
        <w:t>^MDC_AREA_BODY_SURF_ACTUAL^MDC</w:t>
      </w:r>
    </w:p>
    <w:p w14:paraId="0D6A5B2F" w14:textId="77777777" w:rsidR="00B11855" w:rsidRPr="001F42D3" w:rsidRDefault="00B11855" w:rsidP="00DE39CA">
      <w:pPr>
        <w:pStyle w:val="BodyText"/>
      </w:pPr>
    </w:p>
    <w:p w14:paraId="4438D5F1" w14:textId="77777777" w:rsidR="00B11855" w:rsidRPr="001F42D3" w:rsidRDefault="003D003E" w:rsidP="00CF5627">
      <w:pPr>
        <w:pStyle w:val="HL7FieldIndent2"/>
        <w:ind w:left="0" w:hanging="2"/>
        <w:rPr>
          <w:noProof w:val="0"/>
        </w:rPr>
      </w:pPr>
      <w:r w:rsidRPr="001F42D3">
        <w:rPr>
          <w:noProof w:val="0"/>
        </w:rPr>
        <w:t>Pump programming parameter</w:t>
      </w:r>
    </w:p>
    <w:p w14:paraId="53745D69" w14:textId="77777777" w:rsidR="00B11855" w:rsidRPr="001F42D3" w:rsidRDefault="003D003E" w:rsidP="004E5351">
      <w:pPr>
        <w:pStyle w:val="ExampleValue"/>
        <w:rPr>
          <w:noProof w:val="0"/>
        </w:rPr>
      </w:pPr>
      <w:r w:rsidRPr="001F42D3">
        <w:rPr>
          <w:noProof w:val="0"/>
        </w:rPr>
        <w:t>157985^MDC_DOSE_PCA_LIMIT^MDC</w:t>
      </w:r>
    </w:p>
    <w:p w14:paraId="32305D56" w14:textId="77777777" w:rsidR="00B11855" w:rsidRPr="001F42D3" w:rsidRDefault="003D003E" w:rsidP="004E5351">
      <w:pPr>
        <w:pStyle w:val="ExampleValue"/>
        <w:rPr>
          <w:noProof w:val="0"/>
        </w:rPr>
      </w:pPr>
      <w:r w:rsidRPr="001F42D3">
        <w:rPr>
          <w:noProof w:val="0"/>
        </w:rPr>
        <w:t>157986^MDC_VOL_PCA_DOSE_LIMIT^MDC</w:t>
      </w:r>
    </w:p>
    <w:p w14:paraId="04797E11" w14:textId="77777777" w:rsidR="00B11855" w:rsidRPr="001F42D3" w:rsidRDefault="003D003E" w:rsidP="004E5351">
      <w:pPr>
        <w:pStyle w:val="ExampleValue"/>
        <w:rPr>
          <w:noProof w:val="0"/>
        </w:rPr>
      </w:pPr>
      <w:r w:rsidRPr="001F42D3">
        <w:rPr>
          <w:noProof w:val="0"/>
        </w:rPr>
        <w:t>157987^MDC_TIME_PD_PCA_DOSE_LIMIT^MDC</w:t>
      </w:r>
    </w:p>
    <w:p w14:paraId="43E61324" w14:textId="77777777" w:rsidR="00B11855" w:rsidRPr="001F42D3" w:rsidRDefault="003D003E" w:rsidP="004E5351">
      <w:pPr>
        <w:pStyle w:val="ExampleValue"/>
        <w:rPr>
          <w:noProof w:val="0"/>
        </w:rPr>
      </w:pPr>
      <w:r w:rsidRPr="001F42D3">
        <w:rPr>
          <w:noProof w:val="0"/>
        </w:rPr>
        <w:t>157988^MDC_RATE_PCA_MAX_DOSES_PER_HOUR^MDC</w:t>
      </w:r>
    </w:p>
    <w:p w14:paraId="6C79120F" w14:textId="77777777" w:rsidR="00B11855" w:rsidRPr="001F42D3" w:rsidRDefault="003D003E" w:rsidP="004E5351">
      <w:pPr>
        <w:pStyle w:val="ExampleValue"/>
        <w:rPr>
          <w:noProof w:val="0"/>
        </w:rPr>
      </w:pPr>
      <w:r w:rsidRPr="001F42D3">
        <w:rPr>
          <w:noProof w:val="0"/>
        </w:rPr>
        <w:t>157989^MDC_TIME_PCA_LOCKOUT^MDC</w:t>
      </w:r>
    </w:p>
    <w:p w14:paraId="7BB6BC50" w14:textId="77777777" w:rsidR="00B11855" w:rsidRPr="001F42D3" w:rsidRDefault="003D003E" w:rsidP="004E5351">
      <w:pPr>
        <w:pStyle w:val="ExampleValue"/>
        <w:rPr>
          <w:noProof w:val="0"/>
        </w:rPr>
      </w:pPr>
      <w:r w:rsidRPr="001F42D3">
        <w:rPr>
          <w:noProof w:val="0"/>
        </w:rPr>
        <w:t>157994^MDC_VOL_FLUID_CONTAINER_START^MDC</w:t>
      </w:r>
    </w:p>
    <w:p w14:paraId="2C633470" w14:textId="4E1A8208" w:rsidR="00B11855" w:rsidRPr="001F42D3" w:rsidRDefault="00B2751F" w:rsidP="004E5351">
      <w:pPr>
        <w:pStyle w:val="ExampleValue"/>
        <w:rPr>
          <w:noProof w:val="0"/>
        </w:rPr>
      </w:pPr>
      <w:r w:rsidRPr="001F42D3">
        <w:rPr>
          <w:noProof w:val="0"/>
        </w:rPr>
        <w:t>158017</w:t>
      </w:r>
      <w:r w:rsidR="003D003E" w:rsidRPr="001F42D3">
        <w:rPr>
          <w:noProof w:val="0"/>
        </w:rPr>
        <w:t>^MDC_DOSE_PCA_PATIENT^MDC</w:t>
      </w:r>
    </w:p>
    <w:p w14:paraId="74DF6B66" w14:textId="7E3B2C4A" w:rsidR="00B11855" w:rsidRPr="001F42D3" w:rsidRDefault="00B2751F" w:rsidP="004E5351">
      <w:pPr>
        <w:pStyle w:val="ExampleValue"/>
        <w:rPr>
          <w:noProof w:val="0"/>
        </w:rPr>
      </w:pPr>
      <w:r w:rsidRPr="001F42D3">
        <w:rPr>
          <w:noProof w:val="0"/>
        </w:rPr>
        <w:t>158019</w:t>
      </w:r>
      <w:r w:rsidR="003D003E" w:rsidRPr="001F42D3">
        <w:rPr>
          <w:noProof w:val="0"/>
        </w:rPr>
        <w:t>^MDC_DOSE_CLINICIAN^MDC</w:t>
      </w:r>
    </w:p>
    <w:p w14:paraId="3A282988" w14:textId="0D89C65C" w:rsidR="00B11855" w:rsidRPr="001F42D3" w:rsidRDefault="00B2751F" w:rsidP="004E5351">
      <w:pPr>
        <w:pStyle w:val="ExampleValue"/>
        <w:rPr>
          <w:noProof w:val="0"/>
        </w:rPr>
      </w:pPr>
      <w:r w:rsidRPr="001F42D3">
        <w:rPr>
          <w:noProof w:val="0"/>
        </w:rPr>
        <w:t>158018</w:t>
      </w:r>
      <w:r w:rsidR="003D003E" w:rsidRPr="001F42D3">
        <w:rPr>
          <w:noProof w:val="0"/>
        </w:rPr>
        <w:t>^MDC_DOSE_LOADING^MDC</w:t>
      </w:r>
    </w:p>
    <w:p w14:paraId="798B7ADB" w14:textId="75A142D4" w:rsidR="00B2751F" w:rsidRDefault="00864BBC" w:rsidP="004E5351">
      <w:pPr>
        <w:pStyle w:val="ExampleValue"/>
        <w:rPr>
          <w:noProof w:val="0"/>
        </w:rPr>
      </w:pPr>
      <w:r w:rsidRPr="001F42D3">
        <w:rPr>
          <w:noProof w:val="0"/>
        </w:rPr>
        <w:t>158037</w:t>
      </w:r>
      <w:r w:rsidR="00B2751F" w:rsidRPr="001F42D3">
        <w:rPr>
          <w:noProof w:val="0"/>
        </w:rPr>
        <w:t>^MDC_INFUS_ORDER_</w:t>
      </w:r>
      <w:r w:rsidR="00171618" w:rsidRPr="001F42D3">
        <w:rPr>
          <w:noProof w:val="0"/>
        </w:rPr>
        <w:t>STEP_</w:t>
      </w:r>
      <w:r w:rsidR="00B2751F" w:rsidRPr="001F42D3">
        <w:rPr>
          <w:noProof w:val="0"/>
        </w:rPr>
        <w:t>TYPE^MDC</w:t>
      </w:r>
    </w:p>
    <w:p w14:paraId="08478183" w14:textId="1A2F5F52" w:rsidR="004B4A6A" w:rsidRPr="001F42D3" w:rsidRDefault="004B4A6A" w:rsidP="004E5351">
      <w:pPr>
        <w:pStyle w:val="ExampleValue"/>
        <w:rPr>
          <w:noProof w:val="0"/>
        </w:rPr>
      </w:pPr>
      <w:r w:rsidRPr="004B4A6A">
        <w:rPr>
          <w:noProof w:val="0"/>
        </w:rPr>
        <w:t>0^MDCX_INFUS_ORDER_STEP_START_CONDITION</w:t>
      </w:r>
    </w:p>
    <w:p w14:paraId="6CC8B03D" w14:textId="77777777" w:rsidR="003462CA" w:rsidRPr="001F42D3" w:rsidRDefault="003462CA" w:rsidP="003462CA">
      <w:pPr>
        <w:pStyle w:val="ExampleValue"/>
        <w:rPr>
          <w:noProof w:val="0"/>
        </w:rPr>
      </w:pPr>
      <w:bookmarkStart w:id="1483" w:name="_Hlk101284437"/>
      <w:bookmarkStart w:id="1484" w:name="OLE_LINK82"/>
      <w:r w:rsidRPr="001F42D3">
        <w:rPr>
          <w:noProof w:val="0"/>
        </w:rPr>
        <w:t>157998^MDC_TIME_PD_DOSE_START_INTERVAL^MDC</w:t>
      </w:r>
      <w:bookmarkEnd w:id="1483"/>
      <w:bookmarkEnd w:id="1484"/>
    </w:p>
    <w:p w14:paraId="6A1E06CC" w14:textId="3E6E1C20" w:rsidR="003462CA" w:rsidRPr="001F42D3" w:rsidRDefault="007E7E84" w:rsidP="003462CA">
      <w:pPr>
        <w:pStyle w:val="ExampleValue"/>
        <w:rPr>
          <w:noProof w:val="0"/>
        </w:rPr>
      </w:pPr>
      <w:r w:rsidRPr="001F42D3">
        <w:rPr>
          <w:noProof w:val="0"/>
        </w:rPr>
        <w:t>158023</w:t>
      </w:r>
      <w:r w:rsidR="003462CA" w:rsidRPr="001F42D3">
        <w:rPr>
          <w:noProof w:val="0"/>
        </w:rPr>
        <w:t xml:space="preserve">^MDC_DOSE_INTERMITTENT^MDC </w:t>
      </w:r>
    </w:p>
    <w:p w14:paraId="1CF7BD04" w14:textId="53ED279D" w:rsidR="003462CA" w:rsidRPr="001F42D3" w:rsidRDefault="007E7E84" w:rsidP="003462CA">
      <w:pPr>
        <w:pStyle w:val="ExampleValue"/>
        <w:rPr>
          <w:noProof w:val="0"/>
        </w:rPr>
      </w:pPr>
      <w:r w:rsidRPr="001F42D3">
        <w:rPr>
          <w:noProof w:val="0"/>
        </w:rPr>
        <w:t>158025</w:t>
      </w:r>
      <w:r w:rsidR="003462CA" w:rsidRPr="001F42D3">
        <w:rPr>
          <w:noProof w:val="0"/>
        </w:rPr>
        <w:t>^</w:t>
      </w:r>
      <w:bookmarkStart w:id="1485" w:name="_Hlk101284469"/>
      <w:bookmarkStart w:id="1486" w:name="OLE_LINK83"/>
      <w:r w:rsidR="003462CA" w:rsidRPr="001F42D3">
        <w:rPr>
          <w:noProof w:val="0"/>
        </w:rPr>
        <w:t>MDC_TIME_PROG_NEXT_DOSE</w:t>
      </w:r>
      <w:bookmarkEnd w:id="1485"/>
      <w:bookmarkEnd w:id="1486"/>
      <w:r w:rsidR="003462CA" w:rsidRPr="001F42D3">
        <w:rPr>
          <w:noProof w:val="0"/>
        </w:rPr>
        <w:t>^MDC</w:t>
      </w:r>
    </w:p>
    <w:p w14:paraId="52984083" w14:textId="77777777" w:rsidR="003462CA" w:rsidRPr="001F42D3" w:rsidRDefault="003462CA" w:rsidP="004E5351">
      <w:pPr>
        <w:pStyle w:val="ExampleValue"/>
        <w:rPr>
          <w:noProof w:val="0"/>
        </w:rPr>
      </w:pPr>
    </w:p>
    <w:p w14:paraId="4AFFEAD6" w14:textId="77777777" w:rsidR="00B11855" w:rsidRPr="001F42D3" w:rsidRDefault="00B11855" w:rsidP="00DE39CA">
      <w:pPr>
        <w:pStyle w:val="BodyText"/>
      </w:pPr>
    </w:p>
    <w:p w14:paraId="56E0E856" w14:textId="77777777" w:rsidR="00B11855" w:rsidRPr="001F42D3" w:rsidRDefault="003D003E" w:rsidP="00CF5627">
      <w:pPr>
        <w:pStyle w:val="HL7Field"/>
        <w:ind w:hanging="2"/>
      </w:pPr>
      <w:r w:rsidRPr="001F42D3">
        <w:t>OBX-4 Observation Sub-ID</w:t>
      </w:r>
    </w:p>
    <w:p w14:paraId="0D3E07DB" w14:textId="77777777" w:rsidR="00B11855" w:rsidRPr="001F42D3" w:rsidRDefault="003D003E" w:rsidP="002E3ED0">
      <w:pPr>
        <w:pStyle w:val="HL7FieldIndent2"/>
        <w:ind w:left="0" w:hanging="2"/>
        <w:rPr>
          <w:noProof w:val="0"/>
        </w:rPr>
      </w:pPr>
      <w:r w:rsidRPr="001F42D3">
        <w:rPr>
          <w:noProof w:val="0"/>
        </w:rPr>
        <w:t xml:space="preserve">The PC PIV </w:t>
      </w:r>
      <w:r w:rsidR="00CA3A2C" w:rsidRPr="001F42D3">
        <w:rPr>
          <w:noProof w:val="0"/>
        </w:rPr>
        <w:t>Profile</w:t>
      </w:r>
      <w:r w:rsidRPr="001F42D3">
        <w:rPr>
          <w:noProof w:val="0"/>
        </w:rPr>
        <w:t xml:space="preserve"> does not further constrain this field.</w:t>
      </w:r>
    </w:p>
    <w:p w14:paraId="1FC02385" w14:textId="77777777" w:rsidR="00B11855" w:rsidRPr="001F42D3" w:rsidRDefault="003D003E" w:rsidP="00CF5627">
      <w:pPr>
        <w:pStyle w:val="HL7Field"/>
        <w:ind w:hanging="2"/>
      </w:pPr>
      <w:r w:rsidRPr="001F42D3">
        <w:t xml:space="preserve">OBX-5 Observation Value </w:t>
      </w:r>
    </w:p>
    <w:p w14:paraId="291F5952" w14:textId="77777777" w:rsidR="00B11855" w:rsidRPr="001F42D3" w:rsidRDefault="003D003E" w:rsidP="002E3ED0">
      <w:pPr>
        <w:pStyle w:val="HL7FieldIndent2"/>
        <w:ind w:left="0" w:hanging="2"/>
        <w:rPr>
          <w:noProof w:val="0"/>
        </w:rPr>
      </w:pPr>
      <w:r w:rsidRPr="001F42D3">
        <w:rPr>
          <w:noProof w:val="0"/>
        </w:rPr>
        <w:t>If OBX-3 refers to a pump ID, this field must be empty.</w:t>
      </w:r>
    </w:p>
    <w:p w14:paraId="32B25484" w14:textId="18495956" w:rsidR="00B11855" w:rsidRPr="001F42D3" w:rsidRDefault="003D003E" w:rsidP="002E3ED0">
      <w:pPr>
        <w:pStyle w:val="HL7FieldIndent2"/>
        <w:ind w:left="0" w:hanging="2"/>
        <w:rPr>
          <w:noProof w:val="0"/>
        </w:rPr>
      </w:pPr>
      <w:r w:rsidRPr="001F42D3">
        <w:rPr>
          <w:noProof w:val="0"/>
        </w:rPr>
        <w:t>If OBX-3 refers to a patient parameter, this field contains the parameter value.</w:t>
      </w:r>
    </w:p>
    <w:p w14:paraId="50F4F47C" w14:textId="7621CFC1" w:rsidR="005807BA" w:rsidRPr="001F42D3" w:rsidRDefault="005807BA" w:rsidP="002E3ED0">
      <w:pPr>
        <w:pStyle w:val="HL7FieldIndent2"/>
        <w:ind w:left="0" w:hanging="2"/>
        <w:rPr>
          <w:noProof w:val="0"/>
        </w:rPr>
      </w:pPr>
      <w:r w:rsidRPr="001F42D3">
        <w:rPr>
          <w:noProof w:val="0"/>
        </w:rPr>
        <w:t xml:space="preserve">If OBX-3 refers to an infusion order </w:t>
      </w:r>
      <w:r w:rsidR="00171618" w:rsidRPr="001F42D3">
        <w:rPr>
          <w:noProof w:val="0"/>
        </w:rPr>
        <w:t xml:space="preserve">step </w:t>
      </w:r>
      <w:r w:rsidRPr="001F42D3">
        <w:rPr>
          <w:noProof w:val="0"/>
        </w:rPr>
        <w:t>type, the field contains the enumerated value</w:t>
      </w:r>
    </w:p>
    <w:p w14:paraId="7E61087E" w14:textId="77777777" w:rsidR="00B11855" w:rsidRPr="001F42D3" w:rsidRDefault="003D003E" w:rsidP="002E3ED0">
      <w:pPr>
        <w:pStyle w:val="HL7FieldIndent2"/>
        <w:ind w:left="0" w:hanging="2"/>
        <w:rPr>
          <w:noProof w:val="0"/>
        </w:rPr>
      </w:pPr>
      <w:r w:rsidRPr="001F42D3">
        <w:rPr>
          <w:noProof w:val="0"/>
        </w:rPr>
        <w:t>If OBX-3 refers to a pump programming parameter, this field contains the parameter value.</w:t>
      </w:r>
    </w:p>
    <w:p w14:paraId="6B8FC0FB" w14:textId="77777777" w:rsidR="00B11855" w:rsidRPr="001F42D3" w:rsidRDefault="003D003E" w:rsidP="00CF5627">
      <w:pPr>
        <w:pStyle w:val="HL7Field"/>
        <w:ind w:hanging="2"/>
      </w:pPr>
      <w:r w:rsidRPr="001F42D3">
        <w:t>OBX-6 Units</w:t>
      </w:r>
    </w:p>
    <w:p w14:paraId="04EB5D17"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constrains the value of this field based on the value in OBX-3.</w:t>
      </w:r>
    </w:p>
    <w:p w14:paraId="545EF13A" w14:textId="77777777" w:rsidR="00B11855" w:rsidRPr="001F42D3" w:rsidRDefault="003D003E" w:rsidP="002E3ED0">
      <w:pPr>
        <w:pStyle w:val="HL7FieldIndent2"/>
        <w:ind w:left="0" w:hanging="2"/>
        <w:rPr>
          <w:noProof w:val="0"/>
        </w:rPr>
      </w:pPr>
      <w:r w:rsidRPr="001F42D3">
        <w:rPr>
          <w:noProof w:val="0"/>
        </w:rPr>
        <w:t>If OBX-3 refers to a pump ID, this field must be empty.</w:t>
      </w:r>
    </w:p>
    <w:p w14:paraId="59592EE9" w14:textId="77777777" w:rsidR="00B11855" w:rsidRPr="001F42D3" w:rsidRDefault="003D003E" w:rsidP="002E3ED0">
      <w:pPr>
        <w:pStyle w:val="HL7FieldIndent2"/>
        <w:ind w:left="0" w:hanging="2"/>
        <w:rPr>
          <w:noProof w:val="0"/>
        </w:rPr>
      </w:pPr>
      <w:r w:rsidRPr="001F42D3">
        <w:rPr>
          <w:noProof w:val="0"/>
        </w:rPr>
        <w:t xml:space="preserve">If OBX-3 refers to a patient parameter, this field contains the coded units for the parameter. The preferred format is an MDC value; UCUM values are also acceptable. </w:t>
      </w:r>
    </w:p>
    <w:p w14:paraId="4D698F9D" w14:textId="77777777" w:rsidR="00B11855" w:rsidRPr="001F42D3" w:rsidRDefault="003D003E" w:rsidP="002E3ED0">
      <w:pPr>
        <w:pStyle w:val="HL7FieldIndent2"/>
        <w:ind w:left="0" w:hanging="2"/>
        <w:rPr>
          <w:noProof w:val="0"/>
        </w:rPr>
      </w:pPr>
      <w:r w:rsidRPr="001F42D3">
        <w:rPr>
          <w:noProof w:val="0"/>
        </w:rPr>
        <w:t>When OBX-3 refers to weight, the first three components of OBX-6 must contain one of the following sets of values:</w:t>
      </w:r>
    </w:p>
    <w:p w14:paraId="65B7543F" w14:textId="77777777" w:rsidR="00B11855" w:rsidRPr="001F42D3" w:rsidRDefault="003D003E" w:rsidP="004E5351">
      <w:pPr>
        <w:pStyle w:val="ExampleValue"/>
        <w:rPr>
          <w:noProof w:val="0"/>
        </w:rPr>
      </w:pPr>
      <w:r w:rsidRPr="001F42D3">
        <w:rPr>
          <w:noProof w:val="0"/>
        </w:rPr>
        <w:t>263872^MDC_DIM_X_G^MDC</w:t>
      </w:r>
    </w:p>
    <w:p w14:paraId="4527E966" w14:textId="77777777" w:rsidR="00B11855" w:rsidRPr="001F42D3" w:rsidRDefault="003D003E" w:rsidP="004E5351">
      <w:pPr>
        <w:pStyle w:val="ExampleValue"/>
        <w:rPr>
          <w:noProof w:val="0"/>
        </w:rPr>
      </w:pPr>
      <w:r w:rsidRPr="001F42D3">
        <w:rPr>
          <w:noProof w:val="0"/>
        </w:rPr>
        <w:t>263875^MDC_DIM_KILO_G^MDC</w:t>
      </w:r>
    </w:p>
    <w:p w14:paraId="2731D934" w14:textId="77777777" w:rsidR="00B11855" w:rsidRPr="001F42D3" w:rsidRDefault="003D003E" w:rsidP="004E5351">
      <w:pPr>
        <w:pStyle w:val="ExampleValue"/>
        <w:rPr>
          <w:noProof w:val="0"/>
        </w:rPr>
      </w:pPr>
      <w:r w:rsidRPr="001F42D3">
        <w:rPr>
          <w:noProof w:val="0"/>
        </w:rPr>
        <w:t>g^g^UCUM</w:t>
      </w:r>
    </w:p>
    <w:p w14:paraId="3E666FFD" w14:textId="77777777" w:rsidR="00B11855" w:rsidRPr="001F42D3" w:rsidRDefault="003D003E" w:rsidP="004E5351">
      <w:pPr>
        <w:pStyle w:val="ExampleValue"/>
        <w:rPr>
          <w:noProof w:val="0"/>
        </w:rPr>
      </w:pPr>
      <w:r w:rsidRPr="001F42D3">
        <w:rPr>
          <w:noProof w:val="0"/>
        </w:rPr>
        <w:t>kg^kg^UCUM</w:t>
      </w:r>
    </w:p>
    <w:p w14:paraId="7AE31D6A" w14:textId="77777777" w:rsidR="00B11855" w:rsidRPr="001F42D3" w:rsidRDefault="003D003E" w:rsidP="002E3ED0">
      <w:pPr>
        <w:pStyle w:val="HL7FieldIndent2"/>
        <w:ind w:left="0" w:hanging="2"/>
        <w:rPr>
          <w:noProof w:val="0"/>
        </w:rPr>
      </w:pPr>
      <w:r w:rsidRPr="001F42D3">
        <w:rPr>
          <w:noProof w:val="0"/>
        </w:rPr>
        <w:t>When OBX-3 refers to height, the first three components of OBX-6 must contain one of the following sets of values:</w:t>
      </w:r>
    </w:p>
    <w:p w14:paraId="75EC69E9" w14:textId="77777777" w:rsidR="00B11855" w:rsidRPr="001F42D3" w:rsidRDefault="003D003E" w:rsidP="004E5351">
      <w:pPr>
        <w:pStyle w:val="ExampleValue"/>
        <w:rPr>
          <w:noProof w:val="0"/>
        </w:rPr>
      </w:pPr>
      <w:r w:rsidRPr="001F42D3">
        <w:rPr>
          <w:noProof w:val="0"/>
        </w:rPr>
        <w:t>263441^MDC_DIM_CENTI_M^MDC</w:t>
      </w:r>
    </w:p>
    <w:p w14:paraId="09A7F9F9" w14:textId="77777777" w:rsidR="00B11855" w:rsidRPr="001F42D3" w:rsidRDefault="003D003E" w:rsidP="004E5351">
      <w:pPr>
        <w:pStyle w:val="ExampleValue"/>
        <w:rPr>
          <w:noProof w:val="0"/>
        </w:rPr>
      </w:pPr>
      <w:r w:rsidRPr="001F42D3">
        <w:rPr>
          <w:noProof w:val="0"/>
        </w:rPr>
        <w:t>cm^cm^UCUM</w:t>
      </w:r>
    </w:p>
    <w:p w14:paraId="0C2D6F58" w14:textId="77777777" w:rsidR="00B11855" w:rsidRPr="001F42D3" w:rsidRDefault="003D003E" w:rsidP="002E3ED0">
      <w:pPr>
        <w:pStyle w:val="HL7FieldIndent2"/>
        <w:ind w:left="0" w:hanging="2"/>
        <w:rPr>
          <w:noProof w:val="0"/>
        </w:rPr>
      </w:pPr>
      <w:r w:rsidRPr="001F42D3">
        <w:rPr>
          <w:noProof w:val="0"/>
        </w:rPr>
        <w:lastRenderedPageBreak/>
        <w:t>When OBX-3 refers to BSA, the first three components of OBX-6 must contain one of the following sets of values:</w:t>
      </w:r>
    </w:p>
    <w:p w14:paraId="46154B0D" w14:textId="77777777" w:rsidR="00B11855" w:rsidRPr="001F42D3" w:rsidRDefault="003D003E" w:rsidP="004E5351">
      <w:pPr>
        <w:pStyle w:val="ExampleValue"/>
        <w:rPr>
          <w:noProof w:val="0"/>
        </w:rPr>
      </w:pPr>
      <w:r w:rsidRPr="001F42D3">
        <w:rPr>
          <w:noProof w:val="0"/>
        </w:rPr>
        <w:t xml:space="preserve">263616^ MDC_DIM_SQ_X_M^MDC  </w:t>
      </w:r>
    </w:p>
    <w:p w14:paraId="39ED0186" w14:textId="211CFE74" w:rsidR="00B11855" w:rsidRPr="001F42D3" w:rsidRDefault="003D003E" w:rsidP="004E5351">
      <w:pPr>
        <w:pStyle w:val="ExampleValue"/>
        <w:rPr>
          <w:noProof w:val="0"/>
        </w:rPr>
      </w:pPr>
      <w:r w:rsidRPr="001F42D3">
        <w:rPr>
          <w:noProof w:val="0"/>
        </w:rPr>
        <w:t>m2^m2^UCUM</w:t>
      </w:r>
    </w:p>
    <w:p w14:paraId="705A7A7C" w14:textId="3108BCC3" w:rsidR="005807BA" w:rsidRPr="001F42D3" w:rsidRDefault="005807BA" w:rsidP="00171618">
      <w:pPr>
        <w:pStyle w:val="HL7FieldIndent2"/>
        <w:ind w:left="0" w:hanging="2"/>
        <w:rPr>
          <w:noProof w:val="0"/>
        </w:rPr>
      </w:pPr>
      <w:r w:rsidRPr="001F42D3">
        <w:rPr>
          <w:noProof w:val="0"/>
        </w:rPr>
        <w:t xml:space="preserve">If OBX-3 refers to an infusion order </w:t>
      </w:r>
      <w:r w:rsidR="00171618" w:rsidRPr="001F42D3">
        <w:rPr>
          <w:noProof w:val="0"/>
        </w:rPr>
        <w:t xml:space="preserve">step </w:t>
      </w:r>
      <w:r w:rsidRPr="001F42D3">
        <w:rPr>
          <w:noProof w:val="0"/>
        </w:rPr>
        <w:t>type, this field must be empty.</w:t>
      </w:r>
    </w:p>
    <w:p w14:paraId="54603650" w14:textId="77777777" w:rsidR="00B11855" w:rsidRPr="001F42D3" w:rsidRDefault="003D003E" w:rsidP="002E3ED0">
      <w:pPr>
        <w:pStyle w:val="HL7FieldIndent2"/>
        <w:ind w:left="0" w:hanging="2"/>
        <w:rPr>
          <w:noProof w:val="0"/>
        </w:rPr>
      </w:pPr>
      <w:r w:rsidRPr="001F42D3">
        <w:rPr>
          <w:noProof w:val="0"/>
        </w:rPr>
        <w:t>If OBX-3 refers to a pump programming parameter, this field contains the units for the value in OBX-5 Observation Value.</w:t>
      </w:r>
    </w:p>
    <w:p w14:paraId="0A108397" w14:textId="77777777" w:rsidR="00B11855" w:rsidRPr="001F42D3" w:rsidRDefault="003D003E" w:rsidP="00CF5627">
      <w:pPr>
        <w:pStyle w:val="HL7Field"/>
        <w:ind w:hanging="2"/>
      </w:pPr>
      <w:r w:rsidRPr="001F42D3">
        <w:t>OBX-7 References Range:</w:t>
      </w:r>
    </w:p>
    <w:p w14:paraId="3694FA3E"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0C50F3D2" w14:textId="77777777" w:rsidR="00B11855" w:rsidRPr="001F42D3" w:rsidRDefault="003D003E" w:rsidP="00CF5627">
      <w:pPr>
        <w:pStyle w:val="HL7Field"/>
        <w:ind w:hanging="2"/>
      </w:pPr>
      <w:r w:rsidRPr="001F42D3">
        <w:t>OBX-8 Abnormal Flags</w:t>
      </w:r>
    </w:p>
    <w:p w14:paraId="18A663DB"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4251949C" w14:textId="77777777" w:rsidR="00B11855" w:rsidRPr="001F42D3" w:rsidRDefault="003D003E" w:rsidP="00CF5627">
      <w:pPr>
        <w:pStyle w:val="HL7Field"/>
        <w:ind w:hanging="2"/>
      </w:pPr>
      <w:r w:rsidRPr="001F42D3">
        <w:t>OBX-10 Nature of Abnormal Test</w:t>
      </w:r>
    </w:p>
    <w:p w14:paraId="4EBF0C86"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12504115" w14:textId="77777777" w:rsidR="00B11855" w:rsidRPr="001F42D3" w:rsidRDefault="003D003E" w:rsidP="00CF5627">
      <w:pPr>
        <w:pStyle w:val="HL7Field"/>
        <w:ind w:hanging="2"/>
      </w:pPr>
      <w:r w:rsidRPr="001F42D3">
        <w:t>OBX-11 Observation Result Status</w:t>
      </w:r>
    </w:p>
    <w:p w14:paraId="2BDD7249"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69762213" w14:textId="77777777" w:rsidR="00B11855" w:rsidRPr="001F42D3" w:rsidRDefault="003D003E" w:rsidP="00CF5627">
      <w:pPr>
        <w:pStyle w:val="HL7Field"/>
        <w:ind w:hanging="2"/>
      </w:pPr>
      <w:r w:rsidRPr="001F42D3">
        <w:t>OBX-14 Date/Time of the Observation</w:t>
      </w:r>
    </w:p>
    <w:p w14:paraId="74061EA5"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29D2A7CA" w14:textId="77777777" w:rsidR="00B11855" w:rsidRPr="001F42D3" w:rsidRDefault="003D003E" w:rsidP="00CF5627">
      <w:pPr>
        <w:pStyle w:val="HL7Field"/>
        <w:ind w:hanging="2"/>
      </w:pPr>
      <w:r w:rsidRPr="001F42D3">
        <w:t>OBX-15 Producer’s ID</w:t>
      </w:r>
    </w:p>
    <w:p w14:paraId="117BB000"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511BABA4" w14:textId="77777777" w:rsidR="00B11855" w:rsidRPr="001F42D3" w:rsidRDefault="003D003E" w:rsidP="00CF5627">
      <w:pPr>
        <w:pStyle w:val="HL7Field"/>
        <w:ind w:hanging="2"/>
      </w:pPr>
      <w:r w:rsidRPr="001F42D3">
        <w:t>OBX-16 Responsible Observer (XCN)</w:t>
      </w:r>
    </w:p>
    <w:p w14:paraId="2D94A2E6"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3A3A0FBF" w14:textId="77777777" w:rsidR="00B11855" w:rsidRPr="001F42D3" w:rsidRDefault="003D003E" w:rsidP="00CF5627">
      <w:pPr>
        <w:pStyle w:val="HL7Field"/>
        <w:ind w:hanging="2"/>
      </w:pPr>
      <w:r w:rsidRPr="001F42D3">
        <w:t>OBX-17 Observation Method</w:t>
      </w:r>
    </w:p>
    <w:p w14:paraId="607AE315"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65668E85" w14:textId="77777777" w:rsidR="00B11855" w:rsidRPr="001F42D3" w:rsidRDefault="003D003E" w:rsidP="00CF5627">
      <w:pPr>
        <w:pStyle w:val="HL7Field"/>
        <w:ind w:hanging="2"/>
      </w:pPr>
      <w:r w:rsidRPr="001F42D3">
        <w:t>OBX-18 Equipment Instance Identifier</w:t>
      </w:r>
    </w:p>
    <w:p w14:paraId="2A7661C1" w14:textId="1F0DEE0A" w:rsidR="00B11855" w:rsidRPr="001F42D3" w:rsidRDefault="003D003E" w:rsidP="002E3ED0">
      <w:pPr>
        <w:pStyle w:val="HL7FieldIndent2"/>
        <w:ind w:left="0" w:hanging="2"/>
        <w:rPr>
          <w:noProof w:val="0"/>
        </w:rPr>
      </w:pPr>
      <w:r w:rsidRPr="001F42D3">
        <w:rPr>
          <w:noProof w:val="0"/>
        </w:rPr>
        <w:t>See Appendix B.8 for description of usage of OBX-18.</w:t>
      </w:r>
    </w:p>
    <w:p w14:paraId="1A90F000" w14:textId="77777777" w:rsidR="00B11855" w:rsidRPr="001F42D3" w:rsidRDefault="003D003E" w:rsidP="002E3ED0">
      <w:pPr>
        <w:pStyle w:val="HL7FieldIndent2"/>
        <w:ind w:left="0" w:hanging="2"/>
        <w:rPr>
          <w:noProof w:val="0"/>
        </w:rPr>
      </w:pPr>
      <w:r w:rsidRPr="001F42D3">
        <w:rPr>
          <w:noProof w:val="0"/>
        </w:rPr>
        <w:t>If OBX-3 refers to a pump ID, the following applies.</w:t>
      </w:r>
    </w:p>
    <w:p w14:paraId="4553DD08" w14:textId="2A061C0D" w:rsidR="00B11855" w:rsidRPr="001F42D3" w:rsidRDefault="003D003E" w:rsidP="005C1693">
      <w:pPr>
        <w:pStyle w:val="ListBullet2"/>
      </w:pPr>
      <w:r w:rsidRPr="001F42D3">
        <w:t>For backward compatibility, when used to contain a pump ID, the OBX-18 convention used in previous Trial Implementation versions of the Point-of-Care Infusion Verification Supplement may be used by agreement between sending and receiving systems, but this usage is deprecated and should not be used in new systems. The former language is reproduced here: "If OBX-3 refers to the pump ID, the ID is placed in the ‘Universal ID’ component (EI-3), and the device or manufacturer name is placed in the ‘Universal ID Type’ component (EI-4). The pump ID is a unique alphanumeric identifier and may optionally include the pump channel. The format of the identifier is vendor</w:t>
      </w:r>
      <w:r w:rsidR="004C702C" w:rsidRPr="001F42D3">
        <w:t xml:space="preserve"> </w:t>
      </w:r>
      <w:r w:rsidRPr="001F42D3">
        <w:t xml:space="preserve">specific. A </w:t>
      </w:r>
      <w:r w:rsidRPr="001F42D3">
        <w:lastRenderedPageBreak/>
        <w:t xml:space="preserve">typical value could be a serial number for a single-channel pump, or a serial number followed by the channel number or letter for a multi-channel pump. Note that this specification differs from the usage of OBX-18 in IHE PCD DEC </w:t>
      </w:r>
      <w:r w:rsidR="00FF5580" w:rsidRPr="001F42D3">
        <w:t>P</w:t>
      </w:r>
      <w:r w:rsidRPr="001F42D3">
        <w:t>rofile."</w:t>
      </w:r>
    </w:p>
    <w:p w14:paraId="3D535C1D" w14:textId="7471A67C" w:rsidR="00B11855" w:rsidRPr="001F42D3" w:rsidRDefault="003D003E" w:rsidP="005C1693">
      <w:pPr>
        <w:pStyle w:val="ListBullet2"/>
      </w:pPr>
      <w:r w:rsidRPr="001F42D3">
        <w:t>New applications should conform to the general specification for OBX-18 (Appendix B.8). The pump ID (vendor-specific format, which may optionally include the pump channel as before) should be placed in EI-1, and EI-3 and EI-4 should identify the manufacturer of the pump according to an accepted Universal ID system.</w:t>
      </w:r>
    </w:p>
    <w:p w14:paraId="4201A711" w14:textId="77777777" w:rsidR="00B11855" w:rsidRPr="001F42D3" w:rsidRDefault="003D003E" w:rsidP="005C1693">
      <w:pPr>
        <w:pStyle w:val="ListBullet2"/>
      </w:pPr>
      <w:r w:rsidRPr="001F42D3">
        <w:t>If OBX-3 refers to a patient parameter this field must be empty.</w:t>
      </w:r>
    </w:p>
    <w:p w14:paraId="54730B8B" w14:textId="77777777" w:rsidR="00B11855" w:rsidRPr="001F42D3" w:rsidRDefault="003D003E" w:rsidP="002E3ED0">
      <w:pPr>
        <w:pStyle w:val="BodyText"/>
      </w:pPr>
      <w:r w:rsidRPr="001F42D3">
        <w:t>If OBX-3 refers to a pump programming parameter this field must be empty.</w:t>
      </w:r>
    </w:p>
    <w:p w14:paraId="5C8EC190" w14:textId="77777777" w:rsidR="00B11855" w:rsidRPr="001F42D3" w:rsidRDefault="003D003E" w:rsidP="00CF5627">
      <w:pPr>
        <w:pStyle w:val="HL7Field"/>
        <w:keepNext w:val="0"/>
        <w:ind w:hanging="2"/>
      </w:pPr>
      <w:r w:rsidRPr="001F42D3">
        <w:t>OBX-19 Date/Time of the Analysis</w:t>
      </w:r>
    </w:p>
    <w:p w14:paraId="6BA4AAFE"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2740D1E1" w14:textId="77777777" w:rsidR="00B11855" w:rsidRPr="001F42D3" w:rsidRDefault="003D003E" w:rsidP="00CF5627">
      <w:pPr>
        <w:pStyle w:val="HL7Field"/>
        <w:ind w:hanging="2"/>
      </w:pPr>
      <w:r w:rsidRPr="001F42D3">
        <w:t>OBX-20 Observation Site</w:t>
      </w:r>
    </w:p>
    <w:p w14:paraId="7CC06519"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7BF37168" w14:textId="77777777" w:rsidR="00B11855" w:rsidRPr="001F42D3" w:rsidRDefault="003D003E" w:rsidP="00CF5627">
      <w:pPr>
        <w:pStyle w:val="HL7Field"/>
        <w:ind w:hanging="2"/>
      </w:pPr>
      <w:r w:rsidRPr="001F42D3">
        <w:t>OBX-21 to 25</w:t>
      </w:r>
    </w:p>
    <w:p w14:paraId="45529067" w14:textId="1F6C7C1C" w:rsidR="00B11855" w:rsidRPr="001F42D3" w:rsidRDefault="003D003E" w:rsidP="002E3ED0">
      <w:pPr>
        <w:pStyle w:val="HL7FieldIndent2"/>
        <w:ind w:left="0" w:hanging="2"/>
        <w:rPr>
          <w:noProof w:val="0"/>
        </w:rPr>
      </w:pPr>
      <w:r w:rsidRPr="001F42D3">
        <w:rPr>
          <w:noProof w:val="0"/>
        </w:rPr>
        <w:t>OBX fields 21 to 25 are not supported by PCD PIV.</w:t>
      </w:r>
    </w:p>
    <w:p w14:paraId="19CDB96A" w14:textId="283DB375" w:rsidR="0029412E" w:rsidRPr="001F42D3" w:rsidRDefault="0029412E" w:rsidP="0029412E">
      <w:pPr>
        <w:pStyle w:val="Heading5"/>
        <w:rPr>
          <w:noProof w:val="0"/>
        </w:rPr>
      </w:pPr>
      <w:bookmarkStart w:id="1487" w:name="_Toc214889673"/>
      <w:r w:rsidRPr="001F42D3">
        <w:rPr>
          <w:noProof w:val="0"/>
        </w:rPr>
        <w:t>Rate change, titration, Bolus from existing infusion, and Multistep</w:t>
      </w:r>
      <w:bookmarkEnd w:id="1487"/>
    </w:p>
    <w:p w14:paraId="044EC6DE" w14:textId="387D3063" w:rsidR="0029412E" w:rsidRPr="001F42D3" w:rsidRDefault="0029412E" w:rsidP="005757BE">
      <w:pPr>
        <w:pStyle w:val="Heading6"/>
        <w:rPr>
          <w:noProof w:val="0"/>
        </w:rPr>
      </w:pPr>
      <w:bookmarkStart w:id="1488" w:name="_Toc214889674"/>
      <w:r w:rsidRPr="001F42D3">
        <w:rPr>
          <w:noProof w:val="0"/>
        </w:rPr>
        <w:t>Rate change or titration</w:t>
      </w:r>
      <w:bookmarkEnd w:id="1488"/>
    </w:p>
    <w:p w14:paraId="5D2FDE55" w14:textId="77777777" w:rsidR="0029412E" w:rsidRPr="001F42D3" w:rsidRDefault="0029412E" w:rsidP="00B34AEB">
      <w:pPr>
        <w:pStyle w:val="BodyText"/>
      </w:pPr>
      <w:r w:rsidRPr="001F42D3">
        <w:t>ORC-1 Order Control = “XO”.</w:t>
      </w:r>
    </w:p>
    <w:p w14:paraId="107138C0" w14:textId="77777777" w:rsidR="0029412E" w:rsidRPr="001F42D3" w:rsidRDefault="0029412E" w:rsidP="00B34AEB">
      <w:pPr>
        <w:pStyle w:val="BodyText"/>
      </w:pPr>
      <w:r w:rsidRPr="001F42D3">
        <w:t>RXG-5 Give Amount-Minimum and RXG-7 Give Units must be empty.</w:t>
      </w:r>
    </w:p>
    <w:p w14:paraId="69452523" w14:textId="7AC0D301" w:rsidR="0029412E" w:rsidRPr="001F42D3" w:rsidRDefault="0029412E" w:rsidP="00B34AEB">
      <w:pPr>
        <w:pStyle w:val="BodyText"/>
      </w:pPr>
      <w:r w:rsidRPr="001F42D3">
        <w:t>RXG-15, 16 must contain a rate or dose rate and cannot contain a dose.</w:t>
      </w:r>
    </w:p>
    <w:p w14:paraId="1CAE9073" w14:textId="3D435A19" w:rsidR="0029412E" w:rsidRPr="001F42D3" w:rsidRDefault="0029412E" w:rsidP="005757BE">
      <w:pPr>
        <w:pStyle w:val="Heading6"/>
        <w:rPr>
          <w:noProof w:val="0"/>
        </w:rPr>
      </w:pPr>
      <w:bookmarkStart w:id="1489" w:name="_Toc214889675"/>
      <w:r w:rsidRPr="001F42D3">
        <w:rPr>
          <w:noProof w:val="0"/>
        </w:rPr>
        <w:t>Bolus from existing infusion</w:t>
      </w:r>
      <w:bookmarkEnd w:id="1489"/>
    </w:p>
    <w:p w14:paraId="6FE8525B" w14:textId="77777777" w:rsidR="0029412E" w:rsidRPr="001F42D3" w:rsidRDefault="0029412E" w:rsidP="0029412E">
      <w:pPr>
        <w:ind w:hanging="2"/>
      </w:pPr>
      <w:r w:rsidRPr="001F42D3">
        <w:t>Considerations:</w:t>
      </w:r>
    </w:p>
    <w:p w14:paraId="3EAC714F" w14:textId="77777777" w:rsidR="0029412E" w:rsidRPr="001F42D3" w:rsidRDefault="0029412E" w:rsidP="005C1693">
      <w:pPr>
        <w:pStyle w:val="ListBullet2"/>
      </w:pPr>
      <w:r w:rsidRPr="001F42D3">
        <w:t>An infusion is currently programmed on the pump.</w:t>
      </w:r>
    </w:p>
    <w:p w14:paraId="7883AE1A" w14:textId="41413DBC" w:rsidR="0029412E" w:rsidRPr="001F42D3" w:rsidRDefault="0029412E" w:rsidP="005C1693">
      <w:pPr>
        <w:pStyle w:val="ListBullet2"/>
      </w:pPr>
      <w:r w:rsidRPr="001F42D3">
        <w:t>A bolus of the same medication is ordered (</w:t>
      </w:r>
      <w:r w:rsidR="005B0C7C" w:rsidRPr="001F42D3">
        <w:t xml:space="preserve">i.e.,  </w:t>
      </w:r>
      <w:r w:rsidRPr="001F42D3">
        <w:t>there is a new order in the EHR)</w:t>
      </w:r>
      <w:r w:rsidR="00621E63" w:rsidRPr="001F42D3">
        <w:t xml:space="preserve">. </w:t>
      </w:r>
    </w:p>
    <w:p w14:paraId="6EBB0371" w14:textId="1C65BDBD" w:rsidR="0029412E" w:rsidRPr="001F42D3" w:rsidRDefault="0029412E" w:rsidP="005C1693">
      <w:pPr>
        <w:pStyle w:val="ListBullet2"/>
      </w:pPr>
      <w:r w:rsidRPr="001F42D3">
        <w:t xml:space="preserve">The EHR workflow provides the nurse the capability to administer the bolus from the same bag or syringe using the PIV </w:t>
      </w:r>
      <w:r w:rsidR="00CB13DC" w:rsidRPr="001F42D3">
        <w:t>[</w:t>
      </w:r>
      <w:r w:rsidRPr="001F42D3">
        <w:t>PCD-03</w:t>
      </w:r>
      <w:r w:rsidR="00CB13DC" w:rsidRPr="001F42D3">
        <w:t>]</w:t>
      </w:r>
      <w:r w:rsidRPr="001F42D3">
        <w:t xml:space="preserve"> transaction to send the bolus order to the pump.</w:t>
      </w:r>
    </w:p>
    <w:p w14:paraId="17800AC0" w14:textId="5EC3864F" w:rsidR="0029412E" w:rsidRPr="001F42D3" w:rsidRDefault="0029412E" w:rsidP="005C1693">
      <w:pPr>
        <w:pStyle w:val="ListBullet2"/>
      </w:pPr>
      <w:r w:rsidRPr="001F42D3">
        <w:t>No assumption is made about the behavior of the pump once the bolus has been delivered</w:t>
      </w:r>
      <w:r w:rsidR="00621E63" w:rsidRPr="001F42D3">
        <w:t xml:space="preserve">. </w:t>
      </w:r>
      <w:r w:rsidRPr="001F42D3">
        <w:t>Depending on the pump type or model it may stop, alarm, or resume delivering the underlying infusion.</w:t>
      </w:r>
    </w:p>
    <w:p w14:paraId="15FA2439" w14:textId="77777777" w:rsidR="0029412E" w:rsidRPr="001F42D3" w:rsidRDefault="0029412E" w:rsidP="00B34AEB">
      <w:pPr>
        <w:pStyle w:val="BodyText"/>
        <w:rPr>
          <w:b/>
          <w:bCs/>
        </w:rPr>
      </w:pPr>
      <w:r w:rsidRPr="001F42D3">
        <w:rPr>
          <w:b/>
          <w:bCs/>
        </w:rPr>
        <w:t>ORC segment</w:t>
      </w:r>
    </w:p>
    <w:p w14:paraId="384C58ED" w14:textId="77777777" w:rsidR="0029412E" w:rsidRPr="001F42D3" w:rsidRDefault="0029412E" w:rsidP="005C1693">
      <w:pPr>
        <w:pStyle w:val="ListBullet2"/>
      </w:pPr>
      <w:r w:rsidRPr="001F42D3">
        <w:t>ORC-1 Order Control = “CH” (change)</w:t>
      </w:r>
    </w:p>
    <w:p w14:paraId="63FC5B1B" w14:textId="77777777" w:rsidR="0029412E" w:rsidRPr="001F42D3" w:rsidRDefault="0029412E" w:rsidP="005C1693">
      <w:pPr>
        <w:pStyle w:val="ListBullet2"/>
      </w:pPr>
      <w:r w:rsidRPr="001F42D3">
        <w:lastRenderedPageBreak/>
        <w:t>ORC-2 Placer Order Number = bolus order ID (child order ID)</w:t>
      </w:r>
    </w:p>
    <w:p w14:paraId="634000EF" w14:textId="77777777" w:rsidR="0029412E" w:rsidRPr="001F42D3" w:rsidRDefault="0029412E" w:rsidP="005C1693">
      <w:pPr>
        <w:pStyle w:val="ListBullet2"/>
      </w:pPr>
      <w:r w:rsidRPr="001F42D3">
        <w:t>ORC-8 Parent = parent order ID</w:t>
      </w:r>
    </w:p>
    <w:p w14:paraId="65A00747" w14:textId="77777777" w:rsidR="0029412E" w:rsidRPr="001F42D3" w:rsidRDefault="0029412E" w:rsidP="005757BE">
      <w:pPr>
        <w:pStyle w:val="BodyText"/>
      </w:pPr>
      <w:r w:rsidRPr="001F42D3">
        <w:rPr>
          <w:rFonts w:eastAsia="SimSun"/>
        </w:rPr>
        <w:t>A bolus order may be specified in 3 ways:</w:t>
      </w:r>
    </w:p>
    <w:p w14:paraId="47441419" w14:textId="77777777" w:rsidR="0029412E" w:rsidRPr="001F42D3" w:rsidRDefault="0029412E" w:rsidP="005C1693">
      <w:pPr>
        <w:pStyle w:val="ListBullet2"/>
      </w:pPr>
      <w:r w:rsidRPr="001F42D3">
        <w:rPr>
          <w:rFonts w:eastAsia="Calibri"/>
        </w:rPr>
        <w:t>Dose or Volume + Rate</w:t>
      </w:r>
    </w:p>
    <w:p w14:paraId="19C3CCBD" w14:textId="77777777" w:rsidR="0029412E" w:rsidRPr="001F42D3" w:rsidRDefault="0029412E" w:rsidP="005C1693">
      <w:pPr>
        <w:pStyle w:val="ListBullet2"/>
      </w:pPr>
      <w:r w:rsidRPr="001F42D3">
        <w:rPr>
          <w:rFonts w:eastAsia="Calibri"/>
        </w:rPr>
        <w:t>Dose or Volume + Duration</w:t>
      </w:r>
    </w:p>
    <w:p w14:paraId="07923758" w14:textId="77777777" w:rsidR="0029412E" w:rsidRPr="001F42D3" w:rsidRDefault="0029412E" w:rsidP="005C1693">
      <w:pPr>
        <w:pStyle w:val="ListBullet2"/>
      </w:pPr>
      <w:r w:rsidRPr="001F42D3">
        <w:rPr>
          <w:rFonts w:eastAsia="Calibri"/>
        </w:rPr>
        <w:t>Rate + Duration</w:t>
      </w:r>
    </w:p>
    <w:p w14:paraId="0F61E5CA" w14:textId="08A0A08B" w:rsidR="0029412E" w:rsidRPr="001F42D3" w:rsidRDefault="0029412E" w:rsidP="008E1C27">
      <w:pPr>
        <w:pStyle w:val="BodyText"/>
      </w:pPr>
      <w:r w:rsidRPr="001F42D3">
        <w:rPr>
          <w:rFonts w:eastAsia="SimSun"/>
        </w:rPr>
        <w:t>The following table outlines the required and optional data for each type of bolus order</w:t>
      </w:r>
      <w:r w:rsidRPr="001F42D3">
        <w:t>.</w:t>
      </w:r>
    </w:p>
    <w:p w14:paraId="153BB3F7" w14:textId="77777777" w:rsidR="008E1C27" w:rsidRPr="001F42D3" w:rsidRDefault="008E1C27" w:rsidP="008E1C27">
      <w:pPr>
        <w:pStyle w:val="BodyText"/>
      </w:pPr>
    </w:p>
    <w:tbl>
      <w:tblPr>
        <w:tblW w:w="9810" w:type="dxa"/>
        <w:tblInd w:w="-185" w:type="dxa"/>
        <w:tblLayout w:type="fixed"/>
        <w:tblLook w:val="0000" w:firstRow="0" w:lastRow="0" w:firstColumn="0" w:lastColumn="0" w:noHBand="0" w:noVBand="0"/>
      </w:tblPr>
      <w:tblGrid>
        <w:gridCol w:w="1170"/>
        <w:gridCol w:w="990"/>
        <w:gridCol w:w="990"/>
        <w:gridCol w:w="990"/>
        <w:gridCol w:w="990"/>
        <w:gridCol w:w="1170"/>
        <w:gridCol w:w="1980"/>
        <w:gridCol w:w="1530"/>
      </w:tblGrid>
      <w:tr w:rsidR="00621E63" w:rsidRPr="001F42D3" w14:paraId="4D85E8EE" w14:textId="77777777" w:rsidTr="005C1693">
        <w:trPr>
          <w:tblHeader/>
        </w:trPr>
        <w:tc>
          <w:tcPr>
            <w:tcW w:w="1170" w:type="dxa"/>
            <w:tcBorders>
              <w:top w:val="single" w:sz="4" w:space="0" w:color="000000"/>
              <w:left w:val="single" w:sz="4" w:space="0" w:color="000000"/>
              <w:bottom w:val="single" w:sz="4" w:space="0" w:color="000000"/>
            </w:tcBorders>
            <w:shd w:val="clear" w:color="auto" w:fill="D9D9D9"/>
          </w:tcPr>
          <w:p w14:paraId="39B9406A" w14:textId="77777777" w:rsidR="0029412E" w:rsidRPr="001F42D3" w:rsidRDefault="0029412E" w:rsidP="004D4923">
            <w:pPr>
              <w:pStyle w:val="TableEntryHeader"/>
              <w:rPr>
                <w:sz w:val="18"/>
                <w:szCs w:val="18"/>
              </w:rPr>
            </w:pPr>
            <w:r w:rsidRPr="001F42D3">
              <w:rPr>
                <w:rFonts w:eastAsia="SimSun"/>
                <w:sz w:val="18"/>
                <w:szCs w:val="18"/>
              </w:rPr>
              <w:t>Bolus order type</w:t>
            </w:r>
          </w:p>
        </w:tc>
        <w:tc>
          <w:tcPr>
            <w:tcW w:w="990" w:type="dxa"/>
            <w:tcBorders>
              <w:top w:val="single" w:sz="4" w:space="0" w:color="000000"/>
              <w:left w:val="single" w:sz="4" w:space="0" w:color="000000"/>
              <w:bottom w:val="single" w:sz="4" w:space="0" w:color="000000"/>
            </w:tcBorders>
            <w:shd w:val="clear" w:color="auto" w:fill="D9D9D9"/>
          </w:tcPr>
          <w:p w14:paraId="12E8E7AB" w14:textId="77777777" w:rsidR="0029412E" w:rsidRPr="001F42D3" w:rsidRDefault="0029412E" w:rsidP="004D4923">
            <w:pPr>
              <w:pStyle w:val="TableEntryHeader"/>
              <w:rPr>
                <w:sz w:val="18"/>
                <w:szCs w:val="18"/>
              </w:rPr>
            </w:pPr>
            <w:r w:rsidRPr="001F42D3">
              <w:rPr>
                <w:rFonts w:eastAsia="SimSun"/>
                <w:sz w:val="18"/>
                <w:szCs w:val="18"/>
              </w:rPr>
              <w:t>ORC-1</w:t>
            </w:r>
          </w:p>
        </w:tc>
        <w:tc>
          <w:tcPr>
            <w:tcW w:w="990" w:type="dxa"/>
            <w:tcBorders>
              <w:top w:val="single" w:sz="4" w:space="0" w:color="000000"/>
              <w:left w:val="single" w:sz="4" w:space="0" w:color="000000"/>
              <w:bottom w:val="single" w:sz="4" w:space="0" w:color="000000"/>
            </w:tcBorders>
            <w:shd w:val="clear" w:color="auto" w:fill="D9D9D9"/>
          </w:tcPr>
          <w:p w14:paraId="0C0C57B4" w14:textId="77777777" w:rsidR="0029412E" w:rsidRPr="001F42D3" w:rsidRDefault="0029412E" w:rsidP="004D4923">
            <w:pPr>
              <w:pStyle w:val="TableEntryHeader"/>
              <w:rPr>
                <w:sz w:val="18"/>
                <w:szCs w:val="18"/>
              </w:rPr>
            </w:pPr>
            <w:r w:rsidRPr="001F42D3">
              <w:rPr>
                <w:rFonts w:eastAsia="SimSun"/>
                <w:sz w:val="18"/>
                <w:szCs w:val="18"/>
              </w:rPr>
              <w:t>ORC-2</w:t>
            </w:r>
          </w:p>
        </w:tc>
        <w:tc>
          <w:tcPr>
            <w:tcW w:w="990" w:type="dxa"/>
            <w:tcBorders>
              <w:top w:val="single" w:sz="4" w:space="0" w:color="000000"/>
              <w:left w:val="single" w:sz="4" w:space="0" w:color="000000"/>
              <w:bottom w:val="single" w:sz="4" w:space="0" w:color="000000"/>
            </w:tcBorders>
            <w:shd w:val="clear" w:color="auto" w:fill="D9D9D9"/>
          </w:tcPr>
          <w:p w14:paraId="508D39EE" w14:textId="77777777" w:rsidR="0029412E" w:rsidRPr="001F42D3" w:rsidRDefault="0029412E" w:rsidP="004D4923">
            <w:pPr>
              <w:pStyle w:val="TableEntryHeader"/>
              <w:rPr>
                <w:sz w:val="18"/>
                <w:szCs w:val="18"/>
              </w:rPr>
            </w:pPr>
            <w:r w:rsidRPr="001F42D3">
              <w:rPr>
                <w:rFonts w:eastAsia="SimSun"/>
                <w:sz w:val="18"/>
                <w:szCs w:val="18"/>
              </w:rPr>
              <w:t>ORC-8</w:t>
            </w:r>
          </w:p>
        </w:tc>
        <w:tc>
          <w:tcPr>
            <w:tcW w:w="990" w:type="dxa"/>
            <w:tcBorders>
              <w:top w:val="single" w:sz="4" w:space="0" w:color="000000"/>
              <w:left w:val="single" w:sz="4" w:space="0" w:color="000000"/>
              <w:bottom w:val="single" w:sz="4" w:space="0" w:color="000000"/>
            </w:tcBorders>
            <w:shd w:val="clear" w:color="auto" w:fill="D9D9D9"/>
          </w:tcPr>
          <w:p w14:paraId="54F43960" w14:textId="77777777" w:rsidR="0029412E" w:rsidRPr="001F42D3" w:rsidRDefault="0029412E" w:rsidP="004D4923">
            <w:pPr>
              <w:pStyle w:val="TableEntryHeader"/>
              <w:rPr>
                <w:sz w:val="18"/>
                <w:szCs w:val="18"/>
              </w:rPr>
            </w:pPr>
            <w:r w:rsidRPr="001F42D3">
              <w:rPr>
                <w:rFonts w:eastAsia="SimSun"/>
                <w:sz w:val="18"/>
                <w:szCs w:val="18"/>
              </w:rPr>
              <w:t>RXG-15/16</w:t>
            </w:r>
          </w:p>
        </w:tc>
        <w:tc>
          <w:tcPr>
            <w:tcW w:w="1170" w:type="dxa"/>
            <w:tcBorders>
              <w:top w:val="single" w:sz="4" w:space="0" w:color="000000"/>
              <w:left w:val="single" w:sz="4" w:space="0" w:color="000000"/>
              <w:bottom w:val="single" w:sz="4" w:space="0" w:color="000000"/>
            </w:tcBorders>
            <w:shd w:val="clear" w:color="auto" w:fill="D9D9D9"/>
          </w:tcPr>
          <w:p w14:paraId="3849F084" w14:textId="77777777" w:rsidR="0029412E" w:rsidRPr="001F42D3" w:rsidRDefault="0029412E" w:rsidP="004D4923">
            <w:pPr>
              <w:pStyle w:val="TableEntryHeader"/>
              <w:rPr>
                <w:sz w:val="18"/>
                <w:szCs w:val="18"/>
              </w:rPr>
            </w:pPr>
            <w:r w:rsidRPr="001F42D3">
              <w:rPr>
                <w:rFonts w:eastAsia="SimSun"/>
                <w:sz w:val="18"/>
                <w:szCs w:val="18"/>
              </w:rPr>
              <w:t>TQ1 segment</w:t>
            </w:r>
          </w:p>
        </w:tc>
        <w:tc>
          <w:tcPr>
            <w:tcW w:w="1980" w:type="dxa"/>
            <w:tcBorders>
              <w:top w:val="single" w:sz="4" w:space="0" w:color="000000"/>
              <w:left w:val="single" w:sz="4" w:space="0" w:color="000000"/>
              <w:bottom w:val="single" w:sz="4" w:space="0" w:color="000000"/>
            </w:tcBorders>
            <w:shd w:val="clear" w:color="auto" w:fill="D9D9D9"/>
          </w:tcPr>
          <w:p w14:paraId="079CCD3A" w14:textId="7AF8C569" w:rsidR="0029412E" w:rsidRPr="001F42D3" w:rsidRDefault="00A41DFF" w:rsidP="00A41DFF">
            <w:pPr>
              <w:pStyle w:val="TableEntryHeader"/>
              <w:rPr>
                <w:rFonts w:eastAsia="SimSun"/>
                <w:i/>
                <w:iCs/>
                <w:sz w:val="18"/>
                <w:szCs w:val="18"/>
              </w:rPr>
            </w:pPr>
            <w:r w:rsidRPr="001F42D3">
              <w:rPr>
                <w:rFonts w:eastAsia="SimSun"/>
                <w:i/>
                <w:iCs/>
                <w:sz w:val="18"/>
                <w:szCs w:val="18"/>
              </w:rPr>
              <w:t>OBX segment with OBX-3 = MDC_INFUS_ ORDER_TYPE  w/OBX-5 = clinician-dose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Pr>
          <w:p w14:paraId="23671BCE" w14:textId="58A32F5F" w:rsidR="00A41DFF" w:rsidRPr="001F42D3" w:rsidRDefault="00A41DFF" w:rsidP="00A41DFF">
            <w:pPr>
              <w:pStyle w:val="TableEntryHeader"/>
              <w:rPr>
                <w:rFonts w:eastAsia="SimSun"/>
                <w:i/>
                <w:iCs/>
                <w:sz w:val="18"/>
                <w:szCs w:val="18"/>
              </w:rPr>
            </w:pPr>
            <w:r w:rsidRPr="001F42D3">
              <w:rPr>
                <w:rFonts w:eastAsia="SimSun"/>
                <w:i/>
                <w:iCs/>
                <w:sz w:val="18"/>
                <w:szCs w:val="18"/>
              </w:rPr>
              <w:t>OBX segment with OBX-</w:t>
            </w:r>
            <w:r w:rsidR="00C64370" w:rsidRPr="001F42D3">
              <w:rPr>
                <w:rFonts w:eastAsia="SimSun"/>
                <w:i/>
                <w:iCs/>
                <w:sz w:val="18"/>
                <w:szCs w:val="18"/>
              </w:rPr>
              <w:t>3</w:t>
            </w:r>
            <w:r w:rsidRPr="001F42D3">
              <w:rPr>
                <w:rFonts w:eastAsia="SimSun"/>
                <w:i/>
                <w:iCs/>
                <w:sz w:val="18"/>
                <w:szCs w:val="18"/>
              </w:rPr>
              <w:t xml:space="preserve"> = MDC_FLOW_ FLUID_PUMP</w:t>
            </w:r>
          </w:p>
          <w:p w14:paraId="2579D24F" w14:textId="47550329" w:rsidR="0029412E" w:rsidRPr="001F42D3" w:rsidRDefault="0029412E" w:rsidP="00A41DFF">
            <w:pPr>
              <w:pStyle w:val="TableEntryHeader"/>
              <w:ind w:left="0"/>
              <w:jc w:val="left"/>
              <w:rPr>
                <w:sz w:val="18"/>
                <w:szCs w:val="18"/>
              </w:rPr>
            </w:pPr>
          </w:p>
        </w:tc>
      </w:tr>
      <w:tr w:rsidR="00621E63" w:rsidRPr="001F42D3" w14:paraId="097803FE" w14:textId="77777777" w:rsidTr="00B34AEB">
        <w:tc>
          <w:tcPr>
            <w:tcW w:w="1170" w:type="dxa"/>
            <w:tcBorders>
              <w:top w:val="single" w:sz="4" w:space="0" w:color="000000"/>
              <w:left w:val="single" w:sz="4" w:space="0" w:color="000000"/>
              <w:bottom w:val="single" w:sz="4" w:space="0" w:color="000000"/>
            </w:tcBorders>
          </w:tcPr>
          <w:p w14:paraId="2545D033" w14:textId="77777777" w:rsidR="0029412E" w:rsidRPr="001F42D3" w:rsidRDefault="0029412E" w:rsidP="00B34AEB">
            <w:pPr>
              <w:pStyle w:val="TableEntry"/>
            </w:pPr>
            <w:r w:rsidRPr="001F42D3">
              <w:rPr>
                <w:rFonts w:eastAsia="SimSun"/>
              </w:rPr>
              <w:t>Dose or volume + rate</w:t>
            </w:r>
          </w:p>
        </w:tc>
        <w:tc>
          <w:tcPr>
            <w:tcW w:w="990" w:type="dxa"/>
            <w:tcBorders>
              <w:top w:val="single" w:sz="4" w:space="0" w:color="000000"/>
              <w:left w:val="single" w:sz="4" w:space="0" w:color="000000"/>
              <w:bottom w:val="single" w:sz="4" w:space="0" w:color="000000"/>
            </w:tcBorders>
          </w:tcPr>
          <w:p w14:paraId="0250F0EC" w14:textId="77777777" w:rsidR="0029412E" w:rsidRPr="001F42D3" w:rsidRDefault="0029412E" w:rsidP="00B34AEB">
            <w:pPr>
              <w:pStyle w:val="TableEntry"/>
            </w:pPr>
            <w:r w:rsidRPr="001F42D3">
              <w:rPr>
                <w:rFonts w:eastAsia="Arial Narrow"/>
              </w:rPr>
              <w:t>“</w:t>
            </w:r>
            <w:r w:rsidRPr="001F42D3">
              <w:rPr>
                <w:rFonts w:eastAsia="SimSun"/>
              </w:rPr>
              <w:t>CH”</w:t>
            </w:r>
          </w:p>
        </w:tc>
        <w:tc>
          <w:tcPr>
            <w:tcW w:w="990" w:type="dxa"/>
            <w:tcBorders>
              <w:top w:val="single" w:sz="4" w:space="0" w:color="000000"/>
              <w:left w:val="single" w:sz="4" w:space="0" w:color="000000"/>
              <w:bottom w:val="single" w:sz="4" w:space="0" w:color="000000"/>
            </w:tcBorders>
          </w:tcPr>
          <w:p w14:paraId="763750A4" w14:textId="77777777" w:rsidR="0029412E" w:rsidRPr="001F42D3" w:rsidRDefault="0029412E" w:rsidP="00B34AEB">
            <w:pPr>
              <w:pStyle w:val="TableEntry"/>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431DABA6" w14:textId="77777777" w:rsidR="0029412E" w:rsidRPr="001F42D3" w:rsidRDefault="0029412E" w:rsidP="005807BA">
            <w:pPr>
              <w:pStyle w:val="TableEntry"/>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644EEAD3" w14:textId="77777777" w:rsidR="0029412E" w:rsidRPr="001F42D3" w:rsidRDefault="0029412E" w:rsidP="005807BA">
            <w:pPr>
              <w:pStyle w:val="TableEntry"/>
            </w:pPr>
            <w:r w:rsidRPr="001F42D3">
              <w:rPr>
                <w:rFonts w:eastAsia="SimSun"/>
              </w:rPr>
              <w:t>Dose or volume amount</w:t>
            </w:r>
          </w:p>
        </w:tc>
        <w:tc>
          <w:tcPr>
            <w:tcW w:w="1170" w:type="dxa"/>
            <w:tcBorders>
              <w:top w:val="single" w:sz="4" w:space="0" w:color="000000"/>
              <w:left w:val="single" w:sz="4" w:space="0" w:color="000000"/>
              <w:bottom w:val="single" w:sz="4" w:space="0" w:color="000000"/>
            </w:tcBorders>
          </w:tcPr>
          <w:p w14:paraId="42939398" w14:textId="77777777" w:rsidR="0029412E" w:rsidRPr="001F42D3" w:rsidRDefault="0029412E" w:rsidP="005807BA">
            <w:pPr>
              <w:pStyle w:val="TableEntry"/>
            </w:pPr>
            <w:r w:rsidRPr="001F42D3">
              <w:rPr>
                <w:rFonts w:eastAsia="SimSun"/>
              </w:rPr>
              <w:t>O</w:t>
            </w:r>
          </w:p>
        </w:tc>
        <w:tc>
          <w:tcPr>
            <w:tcW w:w="1980" w:type="dxa"/>
            <w:tcBorders>
              <w:top w:val="single" w:sz="4" w:space="0" w:color="000000"/>
              <w:left w:val="single" w:sz="4" w:space="0" w:color="000000"/>
              <w:bottom w:val="single" w:sz="4" w:space="0" w:color="000000"/>
            </w:tcBorders>
          </w:tcPr>
          <w:p w14:paraId="3291FA1F" w14:textId="77777777" w:rsidR="0029412E" w:rsidRPr="001F42D3" w:rsidRDefault="0029412E" w:rsidP="005807BA">
            <w:pPr>
              <w:pStyle w:val="TableEntry"/>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2535512D" w14:textId="77777777" w:rsidR="0029412E" w:rsidRPr="001F42D3" w:rsidRDefault="0029412E" w:rsidP="005807BA">
            <w:pPr>
              <w:pStyle w:val="TableEntry"/>
            </w:pPr>
            <w:r w:rsidRPr="001F42D3">
              <w:rPr>
                <w:rFonts w:eastAsia="SimSun"/>
              </w:rPr>
              <w:t>R</w:t>
            </w:r>
          </w:p>
        </w:tc>
      </w:tr>
      <w:tr w:rsidR="00621E63" w:rsidRPr="001F42D3" w14:paraId="14FF9FCE" w14:textId="77777777" w:rsidTr="00B34AEB">
        <w:tc>
          <w:tcPr>
            <w:tcW w:w="1170" w:type="dxa"/>
            <w:tcBorders>
              <w:top w:val="single" w:sz="4" w:space="0" w:color="000000"/>
              <w:left w:val="single" w:sz="4" w:space="0" w:color="000000"/>
              <w:bottom w:val="single" w:sz="4" w:space="0" w:color="000000"/>
            </w:tcBorders>
          </w:tcPr>
          <w:p w14:paraId="5C3DD62D" w14:textId="77777777" w:rsidR="0029412E" w:rsidRPr="001F42D3" w:rsidRDefault="0029412E" w:rsidP="00B34AEB">
            <w:pPr>
              <w:pStyle w:val="TableEntry"/>
            </w:pPr>
            <w:r w:rsidRPr="001F42D3">
              <w:rPr>
                <w:rFonts w:eastAsia="SimSun"/>
              </w:rPr>
              <w:t>Dose or volume + duration</w:t>
            </w:r>
          </w:p>
        </w:tc>
        <w:tc>
          <w:tcPr>
            <w:tcW w:w="990" w:type="dxa"/>
            <w:tcBorders>
              <w:top w:val="single" w:sz="4" w:space="0" w:color="000000"/>
              <w:left w:val="single" w:sz="4" w:space="0" w:color="000000"/>
              <w:bottom w:val="single" w:sz="4" w:space="0" w:color="000000"/>
            </w:tcBorders>
          </w:tcPr>
          <w:p w14:paraId="4B4E714F" w14:textId="77777777" w:rsidR="0029412E" w:rsidRPr="001F42D3" w:rsidRDefault="0029412E" w:rsidP="00B34AEB">
            <w:pPr>
              <w:pStyle w:val="TableEntry"/>
            </w:pPr>
            <w:bookmarkStart w:id="1490" w:name="OLE_LINK52"/>
            <w:bookmarkStart w:id="1491" w:name="OLE_LINK53"/>
            <w:r w:rsidRPr="001F42D3">
              <w:rPr>
                <w:rFonts w:eastAsia="Arial Narrow"/>
              </w:rPr>
              <w:t>“</w:t>
            </w:r>
            <w:r w:rsidRPr="001F42D3">
              <w:rPr>
                <w:rFonts w:eastAsia="SimSun"/>
              </w:rPr>
              <w:t>CH”</w:t>
            </w:r>
            <w:bookmarkEnd w:id="1490"/>
            <w:bookmarkEnd w:id="1491"/>
          </w:p>
        </w:tc>
        <w:tc>
          <w:tcPr>
            <w:tcW w:w="990" w:type="dxa"/>
            <w:tcBorders>
              <w:top w:val="single" w:sz="4" w:space="0" w:color="000000"/>
              <w:left w:val="single" w:sz="4" w:space="0" w:color="000000"/>
              <w:bottom w:val="single" w:sz="4" w:space="0" w:color="000000"/>
            </w:tcBorders>
          </w:tcPr>
          <w:p w14:paraId="1B5DD24C" w14:textId="77777777" w:rsidR="0029412E" w:rsidRPr="001F42D3" w:rsidRDefault="0029412E" w:rsidP="00B34AEB">
            <w:pPr>
              <w:pStyle w:val="TableEntry"/>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795964FA" w14:textId="77777777" w:rsidR="0029412E" w:rsidRPr="001F42D3" w:rsidRDefault="0029412E" w:rsidP="005807BA">
            <w:pPr>
              <w:pStyle w:val="TableEntry"/>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7583D3F0" w14:textId="77777777" w:rsidR="0029412E" w:rsidRPr="001F42D3" w:rsidRDefault="0029412E" w:rsidP="005807BA">
            <w:pPr>
              <w:pStyle w:val="TableEntry"/>
            </w:pPr>
            <w:r w:rsidRPr="001F42D3">
              <w:rPr>
                <w:rFonts w:eastAsia="SimSun"/>
              </w:rPr>
              <w:t>Dose or volume amount</w:t>
            </w:r>
          </w:p>
        </w:tc>
        <w:tc>
          <w:tcPr>
            <w:tcW w:w="1170" w:type="dxa"/>
            <w:tcBorders>
              <w:top w:val="single" w:sz="4" w:space="0" w:color="000000"/>
              <w:left w:val="single" w:sz="4" w:space="0" w:color="000000"/>
              <w:bottom w:val="single" w:sz="4" w:space="0" w:color="000000"/>
            </w:tcBorders>
          </w:tcPr>
          <w:p w14:paraId="5D66879C" w14:textId="77777777" w:rsidR="0029412E" w:rsidRPr="001F42D3" w:rsidRDefault="0029412E" w:rsidP="005807BA">
            <w:pPr>
              <w:pStyle w:val="TableEntry"/>
            </w:pPr>
            <w:r w:rsidRPr="001F42D3">
              <w:rPr>
                <w:rFonts w:eastAsia="SimSun"/>
              </w:rPr>
              <w:t>R</w:t>
            </w:r>
          </w:p>
        </w:tc>
        <w:tc>
          <w:tcPr>
            <w:tcW w:w="1980" w:type="dxa"/>
            <w:tcBorders>
              <w:top w:val="single" w:sz="4" w:space="0" w:color="000000"/>
              <w:left w:val="single" w:sz="4" w:space="0" w:color="000000"/>
              <w:bottom w:val="single" w:sz="4" w:space="0" w:color="000000"/>
            </w:tcBorders>
          </w:tcPr>
          <w:p w14:paraId="416D5B64" w14:textId="77777777" w:rsidR="0029412E" w:rsidRPr="001F42D3" w:rsidRDefault="0029412E" w:rsidP="005807BA">
            <w:pPr>
              <w:pStyle w:val="TableEntry"/>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6E837466" w14:textId="77777777" w:rsidR="0029412E" w:rsidRPr="001F42D3" w:rsidRDefault="0029412E" w:rsidP="005807BA">
            <w:pPr>
              <w:pStyle w:val="TableEntry"/>
              <w:rPr>
                <w:rFonts w:eastAsia="SimSun"/>
              </w:rPr>
            </w:pPr>
            <w:r w:rsidRPr="001F42D3">
              <w:rPr>
                <w:rFonts w:eastAsia="SimSun"/>
              </w:rPr>
              <w:t>O</w:t>
            </w:r>
          </w:p>
          <w:p w14:paraId="1B57DE80" w14:textId="0091A56A" w:rsidR="00A41DFF" w:rsidRPr="001F42D3" w:rsidRDefault="00A41DFF" w:rsidP="00A41DFF">
            <w:pPr>
              <w:pStyle w:val="TableEntry"/>
              <w:ind w:left="0"/>
            </w:pPr>
          </w:p>
        </w:tc>
      </w:tr>
      <w:tr w:rsidR="00A41DFF" w:rsidRPr="001F42D3" w14:paraId="30580B7D" w14:textId="77777777" w:rsidTr="00B34AEB">
        <w:tc>
          <w:tcPr>
            <w:tcW w:w="1170" w:type="dxa"/>
            <w:tcBorders>
              <w:top w:val="single" w:sz="4" w:space="0" w:color="000000"/>
              <w:left w:val="single" w:sz="4" w:space="0" w:color="000000"/>
              <w:bottom w:val="single" w:sz="4" w:space="0" w:color="000000"/>
            </w:tcBorders>
          </w:tcPr>
          <w:p w14:paraId="3075BA93" w14:textId="61EA7F2B" w:rsidR="00A41DFF" w:rsidRPr="001F42D3" w:rsidRDefault="00A41DFF" w:rsidP="00B34AEB">
            <w:pPr>
              <w:pStyle w:val="TableEntry"/>
              <w:rPr>
                <w:rFonts w:eastAsia="SimSun"/>
              </w:rPr>
            </w:pPr>
            <w:r w:rsidRPr="001F42D3">
              <w:rPr>
                <w:rFonts w:eastAsia="SimSun"/>
              </w:rPr>
              <w:t>Dose or volume</w:t>
            </w:r>
          </w:p>
        </w:tc>
        <w:tc>
          <w:tcPr>
            <w:tcW w:w="990" w:type="dxa"/>
            <w:tcBorders>
              <w:top w:val="single" w:sz="4" w:space="0" w:color="000000"/>
              <w:left w:val="single" w:sz="4" w:space="0" w:color="000000"/>
              <w:bottom w:val="single" w:sz="4" w:space="0" w:color="000000"/>
            </w:tcBorders>
          </w:tcPr>
          <w:p w14:paraId="2F8364A2" w14:textId="4D538C59" w:rsidR="00A41DFF" w:rsidRPr="001F42D3" w:rsidRDefault="00A41DFF" w:rsidP="00B34AEB">
            <w:pPr>
              <w:pStyle w:val="TableEntry"/>
              <w:rPr>
                <w:rFonts w:eastAsia="Arial Narrow"/>
              </w:rPr>
            </w:pPr>
            <w:r w:rsidRPr="001F42D3">
              <w:rPr>
                <w:rFonts w:eastAsia="Arial Narrow"/>
              </w:rPr>
              <w:t>“</w:t>
            </w:r>
            <w:r w:rsidRPr="001F42D3">
              <w:rPr>
                <w:rFonts w:eastAsia="SimSun"/>
              </w:rPr>
              <w:t>CH”</w:t>
            </w:r>
          </w:p>
        </w:tc>
        <w:tc>
          <w:tcPr>
            <w:tcW w:w="990" w:type="dxa"/>
            <w:tcBorders>
              <w:top w:val="single" w:sz="4" w:space="0" w:color="000000"/>
              <w:left w:val="single" w:sz="4" w:space="0" w:color="000000"/>
              <w:bottom w:val="single" w:sz="4" w:space="0" w:color="000000"/>
            </w:tcBorders>
          </w:tcPr>
          <w:p w14:paraId="5EB85C6A" w14:textId="3443999B" w:rsidR="00A41DFF" w:rsidRPr="001F42D3" w:rsidRDefault="00A41DFF" w:rsidP="00B34AEB">
            <w:pPr>
              <w:pStyle w:val="TableEntry"/>
              <w:rPr>
                <w:rFonts w:eastAsia="SimSun"/>
              </w:rPr>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61BE25DF" w14:textId="0358168E" w:rsidR="00A41DFF" w:rsidRPr="001F42D3" w:rsidRDefault="00A41DFF" w:rsidP="005807BA">
            <w:pPr>
              <w:pStyle w:val="TableEntry"/>
              <w:rPr>
                <w:rFonts w:eastAsia="SimSun"/>
              </w:rPr>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56BFD445" w14:textId="519C1494" w:rsidR="00A41DFF" w:rsidRPr="001F42D3" w:rsidRDefault="00A41DFF" w:rsidP="005807BA">
            <w:pPr>
              <w:pStyle w:val="TableEntry"/>
              <w:rPr>
                <w:rFonts w:eastAsia="SimSun"/>
              </w:rPr>
            </w:pPr>
            <w:r w:rsidRPr="001F42D3">
              <w:rPr>
                <w:rFonts w:eastAsia="SimSun"/>
              </w:rPr>
              <w:t>Dose or volume amount</w:t>
            </w:r>
          </w:p>
        </w:tc>
        <w:tc>
          <w:tcPr>
            <w:tcW w:w="1170" w:type="dxa"/>
            <w:tcBorders>
              <w:top w:val="single" w:sz="4" w:space="0" w:color="000000"/>
              <w:left w:val="single" w:sz="4" w:space="0" w:color="000000"/>
              <w:bottom w:val="single" w:sz="4" w:space="0" w:color="000000"/>
            </w:tcBorders>
          </w:tcPr>
          <w:p w14:paraId="183F495D" w14:textId="105C4125" w:rsidR="00A41DFF" w:rsidRPr="001F42D3" w:rsidRDefault="00A41DFF" w:rsidP="005807BA">
            <w:pPr>
              <w:pStyle w:val="TableEntry"/>
              <w:rPr>
                <w:rFonts w:eastAsia="SimSun"/>
              </w:rPr>
            </w:pPr>
            <w:r w:rsidRPr="001F42D3">
              <w:rPr>
                <w:rFonts w:eastAsia="SimSun"/>
              </w:rPr>
              <w:t>O</w:t>
            </w:r>
          </w:p>
        </w:tc>
        <w:tc>
          <w:tcPr>
            <w:tcW w:w="1980" w:type="dxa"/>
            <w:tcBorders>
              <w:top w:val="single" w:sz="4" w:space="0" w:color="000000"/>
              <w:left w:val="single" w:sz="4" w:space="0" w:color="000000"/>
              <w:bottom w:val="single" w:sz="4" w:space="0" w:color="000000"/>
            </w:tcBorders>
          </w:tcPr>
          <w:p w14:paraId="4EEE36A6" w14:textId="3E3BF505" w:rsidR="00A41DFF" w:rsidRPr="001F42D3" w:rsidRDefault="00A41DFF" w:rsidP="005807BA">
            <w:pPr>
              <w:pStyle w:val="TableEntry"/>
              <w:rPr>
                <w:rFonts w:eastAsia="SimSun"/>
              </w:rPr>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23B34B2F" w14:textId="1D338CB9" w:rsidR="00A41DFF" w:rsidRPr="001F42D3" w:rsidRDefault="00A41DFF" w:rsidP="005807BA">
            <w:pPr>
              <w:pStyle w:val="TableEntry"/>
              <w:rPr>
                <w:rFonts w:eastAsia="SimSun"/>
              </w:rPr>
            </w:pPr>
            <w:r w:rsidRPr="001F42D3">
              <w:rPr>
                <w:rFonts w:eastAsia="SimSun"/>
              </w:rPr>
              <w:t>O</w:t>
            </w:r>
          </w:p>
        </w:tc>
      </w:tr>
      <w:tr w:rsidR="00621E63" w:rsidRPr="001F42D3" w14:paraId="2FE628EE" w14:textId="77777777" w:rsidTr="00B34AEB">
        <w:tc>
          <w:tcPr>
            <w:tcW w:w="1170" w:type="dxa"/>
            <w:tcBorders>
              <w:top w:val="single" w:sz="4" w:space="0" w:color="000000"/>
              <w:left w:val="single" w:sz="4" w:space="0" w:color="000000"/>
              <w:bottom w:val="single" w:sz="4" w:space="0" w:color="000000"/>
            </w:tcBorders>
          </w:tcPr>
          <w:p w14:paraId="2DA26A5E" w14:textId="77777777" w:rsidR="0029412E" w:rsidRPr="001F42D3" w:rsidRDefault="0029412E" w:rsidP="00B34AEB">
            <w:pPr>
              <w:pStyle w:val="TableEntry"/>
            </w:pPr>
            <w:r w:rsidRPr="001F42D3">
              <w:rPr>
                <w:rFonts w:eastAsia="SimSun"/>
              </w:rPr>
              <w:t>Rate + duration</w:t>
            </w:r>
          </w:p>
        </w:tc>
        <w:tc>
          <w:tcPr>
            <w:tcW w:w="990" w:type="dxa"/>
            <w:tcBorders>
              <w:top w:val="single" w:sz="4" w:space="0" w:color="000000"/>
              <w:left w:val="single" w:sz="4" w:space="0" w:color="000000"/>
              <w:bottom w:val="single" w:sz="4" w:space="0" w:color="000000"/>
            </w:tcBorders>
          </w:tcPr>
          <w:p w14:paraId="4AD76B65" w14:textId="77777777" w:rsidR="0029412E" w:rsidRPr="001F42D3" w:rsidRDefault="0029412E" w:rsidP="00B34AEB">
            <w:pPr>
              <w:pStyle w:val="TableEntry"/>
            </w:pPr>
            <w:r w:rsidRPr="001F42D3">
              <w:rPr>
                <w:rFonts w:eastAsia="Arial Narrow"/>
              </w:rPr>
              <w:t>“</w:t>
            </w:r>
            <w:r w:rsidRPr="001F42D3">
              <w:rPr>
                <w:rFonts w:eastAsia="SimSun"/>
              </w:rPr>
              <w:t>CH”</w:t>
            </w:r>
          </w:p>
        </w:tc>
        <w:tc>
          <w:tcPr>
            <w:tcW w:w="990" w:type="dxa"/>
            <w:tcBorders>
              <w:top w:val="single" w:sz="4" w:space="0" w:color="000000"/>
              <w:left w:val="single" w:sz="4" w:space="0" w:color="000000"/>
              <w:bottom w:val="single" w:sz="4" w:space="0" w:color="000000"/>
            </w:tcBorders>
          </w:tcPr>
          <w:p w14:paraId="453FD3F6" w14:textId="77777777" w:rsidR="0029412E" w:rsidRPr="001F42D3" w:rsidRDefault="0029412E" w:rsidP="00B34AEB">
            <w:pPr>
              <w:pStyle w:val="TableEntry"/>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3CB36F24" w14:textId="77777777" w:rsidR="0029412E" w:rsidRPr="001F42D3" w:rsidRDefault="0029412E" w:rsidP="005807BA">
            <w:pPr>
              <w:pStyle w:val="TableEntry"/>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4ABB8BB3" w14:textId="77777777" w:rsidR="0029412E" w:rsidRPr="001F42D3" w:rsidRDefault="0029412E" w:rsidP="005807BA">
            <w:pPr>
              <w:pStyle w:val="TableEntry"/>
            </w:pPr>
            <w:r w:rsidRPr="001F42D3">
              <w:rPr>
                <w:rFonts w:eastAsia="SimSun"/>
              </w:rPr>
              <w:t>Rate</w:t>
            </w:r>
          </w:p>
        </w:tc>
        <w:tc>
          <w:tcPr>
            <w:tcW w:w="1170" w:type="dxa"/>
            <w:tcBorders>
              <w:top w:val="single" w:sz="4" w:space="0" w:color="000000"/>
              <w:left w:val="single" w:sz="4" w:space="0" w:color="000000"/>
              <w:bottom w:val="single" w:sz="4" w:space="0" w:color="000000"/>
            </w:tcBorders>
          </w:tcPr>
          <w:p w14:paraId="17EB20C8" w14:textId="77777777" w:rsidR="0029412E" w:rsidRPr="001F42D3" w:rsidRDefault="0029412E" w:rsidP="005807BA">
            <w:pPr>
              <w:pStyle w:val="TableEntry"/>
            </w:pPr>
            <w:r w:rsidRPr="001F42D3">
              <w:rPr>
                <w:rFonts w:eastAsia="SimSun"/>
              </w:rPr>
              <w:t>R</w:t>
            </w:r>
          </w:p>
        </w:tc>
        <w:tc>
          <w:tcPr>
            <w:tcW w:w="1980" w:type="dxa"/>
            <w:tcBorders>
              <w:top w:val="single" w:sz="4" w:space="0" w:color="000000"/>
              <w:left w:val="single" w:sz="4" w:space="0" w:color="000000"/>
              <w:bottom w:val="single" w:sz="4" w:space="0" w:color="000000"/>
            </w:tcBorders>
          </w:tcPr>
          <w:p w14:paraId="32554876" w14:textId="77777777" w:rsidR="0029412E" w:rsidRPr="001F42D3" w:rsidRDefault="0029412E" w:rsidP="005807BA">
            <w:pPr>
              <w:pStyle w:val="TableEntry"/>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0CC9AC5D" w14:textId="77777777" w:rsidR="0029412E" w:rsidRPr="001F42D3" w:rsidRDefault="0029412E" w:rsidP="005807BA">
            <w:pPr>
              <w:pStyle w:val="TableEntry"/>
            </w:pPr>
            <w:r w:rsidRPr="001F42D3">
              <w:rPr>
                <w:rFonts w:eastAsia="SimSun"/>
              </w:rPr>
              <w:t>O</w:t>
            </w:r>
          </w:p>
        </w:tc>
      </w:tr>
    </w:tbl>
    <w:p w14:paraId="2BBCEE55" w14:textId="77777777" w:rsidR="0029412E" w:rsidRPr="001F42D3" w:rsidRDefault="0029412E" w:rsidP="00B34AEB">
      <w:pPr>
        <w:pStyle w:val="BodyText"/>
        <w:rPr>
          <w:rFonts w:eastAsia="SimSun"/>
        </w:rPr>
      </w:pPr>
    </w:p>
    <w:p w14:paraId="0A0FEB61" w14:textId="77777777" w:rsidR="0029412E" w:rsidRPr="005C1693" w:rsidRDefault="0029412E" w:rsidP="005A4C3E">
      <w:pPr>
        <w:pStyle w:val="BodyText"/>
        <w:rPr>
          <w:b/>
          <w:bCs/>
        </w:rPr>
      </w:pPr>
      <w:bookmarkStart w:id="1492" w:name="OLE_LINK135"/>
      <w:bookmarkStart w:id="1493" w:name="OLE_LINK136"/>
      <w:bookmarkStart w:id="1494" w:name="OLE_LINK137"/>
      <w:r w:rsidRPr="005C1693">
        <w:rPr>
          <w:rFonts w:eastAsia="SimSun"/>
          <w:b/>
          <w:bCs/>
        </w:rPr>
        <w:t>OBX segment</w:t>
      </w:r>
    </w:p>
    <w:p w14:paraId="09D0385A" w14:textId="77777777" w:rsidR="00EC590B" w:rsidRPr="001F42D3" w:rsidRDefault="00EC590B" w:rsidP="005C1693">
      <w:pPr>
        <w:pStyle w:val="ListBullet2"/>
        <w:rPr>
          <w:rFonts w:eastAsia="SimSun"/>
        </w:rPr>
      </w:pPr>
      <w:r w:rsidRPr="001F42D3">
        <w:rPr>
          <w:rFonts w:eastAsia="SimSun"/>
        </w:rPr>
        <w:t>Include an OBX segment specifying the order type of bolus (clinician dose) where</w:t>
      </w:r>
    </w:p>
    <w:p w14:paraId="140E894C" w14:textId="6B0B5505" w:rsidR="00EC590B" w:rsidRPr="001F42D3" w:rsidRDefault="00EC590B" w:rsidP="005C1693">
      <w:pPr>
        <w:pStyle w:val="ListBullet2"/>
        <w:rPr>
          <w:rFonts w:eastAsia="SimSun"/>
        </w:rPr>
      </w:pPr>
      <w:r w:rsidRPr="001F42D3">
        <w:rPr>
          <w:rFonts w:eastAsia="SimSun"/>
        </w:rPr>
        <w:t>OBX-3 = MDC_INFUS_ORDER_TYPE. This term has enumerations in OBX-5 of “clinician-dose”, “loading-dose”, or “continuous”.</w:t>
      </w:r>
    </w:p>
    <w:p w14:paraId="0CB5EFB8" w14:textId="23089199" w:rsidR="00EC590B" w:rsidRPr="001F42D3" w:rsidRDefault="00EC590B" w:rsidP="005C1693">
      <w:pPr>
        <w:pStyle w:val="ListBullet2"/>
        <w:rPr>
          <w:rFonts w:eastAsia="SimSun"/>
        </w:rPr>
      </w:pPr>
      <w:r w:rsidRPr="001F42D3">
        <w:rPr>
          <w:rFonts w:eastAsia="SimSun"/>
        </w:rPr>
        <w:t xml:space="preserve">When RXG-15 and RXG-16 specify a dose or a volume, any of the following three options are allowed: </w:t>
      </w:r>
    </w:p>
    <w:p w14:paraId="3ABA27C8" w14:textId="2DAD8F53" w:rsidR="00EC590B" w:rsidRPr="001F42D3" w:rsidRDefault="00EC590B" w:rsidP="005C1693">
      <w:pPr>
        <w:pStyle w:val="ListBullet3"/>
        <w:rPr>
          <w:rFonts w:eastAsia="SimSun"/>
        </w:rPr>
      </w:pPr>
      <w:r w:rsidRPr="001F42D3">
        <w:rPr>
          <w:rFonts w:eastAsia="SimSun"/>
        </w:rPr>
        <w:t>include an OBX segment specifying the rate where OBX-3 = MDC_FLOW_FLUID_PUMP and OBX-5 = the desired rate</w:t>
      </w:r>
    </w:p>
    <w:p w14:paraId="1294F781" w14:textId="77777777" w:rsidR="00EC590B" w:rsidRPr="001F42D3" w:rsidRDefault="00EC590B" w:rsidP="005C1693">
      <w:pPr>
        <w:pStyle w:val="ListBullet3"/>
        <w:rPr>
          <w:rFonts w:eastAsia="SimSun"/>
        </w:rPr>
      </w:pPr>
      <w:r w:rsidRPr="001F42D3">
        <w:rPr>
          <w:rFonts w:eastAsia="SimSun"/>
        </w:rPr>
        <w:t>include a TQ1 segment</w:t>
      </w:r>
    </w:p>
    <w:p w14:paraId="73B6BDEE" w14:textId="044D18D6" w:rsidR="002426EE" w:rsidRPr="001F42D3" w:rsidRDefault="002426EE" w:rsidP="005C1693">
      <w:pPr>
        <w:pStyle w:val="ListBullet3"/>
        <w:rPr>
          <w:rFonts w:eastAsia="SimSun"/>
        </w:rPr>
      </w:pPr>
      <w:r w:rsidRPr="001F42D3">
        <w:rPr>
          <w:rFonts w:eastAsia="SimSun"/>
        </w:rPr>
        <w:t>neither rate or duration is explicitly specified resulting in pump using predefined rate or duration determined by pump or operator.</w:t>
      </w:r>
    </w:p>
    <w:bookmarkEnd w:id="1492"/>
    <w:bookmarkEnd w:id="1493"/>
    <w:bookmarkEnd w:id="1494"/>
    <w:p w14:paraId="7ADF6DED" w14:textId="48FC76D9" w:rsidR="0029412E" w:rsidRPr="001F42D3" w:rsidRDefault="0029412E" w:rsidP="00E23ECF">
      <w:pPr>
        <w:pStyle w:val="BodyText"/>
      </w:pPr>
      <w:r w:rsidRPr="001F42D3">
        <w:lastRenderedPageBreak/>
        <w:t>When the IPEC or DEC profiles contain information about a bolus from an existing infusion, note that the PCD-01 and PCD-10 messages contain bolus information in the Clinician Dose Info section.</w:t>
      </w:r>
    </w:p>
    <w:p w14:paraId="7FF833EA" w14:textId="24384149" w:rsidR="00EC590B" w:rsidRPr="005C1693" w:rsidRDefault="0029412E" w:rsidP="00E23ECF">
      <w:pPr>
        <w:pStyle w:val="BodyText"/>
      </w:pPr>
      <w:r w:rsidRPr="001F42D3">
        <w:t>In the OBR segment, OBR-2 Placer Order Number contains the order ID of the bolus as a “child” order ID</w:t>
      </w:r>
      <w:r w:rsidR="00621E63" w:rsidRPr="001F42D3">
        <w:t xml:space="preserve">. </w:t>
      </w:r>
      <w:r w:rsidRPr="001F42D3">
        <w:t>OBR-29 Parent is used to contain the order ID for the parent (</w:t>
      </w:r>
      <w:r w:rsidR="005B0C7C" w:rsidRPr="001F42D3">
        <w:t xml:space="preserve">i.e.,  </w:t>
      </w:r>
      <w:r w:rsidRPr="001F42D3">
        <w:t>the existing infusion)</w:t>
      </w:r>
      <w:r w:rsidR="00621E63" w:rsidRPr="001F42D3">
        <w:t xml:space="preserve">. </w:t>
      </w:r>
    </w:p>
    <w:p w14:paraId="1F910172" w14:textId="1D2D42CC" w:rsidR="0029412E" w:rsidRPr="001F42D3" w:rsidRDefault="0029412E" w:rsidP="00526C5F">
      <w:pPr>
        <w:pStyle w:val="Heading6"/>
        <w:rPr>
          <w:noProof w:val="0"/>
        </w:rPr>
      </w:pPr>
      <w:bookmarkStart w:id="1495" w:name="_Toc214889676"/>
      <w:r w:rsidRPr="001F42D3">
        <w:rPr>
          <w:noProof w:val="0"/>
        </w:rPr>
        <w:t>Multistep</w:t>
      </w:r>
      <w:bookmarkEnd w:id="1495"/>
    </w:p>
    <w:p w14:paraId="18F12F7C" w14:textId="77777777" w:rsidR="0029412E" w:rsidRPr="001F42D3" w:rsidRDefault="0029412E" w:rsidP="00526C5F">
      <w:pPr>
        <w:pStyle w:val="BodyText"/>
      </w:pPr>
      <w:r w:rsidRPr="001F42D3">
        <w:t>The ordered medication and concentration must be identical in all steps.</w:t>
      </w:r>
    </w:p>
    <w:p w14:paraId="77B75CF1" w14:textId="77777777" w:rsidR="0029412E" w:rsidRPr="001F42D3" w:rsidRDefault="0029412E" w:rsidP="000F7B11">
      <w:pPr>
        <w:pStyle w:val="BodyText"/>
      </w:pPr>
      <w:r w:rsidRPr="001F42D3">
        <w:t>All steps are represented in the BCMA by a single order and a single order ID.</w:t>
      </w:r>
    </w:p>
    <w:p w14:paraId="49913315" w14:textId="5F36BB9D" w:rsidR="0029412E" w:rsidRDefault="0029412E" w:rsidP="005A4C3E">
      <w:pPr>
        <w:pStyle w:val="BodyText"/>
      </w:pPr>
      <w:r w:rsidRPr="001F42D3">
        <w:t xml:space="preserve">Some pump models may support different dosing units (RXG-15 and 16) among steps (see Example 2 in the </w:t>
      </w:r>
      <w:r w:rsidR="007E67D4" w:rsidRPr="001F42D3">
        <w:t>DEV TF</w:t>
      </w:r>
      <w:r w:rsidRPr="001F42D3">
        <w:t xml:space="preserve"> vol 1, Section 4.4).</w:t>
      </w:r>
    </w:p>
    <w:p w14:paraId="034B8395" w14:textId="44F16F80" w:rsidR="004B4A6A" w:rsidRDefault="004B4A6A" w:rsidP="004B4A6A">
      <w:pPr>
        <w:pStyle w:val="BodyText"/>
      </w:pPr>
      <w:r>
        <w:t>RXG-5   Give Amount – Minimum when present, contains the volume of fluid to be administered for each step.</w:t>
      </w:r>
    </w:p>
    <w:p w14:paraId="33F97966" w14:textId="00F26947" w:rsidR="004B4A6A" w:rsidRPr="005C1693" w:rsidRDefault="004B4A6A" w:rsidP="004B4A6A">
      <w:pPr>
        <w:pStyle w:val="BodyText"/>
      </w:pPr>
      <w:r>
        <w:t xml:space="preserve">RXG-32 Dispense Amount and RXG-33 Dispense Units are only included for a multistep program and contain the total volume to be delivered </w:t>
      </w:r>
      <w:r w:rsidR="00995BC0">
        <w:t xml:space="preserve">(Total VTBI) </w:t>
      </w:r>
      <w:r>
        <w:t>across all steps</w:t>
      </w:r>
      <w:r w:rsidR="00995BC0">
        <w:t xml:space="preserve"> if the total amount is known</w:t>
      </w:r>
      <w:r>
        <w:t xml:space="preserve">.  </w:t>
      </w:r>
      <w:r w:rsidR="00995BC0">
        <w:t>If present, the</w:t>
      </w:r>
      <w:r>
        <w:t xml:space="preserve"> values are required to be the same in each RXG segment of the multistep program.</w:t>
      </w:r>
      <w:r w:rsidR="00995BC0">
        <w:t xml:space="preserve">  </w:t>
      </w:r>
      <w:r w:rsidR="00995BC0" w:rsidRPr="00995BC0">
        <w:t>When this field is empty, there should be no implication made about the volume of fluid to be</w:t>
      </w:r>
      <w:r w:rsidR="00995BC0">
        <w:t xml:space="preserve"> administered.</w:t>
      </w:r>
    </w:p>
    <w:p w14:paraId="626188F0" w14:textId="77777777" w:rsidR="0029412E" w:rsidRPr="001F42D3" w:rsidRDefault="0029412E" w:rsidP="005C1693">
      <w:pPr>
        <w:pStyle w:val="BodyText"/>
        <w:keepNext/>
        <w:rPr>
          <w:b/>
          <w:bCs/>
        </w:rPr>
      </w:pPr>
      <w:r w:rsidRPr="001F42D3">
        <w:rPr>
          <w:b/>
          <w:bCs/>
        </w:rPr>
        <w:t>PCD-03 message structure</w:t>
      </w:r>
    </w:p>
    <w:p w14:paraId="52CF56FF" w14:textId="3CD78B42" w:rsidR="0029412E" w:rsidRPr="001F42D3" w:rsidRDefault="0029412E" w:rsidP="00526C5F">
      <w:pPr>
        <w:pStyle w:val="BodyText"/>
      </w:pPr>
      <w:r w:rsidRPr="001F42D3">
        <w:t>When used for multistep the HL7 RGV message structure used by PIV will require repetition of certain segments resulting in some duplication</w:t>
      </w:r>
      <w:r w:rsidR="00621E63" w:rsidRPr="001F42D3">
        <w:t xml:space="preserve">. </w:t>
      </w:r>
    </w:p>
    <w:p w14:paraId="77495F7B" w14:textId="6E45EA52" w:rsidR="0029412E" w:rsidRPr="001F42D3" w:rsidRDefault="0029412E" w:rsidP="00526C5F">
      <w:pPr>
        <w:pStyle w:val="BodyText"/>
      </w:pPr>
      <w:r w:rsidRPr="001F42D3">
        <w:t>The simplified message structure for multistep is shown below</w:t>
      </w:r>
      <w:r w:rsidR="00621E63" w:rsidRPr="001F42D3">
        <w:t xml:space="preserve">. </w:t>
      </w:r>
    </w:p>
    <w:p w14:paraId="54E0F2A2" w14:textId="77777777" w:rsidR="0029412E" w:rsidRPr="001F42D3" w:rsidRDefault="0029412E" w:rsidP="004C7AD0">
      <w:pPr>
        <w:pStyle w:val="BodyText"/>
      </w:pPr>
      <w:r w:rsidRPr="001F42D3">
        <w:t>{} indicates repetition, [] indicates optionality.</w:t>
      </w:r>
    </w:p>
    <w:p w14:paraId="54C921EB" w14:textId="1F3753D1" w:rsidR="0029412E" w:rsidRPr="001F42D3" w:rsidRDefault="0029412E" w:rsidP="004C7AD0">
      <w:pPr>
        <w:pStyle w:val="BodyText"/>
      </w:pPr>
    </w:p>
    <w:p w14:paraId="432711E2" w14:textId="77777777" w:rsidR="0029412E" w:rsidRPr="001F42D3" w:rsidRDefault="0029412E" w:rsidP="004C7AD0">
      <w:pPr>
        <w:pStyle w:val="BodyText"/>
        <w:ind w:left="720"/>
      </w:pPr>
      <w:r w:rsidRPr="001F42D3">
        <w:t>MSH</w:t>
      </w:r>
    </w:p>
    <w:p w14:paraId="4CE5D8F4" w14:textId="77777777" w:rsidR="0029412E" w:rsidRPr="001F42D3" w:rsidRDefault="0029412E" w:rsidP="004C7AD0">
      <w:pPr>
        <w:pStyle w:val="BodyText"/>
        <w:ind w:left="720"/>
      </w:pPr>
      <w:r w:rsidRPr="001F42D3">
        <w:t>PID</w:t>
      </w:r>
    </w:p>
    <w:p w14:paraId="28C0D7EB" w14:textId="77777777" w:rsidR="0029412E" w:rsidRPr="001F42D3" w:rsidRDefault="0029412E" w:rsidP="004C7AD0">
      <w:pPr>
        <w:pStyle w:val="BodyText"/>
        <w:ind w:left="720"/>
      </w:pPr>
      <w:r w:rsidRPr="001F42D3">
        <w:t>[PV1]</w:t>
      </w:r>
    </w:p>
    <w:p w14:paraId="09280C98" w14:textId="77777777" w:rsidR="0029412E" w:rsidRPr="001F42D3" w:rsidRDefault="0029412E" w:rsidP="004C7AD0">
      <w:pPr>
        <w:pStyle w:val="BodyText"/>
        <w:ind w:left="720"/>
      </w:pPr>
      <w:r w:rsidRPr="001F42D3">
        <w:t>ORC</w:t>
      </w:r>
    </w:p>
    <w:p w14:paraId="6077DBDD" w14:textId="77777777" w:rsidR="0029412E" w:rsidRPr="001F42D3" w:rsidRDefault="0029412E" w:rsidP="004C7AD0">
      <w:pPr>
        <w:pStyle w:val="BodyText"/>
        <w:ind w:left="720"/>
      </w:pPr>
      <w:r w:rsidRPr="001F42D3">
        <w:t>{</w:t>
      </w:r>
    </w:p>
    <w:p w14:paraId="713A9369" w14:textId="77777777" w:rsidR="0029412E" w:rsidRPr="001F42D3" w:rsidRDefault="0029412E" w:rsidP="008D1D85">
      <w:pPr>
        <w:pStyle w:val="BodyText"/>
        <w:ind w:left="1440"/>
      </w:pPr>
      <w:r w:rsidRPr="001F42D3">
        <w:t>RXG</w:t>
      </w:r>
    </w:p>
    <w:p w14:paraId="6F361316" w14:textId="77777777" w:rsidR="0029412E" w:rsidRPr="001F42D3" w:rsidRDefault="0029412E" w:rsidP="008D1D85">
      <w:pPr>
        <w:pStyle w:val="BodyText"/>
        <w:ind w:left="1440"/>
      </w:pPr>
      <w:r w:rsidRPr="001F42D3">
        <w:t>[TQ1]</w:t>
      </w:r>
    </w:p>
    <w:p w14:paraId="08871B39" w14:textId="77777777" w:rsidR="0029412E" w:rsidRPr="001F42D3" w:rsidRDefault="0029412E" w:rsidP="008D1D85">
      <w:pPr>
        <w:pStyle w:val="BodyText"/>
        <w:ind w:left="1440"/>
      </w:pPr>
      <w:r w:rsidRPr="001F42D3">
        <w:t>RXR</w:t>
      </w:r>
    </w:p>
    <w:p w14:paraId="422C004C" w14:textId="77777777" w:rsidR="0029412E" w:rsidRPr="001F42D3" w:rsidRDefault="0029412E" w:rsidP="008D1D85">
      <w:pPr>
        <w:pStyle w:val="BodyText"/>
        <w:ind w:left="1440"/>
      </w:pPr>
      <w:r w:rsidRPr="001F42D3">
        <w:t>OBX (multiple)</w:t>
      </w:r>
    </w:p>
    <w:p w14:paraId="2D142BFE" w14:textId="77777777" w:rsidR="0029412E" w:rsidRPr="001F42D3" w:rsidRDefault="0029412E" w:rsidP="004C7AD0">
      <w:pPr>
        <w:pStyle w:val="BodyText"/>
        <w:ind w:left="720"/>
      </w:pPr>
      <w:r w:rsidRPr="001F42D3">
        <w:lastRenderedPageBreak/>
        <w:t>}</w:t>
      </w:r>
    </w:p>
    <w:p w14:paraId="79E87494" w14:textId="77777777" w:rsidR="0029412E" w:rsidRPr="001F42D3" w:rsidRDefault="0029412E" w:rsidP="0029412E">
      <w:pPr>
        <w:ind w:hanging="2"/>
        <w:rPr>
          <w:rFonts w:ascii="Calibri" w:hAnsi="Calibri" w:cs="Calibri"/>
        </w:rPr>
      </w:pPr>
    </w:p>
    <w:p w14:paraId="5987438A" w14:textId="77777777" w:rsidR="00995BC0" w:rsidRDefault="00995BC0" w:rsidP="00995BC0">
      <w:pPr>
        <w:pStyle w:val="BodyText"/>
      </w:pPr>
      <w:r>
        <w:t>Step 1 specific OBX segments:</w:t>
      </w:r>
    </w:p>
    <w:p w14:paraId="3536D83B" w14:textId="55FEB290" w:rsidR="00995BC0" w:rsidRDefault="00995BC0" w:rsidP="00AE3122">
      <w:pPr>
        <w:pStyle w:val="BodyText"/>
        <w:numPr>
          <w:ilvl w:val="0"/>
          <w:numId w:val="97"/>
        </w:numPr>
      </w:pPr>
      <w:r>
        <w:t xml:space="preserve">An OBX segment to indicate the pump ID </w:t>
      </w:r>
    </w:p>
    <w:p w14:paraId="141213C5" w14:textId="7FAD4044" w:rsidR="00995BC0" w:rsidRDefault="00995BC0" w:rsidP="00AE3122">
      <w:pPr>
        <w:pStyle w:val="BodyText"/>
        <w:numPr>
          <w:ilvl w:val="0"/>
          <w:numId w:val="98"/>
        </w:numPr>
        <w:ind w:left="1080"/>
      </w:pPr>
      <w:r>
        <w:t>OBX-3 = MDC_DEV_PUMP_INFUS_VMD</w:t>
      </w:r>
    </w:p>
    <w:p w14:paraId="148D3939" w14:textId="750D0C65" w:rsidR="00995BC0" w:rsidRDefault="00995BC0" w:rsidP="00AE3122">
      <w:pPr>
        <w:pStyle w:val="BodyText"/>
        <w:numPr>
          <w:ilvl w:val="0"/>
          <w:numId w:val="96"/>
        </w:numPr>
      </w:pPr>
      <w:r>
        <w:t xml:space="preserve">An OBX segment to indicate the total number of steps in the program </w:t>
      </w:r>
    </w:p>
    <w:p w14:paraId="08D8EC38" w14:textId="50C91618" w:rsidR="00995BC0" w:rsidRDefault="00995BC0" w:rsidP="00AE3122">
      <w:pPr>
        <w:pStyle w:val="BodyText"/>
        <w:numPr>
          <w:ilvl w:val="0"/>
          <w:numId w:val="98"/>
        </w:numPr>
        <w:ind w:left="1080"/>
      </w:pPr>
      <w:r>
        <w:t xml:space="preserve">OBX-3 = MDC_INFUS_TOTAL_NUM_STEPS </w:t>
      </w:r>
    </w:p>
    <w:p w14:paraId="53526600" w14:textId="69CDF548" w:rsidR="00995BC0" w:rsidRDefault="00995BC0" w:rsidP="00AE3122">
      <w:pPr>
        <w:pStyle w:val="BodyText"/>
        <w:numPr>
          <w:ilvl w:val="0"/>
          <w:numId w:val="95"/>
        </w:numPr>
      </w:pPr>
      <w:r>
        <w:t>Additional OBX segments containing the patient parameters (e.g., height, weight, BSA) as required</w:t>
      </w:r>
    </w:p>
    <w:p w14:paraId="65CD52A4" w14:textId="517D69D8" w:rsidR="0029412E" w:rsidRPr="001F42D3" w:rsidRDefault="0029412E" w:rsidP="00526C5F">
      <w:pPr>
        <w:pStyle w:val="BodyText"/>
      </w:pPr>
      <w:r w:rsidRPr="001F42D3">
        <w:t>Each step must contain:</w:t>
      </w:r>
    </w:p>
    <w:p w14:paraId="10E8479B" w14:textId="77777777" w:rsidR="0029412E" w:rsidRPr="001F42D3" w:rsidRDefault="0029412E" w:rsidP="005C1693">
      <w:pPr>
        <w:pStyle w:val="ListBullet2"/>
      </w:pPr>
      <w:r w:rsidRPr="001F42D3">
        <w:t>Step number in RXG-1 (values are 1...n)</w:t>
      </w:r>
    </w:p>
    <w:p w14:paraId="3A0FB99C" w14:textId="77777777" w:rsidR="0029412E" w:rsidRPr="001F42D3" w:rsidRDefault="0029412E" w:rsidP="005C1693">
      <w:pPr>
        <w:pStyle w:val="ListBullet2"/>
      </w:pPr>
      <w:r w:rsidRPr="001F42D3">
        <w:t>An OBX segment to indicate the type of the current step</w:t>
      </w:r>
    </w:p>
    <w:p w14:paraId="08506746" w14:textId="670B590C" w:rsidR="0029412E" w:rsidRPr="001F42D3" w:rsidRDefault="0029412E" w:rsidP="005C1693">
      <w:pPr>
        <w:pStyle w:val="ListBullet3"/>
      </w:pPr>
      <w:r w:rsidRPr="001F42D3">
        <w:t>OBX-3 = MDC_INFUS_ORDER_STEP_TYPE</w:t>
      </w:r>
    </w:p>
    <w:p w14:paraId="0F96947E" w14:textId="2602D624" w:rsidR="0029412E" w:rsidRPr="001F42D3" w:rsidRDefault="0029412E" w:rsidP="005C1693">
      <w:pPr>
        <w:pStyle w:val="ListBullet3"/>
      </w:pPr>
      <w:r w:rsidRPr="001F42D3">
        <w:t xml:space="preserve">enumerations are  "loading dose" </w:t>
      </w:r>
      <w:r w:rsidR="00E22A5A">
        <w:t>,</w:t>
      </w:r>
      <w:r w:rsidR="00E22A5A" w:rsidRPr="001F42D3">
        <w:t xml:space="preserve"> </w:t>
      </w:r>
      <w:r w:rsidRPr="001F42D3">
        <w:t>"continuous"</w:t>
      </w:r>
      <w:r w:rsidR="00E22A5A">
        <w:t xml:space="preserve"> or “delay”</w:t>
      </w:r>
    </w:p>
    <w:p w14:paraId="1ECB51C2" w14:textId="55DDF114" w:rsidR="0029412E" w:rsidRPr="001F42D3" w:rsidRDefault="0029412E" w:rsidP="005C1693">
      <w:pPr>
        <w:pStyle w:val="ListBullet3"/>
      </w:pPr>
      <w:r w:rsidRPr="001F42D3">
        <w:t>“loading dose” is supported in step 1 only</w:t>
      </w:r>
    </w:p>
    <w:p w14:paraId="67A0830E" w14:textId="61B24427" w:rsidR="0029412E" w:rsidRDefault="00E22A5A" w:rsidP="005C1693">
      <w:pPr>
        <w:pStyle w:val="ListBullet3"/>
      </w:pPr>
      <w:r w:rsidRPr="00E22A5A">
        <w:t>An OBX segment to indicate the step should automatically start or wait for confirmation</w:t>
      </w:r>
      <w:r w:rsidR="0029412E" w:rsidRPr="001F42D3">
        <w:t xml:space="preserve">OBX-3 = </w:t>
      </w:r>
      <w:r w:rsidRPr="00E22A5A">
        <w:t>MDCX_INFUS_ORDER_STEP_START_CONDITION</w:t>
      </w:r>
      <w:r>
        <w:t xml:space="preserve"> </w:t>
      </w:r>
    </w:p>
    <w:p w14:paraId="7CD81366" w14:textId="2C203CF2" w:rsidR="00E22A5A" w:rsidRPr="001F42D3" w:rsidRDefault="00E22A5A" w:rsidP="005C1693">
      <w:pPr>
        <w:pStyle w:val="ListBullet3"/>
      </w:pPr>
      <w:r w:rsidRPr="00E22A5A">
        <w:t>enumerations are  "immediate" or "pause-for-confirmation”</w:t>
      </w:r>
    </w:p>
    <w:p w14:paraId="44FCDC80" w14:textId="3E9D5B19" w:rsidR="0029412E" w:rsidRPr="001F42D3" w:rsidRDefault="0029412E" w:rsidP="005B0C7C">
      <w:pPr>
        <w:pStyle w:val="BodyText"/>
      </w:pPr>
      <w:r w:rsidRPr="001F42D3">
        <w:t xml:space="preserve">The following table applies to how data is provided in PCD-01 and PCD-10 messages when the IPEC or DEC </w:t>
      </w:r>
      <w:r w:rsidR="00CB13DC" w:rsidRPr="001F42D3">
        <w:t>P</w:t>
      </w:r>
      <w:r w:rsidRPr="001F42D3">
        <w:t>rofiles are used for a multistep infusion.</w:t>
      </w:r>
    </w:p>
    <w:p w14:paraId="33A40041" w14:textId="77777777" w:rsidR="0029412E" w:rsidRPr="001F42D3" w:rsidRDefault="0029412E" w:rsidP="00B34AEB">
      <w:pPr>
        <w:pStyle w:val="BodyText"/>
      </w:pPr>
    </w:p>
    <w:tbl>
      <w:tblPr>
        <w:tblW w:w="9586" w:type="dxa"/>
        <w:tblInd w:w="-5" w:type="dxa"/>
        <w:tblLayout w:type="fixed"/>
        <w:tblCellMar>
          <w:left w:w="115" w:type="dxa"/>
          <w:right w:w="115" w:type="dxa"/>
        </w:tblCellMar>
        <w:tblLook w:val="0000" w:firstRow="0" w:lastRow="0" w:firstColumn="0" w:lastColumn="0" w:noHBand="0" w:noVBand="0"/>
      </w:tblPr>
      <w:tblGrid>
        <w:gridCol w:w="2070"/>
        <w:gridCol w:w="3330"/>
        <w:gridCol w:w="2898"/>
        <w:gridCol w:w="1288"/>
      </w:tblGrid>
      <w:tr w:rsidR="0029412E" w:rsidRPr="001F42D3" w14:paraId="353A9BD3" w14:textId="77777777" w:rsidTr="00B34AEB">
        <w:trPr>
          <w:trHeight w:val="467"/>
        </w:trPr>
        <w:tc>
          <w:tcPr>
            <w:tcW w:w="2070" w:type="dxa"/>
            <w:tcBorders>
              <w:top w:val="single" w:sz="4" w:space="0" w:color="000000"/>
              <w:left w:val="single" w:sz="4" w:space="0" w:color="000000"/>
              <w:bottom w:val="single" w:sz="4" w:space="0" w:color="000000"/>
            </w:tcBorders>
            <w:shd w:val="clear" w:color="auto" w:fill="D9D9D9" w:themeFill="background1" w:themeFillShade="D9"/>
          </w:tcPr>
          <w:p w14:paraId="35AA8AB7" w14:textId="77777777" w:rsidR="0029412E" w:rsidRPr="001F42D3" w:rsidRDefault="0029412E" w:rsidP="005B0C7C">
            <w:pPr>
              <w:pStyle w:val="TableEntryHeader"/>
            </w:pPr>
            <w:r w:rsidRPr="001F42D3">
              <w:lastRenderedPageBreak/>
              <w:t>Data</w:t>
            </w:r>
          </w:p>
        </w:tc>
        <w:tc>
          <w:tcPr>
            <w:tcW w:w="3330" w:type="dxa"/>
            <w:tcBorders>
              <w:top w:val="single" w:sz="4" w:space="0" w:color="000000"/>
              <w:left w:val="single" w:sz="4" w:space="0" w:color="000000"/>
              <w:bottom w:val="single" w:sz="4" w:space="0" w:color="000000"/>
            </w:tcBorders>
            <w:shd w:val="clear" w:color="auto" w:fill="D9D9D9" w:themeFill="background1" w:themeFillShade="D9"/>
          </w:tcPr>
          <w:p w14:paraId="6A9864CC" w14:textId="77777777" w:rsidR="0029412E" w:rsidRPr="001F42D3" w:rsidRDefault="0029412E" w:rsidP="005B0C7C">
            <w:pPr>
              <w:pStyle w:val="TableEntryHeader"/>
            </w:pPr>
            <w:r w:rsidRPr="001F42D3">
              <w:rPr>
                <w:rFonts w:eastAsia="SimSun"/>
              </w:rPr>
              <w:t>Term</w:t>
            </w:r>
          </w:p>
        </w:tc>
        <w:tc>
          <w:tcPr>
            <w:tcW w:w="2898" w:type="dxa"/>
            <w:tcBorders>
              <w:top w:val="single" w:sz="4" w:space="0" w:color="000000"/>
              <w:left w:val="single" w:sz="4" w:space="0" w:color="000000"/>
              <w:bottom w:val="single" w:sz="4" w:space="0" w:color="000000"/>
            </w:tcBorders>
            <w:shd w:val="clear" w:color="auto" w:fill="D9D9D9" w:themeFill="background1" w:themeFillShade="D9"/>
          </w:tcPr>
          <w:p w14:paraId="735FC989" w14:textId="75E768BD" w:rsidR="0029412E" w:rsidRPr="001F42D3" w:rsidRDefault="0029412E" w:rsidP="005B0C7C">
            <w:pPr>
              <w:pStyle w:val="TableEntryHeader"/>
            </w:pPr>
            <w:r w:rsidRPr="001F42D3">
              <w:t xml:space="preserve">Location within </w:t>
            </w:r>
            <w:r w:rsidR="00CB13DC" w:rsidRPr="001F42D3">
              <w:t>[</w:t>
            </w:r>
            <w:r w:rsidRPr="001F42D3">
              <w:t>PCD-01</w:t>
            </w:r>
            <w:r w:rsidR="00CB13DC" w:rsidRPr="001F42D3">
              <w:t>]</w:t>
            </w:r>
            <w:r w:rsidRPr="001F42D3">
              <w:t xml:space="preserve"> or </w:t>
            </w:r>
            <w:r w:rsidR="00CB13DC" w:rsidRPr="001F42D3">
              <w:t>[</w:t>
            </w:r>
            <w:r w:rsidRPr="001F42D3">
              <w:t>PCD-10</w:t>
            </w:r>
            <w:r w:rsidR="00CB13DC" w:rsidRPr="001F42D3">
              <w:t>]</w:t>
            </w:r>
            <w:r w:rsidRPr="001F42D3">
              <w:t xml:space="preserve"> message</w:t>
            </w:r>
          </w:p>
        </w:tc>
        <w:tc>
          <w:tcPr>
            <w:tcW w:w="12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CC38E65" w14:textId="77777777" w:rsidR="0029412E" w:rsidRPr="001F42D3" w:rsidRDefault="0029412E" w:rsidP="005B0C7C">
            <w:pPr>
              <w:pStyle w:val="TableEntryHeader"/>
            </w:pPr>
            <w:r w:rsidRPr="001F42D3">
              <w:t>Required</w:t>
            </w:r>
          </w:p>
        </w:tc>
      </w:tr>
      <w:tr w:rsidR="0029412E" w:rsidRPr="001F42D3" w14:paraId="5A29E54F" w14:textId="77777777" w:rsidTr="00B34AEB">
        <w:tc>
          <w:tcPr>
            <w:tcW w:w="2070" w:type="dxa"/>
            <w:tcBorders>
              <w:top w:val="single" w:sz="4" w:space="0" w:color="000000"/>
              <w:left w:val="single" w:sz="4" w:space="0" w:color="000000"/>
              <w:bottom w:val="single" w:sz="4" w:space="0" w:color="000000"/>
            </w:tcBorders>
          </w:tcPr>
          <w:p w14:paraId="2478AD0B" w14:textId="77777777" w:rsidR="0029412E" w:rsidRPr="001F42D3" w:rsidRDefault="0029412E" w:rsidP="004C7AD0">
            <w:pPr>
              <w:pStyle w:val="TableEntry"/>
              <w:keepNext/>
            </w:pPr>
            <w:r w:rsidRPr="001F42D3">
              <w:t>Current step number</w:t>
            </w:r>
          </w:p>
        </w:tc>
        <w:tc>
          <w:tcPr>
            <w:tcW w:w="3330" w:type="dxa"/>
            <w:tcBorders>
              <w:top w:val="single" w:sz="4" w:space="0" w:color="000000"/>
              <w:left w:val="single" w:sz="4" w:space="0" w:color="000000"/>
              <w:bottom w:val="single" w:sz="4" w:space="0" w:color="000000"/>
            </w:tcBorders>
          </w:tcPr>
          <w:p w14:paraId="44934C19" w14:textId="5C6536E0" w:rsidR="0029412E" w:rsidRPr="001F42D3" w:rsidRDefault="0029412E" w:rsidP="004C7AD0">
            <w:pPr>
              <w:pStyle w:val="TableEntry"/>
              <w:keepNext/>
            </w:pPr>
            <w:r w:rsidRPr="001F42D3">
              <w:rPr>
                <w:rFonts w:eastAsia="SimSun"/>
              </w:rPr>
              <w:t>MDC_INFUS_ORDER_STEP_NUM</w:t>
            </w:r>
          </w:p>
        </w:tc>
        <w:tc>
          <w:tcPr>
            <w:tcW w:w="2898" w:type="dxa"/>
            <w:tcBorders>
              <w:top w:val="single" w:sz="4" w:space="0" w:color="000000"/>
              <w:left w:val="single" w:sz="4" w:space="0" w:color="000000"/>
              <w:bottom w:val="single" w:sz="4" w:space="0" w:color="000000"/>
            </w:tcBorders>
          </w:tcPr>
          <w:p w14:paraId="61DB3166"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3102F97C" w14:textId="77777777" w:rsidR="0029412E" w:rsidRPr="001F42D3" w:rsidRDefault="0029412E" w:rsidP="004C7AD0">
            <w:pPr>
              <w:pStyle w:val="TableEntry"/>
              <w:keepNext/>
            </w:pPr>
            <w:r w:rsidRPr="001F42D3">
              <w:t>Yes</w:t>
            </w:r>
          </w:p>
        </w:tc>
      </w:tr>
      <w:tr w:rsidR="0029412E" w:rsidRPr="001F42D3" w14:paraId="005F9962" w14:textId="77777777" w:rsidTr="00B34AEB">
        <w:tc>
          <w:tcPr>
            <w:tcW w:w="2070" w:type="dxa"/>
            <w:tcBorders>
              <w:top w:val="single" w:sz="4" w:space="0" w:color="000000"/>
              <w:left w:val="single" w:sz="4" w:space="0" w:color="000000"/>
              <w:bottom w:val="single" w:sz="4" w:space="0" w:color="000000"/>
            </w:tcBorders>
          </w:tcPr>
          <w:p w14:paraId="144EEAAF" w14:textId="77777777" w:rsidR="0029412E" w:rsidRPr="001F42D3" w:rsidRDefault="0029412E" w:rsidP="004C7AD0">
            <w:pPr>
              <w:pStyle w:val="TableEntry"/>
              <w:keepNext/>
            </w:pPr>
            <w:r w:rsidRPr="001F42D3">
              <w:t>Total number of steps</w:t>
            </w:r>
          </w:p>
        </w:tc>
        <w:tc>
          <w:tcPr>
            <w:tcW w:w="3330" w:type="dxa"/>
            <w:tcBorders>
              <w:top w:val="single" w:sz="4" w:space="0" w:color="000000"/>
              <w:left w:val="single" w:sz="4" w:space="0" w:color="000000"/>
              <w:bottom w:val="single" w:sz="4" w:space="0" w:color="000000"/>
            </w:tcBorders>
          </w:tcPr>
          <w:p w14:paraId="328DED07" w14:textId="31F70458" w:rsidR="0029412E" w:rsidRPr="001F42D3" w:rsidRDefault="0029412E" w:rsidP="004C7AD0">
            <w:pPr>
              <w:pStyle w:val="TableEntry"/>
              <w:keepNext/>
            </w:pPr>
            <w:r w:rsidRPr="001F42D3">
              <w:rPr>
                <w:rFonts w:eastAsia="SimSun"/>
              </w:rPr>
              <w:t>MDC_INFUS_TOTAL_NUM_STEPS</w:t>
            </w:r>
          </w:p>
        </w:tc>
        <w:tc>
          <w:tcPr>
            <w:tcW w:w="2898" w:type="dxa"/>
            <w:tcBorders>
              <w:top w:val="single" w:sz="4" w:space="0" w:color="000000"/>
              <w:left w:val="single" w:sz="4" w:space="0" w:color="000000"/>
              <w:bottom w:val="single" w:sz="4" w:space="0" w:color="000000"/>
            </w:tcBorders>
          </w:tcPr>
          <w:p w14:paraId="09CAFAE4"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4B07AC08" w14:textId="77777777" w:rsidR="0029412E" w:rsidRPr="001F42D3" w:rsidRDefault="0029412E" w:rsidP="004C7AD0">
            <w:pPr>
              <w:pStyle w:val="TableEntry"/>
              <w:keepNext/>
            </w:pPr>
            <w:r w:rsidRPr="001F42D3">
              <w:t>Yes</w:t>
            </w:r>
          </w:p>
        </w:tc>
      </w:tr>
      <w:tr w:rsidR="0029412E" w:rsidRPr="001F42D3" w14:paraId="3ACFABF5" w14:textId="77777777" w:rsidTr="00B34AEB">
        <w:tc>
          <w:tcPr>
            <w:tcW w:w="2070" w:type="dxa"/>
            <w:tcBorders>
              <w:top w:val="single" w:sz="4" w:space="0" w:color="000000"/>
              <w:left w:val="single" w:sz="4" w:space="0" w:color="000000"/>
              <w:bottom w:val="single" w:sz="4" w:space="0" w:color="000000"/>
            </w:tcBorders>
          </w:tcPr>
          <w:p w14:paraId="6E8BFC58" w14:textId="77777777" w:rsidR="0029412E" w:rsidRPr="001F42D3" w:rsidRDefault="0029412E" w:rsidP="004C7AD0">
            <w:pPr>
              <w:pStyle w:val="TableEntry"/>
              <w:keepNext/>
            </w:pPr>
            <w:r w:rsidRPr="001F42D3">
              <w:t>Current step volume to be infused</w:t>
            </w:r>
          </w:p>
        </w:tc>
        <w:tc>
          <w:tcPr>
            <w:tcW w:w="3330" w:type="dxa"/>
            <w:tcBorders>
              <w:top w:val="single" w:sz="4" w:space="0" w:color="000000"/>
              <w:left w:val="single" w:sz="4" w:space="0" w:color="000000"/>
              <w:bottom w:val="single" w:sz="4" w:space="0" w:color="000000"/>
            </w:tcBorders>
          </w:tcPr>
          <w:p w14:paraId="0B5CC192" w14:textId="2528047F" w:rsidR="0029412E" w:rsidRPr="001F42D3" w:rsidRDefault="0029412E" w:rsidP="004C7AD0">
            <w:pPr>
              <w:pStyle w:val="TableEntry"/>
              <w:keepNext/>
            </w:pPr>
            <w:r w:rsidRPr="001F42D3">
              <w:rPr>
                <w:rFonts w:eastAsia="SimSun"/>
              </w:rPr>
              <w:t>MDC_VOL_STEP_TBI</w:t>
            </w:r>
          </w:p>
        </w:tc>
        <w:tc>
          <w:tcPr>
            <w:tcW w:w="2898" w:type="dxa"/>
            <w:tcBorders>
              <w:top w:val="single" w:sz="4" w:space="0" w:color="000000"/>
              <w:left w:val="single" w:sz="4" w:space="0" w:color="000000"/>
              <w:bottom w:val="single" w:sz="4" w:space="0" w:color="000000"/>
            </w:tcBorders>
          </w:tcPr>
          <w:p w14:paraId="007ABACF"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7F5D5696" w14:textId="77777777" w:rsidR="0029412E" w:rsidRPr="001F42D3" w:rsidRDefault="0029412E" w:rsidP="004C7AD0">
            <w:pPr>
              <w:pStyle w:val="TableEntry"/>
              <w:keepNext/>
            </w:pPr>
          </w:p>
        </w:tc>
      </w:tr>
      <w:tr w:rsidR="0029412E" w:rsidRPr="001F42D3" w14:paraId="05C581D8" w14:textId="77777777" w:rsidTr="00B34AEB">
        <w:tc>
          <w:tcPr>
            <w:tcW w:w="2070" w:type="dxa"/>
            <w:tcBorders>
              <w:top w:val="single" w:sz="4" w:space="0" w:color="000000"/>
              <w:left w:val="single" w:sz="4" w:space="0" w:color="000000"/>
              <w:bottom w:val="single" w:sz="4" w:space="0" w:color="000000"/>
            </w:tcBorders>
          </w:tcPr>
          <w:p w14:paraId="4C04B7EF" w14:textId="77777777" w:rsidR="0029412E" w:rsidRPr="001F42D3" w:rsidRDefault="0029412E" w:rsidP="004C7AD0">
            <w:pPr>
              <w:pStyle w:val="TableEntry"/>
              <w:keepNext/>
            </w:pPr>
            <w:r w:rsidRPr="001F42D3">
              <w:t>Current step volume delivered</w:t>
            </w:r>
          </w:p>
        </w:tc>
        <w:tc>
          <w:tcPr>
            <w:tcW w:w="3330" w:type="dxa"/>
            <w:tcBorders>
              <w:top w:val="single" w:sz="4" w:space="0" w:color="000000"/>
              <w:left w:val="single" w:sz="4" w:space="0" w:color="000000"/>
              <w:bottom w:val="single" w:sz="4" w:space="0" w:color="000000"/>
            </w:tcBorders>
          </w:tcPr>
          <w:p w14:paraId="6C11352C" w14:textId="4DE22D59" w:rsidR="0029412E" w:rsidRPr="001F42D3" w:rsidRDefault="0029412E" w:rsidP="004C7AD0">
            <w:pPr>
              <w:pStyle w:val="TableEntry"/>
              <w:keepNext/>
            </w:pPr>
            <w:r w:rsidRPr="001F42D3">
              <w:rPr>
                <w:rFonts w:eastAsia="SimSun"/>
              </w:rPr>
              <w:t>MDC_VOL_STEP_DELIV</w:t>
            </w:r>
          </w:p>
        </w:tc>
        <w:tc>
          <w:tcPr>
            <w:tcW w:w="2898" w:type="dxa"/>
            <w:tcBorders>
              <w:top w:val="single" w:sz="4" w:space="0" w:color="000000"/>
              <w:left w:val="single" w:sz="4" w:space="0" w:color="000000"/>
              <w:bottom w:val="single" w:sz="4" w:space="0" w:color="000000"/>
            </w:tcBorders>
          </w:tcPr>
          <w:p w14:paraId="6B31C1A8"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6EDF40CA" w14:textId="77777777" w:rsidR="0029412E" w:rsidRPr="001F42D3" w:rsidRDefault="0029412E" w:rsidP="004C7AD0">
            <w:pPr>
              <w:pStyle w:val="TableEntry"/>
              <w:keepNext/>
            </w:pPr>
            <w:r w:rsidRPr="001F42D3">
              <w:t>Yes</w:t>
            </w:r>
          </w:p>
        </w:tc>
      </w:tr>
      <w:tr w:rsidR="0029412E" w:rsidRPr="001F42D3" w14:paraId="07EE8EEC" w14:textId="77777777" w:rsidTr="00B34AEB">
        <w:tc>
          <w:tcPr>
            <w:tcW w:w="2070" w:type="dxa"/>
            <w:tcBorders>
              <w:top w:val="single" w:sz="4" w:space="0" w:color="000000"/>
              <w:left w:val="single" w:sz="4" w:space="0" w:color="000000"/>
              <w:bottom w:val="single" w:sz="4" w:space="0" w:color="000000"/>
            </w:tcBorders>
          </w:tcPr>
          <w:p w14:paraId="0512E3B6" w14:textId="77777777" w:rsidR="0029412E" w:rsidRPr="001F42D3" w:rsidRDefault="0029412E" w:rsidP="004C7AD0">
            <w:pPr>
              <w:pStyle w:val="TableEntry"/>
              <w:keepNext/>
            </w:pPr>
            <w:r w:rsidRPr="001F42D3">
              <w:t>Current step volume remaining</w:t>
            </w:r>
          </w:p>
        </w:tc>
        <w:tc>
          <w:tcPr>
            <w:tcW w:w="3330" w:type="dxa"/>
            <w:tcBorders>
              <w:top w:val="single" w:sz="4" w:space="0" w:color="000000"/>
              <w:left w:val="single" w:sz="4" w:space="0" w:color="000000"/>
              <w:bottom w:val="single" w:sz="4" w:space="0" w:color="000000"/>
            </w:tcBorders>
          </w:tcPr>
          <w:p w14:paraId="40B65EFC" w14:textId="7732CB8D" w:rsidR="0029412E" w:rsidRPr="001F42D3" w:rsidRDefault="0029412E" w:rsidP="004C7AD0">
            <w:pPr>
              <w:pStyle w:val="TableEntry"/>
              <w:keepNext/>
            </w:pPr>
            <w:r w:rsidRPr="001F42D3">
              <w:rPr>
                <w:rFonts w:eastAsia="SimSun"/>
              </w:rPr>
              <w:t>MDC_VOL_STEP_REMAIN</w:t>
            </w:r>
          </w:p>
        </w:tc>
        <w:tc>
          <w:tcPr>
            <w:tcW w:w="2898" w:type="dxa"/>
            <w:tcBorders>
              <w:top w:val="single" w:sz="4" w:space="0" w:color="000000"/>
              <w:left w:val="single" w:sz="4" w:space="0" w:color="000000"/>
              <w:bottom w:val="single" w:sz="4" w:space="0" w:color="000000"/>
            </w:tcBorders>
          </w:tcPr>
          <w:p w14:paraId="2F66C749"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14F7F7EA" w14:textId="77777777" w:rsidR="0029412E" w:rsidRPr="001F42D3" w:rsidRDefault="0029412E" w:rsidP="004C7AD0">
            <w:pPr>
              <w:pStyle w:val="TableEntry"/>
              <w:keepNext/>
            </w:pPr>
          </w:p>
        </w:tc>
      </w:tr>
      <w:tr w:rsidR="0029412E" w:rsidRPr="001F42D3" w14:paraId="3F58E187" w14:textId="77777777" w:rsidTr="00B34AEB">
        <w:tc>
          <w:tcPr>
            <w:tcW w:w="2070" w:type="dxa"/>
            <w:tcBorders>
              <w:top w:val="single" w:sz="4" w:space="0" w:color="000000"/>
              <w:left w:val="single" w:sz="4" w:space="0" w:color="000000"/>
              <w:bottom w:val="single" w:sz="4" w:space="0" w:color="000000"/>
            </w:tcBorders>
          </w:tcPr>
          <w:p w14:paraId="65EDAF13" w14:textId="77777777" w:rsidR="0029412E" w:rsidRPr="001F42D3" w:rsidRDefault="0029412E" w:rsidP="004C7AD0">
            <w:pPr>
              <w:pStyle w:val="TableEntry"/>
              <w:keepNext/>
            </w:pPr>
            <w:r w:rsidRPr="001F42D3">
              <w:t>Total volume infused for all steps</w:t>
            </w:r>
          </w:p>
        </w:tc>
        <w:tc>
          <w:tcPr>
            <w:tcW w:w="3330" w:type="dxa"/>
            <w:tcBorders>
              <w:top w:val="single" w:sz="4" w:space="0" w:color="000000"/>
              <w:left w:val="single" w:sz="4" w:space="0" w:color="000000"/>
              <w:bottom w:val="single" w:sz="4" w:space="0" w:color="000000"/>
            </w:tcBorders>
          </w:tcPr>
          <w:p w14:paraId="6A6266B5" w14:textId="77777777" w:rsidR="0029412E" w:rsidRPr="001F42D3" w:rsidRDefault="0029412E" w:rsidP="004C7AD0">
            <w:pPr>
              <w:pStyle w:val="TableEntry"/>
              <w:keepNext/>
            </w:pPr>
            <w:r w:rsidRPr="001F42D3">
              <w:t>MDC_VOL_FLUID_DELIV_TOTAL</w:t>
            </w:r>
          </w:p>
        </w:tc>
        <w:tc>
          <w:tcPr>
            <w:tcW w:w="2898" w:type="dxa"/>
            <w:tcBorders>
              <w:top w:val="single" w:sz="4" w:space="0" w:color="000000"/>
              <w:left w:val="single" w:sz="4" w:space="0" w:color="000000"/>
              <w:bottom w:val="single" w:sz="4" w:space="0" w:color="000000"/>
            </w:tcBorders>
          </w:tcPr>
          <w:p w14:paraId="5C0B22CA"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324294F2" w14:textId="77777777" w:rsidR="0029412E" w:rsidRPr="001F42D3" w:rsidRDefault="0029412E" w:rsidP="004C7AD0">
            <w:pPr>
              <w:pStyle w:val="TableEntry"/>
              <w:keepNext/>
            </w:pPr>
            <w:r w:rsidRPr="001F42D3">
              <w:t>Yes</w:t>
            </w:r>
          </w:p>
        </w:tc>
      </w:tr>
      <w:tr w:rsidR="00E22A5A" w:rsidRPr="001F42D3" w14:paraId="4C1900E4" w14:textId="77777777" w:rsidTr="00B34AEB">
        <w:tc>
          <w:tcPr>
            <w:tcW w:w="2070" w:type="dxa"/>
            <w:tcBorders>
              <w:top w:val="single" w:sz="4" w:space="0" w:color="000000"/>
              <w:left w:val="single" w:sz="4" w:space="0" w:color="000000"/>
              <w:bottom w:val="single" w:sz="4" w:space="0" w:color="000000"/>
            </w:tcBorders>
          </w:tcPr>
          <w:p w14:paraId="57DADB86" w14:textId="16371881" w:rsidR="00E22A5A" w:rsidRPr="001F42D3" w:rsidRDefault="00E22A5A" w:rsidP="004C7AD0">
            <w:pPr>
              <w:pStyle w:val="TableEntry"/>
              <w:keepNext/>
            </w:pPr>
            <w:r w:rsidRPr="00E22A5A">
              <w:t>Step start condition</w:t>
            </w:r>
          </w:p>
        </w:tc>
        <w:tc>
          <w:tcPr>
            <w:tcW w:w="3330" w:type="dxa"/>
            <w:tcBorders>
              <w:top w:val="single" w:sz="4" w:space="0" w:color="000000"/>
              <w:left w:val="single" w:sz="4" w:space="0" w:color="000000"/>
              <w:bottom w:val="single" w:sz="4" w:space="0" w:color="000000"/>
            </w:tcBorders>
          </w:tcPr>
          <w:p w14:paraId="02249041" w14:textId="221A4A0D" w:rsidR="00E22A5A" w:rsidRPr="001F42D3" w:rsidRDefault="00E22A5A" w:rsidP="004C7AD0">
            <w:pPr>
              <w:pStyle w:val="TableEntry"/>
              <w:keepNext/>
            </w:pPr>
            <w:r w:rsidRPr="00E22A5A">
              <w:t>MDCX_INFUS_ORDER_STEP_START_CONDITION</w:t>
            </w:r>
          </w:p>
        </w:tc>
        <w:tc>
          <w:tcPr>
            <w:tcW w:w="2898" w:type="dxa"/>
            <w:tcBorders>
              <w:top w:val="single" w:sz="4" w:space="0" w:color="000000"/>
              <w:left w:val="single" w:sz="4" w:space="0" w:color="000000"/>
              <w:bottom w:val="single" w:sz="4" w:space="0" w:color="000000"/>
            </w:tcBorders>
          </w:tcPr>
          <w:p w14:paraId="4FBEC8A8" w14:textId="01D47B4B" w:rsidR="00E22A5A" w:rsidRPr="001F42D3" w:rsidRDefault="00E22A5A" w:rsidP="004C7AD0">
            <w:pPr>
              <w:pStyle w:val="TableEntry"/>
              <w:keepNext/>
            </w:pPr>
            <w:r w:rsidRPr="00E22A5A">
              <w:t>INFUSATE_SOURCE_*</w:t>
            </w:r>
          </w:p>
        </w:tc>
        <w:tc>
          <w:tcPr>
            <w:tcW w:w="1288" w:type="dxa"/>
            <w:tcBorders>
              <w:top w:val="single" w:sz="4" w:space="0" w:color="000000"/>
              <w:left w:val="single" w:sz="4" w:space="0" w:color="000000"/>
              <w:bottom w:val="single" w:sz="4" w:space="0" w:color="000000"/>
              <w:right w:val="single" w:sz="4" w:space="0" w:color="000000"/>
            </w:tcBorders>
          </w:tcPr>
          <w:p w14:paraId="6524B3F7" w14:textId="141986D7" w:rsidR="00E22A5A" w:rsidRPr="001F42D3" w:rsidRDefault="00E22A5A" w:rsidP="004C7AD0">
            <w:pPr>
              <w:pStyle w:val="TableEntry"/>
              <w:keepNext/>
            </w:pPr>
            <w:r>
              <w:t>Yes</w:t>
            </w:r>
          </w:p>
        </w:tc>
      </w:tr>
      <w:tr w:rsidR="0029412E" w:rsidRPr="001F42D3" w14:paraId="6169E7F6" w14:textId="77777777" w:rsidTr="00B34AEB">
        <w:tc>
          <w:tcPr>
            <w:tcW w:w="2070" w:type="dxa"/>
            <w:tcBorders>
              <w:top w:val="single" w:sz="4" w:space="0" w:color="000000"/>
              <w:left w:val="single" w:sz="4" w:space="0" w:color="000000"/>
              <w:bottom w:val="single" w:sz="4" w:space="0" w:color="000000"/>
            </w:tcBorders>
          </w:tcPr>
          <w:p w14:paraId="4FD0DB2C" w14:textId="77777777" w:rsidR="0029412E" w:rsidRPr="001F42D3" w:rsidRDefault="0029412E" w:rsidP="004C7AD0">
            <w:pPr>
              <w:pStyle w:val="TableEntry"/>
              <w:keepNext/>
            </w:pPr>
          </w:p>
        </w:tc>
        <w:tc>
          <w:tcPr>
            <w:tcW w:w="3330" w:type="dxa"/>
            <w:tcBorders>
              <w:top w:val="single" w:sz="4" w:space="0" w:color="000000"/>
              <w:left w:val="single" w:sz="4" w:space="0" w:color="000000"/>
              <w:bottom w:val="single" w:sz="4" w:space="0" w:color="000000"/>
            </w:tcBorders>
          </w:tcPr>
          <w:p w14:paraId="1A750CBD" w14:textId="77777777" w:rsidR="0029412E" w:rsidRPr="001F42D3" w:rsidRDefault="0029412E" w:rsidP="004C7AD0">
            <w:pPr>
              <w:pStyle w:val="TableEntry"/>
              <w:keepNext/>
            </w:pPr>
          </w:p>
        </w:tc>
        <w:tc>
          <w:tcPr>
            <w:tcW w:w="2898" w:type="dxa"/>
            <w:tcBorders>
              <w:top w:val="single" w:sz="4" w:space="0" w:color="000000"/>
              <w:left w:val="single" w:sz="4" w:space="0" w:color="000000"/>
              <w:bottom w:val="single" w:sz="4" w:space="0" w:color="000000"/>
            </w:tcBorders>
          </w:tcPr>
          <w:p w14:paraId="17767BC4" w14:textId="77777777" w:rsidR="0029412E" w:rsidRPr="001F42D3" w:rsidRDefault="0029412E" w:rsidP="004C7AD0">
            <w:pPr>
              <w:pStyle w:val="TableEntry"/>
              <w:keepNext/>
            </w:pPr>
            <w:r w:rsidRPr="001F42D3">
              <w:t>* indicates the appropriate source</w:t>
            </w:r>
          </w:p>
        </w:tc>
        <w:tc>
          <w:tcPr>
            <w:tcW w:w="1288" w:type="dxa"/>
            <w:tcBorders>
              <w:top w:val="single" w:sz="4" w:space="0" w:color="000000"/>
              <w:left w:val="single" w:sz="4" w:space="0" w:color="000000"/>
              <w:bottom w:val="single" w:sz="4" w:space="0" w:color="000000"/>
              <w:right w:val="single" w:sz="4" w:space="0" w:color="000000"/>
            </w:tcBorders>
          </w:tcPr>
          <w:p w14:paraId="3776BE28" w14:textId="77777777" w:rsidR="0029412E" w:rsidRPr="001F42D3" w:rsidRDefault="0029412E" w:rsidP="004C7AD0">
            <w:pPr>
              <w:pStyle w:val="TableEntry"/>
              <w:keepNext/>
            </w:pPr>
          </w:p>
        </w:tc>
      </w:tr>
    </w:tbl>
    <w:p w14:paraId="1FE1F446" w14:textId="77777777" w:rsidR="0029412E" w:rsidRPr="001F42D3" w:rsidRDefault="0029412E" w:rsidP="00B34AEB">
      <w:pPr>
        <w:pStyle w:val="BodyText"/>
      </w:pPr>
    </w:p>
    <w:p w14:paraId="0B7A8F5F" w14:textId="3680431E" w:rsidR="00B11855" w:rsidRPr="001F42D3" w:rsidRDefault="003D003E" w:rsidP="00123C7B">
      <w:pPr>
        <w:pStyle w:val="Heading5"/>
        <w:rPr>
          <w:noProof w:val="0"/>
        </w:rPr>
      </w:pPr>
      <w:bookmarkStart w:id="1496" w:name="_Toc401769784"/>
      <w:bookmarkStart w:id="1497" w:name="_Toc214889677"/>
      <w:r w:rsidRPr="001F42D3">
        <w:rPr>
          <w:noProof w:val="0"/>
        </w:rPr>
        <w:t>Expected Actions</w:t>
      </w:r>
      <w:bookmarkEnd w:id="1496"/>
      <w:bookmarkEnd w:id="1497"/>
    </w:p>
    <w:p w14:paraId="77DADBB7" w14:textId="77777777" w:rsidR="00B11855" w:rsidRPr="001F42D3" w:rsidRDefault="003D003E" w:rsidP="004E5351">
      <w:pPr>
        <w:pStyle w:val="BodyText"/>
      </w:pPr>
      <w:r w:rsidRPr="001F42D3">
        <w:t xml:space="preserve">The Pharmacy/Treatment Give Message (RGV^O15^RGV_O15) is sent from the Infusion Order Programmer to the Infusion Order Consumer. </w:t>
      </w:r>
    </w:p>
    <w:p w14:paraId="0D5A6F34" w14:textId="2B05B7D6" w:rsidR="00B11855" w:rsidRPr="001F42D3" w:rsidRDefault="00812581" w:rsidP="004E5351">
      <w:pPr>
        <w:pStyle w:val="BodyText"/>
      </w:pPr>
      <w:r w:rsidRPr="001F42D3">
        <w:t>The receiving system validates the message and responds with an accept acknowledgment message (ACK^O15^ACK) on the same port as the RGV^O15 message was received</w:t>
      </w:r>
      <w:r w:rsidR="001F42D3">
        <w:t xml:space="preserve">. </w:t>
      </w:r>
      <w:r w:rsidRPr="001F42D3">
        <w:t>The IOC also responds with a Pharmacy/Treatment Give Acknowledgement Message (RRG^O16^RRG_O16) on a new port and connection.</w:t>
      </w:r>
      <w:r w:rsidRPr="001F42D3" w:rsidDel="00812581">
        <w:t xml:space="preserve"> </w:t>
      </w:r>
      <w:r w:rsidR="003D003E" w:rsidRPr="001F42D3">
        <w:t xml:space="preserve">If the message is accepted by the IOC, the accept acknowledgment will contain the value CA in MSA-1. If not, the accept acknowledgment will contain either CR or CE, based upon </w:t>
      </w:r>
      <w:r w:rsidR="006D613E" w:rsidRPr="001F42D3">
        <w:t>HL7</w:t>
      </w:r>
      <w:r w:rsidR="00995105" w:rsidRPr="001F42D3">
        <w:t xml:space="preserve"> </w:t>
      </w:r>
      <w:r w:rsidR="003D003E" w:rsidRPr="001F42D3">
        <w:t xml:space="preserve">enhanced acknowledgment rules (see </w:t>
      </w:r>
      <w:r w:rsidR="006D613E" w:rsidRPr="001F42D3">
        <w:t>HL7</w:t>
      </w:r>
      <w:r w:rsidR="00995105" w:rsidRPr="001F42D3">
        <w:t xml:space="preserve"> </w:t>
      </w:r>
      <w:r w:rsidR="003D003E" w:rsidRPr="001F42D3">
        <w:t>v</w:t>
      </w:r>
      <w:r w:rsidR="000313C3">
        <w:t>2.8.1</w:t>
      </w:r>
      <w:r w:rsidR="003D003E" w:rsidRPr="001F42D3">
        <w:t xml:space="preserve">, Section 2.9.3.2). </w:t>
      </w:r>
    </w:p>
    <w:p w14:paraId="6168CEBE" w14:textId="77777777" w:rsidR="00B11855" w:rsidRPr="001F42D3" w:rsidRDefault="003D003E" w:rsidP="004E5351">
      <w:pPr>
        <w:pStyle w:val="BodyText"/>
      </w:pPr>
      <w:r w:rsidRPr="001F42D3">
        <w:t xml:space="preserve">Message acceptance is based on: </w:t>
      </w:r>
    </w:p>
    <w:p w14:paraId="0CD0395A" w14:textId="77777777" w:rsidR="00B11855" w:rsidRPr="001F42D3" w:rsidRDefault="003D003E" w:rsidP="005C1693">
      <w:pPr>
        <w:pStyle w:val="ListBullet2"/>
      </w:pPr>
      <w:r w:rsidRPr="001F42D3">
        <w:t xml:space="preserve">All required segments and fields are present </w:t>
      </w:r>
    </w:p>
    <w:p w14:paraId="2B34DB82" w14:textId="77777777" w:rsidR="00E86B15" w:rsidRPr="001F42D3" w:rsidRDefault="003D003E" w:rsidP="005C1693">
      <w:pPr>
        <w:pStyle w:val="ListBullet2"/>
      </w:pPr>
      <w:r w:rsidRPr="001F42D3">
        <w:t xml:space="preserve">No incorrect data types are present. </w:t>
      </w:r>
    </w:p>
    <w:p w14:paraId="25D5CB57" w14:textId="77777777" w:rsidR="002B3DC0" w:rsidRPr="001F42D3" w:rsidRDefault="003D003E" w:rsidP="005C1693">
      <w:pPr>
        <w:pStyle w:val="ListBullet2"/>
      </w:pPr>
      <w:r w:rsidRPr="001F42D3">
        <w:t>Validation of fields that must contain specific values as defined in the Technical Framework (e.g., MSH-21 must be "1.3.6.1.4.1.19376.1.6.1.3.1").</w:t>
      </w:r>
    </w:p>
    <w:p w14:paraId="15E69C87" w14:textId="4276FB30" w:rsidR="00B11855" w:rsidRPr="001F42D3" w:rsidRDefault="003D003E" w:rsidP="008B70D7">
      <w:pPr>
        <w:pStyle w:val="BodyText"/>
      </w:pPr>
      <w:r w:rsidRPr="001F42D3">
        <w:t xml:space="preserve">If </w:t>
      </w:r>
      <w:r w:rsidR="00255B09" w:rsidRPr="001F42D3">
        <w:t>applicable</w:t>
      </w:r>
      <w:r w:rsidRPr="001F42D3">
        <w:t xml:space="preserve">, the IOC may report an application acknowledgement error using the Pharmacy/Treatment Give Acknowledgement Message (RRG^O16^RRG_O16) for errors such as: </w:t>
      </w:r>
    </w:p>
    <w:p w14:paraId="4B0FAB4D" w14:textId="77777777" w:rsidR="00B11855" w:rsidRPr="001F42D3" w:rsidRDefault="003D003E" w:rsidP="005C1693">
      <w:pPr>
        <w:pStyle w:val="ListBullet2"/>
      </w:pPr>
      <w:r w:rsidRPr="001F42D3">
        <w:t xml:space="preserve">Unknown device </w:t>
      </w:r>
    </w:p>
    <w:p w14:paraId="332B9505" w14:textId="77777777" w:rsidR="00B11855" w:rsidRPr="001F42D3" w:rsidRDefault="003D003E" w:rsidP="005C1693">
      <w:pPr>
        <w:pStyle w:val="ListBullet2"/>
      </w:pPr>
      <w:r w:rsidRPr="001F42D3">
        <w:t xml:space="preserve">Dose/rate and volume are not within vendor parameters for the device type. </w:t>
      </w:r>
    </w:p>
    <w:p w14:paraId="2A00B7CF" w14:textId="77777777" w:rsidR="00B11855" w:rsidRPr="001F42D3" w:rsidRDefault="003D003E" w:rsidP="005C1693">
      <w:pPr>
        <w:pStyle w:val="ListBullet2"/>
      </w:pPr>
      <w:r w:rsidRPr="001F42D3">
        <w:t>Drug is not present in onboard library.</w:t>
      </w:r>
    </w:p>
    <w:p w14:paraId="7898559D" w14:textId="156A482A" w:rsidR="00B11855" w:rsidRPr="001F42D3" w:rsidRDefault="003D003E" w:rsidP="00B3430A">
      <w:pPr>
        <w:pStyle w:val="BodyText"/>
      </w:pPr>
      <w:r w:rsidRPr="001F42D3">
        <w:lastRenderedPageBreak/>
        <w:t>If the message from the Infusion Order Programmer is rejected, the acknowledgement will contain the value AR or AE in MSA-1</w:t>
      </w:r>
      <w:r w:rsidRPr="001F42D3">
        <w:rPr>
          <w:rStyle w:val="Strong"/>
        </w:rPr>
        <w:t xml:space="preserve">, </w:t>
      </w:r>
      <w:r w:rsidRPr="001F42D3">
        <w:t xml:space="preserve">based upon </w:t>
      </w:r>
      <w:r w:rsidR="006D613E" w:rsidRPr="001F42D3">
        <w:t>HL7</w:t>
      </w:r>
      <w:r w:rsidR="00995105" w:rsidRPr="001F42D3">
        <w:t xml:space="preserve"> </w:t>
      </w:r>
      <w:r w:rsidRPr="001F42D3">
        <w:t xml:space="preserve">enhanced acknowledgment rules (see </w:t>
      </w:r>
      <w:r w:rsidR="006D613E" w:rsidRPr="001F42D3">
        <w:t>HL7</w:t>
      </w:r>
      <w:r w:rsidR="00995105" w:rsidRPr="001F42D3">
        <w:t xml:space="preserve"> </w:t>
      </w:r>
      <w:r w:rsidRPr="001F42D3">
        <w:t>v</w:t>
      </w:r>
      <w:r w:rsidR="000313C3">
        <w:t>2.8.1</w:t>
      </w:r>
      <w:r w:rsidRPr="001F42D3">
        <w:t xml:space="preserve">, Section 2.9.2.2). The reason for rejection is provided in the ERR segment. </w:t>
      </w:r>
    </w:p>
    <w:p w14:paraId="07196AF0" w14:textId="77777777" w:rsidR="00B11855" w:rsidRPr="001F42D3" w:rsidRDefault="003D003E" w:rsidP="00B3430A">
      <w:pPr>
        <w:pStyle w:val="BodyText"/>
        <w:rPr>
          <w:rStyle w:val="Red"/>
        </w:rPr>
      </w:pPr>
      <w:r w:rsidRPr="001F42D3">
        <w:rPr>
          <w:rStyle w:val="Red"/>
        </w:rPr>
        <w:t xml:space="preserve">Once the programming information is received by the pump, the clinician may choose to do one of the following: (1) confirm the settings on the pump and then start the infusion, (2) enter or modify one or more settings and then start the infusion, or (3) reject the program before it is started. </w:t>
      </w:r>
    </w:p>
    <w:p w14:paraId="75283940" w14:textId="5876AC87" w:rsidR="00B11855" w:rsidRPr="001F42D3" w:rsidRDefault="003D003E" w:rsidP="00B3430A">
      <w:pPr>
        <w:pStyle w:val="BodyText"/>
      </w:pPr>
      <w:r w:rsidRPr="001F42D3">
        <w:t xml:space="preserve">Once the infusion is started, the settings actually programmed as well as the current state of the infusion can be obtained using the Communicate PCD Data </w:t>
      </w:r>
      <w:r w:rsidR="00647994" w:rsidRPr="001F42D3">
        <w:t>[PCD-01]</w:t>
      </w:r>
      <w:r w:rsidR="007426DD" w:rsidRPr="001F42D3">
        <w:t xml:space="preserve"> </w:t>
      </w:r>
      <w:r w:rsidRPr="001F42D3">
        <w:t>transaction.</w:t>
      </w:r>
    </w:p>
    <w:p w14:paraId="232931B4" w14:textId="77777777" w:rsidR="00B11855" w:rsidRPr="001F42D3" w:rsidRDefault="003D003E" w:rsidP="00123C7B">
      <w:pPr>
        <w:pStyle w:val="Heading3"/>
        <w:rPr>
          <w:noProof w:val="0"/>
        </w:rPr>
      </w:pPr>
      <w:bookmarkStart w:id="1498" w:name="_Toc401769327"/>
      <w:bookmarkStart w:id="1499" w:name="_Toc401769785"/>
      <w:bookmarkStart w:id="1500" w:name="_Toc214889678"/>
      <w:r w:rsidRPr="001F42D3">
        <w:rPr>
          <w:noProof w:val="0"/>
        </w:rPr>
        <w:t>RRG^O16^RRG_O16 Pharmacy/Treatment Give Acknowledgement Message</w:t>
      </w:r>
      <w:bookmarkEnd w:id="1498"/>
      <w:bookmarkEnd w:id="1499"/>
      <w:bookmarkEnd w:id="1500"/>
    </w:p>
    <w:p w14:paraId="75134CB9" w14:textId="77777777" w:rsidR="00B11855" w:rsidRPr="001F42D3" w:rsidRDefault="003D003E" w:rsidP="001422D4">
      <w:pPr>
        <w:pStyle w:val="TableTitle"/>
      </w:pPr>
      <w:r w:rsidRPr="001F42D3">
        <w:t>Table 3.3.</w:t>
      </w:r>
      <w:r w:rsidR="002F16FE" w:rsidRPr="001F42D3">
        <w:t>5</w:t>
      </w:r>
      <w:r w:rsidRPr="001F42D3">
        <w:t>-1: RRG^O16^RRG_O16 Pharmacy/Treatment Give Acknowledgement Message</w:t>
      </w:r>
    </w:p>
    <w:tbl>
      <w:tblPr>
        <w:tblW w:w="7884" w:type="dxa"/>
        <w:jc w:val="center"/>
        <w:tblBorders>
          <w:top w:val="single" w:sz="6" w:space="0" w:color="auto"/>
          <w:left w:val="single" w:sz="6" w:space="0" w:color="auto"/>
          <w:right w:val="single" w:sz="6" w:space="0" w:color="auto"/>
        </w:tblBorders>
        <w:tblLayout w:type="fixed"/>
        <w:tblLook w:val="04A0" w:firstRow="1" w:lastRow="0" w:firstColumn="1" w:lastColumn="0" w:noHBand="0" w:noVBand="1"/>
      </w:tblPr>
      <w:tblGrid>
        <w:gridCol w:w="1836"/>
        <w:gridCol w:w="2412"/>
        <w:gridCol w:w="990"/>
        <w:gridCol w:w="900"/>
        <w:gridCol w:w="1746"/>
      </w:tblGrid>
      <w:tr w:rsidR="00B11855" w:rsidRPr="001F42D3" w14:paraId="1FEF43DB" w14:textId="77777777" w:rsidTr="00A17802">
        <w:trPr>
          <w:tblHeader/>
          <w:jc w:val="center"/>
        </w:trPr>
        <w:tc>
          <w:tcPr>
            <w:tcW w:w="1836" w:type="dxa"/>
            <w:tcBorders>
              <w:top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0073556A" w14:textId="77777777" w:rsidR="00B11855" w:rsidRPr="001F42D3" w:rsidRDefault="003D003E" w:rsidP="002F241F">
            <w:pPr>
              <w:pStyle w:val="TableEntryHeader"/>
            </w:pPr>
            <w:r w:rsidRPr="001F42D3">
              <w:t>Segment</w:t>
            </w:r>
          </w:p>
        </w:tc>
        <w:tc>
          <w:tcPr>
            <w:tcW w:w="2412" w:type="dxa"/>
            <w:tcBorders>
              <w:top w:val="single" w:sz="6" w:space="0" w:color="auto"/>
              <w:left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63A06EE4" w14:textId="77777777" w:rsidR="00B11855" w:rsidRPr="001F42D3" w:rsidRDefault="003D003E" w:rsidP="002F241F">
            <w:pPr>
              <w:pStyle w:val="TableEntryHeader"/>
            </w:pPr>
            <w:r w:rsidRPr="001F42D3">
              <w:t>Meaning</w:t>
            </w:r>
          </w:p>
        </w:tc>
        <w:tc>
          <w:tcPr>
            <w:tcW w:w="990" w:type="dxa"/>
            <w:tcBorders>
              <w:top w:val="single" w:sz="6" w:space="0" w:color="auto"/>
              <w:left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1CCB0131" w14:textId="77777777" w:rsidR="00B11855" w:rsidRPr="001F42D3" w:rsidRDefault="003D003E" w:rsidP="002F241F">
            <w:pPr>
              <w:pStyle w:val="TableEntryHeader"/>
            </w:pPr>
            <w:r w:rsidRPr="001F42D3">
              <w:t>Usage</w:t>
            </w:r>
          </w:p>
        </w:tc>
        <w:tc>
          <w:tcPr>
            <w:tcW w:w="900" w:type="dxa"/>
            <w:tcBorders>
              <w:top w:val="single" w:sz="6" w:space="0" w:color="auto"/>
              <w:left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32F96402" w14:textId="77777777" w:rsidR="00B11855" w:rsidRPr="001F42D3" w:rsidRDefault="003D003E" w:rsidP="002F241F">
            <w:pPr>
              <w:pStyle w:val="TableEntryHeader"/>
            </w:pPr>
            <w:r w:rsidRPr="001F42D3">
              <w:t>Card</w:t>
            </w:r>
          </w:p>
        </w:tc>
        <w:tc>
          <w:tcPr>
            <w:tcW w:w="1746" w:type="dxa"/>
            <w:tcBorders>
              <w:top w:val="single" w:sz="6" w:space="0" w:color="auto"/>
              <w:left w:val="single" w:sz="6" w:space="0" w:color="auto"/>
              <w:bottom w:val="single" w:sz="6" w:space="0" w:color="auto"/>
            </w:tcBorders>
            <w:shd w:val="clear" w:color="auto" w:fill="D9D9D9"/>
            <w:tcMar>
              <w:top w:w="29" w:type="dxa"/>
              <w:left w:w="29" w:type="dxa"/>
              <w:bottom w:w="29" w:type="dxa"/>
              <w:right w:w="29" w:type="dxa"/>
            </w:tcMar>
          </w:tcPr>
          <w:p w14:paraId="247E64D7" w14:textId="00E5903A" w:rsidR="00B11855" w:rsidRPr="001F42D3" w:rsidRDefault="006D613E" w:rsidP="002F241F">
            <w:pPr>
              <w:pStyle w:val="TableEntryHeader"/>
            </w:pPr>
            <w:r w:rsidRPr="001F42D3">
              <w:t>HL7</w:t>
            </w:r>
            <w:r w:rsidR="00995105" w:rsidRPr="001F42D3">
              <w:t xml:space="preserve"> </w:t>
            </w:r>
            <w:r w:rsidR="003D003E" w:rsidRPr="001F42D3">
              <w:t>Chapter</w:t>
            </w:r>
          </w:p>
        </w:tc>
      </w:tr>
      <w:tr w:rsidR="00B11855" w:rsidRPr="001F42D3" w14:paraId="482A605D"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390AE16E" w14:textId="77777777" w:rsidR="00B11855" w:rsidRPr="001F42D3" w:rsidRDefault="003D003E" w:rsidP="002F241F">
            <w:pPr>
              <w:pStyle w:val="TableEntry"/>
            </w:pPr>
            <w:r w:rsidRPr="001F42D3">
              <w:t>MSH</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1770DA1" w14:textId="77777777" w:rsidR="00B11855" w:rsidRPr="001F42D3" w:rsidRDefault="003D003E" w:rsidP="002F241F">
            <w:pPr>
              <w:pStyle w:val="TableEntry"/>
            </w:pPr>
            <w:r w:rsidRPr="001F42D3">
              <w:t>Message Header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F52BD10" w14:textId="77777777" w:rsidR="00B11855" w:rsidRPr="001F42D3" w:rsidRDefault="003D003E" w:rsidP="002F241F">
            <w:pPr>
              <w:pStyle w:val="TableEntry"/>
            </w:pPr>
            <w:r w:rsidRPr="001F42D3">
              <w:t>R</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42C1E74" w14:textId="77777777" w:rsidR="00B11855" w:rsidRPr="001F42D3" w:rsidRDefault="003D003E" w:rsidP="002F241F">
            <w:pPr>
              <w:pStyle w:val="TableEntry"/>
            </w:pPr>
            <w:r w:rsidRPr="001F42D3">
              <w:t>[1..1]</w:t>
            </w: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B99038F" w14:textId="77777777" w:rsidR="00B11855" w:rsidRPr="001F42D3" w:rsidRDefault="003D003E" w:rsidP="002F241F">
            <w:pPr>
              <w:pStyle w:val="TableEntry"/>
            </w:pPr>
            <w:r w:rsidRPr="001F42D3">
              <w:t>2</w:t>
            </w:r>
          </w:p>
        </w:tc>
      </w:tr>
      <w:tr w:rsidR="00B11855" w:rsidRPr="001F42D3" w14:paraId="62E6971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CBF9A57" w14:textId="77777777" w:rsidR="00B11855" w:rsidRPr="001F42D3" w:rsidRDefault="003D003E" w:rsidP="002F241F">
            <w:pPr>
              <w:pStyle w:val="TableEntry"/>
            </w:pPr>
            <w:r w:rsidRPr="001F42D3">
              <w:t>MSA</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D90CB2D" w14:textId="77777777" w:rsidR="00B11855" w:rsidRPr="001F42D3" w:rsidRDefault="003D003E" w:rsidP="002F241F">
            <w:pPr>
              <w:pStyle w:val="TableEntry"/>
            </w:pPr>
            <w:r w:rsidRPr="001F42D3">
              <w:t>Message Acknowledgment</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6CF79CE" w14:textId="77777777" w:rsidR="00B11855" w:rsidRPr="001F42D3" w:rsidRDefault="003D003E" w:rsidP="002F241F">
            <w:pPr>
              <w:pStyle w:val="TableEntry"/>
            </w:pPr>
            <w:r w:rsidRPr="001F42D3">
              <w:t>R</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080A26F" w14:textId="77777777" w:rsidR="00B11855" w:rsidRPr="001F42D3" w:rsidRDefault="003D003E" w:rsidP="002F241F">
            <w:pPr>
              <w:pStyle w:val="TableEntry"/>
            </w:pPr>
            <w:r w:rsidRPr="001F42D3">
              <w:t>[1..1]</w:t>
            </w: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1E46AEA" w14:textId="77777777" w:rsidR="00B11855" w:rsidRPr="001F42D3" w:rsidRDefault="003D003E" w:rsidP="002F241F">
            <w:pPr>
              <w:pStyle w:val="TableEntry"/>
            </w:pPr>
            <w:r w:rsidRPr="001F42D3">
              <w:t>2</w:t>
            </w:r>
          </w:p>
        </w:tc>
      </w:tr>
      <w:tr w:rsidR="00B11855" w:rsidRPr="001F42D3" w14:paraId="79565FA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33FC9A4" w14:textId="77777777" w:rsidR="00B11855" w:rsidRPr="001F42D3" w:rsidRDefault="003D003E" w:rsidP="002F241F">
            <w:pPr>
              <w:pStyle w:val="TableEntry"/>
            </w:pPr>
            <w:r w:rsidRPr="001F42D3">
              <w:t>[{ ERR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1276276" w14:textId="77777777" w:rsidR="00B11855" w:rsidRPr="001F42D3" w:rsidRDefault="003D003E" w:rsidP="002F241F">
            <w:pPr>
              <w:pStyle w:val="TableEntry"/>
            </w:pPr>
            <w:r w:rsidRPr="001F42D3">
              <w:t>Error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EF90016" w14:textId="77777777" w:rsidR="00B11855" w:rsidRPr="001F42D3" w:rsidRDefault="003D003E" w:rsidP="002F241F">
            <w:pPr>
              <w:pStyle w:val="TableEntry"/>
            </w:pPr>
            <w:r w:rsidRPr="001F42D3">
              <w:t>C</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185472E" w14:textId="77777777" w:rsidR="00B11855" w:rsidRPr="001F42D3" w:rsidRDefault="003D003E" w:rsidP="002F241F">
            <w:pPr>
              <w:pStyle w:val="TableEntry"/>
            </w:pPr>
            <w:r w:rsidRPr="001F42D3">
              <w:t>[0..1]</w:t>
            </w: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1085FF7" w14:textId="77777777" w:rsidR="00B11855" w:rsidRPr="001F42D3" w:rsidRDefault="003D003E" w:rsidP="002F241F">
            <w:pPr>
              <w:pStyle w:val="TableEntry"/>
            </w:pPr>
            <w:r w:rsidRPr="001F42D3">
              <w:t>2</w:t>
            </w:r>
          </w:p>
        </w:tc>
      </w:tr>
      <w:tr w:rsidR="00B11855" w:rsidRPr="001F42D3" w14:paraId="1F18916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1A11444" w14:textId="77777777" w:rsidR="00B11855" w:rsidRPr="001F42D3" w:rsidRDefault="003D003E" w:rsidP="002F241F">
            <w:pPr>
              <w:pStyle w:val="TableEntry"/>
            </w:pPr>
            <w:r w:rsidRPr="001F42D3">
              <w:t>[{ SFT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B9332F9" w14:textId="77777777" w:rsidR="00B11855" w:rsidRPr="001F42D3" w:rsidRDefault="003D003E" w:rsidP="002F241F">
            <w:pPr>
              <w:pStyle w:val="TableEntry"/>
            </w:pPr>
            <w:r w:rsidRPr="001F42D3">
              <w:t>Software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9172BC2"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8F6AAC0"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A014DF4" w14:textId="77777777" w:rsidR="00B11855" w:rsidRPr="001F42D3" w:rsidRDefault="003D003E" w:rsidP="002F241F">
            <w:pPr>
              <w:pStyle w:val="TableEntry"/>
            </w:pPr>
            <w:r w:rsidRPr="001F42D3">
              <w:t>2</w:t>
            </w:r>
          </w:p>
        </w:tc>
      </w:tr>
      <w:tr w:rsidR="00B11855" w:rsidRPr="001F42D3" w14:paraId="5FE637D4"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C8F4815" w14:textId="77777777" w:rsidR="00B11855" w:rsidRPr="001F42D3" w:rsidRDefault="003D003E" w:rsidP="002F241F">
            <w:pPr>
              <w:pStyle w:val="TableEntry"/>
            </w:pPr>
            <w:r w:rsidRPr="001F42D3">
              <w:t>[{ NTE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FCD066C" w14:textId="77777777" w:rsidR="00B11855" w:rsidRPr="001F42D3" w:rsidRDefault="003D003E" w:rsidP="002F241F">
            <w:pPr>
              <w:pStyle w:val="TableEntry"/>
            </w:pPr>
            <w:r w:rsidRPr="001F42D3">
              <w:t>Notes and Comments (for Header)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77C514D"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747B862"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5797765" w14:textId="77777777" w:rsidR="00B11855" w:rsidRPr="001F42D3" w:rsidRDefault="003D003E" w:rsidP="002F241F">
            <w:pPr>
              <w:pStyle w:val="TableEntry"/>
            </w:pPr>
            <w:r w:rsidRPr="001F42D3">
              <w:t>2</w:t>
            </w:r>
          </w:p>
        </w:tc>
      </w:tr>
      <w:tr w:rsidR="00B11855" w:rsidRPr="001F42D3" w14:paraId="3C67F525"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DF8AD90"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8273637" w14:textId="77777777" w:rsidR="00B11855" w:rsidRPr="001F42D3" w:rsidRDefault="003D003E" w:rsidP="002F241F">
            <w:pPr>
              <w:pStyle w:val="TableEntry"/>
            </w:pPr>
            <w:r w:rsidRPr="001F42D3">
              <w:t>--- RESPONSE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357D211"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B22BA35"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E4E498A" w14:textId="77777777" w:rsidR="00B11855" w:rsidRPr="001F42D3" w:rsidRDefault="00B11855" w:rsidP="002F241F">
            <w:pPr>
              <w:pStyle w:val="TableEntry"/>
            </w:pPr>
          </w:p>
        </w:tc>
      </w:tr>
      <w:tr w:rsidR="00B11855" w:rsidRPr="001F42D3" w14:paraId="65693BA5"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B346740"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46A0826" w14:textId="77777777" w:rsidR="00B11855" w:rsidRPr="001F42D3" w:rsidRDefault="003D003E" w:rsidP="002F241F">
            <w:pPr>
              <w:pStyle w:val="TableEntry"/>
            </w:pPr>
            <w:r w:rsidRPr="001F42D3">
              <w:t>--- PATIENT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2C76410"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6566D8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3CB4212B" w14:textId="77777777" w:rsidR="00B11855" w:rsidRPr="001F42D3" w:rsidRDefault="00B11855" w:rsidP="002F241F">
            <w:pPr>
              <w:pStyle w:val="TableEntry"/>
            </w:pPr>
          </w:p>
        </w:tc>
      </w:tr>
      <w:tr w:rsidR="00B11855" w:rsidRPr="001F42D3" w14:paraId="146CA15C"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1221EA8" w14:textId="77777777" w:rsidR="00B11855" w:rsidRPr="001F42D3" w:rsidRDefault="003D003E" w:rsidP="002F241F">
            <w:pPr>
              <w:pStyle w:val="TableEntry"/>
            </w:pPr>
            <w:r w:rsidRPr="001F42D3">
              <w:t xml:space="preserve">         PID</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4FED438" w14:textId="77777777" w:rsidR="00B11855" w:rsidRPr="001F42D3" w:rsidRDefault="003D003E" w:rsidP="002F241F">
            <w:pPr>
              <w:pStyle w:val="TableEntry"/>
            </w:pPr>
            <w:r w:rsidRPr="001F42D3">
              <w:t>Patient Identification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F20433C" w14:textId="77777777" w:rsidR="00B11855" w:rsidRPr="001F42D3" w:rsidRDefault="00BB5CE6" w:rsidP="002F241F">
            <w:pPr>
              <w:pStyle w:val="TableEntry"/>
            </w:pPr>
            <w:r w:rsidRPr="001F42D3">
              <w:t>O</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3C014F0"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6AF0013E" w14:textId="77777777" w:rsidR="00B11855" w:rsidRPr="001F42D3" w:rsidRDefault="003D003E" w:rsidP="002F241F">
            <w:pPr>
              <w:pStyle w:val="TableEntry"/>
            </w:pPr>
            <w:r w:rsidRPr="001F42D3">
              <w:t>3</w:t>
            </w:r>
          </w:p>
        </w:tc>
      </w:tr>
      <w:tr w:rsidR="00B11855" w:rsidRPr="001F42D3" w14:paraId="01414219"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26770763" w14:textId="77777777" w:rsidR="00B11855" w:rsidRPr="001F42D3" w:rsidRDefault="003D003E" w:rsidP="002F241F">
            <w:pPr>
              <w:pStyle w:val="TableEntry"/>
            </w:pPr>
            <w:r w:rsidRPr="001F42D3">
              <w:t xml:space="preserve">      [{ NTE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F6326F3" w14:textId="77777777" w:rsidR="00B11855" w:rsidRPr="001F42D3" w:rsidRDefault="003D003E" w:rsidP="002F241F">
            <w:pPr>
              <w:pStyle w:val="TableEntry"/>
            </w:pPr>
            <w:r w:rsidRPr="001F42D3">
              <w:t>Notes and Comments (for PID)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9DA04C7"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BF63198"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ED94BE4" w14:textId="77777777" w:rsidR="00B11855" w:rsidRPr="001F42D3" w:rsidRDefault="003D003E" w:rsidP="002F241F">
            <w:pPr>
              <w:pStyle w:val="TableEntry"/>
            </w:pPr>
            <w:r w:rsidRPr="001F42D3">
              <w:t>2</w:t>
            </w:r>
          </w:p>
        </w:tc>
      </w:tr>
      <w:tr w:rsidR="00B11855" w:rsidRPr="001F42D3" w14:paraId="1DECBFB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3F916B82"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8D63D6F" w14:textId="77777777" w:rsidR="00B11855" w:rsidRPr="001F42D3" w:rsidRDefault="003D003E" w:rsidP="002F241F">
            <w:pPr>
              <w:pStyle w:val="TableEntry"/>
            </w:pPr>
            <w:r w:rsidRPr="001F42D3">
              <w:t>--- PATIENT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DFF9D25"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23C7BC5"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5564FA8C" w14:textId="77777777" w:rsidR="00B11855" w:rsidRPr="001F42D3" w:rsidRDefault="00B11855" w:rsidP="002F241F">
            <w:pPr>
              <w:pStyle w:val="TableEntry"/>
            </w:pPr>
          </w:p>
        </w:tc>
      </w:tr>
      <w:tr w:rsidR="00B11855" w:rsidRPr="001F42D3" w14:paraId="33727351"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E840782"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A20BDE6" w14:textId="77777777" w:rsidR="00B11855" w:rsidRPr="001F42D3" w:rsidRDefault="003D003E" w:rsidP="002F241F">
            <w:pPr>
              <w:pStyle w:val="TableEntry"/>
            </w:pPr>
            <w:r w:rsidRPr="001F42D3">
              <w:t>--- ORDER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521F8D1"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353691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1F30779" w14:textId="77777777" w:rsidR="00B11855" w:rsidRPr="001F42D3" w:rsidRDefault="00B11855" w:rsidP="002F241F">
            <w:pPr>
              <w:pStyle w:val="TableEntry"/>
            </w:pPr>
          </w:p>
        </w:tc>
      </w:tr>
      <w:tr w:rsidR="00B11855" w:rsidRPr="001F42D3" w14:paraId="5670CA02"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8BEB368" w14:textId="77777777" w:rsidR="00B11855" w:rsidRPr="001F42D3" w:rsidRDefault="003D003E" w:rsidP="002F241F">
            <w:pPr>
              <w:pStyle w:val="TableEntry"/>
            </w:pPr>
            <w:r w:rsidRPr="001F42D3">
              <w:t xml:space="preserve">         ORC</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6F57379" w14:textId="77777777" w:rsidR="00B11855" w:rsidRPr="001F42D3" w:rsidRDefault="003D003E" w:rsidP="002F241F">
            <w:pPr>
              <w:pStyle w:val="TableEntry"/>
            </w:pPr>
            <w:r w:rsidRPr="001F42D3">
              <w:t>Common Order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15BC8DE" w14:textId="77777777" w:rsidR="00B11855" w:rsidRPr="001F42D3" w:rsidRDefault="00BB5CE6" w:rsidP="002F241F">
            <w:pPr>
              <w:pStyle w:val="TableEntry"/>
            </w:pPr>
            <w:r w:rsidRPr="001F42D3">
              <w:t>O</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935B34E"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C2C9C30" w14:textId="77777777" w:rsidR="00B11855" w:rsidRPr="001F42D3" w:rsidRDefault="003D003E" w:rsidP="002F241F">
            <w:pPr>
              <w:pStyle w:val="TableEntry"/>
            </w:pPr>
            <w:r w:rsidRPr="001F42D3">
              <w:t>4</w:t>
            </w:r>
          </w:p>
        </w:tc>
      </w:tr>
      <w:tr w:rsidR="00B11855" w:rsidRPr="001F42D3" w14:paraId="784B87B2"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0029035"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D632728" w14:textId="77777777" w:rsidR="00B11855" w:rsidRPr="001F42D3" w:rsidRDefault="003D003E" w:rsidP="002F241F">
            <w:pPr>
              <w:pStyle w:val="TableEntry"/>
            </w:pPr>
            <w:r w:rsidRPr="001F42D3">
              <w:t>--- TIMING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FE20492"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CD6231D"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E0DF3B6" w14:textId="77777777" w:rsidR="00B11855" w:rsidRPr="001F42D3" w:rsidRDefault="00B11855" w:rsidP="002F241F">
            <w:pPr>
              <w:pStyle w:val="TableEntry"/>
            </w:pPr>
          </w:p>
        </w:tc>
      </w:tr>
      <w:tr w:rsidR="00B11855" w:rsidRPr="001F42D3" w14:paraId="092D010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4A1BE2A" w14:textId="77777777" w:rsidR="00B11855" w:rsidRPr="001F42D3" w:rsidRDefault="003D003E" w:rsidP="002F241F">
            <w:pPr>
              <w:pStyle w:val="TableEntry"/>
            </w:pPr>
            <w:r w:rsidRPr="001F42D3">
              <w:t xml:space="preserve">            TQ1</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C090688" w14:textId="77777777" w:rsidR="00B11855" w:rsidRPr="001F42D3" w:rsidRDefault="003D003E" w:rsidP="002F241F">
            <w:pPr>
              <w:pStyle w:val="TableEntry"/>
            </w:pPr>
            <w:r w:rsidRPr="001F42D3">
              <w:t>Timing/Quantity</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14C6EDE"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C45FDDC"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6428B823" w14:textId="77777777" w:rsidR="00B11855" w:rsidRPr="001F42D3" w:rsidRDefault="003D003E" w:rsidP="002F241F">
            <w:pPr>
              <w:pStyle w:val="TableEntry"/>
            </w:pPr>
            <w:r w:rsidRPr="001F42D3">
              <w:t>4</w:t>
            </w:r>
          </w:p>
        </w:tc>
      </w:tr>
      <w:tr w:rsidR="00B11855" w:rsidRPr="001F42D3" w14:paraId="7C450817"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E8DACCF" w14:textId="77777777" w:rsidR="00B11855" w:rsidRPr="001F42D3" w:rsidRDefault="003D003E" w:rsidP="002F241F">
            <w:pPr>
              <w:pStyle w:val="TableEntry"/>
            </w:pPr>
            <w:r w:rsidRPr="001F42D3">
              <w:t xml:space="preserve">         [{ TQ2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C2B4250" w14:textId="77777777" w:rsidR="00B11855" w:rsidRPr="001F42D3" w:rsidRDefault="003D003E" w:rsidP="002F241F">
            <w:pPr>
              <w:pStyle w:val="TableEntry"/>
            </w:pPr>
            <w:r w:rsidRPr="001F42D3">
              <w:t>Timing/Quantity Order Sequence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29BCAFB"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DC6E9CF"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23046FE2" w14:textId="77777777" w:rsidR="00B11855" w:rsidRPr="001F42D3" w:rsidRDefault="003D003E" w:rsidP="002F241F">
            <w:pPr>
              <w:pStyle w:val="TableEntry"/>
            </w:pPr>
            <w:r w:rsidRPr="001F42D3">
              <w:t>4</w:t>
            </w:r>
          </w:p>
        </w:tc>
      </w:tr>
      <w:tr w:rsidR="00B11855" w:rsidRPr="001F42D3" w14:paraId="60E1B41D"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F545622"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1795940" w14:textId="77777777" w:rsidR="00B11855" w:rsidRPr="001F42D3" w:rsidRDefault="003D003E" w:rsidP="002F241F">
            <w:pPr>
              <w:pStyle w:val="TableEntry"/>
            </w:pPr>
            <w:r w:rsidRPr="001F42D3">
              <w:t>--- TIMING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761D2AE"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EDC1C4D"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6D368D90" w14:textId="77777777" w:rsidR="00B11855" w:rsidRPr="001F42D3" w:rsidRDefault="00B11855" w:rsidP="002F241F">
            <w:pPr>
              <w:pStyle w:val="TableEntry"/>
            </w:pPr>
          </w:p>
        </w:tc>
      </w:tr>
      <w:tr w:rsidR="00B11855" w:rsidRPr="001F42D3" w14:paraId="003B4FAC"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DC79E77"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E172494" w14:textId="77777777" w:rsidR="00B11855" w:rsidRPr="001F42D3" w:rsidRDefault="003D003E" w:rsidP="002F241F">
            <w:pPr>
              <w:pStyle w:val="TableEntry"/>
            </w:pPr>
            <w:r w:rsidRPr="001F42D3">
              <w:t>--- GIVE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8E32A70"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DE0017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35A46ECC" w14:textId="77777777" w:rsidR="00B11855" w:rsidRPr="001F42D3" w:rsidRDefault="00B11855" w:rsidP="002F241F">
            <w:pPr>
              <w:pStyle w:val="TableEntry"/>
            </w:pPr>
          </w:p>
        </w:tc>
      </w:tr>
      <w:tr w:rsidR="00B11855" w:rsidRPr="001F42D3" w14:paraId="25355A6D"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E6C1880" w14:textId="77777777" w:rsidR="00B11855" w:rsidRPr="001F42D3" w:rsidRDefault="003D003E" w:rsidP="002F241F">
            <w:pPr>
              <w:pStyle w:val="TableEntry"/>
            </w:pPr>
            <w:r w:rsidRPr="001F42D3">
              <w:t xml:space="preserve">            RXG</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3F4EE59" w14:textId="77777777" w:rsidR="00B11855" w:rsidRPr="001F42D3" w:rsidRDefault="003D003E" w:rsidP="002F241F">
            <w:pPr>
              <w:pStyle w:val="TableEntry"/>
            </w:pPr>
            <w:r w:rsidRPr="001F42D3">
              <w:t>Pharmacy/Treatment Give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6689A55"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5F58C16"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80C26B3" w14:textId="77777777" w:rsidR="00B11855" w:rsidRPr="001F42D3" w:rsidRDefault="003D003E" w:rsidP="002F241F">
            <w:pPr>
              <w:pStyle w:val="TableEntry"/>
            </w:pPr>
            <w:r w:rsidRPr="001F42D3">
              <w:t>4</w:t>
            </w:r>
          </w:p>
        </w:tc>
      </w:tr>
      <w:tr w:rsidR="00B11855" w:rsidRPr="001F42D3" w14:paraId="512324C9"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ADAC052" w14:textId="77777777" w:rsidR="00B11855" w:rsidRPr="001F42D3" w:rsidRDefault="003D003E" w:rsidP="002F241F">
            <w:pPr>
              <w:pStyle w:val="TableEntry"/>
            </w:pPr>
            <w:r w:rsidRPr="001F42D3">
              <w:lastRenderedPageBreak/>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510D086" w14:textId="77777777" w:rsidR="00B11855" w:rsidRPr="001F42D3" w:rsidRDefault="003D003E" w:rsidP="002F241F">
            <w:pPr>
              <w:pStyle w:val="TableEntry"/>
            </w:pPr>
            <w:r w:rsidRPr="001F42D3">
              <w:t>--- TIMING_GIVE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11C6A23"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A20A92A"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02069231" w14:textId="77777777" w:rsidR="00B11855" w:rsidRPr="001F42D3" w:rsidRDefault="00B11855" w:rsidP="002F241F">
            <w:pPr>
              <w:pStyle w:val="TableEntry"/>
            </w:pPr>
          </w:p>
        </w:tc>
      </w:tr>
      <w:tr w:rsidR="00B11855" w:rsidRPr="001F42D3" w14:paraId="3416726F"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C471BB2" w14:textId="77777777" w:rsidR="00B11855" w:rsidRPr="001F42D3" w:rsidRDefault="003D003E" w:rsidP="002F241F">
            <w:pPr>
              <w:pStyle w:val="TableEntry"/>
            </w:pPr>
            <w:r w:rsidRPr="001F42D3">
              <w:t xml:space="preserve">               TQ1</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EFE62FD" w14:textId="77777777" w:rsidR="00B11855" w:rsidRPr="001F42D3" w:rsidRDefault="003D003E" w:rsidP="002F241F">
            <w:pPr>
              <w:pStyle w:val="TableEntry"/>
            </w:pPr>
            <w:r w:rsidRPr="001F42D3">
              <w:t>Timing/Quantity</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0287041"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A67607B"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3AED139E" w14:textId="77777777" w:rsidR="00B11855" w:rsidRPr="001F42D3" w:rsidRDefault="003D003E" w:rsidP="002F241F">
            <w:pPr>
              <w:pStyle w:val="TableEntry"/>
            </w:pPr>
            <w:r w:rsidRPr="001F42D3">
              <w:t>4</w:t>
            </w:r>
          </w:p>
        </w:tc>
      </w:tr>
      <w:tr w:rsidR="00B11855" w:rsidRPr="001F42D3" w14:paraId="49D064D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5C30E497" w14:textId="77777777" w:rsidR="00B11855" w:rsidRPr="001F42D3" w:rsidRDefault="003D003E" w:rsidP="002F241F">
            <w:pPr>
              <w:pStyle w:val="TableEntry"/>
            </w:pPr>
            <w:r w:rsidRPr="001F42D3">
              <w:t xml:space="preserve">            [{ TQ2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ABE4DA5" w14:textId="77777777" w:rsidR="00B11855" w:rsidRPr="001F42D3" w:rsidRDefault="003D003E" w:rsidP="002F241F">
            <w:pPr>
              <w:pStyle w:val="TableEntry"/>
            </w:pPr>
            <w:r w:rsidRPr="001F42D3">
              <w:t>Timing/Quantity Order Sequence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1B59625"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E4DF62A"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FE9723D" w14:textId="77777777" w:rsidR="00B11855" w:rsidRPr="001F42D3" w:rsidRDefault="003D003E" w:rsidP="002F241F">
            <w:pPr>
              <w:pStyle w:val="TableEntry"/>
            </w:pPr>
            <w:r w:rsidRPr="001F42D3">
              <w:t>4</w:t>
            </w:r>
          </w:p>
        </w:tc>
      </w:tr>
      <w:tr w:rsidR="00B11855" w:rsidRPr="001F42D3" w14:paraId="0C45A9C3"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5AB9DF1A"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7B0D578" w14:textId="77777777" w:rsidR="00B11855" w:rsidRPr="001F42D3" w:rsidRDefault="003D003E" w:rsidP="002F241F">
            <w:pPr>
              <w:pStyle w:val="TableEntry"/>
            </w:pPr>
            <w:r w:rsidRPr="001F42D3">
              <w:t>--- TIMING_GIVE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5FA1B15"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6EDE13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0EE542F0" w14:textId="77777777" w:rsidR="00B11855" w:rsidRPr="001F42D3" w:rsidRDefault="00B11855" w:rsidP="002F241F">
            <w:pPr>
              <w:pStyle w:val="TableEntry"/>
            </w:pPr>
          </w:p>
        </w:tc>
      </w:tr>
      <w:tr w:rsidR="00B11855" w:rsidRPr="001F42D3" w14:paraId="2A3F475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678E56A2" w14:textId="77777777" w:rsidR="00B11855" w:rsidRPr="001F42D3" w:rsidRDefault="003D003E" w:rsidP="002F241F">
            <w:pPr>
              <w:pStyle w:val="TableEntry"/>
            </w:pPr>
            <w:r w:rsidRPr="001F42D3">
              <w:t xml:space="preserve">         {  RXR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A9E78EA" w14:textId="77777777" w:rsidR="00B11855" w:rsidRPr="001F42D3" w:rsidRDefault="003D003E" w:rsidP="002F241F">
            <w:pPr>
              <w:pStyle w:val="TableEntry"/>
            </w:pPr>
            <w:r w:rsidRPr="001F42D3">
              <w:t>Pharmacy/Treatment Route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C9190B6"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769589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2F780407" w14:textId="77777777" w:rsidR="00B11855" w:rsidRPr="001F42D3" w:rsidRDefault="003D003E" w:rsidP="002F241F">
            <w:pPr>
              <w:pStyle w:val="TableEntry"/>
            </w:pPr>
            <w:r w:rsidRPr="001F42D3">
              <w:t>4</w:t>
            </w:r>
          </w:p>
        </w:tc>
      </w:tr>
      <w:tr w:rsidR="00B11855" w:rsidRPr="001F42D3" w14:paraId="33C8B475"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58A1141F" w14:textId="77777777" w:rsidR="00B11855" w:rsidRPr="001F42D3" w:rsidRDefault="003D003E" w:rsidP="002F241F">
            <w:pPr>
              <w:pStyle w:val="TableEntry"/>
            </w:pPr>
            <w:r w:rsidRPr="001F42D3">
              <w:t xml:space="preserve">         [{ RXC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68DCD97" w14:textId="77777777" w:rsidR="00B11855" w:rsidRPr="001F42D3" w:rsidRDefault="003D003E" w:rsidP="002F241F">
            <w:pPr>
              <w:pStyle w:val="TableEntry"/>
            </w:pPr>
            <w:r w:rsidRPr="001F42D3">
              <w:t>Pharmacy/Treatment Component</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914FC02"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514D6FB"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B883791" w14:textId="77777777" w:rsidR="00B11855" w:rsidRPr="001F42D3" w:rsidRDefault="003D003E" w:rsidP="002F241F">
            <w:pPr>
              <w:pStyle w:val="TableEntry"/>
            </w:pPr>
            <w:r w:rsidRPr="001F42D3">
              <w:t>4</w:t>
            </w:r>
          </w:p>
        </w:tc>
      </w:tr>
      <w:tr w:rsidR="00B11855" w:rsidRPr="001F42D3" w14:paraId="758E585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35BFACDE"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5579B9D" w14:textId="77777777" w:rsidR="00B11855" w:rsidRPr="001F42D3" w:rsidRDefault="003D003E" w:rsidP="002F241F">
            <w:pPr>
              <w:pStyle w:val="TableEntry"/>
            </w:pPr>
            <w:r w:rsidRPr="001F42D3">
              <w:t>--- GIVE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CF99D24"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F0E5660"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4149B16" w14:textId="77777777" w:rsidR="00B11855" w:rsidRPr="001F42D3" w:rsidRDefault="00B11855" w:rsidP="002F241F">
            <w:pPr>
              <w:pStyle w:val="TableEntry"/>
            </w:pPr>
          </w:p>
        </w:tc>
      </w:tr>
      <w:tr w:rsidR="00B11855" w:rsidRPr="001F42D3" w14:paraId="2059AF56"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0E09231"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2555ACF" w14:textId="77777777" w:rsidR="00B11855" w:rsidRPr="001F42D3" w:rsidRDefault="003D003E" w:rsidP="002F241F">
            <w:pPr>
              <w:pStyle w:val="TableEntry"/>
            </w:pPr>
            <w:r w:rsidRPr="001F42D3">
              <w:t>--- ORDER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F899E86"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D936719"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AE723EA" w14:textId="77777777" w:rsidR="00B11855" w:rsidRPr="001F42D3" w:rsidRDefault="00B11855" w:rsidP="002F241F">
            <w:pPr>
              <w:pStyle w:val="TableEntry"/>
            </w:pPr>
          </w:p>
        </w:tc>
      </w:tr>
      <w:tr w:rsidR="00B11855" w:rsidRPr="001F42D3" w14:paraId="2597320F" w14:textId="77777777" w:rsidTr="00A17802">
        <w:tblPrEx>
          <w:tblBorders>
            <w:top w:val="none" w:sz="0" w:space="0" w:color="auto"/>
            <w:bottom w:val="single" w:sz="6"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2BA83C3A" w14:textId="77777777" w:rsidR="00B11855" w:rsidRPr="001F42D3" w:rsidRDefault="003D003E" w:rsidP="002F241F">
            <w:pPr>
              <w:pStyle w:val="TableEntry"/>
            </w:pPr>
            <w:r w:rsidRPr="001F42D3">
              <w:t>]</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01B4992" w14:textId="77777777" w:rsidR="00B11855" w:rsidRPr="001F42D3" w:rsidRDefault="003D003E" w:rsidP="002F241F">
            <w:pPr>
              <w:pStyle w:val="TableEntry"/>
            </w:pPr>
            <w:r w:rsidRPr="001F42D3">
              <w:t>--- RESPONSE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1E25156" w14:textId="77777777" w:rsidR="00B11855" w:rsidRPr="001F42D3" w:rsidRDefault="00B11855" w:rsidP="002F241F">
            <w:pPr>
              <w:pStyle w:val="TableEntry"/>
            </w:pPr>
          </w:p>
        </w:tc>
        <w:tc>
          <w:tcPr>
            <w:tcW w:w="2646" w:type="dxa"/>
            <w:gridSpan w:val="2"/>
            <w:tcBorders>
              <w:top w:val="single" w:sz="6" w:space="0" w:color="auto"/>
              <w:left w:val="single" w:sz="6" w:space="0" w:color="auto"/>
              <w:bottom w:val="single" w:sz="6" w:space="0" w:color="auto"/>
            </w:tcBorders>
            <w:tcMar>
              <w:top w:w="29" w:type="dxa"/>
              <w:left w:w="29" w:type="dxa"/>
              <w:bottom w:w="29" w:type="dxa"/>
              <w:right w:w="29" w:type="dxa"/>
            </w:tcMar>
          </w:tcPr>
          <w:p w14:paraId="42572E47" w14:textId="77777777" w:rsidR="00B11855" w:rsidRPr="001F42D3" w:rsidRDefault="00B11855" w:rsidP="002F241F">
            <w:pPr>
              <w:pStyle w:val="TableEntry"/>
            </w:pPr>
          </w:p>
        </w:tc>
      </w:tr>
    </w:tbl>
    <w:p w14:paraId="3468423E" w14:textId="77777777" w:rsidR="00B11855" w:rsidRPr="001F42D3" w:rsidRDefault="00B11855" w:rsidP="00B3430A">
      <w:pPr>
        <w:pStyle w:val="BodyText"/>
      </w:pPr>
    </w:p>
    <w:p w14:paraId="1EC2015E" w14:textId="7B5AE323" w:rsidR="00B11855" w:rsidRPr="001F42D3" w:rsidRDefault="003D003E" w:rsidP="00123C7B">
      <w:pPr>
        <w:pStyle w:val="Heading4"/>
        <w:rPr>
          <w:noProof w:val="0"/>
        </w:rPr>
      </w:pPr>
      <w:bookmarkStart w:id="1501" w:name="_Toc401769786"/>
      <w:bookmarkStart w:id="1502" w:name="_Toc214889679"/>
      <w:r w:rsidRPr="001F42D3">
        <w:rPr>
          <w:noProof w:val="0"/>
        </w:rPr>
        <w:t>MSH – Message Header Segment</w:t>
      </w:r>
      <w:bookmarkEnd w:id="1501"/>
      <w:bookmarkEnd w:id="1502"/>
    </w:p>
    <w:p w14:paraId="13BB3982" w14:textId="77777777" w:rsidR="00B11855" w:rsidRPr="001F42D3" w:rsidRDefault="003D003E" w:rsidP="00506FBD">
      <w:pPr>
        <w:pStyle w:val="BodyText"/>
      </w:pPr>
      <w:r w:rsidRPr="001F42D3">
        <w:t xml:space="preserve">The MSH segment is defined in Appendix B.1 </w:t>
      </w:r>
    </w:p>
    <w:p w14:paraId="1099F936" w14:textId="4F22BC02" w:rsidR="00B11855" w:rsidRPr="001F42D3" w:rsidRDefault="003D003E" w:rsidP="00123C7B">
      <w:pPr>
        <w:pStyle w:val="Heading4"/>
        <w:rPr>
          <w:noProof w:val="0"/>
        </w:rPr>
      </w:pPr>
      <w:bookmarkStart w:id="1503" w:name="_Toc401769787"/>
      <w:bookmarkStart w:id="1504" w:name="_Toc214889680"/>
      <w:r w:rsidRPr="001F42D3">
        <w:rPr>
          <w:noProof w:val="0"/>
        </w:rPr>
        <w:t>MSA - Message Acknowledgement segment</w:t>
      </w:r>
      <w:bookmarkEnd w:id="1503"/>
      <w:bookmarkEnd w:id="1504"/>
    </w:p>
    <w:p w14:paraId="7DFA3CF1" w14:textId="77777777" w:rsidR="00B11855" w:rsidRPr="001F42D3" w:rsidRDefault="003D003E" w:rsidP="00B3430A">
      <w:pPr>
        <w:pStyle w:val="BodyText"/>
      </w:pPr>
      <w:r w:rsidRPr="001F42D3">
        <w:t>The MSA segment is defined in Appendix B.2</w:t>
      </w:r>
      <w:r w:rsidR="002F16FE" w:rsidRPr="001F42D3">
        <w:t>.</w:t>
      </w:r>
    </w:p>
    <w:p w14:paraId="0400EFD4" w14:textId="63E51CDB" w:rsidR="00B11855" w:rsidRPr="001F42D3" w:rsidRDefault="003D003E" w:rsidP="00123C7B">
      <w:pPr>
        <w:pStyle w:val="Heading4"/>
        <w:rPr>
          <w:noProof w:val="0"/>
        </w:rPr>
      </w:pPr>
      <w:bookmarkStart w:id="1505" w:name="_Toc401769788"/>
      <w:bookmarkStart w:id="1506" w:name="_Toc214889681"/>
      <w:r w:rsidRPr="001F42D3">
        <w:rPr>
          <w:noProof w:val="0"/>
        </w:rPr>
        <w:t>ERR - Error segment</w:t>
      </w:r>
      <w:bookmarkEnd w:id="1505"/>
      <w:bookmarkEnd w:id="1506"/>
    </w:p>
    <w:p w14:paraId="32FD3850" w14:textId="77777777" w:rsidR="00B11855" w:rsidRPr="001F42D3" w:rsidRDefault="003D003E" w:rsidP="00B3430A">
      <w:pPr>
        <w:pStyle w:val="BodyText"/>
      </w:pPr>
      <w:r w:rsidRPr="001F42D3">
        <w:t>The ERR Error segment is defined in Appendix B.3</w:t>
      </w:r>
      <w:r w:rsidR="002F16FE" w:rsidRPr="001F42D3">
        <w:t>.</w:t>
      </w:r>
    </w:p>
    <w:p w14:paraId="3766138E" w14:textId="470CCD5F" w:rsidR="00B11855" w:rsidRPr="001F42D3" w:rsidRDefault="003D003E" w:rsidP="00123C7B">
      <w:pPr>
        <w:pStyle w:val="Heading2"/>
        <w:rPr>
          <w:noProof w:val="0"/>
        </w:rPr>
      </w:pPr>
      <w:bookmarkStart w:id="1507" w:name="_Toc401769328"/>
      <w:bookmarkStart w:id="1508" w:name="_Toc401769789"/>
      <w:bookmarkStart w:id="1509" w:name="_Toc214889682"/>
      <w:r w:rsidRPr="001F42D3">
        <w:rPr>
          <w:noProof w:val="0"/>
        </w:rPr>
        <w:t>Report Alert</w:t>
      </w:r>
      <w:bookmarkEnd w:id="1507"/>
      <w:bookmarkEnd w:id="1508"/>
      <w:r w:rsidR="00BB3E0D" w:rsidRPr="001F42D3">
        <w:rPr>
          <w:noProof w:val="0"/>
        </w:rPr>
        <w:t xml:space="preserve"> [PCD-04]</w:t>
      </w:r>
      <w:bookmarkEnd w:id="1509"/>
    </w:p>
    <w:p w14:paraId="6208F4CB" w14:textId="5BC5A0B1" w:rsidR="00B11855" w:rsidRPr="001F42D3" w:rsidRDefault="003D003E" w:rsidP="00B3430A">
      <w:pPr>
        <w:pStyle w:val="BodyText"/>
      </w:pPr>
      <w:r w:rsidRPr="001F42D3">
        <w:t xml:space="preserve">In anticipation of </w:t>
      </w:r>
      <w:r w:rsidR="006D613E" w:rsidRPr="001F42D3">
        <w:t>HL7</w:t>
      </w:r>
      <w:r w:rsidR="00995105" w:rsidRPr="001F42D3">
        <w:t xml:space="preserve"> </w:t>
      </w:r>
      <w:r w:rsidRPr="001F42D3">
        <w:t xml:space="preserve">2.8 item 625, Add Alert Trigger Event, this profile is making forward looking use of the triggers and events from that item, specifically the use of ORU^R40 for </w:t>
      </w:r>
      <w:r w:rsidR="00647994" w:rsidRPr="001F42D3">
        <w:t>[PCD-04]</w:t>
      </w:r>
      <w:r w:rsidRPr="001F42D3">
        <w:t>.</w:t>
      </w:r>
    </w:p>
    <w:p w14:paraId="0CA3F128" w14:textId="6B80B7E4" w:rsidR="00B11855" w:rsidRPr="001F42D3" w:rsidRDefault="003D003E" w:rsidP="00B3430A">
      <w:pPr>
        <w:pStyle w:val="BodyText"/>
      </w:pPr>
      <w:r w:rsidRPr="001F42D3">
        <w:t xml:space="preserve">This section corresponds to </w:t>
      </w:r>
      <w:r w:rsidR="00647994" w:rsidRPr="001F42D3">
        <w:t>t</w:t>
      </w:r>
      <w:r w:rsidRPr="001F42D3">
        <w:t xml:space="preserve">ransaction </w:t>
      </w:r>
      <w:r w:rsidR="00647994" w:rsidRPr="001F42D3">
        <w:t>[PCD-04]</w:t>
      </w:r>
      <w:r w:rsidRPr="001F42D3">
        <w:t xml:space="preserve"> of the </w:t>
      </w:r>
      <w:r w:rsidR="00A60E41" w:rsidRPr="001F42D3">
        <w:t>IHE Devices Technical Framework</w:t>
      </w:r>
      <w:r w:rsidRPr="001F42D3">
        <w:t xml:space="preserve">. Transaction </w:t>
      </w:r>
      <w:r w:rsidR="00647994" w:rsidRPr="001F42D3">
        <w:t>[PCD-04]</w:t>
      </w:r>
      <w:r w:rsidRPr="001F42D3">
        <w:t xml:space="preserve"> is used by the Alert Reporter</w:t>
      </w:r>
      <w:r w:rsidR="00446183" w:rsidRPr="001F42D3">
        <w:t xml:space="preserve"> (AR), Alert Consumer (ACON)</w:t>
      </w:r>
      <w:r w:rsidRPr="001F42D3">
        <w:t xml:space="preserve"> and the Alert Manager (AM) </w:t>
      </w:r>
      <w:r w:rsidR="00B054A1" w:rsidRPr="001F42D3">
        <w:t>A</w:t>
      </w:r>
      <w:r w:rsidRPr="001F42D3">
        <w:t>ctor</w:t>
      </w:r>
      <w:r w:rsidR="00E86B15" w:rsidRPr="001F42D3">
        <w:t>s</w:t>
      </w:r>
      <w:r w:rsidRPr="001F42D3">
        <w:t>.</w:t>
      </w:r>
    </w:p>
    <w:p w14:paraId="0867441B" w14:textId="77777777" w:rsidR="00B11855" w:rsidRPr="001F42D3" w:rsidRDefault="003D003E" w:rsidP="000519C1">
      <w:pPr>
        <w:pStyle w:val="Heading3"/>
        <w:rPr>
          <w:noProof w:val="0"/>
        </w:rPr>
      </w:pPr>
      <w:bookmarkStart w:id="1510" w:name="_Toc401769329"/>
      <w:bookmarkStart w:id="1511" w:name="_Toc401769790"/>
      <w:bookmarkStart w:id="1512" w:name="_Toc214889683"/>
      <w:r w:rsidRPr="001F42D3">
        <w:rPr>
          <w:noProof w:val="0"/>
        </w:rPr>
        <w:t>Scope</w:t>
      </w:r>
      <w:bookmarkEnd w:id="1510"/>
      <w:bookmarkEnd w:id="1511"/>
      <w:bookmarkEnd w:id="1512"/>
    </w:p>
    <w:p w14:paraId="7CAC789A" w14:textId="3DB50EAE" w:rsidR="00B11855" w:rsidRPr="001F42D3" w:rsidRDefault="003D003E" w:rsidP="00B3430A">
      <w:pPr>
        <w:pStyle w:val="BodyText"/>
      </w:pPr>
      <w:r w:rsidRPr="001F42D3">
        <w:t>This transaction is used by the Alert Reporter to report alerts to the Alert Manager (AM)</w:t>
      </w:r>
      <w:r w:rsidR="00446183" w:rsidRPr="001F42D3">
        <w:t xml:space="preserve"> and/or Alert Consumer (ACON)</w:t>
      </w:r>
      <w:r w:rsidRPr="001F42D3">
        <w:t>. The Alert Reporter (AR) sends alerts to the Alert Manager (AM)</w:t>
      </w:r>
      <w:r w:rsidR="00446183" w:rsidRPr="001F42D3">
        <w:t xml:space="preserve"> and/or Alert Consumer (ACON)</w:t>
      </w:r>
      <w:r w:rsidRPr="001F42D3">
        <w:t xml:space="preserve"> in an unsolicited manner. </w:t>
      </w:r>
    </w:p>
    <w:p w14:paraId="7F9BA001" w14:textId="77777777" w:rsidR="00C60ECD" w:rsidRPr="001F42D3" w:rsidRDefault="00C60ECD" w:rsidP="008E1C27">
      <w:pPr>
        <w:pStyle w:val="BodyText"/>
        <w:rPr>
          <w:rStyle w:val="Emphasis"/>
          <w:i w:val="0"/>
        </w:rPr>
      </w:pPr>
    </w:p>
    <w:p w14:paraId="10565481" w14:textId="77777777" w:rsidR="00B11855" w:rsidRPr="001F42D3" w:rsidRDefault="00F73333" w:rsidP="008E1C27">
      <w:pPr>
        <w:pStyle w:val="BodyText"/>
        <w:jc w:val="center"/>
      </w:pPr>
      <w:r w:rsidRPr="001F42D3">
        <w:rPr>
          <w:noProof/>
        </w:rPr>
        <w:lastRenderedPageBreak/>
        <mc:AlternateContent>
          <mc:Choice Requires="wpc">
            <w:drawing>
              <wp:inline distT="0" distB="0" distL="0" distR="0" wp14:anchorId="52DC6FB7" wp14:editId="6DB69798">
                <wp:extent cx="4625340" cy="2667000"/>
                <wp:effectExtent l="0" t="1905" r="4445" b="0"/>
                <wp:docPr id="177" name="Canvas 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a:noFill/>
                        </a:ln>
                      </wpc:whole>
                      <pic:pic xmlns:pic="http://schemas.openxmlformats.org/drawingml/2006/picture">
                        <pic:nvPicPr>
                          <pic:cNvPr id="82"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511300" y="22860"/>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3" name="Picture 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511300" y="22860"/>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 name="Rectangle 80"/>
                        <wps:cNvSpPr>
                          <a:spLocks noChangeArrowheads="1"/>
                        </wps:cNvSpPr>
                        <wps:spPr bwMode="auto">
                          <a:xfrm>
                            <a:off x="1496060" y="7620"/>
                            <a:ext cx="1602740" cy="7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81"/>
                        <wps:cNvSpPr>
                          <a:spLocks noChangeArrowheads="1"/>
                        </wps:cNvSpPr>
                        <wps:spPr bwMode="auto">
                          <a:xfrm>
                            <a:off x="1496060" y="83820"/>
                            <a:ext cx="1602740" cy="75565"/>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82"/>
                        <wps:cNvSpPr>
                          <a:spLocks noChangeArrowheads="1"/>
                        </wps:cNvSpPr>
                        <wps:spPr bwMode="auto">
                          <a:xfrm>
                            <a:off x="1496060" y="159385"/>
                            <a:ext cx="1602740" cy="45720"/>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83"/>
                        <wps:cNvSpPr>
                          <a:spLocks noChangeArrowheads="1"/>
                        </wps:cNvSpPr>
                        <wps:spPr bwMode="auto">
                          <a:xfrm>
                            <a:off x="1496060" y="205105"/>
                            <a:ext cx="1602740" cy="3048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84"/>
                        <wps:cNvSpPr>
                          <a:spLocks noChangeArrowheads="1"/>
                        </wps:cNvSpPr>
                        <wps:spPr bwMode="auto">
                          <a:xfrm>
                            <a:off x="1496060" y="235585"/>
                            <a:ext cx="1602740" cy="3810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Rectangle 85"/>
                        <wps:cNvSpPr>
                          <a:spLocks noChangeArrowheads="1"/>
                        </wps:cNvSpPr>
                        <wps:spPr bwMode="auto">
                          <a:xfrm>
                            <a:off x="1496060" y="273685"/>
                            <a:ext cx="1602740" cy="3048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86"/>
                        <wps:cNvSpPr>
                          <a:spLocks noChangeArrowheads="1"/>
                        </wps:cNvSpPr>
                        <wps:spPr bwMode="auto">
                          <a:xfrm>
                            <a:off x="1496060" y="304165"/>
                            <a:ext cx="1602740" cy="3048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87"/>
                        <wps:cNvSpPr>
                          <a:spLocks noChangeArrowheads="1"/>
                        </wps:cNvSpPr>
                        <wps:spPr bwMode="auto">
                          <a:xfrm>
                            <a:off x="1496060" y="334645"/>
                            <a:ext cx="1602740" cy="2222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Rectangle 88"/>
                        <wps:cNvSpPr>
                          <a:spLocks noChangeArrowheads="1"/>
                        </wps:cNvSpPr>
                        <wps:spPr bwMode="auto">
                          <a:xfrm>
                            <a:off x="1496060" y="356870"/>
                            <a:ext cx="1602740" cy="3048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89"/>
                        <wps:cNvSpPr>
                          <a:spLocks noChangeArrowheads="1"/>
                        </wps:cNvSpPr>
                        <wps:spPr bwMode="auto">
                          <a:xfrm>
                            <a:off x="1496060" y="387350"/>
                            <a:ext cx="1602740" cy="22860"/>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90"/>
                        <wps:cNvSpPr>
                          <a:spLocks noChangeArrowheads="1"/>
                        </wps:cNvSpPr>
                        <wps:spPr bwMode="auto">
                          <a:xfrm>
                            <a:off x="1496060" y="410210"/>
                            <a:ext cx="1602740" cy="3810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91"/>
                        <wps:cNvSpPr>
                          <a:spLocks noChangeArrowheads="1"/>
                        </wps:cNvSpPr>
                        <wps:spPr bwMode="auto">
                          <a:xfrm>
                            <a:off x="1496060" y="448310"/>
                            <a:ext cx="1602740" cy="2286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92"/>
                        <wps:cNvSpPr>
                          <a:spLocks noChangeArrowheads="1"/>
                        </wps:cNvSpPr>
                        <wps:spPr bwMode="auto">
                          <a:xfrm>
                            <a:off x="1496060" y="471170"/>
                            <a:ext cx="1602740" cy="4572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93"/>
                        <wps:cNvSpPr>
                          <a:spLocks noChangeArrowheads="1"/>
                        </wps:cNvSpPr>
                        <wps:spPr bwMode="auto">
                          <a:xfrm>
                            <a:off x="1496060" y="516890"/>
                            <a:ext cx="1602740" cy="4508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94"/>
                        <wps:cNvSpPr>
                          <a:spLocks noChangeArrowheads="1"/>
                        </wps:cNvSpPr>
                        <wps:spPr bwMode="auto">
                          <a:xfrm>
                            <a:off x="1496060" y="561975"/>
                            <a:ext cx="1602740" cy="685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95"/>
                        <wps:cNvSpPr>
                          <a:spLocks noChangeArrowheads="1"/>
                        </wps:cNvSpPr>
                        <wps:spPr bwMode="auto">
                          <a:xfrm>
                            <a:off x="1496060" y="630555"/>
                            <a:ext cx="1602740" cy="6096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96"/>
                        <wps:cNvSpPr>
                          <a:spLocks noChangeArrowheads="1"/>
                        </wps:cNvSpPr>
                        <wps:spPr bwMode="auto">
                          <a:xfrm>
                            <a:off x="1502410" y="13970"/>
                            <a:ext cx="1602740" cy="683895"/>
                          </a:xfrm>
                          <a:prstGeom prst="rect">
                            <a:avLst/>
                          </a:prstGeom>
                          <a:noFill/>
                          <a:ln w="7620" cap="rnd">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Rectangle 97"/>
                        <wps:cNvSpPr>
                          <a:spLocks noChangeArrowheads="1"/>
                        </wps:cNvSpPr>
                        <wps:spPr bwMode="auto">
                          <a:xfrm>
                            <a:off x="1861820" y="169545"/>
                            <a:ext cx="89027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C5E93" w14:textId="77777777" w:rsidR="00351E42" w:rsidRDefault="00351E42">
                              <w:pPr>
                                <w:ind w:hanging="2"/>
                              </w:pPr>
                              <w:r>
                                <w:rPr>
                                  <w:rFonts w:ascii="Calibri" w:hAnsi="Calibri" w:cs="Calibri"/>
                                  <w:color w:val="000000"/>
                                </w:rPr>
                                <w:t>Alert Reporter</w:t>
                              </w:r>
                            </w:p>
                          </w:txbxContent>
                        </wps:txbx>
                        <wps:bodyPr rot="0" vert="horz" wrap="none" lIns="0" tIns="0" rIns="0" bIns="0" anchor="t" anchorCtr="0">
                          <a:spAutoFit/>
                        </wps:bodyPr>
                      </wps:wsp>
                      <wps:wsp>
                        <wps:cNvPr id="102" name="Rectangle 98"/>
                        <wps:cNvSpPr>
                          <a:spLocks noChangeArrowheads="1"/>
                        </wps:cNvSpPr>
                        <wps:spPr bwMode="auto">
                          <a:xfrm>
                            <a:off x="2175510" y="351155"/>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909EA"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wps:wsp>
                        <wps:cNvPr id="103" name="Rectangle 99"/>
                        <wps:cNvSpPr>
                          <a:spLocks noChangeArrowheads="1"/>
                        </wps:cNvSpPr>
                        <wps:spPr bwMode="auto">
                          <a:xfrm>
                            <a:off x="2221865" y="351155"/>
                            <a:ext cx="17145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E73E9" w14:textId="77777777" w:rsidR="00351E42" w:rsidRDefault="00351E42">
                              <w:pPr>
                                <w:ind w:hanging="2"/>
                              </w:pPr>
                              <w:r>
                                <w:rPr>
                                  <w:rFonts w:ascii="Calibri" w:hAnsi="Calibri" w:cs="Calibri"/>
                                  <w:color w:val="000000"/>
                                </w:rPr>
                                <w:t>AR</w:t>
                              </w:r>
                            </w:p>
                          </w:txbxContent>
                        </wps:txbx>
                        <wps:bodyPr rot="0" vert="horz" wrap="none" lIns="0" tIns="0" rIns="0" bIns="0" anchor="t" anchorCtr="0">
                          <a:spAutoFit/>
                        </wps:bodyPr>
                      </wps:wsp>
                      <wps:wsp>
                        <wps:cNvPr id="104" name="Rectangle 100"/>
                        <wps:cNvSpPr>
                          <a:spLocks noChangeArrowheads="1"/>
                        </wps:cNvSpPr>
                        <wps:spPr bwMode="auto">
                          <a:xfrm>
                            <a:off x="2392680" y="351155"/>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904B3"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pic:pic xmlns:pic="http://schemas.openxmlformats.org/drawingml/2006/picture">
                        <pic:nvPicPr>
                          <pic:cNvPr id="105" name="Picture 1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2286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 name="Picture 1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2286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 name="Rectangle 103"/>
                        <wps:cNvSpPr>
                          <a:spLocks noChangeArrowheads="1"/>
                        </wps:cNvSpPr>
                        <wps:spPr bwMode="auto">
                          <a:xfrm>
                            <a:off x="7620" y="1945005"/>
                            <a:ext cx="1602740" cy="7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04"/>
                        <wps:cNvSpPr>
                          <a:spLocks noChangeArrowheads="1"/>
                        </wps:cNvSpPr>
                        <wps:spPr bwMode="auto">
                          <a:xfrm>
                            <a:off x="7620" y="2021205"/>
                            <a:ext cx="1602740" cy="76200"/>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05"/>
                        <wps:cNvSpPr>
                          <a:spLocks noChangeArrowheads="1"/>
                        </wps:cNvSpPr>
                        <wps:spPr bwMode="auto">
                          <a:xfrm>
                            <a:off x="7620" y="2097405"/>
                            <a:ext cx="1602740" cy="45085"/>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06"/>
                        <wps:cNvSpPr>
                          <a:spLocks noChangeArrowheads="1"/>
                        </wps:cNvSpPr>
                        <wps:spPr bwMode="auto">
                          <a:xfrm>
                            <a:off x="7620" y="2142490"/>
                            <a:ext cx="1602740" cy="3048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07"/>
                        <wps:cNvSpPr>
                          <a:spLocks noChangeArrowheads="1"/>
                        </wps:cNvSpPr>
                        <wps:spPr bwMode="auto">
                          <a:xfrm>
                            <a:off x="7620" y="2172970"/>
                            <a:ext cx="1602740" cy="3810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08"/>
                        <wps:cNvSpPr>
                          <a:spLocks noChangeArrowheads="1"/>
                        </wps:cNvSpPr>
                        <wps:spPr bwMode="auto">
                          <a:xfrm>
                            <a:off x="7620" y="2211070"/>
                            <a:ext cx="1602740" cy="3048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109"/>
                        <wps:cNvSpPr>
                          <a:spLocks noChangeArrowheads="1"/>
                        </wps:cNvSpPr>
                        <wps:spPr bwMode="auto">
                          <a:xfrm>
                            <a:off x="7620" y="2241550"/>
                            <a:ext cx="1602740" cy="3048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10"/>
                        <wps:cNvSpPr>
                          <a:spLocks noChangeArrowheads="1"/>
                        </wps:cNvSpPr>
                        <wps:spPr bwMode="auto">
                          <a:xfrm>
                            <a:off x="7620" y="2272030"/>
                            <a:ext cx="1602740" cy="2286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111"/>
                        <wps:cNvSpPr>
                          <a:spLocks noChangeArrowheads="1"/>
                        </wps:cNvSpPr>
                        <wps:spPr bwMode="auto">
                          <a:xfrm>
                            <a:off x="7620" y="2294890"/>
                            <a:ext cx="1602740" cy="3048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112"/>
                        <wps:cNvSpPr>
                          <a:spLocks noChangeArrowheads="1"/>
                        </wps:cNvSpPr>
                        <wps:spPr bwMode="auto">
                          <a:xfrm>
                            <a:off x="7620" y="2325370"/>
                            <a:ext cx="1602740" cy="22225"/>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13"/>
                        <wps:cNvSpPr>
                          <a:spLocks noChangeArrowheads="1"/>
                        </wps:cNvSpPr>
                        <wps:spPr bwMode="auto">
                          <a:xfrm>
                            <a:off x="7620" y="2347595"/>
                            <a:ext cx="1602740" cy="3810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14"/>
                        <wps:cNvSpPr>
                          <a:spLocks noChangeArrowheads="1"/>
                        </wps:cNvSpPr>
                        <wps:spPr bwMode="auto">
                          <a:xfrm>
                            <a:off x="7620" y="2385695"/>
                            <a:ext cx="1602740" cy="2286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115"/>
                        <wps:cNvSpPr>
                          <a:spLocks noChangeArrowheads="1"/>
                        </wps:cNvSpPr>
                        <wps:spPr bwMode="auto">
                          <a:xfrm>
                            <a:off x="7620" y="2408555"/>
                            <a:ext cx="1602740" cy="4572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116"/>
                        <wps:cNvSpPr>
                          <a:spLocks noChangeArrowheads="1"/>
                        </wps:cNvSpPr>
                        <wps:spPr bwMode="auto">
                          <a:xfrm>
                            <a:off x="7620" y="2454275"/>
                            <a:ext cx="1602740" cy="4572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17"/>
                        <wps:cNvSpPr>
                          <a:spLocks noChangeArrowheads="1"/>
                        </wps:cNvSpPr>
                        <wps:spPr bwMode="auto">
                          <a:xfrm>
                            <a:off x="7620" y="2499995"/>
                            <a:ext cx="1602740" cy="6794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118"/>
                        <wps:cNvSpPr>
                          <a:spLocks noChangeArrowheads="1"/>
                        </wps:cNvSpPr>
                        <wps:spPr bwMode="auto">
                          <a:xfrm>
                            <a:off x="7620" y="2567940"/>
                            <a:ext cx="1602740" cy="6096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19"/>
                        <wps:cNvSpPr>
                          <a:spLocks noChangeArrowheads="1"/>
                        </wps:cNvSpPr>
                        <wps:spPr bwMode="auto">
                          <a:xfrm>
                            <a:off x="13970" y="1951355"/>
                            <a:ext cx="1602740" cy="683895"/>
                          </a:xfrm>
                          <a:prstGeom prst="rect">
                            <a:avLst/>
                          </a:prstGeom>
                          <a:noFill/>
                          <a:ln w="7620" cap="rnd">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Rectangle 120"/>
                        <wps:cNvSpPr>
                          <a:spLocks noChangeArrowheads="1"/>
                        </wps:cNvSpPr>
                        <wps:spPr bwMode="auto">
                          <a:xfrm>
                            <a:off x="370840" y="2106295"/>
                            <a:ext cx="89471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54246" w14:textId="77777777" w:rsidR="00351E42" w:rsidRDefault="00351E42">
                              <w:pPr>
                                <w:ind w:hanging="2"/>
                              </w:pPr>
                              <w:r>
                                <w:rPr>
                                  <w:rFonts w:ascii="Calibri" w:hAnsi="Calibri" w:cs="Calibri"/>
                                  <w:color w:val="000000"/>
                                </w:rPr>
                                <w:t>Alert Manager</w:t>
                              </w:r>
                            </w:p>
                          </w:txbxContent>
                        </wps:txbx>
                        <wps:bodyPr rot="0" vert="horz" wrap="none" lIns="0" tIns="0" rIns="0" bIns="0" anchor="t" anchorCtr="0">
                          <a:spAutoFit/>
                        </wps:bodyPr>
                      </wps:wsp>
                      <wps:wsp>
                        <wps:cNvPr id="125" name="Rectangle 121"/>
                        <wps:cNvSpPr>
                          <a:spLocks noChangeArrowheads="1"/>
                        </wps:cNvSpPr>
                        <wps:spPr bwMode="auto">
                          <a:xfrm>
                            <a:off x="66294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7DF5D"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wps:wsp>
                        <wps:cNvPr id="126" name="Rectangle 122"/>
                        <wps:cNvSpPr>
                          <a:spLocks noChangeArrowheads="1"/>
                        </wps:cNvSpPr>
                        <wps:spPr bwMode="auto">
                          <a:xfrm>
                            <a:off x="709295" y="2289810"/>
                            <a:ext cx="21907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9ED07" w14:textId="77777777" w:rsidR="00351E42" w:rsidRDefault="00351E42">
                              <w:pPr>
                                <w:ind w:hanging="2"/>
                              </w:pPr>
                              <w:r>
                                <w:rPr>
                                  <w:rFonts w:ascii="Calibri" w:hAnsi="Calibri" w:cs="Calibri"/>
                                  <w:color w:val="000000"/>
                                </w:rPr>
                                <w:t>AM</w:t>
                              </w:r>
                            </w:p>
                          </w:txbxContent>
                        </wps:txbx>
                        <wps:bodyPr rot="0" vert="horz" wrap="none" lIns="0" tIns="0" rIns="0" bIns="0" anchor="t" anchorCtr="0">
                          <a:spAutoFit/>
                        </wps:bodyPr>
                      </wps:wsp>
                      <wps:wsp>
                        <wps:cNvPr id="127" name="Rectangle 123"/>
                        <wps:cNvSpPr>
                          <a:spLocks noChangeArrowheads="1"/>
                        </wps:cNvSpPr>
                        <wps:spPr bwMode="auto">
                          <a:xfrm>
                            <a:off x="92837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314B3"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pic:pic xmlns:pic="http://schemas.openxmlformats.org/drawingml/2006/picture">
                        <pic:nvPicPr>
                          <pic:cNvPr id="128" name="Picture 1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299974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9" name="Picture 1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99974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0" name="Rectangle 126"/>
                        <wps:cNvSpPr>
                          <a:spLocks noChangeArrowheads="1"/>
                        </wps:cNvSpPr>
                        <wps:spPr bwMode="auto">
                          <a:xfrm>
                            <a:off x="2984500" y="1945005"/>
                            <a:ext cx="1602740" cy="7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27"/>
                        <wps:cNvSpPr>
                          <a:spLocks noChangeArrowheads="1"/>
                        </wps:cNvSpPr>
                        <wps:spPr bwMode="auto">
                          <a:xfrm>
                            <a:off x="2984500" y="2021205"/>
                            <a:ext cx="1602740" cy="76200"/>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128"/>
                        <wps:cNvSpPr>
                          <a:spLocks noChangeArrowheads="1"/>
                        </wps:cNvSpPr>
                        <wps:spPr bwMode="auto">
                          <a:xfrm>
                            <a:off x="2984500" y="2097405"/>
                            <a:ext cx="1602740" cy="45085"/>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129"/>
                        <wps:cNvSpPr>
                          <a:spLocks noChangeArrowheads="1"/>
                        </wps:cNvSpPr>
                        <wps:spPr bwMode="auto">
                          <a:xfrm>
                            <a:off x="2984500" y="2142490"/>
                            <a:ext cx="1602740" cy="3048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130"/>
                        <wps:cNvSpPr>
                          <a:spLocks noChangeArrowheads="1"/>
                        </wps:cNvSpPr>
                        <wps:spPr bwMode="auto">
                          <a:xfrm>
                            <a:off x="2984500" y="2172970"/>
                            <a:ext cx="1602740" cy="3810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131"/>
                        <wps:cNvSpPr>
                          <a:spLocks noChangeArrowheads="1"/>
                        </wps:cNvSpPr>
                        <wps:spPr bwMode="auto">
                          <a:xfrm>
                            <a:off x="2984500" y="2211070"/>
                            <a:ext cx="1602740" cy="3048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132"/>
                        <wps:cNvSpPr>
                          <a:spLocks noChangeArrowheads="1"/>
                        </wps:cNvSpPr>
                        <wps:spPr bwMode="auto">
                          <a:xfrm>
                            <a:off x="2984500" y="2241550"/>
                            <a:ext cx="1602740" cy="3048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133"/>
                        <wps:cNvSpPr>
                          <a:spLocks noChangeArrowheads="1"/>
                        </wps:cNvSpPr>
                        <wps:spPr bwMode="auto">
                          <a:xfrm>
                            <a:off x="2984500" y="2272030"/>
                            <a:ext cx="1602740" cy="2286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134"/>
                        <wps:cNvSpPr>
                          <a:spLocks noChangeArrowheads="1"/>
                        </wps:cNvSpPr>
                        <wps:spPr bwMode="auto">
                          <a:xfrm>
                            <a:off x="2984500" y="2294890"/>
                            <a:ext cx="1602740" cy="3048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Rectangle 135"/>
                        <wps:cNvSpPr>
                          <a:spLocks noChangeArrowheads="1"/>
                        </wps:cNvSpPr>
                        <wps:spPr bwMode="auto">
                          <a:xfrm>
                            <a:off x="2984500" y="2325370"/>
                            <a:ext cx="1602740" cy="22225"/>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 name="Rectangle 136"/>
                        <wps:cNvSpPr>
                          <a:spLocks noChangeArrowheads="1"/>
                        </wps:cNvSpPr>
                        <wps:spPr bwMode="auto">
                          <a:xfrm>
                            <a:off x="2984500" y="2347595"/>
                            <a:ext cx="1602740" cy="3810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137"/>
                        <wps:cNvSpPr>
                          <a:spLocks noChangeArrowheads="1"/>
                        </wps:cNvSpPr>
                        <wps:spPr bwMode="auto">
                          <a:xfrm>
                            <a:off x="2984500" y="2385695"/>
                            <a:ext cx="1602740" cy="2286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138"/>
                        <wps:cNvSpPr>
                          <a:spLocks noChangeArrowheads="1"/>
                        </wps:cNvSpPr>
                        <wps:spPr bwMode="auto">
                          <a:xfrm>
                            <a:off x="2984500" y="2408555"/>
                            <a:ext cx="1602740" cy="4572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Rectangle 139"/>
                        <wps:cNvSpPr>
                          <a:spLocks noChangeArrowheads="1"/>
                        </wps:cNvSpPr>
                        <wps:spPr bwMode="auto">
                          <a:xfrm>
                            <a:off x="2984500" y="2454275"/>
                            <a:ext cx="1602740" cy="4572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Rectangle 140"/>
                        <wps:cNvSpPr>
                          <a:spLocks noChangeArrowheads="1"/>
                        </wps:cNvSpPr>
                        <wps:spPr bwMode="auto">
                          <a:xfrm>
                            <a:off x="2984500" y="2499995"/>
                            <a:ext cx="1602740" cy="6794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Rectangle 141"/>
                        <wps:cNvSpPr>
                          <a:spLocks noChangeArrowheads="1"/>
                        </wps:cNvSpPr>
                        <wps:spPr bwMode="auto">
                          <a:xfrm>
                            <a:off x="2984500" y="2567940"/>
                            <a:ext cx="1602740" cy="6096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142"/>
                        <wps:cNvSpPr>
                          <a:spLocks noChangeArrowheads="1"/>
                        </wps:cNvSpPr>
                        <wps:spPr bwMode="auto">
                          <a:xfrm>
                            <a:off x="2990215" y="1951355"/>
                            <a:ext cx="1603375" cy="683895"/>
                          </a:xfrm>
                          <a:prstGeom prst="rect">
                            <a:avLst/>
                          </a:prstGeom>
                          <a:noFill/>
                          <a:ln w="7620" cap="rnd">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Rectangle 143"/>
                        <wps:cNvSpPr>
                          <a:spLocks noChangeArrowheads="1"/>
                        </wps:cNvSpPr>
                        <wps:spPr bwMode="auto">
                          <a:xfrm>
                            <a:off x="3309620" y="2106295"/>
                            <a:ext cx="97028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F0A44" w14:textId="77777777" w:rsidR="00351E42" w:rsidRDefault="00351E42">
                              <w:pPr>
                                <w:ind w:hanging="2"/>
                              </w:pPr>
                              <w:r>
                                <w:rPr>
                                  <w:rFonts w:ascii="Calibri" w:hAnsi="Calibri" w:cs="Calibri"/>
                                  <w:color w:val="000000"/>
                                </w:rPr>
                                <w:t>Alert Consumer</w:t>
                              </w:r>
                            </w:p>
                          </w:txbxContent>
                        </wps:txbx>
                        <wps:bodyPr rot="0" vert="horz" wrap="none" lIns="0" tIns="0" rIns="0" bIns="0" anchor="t" anchorCtr="0">
                          <a:spAutoFit/>
                        </wps:bodyPr>
                      </wps:wsp>
                      <wps:wsp>
                        <wps:cNvPr id="148" name="Rectangle 144"/>
                        <wps:cNvSpPr>
                          <a:spLocks noChangeArrowheads="1"/>
                        </wps:cNvSpPr>
                        <wps:spPr bwMode="auto">
                          <a:xfrm>
                            <a:off x="356489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BA7CC"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wps:wsp>
                        <wps:cNvPr id="149" name="Rectangle 145"/>
                        <wps:cNvSpPr>
                          <a:spLocks noChangeArrowheads="1"/>
                        </wps:cNvSpPr>
                        <wps:spPr bwMode="auto">
                          <a:xfrm>
                            <a:off x="3610610" y="2289810"/>
                            <a:ext cx="36893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98368" w14:textId="77777777" w:rsidR="00351E42" w:rsidRDefault="00351E42">
                              <w:pPr>
                                <w:ind w:hanging="2"/>
                              </w:pPr>
                              <w:r>
                                <w:rPr>
                                  <w:rFonts w:ascii="Calibri" w:hAnsi="Calibri" w:cs="Calibri"/>
                                  <w:color w:val="000000"/>
                                </w:rPr>
                                <w:t>ACON</w:t>
                              </w:r>
                            </w:p>
                          </w:txbxContent>
                        </wps:txbx>
                        <wps:bodyPr rot="0" vert="horz" wrap="none" lIns="0" tIns="0" rIns="0" bIns="0" anchor="t" anchorCtr="0">
                          <a:spAutoFit/>
                        </wps:bodyPr>
                      </wps:wsp>
                      <wps:wsp>
                        <wps:cNvPr id="150" name="Rectangle 146"/>
                        <wps:cNvSpPr>
                          <a:spLocks noChangeArrowheads="1"/>
                        </wps:cNvSpPr>
                        <wps:spPr bwMode="auto">
                          <a:xfrm>
                            <a:off x="398018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7932D"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pic:pic xmlns:pic="http://schemas.openxmlformats.org/drawingml/2006/picture">
                        <pic:nvPicPr>
                          <pic:cNvPr id="151" name="Picture 1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1397000" y="1162685"/>
                            <a:ext cx="1854200"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 name="Picture 1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397000" y="1162685"/>
                            <a:ext cx="1854200"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3" name="Rectangle 149"/>
                        <wps:cNvSpPr>
                          <a:spLocks noChangeArrowheads="1"/>
                        </wps:cNvSpPr>
                        <wps:spPr bwMode="auto">
                          <a:xfrm>
                            <a:off x="1381760" y="1147445"/>
                            <a:ext cx="1838960" cy="3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150"/>
                        <wps:cNvSpPr>
                          <a:spLocks noChangeArrowheads="1"/>
                        </wps:cNvSpPr>
                        <wps:spPr bwMode="auto">
                          <a:xfrm>
                            <a:off x="1381760" y="1185545"/>
                            <a:ext cx="1838960" cy="38100"/>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151"/>
                        <wps:cNvSpPr>
                          <a:spLocks noChangeArrowheads="1"/>
                        </wps:cNvSpPr>
                        <wps:spPr bwMode="auto">
                          <a:xfrm>
                            <a:off x="1381760" y="1223645"/>
                            <a:ext cx="1838960" cy="22225"/>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152"/>
                        <wps:cNvSpPr>
                          <a:spLocks noChangeArrowheads="1"/>
                        </wps:cNvSpPr>
                        <wps:spPr bwMode="auto">
                          <a:xfrm>
                            <a:off x="1381760" y="1245870"/>
                            <a:ext cx="1838960" cy="2286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153"/>
                        <wps:cNvSpPr>
                          <a:spLocks noChangeArrowheads="1"/>
                        </wps:cNvSpPr>
                        <wps:spPr bwMode="auto">
                          <a:xfrm>
                            <a:off x="1381760" y="1268730"/>
                            <a:ext cx="1838960" cy="1524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154"/>
                        <wps:cNvSpPr>
                          <a:spLocks noChangeArrowheads="1"/>
                        </wps:cNvSpPr>
                        <wps:spPr bwMode="auto">
                          <a:xfrm>
                            <a:off x="1381760" y="1283970"/>
                            <a:ext cx="1838960" cy="1524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155"/>
                        <wps:cNvSpPr>
                          <a:spLocks noChangeArrowheads="1"/>
                        </wps:cNvSpPr>
                        <wps:spPr bwMode="auto">
                          <a:xfrm>
                            <a:off x="1381760" y="1299210"/>
                            <a:ext cx="1838960" cy="1524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156"/>
                        <wps:cNvSpPr>
                          <a:spLocks noChangeArrowheads="1"/>
                        </wps:cNvSpPr>
                        <wps:spPr bwMode="auto">
                          <a:xfrm>
                            <a:off x="1381760" y="1314450"/>
                            <a:ext cx="1838960" cy="1524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157"/>
                        <wps:cNvSpPr>
                          <a:spLocks noChangeArrowheads="1"/>
                        </wps:cNvSpPr>
                        <wps:spPr bwMode="auto">
                          <a:xfrm>
                            <a:off x="1381760" y="1329690"/>
                            <a:ext cx="1838960" cy="762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158"/>
                        <wps:cNvSpPr>
                          <a:spLocks noChangeArrowheads="1"/>
                        </wps:cNvSpPr>
                        <wps:spPr bwMode="auto">
                          <a:xfrm>
                            <a:off x="1381760" y="1337310"/>
                            <a:ext cx="1838960" cy="15240"/>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159"/>
                        <wps:cNvSpPr>
                          <a:spLocks noChangeArrowheads="1"/>
                        </wps:cNvSpPr>
                        <wps:spPr bwMode="auto">
                          <a:xfrm>
                            <a:off x="1381760" y="1352550"/>
                            <a:ext cx="1838960" cy="1524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160"/>
                        <wps:cNvSpPr>
                          <a:spLocks noChangeArrowheads="1"/>
                        </wps:cNvSpPr>
                        <wps:spPr bwMode="auto">
                          <a:xfrm>
                            <a:off x="1381760" y="1367790"/>
                            <a:ext cx="1838960" cy="1524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161"/>
                        <wps:cNvSpPr>
                          <a:spLocks noChangeArrowheads="1"/>
                        </wps:cNvSpPr>
                        <wps:spPr bwMode="auto">
                          <a:xfrm>
                            <a:off x="1381760" y="1383030"/>
                            <a:ext cx="1838960" cy="2286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162"/>
                        <wps:cNvSpPr>
                          <a:spLocks noChangeArrowheads="1"/>
                        </wps:cNvSpPr>
                        <wps:spPr bwMode="auto">
                          <a:xfrm>
                            <a:off x="1381760" y="1405890"/>
                            <a:ext cx="1838960" cy="2286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163"/>
                        <wps:cNvSpPr>
                          <a:spLocks noChangeArrowheads="1"/>
                        </wps:cNvSpPr>
                        <wps:spPr bwMode="auto">
                          <a:xfrm>
                            <a:off x="1381760" y="1428750"/>
                            <a:ext cx="1838960" cy="2984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64"/>
                        <wps:cNvSpPr>
                          <a:spLocks noChangeArrowheads="1"/>
                        </wps:cNvSpPr>
                        <wps:spPr bwMode="auto">
                          <a:xfrm>
                            <a:off x="1381760" y="1458595"/>
                            <a:ext cx="1838960" cy="3810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Freeform 165"/>
                        <wps:cNvSpPr>
                          <a:spLocks/>
                        </wps:cNvSpPr>
                        <wps:spPr bwMode="auto">
                          <a:xfrm>
                            <a:off x="1387475" y="1153795"/>
                            <a:ext cx="1831975" cy="341630"/>
                          </a:xfrm>
                          <a:custGeom>
                            <a:avLst/>
                            <a:gdLst>
                              <a:gd name="T0" fmla="*/ 360 w 3840"/>
                              <a:gd name="T1" fmla="*/ 720 h 720"/>
                              <a:gd name="T2" fmla="*/ 3480 w 3840"/>
                              <a:gd name="T3" fmla="*/ 720 h 720"/>
                              <a:gd name="T4" fmla="*/ 3840 w 3840"/>
                              <a:gd name="T5" fmla="*/ 360 h 720"/>
                              <a:gd name="T6" fmla="*/ 3480 w 3840"/>
                              <a:gd name="T7" fmla="*/ 0 h 720"/>
                              <a:gd name="T8" fmla="*/ 360 w 3840"/>
                              <a:gd name="T9" fmla="*/ 0 h 720"/>
                              <a:gd name="T10" fmla="*/ 0 w 3840"/>
                              <a:gd name="T11" fmla="*/ 360 h 720"/>
                              <a:gd name="T12" fmla="*/ 360 w 3840"/>
                              <a:gd name="T13" fmla="*/ 720 h 720"/>
                            </a:gdLst>
                            <a:ahLst/>
                            <a:cxnLst>
                              <a:cxn ang="0">
                                <a:pos x="T0" y="T1"/>
                              </a:cxn>
                              <a:cxn ang="0">
                                <a:pos x="T2" y="T3"/>
                              </a:cxn>
                              <a:cxn ang="0">
                                <a:pos x="T4" y="T5"/>
                              </a:cxn>
                              <a:cxn ang="0">
                                <a:pos x="T6" y="T7"/>
                              </a:cxn>
                              <a:cxn ang="0">
                                <a:pos x="T8" y="T9"/>
                              </a:cxn>
                              <a:cxn ang="0">
                                <a:pos x="T10" y="T11"/>
                              </a:cxn>
                              <a:cxn ang="0">
                                <a:pos x="T12" y="T13"/>
                              </a:cxn>
                            </a:cxnLst>
                            <a:rect l="0" t="0" r="r" b="b"/>
                            <a:pathLst>
                              <a:path w="3840" h="720">
                                <a:moveTo>
                                  <a:pt x="360" y="720"/>
                                </a:moveTo>
                                <a:lnTo>
                                  <a:pt x="3480" y="720"/>
                                </a:lnTo>
                                <a:cubicBezTo>
                                  <a:pt x="3679" y="720"/>
                                  <a:pt x="3840" y="559"/>
                                  <a:pt x="3840" y="360"/>
                                </a:cubicBezTo>
                                <a:cubicBezTo>
                                  <a:pt x="3840" y="161"/>
                                  <a:pt x="3679" y="0"/>
                                  <a:pt x="3480" y="0"/>
                                </a:cubicBezTo>
                                <a:lnTo>
                                  <a:pt x="360" y="0"/>
                                </a:lnTo>
                                <a:cubicBezTo>
                                  <a:pt x="161" y="0"/>
                                  <a:pt x="0" y="161"/>
                                  <a:pt x="0" y="360"/>
                                </a:cubicBezTo>
                                <a:cubicBezTo>
                                  <a:pt x="0" y="559"/>
                                  <a:pt x="161" y="720"/>
                                  <a:pt x="360" y="720"/>
                                </a:cubicBezTo>
                                <a:close/>
                              </a:path>
                            </a:pathLst>
                          </a:custGeom>
                          <a:noFill/>
                          <a:ln w="762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Rectangle 166"/>
                        <wps:cNvSpPr>
                          <a:spLocks noChangeArrowheads="1"/>
                        </wps:cNvSpPr>
                        <wps:spPr bwMode="auto">
                          <a:xfrm>
                            <a:off x="1925955" y="1228725"/>
                            <a:ext cx="76136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E351D" w14:textId="77777777" w:rsidR="00351E42" w:rsidRDefault="00351E42">
                              <w:pPr>
                                <w:ind w:hanging="2"/>
                              </w:pPr>
                              <w:r>
                                <w:rPr>
                                  <w:rFonts w:ascii="Calibri" w:hAnsi="Calibri" w:cs="Calibri"/>
                                  <w:color w:val="000000"/>
                                </w:rPr>
                                <w:t>Report Alert</w:t>
                              </w:r>
                            </w:p>
                          </w:txbxContent>
                        </wps:txbx>
                        <wps:bodyPr rot="0" vert="horz" wrap="none" lIns="0" tIns="0" rIns="0" bIns="0" anchor="t" anchorCtr="0">
                          <a:spAutoFit/>
                        </wps:bodyPr>
                      </wps:wsp>
                      <pic:pic xmlns:pic="http://schemas.openxmlformats.org/drawingml/2006/picture">
                        <pic:nvPicPr>
                          <pic:cNvPr id="171"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312670" y="706755"/>
                            <a:ext cx="2286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2" name="Picture 1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2312670" y="706755"/>
                            <a:ext cx="2286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3" name="Line 169"/>
                        <wps:cNvCnPr>
                          <a:cxnSpLocks noChangeShapeType="1"/>
                        </wps:cNvCnPr>
                        <wps:spPr bwMode="auto">
                          <a:xfrm>
                            <a:off x="2303780" y="697865"/>
                            <a:ext cx="0" cy="455930"/>
                          </a:xfrm>
                          <a:prstGeom prst="line">
                            <a:avLst/>
                          </a:prstGeom>
                          <a:noFill/>
                          <a:ln w="7620" cap="rnd">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4" name="Picture 17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824230" y="1504315"/>
                            <a:ext cx="299974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5" name="Picture 1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824230" y="1504315"/>
                            <a:ext cx="299974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6" name="Freeform 172"/>
                        <wps:cNvSpPr>
                          <a:spLocks/>
                        </wps:cNvSpPr>
                        <wps:spPr bwMode="auto">
                          <a:xfrm>
                            <a:off x="815340" y="1495425"/>
                            <a:ext cx="2976245" cy="455930"/>
                          </a:xfrm>
                          <a:custGeom>
                            <a:avLst/>
                            <a:gdLst>
                              <a:gd name="T0" fmla="*/ 4687 w 4687"/>
                              <a:gd name="T1" fmla="*/ 718 h 718"/>
                              <a:gd name="T2" fmla="*/ 2344 w 4687"/>
                              <a:gd name="T3" fmla="*/ 0 h 718"/>
                              <a:gd name="T4" fmla="*/ 0 w 4687"/>
                              <a:gd name="T5" fmla="*/ 718 h 718"/>
                            </a:gdLst>
                            <a:ahLst/>
                            <a:cxnLst>
                              <a:cxn ang="0">
                                <a:pos x="T0" y="T1"/>
                              </a:cxn>
                              <a:cxn ang="0">
                                <a:pos x="T2" y="T3"/>
                              </a:cxn>
                              <a:cxn ang="0">
                                <a:pos x="T4" y="T5"/>
                              </a:cxn>
                            </a:cxnLst>
                            <a:rect l="0" t="0" r="r" b="b"/>
                            <a:pathLst>
                              <a:path w="4687" h="718">
                                <a:moveTo>
                                  <a:pt x="4687" y="718"/>
                                </a:moveTo>
                                <a:lnTo>
                                  <a:pt x="2344" y="0"/>
                                </a:lnTo>
                                <a:lnTo>
                                  <a:pt x="0" y="718"/>
                                </a:lnTo>
                              </a:path>
                            </a:pathLst>
                          </a:custGeom>
                          <a:noFill/>
                          <a:ln w="762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52DC6FB7" id="Canvas 77" o:spid="_x0000_s1026" editas="canvas" style="width:364.2pt;height:210pt;mso-position-horizontal-relative:char;mso-position-vertical-relative:line" coordsize="46253,26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253;height:26670;visibility:visible;mso-wrap-style:square" filled="t">
                  <v:fill o:detectmouseclick="t"/>
                  <v:path o:connecttype="none"/>
                </v:shape>
                <v:shape id="Picture 78" o:spid="_x0000_s1028" type="#_x0000_t75" style="position:absolute;left:15113;top:228;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">
                  <v:imagedata r:id="rId39" o:title=""/>
                </v:shape>
                <v:shape id="Picture 79" o:spid="_x0000_s1029" type="#_x0000_t75" style="position:absolute;left:15113;top:228;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">
                  <v:imagedata r:id="rId40" o:title=""/>
                </v:shape>
                <v:rect id="Rectangle 80" o:spid="_x0000_s1030" style="position:absolute;left:14960;top:76;width:16028;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" stroked="f"/>
                <v:rect id="Rectangle 81" o:spid="_x0000_s1031" style="position:absolute;left:14960;top:838;width:16028;height: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" fillcolor="#fefefe" stroked="f"/>
                <v:rect id="Rectangle 82" o:spid="_x0000_s1032" style="position:absolute;left:14960;top:1593;width:16028;height: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" fillcolor="#fdfdfd" stroked="f"/>
                <v:rect id="Rectangle 83" o:spid="_x0000_s1033" style="position:absolute;left:14960;top:2051;width:16028;height: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" fillcolor="#fcfcfc" stroked="f"/>
                <v:rect id="Rectangle 84" o:spid="_x0000_s1034" style="position:absolute;left:14960;top:2355;width:16028;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" fillcolor="#fbfbfb" stroked="f"/>
                <v:rect id="Rectangle 85" o:spid="_x0000_s1035" style="position:absolute;left:14960;top:2736;width:16028;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" fillcolor="#fafafa" stroked="f"/>
                <v:rect id="Rectangle 86" o:spid="_x0000_s1036" style="position:absolute;left:14960;top:3041;width:16028;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" fillcolor="#f9f9f9" stroked="f"/>
                <v:rect id="Rectangle 87" o:spid="_x0000_s1037" style="position:absolute;left:14960;top:3346;width:16028;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" fillcolor="#f8f8f8" stroked="f"/>
                <v:rect id="Rectangle 88" o:spid="_x0000_s1038" style="position:absolute;left:14960;top:3568;width:16028;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" fillcolor="#f7f7f7" stroked="f"/>
                <v:rect id="Rectangle 89" o:spid="_x0000_s1039" style="position:absolute;left:14960;top:3873;width:16028;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" fillcolor="#f6f6f6" stroked="f"/>
                <v:rect id="Rectangle 90" o:spid="_x0000_s1040" style="position:absolute;left:14960;top:4102;width:16028;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" fillcolor="#f5f5f5" stroked="f"/>
                <v:rect id="Rectangle 91" o:spid="_x0000_s1041" style="position:absolute;left:14960;top:4483;width:16028;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" fillcolor="#f4f4f4" stroked="f"/>
                <v:rect id="Rectangle 92" o:spid="_x0000_s1042" style="position:absolute;left:14960;top:4711;width:1602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" fillcolor="#f3f3f3" stroked="f"/>
                <v:rect id="Rectangle 93" o:spid="_x0000_s1043" style="position:absolute;left:14960;top:5168;width:1602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" fillcolor="#f2f2f2" stroked="f"/>
                <v:rect id="Rectangle 94" o:spid="_x0000_s1044" style="position:absolute;left:14960;top:5619;width:16028;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" fillcolor="#f1f1f1" stroked="f"/>
                <v:rect id="Rectangle 95" o:spid="_x0000_s1045" style="position:absolute;left:14960;top:6305;width:16028;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" fillcolor="#f0f0f0" stroked="f"/>
                <v:rect id="Rectangle 96" o:spid="_x0000_s1046" style="position:absolute;left:15024;top:139;width:16027;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" filled="f" strokecolor="#404040" strokeweight=".6pt">
                  <v:stroke joinstyle="round" endcap="round"/>
                </v:rect>
                <v:rect id="Rectangle 97" o:spid="_x0000_s1047" style="position:absolute;left:18618;top:1695;width:8902;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" filled="f" stroked="f">
                  <v:textbox style="mso-fit-shape-to-text:t" inset="0,0,0,0">
                    <w:txbxContent>
                      <w:p w14:paraId="6C3C5E93" w14:textId="77777777" w:rsidR="00351E42" w:rsidRDefault="00351E42">
                        <w:pPr>
                          <w:ind w:hanging="2"/>
                        </w:pPr>
                        <w:r>
                          <w:rPr>
                            <w:rFonts w:ascii="Calibri" w:hAnsi="Calibri" w:cs="Calibri"/>
                            <w:color w:val="000000"/>
                          </w:rPr>
                          <w:t>Alert Reporter</w:t>
                        </w:r>
                      </w:p>
                    </w:txbxContent>
                  </v:textbox>
                </v:rect>
                <v:rect id="Rectangle 98" o:spid="_x0000_s1048" style="position:absolute;left:21755;top:3511;width:463;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" filled="f" stroked="f">
                  <v:textbox style="mso-fit-shape-to-text:t" inset="0,0,0,0">
                    <w:txbxContent>
                      <w:p w14:paraId="584909EA" w14:textId="77777777" w:rsidR="00351E42" w:rsidRDefault="00351E42">
                        <w:pPr>
                          <w:ind w:hanging="2"/>
                        </w:pPr>
                        <w:r>
                          <w:rPr>
                            <w:rFonts w:ascii="Calibri" w:hAnsi="Calibri" w:cs="Calibri"/>
                            <w:color w:val="000000"/>
                          </w:rPr>
                          <w:t>(</w:t>
                        </w:r>
                      </w:p>
                    </w:txbxContent>
                  </v:textbox>
                </v:rect>
                <v:rect id="Rectangle 99" o:spid="_x0000_s1049" style="position:absolute;left:22218;top:3511;width:1715;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GZvwAAANwAAAAPAAAAZHJzL2Rvd25yZXYueG1sRE/bagIx&#10;EH0X+g9hCn1zEy2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CYySGZvwAAANwAAAAPAAAAAAAA&#10;AAAAAAAAAAcCAABkcnMvZG93bnJldi54bWxQSwUGAAAAAAMAAwC3AAAA8wIAAAAA&#10;" filled="f" stroked="f">
                  <v:textbox style="mso-fit-shape-to-text:t" inset="0,0,0,0">
                    <w:txbxContent>
                      <w:p w14:paraId="0E2E73E9" w14:textId="77777777" w:rsidR="00351E42" w:rsidRDefault="00351E42">
                        <w:pPr>
                          <w:ind w:hanging="2"/>
                        </w:pPr>
                        <w:r>
                          <w:rPr>
                            <w:rFonts w:ascii="Calibri" w:hAnsi="Calibri" w:cs="Calibri"/>
                            <w:color w:val="000000"/>
                          </w:rPr>
                          <w:t>AR</w:t>
                        </w:r>
                      </w:p>
                    </w:txbxContent>
                  </v:textbox>
                </v:rect>
                <v:rect id="Rectangle 100" o:spid="_x0000_s1050" style="position:absolute;left:23926;top:3511;width:464;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ntvwAAANwAAAAPAAAAZHJzL2Rvd25yZXYueG1sRE/bagIx&#10;EH0X+g9hCn1zE6W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AXILntvwAAANwAAAAPAAAAAAAA&#10;AAAAAAAAAAcCAABkcnMvZG93bnJldi54bWxQSwUGAAAAAAMAAwC3AAAA8wIAAAAA&#10;" filled="f" stroked="f">
                  <v:textbox style="mso-fit-shape-to-text:t" inset="0,0,0,0">
                    <w:txbxContent>
                      <w:p w14:paraId="477904B3" w14:textId="77777777" w:rsidR="00351E42" w:rsidRDefault="00351E42">
                        <w:pPr>
                          <w:ind w:hanging="2"/>
                        </w:pPr>
                        <w:r>
                          <w:rPr>
                            <w:rFonts w:ascii="Calibri" w:hAnsi="Calibri" w:cs="Calibri"/>
                            <w:color w:val="000000"/>
                          </w:rPr>
                          <w:t>)</w:t>
                        </w:r>
                      </w:p>
                    </w:txbxContent>
                  </v:textbox>
                </v:rect>
                <v:shape id="Picture 101" o:spid="_x0000_s1051" type="#_x0000_t75" style="position:absolute;left:228;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">
                  <v:imagedata r:id="rId41" o:title=""/>
                </v:shape>
                <v:shape id="Picture 102" o:spid="_x0000_s1052" type="#_x0000_t75" style="position:absolute;left:228;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">
                  <v:imagedata r:id="rId42" o:title=""/>
                </v:shape>
                <v:rect id="Rectangle 103" o:spid="_x0000_s1053" style="position:absolute;left:76;top:19450;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" stroked="f"/>
                <v:rect id="Rectangle 104" o:spid="_x0000_s1054" style="position:absolute;left:76;top:20212;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" fillcolor="#fefefe" stroked="f"/>
                <v:rect id="Rectangle 105" o:spid="_x0000_s1055" style="position:absolute;left:76;top:20974;width:16027;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" fillcolor="#fdfdfd" stroked="f"/>
                <v:rect id="Rectangle 106" o:spid="_x0000_s1056" style="position:absolute;left:76;top:21424;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" fillcolor="#fcfcfc" stroked="f"/>
                <v:rect id="Rectangle 107" o:spid="_x0000_s1057" style="position:absolute;left:76;top:21729;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" fillcolor="#fbfbfb" stroked="f"/>
                <v:rect id="Rectangle 108" o:spid="_x0000_s1058" style="position:absolute;left:76;top:22110;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" fillcolor="#fafafa" stroked="f"/>
                <v:rect id="Rectangle 109" o:spid="_x0000_s1059" style="position:absolute;left:76;top:22415;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" fillcolor="#f9f9f9" stroked="f"/>
                <v:rect id="Rectangle 110" o:spid="_x0000_s1060" style="position:absolute;left:76;top:22720;width:16027;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" fillcolor="#f8f8f8" stroked="f"/>
                <v:rect id="Rectangle 111" o:spid="_x0000_s1061" style="position:absolute;left:76;top:22948;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" fillcolor="#f7f7f7" stroked="f"/>
                <v:rect id="Rectangle 112" o:spid="_x0000_s1062" style="position:absolute;left:76;top:23253;width:16027;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" fillcolor="#f6f6f6" stroked="f"/>
                <v:rect id="Rectangle 113" o:spid="_x0000_s1063" style="position:absolute;left:76;top:23475;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" fillcolor="#f5f5f5" stroked="f"/>
                <v:rect id="Rectangle 114" o:spid="_x0000_s1064" style="position:absolute;left:76;top:23856;width:16027;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" fillcolor="#f4f4f4" stroked="f"/>
                <v:rect id="Rectangle 115" o:spid="_x0000_s1065" style="position:absolute;left:76;top:24085;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" fillcolor="#f3f3f3" stroked="f"/>
                <v:rect id="Rectangle 116" o:spid="_x0000_s1066" style="position:absolute;left:76;top:24542;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" fillcolor="#f2f2f2" stroked="f"/>
                <v:rect id="Rectangle 117" o:spid="_x0000_s1067" style="position:absolute;left:76;top:24999;width:1602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" fillcolor="#f1f1f1" stroked="f"/>
                <v:rect id="Rectangle 118" o:spid="_x0000_s1068" style="position:absolute;left:76;top:25679;width:16027;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" fillcolor="#f0f0f0" stroked="f"/>
                <v:rect id="Rectangle 119" o:spid="_x0000_s1069" style="position:absolute;left:139;top:19513;width:16028;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" filled="f" strokecolor="#404040" strokeweight=".6pt">
                  <v:stroke joinstyle="round" endcap="round"/>
                </v:rect>
                <v:rect id="Rectangle 120" o:spid="_x0000_s1070" style="position:absolute;left:3708;top:21062;width:8947;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4FD54246" w14:textId="77777777" w:rsidR="00351E42" w:rsidRDefault="00351E42">
                        <w:pPr>
                          <w:ind w:hanging="2"/>
                        </w:pPr>
                        <w:r>
                          <w:rPr>
                            <w:rFonts w:ascii="Calibri" w:hAnsi="Calibri" w:cs="Calibri"/>
                            <w:color w:val="000000"/>
                          </w:rPr>
                          <w:t>Alert Manager</w:t>
                        </w:r>
                      </w:p>
                    </w:txbxContent>
                  </v:textbox>
                </v:rect>
                <v:rect id="Rectangle 121" o:spid="_x0000_s1071" style="position:absolute;left:6629;top:22898;width:463;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4997DF5D" w14:textId="77777777" w:rsidR="00351E42" w:rsidRDefault="00351E42">
                        <w:pPr>
                          <w:ind w:hanging="2"/>
                        </w:pPr>
                        <w:r>
                          <w:rPr>
                            <w:rFonts w:ascii="Calibri" w:hAnsi="Calibri" w:cs="Calibri"/>
                            <w:color w:val="000000"/>
                          </w:rPr>
                          <w:t>(</w:t>
                        </w:r>
                      </w:p>
                    </w:txbxContent>
                  </v:textbox>
                </v:rect>
                <v:rect id="Rectangle 122" o:spid="_x0000_s1072" style="position:absolute;left:7092;top:22898;width:2191;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14:paraId="38E9ED07" w14:textId="77777777" w:rsidR="00351E42" w:rsidRDefault="00351E42">
                        <w:pPr>
                          <w:ind w:hanging="2"/>
                        </w:pPr>
                        <w:r>
                          <w:rPr>
                            <w:rFonts w:ascii="Calibri" w:hAnsi="Calibri" w:cs="Calibri"/>
                            <w:color w:val="000000"/>
                          </w:rPr>
                          <w:t>AM</w:t>
                        </w:r>
                      </w:p>
                    </w:txbxContent>
                  </v:textbox>
                </v:rect>
                <v:rect id="Rectangle 123" o:spid="_x0000_s1073" style="position:absolute;left:9283;top:22898;width:46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" filled="f" stroked="f">
                  <v:textbox style="mso-fit-shape-to-text:t" inset="0,0,0,0">
                    <w:txbxContent>
                      <w:p w14:paraId="348314B3" w14:textId="77777777" w:rsidR="00351E42" w:rsidRDefault="00351E42">
                        <w:pPr>
                          <w:ind w:hanging="2"/>
                        </w:pPr>
                        <w:r>
                          <w:rPr>
                            <w:rFonts w:ascii="Calibri" w:hAnsi="Calibri" w:cs="Calibri"/>
                            <w:color w:val="000000"/>
                          </w:rPr>
                          <w:t>)</w:t>
                        </w:r>
                      </w:p>
                    </w:txbxContent>
                  </v:textbox>
                </v:rect>
                <v:shape id="Picture 124" o:spid="_x0000_s1074" type="#_x0000_t75" style="position:absolute;left:29997;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">
                  <v:imagedata r:id="rId43" o:title=""/>
                </v:shape>
                <v:shape id="Picture 125" o:spid="_x0000_s1075" type="#_x0000_t75" style="position:absolute;left:29997;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">
                  <v:imagedata r:id="rId44" o:title=""/>
                </v:shape>
                <v:rect id="Rectangle 126" o:spid="_x0000_s1076" style="position:absolute;left:29845;top:19450;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" stroked="f"/>
                <v:rect id="Rectangle 127" o:spid="_x0000_s1077" style="position:absolute;left:29845;top:20212;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" fillcolor="#fefefe" stroked="f"/>
                <v:rect id="Rectangle 128" o:spid="_x0000_s1078" style="position:absolute;left:29845;top:20974;width:16027;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" fillcolor="#fdfdfd" stroked="f"/>
                <v:rect id="Rectangle 129" o:spid="_x0000_s1079" style="position:absolute;left:29845;top:21424;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" fillcolor="#fcfcfc" stroked="f"/>
                <v:rect id="Rectangle 130" o:spid="_x0000_s1080" style="position:absolute;left:29845;top:21729;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" fillcolor="#fbfbfb" stroked="f"/>
                <v:rect id="Rectangle 131" o:spid="_x0000_s1081" style="position:absolute;left:29845;top:22110;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" fillcolor="#fafafa" stroked="f"/>
                <v:rect id="Rectangle 132" o:spid="_x0000_s1082" style="position:absolute;left:29845;top:22415;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" fillcolor="#f9f9f9" stroked="f"/>
                <v:rect id="Rectangle 133" o:spid="_x0000_s1083" style="position:absolute;left:29845;top:22720;width:16027;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" fillcolor="#f8f8f8" stroked="f"/>
                <v:rect id="Rectangle 134" o:spid="_x0000_s1084" style="position:absolute;left:29845;top:22948;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" fillcolor="#f7f7f7" stroked="f"/>
                <v:rect id="Rectangle 135" o:spid="_x0000_s1085" style="position:absolute;left:29845;top:23253;width:16027;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" fillcolor="#f6f6f6" stroked="f"/>
                <v:rect id="Rectangle 136" o:spid="_x0000_s1086" style="position:absolute;left:29845;top:23475;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" fillcolor="#f5f5f5" stroked="f"/>
                <v:rect id="Rectangle 137" o:spid="_x0000_s1087" style="position:absolute;left:29845;top:23856;width:16027;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" fillcolor="#f4f4f4" stroked="f"/>
                <v:rect id="Rectangle 138" o:spid="_x0000_s1088" style="position:absolute;left:29845;top:24085;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" fillcolor="#f3f3f3" stroked="f"/>
                <v:rect id="Rectangle 139" o:spid="_x0000_s1089" style="position:absolute;left:29845;top:24542;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" fillcolor="#f2f2f2" stroked="f"/>
                <v:rect id="Rectangle 140" o:spid="_x0000_s1090" style="position:absolute;left:29845;top:24999;width:1602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" fillcolor="#f1f1f1" stroked="f"/>
                <v:rect id="Rectangle 141" o:spid="_x0000_s1091" style="position:absolute;left:29845;top:25679;width:16027;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" fillcolor="#f0f0f0" stroked="f"/>
                <v:rect id="Rectangle 142" o:spid="_x0000_s1092" style="position:absolute;left:29902;top:19513;width:16033;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" filled="f" strokecolor="#404040" strokeweight=".6pt">
                  <v:stroke joinstyle="round" endcap="round"/>
                </v:rect>
                <v:rect id="Rectangle 143" o:spid="_x0000_s1093" style="position:absolute;left:33096;top:21062;width:9703;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5avwAAANwAAAAPAAAAZHJzL2Rvd25yZXYueG1sRE/bisIw&#10;EH0X/Icwgm+aKrI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BxmJ5avwAAANwAAAAPAAAAAAAA&#10;AAAAAAAAAAcCAABkcnMvZG93bnJldi54bWxQSwUGAAAAAAMAAwC3AAAA8wIAAAAA&#10;" filled="f" stroked="f">
                  <v:textbox style="mso-fit-shape-to-text:t" inset="0,0,0,0">
                    <w:txbxContent>
                      <w:p w14:paraId="46AF0A44" w14:textId="77777777" w:rsidR="00351E42" w:rsidRDefault="00351E42">
                        <w:pPr>
                          <w:ind w:hanging="2"/>
                        </w:pPr>
                        <w:r>
                          <w:rPr>
                            <w:rFonts w:ascii="Calibri" w:hAnsi="Calibri" w:cs="Calibri"/>
                            <w:color w:val="000000"/>
                          </w:rPr>
                          <w:t>Alert Consumer</w:t>
                        </w:r>
                      </w:p>
                    </w:txbxContent>
                  </v:textbox>
                </v:rect>
                <v:rect id="Rectangle 144" o:spid="_x0000_s1094" style="position:absolute;left:35648;top:22898;width:46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oowwAAANwAAAAPAAAAZHJzL2Rvd25yZXYueG1sRI/dagIx&#10;EIXvhb5DmELvNFsp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AAcKKMMAAADcAAAADwAA&#10;AAAAAAAAAAAAAAAHAgAAZHJzL2Rvd25yZXYueG1sUEsFBgAAAAADAAMAtwAAAPcCAAAAAA==&#10;" filled="f" stroked="f">
                  <v:textbox style="mso-fit-shape-to-text:t" inset="0,0,0,0">
                    <w:txbxContent>
                      <w:p w14:paraId="0BEBA7CC" w14:textId="77777777" w:rsidR="00351E42" w:rsidRDefault="00351E42">
                        <w:pPr>
                          <w:ind w:hanging="2"/>
                        </w:pPr>
                        <w:r>
                          <w:rPr>
                            <w:rFonts w:ascii="Calibri" w:hAnsi="Calibri" w:cs="Calibri"/>
                            <w:color w:val="000000"/>
                          </w:rPr>
                          <w:t>(</w:t>
                        </w:r>
                      </w:p>
                    </w:txbxContent>
                  </v:textbox>
                </v:rect>
                <v:rect id="Rectangle 145" o:spid="_x0000_s1095" style="position:absolute;left:36106;top:22898;width:3689;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zvwAAANwAAAAPAAAAZHJzL2Rvd25yZXYueG1sRE/bisIw&#10;EH1f8B/CCL6tqS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BvS6+zvwAAANwAAAAPAAAAAAAA&#10;AAAAAAAAAAcCAABkcnMvZG93bnJldi54bWxQSwUGAAAAAAMAAwC3AAAA8wIAAAAA&#10;" filled="f" stroked="f">
                  <v:textbox style="mso-fit-shape-to-text:t" inset="0,0,0,0">
                    <w:txbxContent>
                      <w:p w14:paraId="54C98368" w14:textId="77777777" w:rsidR="00351E42" w:rsidRDefault="00351E42">
                        <w:pPr>
                          <w:ind w:hanging="2"/>
                        </w:pPr>
                        <w:r>
                          <w:rPr>
                            <w:rFonts w:ascii="Calibri" w:hAnsi="Calibri" w:cs="Calibri"/>
                            <w:color w:val="000000"/>
                          </w:rPr>
                          <w:t>ACON</w:t>
                        </w:r>
                      </w:p>
                    </w:txbxContent>
                  </v:textbox>
                </v:rect>
                <v:rect id="Rectangle 146" o:spid="_x0000_s1096" style="position:absolute;left:39801;top:22898;width:46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DzwwAAANwAAAAPAAAAZHJzL2Rvd25yZXYueG1sRI/dagIx&#10;EIXvhb5DmELvNFuh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e6iQ88MAAADcAAAADwAA&#10;AAAAAAAAAAAAAAAHAgAAZHJzL2Rvd25yZXYueG1sUEsFBgAAAAADAAMAtwAAAPcCAAAAAA==&#10;" filled="f" stroked="f">
                  <v:textbox style="mso-fit-shape-to-text:t" inset="0,0,0,0">
                    <w:txbxContent>
                      <w:p w14:paraId="41E7932D" w14:textId="77777777" w:rsidR="00351E42" w:rsidRDefault="00351E42">
                        <w:pPr>
                          <w:ind w:hanging="2"/>
                        </w:pPr>
                        <w:r>
                          <w:rPr>
                            <w:rFonts w:ascii="Calibri" w:hAnsi="Calibri" w:cs="Calibri"/>
                            <w:color w:val="000000"/>
                          </w:rPr>
                          <w:t>)</w:t>
                        </w:r>
                      </w:p>
                    </w:txbxContent>
                  </v:textbox>
                </v:rect>
                <v:shape id="Picture 147" o:spid="_x0000_s1097" type="#_x0000_t75" style="position:absolute;left:13970;top:11626;width:18542;height: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">
                  <v:imagedata r:id="rId45" o:title=""/>
                </v:shape>
                <v:shape id="Picture 148" o:spid="_x0000_s1098" type="#_x0000_t75" style="position:absolute;left:13970;top:11626;width:18542;height: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">
                  <v:imagedata r:id="rId46" o:title=""/>
                </v:shape>
                <v:rect id="Rectangle 149" o:spid="_x0000_s1099" style="position:absolute;left:13817;top:11474;width:1839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" stroked="f"/>
                <v:rect id="Rectangle 150" o:spid="_x0000_s1100" style="position:absolute;left:13817;top:11855;width:1839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" fillcolor="#fefefe" stroked="f"/>
                <v:rect id="Rectangle 151" o:spid="_x0000_s1101" style="position:absolute;left:13817;top:12236;width:18390;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" fillcolor="#fdfdfd" stroked="f"/>
                <v:rect id="Rectangle 152" o:spid="_x0000_s1102" style="position:absolute;left:13817;top:12458;width:1839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" fillcolor="#fcfcfc" stroked="f"/>
                <v:rect id="Rectangle 153" o:spid="_x0000_s1103" style="position:absolute;left:13817;top:12687;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" fillcolor="#fbfbfb" stroked="f"/>
                <v:rect id="Rectangle 154" o:spid="_x0000_s1104" style="position:absolute;left:13817;top:12839;width:18390;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" fillcolor="#fafafa" stroked="f"/>
                <v:rect id="Rectangle 155" o:spid="_x0000_s1105" style="position:absolute;left:13817;top:12992;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" fillcolor="#f9f9f9" stroked="f"/>
                <v:rect id="Rectangle 156" o:spid="_x0000_s1106" style="position:absolute;left:13817;top:13144;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" fillcolor="#f8f8f8" stroked="f"/>
                <v:rect id="Rectangle 157" o:spid="_x0000_s1107" style="position:absolute;left:13817;top:13296;width:18390;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" fillcolor="#f7f7f7" stroked="f"/>
                <v:rect id="Rectangle 158" o:spid="_x0000_s1108" style="position:absolute;left:13817;top:13373;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" fillcolor="#f6f6f6" stroked="f"/>
                <v:rect id="Rectangle 159" o:spid="_x0000_s1109" style="position:absolute;left:13817;top:13525;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" fillcolor="#f5f5f5" stroked="f"/>
                <v:rect id="Rectangle 160" o:spid="_x0000_s1110" style="position:absolute;left:13817;top:13677;width:18390;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" fillcolor="#f4f4f4" stroked="f"/>
                <v:rect id="Rectangle 161" o:spid="_x0000_s1111" style="position:absolute;left:13817;top:13830;width:18390;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" fillcolor="#f3f3f3" stroked="f"/>
                <v:rect id="Rectangle 162" o:spid="_x0000_s1112" style="position:absolute;left:13817;top:14058;width:1839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" fillcolor="#f2f2f2" stroked="f"/>
                <v:rect id="Rectangle 163" o:spid="_x0000_s1113" style="position:absolute;left:13817;top:14287;width:18390;height: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" fillcolor="#f1f1f1" stroked="f"/>
                <v:rect id="Rectangle 164" o:spid="_x0000_s1114" style="position:absolute;left:13817;top:14585;width:1839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" fillcolor="#f0f0f0" stroked="f"/>
                <v:shape id="Freeform 165" o:spid="_x0000_s1115" style="position:absolute;left:13874;top:11537;width:18320;height:3417;visibility:visible;mso-wrap-style:square;v-text-anchor:top" coordsize="38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" path="m360,720r3120,c3679,720,3840,559,3840,360,3840,161,3679,,3480,l360,c161,,,161,,360,,559,161,720,360,720xe" filled="f" strokecolor="#404040" strokeweight=".6pt">
                  <v:stroke endcap="round"/>
                  <v:path arrowok="t" o:connecttype="custom" o:connectlocs="171748,341630;1660227,341630;1831975,170815;1660227,0;171748,0;0,170815;171748,341630" o:connectangles="0,0,0,0,0,0,0"/>
                </v:shape>
                <v:rect id="Rectangle 166" o:spid="_x0000_s1116" style="position:absolute;left:19259;top:12287;width:761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" filled="f" stroked="f">
                  <v:textbox style="mso-fit-shape-to-text:t" inset="0,0,0,0">
                    <w:txbxContent>
                      <w:p w14:paraId="3BCE351D" w14:textId="77777777" w:rsidR="00351E42" w:rsidRDefault="00351E42">
                        <w:pPr>
                          <w:ind w:hanging="2"/>
                        </w:pPr>
                        <w:r>
                          <w:rPr>
                            <w:rFonts w:ascii="Calibri" w:hAnsi="Calibri" w:cs="Calibri"/>
                            <w:color w:val="000000"/>
                          </w:rPr>
                          <w:t>Report Alert</w:t>
                        </w:r>
                      </w:p>
                    </w:txbxContent>
                  </v:textbox>
                </v:rect>
                <v:shape id="Picture 167" o:spid="_x0000_s1117" type="#_x0000_t75" style="position:absolute;left:23126;top:7067;width:229;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">
                  <v:imagedata r:id="rId47" o:title=""/>
                </v:shape>
                <v:shape id="Picture 168" o:spid="_x0000_s1118" type="#_x0000_t75" style="position:absolute;left:23126;top:7067;width:229;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">
                  <v:imagedata r:id="rId48" o:title=""/>
                </v:shape>
                <v:line id="Line 169" o:spid="_x0000_s1119" style="position:absolute;visibility:visible;mso-wrap-style:square" from="23037,6978" to="23037,11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" strokecolor="#404040" strokeweight=".6pt">
                  <v:stroke endcap="round"/>
                </v:line>
                <v:shape id="Picture 170" o:spid="_x0000_s1120" type="#_x0000_t75" style="position:absolute;left:8242;top:15043;width:29997;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">
                  <v:imagedata r:id="rId49" o:title=""/>
                </v:shape>
                <v:shape id="Picture 171" o:spid="_x0000_s1121" type="#_x0000_t75" style="position:absolute;left:8242;top:15043;width:29997;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">
                  <v:imagedata r:id="rId50" o:title=""/>
                </v:shape>
                <v:shape id="Freeform 172" o:spid="_x0000_s1122" style="position:absolute;left:8153;top:14954;width:29762;height:4559;visibility:visible;mso-wrap-style:square;v-text-anchor:top" coordsize="4687,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" path="m4687,718l2344,,,718e" filled="f" strokecolor="#404040" strokeweight=".6pt">
                  <v:stroke endcap="round"/>
                  <v:path arrowok="t" o:connecttype="custom" o:connectlocs="2976245,455930;1488440,0;0,455930" o:connectangles="0,0,0"/>
                </v:shape>
                <w10:anchorlock/>
              </v:group>
            </w:pict>
          </mc:Fallback>
        </mc:AlternateContent>
      </w:r>
    </w:p>
    <w:p w14:paraId="5AF4A25E" w14:textId="77777777" w:rsidR="00A23076" w:rsidRPr="001F42D3" w:rsidRDefault="00A23076" w:rsidP="008E1C27">
      <w:pPr>
        <w:pStyle w:val="BodyText"/>
        <w:rPr>
          <w:rStyle w:val="Emphasis"/>
          <w:i w:val="0"/>
        </w:rPr>
      </w:pPr>
    </w:p>
    <w:p w14:paraId="7605D141" w14:textId="77777777" w:rsidR="00B11855" w:rsidRPr="001F42D3" w:rsidRDefault="003D003E" w:rsidP="00411936">
      <w:pPr>
        <w:pStyle w:val="Heading3"/>
        <w:rPr>
          <w:noProof w:val="0"/>
        </w:rPr>
      </w:pPr>
      <w:bookmarkStart w:id="1513" w:name="_Toc401769330"/>
      <w:bookmarkStart w:id="1514" w:name="_Toc401769791"/>
      <w:bookmarkStart w:id="1515" w:name="_Toc214889684"/>
      <w:r w:rsidRPr="001F42D3">
        <w:rPr>
          <w:noProof w:val="0"/>
        </w:rPr>
        <w:t>Use Case Roles</w:t>
      </w:r>
      <w:bookmarkEnd w:id="1513"/>
      <w:bookmarkEnd w:id="1514"/>
      <w:bookmarkEnd w:id="1515"/>
    </w:p>
    <w:p w14:paraId="58399409" w14:textId="77777777" w:rsidR="00D52943" w:rsidRPr="001F42D3" w:rsidRDefault="00D52943" w:rsidP="00DE39CA">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8174"/>
      </w:tblGrid>
      <w:tr w:rsidR="00D52943" w:rsidRPr="001F42D3" w14:paraId="36AB05EF" w14:textId="77777777" w:rsidTr="00A17802">
        <w:trPr>
          <w:cantSplit/>
        </w:trPr>
        <w:tc>
          <w:tcPr>
            <w:tcW w:w="1188" w:type="dxa"/>
          </w:tcPr>
          <w:p w14:paraId="33F10CFD" w14:textId="77777777" w:rsidR="00D52943" w:rsidRPr="001F42D3" w:rsidRDefault="00D52943" w:rsidP="00E23ECF">
            <w:pPr>
              <w:pStyle w:val="BodyText"/>
              <w:rPr>
                <w:rStyle w:val="Strong"/>
              </w:rPr>
            </w:pPr>
            <w:r w:rsidRPr="001F42D3">
              <w:rPr>
                <w:rStyle w:val="Strong"/>
              </w:rPr>
              <w:t>Actor</w:t>
            </w:r>
          </w:p>
        </w:tc>
        <w:tc>
          <w:tcPr>
            <w:tcW w:w="8388" w:type="dxa"/>
          </w:tcPr>
          <w:p w14:paraId="418C1915" w14:textId="77777777" w:rsidR="00D52943" w:rsidRPr="001F42D3" w:rsidRDefault="00D52943" w:rsidP="00D52943">
            <w:pPr>
              <w:pStyle w:val="BodyText"/>
              <w:rPr>
                <w:rStyle w:val="Strong"/>
                <w:b w:val="0"/>
                <w:bCs w:val="0"/>
              </w:rPr>
            </w:pPr>
            <w:r w:rsidRPr="001F42D3">
              <w:t>Alert Reporter</w:t>
            </w:r>
          </w:p>
        </w:tc>
      </w:tr>
      <w:tr w:rsidR="00D52943" w:rsidRPr="001F42D3" w14:paraId="0E959A9C" w14:textId="77777777" w:rsidTr="00A17802">
        <w:trPr>
          <w:cantSplit/>
        </w:trPr>
        <w:tc>
          <w:tcPr>
            <w:tcW w:w="1188" w:type="dxa"/>
          </w:tcPr>
          <w:p w14:paraId="5A0F6A5B" w14:textId="77777777" w:rsidR="00D52943" w:rsidRPr="001F42D3" w:rsidRDefault="00D52943" w:rsidP="00E23ECF">
            <w:pPr>
              <w:pStyle w:val="BodyText"/>
              <w:rPr>
                <w:rStyle w:val="Strong"/>
              </w:rPr>
            </w:pPr>
            <w:r w:rsidRPr="001F42D3">
              <w:rPr>
                <w:rStyle w:val="Strong"/>
              </w:rPr>
              <w:t>Role</w:t>
            </w:r>
          </w:p>
        </w:tc>
        <w:tc>
          <w:tcPr>
            <w:tcW w:w="8388" w:type="dxa"/>
          </w:tcPr>
          <w:p w14:paraId="1C6FF84E" w14:textId="77777777" w:rsidR="00D52943" w:rsidRPr="001F42D3" w:rsidRDefault="00D52943" w:rsidP="00D52943">
            <w:pPr>
              <w:pStyle w:val="BodyText"/>
              <w:rPr>
                <w:rStyle w:val="Strong"/>
                <w:b w:val="0"/>
                <w:bCs w:val="0"/>
              </w:rPr>
            </w:pPr>
            <w:r w:rsidRPr="001F42D3">
              <w:t>Sends Report Alert to the Alert Manager (AM)</w:t>
            </w:r>
          </w:p>
        </w:tc>
      </w:tr>
      <w:tr w:rsidR="00D52943" w:rsidRPr="001F42D3" w14:paraId="7FC7E9FF" w14:textId="77777777" w:rsidTr="00A17802">
        <w:trPr>
          <w:cantSplit/>
        </w:trPr>
        <w:tc>
          <w:tcPr>
            <w:tcW w:w="1188" w:type="dxa"/>
          </w:tcPr>
          <w:p w14:paraId="1C591715" w14:textId="77777777" w:rsidR="00D52943" w:rsidRPr="001F42D3" w:rsidRDefault="00D52943" w:rsidP="00E23ECF">
            <w:pPr>
              <w:pStyle w:val="BodyText"/>
              <w:rPr>
                <w:rStyle w:val="Strong"/>
              </w:rPr>
            </w:pPr>
            <w:r w:rsidRPr="001F42D3">
              <w:rPr>
                <w:rStyle w:val="Strong"/>
              </w:rPr>
              <w:t>Actor</w:t>
            </w:r>
          </w:p>
        </w:tc>
        <w:tc>
          <w:tcPr>
            <w:tcW w:w="8388" w:type="dxa"/>
          </w:tcPr>
          <w:p w14:paraId="20D75440" w14:textId="77777777" w:rsidR="00D52943" w:rsidRPr="001F42D3" w:rsidRDefault="00D52943" w:rsidP="00D52943">
            <w:pPr>
              <w:pStyle w:val="BodyText"/>
              <w:rPr>
                <w:rStyle w:val="Strong"/>
                <w:b w:val="0"/>
                <w:bCs w:val="0"/>
              </w:rPr>
            </w:pPr>
            <w:r w:rsidRPr="001F42D3">
              <w:t>Alert Manager (AM)</w:t>
            </w:r>
          </w:p>
        </w:tc>
      </w:tr>
      <w:tr w:rsidR="00D52943" w:rsidRPr="001F42D3" w14:paraId="3A6B5EC8" w14:textId="77777777" w:rsidTr="00A17802">
        <w:trPr>
          <w:cantSplit/>
        </w:trPr>
        <w:tc>
          <w:tcPr>
            <w:tcW w:w="1188" w:type="dxa"/>
          </w:tcPr>
          <w:p w14:paraId="3368D82B" w14:textId="77777777" w:rsidR="00D52943" w:rsidRPr="001F42D3" w:rsidRDefault="00D52943" w:rsidP="00E23ECF">
            <w:pPr>
              <w:pStyle w:val="BodyText"/>
              <w:rPr>
                <w:rStyle w:val="Strong"/>
              </w:rPr>
            </w:pPr>
            <w:r w:rsidRPr="001F42D3">
              <w:rPr>
                <w:rStyle w:val="Strong"/>
              </w:rPr>
              <w:t>Role</w:t>
            </w:r>
          </w:p>
        </w:tc>
        <w:tc>
          <w:tcPr>
            <w:tcW w:w="8388" w:type="dxa"/>
          </w:tcPr>
          <w:p w14:paraId="5839BF43" w14:textId="77777777" w:rsidR="00D52943" w:rsidRPr="001F42D3" w:rsidRDefault="00D52943" w:rsidP="00D52943">
            <w:pPr>
              <w:pStyle w:val="BodyText"/>
              <w:rPr>
                <w:rStyle w:val="Strong"/>
                <w:b w:val="0"/>
                <w:bCs w:val="0"/>
              </w:rPr>
            </w:pPr>
            <w:r w:rsidRPr="001F42D3">
              <w:t>Receives Report Alert from Alert Reporter for transmission to a person</w:t>
            </w:r>
          </w:p>
        </w:tc>
      </w:tr>
      <w:tr w:rsidR="00D52943" w:rsidRPr="001F42D3" w14:paraId="2BB23F5F" w14:textId="77777777" w:rsidTr="00A17802">
        <w:trPr>
          <w:cantSplit/>
        </w:trPr>
        <w:tc>
          <w:tcPr>
            <w:tcW w:w="1188" w:type="dxa"/>
          </w:tcPr>
          <w:p w14:paraId="441FF8A5" w14:textId="77777777" w:rsidR="00D52943" w:rsidRPr="001F42D3" w:rsidRDefault="00D52943" w:rsidP="00E23ECF">
            <w:pPr>
              <w:pStyle w:val="BodyText"/>
              <w:rPr>
                <w:rStyle w:val="Strong"/>
              </w:rPr>
            </w:pPr>
            <w:r w:rsidRPr="001F42D3">
              <w:rPr>
                <w:rStyle w:val="Strong"/>
              </w:rPr>
              <w:t>Actor</w:t>
            </w:r>
          </w:p>
        </w:tc>
        <w:tc>
          <w:tcPr>
            <w:tcW w:w="8388" w:type="dxa"/>
          </w:tcPr>
          <w:p w14:paraId="1992B18D" w14:textId="77777777" w:rsidR="00D52943" w:rsidRPr="001F42D3" w:rsidRDefault="00D52943" w:rsidP="00D52943">
            <w:pPr>
              <w:pStyle w:val="BodyText"/>
              <w:rPr>
                <w:rStyle w:val="Strong"/>
                <w:b w:val="0"/>
                <w:bCs w:val="0"/>
              </w:rPr>
            </w:pPr>
            <w:r w:rsidRPr="001F42D3">
              <w:t>Alert Consumer (ACON)</w:t>
            </w:r>
          </w:p>
        </w:tc>
      </w:tr>
      <w:tr w:rsidR="00D52943" w:rsidRPr="001F42D3" w14:paraId="1F90CC78" w14:textId="77777777" w:rsidTr="00A17802">
        <w:trPr>
          <w:cantSplit/>
        </w:trPr>
        <w:tc>
          <w:tcPr>
            <w:tcW w:w="1188" w:type="dxa"/>
          </w:tcPr>
          <w:p w14:paraId="7035EE7C" w14:textId="77777777" w:rsidR="00D52943" w:rsidRPr="001F42D3" w:rsidRDefault="00D52943" w:rsidP="00E23ECF">
            <w:pPr>
              <w:pStyle w:val="BodyText"/>
              <w:rPr>
                <w:rStyle w:val="Strong"/>
              </w:rPr>
            </w:pPr>
            <w:r w:rsidRPr="001F42D3">
              <w:rPr>
                <w:rStyle w:val="Strong"/>
              </w:rPr>
              <w:t>Role</w:t>
            </w:r>
          </w:p>
        </w:tc>
        <w:tc>
          <w:tcPr>
            <w:tcW w:w="8388" w:type="dxa"/>
          </w:tcPr>
          <w:p w14:paraId="600AF61E" w14:textId="77777777" w:rsidR="00D52943" w:rsidRPr="001F42D3" w:rsidRDefault="00D52943" w:rsidP="00D52943">
            <w:pPr>
              <w:pStyle w:val="BodyText"/>
              <w:rPr>
                <w:rStyle w:val="Strong"/>
                <w:b w:val="0"/>
                <w:bCs w:val="0"/>
              </w:rPr>
            </w:pPr>
            <w:r w:rsidRPr="001F42D3">
              <w:t>Receives Report Alert from Alert Reporter with no expectation of transmission to a person</w:t>
            </w:r>
          </w:p>
        </w:tc>
      </w:tr>
    </w:tbl>
    <w:p w14:paraId="1100DCD5" w14:textId="77777777" w:rsidR="00B11855" w:rsidRPr="001F42D3" w:rsidRDefault="00B11855" w:rsidP="00D52943">
      <w:pPr>
        <w:pStyle w:val="BodyText"/>
      </w:pPr>
    </w:p>
    <w:p w14:paraId="6924848F" w14:textId="77777777" w:rsidR="00B11855" w:rsidRPr="001F42D3" w:rsidRDefault="003D003E" w:rsidP="000519C1">
      <w:pPr>
        <w:pStyle w:val="Heading3"/>
        <w:rPr>
          <w:noProof w:val="0"/>
        </w:rPr>
      </w:pPr>
      <w:bookmarkStart w:id="1516" w:name="_Toc401769331"/>
      <w:bookmarkStart w:id="1517" w:name="_Toc401769792"/>
      <w:bookmarkStart w:id="1518" w:name="_Toc214889685"/>
      <w:r w:rsidRPr="001F42D3">
        <w:rPr>
          <w:noProof w:val="0"/>
        </w:rPr>
        <w:t>Referenced Standards</w:t>
      </w:r>
      <w:bookmarkEnd w:id="1516"/>
      <w:bookmarkEnd w:id="1517"/>
      <w:bookmarkEnd w:id="1518"/>
    </w:p>
    <w:p w14:paraId="38FE5018" w14:textId="09B1A847" w:rsidR="00B11855" w:rsidRPr="001F42D3" w:rsidRDefault="006D613E" w:rsidP="00B3430A">
      <w:pPr>
        <w:pStyle w:val="BodyText"/>
      </w:pPr>
      <w:r w:rsidRPr="001F42D3">
        <w:t>HL7</w:t>
      </w:r>
      <w:r w:rsidR="00995105" w:rsidRPr="001F42D3">
        <w:t xml:space="preserve"> </w:t>
      </w:r>
      <w:r w:rsidR="003D003E" w:rsidRPr="001F42D3">
        <w:t xml:space="preserve">- </w:t>
      </w:r>
      <w:r w:rsidRPr="001F42D3">
        <w:t>HL7</w:t>
      </w:r>
      <w:r w:rsidR="003D003E" w:rsidRPr="001F42D3">
        <w:t xml:space="preserve"> Version 2.6 Ch7 Observation Reporting</w:t>
      </w:r>
    </w:p>
    <w:p w14:paraId="0F538303" w14:textId="77777777" w:rsidR="00B11855" w:rsidRPr="001F42D3" w:rsidRDefault="003D003E" w:rsidP="00B3430A">
      <w:pPr>
        <w:pStyle w:val="BodyText"/>
      </w:pPr>
      <w:r w:rsidRPr="001F42D3">
        <w:t>ISO/IEEE 11073-10201 Domain Information Model</w:t>
      </w:r>
    </w:p>
    <w:p w14:paraId="11D5B8D9" w14:textId="77777777" w:rsidR="00B11855" w:rsidRPr="001F42D3" w:rsidRDefault="003D003E" w:rsidP="00B3430A">
      <w:pPr>
        <w:pStyle w:val="BodyText"/>
      </w:pPr>
      <w:r w:rsidRPr="001F42D3">
        <w:t>ISO/IEEE 11073-10101 Nomenclature</w:t>
      </w:r>
    </w:p>
    <w:p w14:paraId="358077A7" w14:textId="411F12F9" w:rsidR="009941E6" w:rsidRPr="001F42D3" w:rsidRDefault="009941E6" w:rsidP="00D72462">
      <w:pPr>
        <w:pStyle w:val="BodyText"/>
      </w:pPr>
      <w:bookmarkStart w:id="1519" w:name="OLE_LINK7"/>
      <w:r w:rsidRPr="001F42D3">
        <w:t>IEC 60601-1-8</w:t>
      </w:r>
      <w:r w:rsidR="00D72462" w:rsidRPr="001F42D3">
        <w:t xml:space="preserve"> Medical electrical equipment -- Part 1-8: General requirements for basic safety and essential performance -- Collateral standard: General requirements, tests and guidance for alarm systems in medical electrical equipment and medical electrical systems</w:t>
      </w:r>
    </w:p>
    <w:p w14:paraId="4F211D7F" w14:textId="3F109F2D" w:rsidR="00B11855" w:rsidRPr="001F42D3" w:rsidRDefault="005B0C7C" w:rsidP="000519C1">
      <w:pPr>
        <w:pStyle w:val="Heading3"/>
        <w:rPr>
          <w:noProof w:val="0"/>
        </w:rPr>
      </w:pPr>
      <w:bookmarkStart w:id="1520" w:name="_Toc214889686"/>
      <w:bookmarkEnd w:id="1519"/>
      <w:r w:rsidRPr="001F42D3">
        <w:rPr>
          <w:noProof w:val="0"/>
        </w:rPr>
        <w:lastRenderedPageBreak/>
        <w:t>Messages</w:t>
      </w:r>
      <w:bookmarkEnd w:id="1520"/>
    </w:p>
    <w:p w14:paraId="4475619C" w14:textId="6B2B5901" w:rsidR="00B11855" w:rsidRPr="001F42D3" w:rsidRDefault="009E2B46" w:rsidP="000519C1">
      <w:pPr>
        <w:pStyle w:val="Heading4"/>
        <w:rPr>
          <w:noProof w:val="0"/>
        </w:rPr>
      </w:pPr>
      <w:bookmarkStart w:id="1521" w:name="_Toc401769794"/>
      <w:bookmarkStart w:id="1522" w:name="_Toc214889687"/>
      <w:r w:rsidRPr="001F42D3">
        <w:rPr>
          <w:noProof w:val="0"/>
        </w:rPr>
        <w:t>Alert Reporter</w:t>
      </w:r>
      <w:r w:rsidR="003D003E" w:rsidRPr="001F42D3">
        <w:rPr>
          <w:noProof w:val="0"/>
        </w:rPr>
        <w:t xml:space="preserve"> reports to </w:t>
      </w:r>
      <w:r w:rsidRPr="001F42D3">
        <w:rPr>
          <w:noProof w:val="0"/>
        </w:rPr>
        <w:t>Alert Manager</w:t>
      </w:r>
      <w:r w:rsidR="00E86B15" w:rsidRPr="001F42D3">
        <w:rPr>
          <w:noProof w:val="0"/>
        </w:rPr>
        <w:t>/</w:t>
      </w:r>
      <w:bookmarkEnd w:id="1521"/>
      <w:r w:rsidR="00916BBE" w:rsidRPr="001F42D3">
        <w:rPr>
          <w:noProof w:val="0"/>
        </w:rPr>
        <w:t>Alert Consumer</w:t>
      </w:r>
      <w:bookmarkEnd w:id="1522"/>
    </w:p>
    <w:p w14:paraId="662E7AA8" w14:textId="77777777" w:rsidR="00C40FD5" w:rsidRPr="001F42D3" w:rsidRDefault="00000000" w:rsidP="00C40FD5">
      <w:pPr>
        <w:pStyle w:val="BodyText"/>
      </w:pPr>
      <w:r>
        <w:object w:dxaOrig="1440" w:dyaOrig="1440" w14:anchorId="344B3DD6">
          <v:shape id="_x0000_s2054" type="#_x0000_t75" alt="" style="position:absolute;margin-left:0;margin-top:3pt;width:224.3pt;height:112.55pt;z-index:251650048;mso-wrap-edited:f;mso-width-percent:0;mso-height-percent:0;mso-position-horizontal:center;mso-width-percent:0;mso-height-percent:0" wrapcoords="2889 2736 2672 4032 4912 4608 10763 5040 10763 7344 3106 7632 3106 9504 2528 9792 2528 18432 2961 18864 2961 21312 3323 21312 3323 21168 18132 19008 18493 18720 19071 17424 19071 11952 18276 9360 10763 7344 10763 5040 15459 4896 18927 4032 18927 2736 2889 2736" o:allowincell="f" o:allowoverlap="f" fillcolor="window">
            <v:imagedata r:id="rId51" o:title=""/>
            <w10:wrap type="topAndBottom"/>
          </v:shape>
          <o:OLEObject Type="Embed" ProgID="Word.Picture.8" ShapeID="_x0000_s2054" DrawAspect="Content" ObjectID="_1825502878" r:id="rId52"/>
        </w:object>
      </w:r>
    </w:p>
    <w:p w14:paraId="202468D5" w14:textId="1935B502" w:rsidR="00B11855" w:rsidRPr="001F42D3" w:rsidRDefault="009E2B46" w:rsidP="00B3430A">
      <w:pPr>
        <w:pStyle w:val="BodyText"/>
      </w:pPr>
      <w:r w:rsidRPr="001F42D3">
        <w:t>Alert Reporter</w:t>
      </w:r>
      <w:r w:rsidR="003D003E" w:rsidRPr="001F42D3">
        <w:t xml:space="preserve"> sends Report Alert to </w:t>
      </w:r>
      <w:r w:rsidRPr="001F42D3">
        <w:t>Alert Manager</w:t>
      </w:r>
      <w:r w:rsidR="00446183" w:rsidRPr="001F42D3">
        <w:t xml:space="preserve"> and/or </w:t>
      </w:r>
      <w:r w:rsidR="00916BBE" w:rsidRPr="001F42D3">
        <w:t>Alert Consumer</w:t>
      </w:r>
      <w:r w:rsidR="003D003E" w:rsidRPr="001F42D3">
        <w:t xml:space="preserve"> as an </w:t>
      </w:r>
      <w:r w:rsidR="006D613E" w:rsidRPr="001F42D3">
        <w:t>HL7</w:t>
      </w:r>
      <w:r w:rsidR="00995105" w:rsidRPr="001F42D3">
        <w:t xml:space="preserve"> </w:t>
      </w:r>
      <w:r w:rsidR="003D003E" w:rsidRPr="001F42D3">
        <w:t>ORU message.</w:t>
      </w:r>
    </w:p>
    <w:p w14:paraId="2FD67923" w14:textId="6677FAE6" w:rsidR="00B11855" w:rsidRPr="001F42D3" w:rsidRDefault="006D613E" w:rsidP="00123C7B">
      <w:pPr>
        <w:pStyle w:val="Heading5"/>
        <w:rPr>
          <w:noProof w:val="0"/>
        </w:rPr>
      </w:pPr>
      <w:bookmarkStart w:id="1523" w:name="_Toc401769795"/>
      <w:bookmarkStart w:id="1524" w:name="_Toc214889688"/>
      <w:r w:rsidRPr="001F42D3">
        <w:rPr>
          <w:noProof w:val="0"/>
        </w:rPr>
        <w:t>HL7</w:t>
      </w:r>
      <w:r w:rsidR="00995105" w:rsidRPr="001F42D3">
        <w:rPr>
          <w:noProof w:val="0"/>
        </w:rPr>
        <w:t xml:space="preserve"> </w:t>
      </w:r>
      <w:r w:rsidR="003D003E" w:rsidRPr="001F42D3">
        <w:rPr>
          <w:noProof w:val="0"/>
        </w:rPr>
        <w:t>Conformance Statement</w:t>
      </w:r>
      <w:bookmarkEnd w:id="1523"/>
      <w:bookmarkEnd w:id="1524"/>
    </w:p>
    <w:p w14:paraId="51F211AD" w14:textId="719D6546" w:rsidR="00B11855" w:rsidRPr="001F42D3" w:rsidRDefault="003D003E" w:rsidP="00B3430A">
      <w:pPr>
        <w:pStyle w:val="BodyText"/>
      </w:pPr>
      <w:r w:rsidRPr="001F42D3">
        <w:t xml:space="preserve">The conformance statement for this interaction described below is adapted from </w:t>
      </w:r>
      <w:r w:rsidR="006D613E" w:rsidRPr="001F42D3">
        <w:t>HL7</w:t>
      </w:r>
      <w:r w:rsidR="00995105" w:rsidRPr="001F42D3">
        <w:t xml:space="preserve"> </w:t>
      </w:r>
      <w:r w:rsidRPr="001F42D3">
        <w:t>2.6.</w:t>
      </w:r>
    </w:p>
    <w:p w14:paraId="74F5C759" w14:textId="77777777" w:rsidR="00B11855" w:rsidRPr="001F42D3" w:rsidRDefault="003D003E" w:rsidP="00CF5627">
      <w:pPr>
        <w:pStyle w:val="TableTitle"/>
      </w:pPr>
      <w:r w:rsidRPr="001F42D3">
        <w:t>Table 3.4.4.1.1-1: PCD-04 Transaction Conformance</w:t>
      </w:r>
    </w:p>
    <w:tbl>
      <w:tblPr>
        <w:tblW w:w="0" w:type="auto"/>
        <w:tblInd w:w="1008"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3420"/>
        <w:gridCol w:w="4320"/>
      </w:tblGrid>
      <w:tr w:rsidR="00B11855" w:rsidRPr="001F42D3" w14:paraId="4EE60931" w14:textId="77777777" w:rsidTr="00A17802">
        <w:trPr>
          <w:cantSplit/>
          <w:tblHeader/>
        </w:trPr>
        <w:tc>
          <w:tcPr>
            <w:tcW w:w="3420" w:type="dxa"/>
            <w:tcBorders>
              <w:top w:val="single" w:sz="4" w:space="0" w:color="auto"/>
              <w:bottom w:val="single" w:sz="4" w:space="0" w:color="auto"/>
              <w:right w:val="single" w:sz="4" w:space="0" w:color="auto"/>
            </w:tcBorders>
            <w:shd w:val="clear" w:color="auto" w:fill="D9D9D9"/>
            <w:tcMar>
              <w:top w:w="100" w:type="dxa"/>
              <w:right w:w="100" w:type="dxa"/>
            </w:tcMar>
          </w:tcPr>
          <w:p w14:paraId="13EDAA87" w14:textId="77777777" w:rsidR="00B11855" w:rsidRPr="001F42D3" w:rsidRDefault="003D003E" w:rsidP="00863A9A">
            <w:pPr>
              <w:pStyle w:val="TableEntryHeader"/>
            </w:pPr>
            <w:r w:rsidRPr="001F42D3">
              <w:t>Publication ID:</w:t>
            </w:r>
          </w:p>
        </w:tc>
        <w:tc>
          <w:tcPr>
            <w:tcW w:w="4320" w:type="dxa"/>
            <w:tcBorders>
              <w:top w:val="single" w:sz="4" w:space="0" w:color="auto"/>
              <w:left w:val="single" w:sz="4" w:space="0" w:color="auto"/>
              <w:bottom w:val="single" w:sz="4" w:space="0" w:color="auto"/>
            </w:tcBorders>
            <w:shd w:val="clear" w:color="auto" w:fill="D9D9D9"/>
            <w:tcMar>
              <w:top w:w="100" w:type="dxa"/>
              <w:right w:w="100" w:type="dxa"/>
            </w:tcMar>
          </w:tcPr>
          <w:p w14:paraId="1FB3C700" w14:textId="77777777" w:rsidR="00B11855" w:rsidRPr="001F42D3" w:rsidRDefault="003D003E" w:rsidP="00863A9A">
            <w:pPr>
              <w:pStyle w:val="TableEntryHeader"/>
            </w:pPr>
            <w:r w:rsidRPr="001F42D3">
              <w:t>R40</w:t>
            </w:r>
          </w:p>
        </w:tc>
      </w:tr>
      <w:tr w:rsidR="00B11855" w:rsidRPr="001F42D3" w14:paraId="5DA950FA" w14:textId="77777777" w:rsidTr="00CF5627">
        <w:tc>
          <w:tcPr>
            <w:tcW w:w="3420" w:type="dxa"/>
            <w:tcBorders>
              <w:top w:val="single" w:sz="4" w:space="0" w:color="auto"/>
              <w:bottom w:val="single" w:sz="4" w:space="0" w:color="auto"/>
              <w:right w:val="single" w:sz="4" w:space="0" w:color="auto"/>
            </w:tcBorders>
            <w:vAlign w:val="center"/>
          </w:tcPr>
          <w:p w14:paraId="69FB6D7F" w14:textId="77777777" w:rsidR="00B11855" w:rsidRPr="001F42D3" w:rsidRDefault="003D003E" w:rsidP="00CF5627">
            <w:pPr>
              <w:pStyle w:val="TableEntry"/>
            </w:pPr>
            <w:r w:rsidRPr="001F42D3">
              <w:t>Type:</w:t>
            </w:r>
          </w:p>
        </w:tc>
        <w:tc>
          <w:tcPr>
            <w:tcW w:w="4320" w:type="dxa"/>
            <w:tcBorders>
              <w:top w:val="single" w:sz="4" w:space="0" w:color="auto"/>
              <w:left w:val="single" w:sz="4" w:space="0" w:color="auto"/>
              <w:bottom w:val="single" w:sz="4" w:space="0" w:color="auto"/>
            </w:tcBorders>
            <w:vAlign w:val="center"/>
          </w:tcPr>
          <w:p w14:paraId="6DA49306" w14:textId="77777777" w:rsidR="00B11855" w:rsidRPr="001F42D3" w:rsidRDefault="003D003E" w:rsidP="00CF5627">
            <w:pPr>
              <w:pStyle w:val="TableEntry"/>
            </w:pPr>
            <w:r w:rsidRPr="001F42D3">
              <w:t>Unsolicited</w:t>
            </w:r>
          </w:p>
        </w:tc>
      </w:tr>
      <w:tr w:rsidR="00B11855" w:rsidRPr="001F42D3" w14:paraId="5B4BC223" w14:textId="77777777" w:rsidTr="00CF5627">
        <w:tc>
          <w:tcPr>
            <w:tcW w:w="3420" w:type="dxa"/>
            <w:tcBorders>
              <w:top w:val="single" w:sz="4" w:space="0" w:color="auto"/>
              <w:bottom w:val="single" w:sz="4" w:space="0" w:color="auto"/>
              <w:right w:val="single" w:sz="4" w:space="0" w:color="auto"/>
            </w:tcBorders>
            <w:vAlign w:val="center"/>
          </w:tcPr>
          <w:p w14:paraId="43947424" w14:textId="77777777" w:rsidR="00B11855" w:rsidRPr="001F42D3" w:rsidRDefault="003D003E" w:rsidP="00CF5627">
            <w:pPr>
              <w:pStyle w:val="TableEntry"/>
            </w:pPr>
            <w:r w:rsidRPr="001F42D3">
              <w:t>Publication Name:</w:t>
            </w:r>
          </w:p>
        </w:tc>
        <w:tc>
          <w:tcPr>
            <w:tcW w:w="4320" w:type="dxa"/>
            <w:tcBorders>
              <w:top w:val="single" w:sz="4" w:space="0" w:color="auto"/>
              <w:left w:val="single" w:sz="4" w:space="0" w:color="auto"/>
              <w:bottom w:val="single" w:sz="4" w:space="0" w:color="auto"/>
            </w:tcBorders>
            <w:vAlign w:val="center"/>
          </w:tcPr>
          <w:p w14:paraId="31386371" w14:textId="77777777" w:rsidR="00B11855" w:rsidRPr="001F42D3" w:rsidRDefault="003D003E" w:rsidP="00CF5627">
            <w:pPr>
              <w:pStyle w:val="TableEntry"/>
            </w:pPr>
            <w:r w:rsidRPr="001F42D3">
              <w:t>IHEPCD-04ReportAlert</w:t>
            </w:r>
          </w:p>
        </w:tc>
      </w:tr>
      <w:tr w:rsidR="00B11855" w:rsidRPr="001F42D3" w14:paraId="086F8124" w14:textId="77777777" w:rsidTr="00CF5627">
        <w:tc>
          <w:tcPr>
            <w:tcW w:w="3420" w:type="dxa"/>
            <w:tcBorders>
              <w:top w:val="single" w:sz="4" w:space="0" w:color="auto"/>
              <w:bottom w:val="single" w:sz="4" w:space="0" w:color="auto"/>
              <w:right w:val="single" w:sz="4" w:space="0" w:color="auto"/>
            </w:tcBorders>
            <w:vAlign w:val="center"/>
          </w:tcPr>
          <w:p w14:paraId="04639BA0" w14:textId="77777777" w:rsidR="00B11855" w:rsidRPr="001F42D3" w:rsidRDefault="003D003E" w:rsidP="00CF5627">
            <w:pPr>
              <w:pStyle w:val="TableEntry"/>
            </w:pPr>
            <w:r w:rsidRPr="001F42D3">
              <w:t>Trigger:</w:t>
            </w:r>
          </w:p>
        </w:tc>
        <w:tc>
          <w:tcPr>
            <w:tcW w:w="4320" w:type="dxa"/>
            <w:tcBorders>
              <w:top w:val="single" w:sz="4" w:space="0" w:color="auto"/>
              <w:left w:val="single" w:sz="4" w:space="0" w:color="auto"/>
              <w:bottom w:val="single" w:sz="4" w:space="0" w:color="auto"/>
            </w:tcBorders>
            <w:vAlign w:val="center"/>
          </w:tcPr>
          <w:p w14:paraId="7C55F39B" w14:textId="77777777" w:rsidR="00B11855" w:rsidRPr="001F42D3" w:rsidRDefault="003D003E" w:rsidP="00CF5627">
            <w:pPr>
              <w:pStyle w:val="TableEntry"/>
            </w:pPr>
            <w:r w:rsidRPr="001F42D3">
              <w:t>None</w:t>
            </w:r>
          </w:p>
        </w:tc>
      </w:tr>
      <w:tr w:rsidR="00B11855" w:rsidRPr="001F42D3" w14:paraId="4C915DED" w14:textId="77777777" w:rsidTr="00CF5627">
        <w:tc>
          <w:tcPr>
            <w:tcW w:w="3420" w:type="dxa"/>
            <w:tcBorders>
              <w:top w:val="single" w:sz="4" w:space="0" w:color="auto"/>
              <w:bottom w:val="single" w:sz="4" w:space="0" w:color="auto"/>
              <w:right w:val="single" w:sz="4" w:space="0" w:color="auto"/>
            </w:tcBorders>
            <w:vAlign w:val="center"/>
          </w:tcPr>
          <w:p w14:paraId="38B9F10F" w14:textId="77777777" w:rsidR="00B11855" w:rsidRPr="001F42D3" w:rsidRDefault="003D003E" w:rsidP="00CF5627">
            <w:pPr>
              <w:pStyle w:val="TableEntry"/>
            </w:pPr>
            <w:r w:rsidRPr="001F42D3">
              <w:t>Mode:</w:t>
            </w:r>
          </w:p>
        </w:tc>
        <w:tc>
          <w:tcPr>
            <w:tcW w:w="4320" w:type="dxa"/>
            <w:tcBorders>
              <w:top w:val="single" w:sz="4" w:space="0" w:color="auto"/>
              <w:left w:val="single" w:sz="4" w:space="0" w:color="auto"/>
              <w:bottom w:val="single" w:sz="4" w:space="0" w:color="auto"/>
            </w:tcBorders>
            <w:vAlign w:val="center"/>
          </w:tcPr>
          <w:p w14:paraId="5061A204" w14:textId="77777777" w:rsidR="00B11855" w:rsidRPr="001F42D3" w:rsidRDefault="003D003E" w:rsidP="00CF5627">
            <w:pPr>
              <w:pStyle w:val="TableEntry"/>
            </w:pPr>
            <w:r w:rsidRPr="001F42D3">
              <w:t>Immediate</w:t>
            </w:r>
          </w:p>
        </w:tc>
      </w:tr>
      <w:tr w:rsidR="00B11855" w:rsidRPr="001F42D3" w14:paraId="6E64E327" w14:textId="77777777" w:rsidTr="00CF5627">
        <w:tc>
          <w:tcPr>
            <w:tcW w:w="3420" w:type="dxa"/>
            <w:tcBorders>
              <w:top w:val="single" w:sz="4" w:space="0" w:color="auto"/>
              <w:bottom w:val="single" w:sz="4" w:space="0" w:color="auto"/>
              <w:right w:val="single" w:sz="4" w:space="0" w:color="auto"/>
            </w:tcBorders>
            <w:vAlign w:val="center"/>
          </w:tcPr>
          <w:p w14:paraId="7FCD2B34" w14:textId="77777777" w:rsidR="00B11855" w:rsidRPr="001F42D3" w:rsidRDefault="003D003E" w:rsidP="00CF5627">
            <w:pPr>
              <w:pStyle w:val="TableEntry"/>
            </w:pPr>
            <w:r w:rsidRPr="001F42D3">
              <w:t>Response:</w:t>
            </w:r>
          </w:p>
        </w:tc>
        <w:tc>
          <w:tcPr>
            <w:tcW w:w="4320" w:type="dxa"/>
            <w:tcBorders>
              <w:top w:val="single" w:sz="4" w:space="0" w:color="auto"/>
              <w:left w:val="single" w:sz="4" w:space="0" w:color="auto"/>
              <w:bottom w:val="single" w:sz="4" w:space="0" w:color="auto"/>
            </w:tcBorders>
            <w:vAlign w:val="center"/>
          </w:tcPr>
          <w:p w14:paraId="7CFF6F7C" w14:textId="77777777" w:rsidR="00B11855" w:rsidRPr="001F42D3" w:rsidRDefault="003D003E" w:rsidP="00CF5627">
            <w:pPr>
              <w:pStyle w:val="TableEntry"/>
            </w:pPr>
            <w:r w:rsidRPr="001F42D3">
              <w:t>ORU^R40^ORU_R40</w:t>
            </w:r>
          </w:p>
        </w:tc>
      </w:tr>
      <w:tr w:rsidR="00B11855" w:rsidRPr="001F42D3" w14:paraId="4E5BC0D3" w14:textId="77777777" w:rsidTr="00CF5627">
        <w:tc>
          <w:tcPr>
            <w:tcW w:w="3420" w:type="dxa"/>
            <w:tcBorders>
              <w:top w:val="single" w:sz="4" w:space="0" w:color="auto"/>
              <w:bottom w:val="single" w:sz="4" w:space="0" w:color="auto"/>
              <w:right w:val="single" w:sz="4" w:space="0" w:color="auto"/>
            </w:tcBorders>
            <w:vAlign w:val="center"/>
          </w:tcPr>
          <w:p w14:paraId="2F6B39CB" w14:textId="77777777" w:rsidR="00B11855" w:rsidRPr="001F42D3" w:rsidRDefault="003D003E" w:rsidP="00CF5627">
            <w:pPr>
              <w:pStyle w:val="TableEntry"/>
            </w:pPr>
            <w:r w:rsidRPr="001F42D3">
              <w:t>Characteristics:</w:t>
            </w:r>
          </w:p>
        </w:tc>
        <w:tc>
          <w:tcPr>
            <w:tcW w:w="4320" w:type="dxa"/>
            <w:tcBorders>
              <w:top w:val="single" w:sz="4" w:space="0" w:color="auto"/>
              <w:left w:val="single" w:sz="4" w:space="0" w:color="auto"/>
              <w:bottom w:val="single" w:sz="4" w:space="0" w:color="auto"/>
            </w:tcBorders>
            <w:vAlign w:val="center"/>
          </w:tcPr>
          <w:p w14:paraId="3F94E681" w14:textId="77777777" w:rsidR="00B11855" w:rsidRPr="001F42D3" w:rsidRDefault="003D003E" w:rsidP="00CF5627">
            <w:pPr>
              <w:pStyle w:val="TableEntry"/>
            </w:pPr>
            <w:r w:rsidRPr="001F42D3">
              <w:t>Sends defined alert data</w:t>
            </w:r>
          </w:p>
        </w:tc>
      </w:tr>
      <w:tr w:rsidR="00B11855" w:rsidRPr="001F42D3" w14:paraId="3725C645" w14:textId="77777777" w:rsidTr="00CF5627">
        <w:tc>
          <w:tcPr>
            <w:tcW w:w="3420" w:type="dxa"/>
            <w:tcBorders>
              <w:top w:val="single" w:sz="4" w:space="0" w:color="auto"/>
              <w:bottom w:val="single" w:sz="4" w:space="0" w:color="auto"/>
              <w:right w:val="single" w:sz="4" w:space="0" w:color="auto"/>
            </w:tcBorders>
            <w:vAlign w:val="center"/>
          </w:tcPr>
          <w:p w14:paraId="31012FF3" w14:textId="77777777" w:rsidR="00B11855" w:rsidRPr="001F42D3" w:rsidRDefault="003D003E" w:rsidP="00CF5627">
            <w:pPr>
              <w:pStyle w:val="TableEntry"/>
            </w:pPr>
            <w:r w:rsidRPr="001F42D3">
              <w:t>Purpose:</w:t>
            </w:r>
          </w:p>
        </w:tc>
        <w:tc>
          <w:tcPr>
            <w:tcW w:w="4320" w:type="dxa"/>
            <w:tcBorders>
              <w:top w:val="single" w:sz="4" w:space="0" w:color="auto"/>
              <w:left w:val="single" w:sz="4" w:space="0" w:color="auto"/>
              <w:bottom w:val="single" w:sz="4" w:space="0" w:color="auto"/>
            </w:tcBorders>
            <w:vAlign w:val="center"/>
          </w:tcPr>
          <w:p w14:paraId="15995A31" w14:textId="216C566C" w:rsidR="00B11855" w:rsidRPr="001F42D3" w:rsidRDefault="003D003E" w:rsidP="00CF5627">
            <w:pPr>
              <w:pStyle w:val="TableEntry"/>
            </w:pPr>
            <w:r w:rsidRPr="001F42D3">
              <w:t xml:space="preserve">Report Alert from </w:t>
            </w:r>
            <w:r w:rsidR="009E2B46" w:rsidRPr="001F42D3">
              <w:t>Alert Reporter</w:t>
            </w:r>
            <w:r w:rsidRPr="001F42D3">
              <w:t xml:space="preserve"> to </w:t>
            </w:r>
            <w:r w:rsidR="009E2B46" w:rsidRPr="001F42D3">
              <w:t>Alert Manager</w:t>
            </w:r>
            <w:r w:rsidR="00446183" w:rsidRPr="001F42D3">
              <w:t xml:space="preserve"> and/or </w:t>
            </w:r>
            <w:r w:rsidR="00916BBE" w:rsidRPr="001F42D3">
              <w:t>Alert Consumer</w:t>
            </w:r>
          </w:p>
        </w:tc>
      </w:tr>
      <w:tr w:rsidR="00B11855" w:rsidRPr="001F42D3" w14:paraId="4713FE52" w14:textId="77777777" w:rsidTr="00CF5627">
        <w:tblPrEx>
          <w:tblBorders>
            <w:bottom w:val="single" w:sz="4" w:space="0" w:color="auto"/>
          </w:tblBorders>
        </w:tblPrEx>
        <w:tc>
          <w:tcPr>
            <w:tcW w:w="3420" w:type="dxa"/>
            <w:tcBorders>
              <w:top w:val="single" w:sz="4" w:space="0" w:color="auto"/>
              <w:bottom w:val="single" w:sz="4" w:space="0" w:color="auto"/>
              <w:right w:val="single" w:sz="4" w:space="0" w:color="auto"/>
            </w:tcBorders>
            <w:vAlign w:val="center"/>
          </w:tcPr>
          <w:p w14:paraId="3F340EF2" w14:textId="77777777" w:rsidR="00B11855" w:rsidRPr="001F42D3" w:rsidRDefault="003D003E" w:rsidP="00CF5627">
            <w:pPr>
              <w:pStyle w:val="TableEntry"/>
            </w:pPr>
            <w:r w:rsidRPr="001F42D3">
              <w:t>Based on Segment Pattern:</w:t>
            </w:r>
          </w:p>
        </w:tc>
        <w:tc>
          <w:tcPr>
            <w:tcW w:w="4320" w:type="dxa"/>
            <w:tcBorders>
              <w:top w:val="single" w:sz="4" w:space="0" w:color="auto"/>
              <w:left w:val="single" w:sz="4" w:space="0" w:color="auto"/>
              <w:bottom w:val="single" w:sz="4" w:space="0" w:color="auto"/>
            </w:tcBorders>
            <w:vAlign w:val="center"/>
          </w:tcPr>
          <w:p w14:paraId="4B2E3780" w14:textId="77777777" w:rsidR="00B11855" w:rsidRPr="001F42D3" w:rsidRDefault="003D003E" w:rsidP="00CF5627">
            <w:pPr>
              <w:pStyle w:val="TableEntry"/>
            </w:pPr>
            <w:r w:rsidRPr="001F42D3">
              <w:t>R40</w:t>
            </w:r>
          </w:p>
        </w:tc>
      </w:tr>
    </w:tbl>
    <w:p w14:paraId="65105AF1" w14:textId="77777777" w:rsidR="009F4303" w:rsidRPr="001F42D3" w:rsidRDefault="009F4303" w:rsidP="009F4303">
      <w:pPr>
        <w:pStyle w:val="BodyText"/>
      </w:pPr>
      <w:bookmarkStart w:id="1525" w:name="_Toc401769796"/>
      <w:r w:rsidRPr="001F42D3">
        <w:t xml:space="preserve"> </w:t>
      </w:r>
      <w:bookmarkEnd w:id="1525"/>
    </w:p>
    <w:p w14:paraId="3F7DB082" w14:textId="33292C8C" w:rsidR="009F4303" w:rsidRPr="001F42D3" w:rsidRDefault="009F4303" w:rsidP="00123C7B">
      <w:pPr>
        <w:pStyle w:val="Heading5"/>
        <w:rPr>
          <w:noProof w:val="0"/>
        </w:rPr>
      </w:pPr>
      <w:bookmarkStart w:id="1526" w:name="_Toc214889689"/>
      <w:r w:rsidRPr="001F42D3">
        <w:rPr>
          <w:noProof w:val="0"/>
        </w:rPr>
        <w:t>PCD-04 Report Alert (ORU^R40^ORU_R40) static definition</w:t>
      </w:r>
      <w:bookmarkEnd w:id="1526"/>
    </w:p>
    <w:p w14:paraId="53E946B7" w14:textId="718E337D" w:rsidR="00B11855" w:rsidRPr="001F42D3" w:rsidRDefault="003D003E" w:rsidP="002D22C9">
      <w:pPr>
        <w:pStyle w:val="BodyText"/>
      </w:pPr>
      <w:r w:rsidRPr="001F42D3">
        <w:t xml:space="preserve">The </w:t>
      </w:r>
      <w:r w:rsidR="00647994" w:rsidRPr="001F42D3">
        <w:t>Report Alert [PCD-04]</w:t>
      </w:r>
      <w:r w:rsidRPr="001F42D3">
        <w:t xml:space="preserve"> message is used to communicate ACM data from an Alert Reporter (AR) to Alert Manager (AM)</w:t>
      </w:r>
      <w:r w:rsidR="00446183" w:rsidRPr="001F42D3">
        <w:t xml:space="preserve"> and/or Alert Consumer (ACON)</w:t>
      </w:r>
      <w:r w:rsidR="00C60ECD" w:rsidRPr="001F42D3">
        <w:t xml:space="preserve"> </w:t>
      </w:r>
    </w:p>
    <w:p w14:paraId="374AAC01" w14:textId="775A2EE7" w:rsidR="00B11855" w:rsidRPr="001F42D3" w:rsidRDefault="003D003E" w:rsidP="002D22C9">
      <w:pPr>
        <w:pStyle w:val="BodyText"/>
      </w:pPr>
      <w:r w:rsidRPr="001F42D3">
        <w:t xml:space="preserve">Common </w:t>
      </w:r>
      <w:r w:rsidR="006D613E" w:rsidRPr="001F42D3">
        <w:t>HL7</w:t>
      </w:r>
      <w:r w:rsidR="00995105" w:rsidRPr="001F42D3">
        <w:t xml:space="preserve"> </w:t>
      </w:r>
      <w:r w:rsidRPr="001F42D3">
        <w:t xml:space="preserve">segments are defined in Appendix B Common Message Segments. There are sections discussing considerations specific to </w:t>
      </w:r>
      <w:r w:rsidR="00647994" w:rsidRPr="001F42D3">
        <w:t>[PCD-04]</w:t>
      </w:r>
      <w:r w:rsidRPr="001F42D3">
        <w:t xml:space="preserve"> where applicable.</w:t>
      </w:r>
    </w:p>
    <w:p w14:paraId="46B56DD1" w14:textId="2C06239D" w:rsidR="00674011" w:rsidRPr="001F42D3" w:rsidRDefault="008E79E6" w:rsidP="0034511D">
      <w:pPr>
        <w:pStyle w:val="BodyText"/>
      </w:pPr>
      <w:r w:rsidRPr="001F42D3">
        <w:rPr>
          <w:noProof/>
        </w:rPr>
        <w:lastRenderedPageBreak/>
        <mc:AlternateContent>
          <mc:Choice Requires="wpg">
            <w:drawing>
              <wp:anchor distT="0" distB="0" distL="114300" distR="114300" simplePos="0" relativeHeight="251875840" behindDoc="0" locked="0" layoutInCell="1" allowOverlap="1" wp14:anchorId="5F3EF4D8" wp14:editId="67E63FA9">
                <wp:simplePos x="0" y="0"/>
                <wp:positionH relativeFrom="column">
                  <wp:posOffset>208280</wp:posOffset>
                </wp:positionH>
                <wp:positionV relativeFrom="paragraph">
                  <wp:posOffset>250190</wp:posOffset>
                </wp:positionV>
                <wp:extent cx="4283710" cy="3439795"/>
                <wp:effectExtent l="0" t="0" r="21590" b="27305"/>
                <wp:wrapTopAndBottom/>
                <wp:docPr id="6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439795"/>
                          <a:chOff x="0" y="0"/>
                          <a:chExt cx="39997" cy="34401"/>
                        </a:xfrm>
                      </wpg:grpSpPr>
                      <wps:wsp>
                        <wps:cNvPr id="68" name="Text Box 50"/>
                        <wps:cNvSpPr txBox="1">
                          <a:spLocks noChangeArrowheads="1"/>
                        </wps:cNvSpPr>
                        <wps:spPr bwMode="auto">
                          <a:xfrm>
                            <a:off x="4823" y="23513"/>
                            <a:ext cx="15995" cy="3518"/>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21388372" w14:textId="7915052C" w:rsidR="00351E42" w:rsidRPr="005333EE" w:rsidRDefault="00351E42" w:rsidP="00EF0604">
                              <w:pPr>
                                <w:ind w:hanging="2"/>
                                <w:rPr>
                                  <w:color w:val="000000"/>
                                </w:rPr>
                              </w:pPr>
                              <w:r w:rsidRPr="005333EE">
                                <w:rPr>
                                  <w:color w:val="000000"/>
                                </w:rPr>
                                <w:t>Report Alert</w:t>
                              </w:r>
                              <w:r>
                                <w:rPr>
                                  <w:color w:val="000000"/>
                                </w:rPr>
                                <w:t xml:space="preserve"> [PCD-04</w:t>
                              </w:r>
                            </w:p>
                          </w:txbxContent>
                        </wps:txbx>
                        <wps:bodyPr rot="0" vert="horz" wrap="square" lIns="91440" tIns="45720" rIns="91440" bIns="45720" anchor="t" anchorCtr="0" upright="1">
                          <a:noAutofit/>
                        </wps:bodyPr>
                      </wps:wsp>
                      <wps:wsp>
                        <wps:cNvPr id="69" name="AutoShape 51"/>
                        <wps:cNvCnPr>
                          <a:cxnSpLocks noChangeShapeType="1"/>
                        </wps:cNvCnPr>
                        <wps:spPr bwMode="auto">
                          <a:xfrm>
                            <a:off x="1808" y="3717"/>
                            <a:ext cx="89" cy="30207"/>
                          </a:xfrm>
                          <a:prstGeom prst="straightConnector1">
                            <a:avLst/>
                          </a:prstGeom>
                          <a:noFill/>
                          <a:ln w="127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0" name="AutoShape 52"/>
                        <wps:cNvCnPr>
                          <a:cxnSpLocks noChangeShapeType="1"/>
                        </wps:cNvCnPr>
                        <wps:spPr bwMode="auto">
                          <a:xfrm>
                            <a:off x="36311" y="3689"/>
                            <a:ext cx="108" cy="30195"/>
                          </a:xfrm>
                          <a:prstGeom prst="straightConnector1">
                            <a:avLst/>
                          </a:prstGeom>
                          <a:noFill/>
                          <a:ln w="127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1" name="AutoShape 53"/>
                        <wps:cNvCnPr>
                          <a:cxnSpLocks noChangeShapeType="1"/>
                        </wps:cNvCnPr>
                        <wps:spPr bwMode="auto">
                          <a:xfrm>
                            <a:off x="27456" y="4194"/>
                            <a:ext cx="89" cy="30207"/>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2" name="Text Box 54"/>
                        <wps:cNvSpPr txBox="1">
                          <a:spLocks noChangeArrowheads="1"/>
                        </wps:cNvSpPr>
                        <wps:spPr bwMode="auto">
                          <a:xfrm>
                            <a:off x="0" y="0"/>
                            <a:ext cx="4481" cy="3689"/>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6C78B77B" w14:textId="77777777" w:rsidR="00351E42" w:rsidRDefault="00351E42" w:rsidP="00EF0604">
                              <w:pPr>
                                <w:ind w:hanging="2"/>
                              </w:pPr>
                              <w:r>
                                <w:t>AR</w:t>
                              </w:r>
                            </w:p>
                          </w:txbxContent>
                        </wps:txbx>
                        <wps:bodyPr rot="0" vert="horz" wrap="square" lIns="91440" tIns="45720" rIns="91440" bIns="45720" anchor="t" anchorCtr="0" upright="1">
                          <a:noAutofit/>
                        </wps:bodyPr>
                      </wps:wsp>
                      <wps:wsp>
                        <wps:cNvPr id="73" name="Text Box 55"/>
                        <wps:cNvSpPr txBox="1">
                          <a:spLocks noChangeArrowheads="1"/>
                        </wps:cNvSpPr>
                        <wps:spPr bwMode="auto">
                          <a:xfrm>
                            <a:off x="32955" y="241"/>
                            <a:ext cx="7042" cy="3689"/>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6EF3A7B2" w14:textId="77777777" w:rsidR="00351E42" w:rsidRDefault="00351E42" w:rsidP="00EF0604">
                              <w:pPr>
                                <w:ind w:hanging="2"/>
                              </w:pPr>
                              <w:r>
                                <w:t>ACON</w:t>
                              </w:r>
                            </w:p>
                          </w:txbxContent>
                        </wps:txbx>
                        <wps:bodyPr rot="0" vert="horz" wrap="square" lIns="91440" tIns="45720" rIns="91440" bIns="45720" anchor="t" anchorCtr="0" upright="1">
                          <a:noAutofit/>
                        </wps:bodyPr>
                      </wps:wsp>
                      <wps:wsp>
                        <wps:cNvPr id="74" name="Text Box 12"/>
                        <wps:cNvSpPr txBox="1">
                          <a:spLocks noChangeArrowheads="1"/>
                        </wps:cNvSpPr>
                        <wps:spPr bwMode="auto">
                          <a:xfrm>
                            <a:off x="24748" y="269"/>
                            <a:ext cx="5233" cy="3689"/>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7570A91E" w14:textId="77777777" w:rsidR="00351E42" w:rsidRDefault="00351E42" w:rsidP="00EF0604">
                              <w:pPr>
                                <w:ind w:hanging="2"/>
                              </w:pPr>
                              <w:r>
                                <w:t>AM</w:t>
                              </w:r>
                            </w:p>
                          </w:txbxContent>
                        </wps:txbx>
                        <wps:bodyPr rot="0" vert="horz" wrap="square" lIns="91440" tIns="45720" rIns="91440" bIns="45720" anchor="t" anchorCtr="0" upright="1">
                          <a:noAutofit/>
                        </wps:bodyPr>
                      </wps:wsp>
                      <wps:wsp>
                        <wps:cNvPr id="75" name="Rectangle 57"/>
                        <wps:cNvSpPr>
                          <a:spLocks noChangeArrowheads="1"/>
                        </wps:cNvSpPr>
                        <wps:spPr bwMode="auto">
                          <a:xfrm>
                            <a:off x="0" y="5225"/>
                            <a:ext cx="3422" cy="6756"/>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76" name="Rectangle 58"/>
                        <wps:cNvSpPr>
                          <a:spLocks noChangeArrowheads="1"/>
                        </wps:cNvSpPr>
                        <wps:spPr bwMode="auto">
                          <a:xfrm>
                            <a:off x="25722" y="5316"/>
                            <a:ext cx="3422" cy="6756"/>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none" lIns="91440" tIns="45720" rIns="91440" bIns="45720" anchor="ctr" anchorCtr="0" upright="1">
                          <a:noAutofit/>
                        </wps:bodyPr>
                      </wps:wsp>
                      <wps:wsp>
                        <wps:cNvPr id="77" name="AutoShape 59"/>
                        <wps:cNvCnPr>
                          <a:cxnSpLocks noChangeShapeType="1"/>
                          <a:endCxn id="76" idx="1"/>
                        </wps:cNvCnPr>
                        <wps:spPr bwMode="auto">
                          <a:xfrm>
                            <a:off x="3623" y="8694"/>
                            <a:ext cx="22099" cy="0"/>
                          </a:xfrm>
                          <a:prstGeom prst="straightConnector1">
                            <a:avLst/>
                          </a:prstGeom>
                          <a:noFill/>
                          <a:ln w="1270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8" name="Text Box 60"/>
                        <wps:cNvSpPr txBox="1">
                          <a:spLocks noChangeArrowheads="1"/>
                        </wps:cNvSpPr>
                        <wps:spPr bwMode="auto">
                          <a:xfrm>
                            <a:off x="5124" y="4923"/>
                            <a:ext cx="17359" cy="3518"/>
                          </a:xfrm>
                          <a:prstGeom prst="rect">
                            <a:avLst/>
                          </a:prstGeom>
                          <a:solidFill>
                            <a:srgbClr val="FFFFFF"/>
                          </a:solidFill>
                          <a:ln w="12700"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7E71D9F3" w14:textId="367456E8" w:rsidR="00351E42" w:rsidRDefault="00351E42" w:rsidP="00EF0604">
                              <w:pPr>
                                <w:ind w:hanging="2"/>
                              </w:pPr>
                              <w:r>
                                <w:t>Report Alert [PCD-04]</w:t>
                              </w:r>
                            </w:p>
                          </w:txbxContent>
                        </wps:txbx>
                        <wps:bodyPr rot="0" vert="horz" wrap="square" lIns="91440" tIns="45720" rIns="91440" bIns="45720" anchor="t" anchorCtr="0" upright="1">
                          <a:noAutofit/>
                        </wps:bodyPr>
                      </wps:wsp>
                      <wps:wsp>
                        <wps:cNvPr id="79" name="Rectangle 61"/>
                        <wps:cNvSpPr>
                          <a:spLocks noChangeArrowheads="1"/>
                        </wps:cNvSpPr>
                        <wps:spPr bwMode="auto">
                          <a:xfrm>
                            <a:off x="200" y="23613"/>
                            <a:ext cx="3423" cy="6757"/>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80" name="Rectangle 62"/>
                        <wps:cNvSpPr>
                          <a:spLocks noChangeArrowheads="1"/>
                        </wps:cNvSpPr>
                        <wps:spPr bwMode="auto">
                          <a:xfrm>
                            <a:off x="34684" y="22771"/>
                            <a:ext cx="3422" cy="6757"/>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81" name="AutoShape 63"/>
                        <wps:cNvCnPr>
                          <a:cxnSpLocks noChangeShapeType="1"/>
                        </wps:cNvCnPr>
                        <wps:spPr bwMode="auto">
                          <a:xfrm>
                            <a:off x="3617" y="27030"/>
                            <a:ext cx="31067" cy="164"/>
                          </a:xfrm>
                          <a:prstGeom prst="straightConnector1">
                            <a:avLst/>
                          </a:prstGeom>
                          <a:noFill/>
                          <a:ln w="12700" cap="rnd">
                            <a:solidFill>
                              <a:srgbClr val="000000"/>
                            </a:solidFill>
                            <a:prstDash val="solid"/>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F3EF4D8" id="Group 17" o:spid="_x0000_s1123" style="position:absolute;margin-left:16.4pt;margin-top:19.7pt;width:337.3pt;height:270.85pt;z-index:251875840;mso-position-horizontal-relative:text;mso-position-vertical-relative:text" coordsize="39997,3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">
                <v:shapetype id="_x0000_t202" coordsize="21600,21600" o:spt="202" path="m,l,21600r21600,l21600,xe">
                  <v:stroke joinstyle="miter"/>
                  <v:path gradientshapeok="t" o:connecttype="rect"/>
                </v:shapetype>
                <v:shape id="Text Box 50" o:spid="_x0000_s1124" type="#_x0000_t202" style="position:absolute;left:4823;top:23513;width:15995;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" strokeweight=".25pt">
                  <v:stroke dashstyle="1 1" endcap="round"/>
                  <v:shadow opacity="49150f"/>
                  <v:textbox>
                    <w:txbxContent>
                      <w:p w14:paraId="21388372" w14:textId="7915052C" w:rsidR="00351E42" w:rsidRPr="005333EE" w:rsidRDefault="00351E42" w:rsidP="00EF0604">
                        <w:pPr>
                          <w:ind w:hanging="2"/>
                          <w:rPr>
                            <w:color w:val="000000"/>
                          </w:rPr>
                        </w:pPr>
                        <w:r w:rsidRPr="005333EE">
                          <w:rPr>
                            <w:color w:val="000000"/>
                          </w:rPr>
                          <w:t>Report Alert</w:t>
                        </w:r>
                        <w:r>
                          <w:rPr>
                            <w:color w:val="000000"/>
                          </w:rPr>
                          <w:t xml:space="preserve"> [PCD-04</w:t>
                        </w:r>
                      </w:p>
                    </w:txbxContent>
                  </v:textbox>
                </v:shape>
                <v:shapetype id="_x0000_t32" coordsize="21600,21600" o:spt="32" o:oned="t" path="m,l21600,21600e" filled="f">
                  <v:path arrowok="t" fillok="f" o:connecttype="none"/>
                  <o:lock v:ext="edit" shapetype="t"/>
                </v:shapetype>
                <v:shape id="AutoShape 51" o:spid="_x0000_s1125" type="#_x0000_t32" style="position:absolute;left:1808;top:3717;width:89;height:30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" strokeweight="1pt">
                  <v:stroke joinstyle="miter"/>
                  <v:shadow opacity="49150f"/>
                </v:shape>
                <v:shape id="AutoShape 52" o:spid="_x0000_s1126" type="#_x0000_t32" style="position:absolute;left:36311;top:3689;width:108;height:30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" strokeweight="1pt">
                  <v:stroke joinstyle="miter"/>
                  <v:shadow opacity="49150f"/>
                </v:shape>
                <v:shape id="AutoShape 53" o:spid="_x0000_s1127" type="#_x0000_t32" style="position:absolute;left:27456;top:4194;width:89;height:30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" strokeweight=".25pt">
                  <v:stroke dashstyle="dash" joinstyle="miter"/>
                  <v:shadow opacity="49150f"/>
                </v:shape>
                <v:shape id="Text Box 54" o:spid="_x0000_s1128" type="#_x0000_t202" style="position:absolute;width:4481;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" strokeweight=".25pt">
                  <v:stroke dashstyle="1 1" endcap="round"/>
                  <v:shadow opacity="49150f"/>
                  <v:textbox>
                    <w:txbxContent>
                      <w:p w14:paraId="6C78B77B" w14:textId="77777777" w:rsidR="00351E42" w:rsidRDefault="00351E42" w:rsidP="00EF0604">
                        <w:pPr>
                          <w:ind w:hanging="2"/>
                        </w:pPr>
                        <w:r>
                          <w:t>AR</w:t>
                        </w:r>
                      </w:p>
                    </w:txbxContent>
                  </v:textbox>
                </v:shape>
                <v:shape id="Text Box 55" o:spid="_x0000_s1129" type="#_x0000_t202" style="position:absolute;left:32955;top:241;width:7042;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" strokeweight=".25pt">
                  <v:stroke dashstyle="1 1" endcap="round"/>
                  <v:shadow opacity="49150f"/>
                  <v:textbox>
                    <w:txbxContent>
                      <w:p w14:paraId="6EF3A7B2" w14:textId="77777777" w:rsidR="00351E42" w:rsidRDefault="00351E42" w:rsidP="00EF0604">
                        <w:pPr>
                          <w:ind w:hanging="2"/>
                        </w:pPr>
                        <w:r>
                          <w:t>ACON</w:t>
                        </w:r>
                      </w:p>
                    </w:txbxContent>
                  </v:textbox>
                </v:shape>
                <v:shape id="Text Box 12" o:spid="_x0000_s1130" type="#_x0000_t202" style="position:absolute;left:24748;top:269;width:5233;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" strokeweight=".25pt">
                  <v:stroke dashstyle="1 1" endcap="round"/>
                  <v:shadow opacity="49150f"/>
                  <v:textbox>
                    <w:txbxContent>
                      <w:p w14:paraId="7570A91E" w14:textId="77777777" w:rsidR="00351E42" w:rsidRDefault="00351E42" w:rsidP="00EF0604">
                        <w:pPr>
                          <w:ind w:hanging="2"/>
                        </w:pPr>
                        <w:r>
                          <w:t>AM</w:t>
                        </w:r>
                      </w:p>
                    </w:txbxContent>
                  </v:textbox>
                </v:shape>
                <v:rect id="Rectangle 57" o:spid="_x0000_s1131" style="position:absolute;top:5225;width:3422;height:67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" strokeweight="1pt">
                  <v:shadow opacity="49150f"/>
                </v:rect>
                <v:rect id="Rectangle 58" o:spid="_x0000_s1132" style="position:absolute;left:25722;top:5316;width:3422;height:67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" strokeweight="1pt">
                  <v:shadow color="#868686"/>
                </v:rect>
                <v:shape id="AutoShape 59" o:spid="_x0000_s1133" type="#_x0000_t32" style="position:absolute;left:3623;top:8694;width:22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" strokeweight="1pt">
                  <v:stroke endarrow="block" joinstyle="miter"/>
                  <v:shadow opacity="49150f"/>
                </v:shape>
                <v:shape id="Text Box 60" o:spid="_x0000_s1134" type="#_x0000_t202" style="position:absolute;left:5124;top:4923;width:17359;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" strokeweight="1pt">
                  <v:stroke dashstyle="1 1" endcap="round"/>
                  <v:shadow opacity="49150f"/>
                  <v:textbox>
                    <w:txbxContent>
                      <w:p w14:paraId="7E71D9F3" w14:textId="367456E8" w:rsidR="00351E42" w:rsidRDefault="00351E42" w:rsidP="00EF0604">
                        <w:pPr>
                          <w:ind w:hanging="2"/>
                        </w:pPr>
                        <w:r>
                          <w:t>Report Alert [PCD-04]</w:t>
                        </w:r>
                      </w:p>
                    </w:txbxContent>
                  </v:textbox>
                </v:shape>
                <v:rect id="Rectangle 61" o:spid="_x0000_s1135" style="position:absolute;left:200;top:23613;width:3423;height:675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" strokeweight="1pt">
                  <v:shadow opacity="49150f"/>
                </v:rect>
                <v:rect id="Rectangle 62" o:spid="_x0000_s1136" style="position:absolute;left:34684;top:22771;width:3422;height:675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" strokeweight="1pt">
                  <v:shadow opacity="49150f"/>
                </v:rect>
                <v:shape id="AutoShape 63" o:spid="_x0000_s1137" type="#_x0000_t32" style="position:absolute;left:3617;top:27030;width:31067;height: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" strokeweight="1pt">
                  <v:stroke endarrow="block" joinstyle="miter" endcap="round"/>
                  <v:shadow opacity="49150f"/>
                </v:shape>
                <w10:wrap type="topAndBottom"/>
              </v:group>
            </w:pict>
          </mc:Fallback>
        </mc:AlternateContent>
      </w:r>
    </w:p>
    <w:p w14:paraId="566121AF" w14:textId="2AAFFBEE" w:rsidR="00B11855" w:rsidRPr="001F42D3" w:rsidRDefault="00674011" w:rsidP="00CF5627">
      <w:pPr>
        <w:pStyle w:val="TableTitle"/>
      </w:pPr>
      <w:r w:rsidRPr="001F42D3">
        <w:t xml:space="preserve">Table 3.4.4.1.2-1: ORU^R40^ORU_R40 </w:t>
      </w:r>
      <w:r w:rsidR="006D613E" w:rsidRPr="001F42D3">
        <w:t>HL7</w:t>
      </w:r>
      <w:r w:rsidR="00995105" w:rsidRPr="001F42D3">
        <w:t xml:space="preserve"> </w:t>
      </w:r>
      <w:r w:rsidRPr="001F42D3">
        <w:t>Attribute Table</w:t>
      </w:r>
      <w:r w:rsidR="00F73333" w:rsidRPr="001F42D3">
        <w:rPr>
          <w:noProof/>
        </w:rPr>
        <mc:AlternateContent>
          <mc:Choice Requires="wps">
            <w:drawing>
              <wp:anchor distT="0" distB="0" distL="114300" distR="114300" simplePos="0" relativeHeight="251700736" behindDoc="0" locked="0" layoutInCell="1" allowOverlap="1" wp14:anchorId="36983513" wp14:editId="0838DFD0">
                <wp:simplePos x="0" y="0"/>
                <wp:positionH relativeFrom="column">
                  <wp:posOffset>10026015</wp:posOffset>
                </wp:positionH>
                <wp:positionV relativeFrom="paragraph">
                  <wp:posOffset>21590</wp:posOffset>
                </wp:positionV>
                <wp:extent cx="2877185" cy="635"/>
                <wp:effectExtent l="5715" t="55880" r="22225" b="57785"/>
                <wp:wrapNone/>
                <wp:docPr id="3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77185" cy="635"/>
                        </a:xfrm>
                        <a:prstGeom prst="straightConnector1">
                          <a:avLst/>
                        </a:prstGeom>
                        <a:noFill/>
                        <a:ln w="3175" cap="rnd">
                          <a:solidFill>
                            <a:srgbClr val="000000"/>
                          </a:solidFill>
                          <a:prstDash val="sysDot"/>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818365" id="AutoShape 15" o:spid="_x0000_s1026" type="#_x0000_t32" style="position:absolute;margin-left:789.45pt;margin-top:1.7pt;width:226.55pt;height:.0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" strokeweight=".25pt">
                <v:stroke dashstyle="1 1" endarrow="block" joinstyle="miter" endcap="round"/>
                <v:shadow opacity="49150f"/>
              </v:shape>
            </w:pict>
          </mc:Fallback>
        </mc:AlternateContent>
      </w:r>
      <w:r w:rsidR="00F73333" w:rsidRPr="001F42D3">
        <w:rPr>
          <w:noProof/>
        </w:rPr>
        <mc:AlternateContent>
          <mc:Choice Requires="wps">
            <w:drawing>
              <wp:anchor distT="0" distB="0" distL="114300" distR="114300" simplePos="0" relativeHeight="251745792" behindDoc="0" locked="0" layoutInCell="1" allowOverlap="1" wp14:anchorId="08EEF41A" wp14:editId="4333973B">
                <wp:simplePos x="0" y="0"/>
                <wp:positionH relativeFrom="column">
                  <wp:posOffset>9683750</wp:posOffset>
                </wp:positionH>
                <wp:positionV relativeFrom="paragraph">
                  <wp:posOffset>1365885</wp:posOffset>
                </wp:positionV>
                <wp:extent cx="342265" cy="675640"/>
                <wp:effectExtent l="6350" t="9525" r="13335" b="10160"/>
                <wp:wrapNone/>
                <wp:docPr id="3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675640"/>
                        </a:xfrm>
                        <a:prstGeom prst="rect">
                          <a:avLst/>
                        </a:prstGeom>
                        <a:solidFill>
                          <a:srgbClr val="DEEAF6"/>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FCCF60" id="Rectangle 17" o:spid="_x0000_s1026" style="position:absolute;margin-left:762.5pt;margin-top:107.55pt;width:26.95pt;height:53.2pt;z-index:251745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" fillcolor="#deeaf6" strokeweight=".25pt">
                <v:stroke dashstyle="1 1" endcap="round"/>
                <v:shadow opacity="49150f"/>
              </v:rect>
            </w:pict>
          </mc:Fallback>
        </mc:AlternateContent>
      </w:r>
      <w:r w:rsidR="00F73333" w:rsidRPr="001F42D3">
        <w:rPr>
          <w:noProof/>
        </w:rPr>
        <mc:AlternateContent>
          <mc:Choice Requires="wps">
            <w:drawing>
              <wp:anchor distT="0" distB="0" distL="114300" distR="114300" simplePos="0" relativeHeight="251723264" behindDoc="0" locked="0" layoutInCell="1" allowOverlap="1" wp14:anchorId="688A2085" wp14:editId="160E7891">
                <wp:simplePos x="0" y="0"/>
                <wp:positionH relativeFrom="column">
                  <wp:posOffset>10038080</wp:posOffset>
                </wp:positionH>
                <wp:positionV relativeFrom="paragraph">
                  <wp:posOffset>1792605</wp:posOffset>
                </wp:positionV>
                <wp:extent cx="1599565" cy="351790"/>
                <wp:effectExtent l="8255" t="7620" r="11430" b="12065"/>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9565" cy="351790"/>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7885288C" w14:textId="77777777" w:rsidR="00351E42" w:rsidRDefault="00351E42" w:rsidP="00C60ECD">
                            <w:pPr>
                              <w:ind w:hanging="2"/>
                            </w:pPr>
                            <w:r>
                              <w:t>PCD-04 Report Alert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A2085" id="Text Box 16" o:spid="_x0000_s1138" type="#_x0000_t202" style="position:absolute;left:0;text-align:left;margin-left:790.4pt;margin-top:141.15pt;width:125.95pt;height:27.7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" strokeweight=".25pt">
                <v:stroke dashstyle="1 1" endcap="round"/>
                <v:shadow opacity="49150f"/>
                <v:textbox>
                  <w:txbxContent>
                    <w:p w14:paraId="7885288C" w14:textId="77777777" w:rsidR="00351E42" w:rsidRDefault="00351E42" w:rsidP="00C60ECD">
                      <w:pPr>
                        <w:ind w:hanging="2"/>
                      </w:pPr>
                      <w:r>
                        <w:t>PCD-04 Report Alert</w:t>
                      </w:r>
                    </w:p>
                  </w:txbxContent>
                </v:textbox>
              </v:shape>
            </w:pict>
          </mc:Fallback>
        </mc:AlternateContent>
      </w:r>
      <w:r w:rsidR="00F73333" w:rsidRPr="001F42D3">
        <w:rPr>
          <w:noProof/>
        </w:rPr>
        <mc:AlternateContent>
          <mc:Choice Requires="wps">
            <w:drawing>
              <wp:anchor distT="0" distB="0" distL="114300" distR="114300" simplePos="0" relativeHeight="251655680" behindDoc="0" locked="0" layoutInCell="1" allowOverlap="1" wp14:anchorId="44341BE1" wp14:editId="1E1E7256">
                <wp:simplePos x="0" y="0"/>
                <wp:positionH relativeFrom="column">
                  <wp:posOffset>11225530</wp:posOffset>
                </wp:positionH>
                <wp:positionV relativeFrom="paragraph">
                  <wp:posOffset>1960880</wp:posOffset>
                </wp:positionV>
                <wp:extent cx="342265" cy="675640"/>
                <wp:effectExtent l="5080" t="13970" r="5080" b="5715"/>
                <wp:wrapNone/>
                <wp:docPr id="2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675640"/>
                        </a:xfrm>
                        <a:prstGeom prst="rect">
                          <a:avLst/>
                        </a:prstGeom>
                        <a:solidFill>
                          <a:srgbClr val="DEEAF6"/>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FEDF7F" id="Rectangle 13" o:spid="_x0000_s1026" style="position:absolute;margin-left:883.9pt;margin-top:154.4pt;width:26.95pt;height:53.2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" fillcolor="#deeaf6" strokeweight=".25pt">
                <v:stroke dashstyle="1 1" endcap="round"/>
                <v:shadow opacity="49150f"/>
              </v:rect>
            </w:pict>
          </mc:Fallback>
        </mc:AlternateContent>
      </w:r>
      <w:r w:rsidR="00F73333" w:rsidRPr="001F42D3">
        <w:rPr>
          <w:noProof/>
        </w:rPr>
        <mc:AlternateContent>
          <mc:Choice Requires="wps">
            <w:drawing>
              <wp:anchor distT="0" distB="0" distL="114300" distR="114300" simplePos="0" relativeHeight="251610624" behindDoc="0" locked="0" layoutInCell="1" allowOverlap="1" wp14:anchorId="111520CA" wp14:editId="7297AD29">
                <wp:simplePos x="0" y="0"/>
                <wp:positionH relativeFrom="column">
                  <wp:posOffset>9926955</wp:posOffset>
                </wp:positionH>
                <wp:positionV relativeFrom="paragraph">
                  <wp:posOffset>1524000</wp:posOffset>
                </wp:positionV>
                <wp:extent cx="523240" cy="368935"/>
                <wp:effectExtent l="11430" t="5715" r="8255" b="6350"/>
                <wp:wrapNone/>
                <wp:docPr id="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240" cy="368935"/>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4A6CFB29" w14:textId="77777777" w:rsidR="00351E42" w:rsidRDefault="00351E42" w:rsidP="00C60ECD">
                            <w:pPr>
                              <w:ind w:hanging="2"/>
                            </w:pPr>
                            <w:r>
                              <w:t>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520CA" id="Text Box 10" o:spid="_x0000_s1139" type="#_x0000_t202" style="position:absolute;left:0;text-align:left;margin-left:781.65pt;margin-top:120pt;width:41.2pt;height:29.0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" strokeweight=".25pt">
                <v:stroke dashstyle="1 1" endcap="round"/>
                <v:shadow opacity="49150f"/>
                <v:textbox>
                  <w:txbxContent>
                    <w:p w14:paraId="4A6CFB29" w14:textId="77777777" w:rsidR="00351E42" w:rsidRDefault="00351E42" w:rsidP="00C60ECD">
                      <w:pPr>
                        <w:ind w:hanging="2"/>
                      </w:pPr>
                      <w:r>
                        <w:t>AR</w:t>
                      </w:r>
                    </w:p>
                  </w:txbxContent>
                </v:textbox>
              </v:shape>
            </w:pict>
          </mc:Fallback>
        </mc:AlternateContent>
      </w:r>
      <w:r w:rsidR="00F73333" w:rsidRPr="001F42D3">
        <w:rPr>
          <w:noProof/>
        </w:rPr>
        <mc:AlternateContent>
          <mc:Choice Requires="wps">
            <w:drawing>
              <wp:anchor distT="0" distB="0" distL="114300" distR="114300" simplePos="0" relativeHeight="251632128" behindDoc="0" locked="0" layoutInCell="1" allowOverlap="1" wp14:anchorId="3FDAFE8C" wp14:editId="4F64160D">
                <wp:simplePos x="0" y="0"/>
                <wp:positionH relativeFrom="column">
                  <wp:posOffset>9683750</wp:posOffset>
                </wp:positionH>
                <wp:positionV relativeFrom="paragraph">
                  <wp:posOffset>2144395</wp:posOffset>
                </wp:positionV>
                <wp:extent cx="704215" cy="368935"/>
                <wp:effectExtent l="6350" t="6985" r="13335" b="5080"/>
                <wp:wrapNone/>
                <wp:docPr id="2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 cy="368935"/>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6CF6B337" w14:textId="77777777" w:rsidR="00351E42" w:rsidRDefault="00351E42" w:rsidP="00C60ECD">
                            <w:pPr>
                              <w:ind w:hanging="2"/>
                            </w:pPr>
                            <w:r>
                              <w:t>ACON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AFE8C" id="Text Box 11" o:spid="_x0000_s1140" type="#_x0000_t202" style="position:absolute;left:0;text-align:left;margin-left:762.5pt;margin-top:168.85pt;width:55.45pt;height:29.0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" strokeweight=".25pt">
                <v:stroke dashstyle="1 1" endcap="round"/>
                <v:shadow opacity="49150f"/>
                <v:textbox>
                  <w:txbxContent>
                    <w:p w14:paraId="6CF6B337" w14:textId="77777777" w:rsidR="00351E42" w:rsidRDefault="00351E42" w:rsidP="00C60ECD">
                      <w:pPr>
                        <w:ind w:hanging="2"/>
                      </w:pPr>
                      <w:r>
                        <w:t>ACON</w:t>
                      </w:r>
                    </w:p>
                  </w:txbxContent>
                </v:textbox>
              </v:shape>
            </w:pict>
          </mc:Fallback>
        </mc:AlternateContent>
      </w:r>
      <w:r w:rsidR="00F73333" w:rsidRPr="001F42D3">
        <w:rPr>
          <w:noProof/>
        </w:rPr>
        <mc:AlternateContent>
          <mc:Choice Requires="wps">
            <w:drawing>
              <wp:anchor distT="0" distB="0" distL="114300" distR="114300" simplePos="0" relativeHeight="251543040" behindDoc="0" locked="0" layoutInCell="1" allowOverlap="1" wp14:anchorId="4DAEDEB8" wp14:editId="48A30532">
                <wp:simplePos x="0" y="0"/>
                <wp:positionH relativeFrom="column">
                  <wp:posOffset>9787255</wp:posOffset>
                </wp:positionH>
                <wp:positionV relativeFrom="paragraph">
                  <wp:posOffset>1350010</wp:posOffset>
                </wp:positionV>
                <wp:extent cx="8890" cy="3020695"/>
                <wp:effectExtent l="5080" t="12700" r="5080" b="5080"/>
                <wp:wrapNone/>
                <wp:docPr id="2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3020695"/>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8C0E18" id="AutoShape 7" o:spid="_x0000_s1026" type="#_x0000_t32" style="position:absolute;margin-left:770.65pt;margin-top:106.3pt;width:.7pt;height:237.8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" strokeweight=".25pt">
                <v:stroke dashstyle="dash" joinstyle="miter"/>
                <v:shadow opacity="49150f"/>
              </v:shape>
            </w:pict>
          </mc:Fallback>
        </mc:AlternateContent>
      </w:r>
      <w:r w:rsidR="00F73333" w:rsidRPr="001F42D3">
        <w:rPr>
          <w:noProof/>
        </w:rPr>
        <mc:AlternateContent>
          <mc:Choice Requires="wps">
            <w:drawing>
              <wp:anchor distT="0" distB="0" distL="114300" distR="114300" simplePos="0" relativeHeight="251565568" behindDoc="0" locked="0" layoutInCell="1" allowOverlap="1" wp14:anchorId="310B2C87" wp14:editId="14B7F6F6">
                <wp:simplePos x="0" y="0"/>
                <wp:positionH relativeFrom="column">
                  <wp:posOffset>10841990</wp:posOffset>
                </wp:positionH>
                <wp:positionV relativeFrom="paragraph">
                  <wp:posOffset>1350010</wp:posOffset>
                </wp:positionV>
                <wp:extent cx="10795" cy="3019425"/>
                <wp:effectExtent l="12065" t="12700" r="5715" b="6350"/>
                <wp:wrapNone/>
                <wp:docPr id="2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3019425"/>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67E2F3" id="AutoShape 8" o:spid="_x0000_s1026" type="#_x0000_t32" style="position:absolute;margin-left:853.7pt;margin-top:106.3pt;width:.85pt;height:237.7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" strokeweight=".25pt">
                <v:stroke dashstyle="dash" joinstyle="miter"/>
                <v:shadow opacity="49150f"/>
              </v:shape>
            </w:pict>
          </mc:Fallback>
        </mc:AlternateContent>
      </w:r>
      <w:r w:rsidR="00F73333" w:rsidRPr="001F42D3">
        <w:rPr>
          <w:noProof/>
        </w:rPr>
        <mc:AlternateContent>
          <mc:Choice Requires="wps">
            <w:drawing>
              <wp:anchor distT="0" distB="0" distL="114300" distR="114300" simplePos="0" relativeHeight="251588096" behindDoc="0" locked="0" layoutInCell="1" allowOverlap="1" wp14:anchorId="7089EC84" wp14:editId="76438A26">
                <wp:simplePos x="0" y="0"/>
                <wp:positionH relativeFrom="column">
                  <wp:posOffset>10029190</wp:posOffset>
                </wp:positionH>
                <wp:positionV relativeFrom="paragraph">
                  <wp:posOffset>1066165</wp:posOffset>
                </wp:positionV>
                <wp:extent cx="8890" cy="3020695"/>
                <wp:effectExtent l="8890" t="5080" r="10795" b="127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3020695"/>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6C28BB" id="AutoShape 9" o:spid="_x0000_s1026" type="#_x0000_t32" style="position:absolute;margin-left:789.7pt;margin-top:83.95pt;width:.7pt;height:237.85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" strokeweight=".25pt">
                <v:stroke dashstyle="dash" joinstyle="miter"/>
                <v:shadow opacity="49150f"/>
              </v:shape>
            </w:pict>
          </mc:Fallback>
        </mc:AlternateContent>
      </w:r>
      <w:r w:rsidR="00F73333" w:rsidRPr="001F42D3">
        <w:rPr>
          <w:noProof/>
        </w:rPr>
        <mc:AlternateContent>
          <mc:Choice Requires="wps">
            <w:drawing>
              <wp:anchor distT="0" distB="0" distL="114300" distR="114300" simplePos="0" relativeHeight="251678208" behindDoc="0" locked="0" layoutInCell="1" allowOverlap="1" wp14:anchorId="1817B9EF" wp14:editId="6144CF7A">
                <wp:simplePos x="0" y="0"/>
                <wp:positionH relativeFrom="column">
                  <wp:posOffset>10788015</wp:posOffset>
                </wp:positionH>
                <wp:positionV relativeFrom="paragraph">
                  <wp:posOffset>2272030</wp:posOffset>
                </wp:positionV>
                <wp:extent cx="342265" cy="675640"/>
                <wp:effectExtent l="5715" t="10795" r="13970" b="8890"/>
                <wp:wrapNone/>
                <wp:docPr id="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675640"/>
                        </a:xfrm>
                        <a:prstGeom prst="rect">
                          <a:avLst/>
                        </a:prstGeom>
                        <a:solidFill>
                          <a:srgbClr val="DEEAF6"/>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10A0BC" id="Rectangle 14" o:spid="_x0000_s1026" style="position:absolute;margin-left:849.45pt;margin-top:178.9pt;width:26.95pt;height:53.2pt;z-index:251678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" fillcolor="#deeaf6" strokeweight=".25pt">
                <v:stroke dashstyle="1 1" endcap="round"/>
                <v:shadow opacity="49150f"/>
              </v:rect>
            </w:pict>
          </mc:Fallback>
        </mc:AlternateConten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620" w:firstRow="1" w:lastRow="0" w:firstColumn="0" w:lastColumn="0" w:noHBand="1" w:noVBand="1"/>
      </w:tblPr>
      <w:tblGrid>
        <w:gridCol w:w="1109"/>
        <w:gridCol w:w="3707"/>
        <w:gridCol w:w="1523"/>
        <w:gridCol w:w="1434"/>
        <w:gridCol w:w="1645"/>
      </w:tblGrid>
      <w:tr w:rsidR="00C40FD5" w:rsidRPr="001F42D3" w14:paraId="1123E8AE" w14:textId="77777777" w:rsidTr="00DE39CA">
        <w:trPr>
          <w:cantSplit/>
          <w:jc w:val="center"/>
        </w:trPr>
        <w:tc>
          <w:tcPr>
            <w:tcW w:w="1109" w:type="dxa"/>
            <w:shd w:val="clear" w:color="auto" w:fill="D9D9D9"/>
          </w:tcPr>
          <w:p w14:paraId="67561A4D" w14:textId="77777777" w:rsidR="00B11855" w:rsidRPr="001F42D3" w:rsidRDefault="002D22C9" w:rsidP="004A7AC0">
            <w:pPr>
              <w:pStyle w:val="TableEntryHeader"/>
            </w:pPr>
            <w:r w:rsidRPr="001F42D3">
              <w:t>Segment</w:t>
            </w:r>
          </w:p>
        </w:tc>
        <w:tc>
          <w:tcPr>
            <w:tcW w:w="3707" w:type="dxa"/>
            <w:shd w:val="clear" w:color="auto" w:fill="D9D9D9"/>
          </w:tcPr>
          <w:p w14:paraId="6D3BF31B" w14:textId="77777777" w:rsidR="00B11855" w:rsidRPr="001F42D3" w:rsidRDefault="003D003E" w:rsidP="004A7AC0">
            <w:pPr>
              <w:pStyle w:val="TableEntryHeader"/>
            </w:pPr>
            <w:r w:rsidRPr="001F42D3">
              <w:t>ORU Message</w:t>
            </w:r>
          </w:p>
        </w:tc>
        <w:tc>
          <w:tcPr>
            <w:tcW w:w="1523" w:type="dxa"/>
            <w:shd w:val="clear" w:color="auto" w:fill="D9D9D9"/>
          </w:tcPr>
          <w:p w14:paraId="2FEA4BAB" w14:textId="77777777" w:rsidR="00B11855" w:rsidRPr="001F42D3" w:rsidRDefault="003D003E" w:rsidP="004A7AC0">
            <w:pPr>
              <w:pStyle w:val="TableEntryHeader"/>
            </w:pPr>
            <w:r w:rsidRPr="001F42D3">
              <w:t>Usage</w:t>
            </w:r>
          </w:p>
        </w:tc>
        <w:tc>
          <w:tcPr>
            <w:tcW w:w="1434" w:type="dxa"/>
            <w:shd w:val="clear" w:color="auto" w:fill="D9D9D9"/>
          </w:tcPr>
          <w:p w14:paraId="4A65B883" w14:textId="77777777" w:rsidR="00B11855" w:rsidRPr="001F42D3" w:rsidRDefault="003D003E" w:rsidP="004A7AC0">
            <w:pPr>
              <w:pStyle w:val="TableEntryHeader"/>
            </w:pPr>
            <w:r w:rsidRPr="001F42D3">
              <w:t>Card.</w:t>
            </w:r>
          </w:p>
        </w:tc>
        <w:tc>
          <w:tcPr>
            <w:tcW w:w="1645" w:type="dxa"/>
            <w:shd w:val="clear" w:color="auto" w:fill="D9D9D9"/>
          </w:tcPr>
          <w:p w14:paraId="3B6447D1" w14:textId="7D8CE1D1" w:rsidR="00B11855" w:rsidRPr="001F42D3" w:rsidRDefault="006D613E" w:rsidP="004A7AC0">
            <w:pPr>
              <w:pStyle w:val="TableEntryHeader"/>
            </w:pPr>
            <w:r w:rsidRPr="001F42D3">
              <w:t>HL7</w:t>
            </w:r>
            <w:r w:rsidR="00995105" w:rsidRPr="001F42D3">
              <w:t xml:space="preserve"> </w:t>
            </w:r>
            <w:r w:rsidR="003D003E" w:rsidRPr="001F42D3">
              <w:t>Ref</w:t>
            </w:r>
          </w:p>
        </w:tc>
      </w:tr>
      <w:tr w:rsidR="00C40FD5" w:rsidRPr="001F42D3" w14:paraId="116F2439" w14:textId="77777777" w:rsidTr="006C0E8E">
        <w:trPr>
          <w:cantSplit/>
          <w:jc w:val="center"/>
        </w:trPr>
        <w:tc>
          <w:tcPr>
            <w:tcW w:w="1109" w:type="dxa"/>
          </w:tcPr>
          <w:p w14:paraId="29A22731" w14:textId="77777777" w:rsidR="00B11855" w:rsidRPr="001F42D3" w:rsidRDefault="003D003E" w:rsidP="004A7AC0">
            <w:pPr>
              <w:pStyle w:val="TableEntry"/>
            </w:pPr>
            <w:r w:rsidRPr="001F42D3">
              <w:t>MSH</w:t>
            </w:r>
          </w:p>
        </w:tc>
        <w:tc>
          <w:tcPr>
            <w:tcW w:w="3707" w:type="dxa"/>
          </w:tcPr>
          <w:p w14:paraId="4CC63D52" w14:textId="77777777" w:rsidR="00B11855" w:rsidRPr="001F42D3" w:rsidRDefault="003D003E" w:rsidP="004A7AC0">
            <w:pPr>
              <w:pStyle w:val="TableEntry"/>
            </w:pPr>
            <w:r w:rsidRPr="001F42D3">
              <w:t>Message Header Segment</w:t>
            </w:r>
          </w:p>
        </w:tc>
        <w:tc>
          <w:tcPr>
            <w:tcW w:w="1523" w:type="dxa"/>
          </w:tcPr>
          <w:p w14:paraId="6C2B474E" w14:textId="77777777" w:rsidR="00B11855" w:rsidRPr="001F42D3" w:rsidRDefault="003D003E" w:rsidP="004A7AC0">
            <w:pPr>
              <w:pStyle w:val="TableEntry"/>
            </w:pPr>
            <w:r w:rsidRPr="001F42D3">
              <w:t>R</w:t>
            </w:r>
          </w:p>
        </w:tc>
        <w:tc>
          <w:tcPr>
            <w:tcW w:w="1434" w:type="dxa"/>
          </w:tcPr>
          <w:p w14:paraId="535B7757" w14:textId="77777777" w:rsidR="00B11855" w:rsidRPr="001F42D3" w:rsidRDefault="003D003E" w:rsidP="004A7AC0">
            <w:pPr>
              <w:pStyle w:val="TableEntry"/>
            </w:pPr>
            <w:r w:rsidRPr="001F42D3">
              <w:t>[1..1]</w:t>
            </w:r>
          </w:p>
        </w:tc>
        <w:tc>
          <w:tcPr>
            <w:tcW w:w="1645" w:type="dxa"/>
          </w:tcPr>
          <w:p w14:paraId="76FE361E" w14:textId="77777777" w:rsidR="00B11855" w:rsidRPr="001F42D3" w:rsidRDefault="003D003E" w:rsidP="004A7AC0">
            <w:pPr>
              <w:pStyle w:val="TableEntry"/>
            </w:pPr>
            <w:r w:rsidRPr="001F42D3">
              <w:t>2.15.9</w:t>
            </w:r>
          </w:p>
        </w:tc>
      </w:tr>
      <w:tr w:rsidR="00C40FD5" w:rsidRPr="001F42D3" w14:paraId="41EC74AD" w14:textId="77777777" w:rsidTr="006C0E8E">
        <w:trPr>
          <w:cantSplit/>
          <w:jc w:val="center"/>
        </w:trPr>
        <w:tc>
          <w:tcPr>
            <w:tcW w:w="1109" w:type="dxa"/>
          </w:tcPr>
          <w:p w14:paraId="6FCD53FA" w14:textId="77777777" w:rsidR="00B11855" w:rsidRPr="001F42D3" w:rsidRDefault="003D003E" w:rsidP="004A7AC0">
            <w:pPr>
              <w:pStyle w:val="TableEntry"/>
            </w:pPr>
            <w:r w:rsidRPr="001F42D3">
              <w:t>PID</w:t>
            </w:r>
          </w:p>
        </w:tc>
        <w:tc>
          <w:tcPr>
            <w:tcW w:w="3707" w:type="dxa"/>
          </w:tcPr>
          <w:p w14:paraId="331BA3A5" w14:textId="77777777" w:rsidR="00B11855" w:rsidRPr="001F42D3" w:rsidRDefault="003D003E" w:rsidP="004A7AC0">
            <w:pPr>
              <w:pStyle w:val="TableEntry"/>
            </w:pPr>
            <w:r w:rsidRPr="001F42D3">
              <w:t xml:space="preserve">Patient Identification Segment </w:t>
            </w:r>
          </w:p>
        </w:tc>
        <w:tc>
          <w:tcPr>
            <w:tcW w:w="1523" w:type="dxa"/>
          </w:tcPr>
          <w:p w14:paraId="4661B44D" w14:textId="77777777" w:rsidR="00B11855" w:rsidRPr="001F42D3" w:rsidRDefault="003D003E" w:rsidP="004A7AC0">
            <w:pPr>
              <w:pStyle w:val="TableEntry"/>
            </w:pPr>
            <w:r w:rsidRPr="001F42D3">
              <w:t>CE</w:t>
            </w:r>
          </w:p>
        </w:tc>
        <w:tc>
          <w:tcPr>
            <w:tcW w:w="1434" w:type="dxa"/>
          </w:tcPr>
          <w:p w14:paraId="2D4ED321" w14:textId="77777777" w:rsidR="00B11855" w:rsidRPr="001F42D3" w:rsidRDefault="003D003E" w:rsidP="00E86B15">
            <w:pPr>
              <w:pStyle w:val="TableEntry"/>
            </w:pPr>
            <w:r w:rsidRPr="001F42D3">
              <w:t>[</w:t>
            </w:r>
            <w:r w:rsidR="00E86B15" w:rsidRPr="001F42D3">
              <w:t>0</w:t>
            </w:r>
            <w:r w:rsidRPr="001F42D3">
              <w:t>..1]</w:t>
            </w:r>
          </w:p>
        </w:tc>
        <w:tc>
          <w:tcPr>
            <w:tcW w:w="1645" w:type="dxa"/>
          </w:tcPr>
          <w:p w14:paraId="440654B5" w14:textId="77777777" w:rsidR="00B11855" w:rsidRPr="001F42D3" w:rsidRDefault="003D003E" w:rsidP="004A7AC0">
            <w:pPr>
              <w:pStyle w:val="TableEntry"/>
            </w:pPr>
            <w:r w:rsidRPr="001F42D3">
              <w:t>3.4.2</w:t>
            </w:r>
          </w:p>
        </w:tc>
      </w:tr>
      <w:tr w:rsidR="00C40FD5" w:rsidRPr="001F42D3" w14:paraId="6B4979B5" w14:textId="77777777" w:rsidTr="006C0E8E">
        <w:trPr>
          <w:cantSplit/>
          <w:jc w:val="center"/>
        </w:trPr>
        <w:tc>
          <w:tcPr>
            <w:tcW w:w="1109" w:type="dxa"/>
          </w:tcPr>
          <w:p w14:paraId="2744F148" w14:textId="77777777" w:rsidR="00B11855" w:rsidRPr="001F42D3" w:rsidRDefault="003D003E" w:rsidP="004A7AC0">
            <w:pPr>
              <w:pStyle w:val="TableEntry"/>
            </w:pPr>
            <w:r w:rsidRPr="001F42D3">
              <w:t>PV1</w:t>
            </w:r>
          </w:p>
        </w:tc>
        <w:tc>
          <w:tcPr>
            <w:tcW w:w="3707" w:type="dxa"/>
          </w:tcPr>
          <w:p w14:paraId="1AE9283B" w14:textId="77777777" w:rsidR="00B11855" w:rsidRPr="001F42D3" w:rsidRDefault="003D003E" w:rsidP="004A7AC0">
            <w:pPr>
              <w:pStyle w:val="TableEntry"/>
            </w:pPr>
            <w:r w:rsidRPr="001F42D3">
              <w:t>Patient Visit Segment</w:t>
            </w:r>
          </w:p>
        </w:tc>
        <w:tc>
          <w:tcPr>
            <w:tcW w:w="1523" w:type="dxa"/>
          </w:tcPr>
          <w:p w14:paraId="7DB92770" w14:textId="77777777" w:rsidR="00B11855" w:rsidRPr="001F42D3" w:rsidRDefault="003D003E" w:rsidP="004A7AC0">
            <w:pPr>
              <w:pStyle w:val="TableEntry"/>
            </w:pPr>
            <w:r w:rsidRPr="001F42D3">
              <w:t>CE</w:t>
            </w:r>
          </w:p>
        </w:tc>
        <w:tc>
          <w:tcPr>
            <w:tcW w:w="1434" w:type="dxa"/>
          </w:tcPr>
          <w:p w14:paraId="432AE2E2" w14:textId="77777777" w:rsidR="00B11855" w:rsidRPr="001F42D3" w:rsidRDefault="003D003E" w:rsidP="00E86B15">
            <w:pPr>
              <w:pStyle w:val="TableEntry"/>
            </w:pPr>
            <w:r w:rsidRPr="001F42D3">
              <w:t>[</w:t>
            </w:r>
            <w:r w:rsidR="00E86B15" w:rsidRPr="001F42D3">
              <w:t>0</w:t>
            </w:r>
            <w:r w:rsidRPr="001F42D3">
              <w:t>..1]</w:t>
            </w:r>
          </w:p>
        </w:tc>
        <w:tc>
          <w:tcPr>
            <w:tcW w:w="1645" w:type="dxa"/>
          </w:tcPr>
          <w:p w14:paraId="5F4EC0DB" w14:textId="77777777" w:rsidR="00B11855" w:rsidRPr="001F42D3" w:rsidRDefault="003D003E" w:rsidP="004A7AC0">
            <w:pPr>
              <w:pStyle w:val="TableEntry"/>
            </w:pPr>
            <w:r w:rsidRPr="001F42D3">
              <w:t>3.4.3</w:t>
            </w:r>
          </w:p>
        </w:tc>
      </w:tr>
      <w:tr w:rsidR="00C40FD5" w:rsidRPr="001F42D3" w14:paraId="3FA7EA48" w14:textId="77777777" w:rsidTr="006C0E8E">
        <w:trPr>
          <w:cantSplit/>
          <w:jc w:val="center"/>
        </w:trPr>
        <w:tc>
          <w:tcPr>
            <w:tcW w:w="1109" w:type="dxa"/>
          </w:tcPr>
          <w:p w14:paraId="7CCF0106" w14:textId="77777777" w:rsidR="00B11855" w:rsidRPr="001F42D3" w:rsidRDefault="003D003E" w:rsidP="004A7AC0">
            <w:pPr>
              <w:pStyle w:val="TableEntry"/>
            </w:pPr>
            <w:r w:rsidRPr="001F42D3">
              <w:t>[ORC]</w:t>
            </w:r>
          </w:p>
        </w:tc>
        <w:tc>
          <w:tcPr>
            <w:tcW w:w="3707" w:type="dxa"/>
          </w:tcPr>
          <w:p w14:paraId="2C672F27" w14:textId="77777777" w:rsidR="00B11855" w:rsidRPr="001F42D3" w:rsidRDefault="003D003E" w:rsidP="004A7AC0">
            <w:pPr>
              <w:pStyle w:val="TableEntry"/>
            </w:pPr>
            <w:r w:rsidRPr="001F42D3">
              <w:t>Common Order Segment</w:t>
            </w:r>
          </w:p>
        </w:tc>
        <w:tc>
          <w:tcPr>
            <w:tcW w:w="1523" w:type="dxa"/>
          </w:tcPr>
          <w:p w14:paraId="0D88BB45" w14:textId="77777777" w:rsidR="00B11855" w:rsidRPr="001F42D3" w:rsidRDefault="003D003E" w:rsidP="004A7AC0">
            <w:pPr>
              <w:pStyle w:val="TableEntry"/>
            </w:pPr>
            <w:r w:rsidRPr="001F42D3">
              <w:t>O</w:t>
            </w:r>
          </w:p>
        </w:tc>
        <w:tc>
          <w:tcPr>
            <w:tcW w:w="1434" w:type="dxa"/>
          </w:tcPr>
          <w:p w14:paraId="51850036" w14:textId="77777777" w:rsidR="00B11855" w:rsidRPr="001F42D3" w:rsidRDefault="003D003E" w:rsidP="004A7AC0">
            <w:pPr>
              <w:pStyle w:val="TableEntry"/>
            </w:pPr>
            <w:r w:rsidRPr="001F42D3">
              <w:t>[0..1]</w:t>
            </w:r>
          </w:p>
        </w:tc>
        <w:tc>
          <w:tcPr>
            <w:tcW w:w="1645" w:type="dxa"/>
          </w:tcPr>
          <w:p w14:paraId="7665EFA8" w14:textId="77777777" w:rsidR="00B11855" w:rsidRPr="001F42D3" w:rsidRDefault="003D003E" w:rsidP="004A7AC0">
            <w:pPr>
              <w:pStyle w:val="TableEntry"/>
            </w:pPr>
            <w:r w:rsidRPr="001F42D3">
              <w:t>4.5.1</w:t>
            </w:r>
          </w:p>
        </w:tc>
      </w:tr>
      <w:tr w:rsidR="00C40FD5" w:rsidRPr="001F42D3" w14:paraId="72EDB06C" w14:textId="77777777" w:rsidTr="006C0E8E">
        <w:trPr>
          <w:cantSplit/>
          <w:jc w:val="center"/>
        </w:trPr>
        <w:tc>
          <w:tcPr>
            <w:tcW w:w="1109" w:type="dxa"/>
          </w:tcPr>
          <w:p w14:paraId="27D39583" w14:textId="77777777" w:rsidR="00B11855" w:rsidRPr="001F42D3" w:rsidRDefault="003D003E" w:rsidP="004A7AC0">
            <w:pPr>
              <w:pStyle w:val="TableEntry"/>
            </w:pPr>
            <w:r w:rsidRPr="001F42D3">
              <w:t>OBR</w:t>
            </w:r>
          </w:p>
        </w:tc>
        <w:tc>
          <w:tcPr>
            <w:tcW w:w="3707" w:type="dxa"/>
          </w:tcPr>
          <w:p w14:paraId="7B1B95C2" w14:textId="77777777" w:rsidR="00B11855" w:rsidRPr="001F42D3" w:rsidRDefault="003D003E" w:rsidP="004A7AC0">
            <w:pPr>
              <w:pStyle w:val="TableEntry"/>
            </w:pPr>
            <w:r w:rsidRPr="001F42D3">
              <w:t>Observation Request Segment</w:t>
            </w:r>
          </w:p>
        </w:tc>
        <w:tc>
          <w:tcPr>
            <w:tcW w:w="1523" w:type="dxa"/>
          </w:tcPr>
          <w:p w14:paraId="6C4D2524" w14:textId="77777777" w:rsidR="00B11855" w:rsidRPr="001F42D3" w:rsidRDefault="003D003E" w:rsidP="004A7AC0">
            <w:pPr>
              <w:pStyle w:val="TableEntry"/>
            </w:pPr>
            <w:r w:rsidRPr="001F42D3">
              <w:t>R</w:t>
            </w:r>
          </w:p>
        </w:tc>
        <w:tc>
          <w:tcPr>
            <w:tcW w:w="1434" w:type="dxa"/>
          </w:tcPr>
          <w:p w14:paraId="6696C50B" w14:textId="77777777" w:rsidR="00B11855" w:rsidRPr="001F42D3" w:rsidRDefault="003D003E" w:rsidP="004A7AC0">
            <w:pPr>
              <w:pStyle w:val="TableEntry"/>
            </w:pPr>
            <w:r w:rsidRPr="001F42D3">
              <w:t>[1..n]</w:t>
            </w:r>
          </w:p>
        </w:tc>
        <w:tc>
          <w:tcPr>
            <w:tcW w:w="1645" w:type="dxa"/>
          </w:tcPr>
          <w:p w14:paraId="411237A6" w14:textId="77777777" w:rsidR="00B11855" w:rsidRPr="001F42D3" w:rsidRDefault="003D003E" w:rsidP="004A7AC0">
            <w:pPr>
              <w:pStyle w:val="TableEntry"/>
            </w:pPr>
            <w:r w:rsidRPr="001F42D3">
              <w:t>7.4.1</w:t>
            </w:r>
          </w:p>
        </w:tc>
      </w:tr>
      <w:tr w:rsidR="00A22356" w:rsidRPr="001F42D3" w14:paraId="5CF6567F" w14:textId="77777777" w:rsidTr="006C0E8E">
        <w:trPr>
          <w:cantSplit/>
          <w:jc w:val="center"/>
        </w:trPr>
        <w:tc>
          <w:tcPr>
            <w:tcW w:w="1109" w:type="dxa"/>
          </w:tcPr>
          <w:p w14:paraId="23960643" w14:textId="77777777" w:rsidR="00A22356" w:rsidRPr="001F42D3" w:rsidRDefault="00A22356" w:rsidP="004A7AC0">
            <w:pPr>
              <w:pStyle w:val="TableEntry"/>
            </w:pPr>
            <w:r w:rsidRPr="001F42D3">
              <w:t>[PRT]</w:t>
            </w:r>
          </w:p>
        </w:tc>
        <w:tc>
          <w:tcPr>
            <w:tcW w:w="3707" w:type="dxa"/>
          </w:tcPr>
          <w:p w14:paraId="4D7B08E3" w14:textId="77777777" w:rsidR="00A22356" w:rsidRPr="001F42D3" w:rsidRDefault="00A22356" w:rsidP="004A7AC0">
            <w:pPr>
              <w:pStyle w:val="TableEntry"/>
            </w:pPr>
            <w:r w:rsidRPr="001F42D3">
              <w:t>Participation Segment</w:t>
            </w:r>
          </w:p>
        </w:tc>
        <w:tc>
          <w:tcPr>
            <w:tcW w:w="1523" w:type="dxa"/>
          </w:tcPr>
          <w:p w14:paraId="0410D06C" w14:textId="77777777" w:rsidR="00A22356" w:rsidRPr="001F42D3" w:rsidRDefault="00A22356" w:rsidP="004A7AC0">
            <w:pPr>
              <w:pStyle w:val="TableEntry"/>
            </w:pPr>
            <w:r w:rsidRPr="001F42D3">
              <w:t>O</w:t>
            </w:r>
          </w:p>
        </w:tc>
        <w:tc>
          <w:tcPr>
            <w:tcW w:w="1434" w:type="dxa"/>
          </w:tcPr>
          <w:p w14:paraId="14187E8D" w14:textId="77777777" w:rsidR="00A22356" w:rsidRPr="001F42D3" w:rsidRDefault="00A22356" w:rsidP="004A7AC0">
            <w:pPr>
              <w:pStyle w:val="TableEntry"/>
            </w:pPr>
            <w:r w:rsidRPr="001F42D3">
              <w:t>[0..n]</w:t>
            </w:r>
          </w:p>
        </w:tc>
        <w:tc>
          <w:tcPr>
            <w:tcW w:w="1645" w:type="dxa"/>
          </w:tcPr>
          <w:p w14:paraId="0ABBAD5C" w14:textId="77777777" w:rsidR="00A22356" w:rsidRPr="001F42D3" w:rsidRDefault="00A22356" w:rsidP="004A7AC0">
            <w:pPr>
              <w:pStyle w:val="TableEntry"/>
            </w:pPr>
            <w:r w:rsidRPr="001F42D3">
              <w:t>8.4.</w:t>
            </w:r>
            <w:r w:rsidR="009167AE" w:rsidRPr="001F42D3">
              <w:t>4 (V2.7</w:t>
            </w:r>
            <w:r w:rsidRPr="001F42D3">
              <w:t>)</w:t>
            </w:r>
          </w:p>
        </w:tc>
      </w:tr>
      <w:tr w:rsidR="00C40FD5" w:rsidRPr="001F42D3" w14:paraId="2A1C9D26" w14:textId="77777777" w:rsidTr="006C0E8E">
        <w:trPr>
          <w:cantSplit/>
          <w:jc w:val="center"/>
        </w:trPr>
        <w:tc>
          <w:tcPr>
            <w:tcW w:w="1109" w:type="dxa"/>
          </w:tcPr>
          <w:p w14:paraId="71612930" w14:textId="77777777" w:rsidR="00B11855" w:rsidRPr="001F42D3" w:rsidRDefault="003D003E" w:rsidP="004A7AC0">
            <w:pPr>
              <w:pStyle w:val="TableEntry"/>
            </w:pPr>
            <w:r w:rsidRPr="001F42D3">
              <w:t>OBX</w:t>
            </w:r>
          </w:p>
        </w:tc>
        <w:tc>
          <w:tcPr>
            <w:tcW w:w="3707" w:type="dxa"/>
          </w:tcPr>
          <w:p w14:paraId="37761B96" w14:textId="77777777" w:rsidR="00B11855" w:rsidRPr="001F42D3" w:rsidRDefault="003D003E" w:rsidP="004A7AC0">
            <w:pPr>
              <w:pStyle w:val="TableEntry"/>
            </w:pPr>
            <w:r w:rsidRPr="001F42D3">
              <w:t>Observation Result Segment</w:t>
            </w:r>
          </w:p>
        </w:tc>
        <w:tc>
          <w:tcPr>
            <w:tcW w:w="1523" w:type="dxa"/>
          </w:tcPr>
          <w:p w14:paraId="490D1ACA" w14:textId="77777777" w:rsidR="00B11855" w:rsidRPr="001F42D3" w:rsidRDefault="003D003E" w:rsidP="004A7AC0">
            <w:pPr>
              <w:pStyle w:val="TableEntry"/>
            </w:pPr>
            <w:r w:rsidRPr="001F42D3">
              <w:t>R</w:t>
            </w:r>
          </w:p>
        </w:tc>
        <w:tc>
          <w:tcPr>
            <w:tcW w:w="1434" w:type="dxa"/>
          </w:tcPr>
          <w:p w14:paraId="16C9944C" w14:textId="77777777" w:rsidR="00B11855" w:rsidRPr="001F42D3" w:rsidRDefault="003D003E" w:rsidP="004A7AC0">
            <w:pPr>
              <w:pStyle w:val="TableEntry"/>
            </w:pPr>
            <w:r w:rsidRPr="001F42D3">
              <w:t>[1..n]</w:t>
            </w:r>
          </w:p>
        </w:tc>
        <w:tc>
          <w:tcPr>
            <w:tcW w:w="1645" w:type="dxa"/>
          </w:tcPr>
          <w:p w14:paraId="4E4AE413" w14:textId="77777777" w:rsidR="00B11855" w:rsidRPr="001F42D3" w:rsidRDefault="003D003E" w:rsidP="004A7AC0">
            <w:pPr>
              <w:pStyle w:val="TableEntry"/>
            </w:pPr>
            <w:r w:rsidRPr="001F42D3">
              <w:t>7.4.2</w:t>
            </w:r>
          </w:p>
        </w:tc>
      </w:tr>
      <w:tr w:rsidR="00C40FD5" w:rsidRPr="001F42D3" w14:paraId="0E4F68E0" w14:textId="77777777" w:rsidTr="006C0E8E">
        <w:trPr>
          <w:cantSplit/>
          <w:jc w:val="center"/>
        </w:trPr>
        <w:tc>
          <w:tcPr>
            <w:tcW w:w="1109" w:type="dxa"/>
          </w:tcPr>
          <w:p w14:paraId="26C57207" w14:textId="77777777" w:rsidR="00B11855" w:rsidRPr="001F42D3" w:rsidRDefault="003D003E" w:rsidP="004A7AC0">
            <w:pPr>
              <w:pStyle w:val="TableEntry"/>
            </w:pPr>
            <w:r w:rsidRPr="001F42D3">
              <w:t>[NTE]</w:t>
            </w:r>
          </w:p>
        </w:tc>
        <w:tc>
          <w:tcPr>
            <w:tcW w:w="3707" w:type="dxa"/>
          </w:tcPr>
          <w:p w14:paraId="7FB44B5C" w14:textId="77777777" w:rsidR="00B11855" w:rsidRPr="001F42D3" w:rsidRDefault="003D003E" w:rsidP="004A7AC0">
            <w:pPr>
              <w:pStyle w:val="TableEntry"/>
            </w:pPr>
            <w:r w:rsidRPr="001F42D3">
              <w:t>Notes and Comments Segment</w:t>
            </w:r>
          </w:p>
        </w:tc>
        <w:tc>
          <w:tcPr>
            <w:tcW w:w="1523" w:type="dxa"/>
          </w:tcPr>
          <w:p w14:paraId="42BBF9F0" w14:textId="77777777" w:rsidR="00B11855" w:rsidRPr="001F42D3" w:rsidRDefault="003D003E" w:rsidP="004A7AC0">
            <w:pPr>
              <w:pStyle w:val="TableEntry"/>
            </w:pPr>
            <w:r w:rsidRPr="001F42D3">
              <w:t>O</w:t>
            </w:r>
          </w:p>
        </w:tc>
        <w:tc>
          <w:tcPr>
            <w:tcW w:w="1434" w:type="dxa"/>
          </w:tcPr>
          <w:p w14:paraId="40704D38" w14:textId="77777777" w:rsidR="00B11855" w:rsidRPr="001F42D3" w:rsidRDefault="003D003E" w:rsidP="004A7AC0">
            <w:pPr>
              <w:pStyle w:val="TableEntry"/>
            </w:pPr>
            <w:r w:rsidRPr="001F42D3">
              <w:t>[0..1]</w:t>
            </w:r>
          </w:p>
        </w:tc>
        <w:tc>
          <w:tcPr>
            <w:tcW w:w="1645" w:type="dxa"/>
          </w:tcPr>
          <w:p w14:paraId="2F4F3FCD" w14:textId="77777777" w:rsidR="00B11855" w:rsidRPr="001F42D3" w:rsidRDefault="003D003E" w:rsidP="004A7AC0">
            <w:pPr>
              <w:pStyle w:val="TableEntry"/>
            </w:pPr>
            <w:r w:rsidRPr="001F42D3">
              <w:t>2.5.10</w:t>
            </w:r>
          </w:p>
        </w:tc>
      </w:tr>
    </w:tbl>
    <w:p w14:paraId="17772535" w14:textId="77777777" w:rsidR="001A4392" w:rsidRPr="001F42D3" w:rsidRDefault="001A4392" w:rsidP="001A4392">
      <w:pPr>
        <w:pStyle w:val="BodyText"/>
      </w:pPr>
    </w:p>
    <w:p w14:paraId="7ED50480" w14:textId="28ACF9FA" w:rsidR="00B11855" w:rsidRPr="001F42D3" w:rsidRDefault="003D003E" w:rsidP="004A7AC0">
      <w:pPr>
        <w:pStyle w:val="BodyText"/>
      </w:pPr>
      <w:r w:rsidRPr="001F42D3">
        <w:t xml:space="preserve">While there can be multiple OBR segments per </w:t>
      </w:r>
      <w:r w:rsidR="00647994" w:rsidRPr="001F42D3">
        <w:t>[PCD-04]</w:t>
      </w:r>
      <w:r w:rsidRPr="001F42D3">
        <w:t xml:space="preserve"> transaction (in support of inclusion of </w:t>
      </w:r>
      <w:r w:rsidR="00021767" w:rsidRPr="001F42D3">
        <w:t xml:space="preserve">alert common containment and </w:t>
      </w:r>
      <w:r w:rsidRPr="001F42D3">
        <w:t xml:space="preserve">evidentiary data) there is at most one alert per </w:t>
      </w:r>
      <w:r w:rsidR="00647994" w:rsidRPr="001F42D3">
        <w:t>[PCD-04]</w:t>
      </w:r>
      <w:r w:rsidRPr="001F42D3">
        <w:t xml:space="preserve"> transaction.</w:t>
      </w:r>
    </w:p>
    <w:p w14:paraId="4D1A9DC2" w14:textId="77777777" w:rsidR="00B11855" w:rsidRPr="001F42D3" w:rsidRDefault="003D003E" w:rsidP="00CF5627">
      <w:pPr>
        <w:pStyle w:val="TableTitle"/>
      </w:pPr>
      <w:r w:rsidRPr="001F42D3">
        <w:lastRenderedPageBreak/>
        <w:t>Table 3.4.4.1.2-2: ORU^R40^ORU_R40 Static Definition</w:t>
      </w:r>
    </w:p>
    <w:tbl>
      <w:tblPr>
        <w:tblW w:w="0" w:type="auto"/>
        <w:jc w:val="center"/>
        <w:tblLayout w:type="fixed"/>
        <w:tblLook w:val="04A0" w:firstRow="1" w:lastRow="0" w:firstColumn="1" w:lastColumn="0" w:noHBand="0" w:noVBand="1"/>
      </w:tblPr>
      <w:tblGrid>
        <w:gridCol w:w="3847"/>
        <w:gridCol w:w="4341"/>
      </w:tblGrid>
      <w:tr w:rsidR="00B11855" w:rsidRPr="001F42D3" w14:paraId="45C4C5A0" w14:textId="77777777" w:rsidTr="00DE39CA">
        <w:trPr>
          <w:tblHeader/>
          <w:jc w:val="center"/>
        </w:trPr>
        <w:tc>
          <w:tcPr>
            <w:tcW w:w="3847"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1122EDAD" w14:textId="77777777" w:rsidR="00B11855" w:rsidRPr="001F42D3" w:rsidRDefault="003D003E" w:rsidP="00863A9A">
            <w:pPr>
              <w:pStyle w:val="TableEntryHeader"/>
            </w:pPr>
            <w:r w:rsidRPr="001F42D3">
              <w:t>ORU^R40^ORU_R40</w:t>
            </w:r>
          </w:p>
        </w:tc>
        <w:tc>
          <w:tcPr>
            <w:tcW w:w="4341"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0404C34B" w14:textId="77777777" w:rsidR="00B11855" w:rsidRPr="001F42D3" w:rsidRDefault="003D003E" w:rsidP="00863A9A">
            <w:pPr>
              <w:pStyle w:val="TableEntryHeader"/>
            </w:pPr>
            <w:r w:rsidRPr="001F42D3">
              <w:t>Report Alert Message</w:t>
            </w:r>
          </w:p>
        </w:tc>
      </w:tr>
      <w:tr w:rsidR="00B11855" w:rsidRPr="001F42D3" w14:paraId="5C2FE489"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28DE5980" w14:textId="610D8DDB" w:rsidR="00B11855" w:rsidRPr="001F42D3" w:rsidRDefault="003D003E" w:rsidP="00CF5627">
            <w:pPr>
              <w:pStyle w:val="TableEntry"/>
            </w:pPr>
            <w:r w:rsidRPr="001F42D3">
              <w:t>MSH</w:t>
            </w:r>
            <w:r w:rsidR="00687A87" w:rsidRPr="001F42D3">
              <w:tab/>
            </w:r>
          </w:p>
        </w:tc>
        <w:tc>
          <w:tcPr>
            <w:tcW w:w="4341" w:type="dxa"/>
            <w:tcBorders>
              <w:top w:val="single" w:sz="4" w:space="0" w:color="auto"/>
              <w:left w:val="single" w:sz="4" w:space="0" w:color="auto"/>
              <w:bottom w:val="single" w:sz="4" w:space="0" w:color="auto"/>
              <w:right w:val="single" w:sz="4" w:space="0" w:color="auto"/>
            </w:tcBorders>
          </w:tcPr>
          <w:p w14:paraId="751C5D30" w14:textId="77777777" w:rsidR="00B11855" w:rsidRPr="001F42D3" w:rsidRDefault="003D003E" w:rsidP="00CF5627">
            <w:pPr>
              <w:pStyle w:val="TableEntry"/>
            </w:pPr>
            <w:r w:rsidRPr="001F42D3">
              <w:t>Message Header</w:t>
            </w:r>
          </w:p>
        </w:tc>
      </w:tr>
      <w:tr w:rsidR="00B11855" w:rsidRPr="001F42D3" w14:paraId="1728D4FD"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345F3D67" w14:textId="77777777" w:rsidR="00B11855" w:rsidRPr="001F42D3" w:rsidRDefault="003D003E" w:rsidP="00CF5627">
            <w:pPr>
              <w:pStyle w:val="TableEntry"/>
            </w:pPr>
            <w:r w:rsidRPr="001F42D3">
              <w:t>[{SFT}]</w:t>
            </w:r>
          </w:p>
        </w:tc>
        <w:tc>
          <w:tcPr>
            <w:tcW w:w="4341" w:type="dxa"/>
            <w:tcBorders>
              <w:top w:val="single" w:sz="4" w:space="0" w:color="auto"/>
              <w:left w:val="single" w:sz="4" w:space="0" w:color="auto"/>
              <w:bottom w:val="single" w:sz="4" w:space="0" w:color="auto"/>
              <w:right w:val="single" w:sz="4" w:space="0" w:color="auto"/>
            </w:tcBorders>
          </w:tcPr>
          <w:p w14:paraId="44C365E5" w14:textId="77777777" w:rsidR="00B11855" w:rsidRPr="001F42D3" w:rsidRDefault="003D003E" w:rsidP="00CF5627">
            <w:pPr>
              <w:pStyle w:val="TableEntry"/>
            </w:pPr>
            <w:r w:rsidRPr="001F42D3">
              <w:t>Software Segment</w:t>
            </w:r>
          </w:p>
        </w:tc>
      </w:tr>
      <w:tr w:rsidR="00B11855" w:rsidRPr="001F42D3" w14:paraId="3A7254B2"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47FBCBD" w14:textId="77777777" w:rsidR="00B11855" w:rsidRPr="001F42D3" w:rsidRDefault="003D003E" w:rsidP="00CF5627">
            <w:pPr>
              <w:pStyle w:val="TableEntry"/>
            </w:pPr>
            <w:r w:rsidRPr="001F42D3">
              <w:t>{</w:t>
            </w:r>
          </w:p>
        </w:tc>
        <w:tc>
          <w:tcPr>
            <w:tcW w:w="4341" w:type="dxa"/>
            <w:tcBorders>
              <w:top w:val="single" w:sz="4" w:space="0" w:color="auto"/>
              <w:left w:val="single" w:sz="4" w:space="0" w:color="auto"/>
              <w:bottom w:val="single" w:sz="4" w:space="0" w:color="auto"/>
              <w:right w:val="single" w:sz="4" w:space="0" w:color="auto"/>
            </w:tcBorders>
          </w:tcPr>
          <w:p w14:paraId="03785570" w14:textId="07350E89" w:rsidR="00B11855" w:rsidRPr="001F42D3" w:rsidRDefault="003D003E" w:rsidP="00CF5627">
            <w:pPr>
              <w:pStyle w:val="TableEntry"/>
            </w:pPr>
            <w:r w:rsidRPr="001F42D3">
              <w:t>--- ALERT</w:t>
            </w:r>
            <w:r w:rsidR="006234DE" w:rsidRPr="001F42D3">
              <w:t xml:space="preserve"> </w:t>
            </w:r>
            <w:r w:rsidRPr="001F42D3">
              <w:t>begin</w:t>
            </w:r>
          </w:p>
        </w:tc>
      </w:tr>
      <w:tr w:rsidR="00B11855" w:rsidRPr="001F42D3" w14:paraId="20207683"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4F28148B"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4FA8F734" w14:textId="77777777" w:rsidR="00B11855" w:rsidRPr="001F42D3" w:rsidRDefault="003D003E" w:rsidP="00CF5627">
            <w:pPr>
              <w:pStyle w:val="TableEntry"/>
            </w:pPr>
            <w:r w:rsidRPr="001F42D3">
              <w:t>--- PATIENT begin</w:t>
            </w:r>
          </w:p>
        </w:tc>
      </w:tr>
      <w:tr w:rsidR="00B11855" w:rsidRPr="001F42D3" w14:paraId="57596FE4"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86F334B" w14:textId="77777777" w:rsidR="00B11855" w:rsidRPr="001F42D3" w:rsidRDefault="003D003E" w:rsidP="00CF5627">
            <w:pPr>
              <w:pStyle w:val="TableEntry"/>
            </w:pPr>
            <w:r w:rsidRPr="001F42D3">
              <w:t xml:space="preserve">        PID</w:t>
            </w:r>
          </w:p>
        </w:tc>
        <w:tc>
          <w:tcPr>
            <w:tcW w:w="4341" w:type="dxa"/>
            <w:tcBorders>
              <w:top w:val="single" w:sz="4" w:space="0" w:color="auto"/>
              <w:left w:val="single" w:sz="4" w:space="0" w:color="auto"/>
              <w:bottom w:val="single" w:sz="4" w:space="0" w:color="auto"/>
              <w:right w:val="single" w:sz="4" w:space="0" w:color="auto"/>
            </w:tcBorders>
          </w:tcPr>
          <w:p w14:paraId="7D0F8475" w14:textId="77777777" w:rsidR="00B11855" w:rsidRPr="001F42D3" w:rsidRDefault="003D003E" w:rsidP="00CF5627">
            <w:pPr>
              <w:pStyle w:val="TableEntry"/>
            </w:pPr>
            <w:r w:rsidRPr="001F42D3">
              <w:t>Patient Identification</w:t>
            </w:r>
          </w:p>
        </w:tc>
      </w:tr>
      <w:tr w:rsidR="00B11855" w:rsidRPr="001F42D3" w14:paraId="058F8077"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D26738B"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672B5CAF" w14:textId="77777777" w:rsidR="00B11855" w:rsidRPr="001F42D3" w:rsidRDefault="003D003E" w:rsidP="00CF5627">
            <w:pPr>
              <w:pStyle w:val="TableEntry"/>
            </w:pPr>
            <w:r w:rsidRPr="001F42D3">
              <w:t>--- LOCATION begin</w:t>
            </w:r>
          </w:p>
        </w:tc>
      </w:tr>
      <w:tr w:rsidR="00B11855" w:rsidRPr="001F42D3" w14:paraId="380FEB96"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6D40155E" w14:textId="77777777" w:rsidR="00B11855" w:rsidRPr="001F42D3" w:rsidRDefault="003D003E" w:rsidP="00CF5627">
            <w:pPr>
              <w:pStyle w:val="TableEntry"/>
            </w:pPr>
            <w:r w:rsidRPr="001F42D3">
              <w:t xml:space="preserve">            PV1</w:t>
            </w:r>
          </w:p>
        </w:tc>
        <w:tc>
          <w:tcPr>
            <w:tcW w:w="4341" w:type="dxa"/>
            <w:tcBorders>
              <w:top w:val="single" w:sz="4" w:space="0" w:color="auto"/>
              <w:left w:val="single" w:sz="4" w:space="0" w:color="auto"/>
              <w:bottom w:val="single" w:sz="4" w:space="0" w:color="auto"/>
              <w:right w:val="single" w:sz="4" w:space="0" w:color="auto"/>
            </w:tcBorders>
          </w:tcPr>
          <w:p w14:paraId="4E80A392" w14:textId="77777777" w:rsidR="00B11855" w:rsidRPr="001F42D3" w:rsidRDefault="003D003E" w:rsidP="00CF5627">
            <w:pPr>
              <w:pStyle w:val="TableEntry"/>
            </w:pPr>
            <w:r w:rsidRPr="001F42D3">
              <w:t>Alert Location</w:t>
            </w:r>
          </w:p>
        </w:tc>
      </w:tr>
      <w:tr w:rsidR="00B11855" w:rsidRPr="001F42D3" w14:paraId="36DD6BF7"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55CDA146"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4CB0D4B8" w14:textId="77777777" w:rsidR="00B11855" w:rsidRPr="001F42D3" w:rsidRDefault="003D003E" w:rsidP="00CF5627">
            <w:pPr>
              <w:pStyle w:val="TableEntry"/>
            </w:pPr>
            <w:r w:rsidRPr="001F42D3">
              <w:t>--- LOCATION end</w:t>
            </w:r>
          </w:p>
        </w:tc>
      </w:tr>
      <w:tr w:rsidR="00B11855" w:rsidRPr="001F42D3" w14:paraId="2CFE6A3F"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6783A364"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40202A2A" w14:textId="77777777" w:rsidR="00B11855" w:rsidRPr="001F42D3" w:rsidRDefault="003D003E" w:rsidP="00CF5627">
            <w:pPr>
              <w:pStyle w:val="TableEntry"/>
            </w:pPr>
            <w:r w:rsidRPr="001F42D3">
              <w:t>--- PATIENT end</w:t>
            </w:r>
          </w:p>
        </w:tc>
      </w:tr>
      <w:tr w:rsidR="00B11855" w:rsidRPr="001F42D3" w14:paraId="27D0EF9B"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373EB653"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7BE553E8" w14:textId="77777777" w:rsidR="00B11855" w:rsidRPr="001F42D3" w:rsidRDefault="003D003E" w:rsidP="00CF5627">
            <w:pPr>
              <w:pStyle w:val="TableEntry"/>
            </w:pPr>
            <w:r w:rsidRPr="001F42D3">
              <w:t>--- ALERT_IDENTIFICATION begin</w:t>
            </w:r>
          </w:p>
        </w:tc>
      </w:tr>
      <w:tr w:rsidR="00B11855" w:rsidRPr="001F42D3" w14:paraId="4E60C3F4"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584DEC2" w14:textId="77777777" w:rsidR="00B11855" w:rsidRPr="001F42D3" w:rsidRDefault="003D003E" w:rsidP="00CF5627">
            <w:pPr>
              <w:pStyle w:val="TableEntry"/>
            </w:pPr>
            <w:r w:rsidRPr="001F42D3">
              <w:t xml:space="preserve">        [ORC]</w:t>
            </w:r>
          </w:p>
        </w:tc>
        <w:tc>
          <w:tcPr>
            <w:tcW w:w="4341" w:type="dxa"/>
            <w:tcBorders>
              <w:top w:val="single" w:sz="4" w:space="0" w:color="auto"/>
              <w:left w:val="single" w:sz="4" w:space="0" w:color="auto"/>
              <w:bottom w:val="single" w:sz="4" w:space="0" w:color="auto"/>
              <w:right w:val="single" w:sz="4" w:space="0" w:color="auto"/>
            </w:tcBorders>
          </w:tcPr>
          <w:p w14:paraId="25627CF7" w14:textId="77777777" w:rsidR="00B11855" w:rsidRPr="001F42D3" w:rsidRDefault="003D003E" w:rsidP="00CF5627">
            <w:pPr>
              <w:pStyle w:val="TableEntry"/>
            </w:pPr>
            <w:r w:rsidRPr="001F42D3">
              <w:t>Alert</w:t>
            </w:r>
            <w:r w:rsidR="00021767" w:rsidRPr="001F42D3">
              <w:t xml:space="preserve"> Order</w:t>
            </w:r>
            <w:r w:rsidRPr="001F42D3">
              <w:t xml:space="preserve"> Common</w:t>
            </w:r>
          </w:p>
        </w:tc>
      </w:tr>
      <w:tr w:rsidR="00B11855" w:rsidRPr="001F42D3" w14:paraId="783C95BC"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714A58A1" w14:textId="77777777" w:rsidR="00B11855" w:rsidRPr="001F42D3" w:rsidRDefault="003D003E" w:rsidP="00CF5627">
            <w:pPr>
              <w:pStyle w:val="TableEntry"/>
            </w:pPr>
            <w:r w:rsidRPr="001F42D3">
              <w:t xml:space="preserve">        {OBR}</w:t>
            </w:r>
          </w:p>
        </w:tc>
        <w:tc>
          <w:tcPr>
            <w:tcW w:w="4341" w:type="dxa"/>
            <w:tcBorders>
              <w:top w:val="single" w:sz="4" w:space="0" w:color="auto"/>
              <w:left w:val="single" w:sz="4" w:space="0" w:color="auto"/>
              <w:bottom w:val="single" w:sz="4" w:space="0" w:color="auto"/>
              <w:right w:val="single" w:sz="4" w:space="0" w:color="auto"/>
            </w:tcBorders>
          </w:tcPr>
          <w:p w14:paraId="4C371565" w14:textId="77777777" w:rsidR="00B11855" w:rsidRPr="001F42D3" w:rsidRDefault="003D003E" w:rsidP="00CF5627">
            <w:pPr>
              <w:pStyle w:val="TableEntry"/>
            </w:pPr>
            <w:r w:rsidRPr="001F42D3">
              <w:t>Alert Identification</w:t>
            </w:r>
          </w:p>
        </w:tc>
      </w:tr>
      <w:tr w:rsidR="00B11855" w:rsidRPr="001F42D3" w14:paraId="6A8BB9E8"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47494987" w14:textId="77777777" w:rsidR="00B11855" w:rsidRPr="001F42D3" w:rsidRDefault="003D003E" w:rsidP="00CF5627">
            <w:pPr>
              <w:pStyle w:val="TableEntry"/>
            </w:pPr>
            <w:r w:rsidRPr="001F42D3">
              <w:t xml:space="preserve">            [ {</w:t>
            </w:r>
          </w:p>
        </w:tc>
        <w:tc>
          <w:tcPr>
            <w:tcW w:w="4341" w:type="dxa"/>
            <w:tcBorders>
              <w:top w:val="single" w:sz="4" w:space="0" w:color="auto"/>
              <w:left w:val="single" w:sz="4" w:space="0" w:color="auto"/>
              <w:bottom w:val="single" w:sz="4" w:space="0" w:color="auto"/>
              <w:right w:val="single" w:sz="4" w:space="0" w:color="auto"/>
            </w:tcBorders>
          </w:tcPr>
          <w:p w14:paraId="6196A02D" w14:textId="77777777" w:rsidR="00B11855" w:rsidRPr="001F42D3" w:rsidRDefault="003D003E" w:rsidP="00CF5627">
            <w:pPr>
              <w:pStyle w:val="TableEntry"/>
            </w:pPr>
            <w:r w:rsidRPr="001F42D3">
              <w:t>--- ALERT_OBSERVATION begin</w:t>
            </w:r>
          </w:p>
        </w:tc>
      </w:tr>
      <w:tr w:rsidR="00B11855" w:rsidRPr="001F42D3" w14:paraId="6E388933"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0D67F823" w14:textId="77777777" w:rsidR="00B11855" w:rsidRPr="001F42D3" w:rsidRDefault="003D003E" w:rsidP="00CF5627">
            <w:pPr>
              <w:pStyle w:val="TableEntry"/>
            </w:pPr>
            <w:r w:rsidRPr="001F42D3">
              <w:t xml:space="preserve">                {OBX}</w:t>
            </w:r>
          </w:p>
        </w:tc>
        <w:tc>
          <w:tcPr>
            <w:tcW w:w="4341" w:type="dxa"/>
            <w:tcBorders>
              <w:top w:val="single" w:sz="4" w:space="0" w:color="auto"/>
              <w:left w:val="single" w:sz="4" w:space="0" w:color="auto"/>
              <w:bottom w:val="single" w:sz="4" w:space="0" w:color="auto"/>
              <w:right w:val="single" w:sz="4" w:space="0" w:color="auto"/>
            </w:tcBorders>
          </w:tcPr>
          <w:p w14:paraId="68A71E0B" w14:textId="77777777" w:rsidR="00B11855" w:rsidRPr="001F42D3" w:rsidRDefault="003D003E" w:rsidP="00CF5627">
            <w:pPr>
              <w:pStyle w:val="TableEntry"/>
            </w:pPr>
            <w:r w:rsidRPr="001F42D3">
              <w:t>Alert observation</w:t>
            </w:r>
            <w:r w:rsidR="00021767" w:rsidRPr="001F42D3">
              <w:t>s</w:t>
            </w:r>
            <w:r w:rsidRPr="001F42D3">
              <w:t xml:space="preserve"> relative to OBR</w:t>
            </w:r>
          </w:p>
        </w:tc>
      </w:tr>
      <w:tr w:rsidR="00A22356" w:rsidRPr="001F42D3" w14:paraId="18F2083B"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09F45760" w14:textId="77777777" w:rsidR="00A22356" w:rsidRPr="001F42D3" w:rsidRDefault="00A22356" w:rsidP="00CF5627">
            <w:pPr>
              <w:pStyle w:val="TableEntry"/>
            </w:pPr>
            <w:r w:rsidRPr="001F42D3">
              <w:t xml:space="preserve">                [PRT] </w:t>
            </w:r>
          </w:p>
        </w:tc>
        <w:tc>
          <w:tcPr>
            <w:tcW w:w="4341" w:type="dxa"/>
            <w:tcBorders>
              <w:top w:val="single" w:sz="4" w:space="0" w:color="auto"/>
              <w:left w:val="single" w:sz="4" w:space="0" w:color="auto"/>
              <w:bottom w:val="single" w:sz="4" w:space="0" w:color="auto"/>
              <w:right w:val="single" w:sz="4" w:space="0" w:color="auto"/>
            </w:tcBorders>
          </w:tcPr>
          <w:p w14:paraId="7DC8BC70" w14:textId="77777777" w:rsidR="00A22356" w:rsidRPr="001F42D3" w:rsidRDefault="00A22356" w:rsidP="00CF5627">
            <w:pPr>
              <w:pStyle w:val="TableEntry"/>
            </w:pPr>
            <w:r w:rsidRPr="001F42D3">
              <w:t>Participation  identifies additional notification recipients</w:t>
            </w:r>
          </w:p>
        </w:tc>
      </w:tr>
      <w:tr w:rsidR="00B11855" w:rsidRPr="001F42D3" w14:paraId="0A51A592"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8327682" w14:textId="77777777" w:rsidR="00B11855" w:rsidRPr="001F42D3" w:rsidRDefault="003D003E" w:rsidP="00CF5627">
            <w:pPr>
              <w:pStyle w:val="TableEntry"/>
            </w:pPr>
            <w:r w:rsidRPr="001F42D3">
              <w:t xml:space="preserve">                { [NTE] }</w:t>
            </w:r>
          </w:p>
        </w:tc>
        <w:tc>
          <w:tcPr>
            <w:tcW w:w="4341" w:type="dxa"/>
            <w:tcBorders>
              <w:top w:val="single" w:sz="4" w:space="0" w:color="auto"/>
              <w:left w:val="single" w:sz="4" w:space="0" w:color="auto"/>
              <w:bottom w:val="single" w:sz="4" w:space="0" w:color="auto"/>
              <w:right w:val="single" w:sz="4" w:space="0" w:color="auto"/>
            </w:tcBorders>
          </w:tcPr>
          <w:p w14:paraId="62F9201B" w14:textId="77777777" w:rsidR="00B11855" w:rsidRPr="001F42D3" w:rsidRDefault="003D003E" w:rsidP="00CF5627">
            <w:pPr>
              <w:pStyle w:val="TableEntry"/>
            </w:pPr>
            <w:r w:rsidRPr="001F42D3">
              <w:t>Notes and Comments</w:t>
            </w:r>
          </w:p>
        </w:tc>
      </w:tr>
      <w:tr w:rsidR="00B11855" w:rsidRPr="001F42D3" w14:paraId="26FDFE4C"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79498BE1"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15883FA3" w14:textId="77777777" w:rsidR="00B11855" w:rsidRPr="001F42D3" w:rsidRDefault="003D003E" w:rsidP="00CF5627">
            <w:pPr>
              <w:pStyle w:val="TableEntry"/>
            </w:pPr>
            <w:r w:rsidRPr="001F42D3">
              <w:t>--- ALERT OBSERVATION end</w:t>
            </w:r>
          </w:p>
        </w:tc>
      </w:tr>
      <w:tr w:rsidR="00B11855" w:rsidRPr="001F42D3" w14:paraId="75720788"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79117848"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2E4057B8" w14:textId="77777777" w:rsidR="00B11855" w:rsidRPr="001F42D3" w:rsidRDefault="003D003E" w:rsidP="00CF5627">
            <w:pPr>
              <w:pStyle w:val="TableEntry"/>
            </w:pPr>
            <w:r w:rsidRPr="001F42D3">
              <w:t>--- ALERT_IDENTIFICATION end</w:t>
            </w:r>
          </w:p>
        </w:tc>
      </w:tr>
      <w:tr w:rsidR="00B11855" w:rsidRPr="001F42D3" w14:paraId="3A0C799D"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3297D681" w14:textId="77777777" w:rsidR="00B11855" w:rsidRPr="001F42D3" w:rsidRDefault="003D003E" w:rsidP="00CF5627">
            <w:pPr>
              <w:pStyle w:val="TableEntry"/>
            </w:pPr>
            <w:r w:rsidRPr="001F42D3">
              <w:t>}</w:t>
            </w:r>
          </w:p>
        </w:tc>
        <w:tc>
          <w:tcPr>
            <w:tcW w:w="4341" w:type="dxa"/>
            <w:tcBorders>
              <w:top w:val="single" w:sz="4" w:space="0" w:color="auto"/>
              <w:left w:val="single" w:sz="4" w:space="0" w:color="auto"/>
              <w:bottom w:val="single" w:sz="4" w:space="0" w:color="auto"/>
              <w:right w:val="single" w:sz="4" w:space="0" w:color="auto"/>
            </w:tcBorders>
          </w:tcPr>
          <w:p w14:paraId="060CF480" w14:textId="77777777" w:rsidR="00B11855" w:rsidRPr="001F42D3" w:rsidRDefault="003D003E" w:rsidP="00CF5627">
            <w:pPr>
              <w:pStyle w:val="TableEntry"/>
            </w:pPr>
            <w:r w:rsidRPr="001F42D3">
              <w:t>--- ALERT end</w:t>
            </w:r>
          </w:p>
        </w:tc>
      </w:tr>
    </w:tbl>
    <w:p w14:paraId="0BA24ED6" w14:textId="77777777" w:rsidR="00B11855" w:rsidRPr="001F42D3" w:rsidRDefault="00B11855" w:rsidP="007E6EC2">
      <w:pPr>
        <w:pStyle w:val="BodyText"/>
      </w:pPr>
    </w:p>
    <w:p w14:paraId="6CB71033" w14:textId="77777777" w:rsidR="00B11855" w:rsidRPr="001F42D3" w:rsidRDefault="003D003E" w:rsidP="007E6EC2">
      <w:pPr>
        <w:pStyle w:val="BodyText"/>
      </w:pPr>
      <w:r w:rsidRPr="001F42D3">
        <w:t>A single Report Alert [PCD-04] transaction contains at most one alert for a given patient and there must be an OBR preceding each group of OBX segments.</w:t>
      </w:r>
    </w:p>
    <w:p w14:paraId="45F57807" w14:textId="5AFB03B8" w:rsidR="00B11855" w:rsidRPr="001F42D3" w:rsidRDefault="003D003E" w:rsidP="007E6EC2">
      <w:pPr>
        <w:pStyle w:val="BodyText"/>
      </w:pPr>
      <w:r w:rsidRPr="001F42D3">
        <w:t xml:space="preserve">See Appendix B for details of the contents of each segment in the </w:t>
      </w:r>
      <w:r w:rsidR="00647994" w:rsidRPr="001F42D3">
        <w:t>[PCD-04]</w:t>
      </w:r>
      <w:r w:rsidRPr="001F42D3">
        <w:t xml:space="preserve"> </w:t>
      </w:r>
      <w:r w:rsidR="00647994" w:rsidRPr="001F42D3">
        <w:t>t</w:t>
      </w:r>
      <w:r w:rsidRPr="001F42D3">
        <w:t>ransaction.</w:t>
      </w:r>
    </w:p>
    <w:p w14:paraId="750A75FD" w14:textId="2FEDAFAA" w:rsidR="00B11855" w:rsidRPr="001F42D3" w:rsidRDefault="003D003E" w:rsidP="00123C7B">
      <w:pPr>
        <w:pStyle w:val="Heading5"/>
        <w:rPr>
          <w:noProof w:val="0"/>
        </w:rPr>
      </w:pPr>
      <w:bookmarkStart w:id="1527" w:name="_Toc401769798"/>
      <w:bookmarkStart w:id="1528" w:name="_Toc214889690"/>
      <w:r w:rsidRPr="001F42D3">
        <w:rPr>
          <w:noProof w:val="0"/>
        </w:rPr>
        <w:t>Trigger Events</w:t>
      </w:r>
      <w:bookmarkEnd w:id="1527"/>
      <w:bookmarkEnd w:id="1528"/>
    </w:p>
    <w:p w14:paraId="2D5D55C2" w14:textId="75A38852" w:rsidR="00B11855" w:rsidRPr="001F42D3" w:rsidRDefault="003D003E" w:rsidP="00E5113D">
      <w:pPr>
        <w:pStyle w:val="BodyText"/>
      </w:pPr>
      <w:r w:rsidRPr="001F42D3">
        <w:t xml:space="preserve">The trigger event for a </w:t>
      </w:r>
      <w:r w:rsidR="00647994" w:rsidRPr="001F42D3">
        <w:t>[PCD-04]</w:t>
      </w:r>
      <w:r w:rsidRPr="001F42D3">
        <w:t xml:space="preserve"> </w:t>
      </w:r>
      <w:r w:rsidR="00647994" w:rsidRPr="001F42D3">
        <w:t>t</w:t>
      </w:r>
      <w:r w:rsidRPr="001F42D3">
        <w:t xml:space="preserve">ransaction is that the </w:t>
      </w:r>
      <w:r w:rsidR="009E2B46" w:rsidRPr="001F42D3">
        <w:t>Alert Reporter</w:t>
      </w:r>
      <w:r w:rsidRPr="001F42D3">
        <w:t xml:space="preserve"> has detected the </w:t>
      </w:r>
      <w:r w:rsidR="00021767" w:rsidRPr="001F42D3">
        <w:t xml:space="preserve">presence, </w:t>
      </w:r>
      <w:r w:rsidRPr="001F42D3">
        <w:t xml:space="preserve">onset, continuation of, or conclusion an event which may be an alert and sends it to the </w:t>
      </w:r>
      <w:r w:rsidR="009E2B46" w:rsidRPr="001F42D3">
        <w:t>Alert Manager</w:t>
      </w:r>
      <w:r w:rsidR="00C60ECD" w:rsidRPr="001F42D3">
        <w:t xml:space="preserve"> and/or </w:t>
      </w:r>
      <w:r w:rsidR="00916BBE" w:rsidRPr="001F42D3">
        <w:t>Alert Consumer</w:t>
      </w:r>
      <w:r w:rsidRPr="001F42D3">
        <w:t>.</w:t>
      </w:r>
    </w:p>
    <w:p w14:paraId="70AFCE36" w14:textId="646E2EE3" w:rsidR="00B11855" w:rsidRPr="001F42D3" w:rsidRDefault="003D003E" w:rsidP="00123C7B">
      <w:pPr>
        <w:pStyle w:val="Heading5"/>
        <w:rPr>
          <w:noProof w:val="0"/>
        </w:rPr>
      </w:pPr>
      <w:bookmarkStart w:id="1529" w:name="_Toc401769799"/>
      <w:bookmarkStart w:id="1530" w:name="_Toc214889691"/>
      <w:r w:rsidRPr="001F42D3">
        <w:rPr>
          <w:noProof w:val="0"/>
        </w:rPr>
        <w:t>Message Semantics</w:t>
      </w:r>
      <w:bookmarkEnd w:id="1529"/>
      <w:bookmarkEnd w:id="1530"/>
    </w:p>
    <w:p w14:paraId="2386EC8C" w14:textId="5D96AC76" w:rsidR="00B11855" w:rsidRPr="001F42D3" w:rsidRDefault="003D003E" w:rsidP="00E5113D">
      <w:pPr>
        <w:pStyle w:val="BodyText"/>
      </w:pPr>
      <w:r w:rsidRPr="001F42D3">
        <w:t xml:space="preserve">This message is meant to convey from the </w:t>
      </w:r>
      <w:r w:rsidR="009E2B46" w:rsidRPr="001F42D3">
        <w:t>Alert Reporter</w:t>
      </w:r>
      <w:r w:rsidRPr="001F42D3">
        <w:t xml:space="preserve"> to the </w:t>
      </w:r>
      <w:r w:rsidR="009E2B46" w:rsidRPr="001F42D3">
        <w:t>Alert Manager</w:t>
      </w:r>
      <w:r w:rsidRPr="001F42D3">
        <w:t xml:space="preserve"> </w:t>
      </w:r>
      <w:r w:rsidR="00C60ECD" w:rsidRPr="001F42D3">
        <w:t xml:space="preserve">and/or the </w:t>
      </w:r>
      <w:r w:rsidR="00916BBE" w:rsidRPr="001F42D3">
        <w:t>Alert Consumer</w:t>
      </w:r>
      <w:r w:rsidR="00257A60" w:rsidRPr="001F42D3">
        <w:t>,</w:t>
      </w:r>
      <w:r w:rsidR="00C60ECD" w:rsidRPr="001F42D3">
        <w:t xml:space="preserve"> </w:t>
      </w:r>
      <w:r w:rsidRPr="001F42D3">
        <w:t xml:space="preserve">the fact that an alert is </w:t>
      </w:r>
      <w:r w:rsidR="00021767" w:rsidRPr="001F42D3">
        <w:t xml:space="preserve">present, </w:t>
      </w:r>
      <w:r w:rsidRPr="001F42D3">
        <w:t>occurring, is still occurring, or has ended along with the data related to the alert to identify the patient and/or location, the alerting condition, and any observations associated with the alert.</w:t>
      </w:r>
    </w:p>
    <w:p w14:paraId="0A2D8550" w14:textId="5CBFC7AB" w:rsidR="00B11855" w:rsidRPr="001F42D3" w:rsidRDefault="003D003E" w:rsidP="00123C7B">
      <w:pPr>
        <w:pStyle w:val="Heading5"/>
        <w:rPr>
          <w:noProof w:val="0"/>
        </w:rPr>
      </w:pPr>
      <w:bookmarkStart w:id="1531" w:name="_Toc401769800"/>
      <w:bookmarkStart w:id="1532" w:name="_Toc214889692"/>
      <w:r w:rsidRPr="001F42D3">
        <w:rPr>
          <w:noProof w:val="0"/>
        </w:rPr>
        <w:lastRenderedPageBreak/>
        <w:t>Expected Actions</w:t>
      </w:r>
      <w:bookmarkEnd w:id="1531"/>
      <w:bookmarkEnd w:id="1532"/>
    </w:p>
    <w:p w14:paraId="0F60085C" w14:textId="44F23615" w:rsidR="00B11855" w:rsidRPr="001F42D3" w:rsidRDefault="006D613E" w:rsidP="00E5113D">
      <w:pPr>
        <w:pStyle w:val="BodyText"/>
      </w:pPr>
      <w:r w:rsidRPr="001F42D3">
        <w:t>HL7</w:t>
      </w:r>
      <w:r w:rsidR="00995105" w:rsidRPr="001F42D3">
        <w:t xml:space="preserve"> </w:t>
      </w:r>
      <w:r w:rsidR="003D003E" w:rsidRPr="001F42D3">
        <w:t>ACK from the Alert Manager (AM)</w:t>
      </w:r>
      <w:r w:rsidR="00C60ECD" w:rsidRPr="001F42D3">
        <w:t xml:space="preserve"> and/or the Alert Consumer</w:t>
      </w:r>
      <w:r w:rsidR="003D003E" w:rsidRPr="001F42D3">
        <w:t xml:space="preserve"> </w:t>
      </w:r>
      <w:r w:rsidR="00E86B15" w:rsidRPr="001F42D3">
        <w:t xml:space="preserve">(ACON) </w:t>
      </w:r>
      <w:r w:rsidR="003D003E" w:rsidRPr="001F42D3">
        <w:t xml:space="preserve">back to the Alert Reporter (AR) is used to communicate that the Alert Manager (AM) </w:t>
      </w:r>
      <w:r w:rsidR="00C60ECD" w:rsidRPr="001F42D3">
        <w:t xml:space="preserve">and/or the Alert Consumer </w:t>
      </w:r>
      <w:r w:rsidR="003D003E" w:rsidRPr="001F42D3">
        <w:t xml:space="preserve">has received the Report Alert [PCD-04] message from the Alert Reporter (AR). </w:t>
      </w:r>
      <w:r w:rsidR="0037008C" w:rsidRPr="001F42D3">
        <w:t>Report Dissemination Alert Status [PCD-07] transactions that are responses to a particular Report Alert [PCD-04] are not rapid synchronous responses to it; since</w:t>
      </w:r>
      <w:r w:rsidR="003D003E" w:rsidRPr="001F42D3">
        <w:t xml:space="preserve"> </w:t>
      </w:r>
      <w:r w:rsidR="0037008C" w:rsidRPr="001F42D3">
        <w:t xml:space="preserve">they depend </w:t>
      </w:r>
      <w:r w:rsidR="00E86B15" w:rsidRPr="001F42D3">
        <w:t>o</w:t>
      </w:r>
      <w:r w:rsidR="0037008C" w:rsidRPr="001F42D3">
        <w:t>n events that may</w:t>
      </w:r>
      <w:r w:rsidR="003D003E" w:rsidRPr="001F42D3">
        <w:t xml:space="preserve"> </w:t>
      </w:r>
      <w:r w:rsidR="0037008C" w:rsidRPr="001F42D3">
        <w:t xml:space="preserve">take </w:t>
      </w:r>
      <w:r w:rsidR="003D003E" w:rsidRPr="001F42D3">
        <w:t>an indeterminate amount of time</w:t>
      </w:r>
      <w:r w:rsidR="0037008C" w:rsidRPr="001F42D3">
        <w:t>, including in some cases responses by a person receiving the</w:t>
      </w:r>
      <w:r w:rsidR="00125200" w:rsidRPr="001F42D3">
        <w:t xml:space="preserve"> alert</w:t>
      </w:r>
      <w:r w:rsidR="003D003E" w:rsidRPr="001F42D3">
        <w:t xml:space="preserve">. </w:t>
      </w:r>
      <w:r w:rsidR="00125200" w:rsidRPr="001F42D3">
        <w:t xml:space="preserve">That is the reason that an </w:t>
      </w:r>
      <w:r w:rsidRPr="001F42D3">
        <w:t>HL7</w:t>
      </w:r>
      <w:r w:rsidR="00995105" w:rsidRPr="001F42D3">
        <w:t xml:space="preserve"> </w:t>
      </w:r>
      <w:r w:rsidR="003D003E" w:rsidRPr="001F42D3">
        <w:t>ACK is not used to report dissemi</w:t>
      </w:r>
      <w:r w:rsidR="00125200" w:rsidRPr="001F42D3">
        <w:t>nation status of the alert as this procedure</w:t>
      </w:r>
      <w:r w:rsidR="003D003E" w:rsidRPr="001F42D3">
        <w:t xml:space="preserve"> would leave the Alert Reporter (AR) awaiting </w:t>
      </w:r>
      <w:r w:rsidRPr="001F42D3">
        <w:t>HL7</w:t>
      </w:r>
      <w:r w:rsidR="00995105" w:rsidRPr="001F42D3">
        <w:t xml:space="preserve"> </w:t>
      </w:r>
      <w:r w:rsidR="003D003E" w:rsidRPr="001F42D3">
        <w:t>ACK receipt for an indeterminate amount of time.</w:t>
      </w:r>
    </w:p>
    <w:p w14:paraId="722D7109" w14:textId="77777777" w:rsidR="00D557B6" w:rsidRPr="001F42D3" w:rsidRDefault="00D557B6" w:rsidP="00B34AEB">
      <w:pPr>
        <w:pStyle w:val="BodyText"/>
      </w:pPr>
      <w:r w:rsidRPr="001F42D3">
        <w:t>Status updates as to the dissemination of the alert are optional and are communicated using the Report Alarm Status [PCD-05] transaction from the Alert Manager (AM) to the Alert Reporter (AR).</w:t>
      </w:r>
    </w:p>
    <w:p w14:paraId="54564846" w14:textId="53FAA89F" w:rsidR="00D557B6" w:rsidRPr="001F42D3" w:rsidRDefault="00D557B6" w:rsidP="00B34AEB">
      <w:pPr>
        <w:pStyle w:val="BodyText"/>
      </w:pPr>
      <w:r w:rsidRPr="001F42D3">
        <w:t xml:space="preserve">While the </w:t>
      </w:r>
      <w:r w:rsidR="009E2B46" w:rsidRPr="001F42D3">
        <w:t>Alert Reporter</w:t>
      </w:r>
      <w:r w:rsidRPr="001F42D3">
        <w:t xml:space="preserve"> to </w:t>
      </w:r>
      <w:r w:rsidR="009E2B46" w:rsidRPr="001F42D3">
        <w:t>Alert Manager</w:t>
      </w:r>
      <w:r w:rsidRPr="001F42D3">
        <w:t xml:space="preserve"> and/or </w:t>
      </w:r>
      <w:r w:rsidR="00916BBE" w:rsidRPr="001F42D3">
        <w:t>Alert Consumer</w:t>
      </w:r>
      <w:r w:rsidRPr="001F42D3">
        <w:t xml:space="preserve"> PCD-04 is one message it is likely to result in many PCD-06</w:t>
      </w:r>
      <w:r w:rsidR="007426DD" w:rsidRPr="001F42D3">
        <w:t xml:space="preserve"> </w:t>
      </w:r>
      <w:r w:rsidRPr="001F42D3">
        <w:t xml:space="preserve">messages from </w:t>
      </w:r>
      <w:r w:rsidR="009E2B46" w:rsidRPr="001F42D3">
        <w:t>Alert Manager</w:t>
      </w:r>
      <w:r w:rsidRPr="001F42D3">
        <w:t xml:space="preserve"> to </w:t>
      </w:r>
      <w:r w:rsidR="00916BBE" w:rsidRPr="001F42D3">
        <w:t>Alert Communicator</w:t>
      </w:r>
      <w:r w:rsidRPr="001F42D3">
        <w:t xml:space="preserve"> and many PCD-07 messages from </w:t>
      </w:r>
      <w:r w:rsidR="00916BBE" w:rsidRPr="001F42D3">
        <w:t>Alert Communicator</w:t>
      </w:r>
      <w:r w:rsidRPr="001F42D3">
        <w:t xml:space="preserve"> back to </w:t>
      </w:r>
      <w:r w:rsidR="009E2B46" w:rsidRPr="001F42D3">
        <w:t>Alert Manager</w:t>
      </w:r>
      <w:r w:rsidRPr="001F42D3">
        <w:t xml:space="preserve"> and many PCD-05 messages from </w:t>
      </w:r>
      <w:r w:rsidR="009E2B46" w:rsidRPr="001F42D3">
        <w:t>Alert Manager</w:t>
      </w:r>
      <w:r w:rsidRPr="001F42D3">
        <w:t xml:space="preserve"> back to </w:t>
      </w:r>
      <w:r w:rsidR="009E2B46" w:rsidRPr="001F42D3">
        <w:t>Alert Reporter</w:t>
      </w:r>
      <w:r w:rsidRPr="001F42D3">
        <w:t xml:space="preserve">. </w:t>
      </w:r>
    </w:p>
    <w:p w14:paraId="0D1F95C0" w14:textId="514BB682" w:rsidR="00D557B6" w:rsidRPr="001F42D3" w:rsidRDefault="00D557B6" w:rsidP="00B34AEB">
      <w:pPr>
        <w:pStyle w:val="BodyText"/>
      </w:pPr>
      <w:r w:rsidRPr="001F42D3">
        <w:t xml:space="preserve">If the </w:t>
      </w:r>
      <w:r w:rsidR="009E2B46" w:rsidRPr="001F42D3">
        <w:t>Alert Manager</w:t>
      </w:r>
      <w:r w:rsidRPr="001F42D3">
        <w:t xml:space="preserve"> implements escalation to additional recipients based upon internally defined lack of delivery status updates or lack of operator responses then those additional [PCD-06] transactions from the </w:t>
      </w:r>
      <w:r w:rsidR="009E2B46" w:rsidRPr="001F42D3">
        <w:t>Alert Manager</w:t>
      </w:r>
      <w:r w:rsidRPr="001F42D3">
        <w:t xml:space="preserve"> to the </w:t>
      </w:r>
      <w:r w:rsidR="00916BBE" w:rsidRPr="001F42D3">
        <w:t>Alert Communicator</w:t>
      </w:r>
      <w:r w:rsidRPr="001F42D3">
        <w:t xml:space="preserve"> are likely to result in additional PCD-05 messages from the </w:t>
      </w:r>
      <w:r w:rsidR="009E2B46" w:rsidRPr="001F42D3">
        <w:t>Alert Manager</w:t>
      </w:r>
      <w:r w:rsidRPr="001F42D3">
        <w:t xml:space="preserve"> back to the </w:t>
      </w:r>
      <w:r w:rsidR="009E2B46" w:rsidRPr="001F42D3">
        <w:t>Alert Reporter</w:t>
      </w:r>
      <w:r w:rsidRPr="001F42D3">
        <w:t>.</w:t>
      </w:r>
    </w:p>
    <w:p w14:paraId="0FC0A4F2" w14:textId="7F5CFD22" w:rsidR="00B11855" w:rsidRPr="001F42D3" w:rsidRDefault="00D557B6" w:rsidP="005B0C7C">
      <w:pPr>
        <w:pStyle w:val="BodyText"/>
      </w:pPr>
      <w:r w:rsidRPr="001F42D3">
        <w:t xml:space="preserve">Communication device operator response delays may result in delays of </w:t>
      </w:r>
      <w:r w:rsidR="00916BBE" w:rsidRPr="001F42D3">
        <w:t>Alert Communicator</w:t>
      </w:r>
      <w:r w:rsidRPr="001F42D3">
        <w:t xml:space="preserve"> to </w:t>
      </w:r>
      <w:r w:rsidR="009E2B46" w:rsidRPr="001F42D3">
        <w:t>Alert Manager</w:t>
      </w:r>
      <w:r w:rsidRPr="001F42D3">
        <w:t xml:space="preserve"> and </w:t>
      </w:r>
      <w:r w:rsidR="009E2B46" w:rsidRPr="001F42D3">
        <w:t>Alert Manager</w:t>
      </w:r>
      <w:r w:rsidRPr="001F42D3">
        <w:t xml:space="preserve"> back to </w:t>
      </w:r>
      <w:r w:rsidR="009E2B46" w:rsidRPr="001F42D3">
        <w:t>Alert Reporter</w:t>
      </w:r>
      <w:r w:rsidRPr="001F42D3">
        <w:t xml:space="preserve"> messages.</w:t>
      </w:r>
    </w:p>
    <w:p w14:paraId="6C84823F" w14:textId="550956DC" w:rsidR="00A22356" w:rsidRPr="001F42D3" w:rsidRDefault="00A22356" w:rsidP="005B0C7C">
      <w:pPr>
        <w:pStyle w:val="BodyText"/>
      </w:pPr>
      <w:r w:rsidRPr="001F42D3">
        <w:t xml:space="preserve">Instances of the Participation Information Segment (PRT) are optionally used by the Alert Reporter (AR) in the </w:t>
      </w:r>
      <w:r w:rsidR="00647994" w:rsidRPr="001F42D3">
        <w:t>PCD-04</w:t>
      </w:r>
      <w:r w:rsidRPr="001F42D3">
        <w:t xml:space="preserve"> message to indicate alert notification recipients which are in addition to any alert notification recipients identified internally by the Alert Manager (AM).</w:t>
      </w:r>
    </w:p>
    <w:p w14:paraId="32859CC7" w14:textId="25F0A043" w:rsidR="00B11855" w:rsidRPr="001F42D3" w:rsidRDefault="003D003E" w:rsidP="00123C7B">
      <w:pPr>
        <w:pStyle w:val="Heading5"/>
        <w:rPr>
          <w:noProof w:val="0"/>
        </w:rPr>
      </w:pPr>
      <w:bookmarkStart w:id="1533" w:name="_Toc401769801"/>
      <w:bookmarkStart w:id="1534" w:name="_Toc214889693"/>
      <w:r w:rsidRPr="001F42D3">
        <w:rPr>
          <w:noProof w:val="0"/>
        </w:rPr>
        <w:t>Security Considerations</w:t>
      </w:r>
      <w:bookmarkEnd w:id="1533"/>
      <w:bookmarkEnd w:id="1534"/>
    </w:p>
    <w:p w14:paraId="4ADC5BBA" w14:textId="16F197E5" w:rsidR="009F4303" w:rsidRPr="001F42D3" w:rsidRDefault="003D003E" w:rsidP="00E5113D">
      <w:pPr>
        <w:pStyle w:val="BodyText"/>
      </w:pPr>
      <w:r w:rsidRPr="001F42D3">
        <w:t xml:space="preserve">During the </w:t>
      </w:r>
      <w:r w:rsidR="00B054A1" w:rsidRPr="001F42D3">
        <w:t>p</w:t>
      </w:r>
      <w:r w:rsidRPr="001F42D3">
        <w:t>rofile development there were no unusual security/privacy concerns identified. There are no mandatory security controls</w:t>
      </w:r>
      <w:r w:rsidR="001D604E"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280EADD0" w14:textId="101CDC15" w:rsidR="001E4D71" w:rsidRPr="001F42D3" w:rsidRDefault="001E4D71" w:rsidP="001E4D71">
      <w:pPr>
        <w:pStyle w:val="BodyText"/>
      </w:pPr>
      <w:r w:rsidRPr="001F42D3">
        <w:t xml:space="preserve">An optional instance of the OBX segment with a specific observation indication can be included in the Report Alert [PCD-04] transaction by the Alert Reporter (AR) </w:t>
      </w:r>
      <w:r w:rsidR="00277D6B">
        <w:t>Actor</w:t>
      </w:r>
      <w:r w:rsidRPr="001F42D3">
        <w:t xml:space="preserve"> to communicate a filter to the Alert Manager (AM) </w:t>
      </w:r>
      <w:r w:rsidR="00277D6B">
        <w:t>Actor</w:t>
      </w:r>
      <w:r w:rsidRPr="001F42D3">
        <w:t xml:space="preserve"> to constrain the types of alert dissemination status update Report Alert Status [PCD-05] transactions sent by the Alert Manager (AM) </w:t>
      </w:r>
      <w:r w:rsidR="00277D6B">
        <w:t>Actor</w:t>
      </w:r>
      <w:r w:rsidRPr="001F42D3">
        <w:t xml:space="preserve"> to the AR </w:t>
      </w:r>
      <w:r w:rsidR="00277D6B">
        <w:t>Actor</w:t>
      </w:r>
      <w:r w:rsidRPr="001F42D3">
        <w:t xml:space="preserve"> in response to the Alert Manager (AM) </w:t>
      </w:r>
      <w:r w:rsidR="00277D6B">
        <w:t>Actor</w:t>
      </w:r>
      <w:r w:rsidRPr="001F42D3">
        <w:t xml:space="preserve"> receiving Report Alert Dissemination Status [PCD-07] transactions from the Alert Communicator (AC) </w:t>
      </w:r>
      <w:r w:rsidR="00277D6B">
        <w:t>Actor</w:t>
      </w:r>
      <w:r w:rsidR="001F42D3">
        <w:t xml:space="preserve">. </w:t>
      </w:r>
      <w:r w:rsidRPr="001F42D3">
        <w:t>See Appendix B for details.</w:t>
      </w:r>
    </w:p>
    <w:p w14:paraId="02B7DBD2" w14:textId="197B61F5" w:rsidR="00D557B6" w:rsidRPr="001F42D3" w:rsidRDefault="00D557B6" w:rsidP="00123C7B">
      <w:pPr>
        <w:pStyle w:val="Heading2"/>
        <w:rPr>
          <w:noProof w:val="0"/>
        </w:rPr>
      </w:pPr>
      <w:bookmarkStart w:id="1535" w:name="_Toc180594770"/>
      <w:bookmarkStart w:id="1536" w:name="_Toc181623772"/>
      <w:bookmarkStart w:id="1537" w:name="_Toc181625147"/>
      <w:bookmarkStart w:id="1538" w:name="_Toc214889694"/>
      <w:bookmarkEnd w:id="1535"/>
      <w:bookmarkEnd w:id="1536"/>
      <w:bookmarkEnd w:id="1537"/>
      <w:r w:rsidRPr="001F42D3">
        <w:rPr>
          <w:noProof w:val="0"/>
        </w:rPr>
        <w:lastRenderedPageBreak/>
        <w:t>Report Alert Status</w:t>
      </w:r>
      <w:r w:rsidR="00BB3E0D" w:rsidRPr="001F42D3">
        <w:rPr>
          <w:noProof w:val="0"/>
        </w:rPr>
        <w:t xml:space="preserve"> [PCD-05]</w:t>
      </w:r>
      <w:bookmarkEnd w:id="1538"/>
    </w:p>
    <w:p w14:paraId="6278B452" w14:textId="12EA721C" w:rsidR="00D557B6" w:rsidRPr="001F42D3" w:rsidRDefault="00D557B6" w:rsidP="005F16F9">
      <w:pPr>
        <w:pStyle w:val="BodyText"/>
      </w:pPr>
      <w:r w:rsidRPr="001F42D3">
        <w:t xml:space="preserve">This section corresponds to </w:t>
      </w:r>
      <w:r w:rsidR="00647994" w:rsidRPr="001F42D3">
        <w:t>t</w:t>
      </w:r>
      <w:r w:rsidRPr="001F42D3">
        <w:t xml:space="preserve">ransaction </w:t>
      </w:r>
      <w:r w:rsidR="00647994" w:rsidRPr="001F42D3">
        <w:t>[PCD-05]</w:t>
      </w:r>
      <w:r w:rsidRPr="001F42D3">
        <w:t xml:space="preserve"> of the </w:t>
      </w:r>
      <w:r w:rsidR="00A60E41" w:rsidRPr="001F42D3">
        <w:t>IHE Devices Technical Framework</w:t>
      </w:r>
      <w:r w:rsidRPr="001F42D3">
        <w:t xml:space="preserve">. Transaction </w:t>
      </w:r>
      <w:r w:rsidR="00647994" w:rsidRPr="001F42D3">
        <w:t>[PCD-05]</w:t>
      </w:r>
      <w:r w:rsidRPr="001F42D3">
        <w:t xml:space="preserve"> is used by the Alert Manager (AM) to report alert communication, status updates, and operator responses to the Alert Reporter (AR).</w:t>
      </w:r>
    </w:p>
    <w:p w14:paraId="4BAA8E00" w14:textId="77777777" w:rsidR="00D557B6" w:rsidRPr="001F42D3" w:rsidRDefault="00D557B6" w:rsidP="005B0C7C">
      <w:pPr>
        <w:pStyle w:val="Heading3"/>
        <w:rPr>
          <w:noProof w:val="0"/>
        </w:rPr>
      </w:pPr>
      <w:bookmarkStart w:id="1539" w:name="_Toc214889695"/>
      <w:r w:rsidRPr="001F42D3">
        <w:rPr>
          <w:noProof w:val="0"/>
        </w:rPr>
        <w:t>Scope</w:t>
      </w:r>
      <w:bookmarkEnd w:id="1539"/>
    </w:p>
    <w:p w14:paraId="6916692B" w14:textId="77777777" w:rsidR="00D557B6" w:rsidRPr="001F42D3" w:rsidRDefault="00D557B6" w:rsidP="00B34AEB">
      <w:pPr>
        <w:pStyle w:val="BodyText"/>
      </w:pPr>
      <w:r w:rsidRPr="001F42D3">
        <w:t>This transaction is used by the Alert Manager (AM) to report one or more dissemination status updates back to the Alert Reporter.</w:t>
      </w:r>
    </w:p>
    <w:p w14:paraId="1BCD884A" w14:textId="77777777" w:rsidR="00D557B6" w:rsidRPr="001F42D3" w:rsidRDefault="00D557B6" w:rsidP="0082741E">
      <w:pPr>
        <w:pStyle w:val="Heading3"/>
        <w:rPr>
          <w:noProof w:val="0"/>
        </w:rPr>
      </w:pPr>
      <w:bookmarkStart w:id="1540" w:name="_Toc214889696"/>
      <w:r w:rsidRPr="001F42D3">
        <w:rPr>
          <w:noProof w:val="0"/>
        </w:rPr>
        <w:t>Use Case Roles</w:t>
      </w:r>
      <w:bookmarkEnd w:id="1540"/>
    </w:p>
    <w:p w14:paraId="331A3E63" w14:textId="77777777" w:rsidR="001A4392" w:rsidRPr="001F42D3" w:rsidRDefault="001A4392" w:rsidP="00A17802">
      <w:pPr>
        <w:pStyle w:val="BodyText"/>
      </w:pPr>
    </w:p>
    <w:p w14:paraId="754BF060" w14:textId="1A92367D" w:rsidR="0077636A" w:rsidRPr="001F42D3" w:rsidRDefault="001A727C" w:rsidP="00A17802">
      <w:pPr>
        <w:pStyle w:val="BodyText"/>
      </w:pPr>
      <w:r w:rsidRPr="001F42D3">
        <w:rPr>
          <w:noProof/>
        </w:rPr>
        <mc:AlternateContent>
          <mc:Choice Requires="wpc">
            <w:drawing>
              <wp:inline distT="0" distB="0" distL="0" distR="0" wp14:anchorId="7F4E59DC" wp14:editId="29C9F6B6">
                <wp:extent cx="5971540" cy="2190750"/>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3" name="Text Box 33"/>
                        <wps:cNvSpPr txBox="1"/>
                        <wps:spPr>
                          <a:xfrm>
                            <a:off x="933259" y="247650"/>
                            <a:ext cx="1447800" cy="561975"/>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4F9CF3" w14:textId="1F65EC3F" w:rsidR="00351E42" w:rsidRDefault="00351E42" w:rsidP="00960C64">
                              <w:pPr>
                                <w:spacing w:before="0"/>
                                <w:ind w:hanging="2"/>
                                <w:jc w:val="center"/>
                              </w:pPr>
                              <w:r>
                                <w:t>Alert Manager</w:t>
                              </w:r>
                            </w:p>
                            <w:p w14:paraId="089A3813" w14:textId="38D609BA" w:rsidR="00351E42" w:rsidRDefault="00351E42" w:rsidP="00960C64">
                              <w:pPr>
                                <w:spacing w:before="0"/>
                                <w:ind w:hanging="2"/>
                                <w:jc w:val="center"/>
                              </w:pPr>
                              <w:r>
                                <w: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 name="Text Box 33"/>
                        <wps:cNvSpPr txBox="1"/>
                        <wps:spPr>
                          <a:xfrm>
                            <a:off x="2961300" y="265725"/>
                            <a:ext cx="1447165" cy="561975"/>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AD2721" w14:textId="18693B85" w:rsidR="00351E42" w:rsidRPr="00CF5627" w:rsidRDefault="00351E42" w:rsidP="00960C64">
                              <w:pPr>
                                <w:spacing w:before="0"/>
                                <w:ind w:hanging="2"/>
                                <w:jc w:val="center"/>
                              </w:pPr>
                              <w:r w:rsidRPr="00CF5627">
                                <w:t>Alert Reporter</w:t>
                              </w:r>
                            </w:p>
                            <w:p w14:paraId="1FB3776B" w14:textId="2E2CF8B8" w:rsidR="00351E42" w:rsidRDefault="00351E42" w:rsidP="00960C64">
                              <w:pPr>
                                <w:spacing w:before="0"/>
                                <w:ind w:hanging="2"/>
                                <w:jc w:val="center"/>
                              </w:pPr>
                              <w:r w:rsidRPr="00CF5627">
                                <w:t>(AR)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36" name="Group 36"/>
                        <wpg:cNvGrpSpPr/>
                        <wpg:grpSpPr>
                          <a:xfrm>
                            <a:off x="2009776" y="1228725"/>
                            <a:ext cx="1504586" cy="819150"/>
                            <a:chOff x="2009776" y="1571625"/>
                            <a:chExt cx="1504586" cy="819150"/>
                          </a:xfrm>
                        </wpg:grpSpPr>
                        <wps:wsp>
                          <wps:cNvPr id="34" name="Oval 34"/>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95525" y="1704975"/>
                              <a:ext cx="942139"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48688A" w14:textId="5524CCFD" w:rsidR="00351E42" w:rsidRDefault="00351E42" w:rsidP="00CF5627">
                                <w:pPr>
                                  <w:ind w:hanging="2"/>
                                  <w:jc w:val="center"/>
                                </w:pPr>
                                <w:r>
                                  <w:t>Report Alert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37" name="Straight Connector 37"/>
                        <wps:cNvCnPr>
                          <a:stCxn id="33" idx="2"/>
                          <a:endCxn id="34" idx="1"/>
                        </wps:cNvCnPr>
                        <wps:spPr>
                          <a:xfrm>
                            <a:off x="1656983" y="809625"/>
                            <a:ext cx="572898" cy="5390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a:stCxn id="180" idx="2"/>
                          <a:endCxn id="34" idx="7"/>
                        </wps:cNvCnPr>
                        <wps:spPr>
                          <a:xfrm flipH="1">
                            <a:off x="3293671" y="827700"/>
                            <a:ext cx="390821" cy="52098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F4E59DC" id="Canvas 15" o:spid="_x0000_s1141" editas="canvas" style="width:470.2pt;height:172.5pt;mso-position-horizontal-relative:char;mso-position-vertical-relative:line" coordsize="59715,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">
                <v:shape id="_x0000_s1142" type="#_x0000_t75" style="position:absolute;width:59715;height:21907;visibility:visible;mso-wrap-style:square">
                  <v:fill o:detectmouseclick="t"/>
                  <v:path o:connecttype="none"/>
                </v:shape>
                <v:shape id="Text Box 33" o:spid="_x0000_s1143" type="#_x0000_t202" style="position:absolute;left:9332;top:2476;width:14478;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" filled="f" strokeweight="1.25pt">
                  <v:textbox>
                    <w:txbxContent>
                      <w:p w14:paraId="244F9CF3" w14:textId="1F65EC3F" w:rsidR="00351E42" w:rsidRDefault="00351E42" w:rsidP="00960C64">
                        <w:pPr>
                          <w:spacing w:before="0"/>
                          <w:ind w:hanging="2"/>
                          <w:jc w:val="center"/>
                        </w:pPr>
                        <w:r>
                          <w:t>Alert Manager</w:t>
                        </w:r>
                      </w:p>
                      <w:p w14:paraId="089A3813" w14:textId="38D609BA" w:rsidR="00351E42" w:rsidRDefault="00351E42" w:rsidP="00960C64">
                        <w:pPr>
                          <w:spacing w:before="0"/>
                          <w:ind w:hanging="2"/>
                          <w:jc w:val="center"/>
                        </w:pPr>
                        <w:r>
                          <w:t>(AM)</w:t>
                        </w:r>
                      </w:p>
                    </w:txbxContent>
                  </v:textbox>
                </v:shape>
                <v:shape id="Text Box 33" o:spid="_x0000_s1144" type="#_x0000_t202" style="position:absolute;left:29613;top:2657;width:14471;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" filled="f" strokeweight="1.25pt">
                  <v:textbox>
                    <w:txbxContent>
                      <w:p w14:paraId="50AD2721" w14:textId="18693B85" w:rsidR="00351E42" w:rsidRPr="00CF5627" w:rsidRDefault="00351E42" w:rsidP="00960C64">
                        <w:pPr>
                          <w:spacing w:before="0"/>
                          <w:ind w:hanging="2"/>
                          <w:jc w:val="center"/>
                        </w:pPr>
                        <w:r w:rsidRPr="00CF5627">
                          <w:t>Alert Reporter</w:t>
                        </w:r>
                      </w:p>
                      <w:p w14:paraId="1FB3776B" w14:textId="2E2CF8B8" w:rsidR="00351E42" w:rsidRDefault="00351E42" w:rsidP="00960C64">
                        <w:pPr>
                          <w:spacing w:before="0"/>
                          <w:ind w:hanging="2"/>
                          <w:jc w:val="center"/>
                        </w:pPr>
                        <w:r w:rsidRPr="00CF5627">
                          <w:t>(AR)</w:t>
                        </w:r>
                      </w:p>
                    </w:txbxContent>
                  </v:textbox>
                </v:shape>
                <v:group id="Group 36" o:spid="_x0000_s1145" style="position:absolute;left:20097;top:12287;width:15046;height:8191"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oval id="Oval 34" o:spid="_x0000_s1146"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" filled="f" strokecolor="black [3213]" strokeweight="1.25pt">
                    <v:stroke joinstyle="miter"/>
                  </v:oval>
                  <v:shape id="Text Box 35" o:spid="_x0000_s1147" type="#_x0000_t202" style="position:absolute;left:22955;top:17049;width:9421;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" fillcolor="white [3201]" stroked="f" strokeweight=".5pt">
                    <v:textbox>
                      <w:txbxContent>
                        <w:p w14:paraId="2548688A" w14:textId="5524CCFD" w:rsidR="00351E42" w:rsidRDefault="00351E42" w:rsidP="00CF5627">
                          <w:pPr>
                            <w:ind w:hanging="2"/>
                            <w:jc w:val="center"/>
                          </w:pPr>
                          <w:r>
                            <w:t>Report Alert Status</w:t>
                          </w:r>
                        </w:p>
                      </w:txbxContent>
                    </v:textbox>
                  </v:shape>
                </v:group>
                <v:line id="Straight Connector 37" o:spid="_x0000_s1148" style="position:absolute;visibility:visible;mso-wrap-style:square" from="16569,8096" to="22298,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" strokecolor="black [3213]" strokeweight=".5pt">
                  <v:stroke joinstyle="miter"/>
                </v:line>
                <v:line id="Straight Connector 39" o:spid="_x0000_s1149" style="position:absolute;flip:x;visibility:visible;mso-wrap-style:square" from="32936,8277" to="36844,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" strokecolor="black [3213]" strokeweight=".5pt">
                  <v:stroke joinstyle="miter"/>
                </v:line>
                <w10:anchorlock/>
              </v:group>
            </w:pict>
          </mc:Fallback>
        </mc:AlternateContent>
      </w:r>
    </w:p>
    <w:p w14:paraId="1ABE9B69" w14:textId="77777777" w:rsidR="0077636A" w:rsidRPr="001F42D3" w:rsidRDefault="0077636A" w:rsidP="00A17802">
      <w:pPr>
        <w:pStyle w:val="BodyText"/>
      </w:pPr>
    </w:p>
    <w:p w14:paraId="10D82061" w14:textId="77777777" w:rsidR="00D557B6" w:rsidRPr="001F42D3" w:rsidRDefault="00D557B6" w:rsidP="00B34AEB">
      <w:pPr>
        <w:pStyle w:val="BodyText"/>
      </w:pPr>
      <w:r w:rsidRPr="001F42D3">
        <w:t>Actor: Alert Manager (AM)</w:t>
      </w:r>
    </w:p>
    <w:p w14:paraId="4E5ED67F" w14:textId="77777777" w:rsidR="00D557B6" w:rsidRPr="001F42D3" w:rsidRDefault="00D557B6" w:rsidP="00B34AEB">
      <w:pPr>
        <w:pStyle w:val="BodyText"/>
      </w:pPr>
      <w:r w:rsidRPr="001F42D3">
        <w:t>Role: Sends Report Alert Status to Alert Reporter (AR)</w:t>
      </w:r>
    </w:p>
    <w:p w14:paraId="275794E3" w14:textId="77777777" w:rsidR="00D557B6" w:rsidRPr="001F42D3" w:rsidRDefault="00D557B6" w:rsidP="00B34AEB">
      <w:pPr>
        <w:pStyle w:val="BodyText"/>
      </w:pPr>
      <w:r w:rsidRPr="001F42D3">
        <w:t>Actor: Alert Reporter (AR)</w:t>
      </w:r>
    </w:p>
    <w:p w14:paraId="65F79EA1" w14:textId="77777777" w:rsidR="00D557B6" w:rsidRPr="001F42D3" w:rsidRDefault="00D557B6" w:rsidP="00B34AEB">
      <w:pPr>
        <w:pStyle w:val="BodyText"/>
      </w:pPr>
      <w:r w:rsidRPr="001F42D3">
        <w:t>Role: Receives Report Alert Status from the Alert Manager (AM)</w:t>
      </w:r>
    </w:p>
    <w:p w14:paraId="678D8258" w14:textId="77777777" w:rsidR="00D557B6" w:rsidRPr="001F42D3" w:rsidRDefault="00D557B6" w:rsidP="0082741E">
      <w:pPr>
        <w:pStyle w:val="Heading3"/>
        <w:rPr>
          <w:noProof w:val="0"/>
        </w:rPr>
      </w:pPr>
      <w:bookmarkStart w:id="1541" w:name="_Toc214889697"/>
      <w:r w:rsidRPr="001F42D3">
        <w:rPr>
          <w:noProof w:val="0"/>
        </w:rPr>
        <w:t>Referenced Standard</w:t>
      </w:r>
      <w:bookmarkEnd w:id="1541"/>
    </w:p>
    <w:p w14:paraId="3ACE4D79" w14:textId="23F32F4D" w:rsidR="00D557B6" w:rsidRPr="001F42D3" w:rsidRDefault="006D613E" w:rsidP="00B34AEB">
      <w:pPr>
        <w:pStyle w:val="BodyText"/>
      </w:pPr>
      <w:r w:rsidRPr="001F42D3">
        <w:t>HL7</w:t>
      </w:r>
      <w:r w:rsidR="00995105" w:rsidRPr="001F42D3">
        <w:t xml:space="preserve"> </w:t>
      </w:r>
      <w:r w:rsidR="00D557B6" w:rsidRPr="001F42D3">
        <w:t xml:space="preserve">- </w:t>
      </w:r>
      <w:r w:rsidRPr="001F42D3">
        <w:t>HL7</w:t>
      </w:r>
      <w:r w:rsidR="00D557B6" w:rsidRPr="001F42D3">
        <w:t xml:space="preserve"> Version 2.6 Ch7 Observation Reporting</w:t>
      </w:r>
    </w:p>
    <w:p w14:paraId="177EFD31" w14:textId="77777777" w:rsidR="00D557B6" w:rsidRPr="001F42D3" w:rsidRDefault="00D557B6" w:rsidP="00B34AEB">
      <w:pPr>
        <w:pStyle w:val="BodyText"/>
      </w:pPr>
      <w:r w:rsidRPr="001F42D3">
        <w:t>ISO/IEEE 11073-10201 Domain Information Model</w:t>
      </w:r>
    </w:p>
    <w:p w14:paraId="7DC3F94B" w14:textId="77777777" w:rsidR="00D557B6" w:rsidRPr="001F42D3" w:rsidRDefault="00D557B6" w:rsidP="00B34AEB">
      <w:pPr>
        <w:pStyle w:val="BodyText"/>
      </w:pPr>
      <w:r w:rsidRPr="001F42D3">
        <w:t>ISO/IEEE 11073-10101 Nomenclature</w:t>
      </w:r>
    </w:p>
    <w:p w14:paraId="623FB0CC" w14:textId="605E46B2" w:rsidR="00D557B6" w:rsidRPr="001F42D3" w:rsidRDefault="005B0C7C" w:rsidP="0082741E">
      <w:pPr>
        <w:pStyle w:val="Heading3"/>
        <w:rPr>
          <w:noProof w:val="0"/>
        </w:rPr>
      </w:pPr>
      <w:bookmarkStart w:id="1542" w:name="_Toc214889698"/>
      <w:r w:rsidRPr="001F42D3">
        <w:rPr>
          <w:noProof w:val="0"/>
        </w:rPr>
        <w:t>Messages</w:t>
      </w:r>
      <w:bookmarkEnd w:id="1542"/>
    </w:p>
    <w:p w14:paraId="406E7A5F" w14:textId="77777777" w:rsidR="009167AE" w:rsidRPr="001F42D3" w:rsidRDefault="009167AE" w:rsidP="009642E4">
      <w:pPr>
        <w:pStyle w:val="BodyText"/>
      </w:pPr>
    </w:p>
    <w:p w14:paraId="69595671" w14:textId="77777777" w:rsidR="009167AE" w:rsidRPr="001F42D3" w:rsidRDefault="009167AE">
      <w:pPr>
        <w:pStyle w:val="BodyText"/>
      </w:pPr>
    </w:p>
    <w:p w14:paraId="23561547" w14:textId="77777777" w:rsidR="008D1511" w:rsidRPr="001F42D3" w:rsidRDefault="00F73333" w:rsidP="00B34AEB">
      <w:pPr>
        <w:pStyle w:val="BodyText"/>
        <w:jc w:val="center"/>
      </w:pPr>
      <w:r w:rsidRPr="001F42D3">
        <w:rPr>
          <w:noProof/>
        </w:rPr>
        <w:lastRenderedPageBreak/>
        <w:drawing>
          <wp:inline distT="0" distB="0" distL="0" distR="0" wp14:anchorId="13FCBE20" wp14:editId="621696C8">
            <wp:extent cx="4791710" cy="29019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91710" cy="2901950"/>
                    </a:xfrm>
                    <a:prstGeom prst="rect">
                      <a:avLst/>
                    </a:prstGeom>
                    <a:noFill/>
                    <a:ln>
                      <a:noFill/>
                    </a:ln>
                  </pic:spPr>
                </pic:pic>
              </a:graphicData>
            </a:graphic>
          </wp:inline>
        </w:drawing>
      </w:r>
    </w:p>
    <w:p w14:paraId="387B11AC" w14:textId="77777777" w:rsidR="009167AE" w:rsidRPr="001F42D3" w:rsidRDefault="009167AE" w:rsidP="00CF5627">
      <w:pPr>
        <w:pStyle w:val="FigureTitle"/>
      </w:pPr>
      <w:r w:rsidRPr="001F42D3">
        <w:t>Figure 3.5.4-1</w:t>
      </w:r>
      <w:r w:rsidR="001A4392" w:rsidRPr="001F42D3">
        <w:t>: ACM Interaction Diagram</w:t>
      </w:r>
    </w:p>
    <w:p w14:paraId="1365A4FD" w14:textId="684F330A" w:rsidR="00D557B6" w:rsidRPr="001F42D3" w:rsidRDefault="009E2B46" w:rsidP="0082741E">
      <w:pPr>
        <w:pStyle w:val="Heading4"/>
        <w:rPr>
          <w:noProof w:val="0"/>
        </w:rPr>
      </w:pPr>
      <w:bookmarkStart w:id="1543" w:name="_Toc497485553"/>
      <w:bookmarkStart w:id="1544" w:name="_Toc497485890"/>
      <w:bookmarkStart w:id="1545" w:name="_Toc497486117"/>
      <w:bookmarkStart w:id="1546" w:name="_Toc497486394"/>
      <w:bookmarkStart w:id="1547" w:name="_Toc497486621"/>
      <w:bookmarkStart w:id="1548" w:name="_Toc497493490"/>
      <w:bookmarkStart w:id="1549" w:name="_Toc214889699"/>
      <w:bookmarkEnd w:id="1543"/>
      <w:bookmarkEnd w:id="1544"/>
      <w:bookmarkEnd w:id="1545"/>
      <w:bookmarkEnd w:id="1546"/>
      <w:bookmarkEnd w:id="1547"/>
      <w:bookmarkEnd w:id="1548"/>
      <w:r w:rsidRPr="001F42D3">
        <w:rPr>
          <w:noProof w:val="0"/>
        </w:rPr>
        <w:t>Alert Manager</w:t>
      </w:r>
      <w:r w:rsidR="00D557B6" w:rsidRPr="001F42D3">
        <w:rPr>
          <w:noProof w:val="0"/>
        </w:rPr>
        <w:t xml:space="preserve"> status updates to </w:t>
      </w:r>
      <w:r w:rsidRPr="001F42D3">
        <w:rPr>
          <w:noProof w:val="0"/>
        </w:rPr>
        <w:t>Alert Reporter</w:t>
      </w:r>
      <w:bookmarkEnd w:id="1549"/>
    </w:p>
    <w:p w14:paraId="3D7731B0" w14:textId="4EE0CACF" w:rsidR="00D557B6" w:rsidRPr="001F42D3" w:rsidRDefault="00D557B6" w:rsidP="00B34AEB">
      <w:pPr>
        <w:pStyle w:val="BodyText"/>
      </w:pPr>
      <w:r w:rsidRPr="001F42D3">
        <w:t xml:space="preserve">The </w:t>
      </w:r>
      <w:r w:rsidR="009E2B46" w:rsidRPr="001F42D3">
        <w:t>Alert Manager</w:t>
      </w:r>
      <w:r w:rsidRPr="001F42D3">
        <w:t xml:space="preserve"> sends Report Alert Status transactions to the </w:t>
      </w:r>
      <w:r w:rsidR="009E2B46" w:rsidRPr="001F42D3">
        <w:t>Alert Reporter</w:t>
      </w:r>
      <w:r w:rsidRPr="001F42D3">
        <w:t xml:space="preserve"> as an </w:t>
      </w:r>
      <w:r w:rsidR="006D613E" w:rsidRPr="001F42D3">
        <w:t>HL7</w:t>
      </w:r>
      <w:r w:rsidR="00995105" w:rsidRPr="001F42D3">
        <w:t xml:space="preserve"> </w:t>
      </w:r>
      <w:r w:rsidRPr="001F42D3">
        <w:t>message.</w:t>
      </w:r>
    </w:p>
    <w:p w14:paraId="20B9F41F" w14:textId="50A4B60D" w:rsidR="00D557B6" w:rsidRPr="001F42D3" w:rsidRDefault="00D557B6" w:rsidP="00123C7B">
      <w:pPr>
        <w:pStyle w:val="Heading5"/>
        <w:rPr>
          <w:noProof w:val="0"/>
        </w:rPr>
      </w:pPr>
      <w:bookmarkStart w:id="1550" w:name="_Toc214889700"/>
      <w:r w:rsidRPr="001F42D3">
        <w:rPr>
          <w:noProof w:val="0"/>
        </w:rPr>
        <w:t>Trigger Events</w:t>
      </w:r>
      <w:bookmarkEnd w:id="1550"/>
    </w:p>
    <w:p w14:paraId="18D7122B" w14:textId="165A1293" w:rsidR="00D557B6" w:rsidRPr="001F42D3" w:rsidRDefault="00D557B6" w:rsidP="00B34AEB">
      <w:pPr>
        <w:pStyle w:val="BodyText"/>
      </w:pPr>
      <w:r w:rsidRPr="001F42D3">
        <w:t xml:space="preserve">The </w:t>
      </w:r>
      <w:r w:rsidR="009E2B46" w:rsidRPr="001F42D3">
        <w:t>Alert Manager</w:t>
      </w:r>
      <w:r w:rsidRPr="001F42D3">
        <w:t xml:space="preserve"> has determined either through configuration and contextual data driven decision rules or through receipt of Report Dissemination Alert Status from the Alert Communicator that an alert status update needs to be sent to the </w:t>
      </w:r>
      <w:r w:rsidR="009E2B46" w:rsidRPr="001F42D3">
        <w:t>Alert Reporter</w:t>
      </w:r>
      <w:r w:rsidRPr="001F42D3">
        <w:t>.</w:t>
      </w:r>
    </w:p>
    <w:p w14:paraId="0DE0CB59" w14:textId="18875956" w:rsidR="00D557B6" w:rsidRPr="001F42D3" w:rsidRDefault="009E2B46" w:rsidP="00B34AEB">
      <w:pPr>
        <w:pStyle w:val="BodyText"/>
      </w:pPr>
      <w:r w:rsidRPr="001F42D3">
        <w:t>Alert Manager</w:t>
      </w:r>
      <w:r w:rsidR="00D557B6" w:rsidRPr="001F42D3">
        <w:t xml:space="preserve"> internal trigger events include the following:</w:t>
      </w:r>
    </w:p>
    <w:p w14:paraId="03E5D301" w14:textId="41617E81" w:rsidR="00D557B6" w:rsidRPr="001F42D3" w:rsidRDefault="00D557B6" w:rsidP="005C1693">
      <w:pPr>
        <w:pStyle w:val="ListBullet2"/>
      </w:pPr>
      <w:r w:rsidRPr="001F42D3">
        <w:t>Accept (not specified, correct)</w:t>
      </w:r>
    </w:p>
    <w:p w14:paraId="22DC6D49" w14:textId="543EF2E7" w:rsidR="00D557B6" w:rsidRPr="001F42D3" w:rsidRDefault="00D557B6" w:rsidP="005C1693">
      <w:pPr>
        <w:pStyle w:val="ListBullet2"/>
      </w:pPr>
      <w:r w:rsidRPr="001F42D3">
        <w:t>Reject (not specified, nuisance but correct, false positive)</w:t>
      </w:r>
    </w:p>
    <w:p w14:paraId="7D594B87" w14:textId="0DF9722B" w:rsidR="00D557B6" w:rsidRPr="001F42D3" w:rsidRDefault="00D557B6" w:rsidP="005C1693">
      <w:pPr>
        <w:pStyle w:val="ListBullet2"/>
      </w:pPr>
      <w:r w:rsidRPr="001F42D3">
        <w:t>Deliverable, had a mapped destination</w:t>
      </w:r>
    </w:p>
    <w:p w14:paraId="3ED850D5" w14:textId="359DA4D4" w:rsidR="00694D54" w:rsidRPr="001F42D3" w:rsidRDefault="00694D54" w:rsidP="005C1693">
      <w:pPr>
        <w:pStyle w:val="ListBullet2"/>
      </w:pPr>
      <w:r w:rsidRPr="001F42D3">
        <w:t>Undeliverable, couldn’t communicate message to endpoint device</w:t>
      </w:r>
    </w:p>
    <w:p w14:paraId="65B37B38" w14:textId="7BC91E3F" w:rsidR="00D557B6" w:rsidRPr="001F42D3" w:rsidRDefault="00D557B6" w:rsidP="005C1693">
      <w:pPr>
        <w:pStyle w:val="ListBullet2"/>
      </w:pPr>
      <w:r w:rsidRPr="001F42D3">
        <w:t>Queued to communications</w:t>
      </w:r>
    </w:p>
    <w:p w14:paraId="318AF2E1" w14:textId="046624A8" w:rsidR="00D557B6" w:rsidRPr="001F42D3" w:rsidRDefault="00D557B6" w:rsidP="00123C7B">
      <w:pPr>
        <w:pStyle w:val="Heading5"/>
        <w:rPr>
          <w:noProof w:val="0"/>
        </w:rPr>
      </w:pPr>
      <w:bookmarkStart w:id="1551" w:name="_Toc214889701"/>
      <w:r w:rsidRPr="001F42D3">
        <w:rPr>
          <w:noProof w:val="0"/>
        </w:rPr>
        <w:t>Message Semantics</w:t>
      </w:r>
      <w:bookmarkEnd w:id="1551"/>
    </w:p>
    <w:p w14:paraId="3A946BEB" w14:textId="5475E359" w:rsidR="00D557B6" w:rsidRPr="001F42D3" w:rsidRDefault="00D557B6" w:rsidP="00B34AEB">
      <w:pPr>
        <w:pStyle w:val="BodyText"/>
      </w:pPr>
      <w:r w:rsidRPr="001F42D3">
        <w:t xml:space="preserve">This message is meant to convey from the </w:t>
      </w:r>
      <w:r w:rsidR="009E2B46" w:rsidRPr="001F42D3">
        <w:t>Alert Manager</w:t>
      </w:r>
      <w:r w:rsidRPr="001F42D3">
        <w:t xml:space="preserve"> to the </w:t>
      </w:r>
      <w:r w:rsidR="009E2B46" w:rsidRPr="001F42D3">
        <w:t>Alert Reporter</w:t>
      </w:r>
      <w:r w:rsidRPr="001F42D3">
        <w:t xml:space="preserve"> the dissemination and response status of the alert message back for the </w:t>
      </w:r>
      <w:r w:rsidR="009E2B46" w:rsidRPr="001F42D3">
        <w:t>Alert Reporter</w:t>
      </w:r>
      <w:r w:rsidRPr="001F42D3">
        <w:t>.</w:t>
      </w:r>
    </w:p>
    <w:p w14:paraId="6AFCE977" w14:textId="46637682" w:rsidR="00D557B6" w:rsidRPr="001F42D3" w:rsidRDefault="006D613E" w:rsidP="00123C7B">
      <w:pPr>
        <w:pStyle w:val="Heading5"/>
        <w:rPr>
          <w:noProof w:val="0"/>
        </w:rPr>
      </w:pPr>
      <w:bookmarkStart w:id="1552" w:name="_Toc214889702"/>
      <w:r w:rsidRPr="001F42D3">
        <w:rPr>
          <w:noProof w:val="0"/>
        </w:rPr>
        <w:lastRenderedPageBreak/>
        <w:t>HL7</w:t>
      </w:r>
      <w:r w:rsidR="00995105" w:rsidRPr="001F42D3">
        <w:rPr>
          <w:noProof w:val="0"/>
        </w:rPr>
        <w:t xml:space="preserve"> </w:t>
      </w:r>
      <w:r w:rsidR="00D557B6" w:rsidRPr="001F42D3">
        <w:rPr>
          <w:noProof w:val="0"/>
        </w:rPr>
        <w:t>Conformance Statement</w:t>
      </w:r>
      <w:bookmarkEnd w:id="1552"/>
    </w:p>
    <w:p w14:paraId="039564EF" w14:textId="2432FFD1" w:rsidR="00D557B6" w:rsidRPr="001F42D3" w:rsidRDefault="00D557B6" w:rsidP="00B34AEB">
      <w:pPr>
        <w:pStyle w:val="BodyText"/>
      </w:pPr>
      <w:r w:rsidRPr="001F42D3">
        <w:t xml:space="preserve">The conformance statement for the interaction described below is adapted from </w:t>
      </w:r>
      <w:r w:rsidR="006D613E" w:rsidRPr="001F42D3">
        <w:t>HL7</w:t>
      </w:r>
      <w:r w:rsidR="00995105" w:rsidRPr="001F42D3">
        <w:t xml:space="preserve"> </w:t>
      </w:r>
      <w:r w:rsidRPr="001F42D3">
        <w:t xml:space="preserve">2.6 with the </w:t>
      </w:r>
      <w:r w:rsidR="009C3179" w:rsidRPr="001F42D3">
        <w:t>addition</w:t>
      </w:r>
      <w:r w:rsidRPr="001F42D3">
        <w:t xml:space="preserve"> of the PRT segment from 2.</w:t>
      </w:r>
      <w:r w:rsidR="0025002A" w:rsidRPr="001F42D3">
        <w:t>7</w:t>
      </w:r>
    </w:p>
    <w:p w14:paraId="1161E4F6" w14:textId="68F4E25F" w:rsidR="00CA0B84" w:rsidRPr="001F42D3" w:rsidRDefault="00CA0B84" w:rsidP="00B34AEB">
      <w:pPr>
        <w:pStyle w:val="BodyText"/>
      </w:pPr>
      <w:r w:rsidRPr="001F42D3">
        <w:t xml:space="preserve">In conformance with the released version of HL7 2.8 the ACM </w:t>
      </w:r>
      <w:r w:rsidR="00BC309B" w:rsidRPr="001F42D3">
        <w:t>P</w:t>
      </w:r>
      <w:r w:rsidRPr="001F42D3">
        <w:t>rofile Report Alert Status [PCD-05] transaction which reports alert notification delivery and response status from the Alert Communicator back through the Alert Manager (AM) to the Alert Report (AR) uses trigger R41 with message type ORA and a message template of ORA_R1 for an effective MSH-9 field value of ORA^R41^ORA_R41</w:t>
      </w:r>
      <w:r w:rsidR="004D19E8" w:rsidRPr="001F42D3">
        <w:t xml:space="preserve">. </w:t>
      </w:r>
    </w:p>
    <w:p w14:paraId="7399782C" w14:textId="159D3BE5" w:rsidR="00CA0B84" w:rsidRPr="001F42D3" w:rsidRDefault="00CA0B84" w:rsidP="00B34AEB">
      <w:pPr>
        <w:pStyle w:val="BodyText"/>
      </w:pPr>
      <w:r w:rsidRPr="001F42D3">
        <w:t xml:space="preserve">A template of R41 is required as the R01 template is not sufficiently flexible in communicating the multiple patient, location, device and logging stimulus use cases of the ACM </w:t>
      </w:r>
      <w:r w:rsidR="00BC309B" w:rsidRPr="001F42D3">
        <w:t>Profile</w:t>
      </w:r>
      <w:r w:rsidRPr="001F42D3">
        <w:t>.</w:t>
      </w:r>
    </w:p>
    <w:p w14:paraId="1AAE6D94" w14:textId="427ABE36" w:rsidR="00D557B6" w:rsidRPr="001F42D3" w:rsidRDefault="00CA0B84" w:rsidP="00B34AEB">
      <w:pPr>
        <w:pStyle w:val="BodyText"/>
      </w:pPr>
      <w:r w:rsidRPr="001F42D3">
        <w:t xml:space="preserve">In an R41 the Participation Information (PRT) segment PRT-4 field AAP (Alert </w:t>
      </w:r>
      <w:r w:rsidR="00CA2D9B" w:rsidRPr="001F42D3">
        <w:t>Acknowledging</w:t>
      </w:r>
      <w:r w:rsidRPr="001F42D3">
        <w:t xml:space="preserve"> Provider) is used to indicate the identity of the person to which the alert has been delivered and/or acknowledged</w:t>
      </w:r>
      <w:r w:rsidR="004D19E8" w:rsidRPr="001F42D3">
        <w:t xml:space="preserve">. </w:t>
      </w:r>
      <w:r w:rsidRPr="001F42D3">
        <w:t xml:space="preserve">The information source for delivery confirmation and response information for the potentially multiple </w:t>
      </w:r>
      <w:r w:rsidR="00647994" w:rsidRPr="001F42D3">
        <w:t>[PCD-05]</w:t>
      </w:r>
      <w:r w:rsidRPr="001F42D3">
        <w:t xml:space="preserve"> transactions content </w:t>
      </w:r>
      <w:r w:rsidR="00D6183E" w:rsidRPr="001F42D3">
        <w:t xml:space="preserve">is </w:t>
      </w:r>
      <w:r w:rsidRPr="001F42D3">
        <w:t xml:space="preserve">the potentially multiple </w:t>
      </w:r>
      <w:r w:rsidR="00901663" w:rsidRPr="001F42D3">
        <w:t>[PCD-07]</w:t>
      </w:r>
      <w:r w:rsidRPr="001F42D3">
        <w:t xml:space="preserve"> transactions from the Alert Communicator (AC) to the Alert Manager (AM).</w:t>
      </w:r>
    </w:p>
    <w:p w14:paraId="3074CF9E" w14:textId="77777777" w:rsidR="00D557B6" w:rsidRPr="001F42D3" w:rsidRDefault="00D557B6" w:rsidP="005B0C7C">
      <w:pPr>
        <w:pStyle w:val="TableTitle"/>
      </w:pPr>
      <w:r w:rsidRPr="001F42D3">
        <w:t>Table 3.5.4.1.3-1: Transaction Conformance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5"/>
        <w:gridCol w:w="4599"/>
      </w:tblGrid>
      <w:tr w:rsidR="00D557B6" w:rsidRPr="001F42D3" w14:paraId="7FCBCC41"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0C4DC0C2" w14:textId="77777777" w:rsidR="00D557B6" w:rsidRPr="001F42D3" w:rsidRDefault="00D557B6">
            <w:pPr>
              <w:pStyle w:val="TableEntryHeader"/>
            </w:pPr>
            <w:r w:rsidRPr="001F42D3">
              <w:t>Publication ID:</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DE89C95" w14:textId="45634C3D" w:rsidR="00D557B6" w:rsidRPr="001F42D3" w:rsidRDefault="00CA0B84">
            <w:pPr>
              <w:pStyle w:val="TableEntryHeader"/>
            </w:pPr>
            <w:r w:rsidRPr="001F42D3">
              <w:t>R41</w:t>
            </w:r>
          </w:p>
        </w:tc>
      </w:tr>
      <w:tr w:rsidR="00D557B6" w:rsidRPr="001F42D3" w14:paraId="034FC836"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867C86F" w14:textId="77777777" w:rsidR="00D557B6" w:rsidRPr="001F42D3" w:rsidRDefault="00D557B6">
            <w:pPr>
              <w:pStyle w:val="TableEntry"/>
            </w:pPr>
            <w:r w:rsidRPr="001F42D3">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116AD" w14:textId="77777777" w:rsidR="00D557B6" w:rsidRPr="001F42D3" w:rsidRDefault="00D557B6">
            <w:pPr>
              <w:pStyle w:val="TableEntry"/>
            </w:pPr>
            <w:r w:rsidRPr="001F42D3">
              <w:t>Unsolicited</w:t>
            </w:r>
          </w:p>
        </w:tc>
      </w:tr>
      <w:tr w:rsidR="00D557B6" w:rsidRPr="001F42D3" w14:paraId="30786392"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6C07F88" w14:textId="77777777" w:rsidR="00D557B6" w:rsidRPr="001F42D3" w:rsidRDefault="00D557B6">
            <w:pPr>
              <w:pStyle w:val="TableEntry"/>
            </w:pPr>
            <w:r w:rsidRPr="001F42D3">
              <w:t>Publication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95BED" w14:textId="77777777" w:rsidR="00D557B6" w:rsidRPr="001F42D3" w:rsidRDefault="00D557B6">
            <w:pPr>
              <w:pStyle w:val="TableEntry"/>
            </w:pPr>
            <w:r w:rsidRPr="001F42D3">
              <w:t>IHEPCD-05ReportAlarmStatus</w:t>
            </w:r>
          </w:p>
        </w:tc>
      </w:tr>
      <w:tr w:rsidR="00D557B6" w:rsidRPr="001F42D3" w14:paraId="4B2FB2F1"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590B507" w14:textId="77777777" w:rsidR="00D557B6" w:rsidRPr="001F42D3" w:rsidRDefault="00D557B6">
            <w:pPr>
              <w:pStyle w:val="TableEntry"/>
            </w:pPr>
            <w:r w:rsidRPr="001F42D3">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B7D90FA" w14:textId="77777777" w:rsidR="00D557B6" w:rsidRPr="001F42D3" w:rsidRDefault="00D557B6">
            <w:pPr>
              <w:pStyle w:val="TableEntry"/>
            </w:pPr>
            <w:r w:rsidRPr="001F42D3">
              <w:t>None</w:t>
            </w:r>
          </w:p>
        </w:tc>
      </w:tr>
      <w:tr w:rsidR="00D557B6" w:rsidRPr="001F42D3" w14:paraId="6DED426A"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FF0A595" w14:textId="77777777" w:rsidR="00D557B6" w:rsidRPr="001F42D3" w:rsidRDefault="00D557B6">
            <w:pPr>
              <w:pStyle w:val="TableEntry"/>
            </w:pPr>
            <w:r w:rsidRPr="001F42D3">
              <w:t>Mode: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0D43C2" w14:textId="77777777" w:rsidR="00D557B6" w:rsidRPr="001F42D3" w:rsidRDefault="00D557B6">
            <w:pPr>
              <w:pStyle w:val="TableEntry"/>
            </w:pPr>
            <w:r w:rsidRPr="001F42D3">
              <w:t>Immediate</w:t>
            </w:r>
          </w:p>
        </w:tc>
      </w:tr>
      <w:tr w:rsidR="00D557B6" w:rsidRPr="001F42D3" w14:paraId="789BD17D"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219CDA6" w14:textId="77777777" w:rsidR="00D557B6" w:rsidRPr="001F42D3" w:rsidRDefault="00D557B6">
            <w:pPr>
              <w:pStyle w:val="TableEntry"/>
            </w:pPr>
            <w:r w:rsidRPr="001F42D3">
              <w:t>Response: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2F33DEE" w14:textId="33A5A59D" w:rsidR="00D557B6" w:rsidRPr="001F42D3" w:rsidRDefault="00D557B6" w:rsidP="00CA0B84">
            <w:pPr>
              <w:pStyle w:val="TableEntry"/>
            </w:pPr>
            <w:r w:rsidRPr="001F42D3">
              <w:t>ORA^</w:t>
            </w:r>
            <w:r w:rsidR="00CA0B84" w:rsidRPr="001F42D3">
              <w:t>R41</w:t>
            </w:r>
            <w:r w:rsidRPr="001F42D3">
              <w:t>^ORA_</w:t>
            </w:r>
            <w:r w:rsidR="00CA0B84" w:rsidRPr="001F42D3">
              <w:t>R41</w:t>
            </w:r>
          </w:p>
        </w:tc>
      </w:tr>
      <w:tr w:rsidR="00D557B6" w:rsidRPr="001F42D3" w14:paraId="589DCBB1"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CC09655" w14:textId="77777777" w:rsidR="00D557B6" w:rsidRPr="001F42D3" w:rsidRDefault="00D557B6">
            <w:pPr>
              <w:pStyle w:val="TableEntry"/>
            </w:pPr>
            <w:r w:rsidRPr="001F42D3">
              <w:t>Characteristics: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540056" w14:textId="77777777" w:rsidR="00D557B6" w:rsidRPr="001F42D3" w:rsidRDefault="00D557B6">
            <w:pPr>
              <w:pStyle w:val="TableEntry"/>
            </w:pPr>
            <w:r w:rsidRPr="001F42D3">
              <w:t>Sends alarm status data</w:t>
            </w:r>
          </w:p>
        </w:tc>
      </w:tr>
      <w:tr w:rsidR="00D557B6" w:rsidRPr="001F42D3" w14:paraId="246A6C8D"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9C2715" w14:textId="77777777" w:rsidR="00D557B6" w:rsidRPr="001F42D3" w:rsidRDefault="00D557B6">
            <w:pPr>
              <w:pStyle w:val="TableEntry"/>
            </w:pPr>
            <w:r w:rsidRPr="001F42D3">
              <w:t>Purpose: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42C0A" w14:textId="2D0F4015" w:rsidR="00D557B6" w:rsidRPr="001F42D3" w:rsidRDefault="00D557B6">
            <w:pPr>
              <w:pStyle w:val="TableEntry"/>
            </w:pPr>
            <w:r w:rsidRPr="001F42D3">
              <w:t xml:space="preserve">Provide alarm status from </w:t>
            </w:r>
            <w:r w:rsidR="009E2B46" w:rsidRPr="001F42D3">
              <w:t>Alert Manager</w:t>
            </w:r>
            <w:r w:rsidRPr="001F42D3">
              <w:t xml:space="preserve"> to </w:t>
            </w:r>
            <w:r w:rsidR="009E2B46" w:rsidRPr="001F42D3">
              <w:t>Alert Reporter</w:t>
            </w:r>
          </w:p>
        </w:tc>
      </w:tr>
      <w:tr w:rsidR="00D557B6" w:rsidRPr="001F42D3" w14:paraId="3592ED6B"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1D32CCC" w14:textId="77777777" w:rsidR="00D557B6" w:rsidRPr="001F42D3" w:rsidRDefault="00D557B6">
            <w:pPr>
              <w:pStyle w:val="TableEntry"/>
            </w:pPr>
            <w:r w:rsidRPr="001F42D3">
              <w:t>Based on Segment Pattern: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A6434" w14:textId="74CF4283" w:rsidR="00D557B6" w:rsidRPr="001F42D3" w:rsidRDefault="0062538D">
            <w:pPr>
              <w:pStyle w:val="TableEntry"/>
            </w:pPr>
            <w:r w:rsidRPr="001F42D3">
              <w:t>R41</w:t>
            </w:r>
          </w:p>
        </w:tc>
      </w:tr>
    </w:tbl>
    <w:p w14:paraId="4B3AC633" w14:textId="77777777" w:rsidR="00334399" w:rsidRPr="001F42D3" w:rsidRDefault="00334399" w:rsidP="00B34AEB">
      <w:pPr>
        <w:pStyle w:val="BodyText"/>
      </w:pPr>
    </w:p>
    <w:p w14:paraId="60AAE322" w14:textId="1043A96A" w:rsidR="00D557B6" w:rsidRPr="001F42D3" w:rsidRDefault="00647994" w:rsidP="0082741E">
      <w:pPr>
        <w:pStyle w:val="Heading5"/>
        <w:rPr>
          <w:noProof w:val="0"/>
        </w:rPr>
      </w:pPr>
      <w:bookmarkStart w:id="1553" w:name="_Toc214889703"/>
      <w:r w:rsidRPr="001F42D3">
        <w:rPr>
          <w:noProof w:val="0"/>
        </w:rPr>
        <w:t>PCD-05</w:t>
      </w:r>
      <w:r w:rsidR="00D557B6" w:rsidRPr="001F42D3">
        <w:rPr>
          <w:noProof w:val="0"/>
        </w:rPr>
        <w:t xml:space="preserve"> Report Alert Status (ORA^</w:t>
      </w:r>
      <w:r w:rsidR="00CA0B84" w:rsidRPr="001F42D3">
        <w:rPr>
          <w:noProof w:val="0"/>
        </w:rPr>
        <w:t>R41</w:t>
      </w:r>
      <w:r w:rsidR="00D557B6" w:rsidRPr="001F42D3">
        <w:rPr>
          <w:noProof w:val="0"/>
        </w:rPr>
        <w:t>^ORA_</w:t>
      </w:r>
      <w:r w:rsidR="00CA0B84" w:rsidRPr="001F42D3">
        <w:rPr>
          <w:noProof w:val="0"/>
        </w:rPr>
        <w:t>R41</w:t>
      </w:r>
      <w:r w:rsidR="00D557B6" w:rsidRPr="001F42D3">
        <w:rPr>
          <w:noProof w:val="0"/>
        </w:rPr>
        <w:t>) static definition</w:t>
      </w:r>
      <w:bookmarkEnd w:id="1553"/>
    </w:p>
    <w:p w14:paraId="16D87136" w14:textId="2293DC3A" w:rsidR="00D557B6" w:rsidRPr="001F42D3" w:rsidRDefault="00D557B6" w:rsidP="00B34AEB">
      <w:pPr>
        <w:pStyle w:val="BodyText"/>
      </w:pPr>
      <w:r w:rsidRPr="001F42D3">
        <w:t xml:space="preserve">The </w:t>
      </w:r>
      <w:r w:rsidR="00647994" w:rsidRPr="001F42D3">
        <w:t>PCD-05</w:t>
      </w:r>
      <w:r w:rsidRPr="001F42D3">
        <w:t xml:space="preserve"> Report Alert Status message is used to communicate ACM messaging status from an Alert Manager (AM) to </w:t>
      </w:r>
      <w:r w:rsidR="001B6A17" w:rsidRPr="001F42D3">
        <w:t xml:space="preserve">an </w:t>
      </w:r>
      <w:r w:rsidRPr="001F42D3">
        <w:t>Alert Reporter (AR)</w:t>
      </w:r>
    </w:p>
    <w:p w14:paraId="087BE0A3" w14:textId="3D1A4084" w:rsidR="00D557B6" w:rsidRPr="001F42D3" w:rsidRDefault="00D557B6" w:rsidP="00B34AEB">
      <w:pPr>
        <w:pStyle w:val="BodyText"/>
      </w:pPr>
      <w:r w:rsidRPr="001F42D3">
        <w:t xml:space="preserve">Common </w:t>
      </w:r>
      <w:r w:rsidR="006D613E" w:rsidRPr="001F42D3">
        <w:t>HL7</w:t>
      </w:r>
      <w:r w:rsidR="00995105" w:rsidRPr="001F42D3">
        <w:t xml:space="preserve"> </w:t>
      </w:r>
      <w:r w:rsidRPr="001F42D3">
        <w:t>segments are defined in Appendix B Common Message Segments.</w:t>
      </w:r>
    </w:p>
    <w:p w14:paraId="3ADE1741" w14:textId="5557DBC7" w:rsidR="00D557B6" w:rsidRPr="001F42D3" w:rsidRDefault="00D557B6" w:rsidP="00CF5627">
      <w:pPr>
        <w:pStyle w:val="TableTitle"/>
      </w:pPr>
      <w:r w:rsidRPr="001F42D3">
        <w:lastRenderedPageBreak/>
        <w:t>Table 3.5.4.1.4.-1: ORA^</w:t>
      </w:r>
      <w:r w:rsidR="00CA0B84" w:rsidRPr="001F42D3">
        <w:t>R41</w:t>
      </w:r>
      <w:r w:rsidRPr="001F42D3">
        <w:t>^ORA_</w:t>
      </w:r>
      <w:r w:rsidR="00CA0B84" w:rsidRPr="001F42D3">
        <w:t xml:space="preserve">R41 </w:t>
      </w:r>
      <w:r w:rsidRPr="001F42D3">
        <w:t>static definition</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3"/>
        <w:gridCol w:w="2081"/>
        <w:gridCol w:w="961"/>
        <w:gridCol w:w="1468"/>
        <w:gridCol w:w="1655"/>
      </w:tblGrid>
      <w:tr w:rsidR="00D557B6" w:rsidRPr="001F42D3" w14:paraId="274490AD" w14:textId="77777777" w:rsidTr="00CF5627">
        <w:trPr>
          <w:tblHeader/>
        </w:trPr>
        <w:tc>
          <w:tcPr>
            <w:tcW w:w="24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2EEB2E" w14:textId="15119E84" w:rsidR="00D557B6" w:rsidRPr="001F42D3" w:rsidRDefault="00D557B6" w:rsidP="00CA0B84">
            <w:pPr>
              <w:pStyle w:val="TableEntryHeader"/>
              <w:keepLines/>
            </w:pPr>
            <w:r w:rsidRPr="001F42D3">
              <w:t>ORA^</w:t>
            </w:r>
            <w:r w:rsidR="00CA0B84" w:rsidRPr="001F42D3">
              <w:t>R41</w:t>
            </w:r>
            <w:r w:rsidRPr="001F42D3">
              <w:t>^ORA_</w:t>
            </w:r>
            <w:r w:rsidR="00CA0B84" w:rsidRPr="001F42D3">
              <w:t>R41</w:t>
            </w:r>
          </w:p>
        </w:tc>
        <w:tc>
          <w:tcPr>
            <w:tcW w:w="2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014A5C" w14:textId="77777777" w:rsidR="00D557B6" w:rsidRPr="001F42D3" w:rsidRDefault="00D557B6">
            <w:pPr>
              <w:pStyle w:val="TableEntryHeader"/>
              <w:keepLines/>
            </w:pPr>
            <w:r w:rsidRPr="001F42D3">
              <w:t>ORU Message</w:t>
            </w:r>
          </w:p>
        </w:tc>
        <w:tc>
          <w:tcPr>
            <w:tcW w:w="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8E6EA2" w14:textId="77777777" w:rsidR="00D557B6" w:rsidRPr="001F42D3" w:rsidRDefault="00D557B6">
            <w:pPr>
              <w:pStyle w:val="TableEntryHeader"/>
              <w:keepLines/>
            </w:pPr>
            <w:r w:rsidRPr="001F42D3">
              <w:t>Usage</w:t>
            </w:r>
          </w:p>
        </w:tc>
        <w:tc>
          <w:tcPr>
            <w:tcW w:w="14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371411" w14:textId="77777777" w:rsidR="00D557B6" w:rsidRPr="001F42D3" w:rsidRDefault="00D557B6">
            <w:pPr>
              <w:pStyle w:val="TableEntryHeader"/>
              <w:keepLines/>
            </w:pPr>
            <w:r w:rsidRPr="001F42D3">
              <w:t>Card.</w:t>
            </w:r>
          </w:p>
        </w:tc>
        <w:tc>
          <w:tcPr>
            <w:tcW w:w="1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09BA81" w14:textId="77777777" w:rsidR="00D557B6" w:rsidRPr="001F42D3" w:rsidRDefault="00D557B6">
            <w:pPr>
              <w:pStyle w:val="TableEntryHeader"/>
              <w:keepLines/>
            </w:pPr>
            <w:r w:rsidRPr="001F42D3">
              <w:t>Section Ref</w:t>
            </w:r>
          </w:p>
        </w:tc>
      </w:tr>
      <w:tr w:rsidR="00D557B6" w:rsidRPr="001F42D3" w14:paraId="2F8D3D1A"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0C6EFDF7" w14:textId="77777777" w:rsidR="00D557B6" w:rsidRPr="001F42D3" w:rsidRDefault="00D557B6">
            <w:pPr>
              <w:pStyle w:val="TableEntry"/>
              <w:keepNext/>
              <w:keepLines/>
            </w:pPr>
            <w:r w:rsidRPr="001F42D3">
              <w:t>MSH</w:t>
            </w:r>
          </w:p>
        </w:tc>
        <w:tc>
          <w:tcPr>
            <w:tcW w:w="2081" w:type="dxa"/>
            <w:tcBorders>
              <w:top w:val="single" w:sz="4" w:space="0" w:color="auto"/>
              <w:left w:val="single" w:sz="4" w:space="0" w:color="auto"/>
              <w:bottom w:val="single" w:sz="4" w:space="0" w:color="auto"/>
              <w:right w:val="single" w:sz="4" w:space="0" w:color="auto"/>
            </w:tcBorders>
            <w:hideMark/>
          </w:tcPr>
          <w:p w14:paraId="1911B14B" w14:textId="77777777" w:rsidR="00D557B6" w:rsidRPr="001F42D3" w:rsidRDefault="00D557B6">
            <w:pPr>
              <w:pStyle w:val="TableEntry"/>
              <w:keepNext/>
              <w:keepLines/>
            </w:pPr>
            <w:r w:rsidRPr="001F42D3">
              <w:t>Message Header Segment</w:t>
            </w:r>
          </w:p>
        </w:tc>
        <w:tc>
          <w:tcPr>
            <w:tcW w:w="961" w:type="dxa"/>
            <w:tcBorders>
              <w:top w:val="single" w:sz="4" w:space="0" w:color="auto"/>
              <w:left w:val="single" w:sz="4" w:space="0" w:color="auto"/>
              <w:bottom w:val="single" w:sz="4" w:space="0" w:color="auto"/>
              <w:right w:val="single" w:sz="4" w:space="0" w:color="auto"/>
            </w:tcBorders>
            <w:hideMark/>
          </w:tcPr>
          <w:p w14:paraId="56CB4570" w14:textId="77777777" w:rsidR="00D557B6" w:rsidRPr="001F42D3" w:rsidRDefault="00D557B6">
            <w:pPr>
              <w:pStyle w:val="TableEntry"/>
              <w:keepNext/>
              <w:keepLines/>
            </w:pPr>
            <w:r w:rsidRPr="001F42D3">
              <w:t>R</w:t>
            </w:r>
          </w:p>
        </w:tc>
        <w:tc>
          <w:tcPr>
            <w:tcW w:w="1468" w:type="dxa"/>
            <w:tcBorders>
              <w:top w:val="single" w:sz="4" w:space="0" w:color="auto"/>
              <w:left w:val="single" w:sz="4" w:space="0" w:color="auto"/>
              <w:bottom w:val="single" w:sz="4" w:space="0" w:color="auto"/>
              <w:right w:val="single" w:sz="4" w:space="0" w:color="auto"/>
            </w:tcBorders>
            <w:hideMark/>
          </w:tcPr>
          <w:p w14:paraId="4F33C68F" w14:textId="77777777" w:rsidR="00D557B6" w:rsidRPr="001F42D3" w:rsidRDefault="00D557B6">
            <w:pPr>
              <w:pStyle w:val="TableEntry"/>
              <w:keepNext/>
              <w:keepLines/>
            </w:pPr>
            <w:r w:rsidRPr="001F42D3">
              <w:t>[1..1]</w:t>
            </w:r>
          </w:p>
        </w:tc>
        <w:tc>
          <w:tcPr>
            <w:tcW w:w="1655" w:type="dxa"/>
            <w:tcBorders>
              <w:top w:val="single" w:sz="4" w:space="0" w:color="auto"/>
              <w:left w:val="single" w:sz="4" w:space="0" w:color="auto"/>
              <w:bottom w:val="single" w:sz="4" w:space="0" w:color="auto"/>
              <w:right w:val="single" w:sz="4" w:space="0" w:color="auto"/>
            </w:tcBorders>
            <w:hideMark/>
          </w:tcPr>
          <w:p w14:paraId="105532DF" w14:textId="77777777" w:rsidR="00D557B6" w:rsidRPr="001F42D3" w:rsidRDefault="00D557B6">
            <w:pPr>
              <w:pStyle w:val="TableEntry"/>
              <w:keepNext/>
              <w:keepLines/>
            </w:pPr>
            <w:r w:rsidRPr="001F42D3">
              <w:t>2.15.9</w:t>
            </w:r>
          </w:p>
        </w:tc>
      </w:tr>
      <w:tr w:rsidR="00EE0E31" w:rsidRPr="001F42D3" w14:paraId="07C516A6" w14:textId="77777777" w:rsidTr="00CF5627">
        <w:trPr>
          <w:cantSplit/>
        </w:trPr>
        <w:tc>
          <w:tcPr>
            <w:tcW w:w="2493" w:type="dxa"/>
            <w:tcBorders>
              <w:top w:val="single" w:sz="4" w:space="0" w:color="auto"/>
              <w:left w:val="single" w:sz="4" w:space="0" w:color="auto"/>
              <w:bottom w:val="single" w:sz="4" w:space="0" w:color="auto"/>
              <w:right w:val="single" w:sz="4" w:space="0" w:color="auto"/>
            </w:tcBorders>
          </w:tcPr>
          <w:p w14:paraId="4638DC6D" w14:textId="5A20F757" w:rsidR="00EE0E31" w:rsidRPr="001F42D3" w:rsidRDefault="00EE0E31">
            <w:pPr>
              <w:pStyle w:val="TableEntry"/>
              <w:keepNext/>
              <w:keepLines/>
            </w:pPr>
            <w:r w:rsidRPr="001F42D3">
              <w:t>MSA</w:t>
            </w:r>
          </w:p>
        </w:tc>
        <w:tc>
          <w:tcPr>
            <w:tcW w:w="2081" w:type="dxa"/>
            <w:tcBorders>
              <w:top w:val="single" w:sz="4" w:space="0" w:color="auto"/>
              <w:left w:val="single" w:sz="4" w:space="0" w:color="auto"/>
              <w:bottom w:val="single" w:sz="4" w:space="0" w:color="auto"/>
              <w:right w:val="single" w:sz="4" w:space="0" w:color="auto"/>
            </w:tcBorders>
          </w:tcPr>
          <w:p w14:paraId="0E6D2003" w14:textId="5CF04F0E" w:rsidR="00EE0E31" w:rsidRPr="001F42D3" w:rsidRDefault="00EE0E31">
            <w:pPr>
              <w:pStyle w:val="TableEntry"/>
              <w:keepNext/>
              <w:keepLines/>
            </w:pPr>
            <w:r w:rsidRPr="001F42D3">
              <w:t>Message Acknowledgement</w:t>
            </w:r>
          </w:p>
        </w:tc>
        <w:tc>
          <w:tcPr>
            <w:tcW w:w="961" w:type="dxa"/>
            <w:tcBorders>
              <w:top w:val="single" w:sz="4" w:space="0" w:color="auto"/>
              <w:left w:val="single" w:sz="4" w:space="0" w:color="auto"/>
              <w:bottom w:val="single" w:sz="4" w:space="0" w:color="auto"/>
              <w:right w:val="single" w:sz="4" w:space="0" w:color="auto"/>
            </w:tcBorders>
          </w:tcPr>
          <w:p w14:paraId="0B71C179" w14:textId="297EEBA6" w:rsidR="00EE0E31" w:rsidRPr="001F42D3" w:rsidRDefault="00EE0E31">
            <w:pPr>
              <w:pStyle w:val="TableEntry"/>
              <w:keepNext/>
              <w:keepLines/>
            </w:pPr>
            <w:r w:rsidRPr="001F42D3">
              <w:t>R</w:t>
            </w:r>
          </w:p>
        </w:tc>
        <w:tc>
          <w:tcPr>
            <w:tcW w:w="1468" w:type="dxa"/>
            <w:tcBorders>
              <w:top w:val="single" w:sz="4" w:space="0" w:color="auto"/>
              <w:left w:val="single" w:sz="4" w:space="0" w:color="auto"/>
              <w:bottom w:val="single" w:sz="4" w:space="0" w:color="auto"/>
              <w:right w:val="single" w:sz="4" w:space="0" w:color="auto"/>
            </w:tcBorders>
          </w:tcPr>
          <w:p w14:paraId="26180325" w14:textId="77777777" w:rsidR="00EE0E31" w:rsidRPr="001F42D3" w:rsidRDefault="00EE0E31">
            <w:pPr>
              <w:pStyle w:val="TableEntry"/>
              <w:keepNext/>
              <w:keepLines/>
            </w:pPr>
          </w:p>
        </w:tc>
        <w:tc>
          <w:tcPr>
            <w:tcW w:w="1655" w:type="dxa"/>
            <w:tcBorders>
              <w:top w:val="single" w:sz="4" w:space="0" w:color="auto"/>
              <w:left w:val="single" w:sz="4" w:space="0" w:color="auto"/>
              <w:bottom w:val="single" w:sz="4" w:space="0" w:color="auto"/>
              <w:right w:val="single" w:sz="4" w:space="0" w:color="auto"/>
            </w:tcBorders>
          </w:tcPr>
          <w:p w14:paraId="023D6129" w14:textId="77777777" w:rsidR="00EE0E31" w:rsidRPr="001F42D3" w:rsidRDefault="00EE0E31">
            <w:pPr>
              <w:pStyle w:val="TableEntry"/>
              <w:keepNext/>
              <w:keepLines/>
            </w:pPr>
          </w:p>
        </w:tc>
      </w:tr>
      <w:tr w:rsidR="00D557B6" w:rsidRPr="001F42D3" w14:paraId="4C2394FA"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586DC8BD" w14:textId="77777777" w:rsidR="00D557B6" w:rsidRPr="001F42D3" w:rsidRDefault="00D557B6">
            <w:pPr>
              <w:pStyle w:val="TableEntry"/>
              <w:keepNext/>
              <w:keepLines/>
            </w:pPr>
            <w:r w:rsidRPr="001F42D3">
              <w:t>PID</w:t>
            </w:r>
          </w:p>
        </w:tc>
        <w:tc>
          <w:tcPr>
            <w:tcW w:w="2081" w:type="dxa"/>
            <w:tcBorders>
              <w:top w:val="single" w:sz="4" w:space="0" w:color="auto"/>
              <w:left w:val="single" w:sz="4" w:space="0" w:color="auto"/>
              <w:bottom w:val="single" w:sz="4" w:space="0" w:color="auto"/>
              <w:right w:val="single" w:sz="4" w:space="0" w:color="auto"/>
            </w:tcBorders>
            <w:hideMark/>
          </w:tcPr>
          <w:p w14:paraId="06BAE0A4" w14:textId="77777777" w:rsidR="00D557B6" w:rsidRPr="001F42D3" w:rsidRDefault="00D557B6">
            <w:pPr>
              <w:pStyle w:val="TableEntry"/>
              <w:keepNext/>
              <w:keepLines/>
            </w:pPr>
            <w:r w:rsidRPr="001F42D3">
              <w:t xml:space="preserve">Patient Identification Segment </w:t>
            </w:r>
          </w:p>
        </w:tc>
        <w:tc>
          <w:tcPr>
            <w:tcW w:w="961" w:type="dxa"/>
            <w:tcBorders>
              <w:top w:val="single" w:sz="4" w:space="0" w:color="auto"/>
              <w:left w:val="single" w:sz="4" w:space="0" w:color="auto"/>
              <w:bottom w:val="single" w:sz="4" w:space="0" w:color="auto"/>
              <w:right w:val="single" w:sz="4" w:space="0" w:color="auto"/>
            </w:tcBorders>
            <w:hideMark/>
          </w:tcPr>
          <w:p w14:paraId="4A48AF39" w14:textId="77777777" w:rsidR="00D557B6" w:rsidRPr="001F42D3" w:rsidRDefault="00D557B6">
            <w:pPr>
              <w:pStyle w:val="TableEntry"/>
              <w:keepNext/>
              <w:keepLines/>
            </w:pPr>
            <w:r w:rsidRPr="001F42D3">
              <w:t>CE</w:t>
            </w:r>
          </w:p>
        </w:tc>
        <w:tc>
          <w:tcPr>
            <w:tcW w:w="1468" w:type="dxa"/>
            <w:tcBorders>
              <w:top w:val="single" w:sz="4" w:space="0" w:color="auto"/>
              <w:left w:val="single" w:sz="4" w:space="0" w:color="auto"/>
              <w:bottom w:val="single" w:sz="4" w:space="0" w:color="auto"/>
              <w:right w:val="single" w:sz="4" w:space="0" w:color="auto"/>
            </w:tcBorders>
            <w:hideMark/>
          </w:tcPr>
          <w:p w14:paraId="6176E7A9" w14:textId="2C384CC2" w:rsidR="00D557B6" w:rsidRPr="001F42D3" w:rsidRDefault="00D557B6">
            <w:pPr>
              <w:pStyle w:val="TableEntry"/>
              <w:keepNext/>
              <w:keepLines/>
            </w:pPr>
            <w:r w:rsidRPr="001F42D3">
              <w:t>[</w:t>
            </w:r>
            <w:r w:rsidR="00EE0E31" w:rsidRPr="001F42D3">
              <w:t>0</w:t>
            </w:r>
            <w:r w:rsidRPr="001F42D3">
              <w:t>..1]</w:t>
            </w:r>
          </w:p>
        </w:tc>
        <w:tc>
          <w:tcPr>
            <w:tcW w:w="1655" w:type="dxa"/>
            <w:tcBorders>
              <w:top w:val="single" w:sz="4" w:space="0" w:color="auto"/>
              <w:left w:val="single" w:sz="4" w:space="0" w:color="auto"/>
              <w:bottom w:val="single" w:sz="4" w:space="0" w:color="auto"/>
              <w:right w:val="single" w:sz="4" w:space="0" w:color="auto"/>
            </w:tcBorders>
            <w:hideMark/>
          </w:tcPr>
          <w:p w14:paraId="29A222F3" w14:textId="77777777" w:rsidR="00D557B6" w:rsidRPr="001F42D3" w:rsidRDefault="00D557B6">
            <w:pPr>
              <w:pStyle w:val="TableEntry"/>
              <w:keepNext/>
              <w:keepLines/>
            </w:pPr>
            <w:r w:rsidRPr="001F42D3">
              <w:t>3.4.2</w:t>
            </w:r>
          </w:p>
        </w:tc>
      </w:tr>
      <w:tr w:rsidR="00D557B6" w:rsidRPr="001F42D3" w14:paraId="71784654"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0C17065A" w14:textId="77777777" w:rsidR="00D557B6" w:rsidRPr="001F42D3" w:rsidRDefault="00D557B6">
            <w:pPr>
              <w:pStyle w:val="TableEntry"/>
              <w:keepNext/>
              <w:keepLines/>
            </w:pPr>
            <w:r w:rsidRPr="001F42D3">
              <w:t>PV1</w:t>
            </w:r>
          </w:p>
        </w:tc>
        <w:tc>
          <w:tcPr>
            <w:tcW w:w="2081" w:type="dxa"/>
            <w:tcBorders>
              <w:top w:val="single" w:sz="4" w:space="0" w:color="auto"/>
              <w:left w:val="single" w:sz="4" w:space="0" w:color="auto"/>
              <w:bottom w:val="single" w:sz="4" w:space="0" w:color="auto"/>
              <w:right w:val="single" w:sz="4" w:space="0" w:color="auto"/>
            </w:tcBorders>
            <w:hideMark/>
          </w:tcPr>
          <w:p w14:paraId="6A5B61C4" w14:textId="77777777" w:rsidR="00D557B6" w:rsidRPr="001F42D3" w:rsidRDefault="00D557B6">
            <w:pPr>
              <w:pStyle w:val="TableEntry"/>
              <w:keepNext/>
              <w:keepLines/>
            </w:pPr>
            <w:r w:rsidRPr="001F42D3">
              <w:t>Patient Visit Segment</w:t>
            </w:r>
          </w:p>
        </w:tc>
        <w:tc>
          <w:tcPr>
            <w:tcW w:w="961" w:type="dxa"/>
            <w:tcBorders>
              <w:top w:val="single" w:sz="4" w:space="0" w:color="auto"/>
              <w:left w:val="single" w:sz="4" w:space="0" w:color="auto"/>
              <w:bottom w:val="single" w:sz="4" w:space="0" w:color="auto"/>
              <w:right w:val="single" w:sz="4" w:space="0" w:color="auto"/>
            </w:tcBorders>
            <w:hideMark/>
          </w:tcPr>
          <w:p w14:paraId="4EC28973" w14:textId="77777777" w:rsidR="00D557B6" w:rsidRPr="001F42D3" w:rsidRDefault="00D557B6">
            <w:pPr>
              <w:pStyle w:val="TableEntry"/>
              <w:keepNext/>
              <w:keepLines/>
            </w:pPr>
            <w:r w:rsidRPr="001F42D3">
              <w:t>CD</w:t>
            </w:r>
          </w:p>
        </w:tc>
        <w:tc>
          <w:tcPr>
            <w:tcW w:w="1468" w:type="dxa"/>
            <w:tcBorders>
              <w:top w:val="single" w:sz="4" w:space="0" w:color="auto"/>
              <w:left w:val="single" w:sz="4" w:space="0" w:color="auto"/>
              <w:bottom w:val="single" w:sz="4" w:space="0" w:color="auto"/>
              <w:right w:val="single" w:sz="4" w:space="0" w:color="auto"/>
            </w:tcBorders>
            <w:hideMark/>
          </w:tcPr>
          <w:p w14:paraId="181FD42D" w14:textId="2998178E" w:rsidR="00D557B6" w:rsidRPr="001F42D3" w:rsidRDefault="00D557B6">
            <w:pPr>
              <w:pStyle w:val="TableEntry"/>
              <w:keepNext/>
              <w:keepLines/>
            </w:pPr>
            <w:r w:rsidRPr="001F42D3">
              <w:t>[</w:t>
            </w:r>
            <w:r w:rsidR="00EE0E31" w:rsidRPr="001F42D3">
              <w:t>0</w:t>
            </w:r>
            <w:r w:rsidRPr="001F42D3">
              <w:t>..1]</w:t>
            </w:r>
          </w:p>
        </w:tc>
        <w:tc>
          <w:tcPr>
            <w:tcW w:w="1655" w:type="dxa"/>
            <w:tcBorders>
              <w:top w:val="single" w:sz="4" w:space="0" w:color="auto"/>
              <w:left w:val="single" w:sz="4" w:space="0" w:color="auto"/>
              <w:bottom w:val="single" w:sz="4" w:space="0" w:color="auto"/>
              <w:right w:val="single" w:sz="4" w:space="0" w:color="auto"/>
            </w:tcBorders>
            <w:hideMark/>
          </w:tcPr>
          <w:p w14:paraId="181B7C32" w14:textId="77777777" w:rsidR="00D557B6" w:rsidRPr="001F42D3" w:rsidRDefault="00D557B6">
            <w:pPr>
              <w:pStyle w:val="TableEntry"/>
              <w:keepNext/>
              <w:keepLines/>
            </w:pPr>
            <w:r w:rsidRPr="001F42D3">
              <w:t>3.4.3</w:t>
            </w:r>
          </w:p>
        </w:tc>
      </w:tr>
      <w:tr w:rsidR="00D557B6" w:rsidRPr="001F42D3" w14:paraId="7B85EDC9"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2E2EFF40" w14:textId="77777777" w:rsidR="00D557B6" w:rsidRPr="001F42D3" w:rsidRDefault="00D557B6">
            <w:pPr>
              <w:pStyle w:val="TableEntry"/>
              <w:keepNext/>
              <w:keepLines/>
            </w:pPr>
            <w:r w:rsidRPr="001F42D3">
              <w:t>[ORC]</w:t>
            </w:r>
          </w:p>
        </w:tc>
        <w:tc>
          <w:tcPr>
            <w:tcW w:w="2081" w:type="dxa"/>
            <w:tcBorders>
              <w:top w:val="single" w:sz="4" w:space="0" w:color="auto"/>
              <w:left w:val="single" w:sz="4" w:space="0" w:color="auto"/>
              <w:bottom w:val="single" w:sz="4" w:space="0" w:color="auto"/>
              <w:right w:val="single" w:sz="4" w:space="0" w:color="auto"/>
            </w:tcBorders>
            <w:hideMark/>
          </w:tcPr>
          <w:p w14:paraId="5C03021B" w14:textId="77777777" w:rsidR="00D557B6" w:rsidRPr="001F42D3" w:rsidRDefault="00D557B6">
            <w:pPr>
              <w:pStyle w:val="TableEntry"/>
              <w:keepNext/>
              <w:keepLines/>
            </w:pPr>
            <w:r w:rsidRPr="001F42D3">
              <w:t>Common Order Segment</w:t>
            </w:r>
          </w:p>
        </w:tc>
        <w:tc>
          <w:tcPr>
            <w:tcW w:w="961" w:type="dxa"/>
            <w:tcBorders>
              <w:top w:val="single" w:sz="4" w:space="0" w:color="auto"/>
              <w:left w:val="single" w:sz="4" w:space="0" w:color="auto"/>
              <w:bottom w:val="single" w:sz="4" w:space="0" w:color="auto"/>
              <w:right w:val="single" w:sz="4" w:space="0" w:color="auto"/>
            </w:tcBorders>
            <w:hideMark/>
          </w:tcPr>
          <w:p w14:paraId="7A74A710" w14:textId="77777777" w:rsidR="00D557B6" w:rsidRPr="001F42D3" w:rsidRDefault="00D557B6">
            <w:pPr>
              <w:pStyle w:val="TableEntry"/>
              <w:keepNext/>
              <w:keepLines/>
            </w:pPr>
            <w:r w:rsidRPr="001F42D3">
              <w:t>O</w:t>
            </w:r>
          </w:p>
        </w:tc>
        <w:tc>
          <w:tcPr>
            <w:tcW w:w="1468" w:type="dxa"/>
            <w:tcBorders>
              <w:top w:val="single" w:sz="4" w:space="0" w:color="auto"/>
              <w:left w:val="single" w:sz="4" w:space="0" w:color="auto"/>
              <w:bottom w:val="single" w:sz="4" w:space="0" w:color="auto"/>
              <w:right w:val="single" w:sz="4" w:space="0" w:color="auto"/>
            </w:tcBorders>
            <w:hideMark/>
          </w:tcPr>
          <w:p w14:paraId="683A082C" w14:textId="77777777" w:rsidR="00D557B6" w:rsidRPr="001F42D3" w:rsidRDefault="00D557B6">
            <w:pPr>
              <w:pStyle w:val="TableEntry"/>
              <w:keepNext/>
              <w:keepLines/>
            </w:pPr>
            <w:r w:rsidRPr="001F42D3">
              <w:t>[0..1]</w:t>
            </w:r>
          </w:p>
        </w:tc>
        <w:tc>
          <w:tcPr>
            <w:tcW w:w="1655" w:type="dxa"/>
            <w:tcBorders>
              <w:top w:val="single" w:sz="4" w:space="0" w:color="auto"/>
              <w:left w:val="single" w:sz="4" w:space="0" w:color="auto"/>
              <w:bottom w:val="single" w:sz="4" w:space="0" w:color="auto"/>
              <w:right w:val="single" w:sz="4" w:space="0" w:color="auto"/>
            </w:tcBorders>
            <w:hideMark/>
          </w:tcPr>
          <w:p w14:paraId="15586777" w14:textId="77777777" w:rsidR="00D557B6" w:rsidRPr="001F42D3" w:rsidRDefault="00D557B6">
            <w:pPr>
              <w:pStyle w:val="TableEntry"/>
              <w:keepNext/>
              <w:keepLines/>
            </w:pPr>
            <w:r w:rsidRPr="001F42D3">
              <w:t>4.5.1</w:t>
            </w:r>
          </w:p>
        </w:tc>
      </w:tr>
      <w:tr w:rsidR="00D557B6" w:rsidRPr="001F42D3" w14:paraId="762D7016"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5C0022A4" w14:textId="77777777" w:rsidR="00D557B6" w:rsidRPr="001F42D3" w:rsidRDefault="00D557B6">
            <w:pPr>
              <w:pStyle w:val="TableEntry"/>
              <w:keepNext/>
              <w:keepLines/>
            </w:pPr>
            <w:r w:rsidRPr="001F42D3">
              <w:t>OBR</w:t>
            </w:r>
          </w:p>
        </w:tc>
        <w:tc>
          <w:tcPr>
            <w:tcW w:w="2081" w:type="dxa"/>
            <w:tcBorders>
              <w:top w:val="single" w:sz="4" w:space="0" w:color="auto"/>
              <w:left w:val="single" w:sz="4" w:space="0" w:color="auto"/>
              <w:bottom w:val="single" w:sz="4" w:space="0" w:color="auto"/>
              <w:right w:val="single" w:sz="4" w:space="0" w:color="auto"/>
            </w:tcBorders>
            <w:hideMark/>
          </w:tcPr>
          <w:p w14:paraId="0C3DD9B4" w14:textId="77777777" w:rsidR="00D557B6" w:rsidRPr="001F42D3" w:rsidRDefault="00D557B6">
            <w:pPr>
              <w:pStyle w:val="TableEntry"/>
              <w:keepNext/>
              <w:keepLines/>
            </w:pPr>
            <w:r w:rsidRPr="001F42D3">
              <w:t>Observation Request Segment</w:t>
            </w:r>
          </w:p>
        </w:tc>
        <w:tc>
          <w:tcPr>
            <w:tcW w:w="961" w:type="dxa"/>
            <w:tcBorders>
              <w:top w:val="single" w:sz="4" w:space="0" w:color="auto"/>
              <w:left w:val="single" w:sz="4" w:space="0" w:color="auto"/>
              <w:bottom w:val="single" w:sz="4" w:space="0" w:color="auto"/>
              <w:right w:val="single" w:sz="4" w:space="0" w:color="auto"/>
            </w:tcBorders>
            <w:hideMark/>
          </w:tcPr>
          <w:p w14:paraId="3BD585FD" w14:textId="77777777" w:rsidR="00D557B6" w:rsidRPr="001F42D3" w:rsidRDefault="00D557B6">
            <w:pPr>
              <w:pStyle w:val="TableEntry"/>
              <w:keepNext/>
              <w:keepLines/>
            </w:pPr>
            <w:r w:rsidRPr="001F42D3">
              <w:t>R</w:t>
            </w:r>
          </w:p>
        </w:tc>
        <w:tc>
          <w:tcPr>
            <w:tcW w:w="1468" w:type="dxa"/>
            <w:tcBorders>
              <w:top w:val="single" w:sz="4" w:space="0" w:color="auto"/>
              <w:left w:val="single" w:sz="4" w:space="0" w:color="auto"/>
              <w:bottom w:val="single" w:sz="4" w:space="0" w:color="auto"/>
              <w:right w:val="single" w:sz="4" w:space="0" w:color="auto"/>
            </w:tcBorders>
            <w:hideMark/>
          </w:tcPr>
          <w:p w14:paraId="09820C36" w14:textId="77777777" w:rsidR="00D557B6" w:rsidRPr="001F42D3" w:rsidRDefault="00D557B6">
            <w:pPr>
              <w:pStyle w:val="TableEntry"/>
              <w:keepNext/>
              <w:keepLines/>
            </w:pPr>
            <w:r w:rsidRPr="001F42D3">
              <w:t>[1..n]</w:t>
            </w:r>
          </w:p>
        </w:tc>
        <w:tc>
          <w:tcPr>
            <w:tcW w:w="1655" w:type="dxa"/>
            <w:tcBorders>
              <w:top w:val="single" w:sz="4" w:space="0" w:color="auto"/>
              <w:left w:val="single" w:sz="4" w:space="0" w:color="auto"/>
              <w:bottom w:val="single" w:sz="4" w:space="0" w:color="auto"/>
              <w:right w:val="single" w:sz="4" w:space="0" w:color="auto"/>
            </w:tcBorders>
            <w:hideMark/>
          </w:tcPr>
          <w:p w14:paraId="5D1B2A2A" w14:textId="77777777" w:rsidR="00D557B6" w:rsidRPr="001F42D3" w:rsidRDefault="00D557B6">
            <w:pPr>
              <w:pStyle w:val="TableEntry"/>
              <w:keepNext/>
              <w:keepLines/>
            </w:pPr>
            <w:r w:rsidRPr="001F42D3">
              <w:t>7.4.1</w:t>
            </w:r>
          </w:p>
        </w:tc>
      </w:tr>
      <w:tr w:rsidR="00D557B6" w:rsidRPr="001F42D3" w14:paraId="54FF2AF5"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4831EC3C" w14:textId="77777777" w:rsidR="00D557B6" w:rsidRPr="001F42D3" w:rsidRDefault="00D557B6">
            <w:pPr>
              <w:pStyle w:val="TableEntry"/>
              <w:keepNext/>
              <w:keepLines/>
            </w:pPr>
            <w:r w:rsidRPr="001F42D3">
              <w:t>[PRT]</w:t>
            </w:r>
          </w:p>
        </w:tc>
        <w:tc>
          <w:tcPr>
            <w:tcW w:w="2081" w:type="dxa"/>
            <w:tcBorders>
              <w:top w:val="single" w:sz="4" w:space="0" w:color="auto"/>
              <w:left w:val="single" w:sz="4" w:space="0" w:color="auto"/>
              <w:bottom w:val="single" w:sz="4" w:space="0" w:color="auto"/>
              <w:right w:val="single" w:sz="4" w:space="0" w:color="auto"/>
            </w:tcBorders>
            <w:hideMark/>
          </w:tcPr>
          <w:p w14:paraId="3E409788" w14:textId="77777777" w:rsidR="00D557B6" w:rsidRPr="001F42D3" w:rsidRDefault="00D557B6">
            <w:pPr>
              <w:pStyle w:val="TableEntry"/>
              <w:keepNext/>
              <w:keepLines/>
            </w:pPr>
            <w:r w:rsidRPr="001F42D3">
              <w:t>Participation Information Segment</w:t>
            </w:r>
          </w:p>
        </w:tc>
        <w:tc>
          <w:tcPr>
            <w:tcW w:w="961" w:type="dxa"/>
            <w:tcBorders>
              <w:top w:val="single" w:sz="4" w:space="0" w:color="auto"/>
              <w:left w:val="single" w:sz="4" w:space="0" w:color="auto"/>
              <w:bottom w:val="single" w:sz="4" w:space="0" w:color="auto"/>
              <w:right w:val="single" w:sz="4" w:space="0" w:color="auto"/>
            </w:tcBorders>
            <w:hideMark/>
          </w:tcPr>
          <w:p w14:paraId="4F021F29" w14:textId="2A6149DA" w:rsidR="00D557B6" w:rsidRPr="001F42D3" w:rsidRDefault="002726AD">
            <w:pPr>
              <w:pStyle w:val="TableEntry"/>
              <w:keepNext/>
              <w:keepLines/>
            </w:pPr>
            <w:r w:rsidRPr="001F42D3">
              <w:t>CE</w:t>
            </w:r>
          </w:p>
        </w:tc>
        <w:tc>
          <w:tcPr>
            <w:tcW w:w="1468" w:type="dxa"/>
            <w:tcBorders>
              <w:top w:val="single" w:sz="4" w:space="0" w:color="auto"/>
              <w:left w:val="single" w:sz="4" w:space="0" w:color="auto"/>
              <w:bottom w:val="single" w:sz="4" w:space="0" w:color="auto"/>
              <w:right w:val="single" w:sz="4" w:space="0" w:color="auto"/>
            </w:tcBorders>
            <w:hideMark/>
          </w:tcPr>
          <w:p w14:paraId="1F72512C" w14:textId="481F00AC" w:rsidR="00D557B6" w:rsidRPr="001F42D3" w:rsidRDefault="00D557B6">
            <w:pPr>
              <w:pStyle w:val="TableEntry"/>
              <w:keepNext/>
              <w:keepLines/>
            </w:pPr>
            <w:r w:rsidRPr="001F42D3">
              <w:t>[0..</w:t>
            </w:r>
            <w:r w:rsidR="002726AD" w:rsidRPr="001F42D3">
              <w:t>1</w:t>
            </w:r>
            <w:r w:rsidRPr="001F42D3">
              <w:t>]</w:t>
            </w:r>
          </w:p>
        </w:tc>
        <w:tc>
          <w:tcPr>
            <w:tcW w:w="1655" w:type="dxa"/>
            <w:tcBorders>
              <w:top w:val="single" w:sz="4" w:space="0" w:color="auto"/>
              <w:left w:val="single" w:sz="4" w:space="0" w:color="auto"/>
              <w:bottom w:val="single" w:sz="4" w:space="0" w:color="auto"/>
              <w:right w:val="single" w:sz="4" w:space="0" w:color="auto"/>
            </w:tcBorders>
            <w:hideMark/>
          </w:tcPr>
          <w:p w14:paraId="7FA0C053" w14:textId="77777777" w:rsidR="00D557B6" w:rsidRPr="001F42D3" w:rsidRDefault="00D557B6">
            <w:pPr>
              <w:pStyle w:val="TableEntry"/>
              <w:keepNext/>
              <w:keepLines/>
            </w:pPr>
            <w:r w:rsidRPr="001F42D3">
              <w:t>HL7 2.7 7.4.4</w:t>
            </w:r>
          </w:p>
        </w:tc>
      </w:tr>
      <w:tr w:rsidR="00D557B6" w:rsidRPr="001F42D3" w14:paraId="1DDFE8EC"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5C1FEE1E" w14:textId="77777777" w:rsidR="00D557B6" w:rsidRPr="001F42D3" w:rsidRDefault="00D557B6">
            <w:pPr>
              <w:pStyle w:val="TableEntry"/>
              <w:keepNext/>
              <w:keepLines/>
            </w:pPr>
            <w:r w:rsidRPr="001F42D3">
              <w:t>OBX</w:t>
            </w:r>
          </w:p>
        </w:tc>
        <w:tc>
          <w:tcPr>
            <w:tcW w:w="2081" w:type="dxa"/>
            <w:tcBorders>
              <w:top w:val="single" w:sz="4" w:space="0" w:color="auto"/>
              <w:left w:val="single" w:sz="4" w:space="0" w:color="auto"/>
              <w:bottom w:val="single" w:sz="4" w:space="0" w:color="auto"/>
              <w:right w:val="single" w:sz="4" w:space="0" w:color="auto"/>
            </w:tcBorders>
            <w:hideMark/>
          </w:tcPr>
          <w:p w14:paraId="4FFECB11" w14:textId="77777777" w:rsidR="00D557B6" w:rsidRPr="001F42D3" w:rsidRDefault="00D557B6">
            <w:pPr>
              <w:pStyle w:val="TableEntry"/>
              <w:keepNext/>
              <w:keepLines/>
            </w:pPr>
            <w:r w:rsidRPr="001F42D3">
              <w:t>Observation Result Segment</w:t>
            </w:r>
          </w:p>
        </w:tc>
        <w:tc>
          <w:tcPr>
            <w:tcW w:w="961" w:type="dxa"/>
            <w:tcBorders>
              <w:top w:val="single" w:sz="4" w:space="0" w:color="auto"/>
              <w:left w:val="single" w:sz="4" w:space="0" w:color="auto"/>
              <w:bottom w:val="single" w:sz="4" w:space="0" w:color="auto"/>
              <w:right w:val="single" w:sz="4" w:space="0" w:color="auto"/>
            </w:tcBorders>
            <w:hideMark/>
          </w:tcPr>
          <w:p w14:paraId="7CC120AA" w14:textId="77777777" w:rsidR="00D557B6" w:rsidRPr="001F42D3" w:rsidRDefault="00D557B6">
            <w:pPr>
              <w:pStyle w:val="TableEntry"/>
              <w:keepNext/>
              <w:keepLines/>
            </w:pPr>
            <w:r w:rsidRPr="001F42D3">
              <w:t>O</w:t>
            </w:r>
          </w:p>
        </w:tc>
        <w:tc>
          <w:tcPr>
            <w:tcW w:w="1468" w:type="dxa"/>
            <w:tcBorders>
              <w:top w:val="single" w:sz="4" w:space="0" w:color="auto"/>
              <w:left w:val="single" w:sz="4" w:space="0" w:color="auto"/>
              <w:bottom w:val="single" w:sz="4" w:space="0" w:color="auto"/>
              <w:right w:val="single" w:sz="4" w:space="0" w:color="auto"/>
            </w:tcBorders>
            <w:hideMark/>
          </w:tcPr>
          <w:p w14:paraId="180F23A1" w14:textId="77777777" w:rsidR="00D557B6" w:rsidRPr="001F42D3" w:rsidRDefault="00D557B6">
            <w:pPr>
              <w:pStyle w:val="TableEntry"/>
              <w:keepNext/>
              <w:keepLines/>
            </w:pPr>
            <w:r w:rsidRPr="001F42D3">
              <w:t>[0..n]</w:t>
            </w:r>
          </w:p>
        </w:tc>
        <w:tc>
          <w:tcPr>
            <w:tcW w:w="1655" w:type="dxa"/>
            <w:tcBorders>
              <w:top w:val="single" w:sz="4" w:space="0" w:color="auto"/>
              <w:left w:val="single" w:sz="4" w:space="0" w:color="auto"/>
              <w:bottom w:val="single" w:sz="4" w:space="0" w:color="auto"/>
              <w:right w:val="single" w:sz="4" w:space="0" w:color="auto"/>
            </w:tcBorders>
            <w:hideMark/>
          </w:tcPr>
          <w:p w14:paraId="17D6935C" w14:textId="77777777" w:rsidR="00D557B6" w:rsidRPr="001F42D3" w:rsidRDefault="00D557B6">
            <w:pPr>
              <w:pStyle w:val="TableEntry"/>
              <w:keepNext/>
              <w:keepLines/>
            </w:pPr>
            <w:r w:rsidRPr="001F42D3">
              <w:t>7.4.1</w:t>
            </w:r>
          </w:p>
        </w:tc>
      </w:tr>
      <w:tr w:rsidR="00D557B6" w:rsidRPr="001F42D3" w14:paraId="530DDDF2"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31F75790" w14:textId="77777777" w:rsidR="00D557B6" w:rsidRPr="001F42D3" w:rsidRDefault="00D557B6">
            <w:pPr>
              <w:pStyle w:val="TableEntry"/>
              <w:keepNext/>
              <w:keepLines/>
            </w:pPr>
            <w:r w:rsidRPr="001F42D3">
              <w:t>[NTE]</w:t>
            </w:r>
          </w:p>
        </w:tc>
        <w:tc>
          <w:tcPr>
            <w:tcW w:w="2081" w:type="dxa"/>
            <w:tcBorders>
              <w:top w:val="single" w:sz="4" w:space="0" w:color="auto"/>
              <w:left w:val="single" w:sz="4" w:space="0" w:color="auto"/>
              <w:bottom w:val="single" w:sz="4" w:space="0" w:color="auto"/>
              <w:right w:val="single" w:sz="4" w:space="0" w:color="auto"/>
            </w:tcBorders>
            <w:hideMark/>
          </w:tcPr>
          <w:p w14:paraId="78E70122" w14:textId="77777777" w:rsidR="00D557B6" w:rsidRPr="001F42D3" w:rsidRDefault="00D557B6">
            <w:pPr>
              <w:pStyle w:val="TableEntry"/>
              <w:keepNext/>
              <w:keepLines/>
            </w:pPr>
            <w:r w:rsidRPr="001F42D3">
              <w:t>Notes and Comments Segment</w:t>
            </w:r>
          </w:p>
        </w:tc>
        <w:tc>
          <w:tcPr>
            <w:tcW w:w="961" w:type="dxa"/>
            <w:tcBorders>
              <w:top w:val="single" w:sz="4" w:space="0" w:color="auto"/>
              <w:left w:val="single" w:sz="4" w:space="0" w:color="auto"/>
              <w:bottom w:val="single" w:sz="4" w:space="0" w:color="auto"/>
              <w:right w:val="single" w:sz="4" w:space="0" w:color="auto"/>
            </w:tcBorders>
            <w:hideMark/>
          </w:tcPr>
          <w:p w14:paraId="51235CAD" w14:textId="77777777" w:rsidR="00D557B6" w:rsidRPr="001F42D3" w:rsidRDefault="00D557B6">
            <w:pPr>
              <w:pStyle w:val="TableEntry"/>
              <w:keepNext/>
              <w:keepLines/>
            </w:pPr>
            <w:r w:rsidRPr="001F42D3">
              <w:t>O</w:t>
            </w:r>
          </w:p>
        </w:tc>
        <w:tc>
          <w:tcPr>
            <w:tcW w:w="1468" w:type="dxa"/>
            <w:tcBorders>
              <w:top w:val="single" w:sz="4" w:space="0" w:color="auto"/>
              <w:left w:val="single" w:sz="4" w:space="0" w:color="auto"/>
              <w:bottom w:val="single" w:sz="4" w:space="0" w:color="auto"/>
              <w:right w:val="single" w:sz="4" w:space="0" w:color="auto"/>
            </w:tcBorders>
            <w:hideMark/>
          </w:tcPr>
          <w:p w14:paraId="54A74545" w14:textId="77777777" w:rsidR="00D557B6" w:rsidRPr="001F42D3" w:rsidRDefault="00D557B6">
            <w:pPr>
              <w:pStyle w:val="TableEntry"/>
              <w:keepNext/>
              <w:keepLines/>
            </w:pPr>
            <w:r w:rsidRPr="001F42D3">
              <w:t>[0..1]</w:t>
            </w:r>
          </w:p>
        </w:tc>
        <w:tc>
          <w:tcPr>
            <w:tcW w:w="1655" w:type="dxa"/>
            <w:tcBorders>
              <w:top w:val="single" w:sz="4" w:space="0" w:color="auto"/>
              <w:left w:val="single" w:sz="4" w:space="0" w:color="auto"/>
              <w:bottom w:val="single" w:sz="4" w:space="0" w:color="auto"/>
              <w:right w:val="single" w:sz="4" w:space="0" w:color="auto"/>
            </w:tcBorders>
            <w:hideMark/>
          </w:tcPr>
          <w:p w14:paraId="30193B8A" w14:textId="77777777" w:rsidR="00D557B6" w:rsidRPr="001F42D3" w:rsidRDefault="00D557B6">
            <w:pPr>
              <w:pStyle w:val="TableEntry"/>
              <w:keepNext/>
              <w:keepLines/>
            </w:pPr>
            <w:r w:rsidRPr="001F42D3">
              <w:t>2.5.10</w:t>
            </w:r>
          </w:p>
        </w:tc>
      </w:tr>
    </w:tbl>
    <w:p w14:paraId="56086B53" w14:textId="77777777" w:rsidR="001A4392" w:rsidRPr="001F42D3" w:rsidRDefault="001A4392" w:rsidP="00D557B6">
      <w:pPr>
        <w:pStyle w:val="BodyText"/>
        <w:rPr>
          <w:iCs/>
        </w:rPr>
      </w:pPr>
    </w:p>
    <w:p w14:paraId="0707501C" w14:textId="547E151A" w:rsidR="00703891" w:rsidRPr="005C1693" w:rsidRDefault="00D557B6" w:rsidP="005C1693">
      <w:pPr>
        <w:pStyle w:val="BodyText"/>
      </w:pPr>
      <w:r w:rsidRPr="001F42D3">
        <w:t>While there can be multiple OBR segments per transaction there is at most one alert on which status is reported per transaction.</w:t>
      </w:r>
    </w:p>
    <w:p w14:paraId="0BC1823E" w14:textId="03FC5F8A" w:rsidR="00703891" w:rsidRPr="005C1693" w:rsidRDefault="00703891" w:rsidP="005C1693">
      <w:pPr>
        <w:pStyle w:val="BodyText"/>
      </w:pPr>
      <w:r w:rsidRPr="005C1693">
        <w:t>For traceability the value in the MSA-2 Message Control ID field shall be the value of the MSH-10 Message Control ID field of the original PCD-04 message where the alert phase is indicted as start, start only, or present and not the ID of any updates to that [PCD-04] message or of any [PCD-05] transaction message instances</w:t>
      </w:r>
      <w:r w:rsidR="001F42D3">
        <w:t xml:space="preserve">. </w:t>
      </w:r>
      <w:r w:rsidRPr="005C1693">
        <w:t>The content of MSA-2 is the identification of the [PCD-04] transaction for which the [PCD-05] transaction is providing application level acknowledgement and there can be more than one given the one-to-many relationship between [PCD-04] and [PCD-05] transactions.</w:t>
      </w:r>
    </w:p>
    <w:p w14:paraId="49B8BFEA" w14:textId="3EC8E849" w:rsidR="00703891" w:rsidRPr="005C1693" w:rsidRDefault="00703891" w:rsidP="005C1693">
      <w:pPr>
        <w:pStyle w:val="BodyText"/>
      </w:pPr>
      <w:r w:rsidRPr="005C1693">
        <w:t xml:space="preserve">For HL7 message receipt acknowledgement of the [PCD-05] transaction the AR </w:t>
      </w:r>
      <w:r w:rsidR="00277D6B">
        <w:t>Actor</w:t>
      </w:r>
      <w:r w:rsidRPr="005C1693">
        <w:t xml:space="preserve"> should use the contents of the MSH-10 Message Control ID field of the [PCD-05] transaction.</w:t>
      </w:r>
    </w:p>
    <w:p w14:paraId="4FA75FAE" w14:textId="2F73DF9B" w:rsidR="00703891" w:rsidRPr="005C1693" w:rsidRDefault="00703891" w:rsidP="005C1693">
      <w:pPr>
        <w:pStyle w:val="BodyText"/>
      </w:pPr>
      <w:r w:rsidRPr="005C1693">
        <w:t xml:space="preserve">The Alert Manager (AM) </w:t>
      </w:r>
      <w:r w:rsidR="00277D6B">
        <w:t>Actor</w:t>
      </w:r>
      <w:r w:rsidRPr="005C1693">
        <w:t xml:space="preserve"> does not have the awareness to realistically determine the total number of expected or outstanding [PCD-05] instances</w:t>
      </w:r>
      <w:r w:rsidR="001F42D3">
        <w:t xml:space="preserve">. </w:t>
      </w:r>
      <w:r w:rsidRPr="005C1693">
        <w:t xml:space="preserve">This is due to the ability of the AC </w:t>
      </w:r>
      <w:r w:rsidR="00277D6B">
        <w:t>Actor</w:t>
      </w:r>
      <w:r w:rsidRPr="005C1693">
        <w:t xml:space="preserve"> to instantiate additional alert disseminations and the endpoint communication devices being an unknown mix of those both supporting and not supporting specific responses (Delivery confirmation, Read receipt)</w:t>
      </w:r>
      <w:r w:rsidR="001F42D3">
        <w:t xml:space="preserve">. </w:t>
      </w:r>
      <w:r w:rsidRPr="005C1693">
        <w:t>Additionally, polling is discouraged as it introduces unwanted delays in patient life safety notifications</w:t>
      </w:r>
      <w:r w:rsidR="001F42D3">
        <w:t xml:space="preserve">. </w:t>
      </w:r>
      <w:r w:rsidRPr="005C1693">
        <w:t>Therefore the MSA-7 Message Waiting Number and MSA-8 Message Waiting Priority fields shall both be empty.</w:t>
      </w:r>
    </w:p>
    <w:p w14:paraId="3E3923A7" w14:textId="77777777" w:rsidR="00703891" w:rsidRPr="001F42D3" w:rsidRDefault="00703891" w:rsidP="00D557B6">
      <w:pPr>
        <w:pStyle w:val="BodyText"/>
        <w:rPr>
          <w:iCs/>
        </w:rPr>
      </w:pPr>
    </w:p>
    <w:p w14:paraId="4C0FF2BD" w14:textId="0B561787" w:rsidR="00D557B6" w:rsidRPr="001F42D3" w:rsidRDefault="00D557B6" w:rsidP="00123C7B">
      <w:pPr>
        <w:pStyle w:val="Heading5"/>
        <w:rPr>
          <w:noProof w:val="0"/>
        </w:rPr>
      </w:pPr>
      <w:bookmarkStart w:id="1554" w:name="_Toc431232219"/>
      <w:bookmarkStart w:id="1555" w:name="_Toc431237198"/>
      <w:bookmarkStart w:id="1556" w:name="_Toc431238364"/>
      <w:bookmarkStart w:id="1557" w:name="_Toc431288100"/>
      <w:bookmarkStart w:id="1558" w:name="_Toc432168094"/>
      <w:bookmarkStart w:id="1559" w:name="_Toc432421215"/>
      <w:bookmarkStart w:id="1560" w:name="_Toc432514891"/>
      <w:bookmarkStart w:id="1561" w:name="_Toc432516166"/>
      <w:bookmarkStart w:id="1562" w:name="_Toc214889704"/>
      <w:bookmarkEnd w:id="1554"/>
      <w:bookmarkEnd w:id="1555"/>
      <w:bookmarkEnd w:id="1556"/>
      <w:bookmarkEnd w:id="1557"/>
      <w:bookmarkEnd w:id="1558"/>
      <w:bookmarkEnd w:id="1559"/>
      <w:bookmarkEnd w:id="1560"/>
      <w:bookmarkEnd w:id="1561"/>
      <w:r w:rsidRPr="001F42D3">
        <w:rPr>
          <w:noProof w:val="0"/>
        </w:rPr>
        <w:lastRenderedPageBreak/>
        <w:t>Expected Actions</w:t>
      </w:r>
      <w:bookmarkEnd w:id="1562"/>
    </w:p>
    <w:p w14:paraId="1AE021BE" w14:textId="2797C352" w:rsidR="00D557B6" w:rsidRPr="001F42D3" w:rsidRDefault="009E2B46" w:rsidP="00792D5F">
      <w:pPr>
        <w:pStyle w:val="BodyText"/>
      </w:pPr>
      <w:r w:rsidRPr="001F42D3">
        <w:t>Alert Reporter</w:t>
      </w:r>
      <w:r w:rsidR="00D557B6" w:rsidRPr="001F42D3">
        <w:t xml:space="preserve"> takes appropriate action based upon alert status update</w:t>
      </w:r>
      <w:r w:rsidR="002E782A" w:rsidRPr="001F42D3">
        <w:t xml:space="preserve">. </w:t>
      </w:r>
      <w:r w:rsidR="00D557B6" w:rsidRPr="001F42D3">
        <w:t xml:space="preserve">At a </w:t>
      </w:r>
      <w:r w:rsidRPr="001F42D3">
        <w:t>minimum,</w:t>
      </w:r>
      <w:r w:rsidR="00D557B6" w:rsidRPr="001F42D3">
        <w:t xml:space="preserve"> this shall include the </w:t>
      </w:r>
      <w:r w:rsidRPr="001F42D3">
        <w:t>Alert Reporter</w:t>
      </w:r>
      <w:r w:rsidR="00D557B6" w:rsidRPr="001F42D3">
        <w:t xml:space="preserve"> logging receipt of the PCD-05 message.</w:t>
      </w:r>
    </w:p>
    <w:p w14:paraId="237B2AC6" w14:textId="28DF06C3" w:rsidR="00D557B6" w:rsidRPr="001F42D3" w:rsidRDefault="00D557B6" w:rsidP="00792D5F">
      <w:pPr>
        <w:pStyle w:val="BodyText"/>
      </w:pPr>
      <w:r w:rsidRPr="001F42D3">
        <w:t xml:space="preserve">Actions by the </w:t>
      </w:r>
      <w:r w:rsidR="009E2B46" w:rsidRPr="001F42D3">
        <w:t>Alert Reporter</w:t>
      </w:r>
      <w:r w:rsidRPr="001F42D3">
        <w:t xml:space="preserve"> to indicate whether or not the alert notification text message was successfully disseminated (not possible with one-way pager devices), the identification of the recipients (not possible if notification assignments are by device identification and not by person identification), and how they responded (not possible with one-way pager devices) would be informative, but is not a requirement of this profile.</w:t>
      </w:r>
    </w:p>
    <w:p w14:paraId="0F132BED" w14:textId="4332BDA0" w:rsidR="00670CCB" w:rsidRPr="001F42D3" w:rsidRDefault="00F15F7F" w:rsidP="00792D5F">
      <w:pPr>
        <w:pStyle w:val="BodyText"/>
      </w:pPr>
      <w:r w:rsidRPr="001F42D3">
        <w:rPr>
          <w:noProof/>
        </w:rPr>
        <w:lastRenderedPageBreak/>
        <w:drawing>
          <wp:inline distT="0" distB="0" distL="0" distR="0" wp14:anchorId="1177AB66" wp14:editId="466FCCD2">
            <wp:extent cx="5943600" cy="7324090"/>
            <wp:effectExtent l="0" t="0" r="0" b="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324090"/>
                    </a:xfrm>
                    <a:prstGeom prst="rect">
                      <a:avLst/>
                    </a:prstGeom>
                    <a:noFill/>
                    <a:ln>
                      <a:noFill/>
                    </a:ln>
                  </pic:spPr>
                </pic:pic>
              </a:graphicData>
            </a:graphic>
          </wp:inline>
        </w:drawing>
      </w:r>
    </w:p>
    <w:p w14:paraId="4724C2F9" w14:textId="5A8E3BD0" w:rsidR="00D557B6" w:rsidRPr="001F42D3" w:rsidRDefault="00D557B6" w:rsidP="00123C7B">
      <w:pPr>
        <w:pStyle w:val="Heading5"/>
        <w:rPr>
          <w:noProof w:val="0"/>
        </w:rPr>
      </w:pPr>
      <w:bookmarkStart w:id="1563" w:name="_Toc214889705"/>
      <w:r w:rsidRPr="001F42D3">
        <w:rPr>
          <w:noProof w:val="0"/>
        </w:rPr>
        <w:lastRenderedPageBreak/>
        <w:t>Security Considerations</w:t>
      </w:r>
      <w:bookmarkEnd w:id="1563"/>
    </w:p>
    <w:p w14:paraId="6858AA83" w14:textId="01E82ED9" w:rsidR="00D557B6" w:rsidRPr="001F42D3" w:rsidRDefault="00D557B6" w:rsidP="00792D5F">
      <w:pPr>
        <w:pStyle w:val="BodyText"/>
      </w:pPr>
      <w:r w:rsidRPr="001F42D3">
        <w:t xml:space="preserve">This profile while utilizing communication capabilities supportive of authentication, encryption, or auditing, does not impose specific requirements leaving these matters to site-specific policy or agreement. The </w:t>
      </w:r>
      <w:r w:rsidR="006E73C1" w:rsidRPr="001F42D3">
        <w:t>IHE Devices Technical Framework</w:t>
      </w:r>
      <w:r w:rsidRPr="001F42D3">
        <w:t xml:space="preserve"> identifies security requirements across all PCD profiles. During the Profile development there were no unusual security/privacy </w:t>
      </w:r>
      <w:r w:rsidR="001B6A17" w:rsidRPr="001F42D3">
        <w:t>concerns identified</w:t>
      </w:r>
      <w:r w:rsidRPr="001F42D3">
        <w:t>. There are no mandatory security controls</w:t>
      </w:r>
      <w:r w:rsidR="00DB31A9" w:rsidRPr="001F42D3">
        <w:t>,</w:t>
      </w:r>
      <w:r w:rsidRPr="001F42D3">
        <w:t xml:space="preserve"> but the implementer is encouraged to use the underlying security and privacy profiles from ITI that are appropriate to the transports such as the Audit Trail and Node Authentication (ATNA) Profile. The operational environment risk assessment, following ISO 80001, will determine the actual security and safety controls employed.</w:t>
      </w:r>
    </w:p>
    <w:p w14:paraId="2C925E8C" w14:textId="563584E4" w:rsidR="00B11855" w:rsidRPr="001F42D3" w:rsidRDefault="003D003E" w:rsidP="00123C7B">
      <w:pPr>
        <w:pStyle w:val="Heading2"/>
        <w:rPr>
          <w:noProof w:val="0"/>
        </w:rPr>
      </w:pPr>
      <w:bookmarkStart w:id="1564" w:name="_Toc401770575"/>
      <w:bookmarkStart w:id="1565" w:name="_Toc401770769"/>
      <w:bookmarkStart w:id="1566" w:name="_Toc401770964"/>
      <w:bookmarkStart w:id="1567" w:name="_Toc401771159"/>
      <w:bookmarkStart w:id="1568" w:name="_Toc401771353"/>
      <w:bookmarkStart w:id="1569" w:name="_Toc401771545"/>
      <w:bookmarkStart w:id="1570" w:name="_Toc401771738"/>
      <w:bookmarkStart w:id="1571" w:name="_Toc401771931"/>
      <w:bookmarkStart w:id="1572" w:name="_Toc401772124"/>
      <w:bookmarkStart w:id="1573" w:name="_Toc401772712"/>
      <w:bookmarkStart w:id="1574" w:name="_Toc401773340"/>
      <w:bookmarkStart w:id="1575" w:name="_Toc401774216"/>
      <w:bookmarkStart w:id="1576" w:name="_Toc401769334"/>
      <w:bookmarkStart w:id="1577" w:name="_Toc401769803"/>
      <w:bookmarkStart w:id="1578" w:name="_Toc401770576"/>
      <w:bookmarkStart w:id="1579" w:name="_Toc401770770"/>
      <w:bookmarkStart w:id="1580" w:name="_Toc401770965"/>
      <w:bookmarkStart w:id="1581" w:name="_Toc401771160"/>
      <w:bookmarkStart w:id="1582" w:name="_Toc401771354"/>
      <w:bookmarkStart w:id="1583" w:name="_Toc401771546"/>
      <w:bookmarkStart w:id="1584" w:name="_Toc401771739"/>
      <w:bookmarkStart w:id="1585" w:name="_Toc401771932"/>
      <w:bookmarkStart w:id="1586" w:name="_Toc401772125"/>
      <w:bookmarkStart w:id="1587" w:name="_Toc401772713"/>
      <w:bookmarkStart w:id="1588" w:name="_Toc401773341"/>
      <w:bookmarkStart w:id="1589" w:name="_Toc401774217"/>
      <w:bookmarkStart w:id="1590" w:name="_Toc401769335"/>
      <w:bookmarkStart w:id="1591" w:name="_Toc401769804"/>
      <w:bookmarkStart w:id="1592" w:name="_Toc214889706"/>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r w:rsidRPr="001F42D3">
        <w:rPr>
          <w:noProof w:val="0"/>
        </w:rPr>
        <w:t>Disseminate Alert</w:t>
      </w:r>
      <w:bookmarkEnd w:id="1590"/>
      <w:bookmarkEnd w:id="1591"/>
      <w:r w:rsidR="00BB3E0D" w:rsidRPr="001F42D3">
        <w:rPr>
          <w:noProof w:val="0"/>
        </w:rPr>
        <w:t xml:space="preserve"> [PCD-06]</w:t>
      </w:r>
      <w:bookmarkEnd w:id="1592"/>
    </w:p>
    <w:p w14:paraId="0641FD79" w14:textId="5D91FB68" w:rsidR="00B11855" w:rsidRPr="001F42D3" w:rsidRDefault="003D003E" w:rsidP="00E5113D">
      <w:pPr>
        <w:pStyle w:val="BodyText"/>
      </w:pPr>
      <w:r w:rsidRPr="001F42D3">
        <w:t xml:space="preserve">This section corresponds to </w:t>
      </w:r>
      <w:r w:rsidR="00901663" w:rsidRPr="001F42D3">
        <w:t>t</w:t>
      </w:r>
      <w:r w:rsidRPr="001F42D3">
        <w:t xml:space="preserve">ransaction </w:t>
      </w:r>
      <w:r w:rsidR="00901663" w:rsidRPr="001F42D3">
        <w:t>[PCD-06]</w:t>
      </w:r>
      <w:r w:rsidRPr="001F42D3">
        <w:t xml:space="preserve"> of the </w:t>
      </w:r>
      <w:r w:rsidR="00A60E41" w:rsidRPr="001F42D3">
        <w:t>IHE Devices Technical Framework</w:t>
      </w:r>
      <w:r w:rsidRPr="001F42D3">
        <w:t xml:space="preserve">. Transaction </w:t>
      </w:r>
      <w:r w:rsidR="00901663" w:rsidRPr="001F42D3">
        <w:t>[PCD-06]</w:t>
      </w:r>
      <w:r w:rsidRPr="001F42D3">
        <w:t xml:space="preserve"> is used by the Alert Manager (AM) to disseminate alerts to the Alert Communicator (AC).</w:t>
      </w:r>
    </w:p>
    <w:p w14:paraId="2CA5D1EA" w14:textId="77777777" w:rsidR="00B11855" w:rsidRPr="001F42D3" w:rsidRDefault="003D003E" w:rsidP="000519C1">
      <w:pPr>
        <w:pStyle w:val="Heading3"/>
        <w:rPr>
          <w:noProof w:val="0"/>
        </w:rPr>
      </w:pPr>
      <w:bookmarkStart w:id="1593" w:name="_Toc401769336"/>
      <w:bookmarkStart w:id="1594" w:name="_Toc401769805"/>
      <w:bookmarkStart w:id="1595" w:name="_Toc214889707"/>
      <w:r w:rsidRPr="001F42D3">
        <w:rPr>
          <w:noProof w:val="0"/>
        </w:rPr>
        <w:t>Scope</w:t>
      </w:r>
      <w:bookmarkEnd w:id="1593"/>
      <w:bookmarkEnd w:id="1594"/>
      <w:bookmarkEnd w:id="1595"/>
    </w:p>
    <w:p w14:paraId="7072D85E" w14:textId="77777777" w:rsidR="00B11855" w:rsidRPr="001F42D3" w:rsidRDefault="003D003E" w:rsidP="00E5113D">
      <w:pPr>
        <w:pStyle w:val="BodyText"/>
      </w:pPr>
      <w:r w:rsidRPr="001F42D3">
        <w:t>This transaction is used by Alert Manager (AM) to disseminate the alert to the Alert Communicator (AC).</w:t>
      </w:r>
    </w:p>
    <w:p w14:paraId="00E3909A" w14:textId="77777777" w:rsidR="00B11855" w:rsidRPr="001F42D3" w:rsidRDefault="003D003E" w:rsidP="00630ABB">
      <w:pPr>
        <w:pStyle w:val="Heading3"/>
        <w:rPr>
          <w:noProof w:val="0"/>
        </w:rPr>
      </w:pPr>
      <w:bookmarkStart w:id="1596" w:name="_Toc401769337"/>
      <w:bookmarkStart w:id="1597" w:name="_Toc401769806"/>
      <w:bookmarkStart w:id="1598" w:name="_Toc214889708"/>
      <w:r w:rsidRPr="001F42D3">
        <w:rPr>
          <w:noProof w:val="0"/>
        </w:rPr>
        <w:t>Use Case Roles</w:t>
      </w:r>
      <w:bookmarkEnd w:id="1596"/>
      <w:bookmarkEnd w:id="1597"/>
      <w:bookmarkEnd w:id="1598"/>
    </w:p>
    <w:p w14:paraId="58E674F9" w14:textId="77777777" w:rsidR="001A727C" w:rsidRPr="001F42D3" w:rsidRDefault="001A727C" w:rsidP="00B34AEB">
      <w:pPr>
        <w:pStyle w:val="BodyText"/>
      </w:pPr>
    </w:p>
    <w:p w14:paraId="6D5EAABB" w14:textId="520DC658" w:rsidR="001A727C" w:rsidRPr="001F42D3" w:rsidRDefault="001A727C" w:rsidP="00B34AEB">
      <w:pPr>
        <w:pStyle w:val="BodyText"/>
      </w:pPr>
      <w:r w:rsidRPr="001F42D3">
        <w:rPr>
          <w:noProof/>
        </w:rPr>
        <mc:AlternateContent>
          <mc:Choice Requires="wpc">
            <w:drawing>
              <wp:inline distT="0" distB="0" distL="0" distR="0" wp14:anchorId="757F079D" wp14:editId="26D030C9">
                <wp:extent cx="5943600" cy="2180500"/>
                <wp:effectExtent l="0" t="0" r="0" b="0"/>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0" name="Text Box 40"/>
                        <wps:cNvSpPr txBox="1"/>
                        <wps:spPr>
                          <a:xfrm>
                            <a:off x="933259" y="171408"/>
                            <a:ext cx="1447800" cy="638015"/>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9FF99C" w14:textId="77777777" w:rsidR="00351E42" w:rsidRDefault="00351E42" w:rsidP="00CF5627">
                              <w:pPr>
                                <w:ind w:hanging="2"/>
                                <w:jc w:val="center"/>
                              </w:pPr>
                              <w:r>
                                <w:t>Alert Manager</w:t>
                              </w:r>
                            </w:p>
                            <w:p w14:paraId="5737A193" w14:textId="77777777" w:rsidR="00351E42" w:rsidRDefault="00351E42" w:rsidP="00CF5627">
                              <w:pPr>
                                <w:ind w:hanging="2"/>
                                <w:jc w:val="center"/>
                              </w:pPr>
                              <w:r>
                                <w: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33"/>
                        <wps:cNvSpPr txBox="1"/>
                        <wps:spPr>
                          <a:xfrm>
                            <a:off x="2961300" y="171451"/>
                            <a:ext cx="1447165" cy="656044"/>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B52211" w14:textId="2836C7BE" w:rsidR="00351E42" w:rsidRPr="00CF5627" w:rsidRDefault="00351E42" w:rsidP="00CF5627">
                              <w:pPr>
                                <w:ind w:hanging="2"/>
                                <w:jc w:val="center"/>
                              </w:pPr>
                              <w:r w:rsidRPr="00CF5627">
                                <w:t xml:space="preserve">Alert </w:t>
                              </w:r>
                              <w:r>
                                <w:t>Communicator</w:t>
                              </w:r>
                            </w:p>
                            <w:p w14:paraId="72E8BB71" w14:textId="77777777" w:rsidR="00351E42" w:rsidRDefault="00351E42" w:rsidP="00CF5627">
                              <w:pPr>
                                <w:ind w:hanging="2"/>
                                <w:jc w:val="center"/>
                              </w:pPr>
                              <w:r w:rsidRPr="00CF5627">
                                <w:t>(AR)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43" name="Group 43"/>
                        <wpg:cNvGrpSpPr/>
                        <wpg:grpSpPr>
                          <a:xfrm>
                            <a:off x="2009776" y="1228725"/>
                            <a:ext cx="1504586" cy="819150"/>
                            <a:chOff x="2009776" y="1571625"/>
                            <a:chExt cx="1504586" cy="819150"/>
                          </a:xfrm>
                        </wpg:grpSpPr>
                        <wps:wsp>
                          <wps:cNvPr id="44" name="Oval 44"/>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2257425" y="1704635"/>
                              <a:ext cx="998495"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8B08C2" w14:textId="553E416E" w:rsidR="00351E42" w:rsidRDefault="00351E42" w:rsidP="00CF5627">
                                <w:pPr>
                                  <w:ind w:hanging="2"/>
                                  <w:jc w:val="center"/>
                                </w:pPr>
                                <w:r>
                                  <w:t>Disseminate Alert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46" name="Straight Connector 46"/>
                        <wps:cNvCnPr>
                          <a:stCxn id="40" idx="2"/>
                          <a:endCxn id="44" idx="1"/>
                        </wps:cNvCnPr>
                        <wps:spPr>
                          <a:xfrm>
                            <a:off x="1657159" y="809423"/>
                            <a:ext cx="572959" cy="5392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a:stCxn id="42" idx="2"/>
                          <a:endCxn id="44" idx="7"/>
                        </wps:cNvCnPr>
                        <wps:spPr>
                          <a:xfrm flipH="1">
                            <a:off x="3294020" y="827495"/>
                            <a:ext cx="390863" cy="5211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57F079D" id="Canvas 48" o:spid="_x0000_s1150" editas="canvas" style="width:468pt;height:171.7pt;mso-position-horizontal-relative:char;mso-position-vertical-relative:line" coordsize="59436,21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">
                <v:shape id="_x0000_s1151" type="#_x0000_t75" style="position:absolute;width:59436;height:21799;visibility:visible;mso-wrap-style:square">
                  <v:fill o:detectmouseclick="t"/>
                  <v:path o:connecttype="none"/>
                </v:shape>
                <v:shape id="Text Box 40" o:spid="_x0000_s1152" type="#_x0000_t202" style="position:absolute;left:9332;top:1714;width:14478;height:6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" filled="f" strokeweight="1.25pt">
                  <v:textbox>
                    <w:txbxContent>
                      <w:p w14:paraId="1F9FF99C" w14:textId="77777777" w:rsidR="00351E42" w:rsidRDefault="00351E42" w:rsidP="00CF5627">
                        <w:pPr>
                          <w:ind w:hanging="2"/>
                          <w:jc w:val="center"/>
                        </w:pPr>
                        <w:r>
                          <w:t>Alert Manager</w:t>
                        </w:r>
                      </w:p>
                      <w:p w14:paraId="5737A193" w14:textId="77777777" w:rsidR="00351E42" w:rsidRDefault="00351E42" w:rsidP="00CF5627">
                        <w:pPr>
                          <w:ind w:hanging="2"/>
                          <w:jc w:val="center"/>
                        </w:pPr>
                        <w:r>
                          <w:t>(AM)</w:t>
                        </w:r>
                      </w:p>
                    </w:txbxContent>
                  </v:textbox>
                </v:shape>
                <v:shape id="Text Box 33" o:spid="_x0000_s1153" type="#_x0000_t202" style="position:absolute;left:29613;top:1714;width:14471;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" filled="f" strokeweight="1.25pt">
                  <v:textbox>
                    <w:txbxContent>
                      <w:p w14:paraId="4FB52211" w14:textId="2836C7BE" w:rsidR="00351E42" w:rsidRPr="00CF5627" w:rsidRDefault="00351E42" w:rsidP="00CF5627">
                        <w:pPr>
                          <w:ind w:hanging="2"/>
                          <w:jc w:val="center"/>
                        </w:pPr>
                        <w:r w:rsidRPr="00CF5627">
                          <w:t xml:space="preserve">Alert </w:t>
                        </w:r>
                        <w:r>
                          <w:t>Communicator</w:t>
                        </w:r>
                      </w:p>
                      <w:p w14:paraId="72E8BB71" w14:textId="77777777" w:rsidR="00351E42" w:rsidRDefault="00351E42" w:rsidP="00CF5627">
                        <w:pPr>
                          <w:ind w:hanging="2"/>
                          <w:jc w:val="center"/>
                        </w:pPr>
                        <w:r w:rsidRPr="00CF5627">
                          <w:t>(AR)</w:t>
                        </w:r>
                      </w:p>
                    </w:txbxContent>
                  </v:textbox>
                </v:shape>
                <v:group id="Group 43" o:spid="_x0000_s1154" style="position:absolute;left:20097;top:12287;width:15046;height:8191"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oval id="Oval 44" o:spid="_x0000_s1155"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" filled="f" strokecolor="black [3213]" strokeweight="1.25pt">
                    <v:stroke joinstyle="miter"/>
                  </v:oval>
                  <v:shape id="Text Box 45" o:spid="_x0000_s1156" type="#_x0000_t202" style="position:absolute;left:22574;top:17046;width:9985;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td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yhb8v4QfI1S8AAAD//wMAUEsBAi0AFAAGAAgAAAAhANvh9svuAAAAhQEAABMAAAAAAAAA&#10;AAAAAAAAAAAAAFtDb250ZW50X1R5cGVzXS54bWxQSwECLQAUAAYACAAAACEAWvQsW78AAAAVAQAA&#10;CwAAAAAAAAAAAAAAAAAfAQAAX3JlbHMvLnJlbHNQSwECLQAUAAYACAAAACEAzSfLXcYAAADbAAAA&#10;DwAAAAAAAAAAAAAAAAAHAgAAZHJzL2Rvd25yZXYueG1sUEsFBgAAAAADAAMAtwAAAPoCAAAAAA==&#10;" fillcolor="white [3201]" stroked="f" strokeweight=".5pt">
                    <v:textbox>
                      <w:txbxContent>
                        <w:p w14:paraId="748B08C2" w14:textId="553E416E" w:rsidR="00351E42" w:rsidRDefault="00351E42" w:rsidP="00CF5627">
                          <w:pPr>
                            <w:ind w:hanging="2"/>
                            <w:jc w:val="center"/>
                          </w:pPr>
                          <w:r>
                            <w:t>Disseminate Alert</w:t>
                          </w:r>
                        </w:p>
                      </w:txbxContent>
                    </v:textbox>
                  </v:shape>
                </v:group>
                <v:line id="Straight Connector 46" o:spid="_x0000_s1157" style="position:absolute;visibility:visible;mso-wrap-style:square" from="16571,8094" to="22301,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" strokecolor="black [3213]" strokeweight=".5pt">
                  <v:stroke joinstyle="miter"/>
                </v:line>
                <v:line id="Straight Connector 47" o:spid="_x0000_s1158" style="position:absolute;flip:x;visibility:visible;mso-wrap-style:square" from="32940,8274" to="36848,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" strokecolor="black [3213]" strokeweight=".5pt">
                  <v:stroke joinstyle="miter"/>
                </v:line>
                <w10:anchorlock/>
              </v:group>
            </w:pict>
          </mc:Fallback>
        </mc:AlternateContent>
      </w:r>
    </w:p>
    <w:p w14:paraId="6C010C21" w14:textId="05B795EB" w:rsidR="00C40FD5" w:rsidRPr="001F42D3" w:rsidRDefault="00C40FD5" w:rsidP="00B34AEB">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8174"/>
      </w:tblGrid>
      <w:tr w:rsidR="00D52943" w:rsidRPr="001F42D3" w14:paraId="099652FD" w14:textId="77777777" w:rsidTr="008C3E59">
        <w:tc>
          <w:tcPr>
            <w:tcW w:w="1188" w:type="dxa"/>
          </w:tcPr>
          <w:p w14:paraId="7F3B2ED4" w14:textId="77777777" w:rsidR="00D52943" w:rsidRPr="001F42D3" w:rsidRDefault="00D52943" w:rsidP="00792D5F">
            <w:pPr>
              <w:pStyle w:val="BodyText"/>
            </w:pPr>
            <w:r w:rsidRPr="001F42D3">
              <w:rPr>
                <w:b/>
              </w:rPr>
              <w:t>Actor</w:t>
            </w:r>
          </w:p>
        </w:tc>
        <w:tc>
          <w:tcPr>
            <w:tcW w:w="8388" w:type="dxa"/>
          </w:tcPr>
          <w:p w14:paraId="1C8085B6" w14:textId="77777777" w:rsidR="00D52943" w:rsidRPr="001F42D3" w:rsidRDefault="00D52943" w:rsidP="00C40FD5">
            <w:pPr>
              <w:pStyle w:val="BodyText"/>
            </w:pPr>
            <w:r w:rsidRPr="001F42D3">
              <w:t>Alert Manager (AM)</w:t>
            </w:r>
          </w:p>
        </w:tc>
      </w:tr>
      <w:tr w:rsidR="00D52943" w:rsidRPr="001F42D3" w14:paraId="7D0E8746" w14:textId="77777777" w:rsidTr="008C3E59">
        <w:tc>
          <w:tcPr>
            <w:tcW w:w="1188" w:type="dxa"/>
          </w:tcPr>
          <w:p w14:paraId="66FA6C67" w14:textId="77777777" w:rsidR="00D52943" w:rsidRPr="001F42D3" w:rsidRDefault="00D52943" w:rsidP="00792D5F">
            <w:pPr>
              <w:pStyle w:val="BodyText"/>
            </w:pPr>
            <w:r w:rsidRPr="001F42D3">
              <w:rPr>
                <w:b/>
              </w:rPr>
              <w:t>Role</w:t>
            </w:r>
          </w:p>
        </w:tc>
        <w:tc>
          <w:tcPr>
            <w:tcW w:w="8388" w:type="dxa"/>
          </w:tcPr>
          <w:p w14:paraId="301DA9F9" w14:textId="77777777" w:rsidR="00D52943" w:rsidRPr="001F42D3" w:rsidRDefault="00D52943" w:rsidP="00C40FD5">
            <w:pPr>
              <w:pStyle w:val="BodyText"/>
            </w:pPr>
            <w:r w:rsidRPr="001F42D3">
              <w:t>Sends Disseminate Alert to Alert Communicator (AC)</w:t>
            </w:r>
          </w:p>
        </w:tc>
      </w:tr>
      <w:tr w:rsidR="00D52943" w:rsidRPr="001F42D3" w14:paraId="722AC242" w14:textId="77777777" w:rsidTr="008C3E59">
        <w:tc>
          <w:tcPr>
            <w:tcW w:w="1188" w:type="dxa"/>
          </w:tcPr>
          <w:p w14:paraId="3168961F" w14:textId="77777777" w:rsidR="00D52943" w:rsidRPr="001F42D3" w:rsidRDefault="00D52943" w:rsidP="00792D5F">
            <w:pPr>
              <w:pStyle w:val="BodyText"/>
            </w:pPr>
            <w:r w:rsidRPr="001F42D3">
              <w:rPr>
                <w:b/>
              </w:rPr>
              <w:t>Actor</w:t>
            </w:r>
          </w:p>
        </w:tc>
        <w:tc>
          <w:tcPr>
            <w:tcW w:w="8388" w:type="dxa"/>
          </w:tcPr>
          <w:p w14:paraId="1453E953" w14:textId="77777777" w:rsidR="00D52943" w:rsidRPr="001F42D3" w:rsidRDefault="00D52943" w:rsidP="00C40FD5">
            <w:pPr>
              <w:pStyle w:val="BodyText"/>
            </w:pPr>
            <w:r w:rsidRPr="001F42D3">
              <w:t>Alert Communicator (AC)</w:t>
            </w:r>
          </w:p>
        </w:tc>
      </w:tr>
      <w:tr w:rsidR="00D52943" w:rsidRPr="001F42D3" w14:paraId="4E202D74" w14:textId="77777777" w:rsidTr="008C3E59">
        <w:tc>
          <w:tcPr>
            <w:tcW w:w="1188" w:type="dxa"/>
          </w:tcPr>
          <w:p w14:paraId="6D6B4526" w14:textId="77777777" w:rsidR="00D52943" w:rsidRPr="001F42D3" w:rsidRDefault="00D52943" w:rsidP="00792D5F">
            <w:pPr>
              <w:pStyle w:val="BodyText"/>
            </w:pPr>
            <w:r w:rsidRPr="001F42D3">
              <w:rPr>
                <w:b/>
              </w:rPr>
              <w:t>Role</w:t>
            </w:r>
          </w:p>
        </w:tc>
        <w:tc>
          <w:tcPr>
            <w:tcW w:w="8388" w:type="dxa"/>
          </w:tcPr>
          <w:p w14:paraId="4748C7A7" w14:textId="77777777" w:rsidR="00D52943" w:rsidRPr="001F42D3" w:rsidRDefault="00D52943" w:rsidP="00C40FD5">
            <w:pPr>
              <w:pStyle w:val="BodyText"/>
            </w:pPr>
            <w:r w:rsidRPr="001F42D3">
              <w:t>Receives Disseminate Alert from the Alert Manager (AM)</w:t>
            </w:r>
          </w:p>
        </w:tc>
      </w:tr>
    </w:tbl>
    <w:p w14:paraId="205A711B" w14:textId="77777777" w:rsidR="00B11855" w:rsidRPr="001F42D3" w:rsidRDefault="003D003E" w:rsidP="000519C1">
      <w:pPr>
        <w:pStyle w:val="Heading3"/>
        <w:rPr>
          <w:noProof w:val="0"/>
        </w:rPr>
      </w:pPr>
      <w:bookmarkStart w:id="1599" w:name="_Toc24650450"/>
      <w:bookmarkStart w:id="1600" w:name="_Toc27052840"/>
      <w:bookmarkStart w:id="1601" w:name="_Toc27053074"/>
      <w:bookmarkStart w:id="1602" w:name="_Toc27060290"/>
      <w:bookmarkStart w:id="1603" w:name="_Toc27061330"/>
      <w:bookmarkStart w:id="1604" w:name="_Toc27061563"/>
      <w:bookmarkStart w:id="1605" w:name="_Toc27061796"/>
      <w:bookmarkStart w:id="1606" w:name="_Toc27062029"/>
      <w:bookmarkStart w:id="1607" w:name="_Toc27062385"/>
      <w:bookmarkStart w:id="1608" w:name="_Toc27063990"/>
      <w:bookmarkStart w:id="1609" w:name="_Toc401769338"/>
      <w:bookmarkStart w:id="1610" w:name="_Toc401769807"/>
      <w:bookmarkStart w:id="1611" w:name="_Toc214889709"/>
      <w:bookmarkEnd w:id="1599"/>
      <w:bookmarkEnd w:id="1600"/>
      <w:bookmarkEnd w:id="1601"/>
      <w:bookmarkEnd w:id="1602"/>
      <w:bookmarkEnd w:id="1603"/>
      <w:bookmarkEnd w:id="1604"/>
      <w:bookmarkEnd w:id="1605"/>
      <w:bookmarkEnd w:id="1606"/>
      <w:bookmarkEnd w:id="1607"/>
      <w:bookmarkEnd w:id="1608"/>
      <w:r w:rsidRPr="001F42D3">
        <w:rPr>
          <w:noProof w:val="0"/>
        </w:rPr>
        <w:lastRenderedPageBreak/>
        <w:t>Referenced Standard</w:t>
      </w:r>
      <w:bookmarkEnd w:id="1609"/>
      <w:bookmarkEnd w:id="1610"/>
      <w:bookmarkEnd w:id="1611"/>
    </w:p>
    <w:p w14:paraId="48B1CA69" w14:textId="1D6C34FC" w:rsidR="00B11855" w:rsidRPr="001F42D3" w:rsidRDefault="003D003E" w:rsidP="00E5113D">
      <w:pPr>
        <w:pStyle w:val="BodyText"/>
      </w:pPr>
      <w:r w:rsidRPr="001F42D3">
        <w:t xml:space="preserve">The communication protocol between the </w:t>
      </w:r>
      <w:r w:rsidR="009E2B46" w:rsidRPr="001F42D3">
        <w:t>Alert Manager</w:t>
      </w:r>
      <w:r w:rsidRPr="001F42D3">
        <w:t xml:space="preserve"> and </w:t>
      </w:r>
      <w:r w:rsidR="00916BBE" w:rsidRPr="001F42D3">
        <w:t>Alert Communicator</w:t>
      </w:r>
      <w:r w:rsidRPr="001F42D3">
        <w:t xml:space="preserve"> </w:t>
      </w:r>
      <w:r w:rsidR="004C60BF" w:rsidRPr="001F42D3">
        <w:t>A</w:t>
      </w:r>
      <w:r w:rsidRPr="001F42D3">
        <w:t xml:space="preserve">ctors </w:t>
      </w:r>
      <w:r w:rsidR="006355FB" w:rsidRPr="001F42D3">
        <w:t>shall be</w:t>
      </w:r>
      <w:r w:rsidRPr="001F42D3">
        <w:t xml:space="preserve"> WCTP. The communicated data items are in scope for this profile (for details see Appendix K Message Transport Using WCTP (ACM Transactions </w:t>
      </w:r>
      <w:r w:rsidR="00901663" w:rsidRPr="001F42D3">
        <w:t>[</w:t>
      </w:r>
      <w:r w:rsidRPr="001F42D3">
        <w:t>PCD-06</w:t>
      </w:r>
      <w:r w:rsidR="00901663" w:rsidRPr="001F42D3">
        <w:t>]</w:t>
      </w:r>
      <w:r w:rsidRPr="001F42D3">
        <w:t xml:space="preserve"> and </w:t>
      </w:r>
      <w:r w:rsidR="00901663" w:rsidRPr="001F42D3">
        <w:t>[</w:t>
      </w:r>
      <w:r w:rsidRPr="001F42D3">
        <w:t>PCD-07</w:t>
      </w:r>
      <w:r w:rsidR="00901663" w:rsidRPr="001F42D3">
        <w:t>])</w:t>
      </w:r>
      <w:r w:rsidRPr="001F42D3">
        <w:t xml:space="preserve">). See the current version of IHE PCD Rosetta Terminology Mapping (RTM) for the list of standardized alert terms that may be used within </w:t>
      </w:r>
      <w:r w:rsidR="00647994" w:rsidRPr="001F42D3">
        <w:t>PCD-04</w:t>
      </w:r>
      <w:r w:rsidRPr="001F42D3">
        <w:t xml:space="preserve"> messages (see the NIST Rosetta Terminology Mapping Management Service websites, </w:t>
      </w:r>
      <w:hyperlink r:id="rId55" w:history="1">
        <w:r w:rsidRPr="001F42D3">
          <w:rPr>
            <w:color w:val="0000FF"/>
            <w:u w:val="single" w:color="0000FF"/>
          </w:rPr>
          <w:t>http://rtmms.nist.gov</w:t>
        </w:r>
      </w:hyperlink>
      <w:r w:rsidRPr="001F42D3">
        <w:t>).</w:t>
      </w:r>
    </w:p>
    <w:p w14:paraId="67AF016C" w14:textId="3FF905C6" w:rsidR="00B11855" w:rsidRPr="001F42D3" w:rsidRDefault="003D003E" w:rsidP="00E5113D">
      <w:pPr>
        <w:pStyle w:val="BodyText"/>
      </w:pPr>
      <w:r w:rsidRPr="001F42D3">
        <w:t xml:space="preserve">While alert related data items available to the </w:t>
      </w:r>
      <w:r w:rsidR="009E2B46" w:rsidRPr="001F42D3">
        <w:t>Alert Manager</w:t>
      </w:r>
      <w:r w:rsidRPr="001F42D3">
        <w:t xml:space="preserve"> are specified in this profile, the ability of individual communication devices to communicate, display, or respond to those data items is dependent upon the product capabilities and </w:t>
      </w:r>
      <w:r w:rsidR="00DB31A9" w:rsidRPr="001F42D3">
        <w:t>site-</w:t>
      </w:r>
      <w:r w:rsidRPr="001F42D3">
        <w:t xml:space="preserve">specific configuration of the </w:t>
      </w:r>
      <w:r w:rsidR="00916BBE" w:rsidRPr="001F42D3">
        <w:t>Alert Communicator</w:t>
      </w:r>
      <w:r w:rsidRPr="001F42D3">
        <w:t>, the communication device, and the available communication infrastructure.</w:t>
      </w:r>
    </w:p>
    <w:p w14:paraId="3FD67FED" w14:textId="0F944BCE" w:rsidR="00B11855" w:rsidRPr="001F42D3" w:rsidRDefault="003D003E" w:rsidP="00E5113D">
      <w:pPr>
        <w:pStyle w:val="BodyText"/>
      </w:pPr>
      <w:r w:rsidRPr="001F42D3">
        <w:t xml:space="preserve">The </w:t>
      </w:r>
      <w:r w:rsidR="00021767" w:rsidRPr="001F42D3">
        <w:t xml:space="preserve">base standard for </w:t>
      </w:r>
      <w:r w:rsidR="009E2B46" w:rsidRPr="001F42D3">
        <w:t>Alert Manager</w:t>
      </w:r>
      <w:r w:rsidR="00021767" w:rsidRPr="001F42D3">
        <w:t xml:space="preserve"> to </w:t>
      </w:r>
      <w:r w:rsidR="00916BBE" w:rsidRPr="001F42D3">
        <w:t>Alert Communicator</w:t>
      </w:r>
      <w:r w:rsidR="00021767" w:rsidRPr="001F42D3">
        <w:t xml:space="preserve"> communication is </w:t>
      </w:r>
      <w:r w:rsidRPr="001F42D3">
        <w:t>Wireless Communications Transfer Protocol (WCTP) Protocol Specification version 1.3 update 1 (</w:t>
      </w:r>
      <w:hyperlink r:id="rId56" w:history="1">
        <w:r w:rsidRPr="001F42D3">
          <w:rPr>
            <w:rStyle w:val="Hyperlink"/>
          </w:rPr>
          <w:t>http://www.wctp.org/release/wctp-v1r3_update1.pdf</w:t>
        </w:r>
      </w:hyperlink>
      <w:r w:rsidRPr="001F42D3">
        <w:t>)</w:t>
      </w:r>
    </w:p>
    <w:p w14:paraId="22F66BF5" w14:textId="77777777" w:rsidR="00B11855" w:rsidRPr="001F42D3" w:rsidRDefault="003D003E" w:rsidP="00E5113D">
      <w:pPr>
        <w:pStyle w:val="BodyText"/>
      </w:pPr>
      <w:r w:rsidRPr="001F42D3">
        <w:t>ISO/IEEE 11073-10201 Domain Information Model</w:t>
      </w:r>
    </w:p>
    <w:p w14:paraId="62986D12" w14:textId="77777777" w:rsidR="00B11855" w:rsidRPr="001F42D3" w:rsidRDefault="003D003E" w:rsidP="00E5113D">
      <w:pPr>
        <w:pStyle w:val="BodyText"/>
      </w:pPr>
      <w:r w:rsidRPr="001F42D3">
        <w:t>ISO/IEEE 11073-10101 Nomenclature</w:t>
      </w:r>
    </w:p>
    <w:p w14:paraId="0C9D27EE" w14:textId="5B396703" w:rsidR="00B11855" w:rsidRPr="001F42D3" w:rsidRDefault="005B0C7C" w:rsidP="000519C1">
      <w:pPr>
        <w:pStyle w:val="Heading3"/>
        <w:rPr>
          <w:noProof w:val="0"/>
        </w:rPr>
      </w:pPr>
      <w:bookmarkStart w:id="1612" w:name="_Toc214889710"/>
      <w:r w:rsidRPr="001F42D3">
        <w:rPr>
          <w:noProof w:val="0"/>
        </w:rPr>
        <w:t>Messages</w:t>
      </w:r>
      <w:bookmarkEnd w:id="1612"/>
    </w:p>
    <w:p w14:paraId="04118784" w14:textId="765E05D6" w:rsidR="00B11855" w:rsidRPr="001F42D3" w:rsidRDefault="009E2B46" w:rsidP="000519C1">
      <w:pPr>
        <w:pStyle w:val="Heading4"/>
        <w:rPr>
          <w:noProof w:val="0"/>
        </w:rPr>
      </w:pPr>
      <w:bookmarkStart w:id="1613" w:name="_Toc431232227"/>
      <w:bookmarkStart w:id="1614" w:name="_Toc431237206"/>
      <w:bookmarkStart w:id="1615" w:name="_Toc431238372"/>
      <w:bookmarkStart w:id="1616" w:name="_Toc431288108"/>
      <w:bookmarkStart w:id="1617" w:name="_Toc432168102"/>
      <w:bookmarkStart w:id="1618" w:name="_Toc432421223"/>
      <w:bookmarkStart w:id="1619" w:name="_Toc432514899"/>
      <w:bookmarkStart w:id="1620" w:name="_Toc432516174"/>
      <w:bookmarkStart w:id="1621" w:name="_Toc401769809"/>
      <w:bookmarkStart w:id="1622" w:name="_Toc214889711"/>
      <w:bookmarkEnd w:id="1613"/>
      <w:bookmarkEnd w:id="1614"/>
      <w:bookmarkEnd w:id="1615"/>
      <w:bookmarkEnd w:id="1616"/>
      <w:bookmarkEnd w:id="1617"/>
      <w:bookmarkEnd w:id="1618"/>
      <w:bookmarkEnd w:id="1619"/>
      <w:bookmarkEnd w:id="1620"/>
      <w:r w:rsidRPr="001F42D3">
        <w:rPr>
          <w:noProof w:val="0"/>
        </w:rPr>
        <w:t>Alert Manager</w:t>
      </w:r>
      <w:r w:rsidR="003D003E" w:rsidRPr="001F42D3">
        <w:rPr>
          <w:noProof w:val="0"/>
        </w:rPr>
        <w:t xml:space="preserve"> disseminate alert to </w:t>
      </w:r>
      <w:bookmarkEnd w:id="1621"/>
      <w:r w:rsidR="00916BBE" w:rsidRPr="001F42D3">
        <w:rPr>
          <w:noProof w:val="0"/>
        </w:rPr>
        <w:t>Alert Communicator</w:t>
      </w:r>
      <w:bookmarkEnd w:id="1622"/>
    </w:p>
    <w:p w14:paraId="2F889351" w14:textId="53834333" w:rsidR="00B11855" w:rsidRPr="001F42D3" w:rsidRDefault="009E2B46" w:rsidP="00E5113D">
      <w:pPr>
        <w:pStyle w:val="BodyText"/>
      </w:pPr>
      <w:r w:rsidRPr="001F42D3">
        <w:t>Alert Manager</w:t>
      </w:r>
      <w:r w:rsidR="003D003E" w:rsidRPr="001F42D3">
        <w:t xml:space="preserve"> sends Disseminate Alert to </w:t>
      </w:r>
      <w:r w:rsidR="00916BBE" w:rsidRPr="001F42D3">
        <w:t>Alert Communicator</w:t>
      </w:r>
      <w:r w:rsidR="003D003E" w:rsidRPr="001F42D3">
        <w:t xml:space="preserve">. The protocol between the </w:t>
      </w:r>
      <w:r w:rsidRPr="001F42D3">
        <w:t>Alert Manager</w:t>
      </w:r>
      <w:r w:rsidR="003D003E" w:rsidRPr="001F42D3">
        <w:t xml:space="preserve"> and </w:t>
      </w:r>
      <w:r w:rsidR="00916BBE" w:rsidRPr="001F42D3">
        <w:t>Alert Communicator</w:t>
      </w:r>
      <w:r w:rsidR="003D003E" w:rsidRPr="001F42D3">
        <w:t xml:space="preserve"> </w:t>
      </w:r>
      <w:r w:rsidR="00C136DC" w:rsidRPr="001F42D3">
        <w:t>A</w:t>
      </w:r>
      <w:r w:rsidR="003D003E" w:rsidRPr="001F42D3">
        <w:t xml:space="preserve">ctors </w:t>
      </w:r>
      <w:r w:rsidR="00551C13" w:rsidRPr="001F42D3">
        <w:t>shall be</w:t>
      </w:r>
      <w:r w:rsidR="003D003E" w:rsidRPr="001F42D3">
        <w:t xml:space="preserve"> WCTP.</w:t>
      </w:r>
    </w:p>
    <w:p w14:paraId="25886564" w14:textId="587D6C85" w:rsidR="00B11855" w:rsidRPr="001F42D3" w:rsidRDefault="006D613E" w:rsidP="00123C7B">
      <w:pPr>
        <w:pStyle w:val="Heading5"/>
        <w:rPr>
          <w:noProof w:val="0"/>
        </w:rPr>
      </w:pPr>
      <w:bookmarkStart w:id="1623" w:name="_Toc401769810"/>
      <w:bookmarkStart w:id="1624" w:name="_Toc214889712"/>
      <w:r w:rsidRPr="001F42D3">
        <w:rPr>
          <w:noProof w:val="0"/>
        </w:rPr>
        <w:t>HL7</w:t>
      </w:r>
      <w:r w:rsidR="00995105" w:rsidRPr="001F42D3">
        <w:rPr>
          <w:noProof w:val="0"/>
        </w:rPr>
        <w:t xml:space="preserve"> </w:t>
      </w:r>
      <w:r w:rsidR="003D003E" w:rsidRPr="001F42D3">
        <w:rPr>
          <w:noProof w:val="0"/>
        </w:rPr>
        <w:t>Conformance Statement</w:t>
      </w:r>
      <w:bookmarkEnd w:id="1623"/>
      <w:bookmarkEnd w:id="1624"/>
    </w:p>
    <w:p w14:paraId="7CA6746F" w14:textId="59F30DF5" w:rsidR="00B11855" w:rsidRPr="001F42D3" w:rsidRDefault="003D003E" w:rsidP="00E5113D">
      <w:pPr>
        <w:pStyle w:val="BodyText"/>
      </w:pPr>
      <w:r w:rsidRPr="001F42D3">
        <w:t xml:space="preserve">The communication protocol </w:t>
      </w:r>
      <w:r w:rsidR="00551C13" w:rsidRPr="001F42D3">
        <w:t>shall be</w:t>
      </w:r>
      <w:r w:rsidRPr="001F42D3">
        <w:t xml:space="preserve"> WCTP. There is </w:t>
      </w:r>
      <w:r w:rsidR="00125200" w:rsidRPr="001F42D3">
        <w:t xml:space="preserve">therefore </w:t>
      </w:r>
      <w:r w:rsidRPr="001F42D3">
        <w:t xml:space="preserve">no specified </w:t>
      </w:r>
      <w:r w:rsidR="006D613E" w:rsidRPr="001F42D3">
        <w:t>HL7</w:t>
      </w:r>
      <w:r w:rsidR="00995105" w:rsidRPr="001F42D3">
        <w:t xml:space="preserve"> </w:t>
      </w:r>
      <w:r w:rsidRPr="001F42D3">
        <w:t>conformance.</w:t>
      </w:r>
    </w:p>
    <w:p w14:paraId="18CDAEA1" w14:textId="1DAACE8B" w:rsidR="00B11855" w:rsidRPr="001F42D3" w:rsidRDefault="00901663" w:rsidP="00123C7B">
      <w:pPr>
        <w:pStyle w:val="Heading5"/>
        <w:rPr>
          <w:noProof w:val="0"/>
        </w:rPr>
      </w:pPr>
      <w:bookmarkStart w:id="1625" w:name="_Toc401769811"/>
      <w:bookmarkStart w:id="1626" w:name="_Toc214889713"/>
      <w:r w:rsidRPr="001F42D3">
        <w:rPr>
          <w:noProof w:val="0"/>
        </w:rPr>
        <w:t>PCD-06</w:t>
      </w:r>
      <w:r w:rsidR="003D003E" w:rsidRPr="001F42D3">
        <w:rPr>
          <w:noProof w:val="0"/>
        </w:rPr>
        <w:t xml:space="preserve"> Disseminate Alert static definition</w:t>
      </w:r>
      <w:bookmarkEnd w:id="1625"/>
      <w:bookmarkEnd w:id="1626"/>
    </w:p>
    <w:p w14:paraId="25B103F9" w14:textId="46B0A134" w:rsidR="00B11855" w:rsidRPr="001F42D3" w:rsidRDefault="003D003E" w:rsidP="00E5113D">
      <w:pPr>
        <w:pStyle w:val="BodyText"/>
      </w:pPr>
      <w:r w:rsidRPr="001F42D3">
        <w:t xml:space="preserve">The </w:t>
      </w:r>
      <w:r w:rsidR="00901663" w:rsidRPr="001F42D3">
        <w:t>PCD-06</w:t>
      </w:r>
      <w:r w:rsidR="007F0B93" w:rsidRPr="001F42D3">
        <w:t xml:space="preserve"> </w:t>
      </w:r>
      <w:r w:rsidRPr="001F42D3">
        <w:t>Disseminate Alert message is used to communicate ACM data from an Alert Manager (AM) to the Alert Communicator (AC).</w:t>
      </w:r>
    </w:p>
    <w:p w14:paraId="12F224C0" w14:textId="226D85ED" w:rsidR="00B11855" w:rsidRPr="001F42D3" w:rsidRDefault="003D003E" w:rsidP="00E5113D">
      <w:pPr>
        <w:pStyle w:val="BodyText"/>
      </w:pPr>
      <w:r w:rsidRPr="001F42D3">
        <w:t xml:space="preserve">The text message within the </w:t>
      </w:r>
      <w:r w:rsidR="00901663" w:rsidRPr="001F42D3">
        <w:t>[PCD-06]</w:t>
      </w:r>
      <w:r w:rsidRPr="001F42D3">
        <w:t xml:space="preserve"> transaction is meant to be readily recognized and acted upon by people. </w:t>
      </w:r>
      <w:r w:rsidR="00403636" w:rsidRPr="001F42D3">
        <w:t>Accordingly,</w:t>
      </w:r>
      <w:r w:rsidR="001408A0" w:rsidRPr="001F42D3">
        <w:t xml:space="preserve"> it s</w:t>
      </w:r>
      <w:r w:rsidR="00C52305" w:rsidRPr="001F42D3">
        <w:t>hould be as short as can be made while still conveying the important information,</w:t>
      </w:r>
      <w:r w:rsidR="001408A0" w:rsidRPr="001F42D3">
        <w:t xml:space="preserve"> and easily understood by the intended recipients.</w:t>
      </w:r>
      <w:r w:rsidRPr="001F42D3">
        <w:t xml:space="preserve"> Most communication device displays are limited in </w:t>
      </w:r>
      <w:r w:rsidR="00C136DC" w:rsidRPr="001F42D3">
        <w:t>size;</w:t>
      </w:r>
      <w:r w:rsidR="00C52305" w:rsidRPr="001F42D3">
        <w:t xml:space="preserve"> so l</w:t>
      </w:r>
      <w:r w:rsidRPr="001F42D3">
        <w:t xml:space="preserve">ong messages </w:t>
      </w:r>
      <w:r w:rsidR="00021767" w:rsidRPr="001F42D3">
        <w:t xml:space="preserve">are </w:t>
      </w:r>
      <w:r w:rsidR="00C52305" w:rsidRPr="001F42D3">
        <w:t>undesirable</w:t>
      </w:r>
      <w:r w:rsidR="00021767" w:rsidRPr="001F42D3">
        <w:t xml:space="preserve"> as they require</w:t>
      </w:r>
      <w:r w:rsidRPr="001F42D3">
        <w:t xml:space="preserve"> scrolling to review the entire message before acting upon it to make sure that no pertinent information is </w:t>
      </w:r>
      <w:r w:rsidR="00021767" w:rsidRPr="001F42D3">
        <w:t>overlooked</w:t>
      </w:r>
      <w:r w:rsidRPr="001F42D3">
        <w:t>.</w:t>
      </w:r>
    </w:p>
    <w:p w14:paraId="6E78A38D" w14:textId="5087B21D" w:rsidR="009624F6" w:rsidRPr="001F42D3" w:rsidRDefault="009624F6" w:rsidP="009624F6">
      <w:pPr>
        <w:pStyle w:val="BodyText"/>
      </w:pPr>
      <w:r w:rsidRPr="001F42D3">
        <w:t xml:space="preserve">If the </w:t>
      </w:r>
      <w:r w:rsidR="00901663" w:rsidRPr="001F42D3">
        <w:t>[PCD-06]</w:t>
      </w:r>
      <w:r w:rsidRPr="001F42D3">
        <w:t xml:space="preserve"> includes a human readable text description of the alert indication, that is the preferred description to be presented on the wireless endpoint communication device. In the absence of such </w:t>
      </w:r>
      <w:r w:rsidR="00403636" w:rsidRPr="001F42D3">
        <w:t>information,</w:t>
      </w:r>
      <w:r w:rsidRPr="001F42D3">
        <w:t xml:space="preserve"> the Alert Manager should produce the human readable text description from other information present in the transaction.</w:t>
      </w:r>
    </w:p>
    <w:p w14:paraId="25275534" w14:textId="77777777" w:rsidR="00B11855" w:rsidRPr="001F42D3" w:rsidRDefault="00C52305" w:rsidP="00E5113D">
      <w:pPr>
        <w:pStyle w:val="BodyText"/>
      </w:pPr>
      <w:r w:rsidRPr="001F42D3">
        <w:lastRenderedPageBreak/>
        <w:t>In planning the use of this transaction</w:t>
      </w:r>
      <w:r w:rsidR="003D003E" w:rsidRPr="001F42D3">
        <w:t xml:space="preserve">, </w:t>
      </w:r>
      <w:r w:rsidRPr="001F42D3">
        <w:t>implementers should assure that regulatory requirements and institutional policy regarding the protection of personal health information are properly accounted for including any need for authentication or encryption of the communications.</w:t>
      </w:r>
    </w:p>
    <w:p w14:paraId="70FC84D4" w14:textId="35139FD1" w:rsidR="00B11855" w:rsidRPr="001F42D3" w:rsidRDefault="003D003E" w:rsidP="00123C7B">
      <w:pPr>
        <w:pStyle w:val="Heading5"/>
        <w:rPr>
          <w:noProof w:val="0"/>
        </w:rPr>
      </w:pPr>
      <w:bookmarkStart w:id="1627" w:name="_Toc401769812"/>
      <w:bookmarkStart w:id="1628" w:name="_Toc214889714"/>
      <w:r w:rsidRPr="001F42D3">
        <w:rPr>
          <w:noProof w:val="0"/>
        </w:rPr>
        <w:t>Trigger Events</w:t>
      </w:r>
      <w:bookmarkEnd w:id="1627"/>
      <w:bookmarkEnd w:id="1628"/>
    </w:p>
    <w:p w14:paraId="2280AA29" w14:textId="61743B33" w:rsidR="00021767" w:rsidRPr="001F42D3" w:rsidRDefault="00021767" w:rsidP="007B51D2">
      <w:pPr>
        <w:pStyle w:val="BodyText"/>
      </w:pPr>
      <w:r w:rsidRPr="001F42D3">
        <w:t xml:space="preserve">The </w:t>
      </w:r>
      <w:r w:rsidR="009E2B46" w:rsidRPr="001F42D3">
        <w:t>Alert Manager</w:t>
      </w:r>
      <w:r w:rsidRPr="001F42D3">
        <w:t xml:space="preserve"> has determined that an alert needs to be disseminated and so sends it to each </w:t>
      </w:r>
      <w:r w:rsidR="00916BBE" w:rsidRPr="001F42D3">
        <w:t>Alert Communicator</w:t>
      </w:r>
      <w:r w:rsidRPr="001F42D3">
        <w:t xml:space="preserve"> endpoint device associated with the mapping of the alert source to the alert notification destination.</w:t>
      </w:r>
    </w:p>
    <w:p w14:paraId="3D0CA529" w14:textId="7A3F854F" w:rsidR="00B11855" w:rsidRPr="001F42D3" w:rsidRDefault="003D003E" w:rsidP="00123C7B">
      <w:pPr>
        <w:pStyle w:val="Heading5"/>
        <w:rPr>
          <w:noProof w:val="0"/>
        </w:rPr>
      </w:pPr>
      <w:bookmarkStart w:id="1629" w:name="_Toc401769813"/>
      <w:bookmarkStart w:id="1630" w:name="_Toc214889715"/>
      <w:r w:rsidRPr="001F42D3">
        <w:rPr>
          <w:noProof w:val="0"/>
        </w:rPr>
        <w:t>Message Semantics</w:t>
      </w:r>
      <w:bookmarkEnd w:id="1629"/>
      <w:bookmarkEnd w:id="1630"/>
    </w:p>
    <w:p w14:paraId="2928ED90" w14:textId="77777777" w:rsidR="00B11855" w:rsidRPr="001F42D3" w:rsidRDefault="003D003E" w:rsidP="00113C9C">
      <w:pPr>
        <w:pStyle w:val="BodyText"/>
      </w:pPr>
      <w:r w:rsidRPr="001F42D3">
        <w:t xml:space="preserve">This message communicates alerts to communication endpoint devices. </w:t>
      </w:r>
    </w:p>
    <w:p w14:paraId="222E74B9" w14:textId="77777777" w:rsidR="00B11855" w:rsidRPr="001F42D3" w:rsidRDefault="003D003E" w:rsidP="00113C9C">
      <w:pPr>
        <w:pStyle w:val="BodyText"/>
      </w:pPr>
      <w:r w:rsidRPr="001F42D3">
        <w:t>The table below lists the data items and their optionality. All of these data items are within the WCTP message text.</w:t>
      </w:r>
    </w:p>
    <w:p w14:paraId="2793B465" w14:textId="77777777" w:rsidR="00B11855" w:rsidRPr="001F42D3" w:rsidRDefault="003D003E" w:rsidP="00CF5627">
      <w:pPr>
        <w:pStyle w:val="TableTitle"/>
      </w:pPr>
      <w:r w:rsidRPr="001F42D3">
        <w:t>Table 3.6.4.1.4-1: PCD-06 static definition</w:t>
      </w:r>
    </w:p>
    <w:tbl>
      <w:tblPr>
        <w:tblW w:w="80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3326"/>
        <w:gridCol w:w="961"/>
        <w:gridCol w:w="1467"/>
      </w:tblGrid>
      <w:tr w:rsidR="00C40FD5" w:rsidRPr="001F42D3" w14:paraId="3B870FE5" w14:textId="77777777" w:rsidTr="00B34AEB">
        <w:trPr>
          <w:cantSplit/>
          <w:tblHeader/>
          <w:jc w:val="center"/>
        </w:trPr>
        <w:tc>
          <w:tcPr>
            <w:tcW w:w="2335" w:type="dxa"/>
            <w:shd w:val="clear" w:color="auto" w:fill="D9D9D9"/>
          </w:tcPr>
          <w:p w14:paraId="687C458E" w14:textId="77777777" w:rsidR="00B11855" w:rsidRPr="001F42D3" w:rsidRDefault="003D003E" w:rsidP="001D3EF8">
            <w:pPr>
              <w:pStyle w:val="TableEntryHeader"/>
            </w:pPr>
            <w:r w:rsidRPr="001F42D3">
              <w:t>PCD-06</w:t>
            </w:r>
          </w:p>
        </w:tc>
        <w:tc>
          <w:tcPr>
            <w:tcW w:w="3326" w:type="dxa"/>
            <w:shd w:val="clear" w:color="auto" w:fill="D9D9D9"/>
          </w:tcPr>
          <w:p w14:paraId="028541A4" w14:textId="77777777" w:rsidR="00B11855" w:rsidRPr="001F42D3" w:rsidRDefault="003D003E" w:rsidP="001D3EF8">
            <w:pPr>
              <w:pStyle w:val="TableEntryHeader"/>
            </w:pPr>
            <w:r w:rsidRPr="001F42D3">
              <w:t>Fields</w:t>
            </w:r>
          </w:p>
        </w:tc>
        <w:tc>
          <w:tcPr>
            <w:tcW w:w="961" w:type="dxa"/>
            <w:shd w:val="clear" w:color="auto" w:fill="D9D9D9"/>
          </w:tcPr>
          <w:p w14:paraId="4D33D704" w14:textId="77777777" w:rsidR="00B11855" w:rsidRPr="001F42D3" w:rsidRDefault="003D003E" w:rsidP="001D3EF8">
            <w:pPr>
              <w:pStyle w:val="TableEntryHeader"/>
            </w:pPr>
            <w:r w:rsidRPr="001F42D3">
              <w:t>Usage</w:t>
            </w:r>
          </w:p>
        </w:tc>
        <w:tc>
          <w:tcPr>
            <w:tcW w:w="1467" w:type="dxa"/>
            <w:shd w:val="clear" w:color="auto" w:fill="D9D9D9"/>
          </w:tcPr>
          <w:p w14:paraId="58CC9543" w14:textId="77777777" w:rsidR="00B11855" w:rsidRPr="001F42D3" w:rsidRDefault="003D003E" w:rsidP="001D3EF8">
            <w:pPr>
              <w:pStyle w:val="TableEntryHeader"/>
            </w:pPr>
            <w:r w:rsidRPr="001F42D3">
              <w:t>Card.</w:t>
            </w:r>
          </w:p>
        </w:tc>
      </w:tr>
      <w:tr w:rsidR="00B11855" w:rsidRPr="001F42D3" w14:paraId="458CE836" w14:textId="77777777" w:rsidTr="00B34AEB">
        <w:trPr>
          <w:cantSplit/>
          <w:jc w:val="center"/>
        </w:trPr>
        <w:tc>
          <w:tcPr>
            <w:tcW w:w="2335" w:type="dxa"/>
          </w:tcPr>
          <w:p w14:paraId="477994E4" w14:textId="77777777" w:rsidR="00B11855" w:rsidRPr="001F42D3" w:rsidRDefault="003D003E" w:rsidP="001D3EF8">
            <w:pPr>
              <w:pStyle w:val="TableEntry"/>
            </w:pPr>
            <w:r w:rsidRPr="001F42D3">
              <w:t>Alert_Location</w:t>
            </w:r>
          </w:p>
        </w:tc>
        <w:tc>
          <w:tcPr>
            <w:tcW w:w="3326" w:type="dxa"/>
          </w:tcPr>
          <w:p w14:paraId="1E51BA5C" w14:textId="77777777" w:rsidR="00B11855" w:rsidRPr="001F42D3" w:rsidRDefault="003D003E" w:rsidP="001D3EF8">
            <w:pPr>
              <w:pStyle w:val="TableEntry"/>
            </w:pPr>
            <w:r w:rsidRPr="001F42D3">
              <w:t>Alert associated location based upon information from PV1-3</w:t>
            </w:r>
          </w:p>
        </w:tc>
        <w:tc>
          <w:tcPr>
            <w:tcW w:w="961" w:type="dxa"/>
          </w:tcPr>
          <w:p w14:paraId="4067127F" w14:textId="77777777" w:rsidR="00B11855" w:rsidRPr="001F42D3" w:rsidRDefault="003D003E" w:rsidP="001D3EF8">
            <w:pPr>
              <w:pStyle w:val="TableEntry"/>
            </w:pPr>
            <w:r w:rsidRPr="001F42D3">
              <w:t>CE</w:t>
            </w:r>
          </w:p>
        </w:tc>
        <w:tc>
          <w:tcPr>
            <w:tcW w:w="1467" w:type="dxa"/>
          </w:tcPr>
          <w:p w14:paraId="4D3D5905" w14:textId="77777777" w:rsidR="00B11855" w:rsidRPr="001F42D3" w:rsidRDefault="003D003E" w:rsidP="00E86B15">
            <w:pPr>
              <w:pStyle w:val="TableEntry"/>
            </w:pPr>
            <w:r w:rsidRPr="001F42D3">
              <w:t>[</w:t>
            </w:r>
            <w:r w:rsidR="00E86B15" w:rsidRPr="001F42D3">
              <w:t>0</w:t>
            </w:r>
            <w:r w:rsidRPr="001F42D3">
              <w:t>..1]</w:t>
            </w:r>
          </w:p>
        </w:tc>
      </w:tr>
      <w:tr w:rsidR="00B11855" w:rsidRPr="001F42D3" w14:paraId="4BEDCC95" w14:textId="77777777" w:rsidTr="00B34AEB">
        <w:trPr>
          <w:cantSplit/>
          <w:jc w:val="center"/>
        </w:trPr>
        <w:tc>
          <w:tcPr>
            <w:tcW w:w="2335" w:type="dxa"/>
          </w:tcPr>
          <w:p w14:paraId="49B53FD3" w14:textId="77777777" w:rsidR="00B11855" w:rsidRPr="001F42D3" w:rsidRDefault="003D003E" w:rsidP="001D3EF8">
            <w:pPr>
              <w:pStyle w:val="TableEntry"/>
            </w:pPr>
            <w:r w:rsidRPr="001F42D3">
              <w:t>Alert_Patient</w:t>
            </w:r>
          </w:p>
        </w:tc>
        <w:tc>
          <w:tcPr>
            <w:tcW w:w="3326" w:type="dxa"/>
          </w:tcPr>
          <w:p w14:paraId="495E642F" w14:textId="77777777" w:rsidR="00B11855" w:rsidRPr="001F42D3" w:rsidRDefault="003D003E" w:rsidP="001D3EF8">
            <w:pPr>
              <w:pStyle w:val="TableEntry"/>
            </w:pPr>
            <w:r w:rsidRPr="001F42D3">
              <w:t xml:space="preserve">Patient Identification </w:t>
            </w:r>
          </w:p>
        </w:tc>
        <w:tc>
          <w:tcPr>
            <w:tcW w:w="961" w:type="dxa"/>
          </w:tcPr>
          <w:p w14:paraId="45363372" w14:textId="77777777" w:rsidR="00B11855" w:rsidRPr="001F42D3" w:rsidRDefault="003D003E" w:rsidP="001D3EF8">
            <w:pPr>
              <w:pStyle w:val="TableEntry"/>
            </w:pPr>
            <w:r w:rsidRPr="001F42D3">
              <w:t>CE</w:t>
            </w:r>
          </w:p>
        </w:tc>
        <w:tc>
          <w:tcPr>
            <w:tcW w:w="1467" w:type="dxa"/>
          </w:tcPr>
          <w:p w14:paraId="4B60641F" w14:textId="77777777" w:rsidR="00B11855" w:rsidRPr="001F42D3" w:rsidRDefault="003D003E" w:rsidP="001D3EF8">
            <w:pPr>
              <w:pStyle w:val="TableEntry"/>
            </w:pPr>
            <w:r w:rsidRPr="001F42D3">
              <w:t>[</w:t>
            </w:r>
            <w:r w:rsidR="00E86B15" w:rsidRPr="001F42D3">
              <w:t>0</w:t>
            </w:r>
            <w:r w:rsidRPr="001F42D3">
              <w:t>..1]</w:t>
            </w:r>
          </w:p>
        </w:tc>
      </w:tr>
      <w:tr w:rsidR="00B11855" w:rsidRPr="001F42D3" w14:paraId="270792FF" w14:textId="77777777" w:rsidTr="00B34AEB">
        <w:trPr>
          <w:cantSplit/>
          <w:jc w:val="center"/>
        </w:trPr>
        <w:tc>
          <w:tcPr>
            <w:tcW w:w="2335" w:type="dxa"/>
          </w:tcPr>
          <w:p w14:paraId="7CCE495D" w14:textId="77777777" w:rsidR="00B11855" w:rsidRPr="001F42D3" w:rsidRDefault="003D003E" w:rsidP="001D3EF8">
            <w:pPr>
              <w:pStyle w:val="TableEntry"/>
            </w:pPr>
            <w:r w:rsidRPr="001F42D3">
              <w:t>Alert_Text</w:t>
            </w:r>
          </w:p>
        </w:tc>
        <w:tc>
          <w:tcPr>
            <w:tcW w:w="3326" w:type="dxa"/>
          </w:tcPr>
          <w:p w14:paraId="10E181CE" w14:textId="77777777" w:rsidR="00B11855" w:rsidRPr="001F42D3" w:rsidRDefault="003D003E" w:rsidP="001D3EF8">
            <w:pPr>
              <w:pStyle w:val="TableEntry"/>
            </w:pPr>
            <w:r w:rsidRPr="001F42D3">
              <w:t>Textual alert identification</w:t>
            </w:r>
          </w:p>
        </w:tc>
        <w:tc>
          <w:tcPr>
            <w:tcW w:w="961" w:type="dxa"/>
          </w:tcPr>
          <w:p w14:paraId="363D699E" w14:textId="77777777" w:rsidR="00B11855" w:rsidRPr="001F42D3" w:rsidRDefault="003D003E" w:rsidP="001D3EF8">
            <w:pPr>
              <w:pStyle w:val="TableEntry"/>
            </w:pPr>
            <w:r w:rsidRPr="001F42D3">
              <w:t>R</w:t>
            </w:r>
          </w:p>
        </w:tc>
        <w:tc>
          <w:tcPr>
            <w:tcW w:w="1467" w:type="dxa"/>
          </w:tcPr>
          <w:p w14:paraId="6D09AB90" w14:textId="77777777" w:rsidR="00B11855" w:rsidRPr="001F42D3" w:rsidRDefault="003D003E" w:rsidP="001D3EF8">
            <w:pPr>
              <w:pStyle w:val="TableEntry"/>
            </w:pPr>
            <w:r w:rsidRPr="001F42D3">
              <w:t>[1..1]</w:t>
            </w:r>
          </w:p>
        </w:tc>
      </w:tr>
      <w:tr w:rsidR="00B11855" w:rsidRPr="001F42D3" w14:paraId="784D802E" w14:textId="77777777" w:rsidTr="00B34AEB">
        <w:trPr>
          <w:cantSplit/>
          <w:jc w:val="center"/>
        </w:trPr>
        <w:tc>
          <w:tcPr>
            <w:tcW w:w="2335" w:type="dxa"/>
          </w:tcPr>
          <w:p w14:paraId="689F18D3" w14:textId="77777777" w:rsidR="00B11855" w:rsidRPr="001F42D3" w:rsidRDefault="003D003E" w:rsidP="001D3EF8">
            <w:pPr>
              <w:pStyle w:val="TableEntry"/>
            </w:pPr>
            <w:r w:rsidRPr="001F42D3">
              <w:t>Alert_Identifier</w:t>
            </w:r>
          </w:p>
        </w:tc>
        <w:tc>
          <w:tcPr>
            <w:tcW w:w="3326" w:type="dxa"/>
          </w:tcPr>
          <w:p w14:paraId="3A884ED7" w14:textId="77777777" w:rsidR="00B11855" w:rsidRPr="001F42D3" w:rsidRDefault="003D003E" w:rsidP="001D3EF8">
            <w:pPr>
              <w:pStyle w:val="TableEntry"/>
            </w:pPr>
            <w:r w:rsidRPr="001F42D3">
              <w:t>Alert unique identifier</w:t>
            </w:r>
          </w:p>
        </w:tc>
        <w:tc>
          <w:tcPr>
            <w:tcW w:w="961" w:type="dxa"/>
          </w:tcPr>
          <w:p w14:paraId="1A454F12" w14:textId="77777777" w:rsidR="00B11855" w:rsidRPr="001F42D3" w:rsidRDefault="003D003E" w:rsidP="001D3EF8">
            <w:pPr>
              <w:pStyle w:val="TableEntry"/>
            </w:pPr>
            <w:r w:rsidRPr="001F42D3">
              <w:t>O</w:t>
            </w:r>
          </w:p>
        </w:tc>
        <w:tc>
          <w:tcPr>
            <w:tcW w:w="1467" w:type="dxa"/>
          </w:tcPr>
          <w:p w14:paraId="6FF72B85" w14:textId="77777777" w:rsidR="00B11855" w:rsidRPr="001F42D3" w:rsidRDefault="003D003E" w:rsidP="001D3EF8">
            <w:pPr>
              <w:pStyle w:val="TableEntry"/>
            </w:pPr>
            <w:r w:rsidRPr="001F42D3">
              <w:t>[0..1]</w:t>
            </w:r>
          </w:p>
        </w:tc>
      </w:tr>
      <w:tr w:rsidR="00B11855" w:rsidRPr="001F42D3" w14:paraId="594E475C" w14:textId="77777777" w:rsidTr="00B34AEB">
        <w:trPr>
          <w:cantSplit/>
          <w:jc w:val="center"/>
        </w:trPr>
        <w:tc>
          <w:tcPr>
            <w:tcW w:w="2335" w:type="dxa"/>
          </w:tcPr>
          <w:p w14:paraId="503B5015" w14:textId="77777777" w:rsidR="00B11855" w:rsidRPr="001F42D3" w:rsidRDefault="003D003E" w:rsidP="001D3EF8">
            <w:pPr>
              <w:pStyle w:val="TableEntry"/>
            </w:pPr>
            <w:r w:rsidRPr="001F42D3">
              <w:t>Alert_Callback</w:t>
            </w:r>
          </w:p>
        </w:tc>
        <w:tc>
          <w:tcPr>
            <w:tcW w:w="3326" w:type="dxa"/>
          </w:tcPr>
          <w:p w14:paraId="0E7C1AB6" w14:textId="77777777" w:rsidR="00B11855" w:rsidRPr="001F42D3" w:rsidRDefault="003D003E" w:rsidP="001D3EF8">
            <w:pPr>
              <w:pStyle w:val="TableEntry"/>
            </w:pPr>
            <w:r w:rsidRPr="001F42D3">
              <w:t>Call back connection information</w:t>
            </w:r>
          </w:p>
        </w:tc>
        <w:tc>
          <w:tcPr>
            <w:tcW w:w="961" w:type="dxa"/>
          </w:tcPr>
          <w:p w14:paraId="4A196CDE" w14:textId="77777777" w:rsidR="00B11855" w:rsidRPr="001F42D3" w:rsidRDefault="003D003E" w:rsidP="001D3EF8">
            <w:pPr>
              <w:pStyle w:val="TableEntry"/>
            </w:pPr>
            <w:r w:rsidRPr="001F42D3">
              <w:t>O</w:t>
            </w:r>
          </w:p>
        </w:tc>
        <w:tc>
          <w:tcPr>
            <w:tcW w:w="1467" w:type="dxa"/>
          </w:tcPr>
          <w:p w14:paraId="4C7255B1" w14:textId="77777777" w:rsidR="00B11855" w:rsidRPr="001F42D3" w:rsidRDefault="003D003E" w:rsidP="001D3EF8">
            <w:pPr>
              <w:pStyle w:val="TableEntry"/>
            </w:pPr>
            <w:r w:rsidRPr="001F42D3">
              <w:t>[0..1]</w:t>
            </w:r>
          </w:p>
        </w:tc>
      </w:tr>
      <w:tr w:rsidR="00B11855" w:rsidRPr="001F42D3" w14:paraId="66446491" w14:textId="77777777" w:rsidTr="00B34AEB">
        <w:trPr>
          <w:cantSplit/>
          <w:jc w:val="center"/>
        </w:trPr>
        <w:tc>
          <w:tcPr>
            <w:tcW w:w="2335" w:type="dxa"/>
          </w:tcPr>
          <w:p w14:paraId="2B146904" w14:textId="77777777" w:rsidR="00B11855" w:rsidRPr="001F42D3" w:rsidRDefault="003D003E" w:rsidP="001D3EF8">
            <w:pPr>
              <w:pStyle w:val="TableEntry"/>
            </w:pPr>
            <w:r w:rsidRPr="001F42D3">
              <w:t>Alert_Reference</w:t>
            </w:r>
          </w:p>
        </w:tc>
        <w:tc>
          <w:tcPr>
            <w:tcW w:w="3326" w:type="dxa"/>
          </w:tcPr>
          <w:p w14:paraId="490D9B10" w14:textId="77777777" w:rsidR="00B11855" w:rsidRPr="001F42D3" w:rsidRDefault="003D003E" w:rsidP="001D3EF8">
            <w:pPr>
              <w:pStyle w:val="TableEntry"/>
            </w:pPr>
            <w:r w:rsidRPr="001F42D3">
              <w:t>URL or application link potentially containing alert or patient contextual information</w:t>
            </w:r>
          </w:p>
        </w:tc>
        <w:tc>
          <w:tcPr>
            <w:tcW w:w="961" w:type="dxa"/>
          </w:tcPr>
          <w:p w14:paraId="2A02A222" w14:textId="77777777" w:rsidR="00B11855" w:rsidRPr="001F42D3" w:rsidRDefault="003D003E" w:rsidP="001D3EF8">
            <w:pPr>
              <w:pStyle w:val="TableEntry"/>
            </w:pPr>
            <w:r w:rsidRPr="001F42D3">
              <w:t>O</w:t>
            </w:r>
          </w:p>
        </w:tc>
        <w:tc>
          <w:tcPr>
            <w:tcW w:w="1467" w:type="dxa"/>
          </w:tcPr>
          <w:p w14:paraId="4212CCB7" w14:textId="77777777" w:rsidR="00B11855" w:rsidRPr="001F42D3" w:rsidRDefault="003D003E" w:rsidP="001D3EF8">
            <w:pPr>
              <w:pStyle w:val="TableEntry"/>
            </w:pPr>
            <w:r w:rsidRPr="001F42D3">
              <w:t>[0..1]</w:t>
            </w:r>
          </w:p>
        </w:tc>
      </w:tr>
      <w:tr w:rsidR="00B11855" w:rsidRPr="001F42D3" w14:paraId="649CC9DA" w14:textId="77777777" w:rsidTr="00B34AEB">
        <w:trPr>
          <w:cantSplit/>
          <w:jc w:val="center"/>
        </w:trPr>
        <w:tc>
          <w:tcPr>
            <w:tcW w:w="2335" w:type="dxa"/>
          </w:tcPr>
          <w:p w14:paraId="68D2F194" w14:textId="77777777" w:rsidR="00B11855" w:rsidRPr="001F42D3" w:rsidRDefault="003D003E" w:rsidP="001D3EF8">
            <w:pPr>
              <w:pStyle w:val="TableEntry"/>
            </w:pPr>
            <w:r w:rsidRPr="001F42D3">
              <w:t>Alert_Comment</w:t>
            </w:r>
          </w:p>
        </w:tc>
        <w:tc>
          <w:tcPr>
            <w:tcW w:w="3326" w:type="dxa"/>
          </w:tcPr>
          <w:p w14:paraId="7F8AB1F9" w14:textId="77777777" w:rsidR="00B11855" w:rsidRPr="001F42D3" w:rsidRDefault="003D003E" w:rsidP="001D3EF8">
            <w:pPr>
              <w:pStyle w:val="TableEntry"/>
            </w:pPr>
            <w:r w:rsidRPr="001F42D3">
              <w:t>Notes and Comments associated with alert</w:t>
            </w:r>
          </w:p>
        </w:tc>
        <w:tc>
          <w:tcPr>
            <w:tcW w:w="961" w:type="dxa"/>
          </w:tcPr>
          <w:p w14:paraId="06DA9D4A" w14:textId="77777777" w:rsidR="00B11855" w:rsidRPr="001F42D3" w:rsidRDefault="003D003E" w:rsidP="001D3EF8">
            <w:pPr>
              <w:pStyle w:val="TableEntry"/>
            </w:pPr>
            <w:r w:rsidRPr="001F42D3">
              <w:t>O</w:t>
            </w:r>
          </w:p>
        </w:tc>
        <w:tc>
          <w:tcPr>
            <w:tcW w:w="1467" w:type="dxa"/>
          </w:tcPr>
          <w:p w14:paraId="0BD0CEDE" w14:textId="77777777" w:rsidR="00B11855" w:rsidRPr="001F42D3" w:rsidRDefault="003D003E" w:rsidP="001D3EF8">
            <w:pPr>
              <w:pStyle w:val="TableEntry"/>
            </w:pPr>
            <w:r w:rsidRPr="001F42D3">
              <w:t>[0..1]</w:t>
            </w:r>
          </w:p>
        </w:tc>
      </w:tr>
      <w:tr w:rsidR="00B11855" w:rsidRPr="001F42D3" w14:paraId="03E7AA55" w14:textId="77777777" w:rsidTr="00B34AEB">
        <w:trPr>
          <w:cantSplit/>
          <w:jc w:val="center"/>
        </w:trPr>
        <w:tc>
          <w:tcPr>
            <w:tcW w:w="2335" w:type="dxa"/>
          </w:tcPr>
          <w:p w14:paraId="6DF89AAA" w14:textId="77777777" w:rsidR="00B11855" w:rsidRPr="001F42D3" w:rsidRDefault="003D003E" w:rsidP="001D3EF8">
            <w:pPr>
              <w:pStyle w:val="TableEntry"/>
            </w:pPr>
            <w:r w:rsidRPr="001F42D3">
              <w:t>Alert_Evidentiary_Data</w:t>
            </w:r>
          </w:p>
        </w:tc>
        <w:tc>
          <w:tcPr>
            <w:tcW w:w="3326" w:type="dxa"/>
          </w:tcPr>
          <w:p w14:paraId="7552703A" w14:textId="77777777" w:rsidR="00B11855" w:rsidRPr="001F42D3" w:rsidRDefault="003D003E" w:rsidP="001D3EF8">
            <w:pPr>
              <w:pStyle w:val="TableEntry"/>
            </w:pPr>
            <w:r w:rsidRPr="001F42D3">
              <w:t xml:space="preserve">Evidentiary data </w:t>
            </w:r>
            <w:r w:rsidR="00285EFB" w:rsidRPr="001F42D3">
              <w:t xml:space="preserve">(WCM) </w:t>
            </w:r>
            <w:r w:rsidRPr="001F42D3">
              <w:t xml:space="preserve">associated with alert </w:t>
            </w:r>
            <w:r w:rsidR="00285EFB" w:rsidRPr="001F42D3">
              <w:t>content</w:t>
            </w:r>
          </w:p>
          <w:p w14:paraId="76A866AA" w14:textId="77777777" w:rsidR="00B11855" w:rsidRPr="001F42D3" w:rsidRDefault="003D003E" w:rsidP="001D3EF8">
            <w:pPr>
              <w:pStyle w:val="TableEntry"/>
            </w:pPr>
            <w:r w:rsidRPr="001F42D3">
              <w:t>See Appendix K for WCTP messaging information</w:t>
            </w:r>
          </w:p>
        </w:tc>
        <w:tc>
          <w:tcPr>
            <w:tcW w:w="961" w:type="dxa"/>
          </w:tcPr>
          <w:p w14:paraId="357782DE" w14:textId="77777777" w:rsidR="00B11855" w:rsidRPr="001F42D3" w:rsidRDefault="003D003E" w:rsidP="001D3EF8">
            <w:pPr>
              <w:pStyle w:val="TableEntry"/>
            </w:pPr>
            <w:r w:rsidRPr="001F42D3">
              <w:t>O</w:t>
            </w:r>
          </w:p>
        </w:tc>
        <w:tc>
          <w:tcPr>
            <w:tcW w:w="1467" w:type="dxa"/>
          </w:tcPr>
          <w:p w14:paraId="44E442E8" w14:textId="77777777" w:rsidR="00B11855" w:rsidRPr="001F42D3" w:rsidRDefault="003D003E" w:rsidP="001D3EF8">
            <w:pPr>
              <w:pStyle w:val="TableEntry"/>
            </w:pPr>
            <w:r w:rsidRPr="001F42D3">
              <w:t>[0..1]</w:t>
            </w:r>
          </w:p>
        </w:tc>
      </w:tr>
      <w:tr w:rsidR="00285EFB" w:rsidRPr="001F42D3" w14:paraId="49D778CE" w14:textId="77777777" w:rsidTr="00B34AEB">
        <w:trPr>
          <w:cantSplit/>
          <w:jc w:val="center"/>
        </w:trPr>
        <w:tc>
          <w:tcPr>
            <w:tcW w:w="2335" w:type="dxa"/>
          </w:tcPr>
          <w:p w14:paraId="697E2F81" w14:textId="77777777" w:rsidR="00285EFB" w:rsidRPr="001F42D3" w:rsidRDefault="00285EFB" w:rsidP="001D3EF8">
            <w:pPr>
              <w:pStyle w:val="TableEntry"/>
            </w:pPr>
            <w:r w:rsidRPr="001F42D3">
              <w:t>Alert_Graphical_Snippet</w:t>
            </w:r>
          </w:p>
        </w:tc>
        <w:tc>
          <w:tcPr>
            <w:tcW w:w="3326" w:type="dxa"/>
          </w:tcPr>
          <w:p w14:paraId="28F163A6" w14:textId="77777777" w:rsidR="00285EFB" w:rsidRPr="001F42D3" w:rsidRDefault="00285EFB" w:rsidP="001D3EF8">
            <w:pPr>
              <w:pStyle w:val="TableEntry"/>
            </w:pPr>
            <w:r w:rsidRPr="001F42D3">
              <w:t>Graphical snippet associated with Alert (WCM) content</w:t>
            </w:r>
          </w:p>
          <w:p w14:paraId="4F888D7A" w14:textId="77777777" w:rsidR="00285EFB" w:rsidRPr="001F42D3" w:rsidRDefault="00285EFB" w:rsidP="001D3EF8">
            <w:pPr>
              <w:pStyle w:val="TableEntry"/>
            </w:pPr>
            <w:r w:rsidRPr="001F42D3">
              <w:t>See Appendix K for WCTP messaging information</w:t>
            </w:r>
          </w:p>
        </w:tc>
        <w:tc>
          <w:tcPr>
            <w:tcW w:w="961" w:type="dxa"/>
          </w:tcPr>
          <w:p w14:paraId="44A867AC" w14:textId="77777777" w:rsidR="00285EFB" w:rsidRPr="001F42D3" w:rsidRDefault="00285EFB" w:rsidP="001D3EF8">
            <w:pPr>
              <w:pStyle w:val="TableEntry"/>
            </w:pPr>
            <w:r w:rsidRPr="001F42D3">
              <w:t>O</w:t>
            </w:r>
          </w:p>
        </w:tc>
        <w:tc>
          <w:tcPr>
            <w:tcW w:w="1467" w:type="dxa"/>
          </w:tcPr>
          <w:p w14:paraId="0B9E0FF9" w14:textId="77777777" w:rsidR="00285EFB" w:rsidRPr="001F42D3" w:rsidRDefault="00285EFB" w:rsidP="001D3EF8">
            <w:pPr>
              <w:pStyle w:val="TableEntry"/>
            </w:pPr>
            <w:r w:rsidRPr="001F42D3">
              <w:t>[0..n]</w:t>
            </w:r>
          </w:p>
        </w:tc>
      </w:tr>
      <w:tr w:rsidR="009640BC" w:rsidRPr="001F42D3" w14:paraId="6D373114" w14:textId="77777777" w:rsidTr="00B34AEB">
        <w:trPr>
          <w:cantSplit/>
          <w:jc w:val="center"/>
        </w:trPr>
        <w:tc>
          <w:tcPr>
            <w:tcW w:w="2335" w:type="dxa"/>
          </w:tcPr>
          <w:p w14:paraId="0F750770" w14:textId="309114B4" w:rsidR="009640BC" w:rsidRPr="001F42D3" w:rsidRDefault="009640BC" w:rsidP="001D3EF8">
            <w:pPr>
              <w:pStyle w:val="TableEntry"/>
            </w:pPr>
            <w:r w:rsidRPr="001F42D3">
              <w:t>Alert_Information</w:t>
            </w:r>
          </w:p>
        </w:tc>
        <w:tc>
          <w:tcPr>
            <w:tcW w:w="3326" w:type="dxa"/>
          </w:tcPr>
          <w:p w14:paraId="17AB139B" w14:textId="2EC5FF69" w:rsidR="009640BC" w:rsidRPr="001F42D3" w:rsidRDefault="009640BC" w:rsidP="001D3EF8">
            <w:pPr>
              <w:pStyle w:val="TableEntry"/>
            </w:pPr>
            <w:r w:rsidRPr="001F42D3">
              <w:t>Information associated with alert content, See Appendix K for WCTP messaging information</w:t>
            </w:r>
          </w:p>
        </w:tc>
        <w:tc>
          <w:tcPr>
            <w:tcW w:w="961" w:type="dxa"/>
          </w:tcPr>
          <w:p w14:paraId="191BD277" w14:textId="48D3F8F5" w:rsidR="009640BC" w:rsidRPr="001F42D3" w:rsidRDefault="009640BC" w:rsidP="001D3EF8">
            <w:pPr>
              <w:pStyle w:val="TableEntry"/>
            </w:pPr>
            <w:r w:rsidRPr="001F42D3">
              <w:t>O</w:t>
            </w:r>
          </w:p>
        </w:tc>
        <w:tc>
          <w:tcPr>
            <w:tcW w:w="1467" w:type="dxa"/>
          </w:tcPr>
          <w:p w14:paraId="5B65D8B3" w14:textId="0702B85B" w:rsidR="009640BC" w:rsidRPr="001F42D3" w:rsidRDefault="009640BC" w:rsidP="001D3EF8">
            <w:pPr>
              <w:pStyle w:val="TableEntry"/>
            </w:pPr>
            <w:r w:rsidRPr="001F42D3">
              <w:t>[0..1]</w:t>
            </w:r>
          </w:p>
        </w:tc>
      </w:tr>
    </w:tbl>
    <w:p w14:paraId="3B393182" w14:textId="77777777" w:rsidR="00044885" w:rsidRPr="001F42D3" w:rsidRDefault="00044885" w:rsidP="0034511D">
      <w:pPr>
        <w:pStyle w:val="BodyText"/>
      </w:pPr>
      <w:bookmarkStart w:id="1631" w:name="_Toc401769814"/>
    </w:p>
    <w:p w14:paraId="6A425D43" w14:textId="571D37A7" w:rsidR="00B11855" w:rsidRPr="001F42D3" w:rsidRDefault="003D003E" w:rsidP="00123C7B">
      <w:pPr>
        <w:pStyle w:val="Heading5"/>
        <w:rPr>
          <w:noProof w:val="0"/>
        </w:rPr>
      </w:pPr>
      <w:bookmarkStart w:id="1632" w:name="_Toc214889716"/>
      <w:r w:rsidRPr="001F42D3">
        <w:rPr>
          <w:noProof w:val="0"/>
        </w:rPr>
        <w:t>Expected Actions</w:t>
      </w:r>
      <w:bookmarkEnd w:id="1631"/>
      <w:bookmarkEnd w:id="1632"/>
    </w:p>
    <w:p w14:paraId="0F00B8CC" w14:textId="0BA65970" w:rsidR="00B11855" w:rsidRPr="001F42D3" w:rsidRDefault="00916BBE" w:rsidP="00113C9C">
      <w:pPr>
        <w:pStyle w:val="BodyText"/>
      </w:pPr>
      <w:r w:rsidRPr="001F42D3">
        <w:t>Alert Communicator</w:t>
      </w:r>
      <w:r w:rsidR="003D003E" w:rsidRPr="001F42D3">
        <w:t xml:space="preserve"> sends alert to endpoint. If the endpoint is a group then the </w:t>
      </w:r>
      <w:r w:rsidRPr="001F42D3">
        <w:t>Alert Communicator</w:t>
      </w:r>
      <w:r w:rsidR="003D003E" w:rsidRPr="001F42D3">
        <w:t xml:space="preserve"> is expected to send the alert notification to all members of the group.</w:t>
      </w:r>
    </w:p>
    <w:p w14:paraId="29BE1B57" w14:textId="05D0C9F4" w:rsidR="00B11855" w:rsidRPr="001F42D3" w:rsidRDefault="003D003E" w:rsidP="00123C7B">
      <w:pPr>
        <w:pStyle w:val="Heading5"/>
        <w:rPr>
          <w:noProof w:val="0"/>
        </w:rPr>
      </w:pPr>
      <w:bookmarkStart w:id="1633" w:name="_Toc401769815"/>
      <w:bookmarkStart w:id="1634" w:name="_Toc214889717"/>
      <w:r w:rsidRPr="001F42D3">
        <w:rPr>
          <w:noProof w:val="0"/>
        </w:rPr>
        <w:lastRenderedPageBreak/>
        <w:t>Security Considerations</w:t>
      </w:r>
      <w:bookmarkEnd w:id="1633"/>
      <w:bookmarkEnd w:id="1634"/>
    </w:p>
    <w:p w14:paraId="7D2B990A" w14:textId="67AE85EE" w:rsidR="00B11855" w:rsidRPr="001F42D3" w:rsidRDefault="003D003E" w:rsidP="00113C9C">
      <w:pPr>
        <w:pStyle w:val="BodyText"/>
      </w:pPr>
      <w:r w:rsidRPr="001F42D3">
        <w:t>This profile while utilizing communication capabilities supportive of authentication, encryption, or auditing, does not impose specific requirements leaving these matters to site-specific policy or agreement. During the Profile development there were no unusual security/privacy concerns identified. There are no mandatory security controls</w:t>
      </w:r>
      <w:r w:rsidR="00624693"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0C9B1CEE" w14:textId="0B5A2C60" w:rsidR="00B11855" w:rsidRPr="001F42D3" w:rsidRDefault="003D003E" w:rsidP="00123C7B">
      <w:pPr>
        <w:pStyle w:val="Heading2"/>
        <w:rPr>
          <w:noProof w:val="0"/>
        </w:rPr>
      </w:pPr>
      <w:bookmarkStart w:id="1635" w:name="_Toc401769340"/>
      <w:bookmarkStart w:id="1636" w:name="_Toc401769816"/>
      <w:bookmarkStart w:id="1637" w:name="_Toc214889718"/>
      <w:r w:rsidRPr="001F42D3">
        <w:rPr>
          <w:noProof w:val="0"/>
        </w:rPr>
        <w:t>Report Dissemination Alert Status</w:t>
      </w:r>
      <w:bookmarkEnd w:id="1635"/>
      <w:bookmarkEnd w:id="1636"/>
      <w:r w:rsidR="00BB3E0D" w:rsidRPr="001F42D3">
        <w:rPr>
          <w:noProof w:val="0"/>
        </w:rPr>
        <w:t xml:space="preserve"> [PCD-07]</w:t>
      </w:r>
      <w:bookmarkEnd w:id="1637"/>
    </w:p>
    <w:p w14:paraId="35B19986" w14:textId="24F71075" w:rsidR="00B11855" w:rsidRPr="001F42D3" w:rsidRDefault="003D003E" w:rsidP="00113C9C">
      <w:pPr>
        <w:pStyle w:val="BodyText"/>
      </w:pPr>
      <w:r w:rsidRPr="001F42D3">
        <w:t xml:space="preserve">This section corresponds to </w:t>
      </w:r>
      <w:r w:rsidR="00901663" w:rsidRPr="001F42D3">
        <w:t>t</w:t>
      </w:r>
      <w:r w:rsidRPr="001F42D3">
        <w:t xml:space="preserve">ransaction </w:t>
      </w:r>
      <w:r w:rsidR="00901663" w:rsidRPr="001F42D3">
        <w:t>[PCD-07]</w:t>
      </w:r>
      <w:r w:rsidRPr="001F42D3">
        <w:t xml:space="preserve"> of the </w:t>
      </w:r>
      <w:r w:rsidR="00A60E41" w:rsidRPr="001F42D3">
        <w:t>IHE Devices Technical Framework</w:t>
      </w:r>
      <w:r w:rsidRPr="001F42D3">
        <w:t xml:space="preserve">. Transaction </w:t>
      </w:r>
      <w:r w:rsidR="00901663" w:rsidRPr="001F42D3">
        <w:t>[PCD-07]</w:t>
      </w:r>
      <w:r w:rsidRPr="001F42D3">
        <w:t xml:space="preserve"> is used by the Alert Communicator to signal dissemination status updates and replies to the Alert Manager (AM).</w:t>
      </w:r>
    </w:p>
    <w:p w14:paraId="795B72F5" w14:textId="77777777" w:rsidR="00B11855" w:rsidRPr="001F42D3" w:rsidRDefault="003D003E" w:rsidP="000519C1">
      <w:pPr>
        <w:pStyle w:val="Heading3"/>
        <w:rPr>
          <w:noProof w:val="0"/>
        </w:rPr>
      </w:pPr>
      <w:bookmarkStart w:id="1638" w:name="_Toc401769341"/>
      <w:bookmarkStart w:id="1639" w:name="_Toc401769817"/>
      <w:bookmarkStart w:id="1640" w:name="_Toc214889719"/>
      <w:r w:rsidRPr="001F42D3">
        <w:rPr>
          <w:noProof w:val="0"/>
        </w:rPr>
        <w:t>Scope</w:t>
      </w:r>
      <w:bookmarkEnd w:id="1638"/>
      <w:bookmarkEnd w:id="1639"/>
      <w:bookmarkEnd w:id="1640"/>
    </w:p>
    <w:p w14:paraId="44561392" w14:textId="198D5255" w:rsidR="00B11855" w:rsidRPr="001F42D3" w:rsidRDefault="003D003E" w:rsidP="00113C9C">
      <w:pPr>
        <w:pStyle w:val="BodyText"/>
      </w:pPr>
      <w:r w:rsidRPr="001F42D3">
        <w:t xml:space="preserve">This transaction is used by Alert Communicator to report one or more dissemination status updates and/or replies to the Alert Manager (AM). A single </w:t>
      </w:r>
      <w:r w:rsidR="00901663" w:rsidRPr="001F42D3">
        <w:t>[PCD-06]</w:t>
      </w:r>
      <w:r w:rsidRPr="001F42D3">
        <w:t xml:space="preserve"> transaction from the </w:t>
      </w:r>
      <w:r w:rsidR="009E2B46" w:rsidRPr="001F42D3">
        <w:t>Alert Manager</w:t>
      </w:r>
      <w:r w:rsidRPr="001F42D3">
        <w:t xml:space="preserve"> to the </w:t>
      </w:r>
      <w:r w:rsidR="00916BBE" w:rsidRPr="001F42D3">
        <w:t>Alert Communicator</w:t>
      </w:r>
      <w:r w:rsidRPr="001F42D3">
        <w:t xml:space="preserve"> can result in numerous </w:t>
      </w:r>
      <w:r w:rsidR="00901663" w:rsidRPr="001F42D3">
        <w:t>[PCD-07]</w:t>
      </w:r>
      <w:r w:rsidRPr="001F42D3">
        <w:t xml:space="preserve"> transactions from the </w:t>
      </w:r>
      <w:r w:rsidR="00916BBE" w:rsidRPr="001F42D3">
        <w:t>Alert Communicator</w:t>
      </w:r>
      <w:r w:rsidRPr="001F42D3">
        <w:t xml:space="preserve"> back to the </w:t>
      </w:r>
      <w:r w:rsidR="009E2B46" w:rsidRPr="001F42D3">
        <w:t>Alert Manager</w:t>
      </w:r>
      <w:r w:rsidRPr="001F42D3">
        <w:t>.</w:t>
      </w:r>
    </w:p>
    <w:p w14:paraId="02886653" w14:textId="77777777" w:rsidR="00573FF2" w:rsidRPr="001F42D3" w:rsidRDefault="00573FF2" w:rsidP="00113C9C">
      <w:pPr>
        <w:pStyle w:val="BodyText"/>
      </w:pPr>
    </w:p>
    <w:p w14:paraId="5EC474BB" w14:textId="0F32D862" w:rsidR="00573FF2" w:rsidRPr="001F42D3" w:rsidRDefault="00573FF2" w:rsidP="00113C9C">
      <w:pPr>
        <w:pStyle w:val="BodyText"/>
      </w:pPr>
      <w:r w:rsidRPr="001F42D3">
        <w:rPr>
          <w:noProof/>
        </w:rPr>
        <mc:AlternateContent>
          <mc:Choice Requires="wpc">
            <w:drawing>
              <wp:inline distT="0" distB="0" distL="0" distR="0" wp14:anchorId="2CA3DF93" wp14:editId="63F9B981">
                <wp:extent cx="5943600" cy="2362200"/>
                <wp:effectExtent l="0" t="0" r="0" b="0"/>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 name="Text Box 49"/>
                        <wps:cNvSpPr txBox="1"/>
                        <wps:spPr>
                          <a:xfrm>
                            <a:off x="933259" y="171450"/>
                            <a:ext cx="1447800" cy="637973"/>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B61124" w14:textId="6AB79113" w:rsidR="00351E42" w:rsidRDefault="00351E42" w:rsidP="00CF5627">
                              <w:pPr>
                                <w:ind w:hanging="2"/>
                                <w:jc w:val="center"/>
                              </w:pPr>
                              <w:r>
                                <w:t>Alert Communicator</w:t>
                              </w:r>
                            </w:p>
                            <w:p w14:paraId="16BC76EF" w14:textId="77DFD221" w:rsidR="00351E42" w:rsidRDefault="00351E42" w:rsidP="00CF5627">
                              <w:pPr>
                                <w:ind w:hanging="2"/>
                                <w:jc w:val="center"/>
                              </w:pPr>
                              <w:r>
                                <w:t>(AC)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33"/>
                        <wps:cNvSpPr txBox="1"/>
                        <wps:spPr>
                          <a:xfrm>
                            <a:off x="2961300" y="171407"/>
                            <a:ext cx="1447165" cy="656087"/>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359550" w14:textId="5899861C" w:rsidR="00351E42" w:rsidRPr="00CF5627" w:rsidRDefault="00351E42" w:rsidP="00CF5627">
                              <w:pPr>
                                <w:ind w:hanging="2"/>
                                <w:jc w:val="center"/>
                              </w:pPr>
                              <w:r w:rsidRPr="00CF5627">
                                <w:t xml:space="preserve">Alert </w:t>
                              </w:r>
                              <w:r>
                                <w:t>Manager</w:t>
                              </w:r>
                            </w:p>
                            <w:p w14:paraId="57ADFCFF" w14:textId="14BAC1F5" w:rsidR="00351E42" w:rsidRDefault="00351E42" w:rsidP="00CF5627">
                              <w:pPr>
                                <w:ind w:hanging="2"/>
                                <w:jc w:val="center"/>
                              </w:pPr>
                              <w:r w:rsidRPr="00CF5627">
                                <w:t>(A</w:t>
                              </w:r>
                              <w:r>
                                <w:t>M</w:t>
                              </w:r>
                              <w:r w:rsidRPr="00CF5627">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51" name="Group 51"/>
                        <wpg:cNvGrpSpPr/>
                        <wpg:grpSpPr>
                          <a:xfrm>
                            <a:off x="1495425" y="1227804"/>
                            <a:ext cx="2333625" cy="934371"/>
                            <a:chOff x="2009776" y="1571625"/>
                            <a:chExt cx="1504586" cy="819150"/>
                          </a:xfrm>
                        </wpg:grpSpPr>
                        <wps:wsp>
                          <wps:cNvPr id="52" name="Oval 52"/>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Text Box 53"/>
                          <wps:cNvSpPr txBox="1"/>
                          <wps:spPr>
                            <a:xfrm>
                              <a:off x="2295525" y="1704975"/>
                              <a:ext cx="942139"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EDCCF" w14:textId="613A55E7" w:rsidR="00351E42" w:rsidRDefault="00351E42" w:rsidP="00CF5627">
                                <w:pPr>
                                  <w:ind w:hanging="2"/>
                                  <w:jc w:val="center"/>
                                </w:pPr>
                                <w:r>
                                  <w:t>Report Dissemination Alert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54" name="Straight Connector 54"/>
                        <wps:cNvCnPr>
                          <a:stCxn id="49" idx="2"/>
                          <a:endCxn id="52" idx="1"/>
                        </wps:cNvCnPr>
                        <wps:spPr>
                          <a:xfrm>
                            <a:off x="1657159" y="809423"/>
                            <a:ext cx="180017" cy="5552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a:stCxn id="50" idx="2"/>
                          <a:endCxn id="52" idx="7"/>
                        </wps:cNvCnPr>
                        <wps:spPr>
                          <a:xfrm flipH="1">
                            <a:off x="3487299" y="827494"/>
                            <a:ext cx="197584" cy="5371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CA3DF93" id="Canvas 56" o:spid="_x0000_s1159" editas="canvas" style="width:468pt;height:186pt;mso-position-horizontal-relative:char;mso-position-vertical-relative:line" coordsize="5943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">
                <v:shape id="_x0000_s1160" type="#_x0000_t75" style="position:absolute;width:59436;height:23622;visibility:visible;mso-wrap-style:square">
                  <v:fill o:detectmouseclick="t"/>
                  <v:path o:connecttype="none"/>
                </v:shape>
                <v:shape id="Text Box 49" o:spid="_x0000_s1161" type="#_x0000_t202" style="position:absolute;left:9332;top:1714;width:14478;height:6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" filled="f" strokeweight="1.25pt">
                  <v:textbox>
                    <w:txbxContent>
                      <w:p w14:paraId="4FB61124" w14:textId="6AB79113" w:rsidR="00351E42" w:rsidRDefault="00351E42" w:rsidP="00CF5627">
                        <w:pPr>
                          <w:ind w:hanging="2"/>
                          <w:jc w:val="center"/>
                        </w:pPr>
                        <w:r>
                          <w:t>Alert Communicator</w:t>
                        </w:r>
                      </w:p>
                      <w:p w14:paraId="16BC76EF" w14:textId="77DFD221" w:rsidR="00351E42" w:rsidRDefault="00351E42" w:rsidP="00CF5627">
                        <w:pPr>
                          <w:ind w:hanging="2"/>
                          <w:jc w:val="center"/>
                        </w:pPr>
                        <w:r>
                          <w:t>(AC)</w:t>
                        </w:r>
                      </w:p>
                    </w:txbxContent>
                  </v:textbox>
                </v:shape>
                <v:shape id="Text Box 33" o:spid="_x0000_s1162" type="#_x0000_t202" style="position:absolute;left:29613;top:1714;width:14471;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" filled="f" strokeweight="1.25pt">
                  <v:textbox>
                    <w:txbxContent>
                      <w:p w14:paraId="39359550" w14:textId="5899861C" w:rsidR="00351E42" w:rsidRPr="00CF5627" w:rsidRDefault="00351E42" w:rsidP="00CF5627">
                        <w:pPr>
                          <w:ind w:hanging="2"/>
                          <w:jc w:val="center"/>
                        </w:pPr>
                        <w:r w:rsidRPr="00CF5627">
                          <w:t xml:space="preserve">Alert </w:t>
                        </w:r>
                        <w:r>
                          <w:t>Manager</w:t>
                        </w:r>
                      </w:p>
                      <w:p w14:paraId="57ADFCFF" w14:textId="14BAC1F5" w:rsidR="00351E42" w:rsidRDefault="00351E42" w:rsidP="00CF5627">
                        <w:pPr>
                          <w:ind w:hanging="2"/>
                          <w:jc w:val="center"/>
                        </w:pPr>
                        <w:r w:rsidRPr="00CF5627">
                          <w:t>(A</w:t>
                        </w:r>
                        <w:r>
                          <w:t>M</w:t>
                        </w:r>
                        <w:r w:rsidRPr="00CF5627">
                          <w:t>)</w:t>
                        </w:r>
                      </w:p>
                    </w:txbxContent>
                  </v:textbox>
                </v:shape>
                <v:group id="Group 51" o:spid="_x0000_s1163" style="position:absolute;left:14954;top:12278;width:23336;height:9343"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oval id="Oval 52" o:spid="_x0000_s1164"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" filled="f" strokecolor="black [3213]" strokeweight="1.25pt">
                    <v:stroke joinstyle="miter"/>
                  </v:oval>
                  <v:shape id="Text Box 53" o:spid="_x0000_s1165" type="#_x0000_t202" style="position:absolute;left:22955;top:17049;width:9421;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" fillcolor="white [3201]" stroked="f" strokeweight=".5pt">
                    <v:textbox>
                      <w:txbxContent>
                        <w:p w14:paraId="607EDCCF" w14:textId="613A55E7" w:rsidR="00351E42" w:rsidRDefault="00351E42" w:rsidP="00CF5627">
                          <w:pPr>
                            <w:ind w:hanging="2"/>
                            <w:jc w:val="center"/>
                          </w:pPr>
                          <w:r>
                            <w:t>Report Dissemination Alert Status</w:t>
                          </w:r>
                        </w:p>
                      </w:txbxContent>
                    </v:textbox>
                  </v:shape>
                </v:group>
                <v:line id="Straight Connector 54" o:spid="_x0000_s1166" style="position:absolute;visibility:visible;mso-wrap-style:square" from="16571,8094" to="18371,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" strokecolor="black [3213]" strokeweight=".5pt">
                  <v:stroke joinstyle="miter"/>
                </v:line>
                <v:line id="Straight Connector 55" o:spid="_x0000_s1167" style="position:absolute;flip:x;visibility:visible;mso-wrap-style:square" from="34872,8274" to="36848,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" strokecolor="black [3213]" strokeweight=".5pt">
                  <v:stroke joinstyle="miter"/>
                </v:line>
                <w10:anchorlock/>
              </v:group>
            </w:pict>
          </mc:Fallback>
        </mc:AlternateContent>
      </w:r>
    </w:p>
    <w:p w14:paraId="0E4BECB2" w14:textId="77777777" w:rsidR="00573FF2" w:rsidRPr="001F42D3" w:rsidRDefault="00573FF2" w:rsidP="00113C9C">
      <w:pPr>
        <w:pStyle w:val="BodyText"/>
      </w:pPr>
    </w:p>
    <w:p w14:paraId="3539978A" w14:textId="77777777" w:rsidR="00B11855" w:rsidRPr="001F42D3" w:rsidRDefault="003D003E" w:rsidP="009624F6">
      <w:pPr>
        <w:pStyle w:val="Heading3"/>
        <w:rPr>
          <w:noProof w:val="0"/>
        </w:rPr>
      </w:pPr>
      <w:bookmarkStart w:id="1641" w:name="_Toc401769342"/>
      <w:bookmarkStart w:id="1642" w:name="_Toc401769818"/>
      <w:bookmarkStart w:id="1643" w:name="_Toc214889720"/>
      <w:r w:rsidRPr="001F42D3">
        <w:rPr>
          <w:noProof w:val="0"/>
        </w:rPr>
        <w:t>Use Case Roles</w:t>
      </w:r>
      <w:bookmarkEnd w:id="1641"/>
      <w:bookmarkEnd w:id="1642"/>
      <w:bookmarkEnd w:id="1643"/>
    </w:p>
    <w:p w14:paraId="7D775841" w14:textId="6BCD0A78" w:rsidR="005D79DE" w:rsidRPr="001F42D3" w:rsidRDefault="005D79DE" w:rsidP="009624F6">
      <w:pPr>
        <w:pStyle w:val="BodyText"/>
        <w:keepN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8087"/>
      </w:tblGrid>
      <w:tr w:rsidR="005D79DE" w:rsidRPr="001F42D3" w14:paraId="7671C556" w14:textId="77777777" w:rsidTr="008C3E59">
        <w:tc>
          <w:tcPr>
            <w:tcW w:w="1278" w:type="dxa"/>
          </w:tcPr>
          <w:p w14:paraId="6681AE9F" w14:textId="77777777" w:rsidR="005D79DE" w:rsidRPr="001F42D3" w:rsidRDefault="005D79DE" w:rsidP="00B34AEB">
            <w:pPr>
              <w:pStyle w:val="BodyText"/>
              <w:rPr>
                <w:bCs/>
              </w:rPr>
            </w:pPr>
            <w:r w:rsidRPr="001F42D3">
              <w:rPr>
                <w:b/>
                <w:bCs/>
              </w:rPr>
              <w:t>Actor</w:t>
            </w:r>
          </w:p>
        </w:tc>
        <w:tc>
          <w:tcPr>
            <w:tcW w:w="8298" w:type="dxa"/>
          </w:tcPr>
          <w:p w14:paraId="1814F117" w14:textId="77777777" w:rsidR="005D79DE" w:rsidRPr="001F42D3" w:rsidRDefault="005D79DE" w:rsidP="008C3E59">
            <w:pPr>
              <w:pStyle w:val="BodyText"/>
              <w:keepNext/>
            </w:pPr>
            <w:r w:rsidRPr="001F42D3">
              <w:t>Alert Communicator (AC)</w:t>
            </w:r>
          </w:p>
        </w:tc>
      </w:tr>
      <w:tr w:rsidR="005D79DE" w:rsidRPr="001F42D3" w14:paraId="0A4F63B8" w14:textId="77777777" w:rsidTr="008C3E59">
        <w:tc>
          <w:tcPr>
            <w:tcW w:w="1278" w:type="dxa"/>
          </w:tcPr>
          <w:p w14:paraId="05AC671C" w14:textId="77777777" w:rsidR="005D79DE" w:rsidRPr="001F42D3" w:rsidRDefault="005D79DE" w:rsidP="00B34AEB">
            <w:pPr>
              <w:pStyle w:val="BodyText"/>
              <w:rPr>
                <w:bCs/>
              </w:rPr>
            </w:pPr>
            <w:r w:rsidRPr="001F42D3">
              <w:rPr>
                <w:b/>
                <w:bCs/>
              </w:rPr>
              <w:lastRenderedPageBreak/>
              <w:t>Role</w:t>
            </w:r>
          </w:p>
        </w:tc>
        <w:tc>
          <w:tcPr>
            <w:tcW w:w="8298" w:type="dxa"/>
          </w:tcPr>
          <w:p w14:paraId="41FC622E" w14:textId="77777777" w:rsidR="005D79DE" w:rsidRPr="001F42D3" w:rsidRDefault="005D79DE" w:rsidP="008C3E59">
            <w:pPr>
              <w:pStyle w:val="BodyText"/>
              <w:keepNext/>
            </w:pPr>
            <w:r w:rsidRPr="001F42D3">
              <w:t>Sends Dissemination Status to the Alert Manager (AM)</w:t>
            </w:r>
          </w:p>
        </w:tc>
      </w:tr>
      <w:tr w:rsidR="005D79DE" w:rsidRPr="001F42D3" w14:paraId="0A89CC92" w14:textId="77777777" w:rsidTr="008C3E59">
        <w:tc>
          <w:tcPr>
            <w:tcW w:w="1278" w:type="dxa"/>
          </w:tcPr>
          <w:p w14:paraId="22B137A1" w14:textId="77777777" w:rsidR="005D79DE" w:rsidRPr="001F42D3" w:rsidRDefault="005D79DE" w:rsidP="00B34AEB">
            <w:pPr>
              <w:pStyle w:val="BodyText"/>
              <w:rPr>
                <w:bCs/>
              </w:rPr>
            </w:pPr>
            <w:r w:rsidRPr="001F42D3">
              <w:rPr>
                <w:b/>
                <w:bCs/>
              </w:rPr>
              <w:t>Actor</w:t>
            </w:r>
          </w:p>
        </w:tc>
        <w:tc>
          <w:tcPr>
            <w:tcW w:w="8298" w:type="dxa"/>
          </w:tcPr>
          <w:p w14:paraId="03AFCE4B" w14:textId="77777777" w:rsidR="005D79DE" w:rsidRPr="001F42D3" w:rsidRDefault="005D79DE" w:rsidP="008C3E59">
            <w:pPr>
              <w:pStyle w:val="BodyText"/>
              <w:keepNext/>
            </w:pPr>
            <w:r w:rsidRPr="001F42D3">
              <w:t>Alert Manager (AM)</w:t>
            </w:r>
          </w:p>
        </w:tc>
      </w:tr>
      <w:tr w:rsidR="005D79DE" w:rsidRPr="001F42D3" w14:paraId="25DA1508" w14:textId="77777777" w:rsidTr="008C3E59">
        <w:tc>
          <w:tcPr>
            <w:tcW w:w="1278" w:type="dxa"/>
          </w:tcPr>
          <w:p w14:paraId="6379AECA" w14:textId="77777777" w:rsidR="005D79DE" w:rsidRPr="001F42D3" w:rsidRDefault="005D79DE" w:rsidP="00B34AEB">
            <w:pPr>
              <w:pStyle w:val="BodyText"/>
              <w:rPr>
                <w:bCs/>
              </w:rPr>
            </w:pPr>
            <w:r w:rsidRPr="001F42D3">
              <w:rPr>
                <w:b/>
                <w:bCs/>
              </w:rPr>
              <w:t>Role</w:t>
            </w:r>
          </w:p>
        </w:tc>
        <w:tc>
          <w:tcPr>
            <w:tcW w:w="8298" w:type="dxa"/>
          </w:tcPr>
          <w:p w14:paraId="4E336C99" w14:textId="77777777" w:rsidR="005D79DE" w:rsidRPr="001F42D3" w:rsidRDefault="005D79DE" w:rsidP="008C3E59">
            <w:pPr>
              <w:pStyle w:val="BodyText"/>
              <w:keepNext/>
            </w:pPr>
            <w:r w:rsidRPr="001F42D3">
              <w:t>Receives Dissemination Status from the Alert Communicator (AC)</w:t>
            </w:r>
          </w:p>
        </w:tc>
      </w:tr>
    </w:tbl>
    <w:p w14:paraId="34A17E78" w14:textId="77777777" w:rsidR="00573FF2" w:rsidRPr="001F42D3" w:rsidRDefault="00573FF2" w:rsidP="00CF5627">
      <w:pPr>
        <w:pStyle w:val="BodyText"/>
      </w:pPr>
      <w:bookmarkStart w:id="1644" w:name="_Toc431232238"/>
      <w:bookmarkStart w:id="1645" w:name="_Toc431237217"/>
      <w:bookmarkStart w:id="1646" w:name="_Toc431238383"/>
      <w:bookmarkStart w:id="1647" w:name="_Toc431288119"/>
      <w:bookmarkStart w:id="1648" w:name="_Toc432168113"/>
      <w:bookmarkStart w:id="1649" w:name="_Toc432421234"/>
      <w:bookmarkStart w:id="1650" w:name="_Toc432514910"/>
      <w:bookmarkStart w:id="1651" w:name="_Toc432516185"/>
      <w:bookmarkStart w:id="1652" w:name="_Toc401769343"/>
      <w:bookmarkStart w:id="1653" w:name="_Toc401769819"/>
      <w:bookmarkEnd w:id="1644"/>
      <w:bookmarkEnd w:id="1645"/>
      <w:bookmarkEnd w:id="1646"/>
      <w:bookmarkEnd w:id="1647"/>
      <w:bookmarkEnd w:id="1648"/>
      <w:bookmarkEnd w:id="1649"/>
      <w:bookmarkEnd w:id="1650"/>
      <w:bookmarkEnd w:id="1651"/>
    </w:p>
    <w:p w14:paraId="3A659984" w14:textId="77777777" w:rsidR="00B11855" w:rsidRPr="001F42D3" w:rsidRDefault="003D003E" w:rsidP="000519C1">
      <w:pPr>
        <w:pStyle w:val="Heading3"/>
        <w:rPr>
          <w:noProof w:val="0"/>
        </w:rPr>
      </w:pPr>
      <w:bookmarkStart w:id="1654" w:name="_Toc214889721"/>
      <w:r w:rsidRPr="001F42D3">
        <w:rPr>
          <w:noProof w:val="0"/>
        </w:rPr>
        <w:t>Referenced Standards</w:t>
      </w:r>
      <w:bookmarkEnd w:id="1652"/>
      <w:bookmarkEnd w:id="1653"/>
      <w:bookmarkEnd w:id="1654"/>
    </w:p>
    <w:p w14:paraId="66BF2CF9" w14:textId="77777777" w:rsidR="00B11855" w:rsidRPr="001F42D3" w:rsidRDefault="003D003E" w:rsidP="00113C9C">
      <w:pPr>
        <w:pStyle w:val="BodyText"/>
      </w:pPr>
      <w:r w:rsidRPr="001F42D3">
        <w:t>WCTP version 1.3 update 1</w:t>
      </w:r>
    </w:p>
    <w:p w14:paraId="4F2D4C5C" w14:textId="77777777" w:rsidR="00B11855" w:rsidRPr="001F42D3" w:rsidRDefault="003D003E" w:rsidP="00113C9C">
      <w:pPr>
        <w:pStyle w:val="BodyText"/>
      </w:pPr>
      <w:r w:rsidRPr="001F42D3">
        <w:t>ISO/IEEE 11073-10201 Domain Information Model</w:t>
      </w:r>
    </w:p>
    <w:p w14:paraId="17D74196" w14:textId="77777777" w:rsidR="00B11855" w:rsidRPr="001F42D3" w:rsidRDefault="003D003E" w:rsidP="00113C9C">
      <w:pPr>
        <w:pStyle w:val="BodyText"/>
      </w:pPr>
      <w:r w:rsidRPr="001F42D3">
        <w:t>ISO/IEEE 11073-10101 Nomenclature</w:t>
      </w:r>
    </w:p>
    <w:p w14:paraId="3EE5F6D7" w14:textId="1946CFD5" w:rsidR="00D72462" w:rsidRPr="001F42D3" w:rsidRDefault="00D72462" w:rsidP="00113C9C">
      <w:pPr>
        <w:pStyle w:val="BodyText"/>
      </w:pPr>
      <w:r w:rsidRPr="001F42D3">
        <w:t>IEC 60601-1-8 Medical electrical equipment -- Part 1-8: General requirements for basic safety and essential performance -- Collateral standard: General requirements, tests and guidance for alarm systems in medical electrical equipment and medical electrical systems</w:t>
      </w:r>
    </w:p>
    <w:p w14:paraId="37FBDB01" w14:textId="4E325E53" w:rsidR="00B11855" w:rsidRPr="001F42D3" w:rsidRDefault="003D003E" w:rsidP="00113C9C">
      <w:pPr>
        <w:pStyle w:val="BodyText"/>
      </w:pPr>
      <w:r w:rsidRPr="001F42D3">
        <w:t xml:space="preserve">The communication protocol is WCTP, the same as for the Disseminate Alert [PCD-06] transaction. See Appendix K, Message Transport Using WCTP (ACM Transactions </w:t>
      </w:r>
      <w:r w:rsidR="00901663" w:rsidRPr="001F42D3">
        <w:t>[PCD-06]</w:t>
      </w:r>
      <w:r w:rsidRPr="001F42D3">
        <w:t xml:space="preserve"> and </w:t>
      </w:r>
      <w:r w:rsidR="00901663" w:rsidRPr="001F42D3">
        <w:t>[PCD-07]</w:t>
      </w:r>
      <w:r w:rsidRPr="001F42D3">
        <w:t>) for details.</w:t>
      </w:r>
    </w:p>
    <w:p w14:paraId="540D8217" w14:textId="27B055EA" w:rsidR="00B11855" w:rsidRPr="001F42D3" w:rsidRDefault="005B0C7C" w:rsidP="00DE39CA">
      <w:pPr>
        <w:pStyle w:val="Heading3"/>
        <w:rPr>
          <w:noProof w:val="0"/>
        </w:rPr>
      </w:pPr>
      <w:bookmarkStart w:id="1655" w:name="_Toc214889722"/>
      <w:r w:rsidRPr="001F42D3">
        <w:rPr>
          <w:noProof w:val="0"/>
        </w:rPr>
        <w:t>Messages</w:t>
      </w:r>
      <w:bookmarkEnd w:id="1655"/>
    </w:p>
    <w:p w14:paraId="25448632" w14:textId="5E31CDF9" w:rsidR="00B11855" w:rsidRPr="001F42D3" w:rsidRDefault="00916BBE" w:rsidP="000519C1">
      <w:pPr>
        <w:pStyle w:val="Heading4"/>
        <w:rPr>
          <w:noProof w:val="0"/>
        </w:rPr>
      </w:pPr>
      <w:bookmarkStart w:id="1656" w:name="_Toc401769821"/>
      <w:bookmarkStart w:id="1657" w:name="_Toc214889723"/>
      <w:r w:rsidRPr="001F42D3">
        <w:rPr>
          <w:noProof w:val="0"/>
        </w:rPr>
        <w:t>Alert Communicator</w:t>
      </w:r>
      <w:r w:rsidR="003D003E" w:rsidRPr="001F42D3">
        <w:rPr>
          <w:noProof w:val="0"/>
        </w:rPr>
        <w:t xml:space="preserve"> status updates to </w:t>
      </w:r>
      <w:bookmarkEnd w:id="1656"/>
      <w:r w:rsidR="009E2B46" w:rsidRPr="001F42D3">
        <w:rPr>
          <w:noProof w:val="0"/>
        </w:rPr>
        <w:t>Alert Manager</w:t>
      </w:r>
      <w:bookmarkEnd w:id="1657"/>
    </w:p>
    <w:p w14:paraId="50DCFDD6" w14:textId="4AA83D0E" w:rsidR="00B11855" w:rsidRPr="001F42D3" w:rsidRDefault="003D003E" w:rsidP="00113C9C">
      <w:pPr>
        <w:pStyle w:val="BodyText"/>
      </w:pPr>
      <w:r w:rsidRPr="001F42D3">
        <w:t xml:space="preserve">The </w:t>
      </w:r>
      <w:r w:rsidR="00916BBE" w:rsidRPr="001F42D3">
        <w:t>Alert Communicator</w:t>
      </w:r>
      <w:r w:rsidRPr="001F42D3">
        <w:t xml:space="preserve"> sends Dissemination Status to the </w:t>
      </w:r>
      <w:r w:rsidR="009E2B46" w:rsidRPr="001F42D3">
        <w:t>Alert Manager</w:t>
      </w:r>
      <w:r w:rsidRPr="001F42D3">
        <w:t>. The protocol utilized is WCTP.</w:t>
      </w:r>
    </w:p>
    <w:p w14:paraId="4902D422" w14:textId="72441C7B" w:rsidR="00B11855" w:rsidRPr="001F42D3" w:rsidRDefault="003D003E" w:rsidP="000519C1">
      <w:pPr>
        <w:pStyle w:val="Heading4"/>
        <w:rPr>
          <w:noProof w:val="0"/>
        </w:rPr>
      </w:pPr>
      <w:bookmarkStart w:id="1658" w:name="_Toc401769822"/>
      <w:bookmarkStart w:id="1659" w:name="_Toc214889724"/>
      <w:r w:rsidRPr="001F42D3">
        <w:rPr>
          <w:noProof w:val="0"/>
        </w:rPr>
        <w:t>Trigger Events</w:t>
      </w:r>
      <w:bookmarkEnd w:id="1658"/>
      <w:bookmarkEnd w:id="1659"/>
    </w:p>
    <w:p w14:paraId="0C90EA95" w14:textId="7DC7E379" w:rsidR="00B11855" w:rsidRPr="001F42D3" w:rsidRDefault="003D003E" w:rsidP="00113C9C">
      <w:pPr>
        <w:pStyle w:val="BodyText"/>
      </w:pPr>
      <w:r w:rsidRPr="001F42D3">
        <w:t xml:space="preserve">The </w:t>
      </w:r>
      <w:r w:rsidR="00916BBE" w:rsidRPr="001F42D3">
        <w:t>Alert Communicator</w:t>
      </w:r>
      <w:r w:rsidRPr="001F42D3">
        <w:t xml:space="preserve"> has determined a dissemination status update needs to be sent to the </w:t>
      </w:r>
      <w:r w:rsidR="009E2B46" w:rsidRPr="001F42D3">
        <w:t>Alert Manager</w:t>
      </w:r>
      <w:r w:rsidRPr="001F42D3">
        <w:t>.</w:t>
      </w:r>
    </w:p>
    <w:p w14:paraId="2E83FB85" w14:textId="45781155" w:rsidR="00B11855" w:rsidRPr="001F42D3" w:rsidRDefault="003D003E" w:rsidP="00113C9C">
      <w:pPr>
        <w:pStyle w:val="BodyText"/>
      </w:pPr>
      <w:r w:rsidRPr="001F42D3">
        <w:t xml:space="preserve">The following table lists the results of the dissemination from the </w:t>
      </w:r>
      <w:r w:rsidR="00916BBE" w:rsidRPr="001F42D3">
        <w:t>Alert Communicator</w:t>
      </w:r>
      <w:r w:rsidRPr="001F42D3">
        <w:t xml:space="preserve"> back to the </w:t>
      </w:r>
      <w:r w:rsidR="009E2B46" w:rsidRPr="001F42D3">
        <w:t>Alert Manager</w:t>
      </w:r>
      <w:r w:rsidRPr="001F42D3">
        <w:t>. The required Communication Status Enumerations are indicated.</w:t>
      </w:r>
    </w:p>
    <w:p w14:paraId="0C86C322" w14:textId="77777777" w:rsidR="00B11855" w:rsidRPr="001F42D3" w:rsidRDefault="003D003E" w:rsidP="00CF5627">
      <w:pPr>
        <w:pStyle w:val="TableTitle"/>
      </w:pPr>
      <w:r w:rsidRPr="001F42D3">
        <w:t>Table 3.7.4.</w:t>
      </w:r>
      <w:r w:rsidR="00E86B15" w:rsidRPr="001F42D3">
        <w:t>2</w:t>
      </w:r>
      <w:r w:rsidRPr="001F42D3">
        <w:t>-1: Status Enumerations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9"/>
        <w:gridCol w:w="5699"/>
      </w:tblGrid>
      <w:tr w:rsidR="00B11855" w:rsidRPr="001F42D3" w14:paraId="1BE78B18" w14:textId="77777777" w:rsidTr="00DE39CA">
        <w:trPr>
          <w:cantSplit/>
          <w:tblHeader/>
          <w:jc w:val="center"/>
        </w:trPr>
        <w:tc>
          <w:tcPr>
            <w:tcW w:w="1019" w:type="dxa"/>
            <w:shd w:val="clear" w:color="auto" w:fill="D9D9D9"/>
          </w:tcPr>
          <w:p w14:paraId="28F89D82" w14:textId="77777777" w:rsidR="00B11855" w:rsidRPr="001F42D3" w:rsidRDefault="003D003E" w:rsidP="00C40FD5">
            <w:pPr>
              <w:pStyle w:val="TableEntryHeader"/>
            </w:pPr>
            <w:r w:rsidRPr="001F42D3">
              <w:t>Usage</w:t>
            </w:r>
          </w:p>
        </w:tc>
        <w:tc>
          <w:tcPr>
            <w:tcW w:w="5699" w:type="dxa"/>
            <w:shd w:val="clear" w:color="auto" w:fill="D9D9D9"/>
          </w:tcPr>
          <w:p w14:paraId="64BF59DE" w14:textId="77777777" w:rsidR="00B11855" w:rsidRPr="001F42D3" w:rsidRDefault="003D003E" w:rsidP="00C40FD5">
            <w:pPr>
              <w:pStyle w:val="TableEntryHeader"/>
            </w:pPr>
            <w:r w:rsidRPr="001F42D3">
              <w:t>Communication Status Enumeration</w:t>
            </w:r>
          </w:p>
        </w:tc>
      </w:tr>
      <w:tr w:rsidR="00B11855" w:rsidRPr="001F42D3" w14:paraId="4ED9D4EA" w14:textId="77777777" w:rsidTr="006C0E8E">
        <w:trPr>
          <w:cantSplit/>
          <w:jc w:val="center"/>
        </w:trPr>
        <w:tc>
          <w:tcPr>
            <w:tcW w:w="1019" w:type="dxa"/>
          </w:tcPr>
          <w:p w14:paraId="1CCFCB59" w14:textId="77777777" w:rsidR="00B11855" w:rsidRPr="001F42D3" w:rsidRDefault="003D003E" w:rsidP="00C40FD5">
            <w:pPr>
              <w:pStyle w:val="TableEntry"/>
              <w:keepNext/>
            </w:pPr>
            <w:r w:rsidRPr="001F42D3">
              <w:t>R</w:t>
            </w:r>
          </w:p>
        </w:tc>
        <w:tc>
          <w:tcPr>
            <w:tcW w:w="5699" w:type="dxa"/>
          </w:tcPr>
          <w:p w14:paraId="6AB8CE93" w14:textId="77777777" w:rsidR="00B11855" w:rsidRPr="001F42D3" w:rsidRDefault="003D003E" w:rsidP="00C40FD5">
            <w:pPr>
              <w:pStyle w:val="TableEntry"/>
              <w:keepNext/>
            </w:pPr>
            <w:r w:rsidRPr="001F42D3">
              <w:t>Received by communications (accepted by WCTP gateway)</w:t>
            </w:r>
          </w:p>
        </w:tc>
      </w:tr>
      <w:tr w:rsidR="00B11855" w:rsidRPr="001F42D3" w14:paraId="305A0070" w14:textId="77777777" w:rsidTr="006C0E8E">
        <w:trPr>
          <w:cantSplit/>
          <w:jc w:val="center"/>
        </w:trPr>
        <w:tc>
          <w:tcPr>
            <w:tcW w:w="1019" w:type="dxa"/>
          </w:tcPr>
          <w:p w14:paraId="15C9E3FC" w14:textId="77777777" w:rsidR="00B11855" w:rsidRPr="001F42D3" w:rsidRDefault="003D003E" w:rsidP="00C40FD5">
            <w:pPr>
              <w:pStyle w:val="TableEntry"/>
              <w:keepNext/>
            </w:pPr>
            <w:r w:rsidRPr="001F42D3">
              <w:t>O</w:t>
            </w:r>
          </w:p>
        </w:tc>
        <w:tc>
          <w:tcPr>
            <w:tcW w:w="5699" w:type="dxa"/>
          </w:tcPr>
          <w:p w14:paraId="7D3BFF41" w14:textId="77777777" w:rsidR="00B11855" w:rsidRPr="001F42D3" w:rsidRDefault="003D003E" w:rsidP="00C40FD5">
            <w:pPr>
              <w:pStyle w:val="TableEntry"/>
              <w:keepNext/>
            </w:pPr>
            <w:r w:rsidRPr="001F42D3">
              <w:t>Undeliverable to endpoint</w:t>
            </w:r>
          </w:p>
          <w:p w14:paraId="01BC501C" w14:textId="77777777" w:rsidR="00B11855" w:rsidRPr="001F42D3" w:rsidRDefault="003D003E" w:rsidP="00C40FD5">
            <w:pPr>
              <w:pStyle w:val="TableEntry"/>
              <w:keepNext/>
            </w:pPr>
            <w:r w:rsidRPr="001F42D3">
              <w:t>Optional in support of one-way devices, such as pagers.</w:t>
            </w:r>
          </w:p>
        </w:tc>
      </w:tr>
      <w:tr w:rsidR="00B11855" w:rsidRPr="001F42D3" w14:paraId="5C45C6CA" w14:textId="77777777" w:rsidTr="006C0E8E">
        <w:trPr>
          <w:cantSplit/>
          <w:jc w:val="center"/>
        </w:trPr>
        <w:tc>
          <w:tcPr>
            <w:tcW w:w="1019" w:type="dxa"/>
          </w:tcPr>
          <w:p w14:paraId="07CFA05C" w14:textId="77777777" w:rsidR="00B11855" w:rsidRPr="001F42D3" w:rsidRDefault="003D003E" w:rsidP="00112DB3">
            <w:pPr>
              <w:pStyle w:val="TableEntry"/>
            </w:pPr>
            <w:r w:rsidRPr="001F42D3">
              <w:t>O</w:t>
            </w:r>
          </w:p>
        </w:tc>
        <w:tc>
          <w:tcPr>
            <w:tcW w:w="5699" w:type="dxa"/>
          </w:tcPr>
          <w:p w14:paraId="4347A178" w14:textId="77777777" w:rsidR="00B11855" w:rsidRPr="001F42D3" w:rsidRDefault="003D003E" w:rsidP="00112DB3">
            <w:pPr>
              <w:pStyle w:val="TableEntry"/>
            </w:pPr>
            <w:r w:rsidRPr="001F42D3">
              <w:t>Delivered to endpoint</w:t>
            </w:r>
          </w:p>
          <w:p w14:paraId="2E0A4D57" w14:textId="77777777" w:rsidR="00B11855" w:rsidRPr="001F42D3" w:rsidRDefault="003D003E" w:rsidP="00112DB3">
            <w:pPr>
              <w:pStyle w:val="TableEntry"/>
            </w:pPr>
            <w:r w:rsidRPr="001F42D3">
              <w:t>Optional in support of one-way devices, such as pagers.</w:t>
            </w:r>
          </w:p>
        </w:tc>
      </w:tr>
      <w:tr w:rsidR="00B11855" w:rsidRPr="001F42D3" w14:paraId="0CBC0422" w14:textId="77777777" w:rsidTr="006C0E8E">
        <w:trPr>
          <w:cantSplit/>
          <w:jc w:val="center"/>
        </w:trPr>
        <w:tc>
          <w:tcPr>
            <w:tcW w:w="1019" w:type="dxa"/>
          </w:tcPr>
          <w:p w14:paraId="7BE81875" w14:textId="77777777" w:rsidR="00B11855" w:rsidRPr="001F42D3" w:rsidRDefault="003D003E" w:rsidP="00112DB3">
            <w:pPr>
              <w:pStyle w:val="TableEntry"/>
            </w:pPr>
            <w:r w:rsidRPr="001F42D3">
              <w:t>O</w:t>
            </w:r>
          </w:p>
        </w:tc>
        <w:tc>
          <w:tcPr>
            <w:tcW w:w="5699" w:type="dxa"/>
          </w:tcPr>
          <w:p w14:paraId="11FF41FC" w14:textId="77777777" w:rsidR="00B11855" w:rsidRPr="001F42D3" w:rsidRDefault="003D003E" w:rsidP="00112DB3">
            <w:pPr>
              <w:pStyle w:val="TableEntry"/>
            </w:pPr>
            <w:r w:rsidRPr="001F42D3">
              <w:t>Read at endpoint</w:t>
            </w:r>
          </w:p>
          <w:p w14:paraId="08930F3B" w14:textId="77777777" w:rsidR="00B11855" w:rsidRPr="001F42D3" w:rsidRDefault="003D003E" w:rsidP="00112DB3">
            <w:pPr>
              <w:pStyle w:val="TableEntry"/>
            </w:pPr>
            <w:r w:rsidRPr="001F42D3">
              <w:t>Optional in support of one-way devices, such as pagers.</w:t>
            </w:r>
          </w:p>
        </w:tc>
      </w:tr>
      <w:tr w:rsidR="00B11855" w:rsidRPr="001F42D3" w14:paraId="58BD2C8C" w14:textId="77777777" w:rsidTr="006C0E8E">
        <w:trPr>
          <w:cantSplit/>
          <w:jc w:val="center"/>
        </w:trPr>
        <w:tc>
          <w:tcPr>
            <w:tcW w:w="1019" w:type="dxa"/>
          </w:tcPr>
          <w:p w14:paraId="23F73A96" w14:textId="77777777" w:rsidR="00B11855" w:rsidRPr="001F42D3" w:rsidRDefault="003D003E" w:rsidP="00112DB3">
            <w:pPr>
              <w:pStyle w:val="TableEntry"/>
            </w:pPr>
            <w:r w:rsidRPr="001F42D3">
              <w:lastRenderedPageBreak/>
              <w:t>O</w:t>
            </w:r>
          </w:p>
        </w:tc>
        <w:tc>
          <w:tcPr>
            <w:tcW w:w="5699" w:type="dxa"/>
          </w:tcPr>
          <w:p w14:paraId="5E8F42BD" w14:textId="77777777" w:rsidR="00B11855" w:rsidRPr="001F42D3" w:rsidRDefault="003D003E" w:rsidP="00112DB3">
            <w:pPr>
              <w:pStyle w:val="TableEntry"/>
            </w:pPr>
            <w:r w:rsidRPr="001F42D3">
              <w:t>Accepted by endpoint</w:t>
            </w:r>
          </w:p>
          <w:p w14:paraId="390039FB" w14:textId="77777777" w:rsidR="00B11855" w:rsidRPr="001F42D3" w:rsidRDefault="003D003E" w:rsidP="00112DB3">
            <w:pPr>
              <w:pStyle w:val="TableEntry"/>
            </w:pPr>
            <w:r w:rsidRPr="001F42D3">
              <w:t>Optional in support of one-way devices, such as pagers.</w:t>
            </w:r>
          </w:p>
        </w:tc>
      </w:tr>
      <w:tr w:rsidR="00B11855" w:rsidRPr="001F42D3" w14:paraId="044BF924" w14:textId="77777777" w:rsidTr="006C0E8E">
        <w:trPr>
          <w:cantSplit/>
          <w:jc w:val="center"/>
        </w:trPr>
        <w:tc>
          <w:tcPr>
            <w:tcW w:w="1019" w:type="dxa"/>
          </w:tcPr>
          <w:p w14:paraId="6C62D2F2" w14:textId="77777777" w:rsidR="00B11855" w:rsidRPr="001F42D3" w:rsidRDefault="003D003E" w:rsidP="00112DB3">
            <w:pPr>
              <w:pStyle w:val="TableEntry"/>
            </w:pPr>
            <w:r w:rsidRPr="001F42D3">
              <w:t>O</w:t>
            </w:r>
          </w:p>
        </w:tc>
        <w:tc>
          <w:tcPr>
            <w:tcW w:w="5699" w:type="dxa"/>
          </w:tcPr>
          <w:p w14:paraId="264370D2" w14:textId="77777777" w:rsidR="00B11855" w:rsidRPr="001F42D3" w:rsidRDefault="003D003E" w:rsidP="00112DB3">
            <w:pPr>
              <w:pStyle w:val="TableEntry"/>
            </w:pPr>
            <w:r w:rsidRPr="001F42D3">
              <w:t>Accepted by endpoint as true positive</w:t>
            </w:r>
          </w:p>
        </w:tc>
      </w:tr>
      <w:tr w:rsidR="00B11855" w:rsidRPr="001F42D3" w14:paraId="0EC075FE" w14:textId="77777777" w:rsidTr="006C0E8E">
        <w:trPr>
          <w:cantSplit/>
          <w:jc w:val="center"/>
        </w:trPr>
        <w:tc>
          <w:tcPr>
            <w:tcW w:w="1019" w:type="dxa"/>
          </w:tcPr>
          <w:p w14:paraId="71A18D2D" w14:textId="77777777" w:rsidR="00B11855" w:rsidRPr="001F42D3" w:rsidRDefault="003D003E" w:rsidP="00112DB3">
            <w:pPr>
              <w:pStyle w:val="TableEntry"/>
            </w:pPr>
            <w:r w:rsidRPr="001F42D3">
              <w:t>O</w:t>
            </w:r>
          </w:p>
        </w:tc>
        <w:tc>
          <w:tcPr>
            <w:tcW w:w="5699" w:type="dxa"/>
          </w:tcPr>
          <w:p w14:paraId="5DB1F2E7" w14:textId="77777777" w:rsidR="00B11855" w:rsidRPr="001F42D3" w:rsidRDefault="003D003E" w:rsidP="00112DB3">
            <w:pPr>
              <w:pStyle w:val="TableEntry"/>
            </w:pPr>
            <w:r w:rsidRPr="001F42D3">
              <w:t>Accepted by endpoint as true positive however not clinically relevant</w:t>
            </w:r>
          </w:p>
        </w:tc>
      </w:tr>
      <w:tr w:rsidR="00B11855" w:rsidRPr="001F42D3" w14:paraId="11B14B24" w14:textId="77777777" w:rsidTr="006C0E8E">
        <w:trPr>
          <w:cantSplit/>
          <w:jc w:val="center"/>
        </w:trPr>
        <w:tc>
          <w:tcPr>
            <w:tcW w:w="1019" w:type="dxa"/>
          </w:tcPr>
          <w:p w14:paraId="087B3E3C" w14:textId="77777777" w:rsidR="00B11855" w:rsidRPr="001F42D3" w:rsidRDefault="003D003E" w:rsidP="00112DB3">
            <w:pPr>
              <w:pStyle w:val="TableEntry"/>
            </w:pPr>
            <w:r w:rsidRPr="001F42D3">
              <w:t>O</w:t>
            </w:r>
          </w:p>
        </w:tc>
        <w:tc>
          <w:tcPr>
            <w:tcW w:w="5699" w:type="dxa"/>
          </w:tcPr>
          <w:p w14:paraId="7B0F36AB" w14:textId="77777777" w:rsidR="00B11855" w:rsidRPr="001F42D3" w:rsidRDefault="003D003E" w:rsidP="00112DB3">
            <w:pPr>
              <w:pStyle w:val="TableEntry"/>
            </w:pPr>
            <w:r w:rsidRPr="001F42D3">
              <w:t>Accepted by endpoint as false positive</w:t>
            </w:r>
          </w:p>
        </w:tc>
      </w:tr>
      <w:tr w:rsidR="00B11855" w:rsidRPr="001F42D3" w14:paraId="120411F7" w14:textId="77777777" w:rsidTr="006C0E8E">
        <w:trPr>
          <w:cantSplit/>
          <w:jc w:val="center"/>
        </w:trPr>
        <w:tc>
          <w:tcPr>
            <w:tcW w:w="1019" w:type="dxa"/>
          </w:tcPr>
          <w:p w14:paraId="599C51DC" w14:textId="77777777" w:rsidR="00B11855" w:rsidRPr="001F42D3" w:rsidRDefault="003D003E" w:rsidP="00112DB3">
            <w:pPr>
              <w:pStyle w:val="TableEntry"/>
            </w:pPr>
            <w:r w:rsidRPr="001F42D3">
              <w:t>O</w:t>
            </w:r>
          </w:p>
        </w:tc>
        <w:tc>
          <w:tcPr>
            <w:tcW w:w="5699" w:type="dxa"/>
          </w:tcPr>
          <w:p w14:paraId="5CFD3E16" w14:textId="77777777" w:rsidR="00B11855" w:rsidRPr="001F42D3" w:rsidRDefault="003D003E" w:rsidP="00112DB3">
            <w:pPr>
              <w:pStyle w:val="TableEntry"/>
            </w:pPr>
            <w:r w:rsidRPr="001F42D3">
              <w:t>Rejected by endpoint</w:t>
            </w:r>
          </w:p>
          <w:p w14:paraId="7A43B1AC" w14:textId="77777777" w:rsidR="00B11855" w:rsidRPr="001F42D3" w:rsidRDefault="003D003E" w:rsidP="00112DB3">
            <w:pPr>
              <w:pStyle w:val="TableEntry"/>
            </w:pPr>
            <w:r w:rsidRPr="001F42D3">
              <w:t>Optional in support of one-way devices, such as pagers.</w:t>
            </w:r>
          </w:p>
        </w:tc>
      </w:tr>
      <w:tr w:rsidR="00B11855" w:rsidRPr="001F42D3" w14:paraId="0DD7E961" w14:textId="77777777" w:rsidTr="006C0E8E">
        <w:trPr>
          <w:cantSplit/>
          <w:jc w:val="center"/>
        </w:trPr>
        <w:tc>
          <w:tcPr>
            <w:tcW w:w="1019" w:type="dxa"/>
          </w:tcPr>
          <w:p w14:paraId="4131FB96" w14:textId="77777777" w:rsidR="00B11855" w:rsidRPr="001F42D3" w:rsidRDefault="003D003E" w:rsidP="00112DB3">
            <w:pPr>
              <w:pStyle w:val="TableEntry"/>
            </w:pPr>
            <w:r w:rsidRPr="001F42D3">
              <w:t>O</w:t>
            </w:r>
          </w:p>
        </w:tc>
        <w:tc>
          <w:tcPr>
            <w:tcW w:w="5699" w:type="dxa"/>
          </w:tcPr>
          <w:p w14:paraId="358D6E94" w14:textId="77777777" w:rsidR="00B11855" w:rsidRPr="001F42D3" w:rsidRDefault="003D003E" w:rsidP="00112DB3">
            <w:pPr>
              <w:pStyle w:val="TableEntry"/>
            </w:pPr>
            <w:r w:rsidRPr="001F42D3">
              <w:t>Cancelled by endpoint</w:t>
            </w:r>
          </w:p>
        </w:tc>
      </w:tr>
      <w:tr w:rsidR="00B11855" w:rsidRPr="001F42D3" w14:paraId="29CAB0E2" w14:textId="77777777" w:rsidTr="006C0E8E">
        <w:trPr>
          <w:cantSplit/>
          <w:jc w:val="center"/>
        </w:trPr>
        <w:tc>
          <w:tcPr>
            <w:tcW w:w="1019" w:type="dxa"/>
          </w:tcPr>
          <w:p w14:paraId="2F20D7E6" w14:textId="77777777" w:rsidR="00B11855" w:rsidRPr="001F42D3" w:rsidRDefault="003D003E" w:rsidP="00112DB3">
            <w:pPr>
              <w:pStyle w:val="TableEntry"/>
            </w:pPr>
            <w:r w:rsidRPr="001F42D3">
              <w:t>O</w:t>
            </w:r>
          </w:p>
        </w:tc>
        <w:tc>
          <w:tcPr>
            <w:tcW w:w="5699" w:type="dxa"/>
          </w:tcPr>
          <w:p w14:paraId="1A076C19" w14:textId="77777777" w:rsidR="00B11855" w:rsidRPr="001F42D3" w:rsidRDefault="003D003E" w:rsidP="00112DB3">
            <w:pPr>
              <w:pStyle w:val="TableEntry"/>
            </w:pPr>
            <w:r w:rsidRPr="001F42D3">
              <w:t>Cancelled by other than endpoint</w:t>
            </w:r>
          </w:p>
        </w:tc>
      </w:tr>
      <w:tr w:rsidR="00B11855" w:rsidRPr="001F42D3" w14:paraId="1EC4ADA5" w14:textId="77777777" w:rsidTr="006C0E8E">
        <w:trPr>
          <w:cantSplit/>
          <w:jc w:val="center"/>
        </w:trPr>
        <w:tc>
          <w:tcPr>
            <w:tcW w:w="1019" w:type="dxa"/>
          </w:tcPr>
          <w:p w14:paraId="5FF0919C" w14:textId="77777777" w:rsidR="00B11855" w:rsidRPr="001F42D3" w:rsidRDefault="003D003E" w:rsidP="00112DB3">
            <w:pPr>
              <w:pStyle w:val="TableEntry"/>
            </w:pPr>
            <w:r w:rsidRPr="001F42D3">
              <w:t>O</w:t>
            </w:r>
          </w:p>
        </w:tc>
        <w:tc>
          <w:tcPr>
            <w:tcW w:w="5699" w:type="dxa"/>
          </w:tcPr>
          <w:p w14:paraId="2B0F00C3" w14:textId="77777777" w:rsidR="00B11855" w:rsidRPr="001F42D3" w:rsidRDefault="003D003E" w:rsidP="00112DB3">
            <w:pPr>
              <w:pStyle w:val="TableEntry"/>
            </w:pPr>
            <w:r w:rsidRPr="001F42D3">
              <w:t>Callback start at endpoint</w:t>
            </w:r>
          </w:p>
          <w:p w14:paraId="799D12AD" w14:textId="77777777" w:rsidR="00B11855" w:rsidRPr="001F42D3" w:rsidRDefault="003D003E" w:rsidP="00112DB3">
            <w:pPr>
              <w:pStyle w:val="TableEntry"/>
            </w:pPr>
            <w:r w:rsidRPr="001F42D3">
              <w:t>See Appendix K for WCTP messaging details.</w:t>
            </w:r>
          </w:p>
          <w:p w14:paraId="19E26EE3" w14:textId="77777777" w:rsidR="00B11855" w:rsidRPr="001F42D3" w:rsidRDefault="003D003E" w:rsidP="00112DB3">
            <w:pPr>
              <w:pStyle w:val="TableEntry"/>
            </w:pPr>
            <w:r w:rsidRPr="001F42D3">
              <w:t>Optional as not supported by all notification devices.</w:t>
            </w:r>
          </w:p>
        </w:tc>
      </w:tr>
      <w:tr w:rsidR="00B11855" w:rsidRPr="001F42D3" w14:paraId="00AC3742" w14:textId="77777777" w:rsidTr="006C0E8E">
        <w:trPr>
          <w:cantSplit/>
          <w:jc w:val="center"/>
        </w:trPr>
        <w:tc>
          <w:tcPr>
            <w:tcW w:w="1019" w:type="dxa"/>
          </w:tcPr>
          <w:p w14:paraId="7A4648BD" w14:textId="77777777" w:rsidR="00B11855" w:rsidRPr="001F42D3" w:rsidRDefault="003D003E" w:rsidP="00112DB3">
            <w:pPr>
              <w:pStyle w:val="TableEntry"/>
            </w:pPr>
            <w:r w:rsidRPr="001F42D3">
              <w:t>O</w:t>
            </w:r>
          </w:p>
        </w:tc>
        <w:tc>
          <w:tcPr>
            <w:tcW w:w="5699" w:type="dxa"/>
          </w:tcPr>
          <w:p w14:paraId="75616488" w14:textId="77777777" w:rsidR="00B11855" w:rsidRPr="001F42D3" w:rsidRDefault="003D003E" w:rsidP="00112DB3">
            <w:pPr>
              <w:pStyle w:val="TableEntry"/>
            </w:pPr>
            <w:r w:rsidRPr="001F42D3">
              <w:t>Callback end at endpoint</w:t>
            </w:r>
          </w:p>
          <w:p w14:paraId="345AA892" w14:textId="77777777" w:rsidR="00B11855" w:rsidRPr="001F42D3" w:rsidRDefault="003D003E" w:rsidP="00112DB3">
            <w:pPr>
              <w:pStyle w:val="TableEntry"/>
            </w:pPr>
            <w:r w:rsidRPr="001F42D3">
              <w:t>See Appendix K for WCTP messaging details.</w:t>
            </w:r>
          </w:p>
          <w:p w14:paraId="1501C9ED" w14:textId="77777777" w:rsidR="00B11855" w:rsidRPr="001F42D3" w:rsidRDefault="003D003E" w:rsidP="00112DB3">
            <w:pPr>
              <w:pStyle w:val="TableEntry"/>
            </w:pPr>
            <w:r w:rsidRPr="001F42D3">
              <w:t>Optional as not supported by all notification devices.</w:t>
            </w:r>
          </w:p>
        </w:tc>
      </w:tr>
      <w:tr w:rsidR="00B11855" w:rsidRPr="001F42D3" w14:paraId="484CF8BA" w14:textId="77777777" w:rsidTr="006C0E8E">
        <w:trPr>
          <w:cantSplit/>
          <w:jc w:val="center"/>
        </w:trPr>
        <w:tc>
          <w:tcPr>
            <w:tcW w:w="1019" w:type="dxa"/>
          </w:tcPr>
          <w:p w14:paraId="69D08E41" w14:textId="77777777" w:rsidR="00B11855" w:rsidRPr="001F42D3" w:rsidRDefault="003D003E" w:rsidP="00112DB3">
            <w:pPr>
              <w:pStyle w:val="TableEntry"/>
            </w:pPr>
            <w:r w:rsidRPr="001F42D3">
              <w:t>O</w:t>
            </w:r>
          </w:p>
        </w:tc>
        <w:tc>
          <w:tcPr>
            <w:tcW w:w="5699" w:type="dxa"/>
          </w:tcPr>
          <w:p w14:paraId="00EE450F" w14:textId="77777777" w:rsidR="00B11855" w:rsidRPr="001F42D3" w:rsidRDefault="003D003E" w:rsidP="00112DB3">
            <w:pPr>
              <w:pStyle w:val="TableEntry"/>
            </w:pPr>
            <w:r w:rsidRPr="001F42D3">
              <w:t>Completed by endpoint operator</w:t>
            </w:r>
          </w:p>
          <w:p w14:paraId="4FDC0F8A" w14:textId="77777777" w:rsidR="00B11855" w:rsidRPr="001F42D3" w:rsidRDefault="003D003E" w:rsidP="00112DB3">
            <w:pPr>
              <w:pStyle w:val="TableEntry"/>
            </w:pPr>
            <w:r w:rsidRPr="001F42D3">
              <w:t>Optional in support of one-way devices, such as pagers.</w:t>
            </w:r>
          </w:p>
        </w:tc>
      </w:tr>
    </w:tbl>
    <w:p w14:paraId="4BEEC379" w14:textId="77777777" w:rsidR="00B11855" w:rsidRPr="001F42D3" w:rsidRDefault="00B11855" w:rsidP="00113C9C">
      <w:pPr>
        <w:pStyle w:val="BodyText"/>
      </w:pPr>
    </w:p>
    <w:p w14:paraId="21CDD2E0" w14:textId="02F1D393" w:rsidR="00B11855" w:rsidRPr="001F42D3" w:rsidRDefault="003D003E" w:rsidP="00113C9C">
      <w:pPr>
        <w:pStyle w:val="BodyText"/>
      </w:pPr>
      <w:r w:rsidRPr="001F42D3">
        <w:t xml:space="preserve">A single </w:t>
      </w:r>
      <w:r w:rsidR="00647994" w:rsidRPr="001F42D3">
        <w:t>[PCD-04]</w:t>
      </w:r>
      <w:r w:rsidRPr="001F42D3">
        <w:t xml:space="preserve"> to </w:t>
      </w:r>
      <w:r w:rsidR="00901663" w:rsidRPr="001F42D3">
        <w:t>[PCD-06]</w:t>
      </w:r>
      <w:r w:rsidRPr="001F42D3">
        <w:t xml:space="preserve"> transaction may go through multiple communications status updates as the alert is communicated to the endpoint user or application. Which of the status updates are possible </w:t>
      </w:r>
      <w:r w:rsidR="009624F6" w:rsidRPr="001F42D3">
        <w:t>depend</w:t>
      </w:r>
      <w:r w:rsidR="001C51C0" w:rsidRPr="001F42D3">
        <w:t>s</w:t>
      </w:r>
      <w:r w:rsidR="009624F6" w:rsidRPr="001F42D3">
        <w:t xml:space="preserve"> on the capabilities of</w:t>
      </w:r>
      <w:r w:rsidRPr="001F42D3">
        <w:t xml:space="preserve"> </w:t>
      </w:r>
      <w:r w:rsidR="00916BBE" w:rsidRPr="001F42D3">
        <w:t>the Alert Communicator</w:t>
      </w:r>
      <w:r w:rsidRPr="001F42D3">
        <w:t xml:space="preserve"> and endpoint. Some endpoint devices are output only and do not support two-way capabilities</w:t>
      </w:r>
      <w:r w:rsidR="009624F6" w:rsidRPr="001F42D3">
        <w:t>, while other</w:t>
      </w:r>
      <w:r w:rsidRPr="001F42D3">
        <w:t xml:space="preserve"> devices and services offer transmission confirmation. More advanced communications endpoints offer two-way capabilities allowing the operator of the endpoint to accept or cancel the alert.</w:t>
      </w:r>
    </w:p>
    <w:p w14:paraId="56B61E31" w14:textId="6A8B4EBD" w:rsidR="00551C13" w:rsidRPr="001F42D3" w:rsidRDefault="00551C13" w:rsidP="00B34AEB">
      <w:pPr>
        <w:pStyle w:val="BodyText"/>
        <w:rPr>
          <w:lang w:bidi="hi-IN"/>
        </w:rPr>
      </w:pPr>
      <w:r w:rsidRPr="001F42D3">
        <w:rPr>
          <w:lang w:bidi="hi-IN"/>
        </w:rPr>
        <w:t xml:space="preserve">An Alert Communicator </w:t>
      </w:r>
      <w:r w:rsidR="00277D6B">
        <w:rPr>
          <w:lang w:bidi="hi-IN"/>
        </w:rPr>
        <w:t>Actor</w:t>
      </w:r>
      <w:r w:rsidRPr="001F42D3">
        <w:rPr>
          <w:lang w:bidi="hi-IN"/>
        </w:rPr>
        <w:t xml:space="preserve"> might maintain internal alert dissemination recipient lists in addition to the dissemination recipient mappings of the Alert Manager. This might be the case if the Alert Communicator is a commercial message dissemination service provider. The Alert Manager </w:t>
      </w:r>
      <w:r w:rsidR="00277D6B">
        <w:rPr>
          <w:lang w:bidi="hi-IN"/>
        </w:rPr>
        <w:t>Actor</w:t>
      </w:r>
      <w:r w:rsidRPr="001F42D3">
        <w:rPr>
          <w:lang w:bidi="hi-IN"/>
        </w:rPr>
        <w:t xml:space="preserve"> might not be aware of all of the individual recipients in such lists. This may result in additional PCD-07 Report Dissemination Alert Status transactions being sent by the Alert Communicator to the Alert Manager for which there was no recipient specific PCD-06 transaction from the Alert Manager to the Alert Communicator. These additional PCD-07 transactions may result in additional PCD-05 Report Alert Status transactions being sent from the Alert Manager to the Alert Reporter.</w:t>
      </w:r>
    </w:p>
    <w:p w14:paraId="701F8DA6" w14:textId="77777777" w:rsidR="00B11855" w:rsidRPr="001F42D3" w:rsidRDefault="003D003E" w:rsidP="00113C9C">
      <w:pPr>
        <w:pStyle w:val="BodyText"/>
      </w:pPr>
      <w:r w:rsidRPr="001F42D3">
        <w:t>Detailed r</w:t>
      </w:r>
      <w:r w:rsidR="009624F6" w:rsidRPr="001F42D3">
        <w:t>eason for status can optionally</w:t>
      </w:r>
      <w:r w:rsidRPr="001F42D3">
        <w:t xml:space="preserve"> </w:t>
      </w:r>
      <w:r w:rsidR="00B40222" w:rsidRPr="001F42D3">
        <w:t xml:space="preserve">be included in the WCTP errorText element </w:t>
      </w:r>
      <w:r w:rsidRPr="001F42D3">
        <w:t xml:space="preserve">to </w:t>
      </w:r>
      <w:r w:rsidR="009624F6" w:rsidRPr="001F42D3">
        <w:t>account</w:t>
      </w:r>
      <w:r w:rsidRPr="001F42D3">
        <w:t xml:space="preserve"> for messages not </w:t>
      </w:r>
      <w:r w:rsidR="009624F6" w:rsidRPr="001F42D3">
        <w:t>reaching</w:t>
      </w:r>
      <w:r w:rsidRPr="001F42D3">
        <w:t xml:space="preserve"> the endpoint</w:t>
      </w:r>
      <w:r w:rsidR="009624F6" w:rsidRPr="001F42D3">
        <w:t>,</w:t>
      </w:r>
      <w:r w:rsidRPr="001F42D3">
        <w:t xml:space="preserve"> or being rejected by the endpoint</w:t>
      </w:r>
      <w:r w:rsidR="009624F6" w:rsidRPr="001F42D3">
        <w:t>, because the device is known to be offline or in a busy</w:t>
      </w:r>
      <w:r w:rsidRPr="001F42D3">
        <w:t xml:space="preserve"> or do not disturb</w:t>
      </w:r>
      <w:r w:rsidR="009624F6" w:rsidRPr="001F42D3">
        <w:t xml:space="preserve"> state</w:t>
      </w:r>
      <w:r w:rsidRPr="001F42D3">
        <w:t>.</w:t>
      </w:r>
      <w:r w:rsidR="009624F6" w:rsidRPr="001F42D3">
        <w:t xml:space="preserve"> See details in WCTP interface specification.</w:t>
      </w:r>
    </w:p>
    <w:p w14:paraId="058A14F1" w14:textId="7D5891EE" w:rsidR="00B11855" w:rsidRPr="001F42D3" w:rsidRDefault="003D003E" w:rsidP="00123C7B">
      <w:pPr>
        <w:pStyle w:val="Heading5"/>
        <w:rPr>
          <w:noProof w:val="0"/>
        </w:rPr>
      </w:pPr>
      <w:bookmarkStart w:id="1660" w:name="_Toc401769823"/>
      <w:bookmarkStart w:id="1661" w:name="_Toc214889725"/>
      <w:r w:rsidRPr="001F42D3">
        <w:rPr>
          <w:noProof w:val="0"/>
        </w:rPr>
        <w:lastRenderedPageBreak/>
        <w:t>Message Semantics</w:t>
      </w:r>
      <w:bookmarkEnd w:id="1660"/>
      <w:bookmarkEnd w:id="1661"/>
    </w:p>
    <w:p w14:paraId="1D5209F1" w14:textId="77777777" w:rsidR="00B11855" w:rsidRPr="001F42D3" w:rsidRDefault="003D003E" w:rsidP="00113C9C">
      <w:pPr>
        <w:pStyle w:val="BodyText"/>
      </w:pPr>
      <w:r w:rsidRPr="001F42D3">
        <w:t>This message is used to communicate status updates on the communication of an alert to endpoints. See Appendix K for WCTP messaging specifics.</w:t>
      </w:r>
    </w:p>
    <w:p w14:paraId="6F54125A" w14:textId="09C4EDCC" w:rsidR="00B11855" w:rsidRPr="001F42D3" w:rsidRDefault="006D613E" w:rsidP="00123C7B">
      <w:pPr>
        <w:pStyle w:val="Heading5"/>
        <w:rPr>
          <w:noProof w:val="0"/>
        </w:rPr>
      </w:pPr>
      <w:bookmarkStart w:id="1662" w:name="_Toc401769824"/>
      <w:bookmarkStart w:id="1663" w:name="_Toc214889726"/>
      <w:r w:rsidRPr="001F42D3">
        <w:rPr>
          <w:noProof w:val="0"/>
        </w:rPr>
        <w:t>HL7</w:t>
      </w:r>
      <w:r w:rsidR="00995105" w:rsidRPr="001F42D3">
        <w:rPr>
          <w:noProof w:val="0"/>
        </w:rPr>
        <w:t xml:space="preserve"> </w:t>
      </w:r>
      <w:r w:rsidR="003D003E" w:rsidRPr="001F42D3">
        <w:rPr>
          <w:noProof w:val="0"/>
        </w:rPr>
        <w:t>Conformance Statement</w:t>
      </w:r>
      <w:bookmarkEnd w:id="1662"/>
      <w:bookmarkEnd w:id="1663"/>
    </w:p>
    <w:p w14:paraId="0751028E" w14:textId="7C2E411F" w:rsidR="00B11855" w:rsidRPr="001F42D3" w:rsidRDefault="003D003E" w:rsidP="00113C9C">
      <w:pPr>
        <w:pStyle w:val="BodyText"/>
      </w:pPr>
      <w:r w:rsidRPr="001F42D3">
        <w:t>The c</w:t>
      </w:r>
      <w:r w:rsidR="009624F6" w:rsidRPr="001F42D3">
        <w:t xml:space="preserve">ommunication protocol is </w:t>
      </w:r>
      <w:r w:rsidR="001B6A17" w:rsidRPr="001F42D3">
        <w:t>WCTP;</w:t>
      </w:r>
      <w:r w:rsidR="009624F6" w:rsidRPr="001F42D3">
        <w:t xml:space="preserve"> therefore</w:t>
      </w:r>
      <w:r w:rsidR="001B6A17" w:rsidRPr="001F42D3">
        <w:t>,</w:t>
      </w:r>
      <w:r w:rsidR="009624F6" w:rsidRPr="001F42D3">
        <w:t xml:space="preserve"> </w:t>
      </w:r>
      <w:r w:rsidR="001B6A17" w:rsidRPr="001F42D3">
        <w:t>t</w:t>
      </w:r>
      <w:r w:rsidRPr="001F42D3">
        <w:t xml:space="preserve">here is no specified </w:t>
      </w:r>
      <w:r w:rsidR="006D613E" w:rsidRPr="001F42D3">
        <w:t>HL7</w:t>
      </w:r>
      <w:r w:rsidR="00995105" w:rsidRPr="001F42D3">
        <w:t xml:space="preserve"> </w:t>
      </w:r>
      <w:r w:rsidRPr="001F42D3">
        <w:t>conformance.</w:t>
      </w:r>
    </w:p>
    <w:p w14:paraId="49DBBECD" w14:textId="27B9171B" w:rsidR="00B11855" w:rsidRPr="001F42D3" w:rsidRDefault="003D003E" w:rsidP="00123C7B">
      <w:pPr>
        <w:pStyle w:val="Heading5"/>
        <w:rPr>
          <w:noProof w:val="0"/>
        </w:rPr>
      </w:pPr>
      <w:bookmarkStart w:id="1664" w:name="_Toc401769825"/>
      <w:bookmarkStart w:id="1665" w:name="_Toc214889727"/>
      <w:r w:rsidRPr="001F42D3">
        <w:rPr>
          <w:noProof w:val="0"/>
        </w:rPr>
        <w:t>PCD-07 Report Dissemination Alert Status static definition</w:t>
      </w:r>
      <w:bookmarkEnd w:id="1664"/>
      <w:bookmarkEnd w:id="1665"/>
    </w:p>
    <w:p w14:paraId="0E33A7AD" w14:textId="18113F0E" w:rsidR="00B11855" w:rsidRPr="001F42D3" w:rsidRDefault="003D003E" w:rsidP="00113C9C">
      <w:pPr>
        <w:pStyle w:val="BodyText"/>
      </w:pPr>
      <w:r w:rsidRPr="001F42D3">
        <w:t xml:space="preserve">The </w:t>
      </w:r>
      <w:r w:rsidR="00901663" w:rsidRPr="001F42D3">
        <w:t>PCD-07</w:t>
      </w:r>
      <w:r w:rsidRPr="001F42D3">
        <w:t xml:space="preserve"> Dissemination Status message is used to communicate ACM messaging status and replies from an Alert Communicator (AC) to Alert Manager (AM)</w:t>
      </w:r>
    </w:p>
    <w:p w14:paraId="6EB44C38" w14:textId="77777777" w:rsidR="00B11855" w:rsidRPr="001F42D3" w:rsidRDefault="003D003E" w:rsidP="00113C9C">
      <w:pPr>
        <w:pStyle w:val="BodyText"/>
      </w:pPr>
      <w:r w:rsidRPr="001F42D3">
        <w:t xml:space="preserve">The Alert Communicator (AC) is not responsible for indicating that the endpoint operator has received but not responded to the notification – as in sending </w:t>
      </w:r>
      <w:r w:rsidR="00DC7CC3" w:rsidRPr="001F42D3">
        <w:t>“</w:t>
      </w:r>
      <w:r w:rsidRPr="001F42D3">
        <w:t>delivered to device</w:t>
      </w:r>
      <w:r w:rsidR="00DC7CC3" w:rsidRPr="001F42D3">
        <w:t>”</w:t>
      </w:r>
      <w:r w:rsidRPr="001F42D3">
        <w:t xml:space="preserve"> status, automatically displayed</w:t>
      </w:r>
      <w:r w:rsidR="00DC7CC3" w:rsidRPr="001F42D3">
        <w:t>,</w:t>
      </w:r>
      <w:r w:rsidRPr="001F42D3">
        <w:t xml:space="preserve"> which may or may not send back read indication, but no operator interaction. Actions for non-response by the Alert Communicator (AC) endpoint operator (clinical user) (escalation or sending to alternate devices) is within the scope of the Alert Manager (AM). Such actions have been identified within the ACM </w:t>
      </w:r>
      <w:r w:rsidR="00CA3A2C" w:rsidRPr="001F42D3">
        <w:t>Profile</w:t>
      </w:r>
      <w:r w:rsidRPr="001F42D3">
        <w:t xml:space="preserve"> as out of scope.</w:t>
      </w:r>
    </w:p>
    <w:p w14:paraId="15DCFF46" w14:textId="77777777" w:rsidR="00B11855" w:rsidRPr="001F42D3" w:rsidRDefault="003D003E" w:rsidP="00113C9C">
      <w:pPr>
        <w:pStyle w:val="BodyText"/>
      </w:pPr>
      <w:r w:rsidRPr="001F42D3">
        <w:t>The endpoint device message communication protocol between the Alert Communicator and the endpoint device is outside the scope of the profile. The data presentation by the endpoint device is outside the scope of the profile.</w:t>
      </w:r>
    </w:p>
    <w:p w14:paraId="5A39EEE1" w14:textId="77777777" w:rsidR="00B11855" w:rsidRPr="001F42D3" w:rsidRDefault="003D003E" w:rsidP="00113C9C">
      <w:pPr>
        <w:pStyle w:val="BodyText"/>
      </w:pPr>
      <w:r w:rsidRPr="001F42D3">
        <w:t>The table below lists the data items and their optionality.</w:t>
      </w:r>
    </w:p>
    <w:p w14:paraId="13CB1EAC" w14:textId="77777777" w:rsidR="00B11855" w:rsidRPr="001F42D3" w:rsidRDefault="003D003E" w:rsidP="00CF5627">
      <w:pPr>
        <w:pStyle w:val="TableTitle"/>
      </w:pPr>
      <w:r w:rsidRPr="001F42D3">
        <w:t>Table 3.7.4.</w:t>
      </w:r>
      <w:r w:rsidR="00C5129A" w:rsidRPr="001F42D3">
        <w:t>2.3</w:t>
      </w:r>
      <w:r w:rsidRPr="001F42D3">
        <w:t>-1: PCD-07 static definition</w:t>
      </w:r>
    </w:p>
    <w:tbl>
      <w:tblPr>
        <w:tblW w:w="79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0"/>
        <w:gridCol w:w="3729"/>
        <w:gridCol w:w="961"/>
        <w:gridCol w:w="1469"/>
      </w:tblGrid>
      <w:tr w:rsidR="00C40FD5" w:rsidRPr="001F42D3" w14:paraId="49BF2B1F" w14:textId="77777777" w:rsidTr="00DE39CA">
        <w:trPr>
          <w:cantSplit/>
          <w:jc w:val="center"/>
        </w:trPr>
        <w:tc>
          <w:tcPr>
            <w:tcW w:w="1840" w:type="dxa"/>
            <w:shd w:val="clear" w:color="auto" w:fill="D9D9D9"/>
          </w:tcPr>
          <w:p w14:paraId="72646833" w14:textId="77777777" w:rsidR="00B11855" w:rsidRPr="001F42D3" w:rsidRDefault="003D003E" w:rsidP="005253AB">
            <w:pPr>
              <w:pStyle w:val="TableEntryHeader"/>
            </w:pPr>
            <w:r w:rsidRPr="001F42D3">
              <w:t>PCD-07</w:t>
            </w:r>
          </w:p>
        </w:tc>
        <w:tc>
          <w:tcPr>
            <w:tcW w:w="3729" w:type="dxa"/>
            <w:shd w:val="clear" w:color="auto" w:fill="D9D9D9"/>
          </w:tcPr>
          <w:p w14:paraId="10FE63D1" w14:textId="77777777" w:rsidR="00B11855" w:rsidRPr="001F42D3" w:rsidRDefault="003D003E" w:rsidP="005253AB">
            <w:pPr>
              <w:pStyle w:val="TableEntryHeader"/>
            </w:pPr>
            <w:r w:rsidRPr="001F42D3">
              <w:t>ORU Message</w:t>
            </w:r>
          </w:p>
        </w:tc>
        <w:tc>
          <w:tcPr>
            <w:tcW w:w="961" w:type="dxa"/>
            <w:shd w:val="clear" w:color="auto" w:fill="D9D9D9"/>
          </w:tcPr>
          <w:p w14:paraId="0A480300" w14:textId="77777777" w:rsidR="00B11855" w:rsidRPr="001F42D3" w:rsidRDefault="003D003E" w:rsidP="005253AB">
            <w:pPr>
              <w:pStyle w:val="TableEntryHeader"/>
            </w:pPr>
            <w:r w:rsidRPr="001F42D3">
              <w:t>Usage</w:t>
            </w:r>
          </w:p>
        </w:tc>
        <w:tc>
          <w:tcPr>
            <w:tcW w:w="1469" w:type="dxa"/>
            <w:shd w:val="clear" w:color="auto" w:fill="D9D9D9"/>
          </w:tcPr>
          <w:p w14:paraId="07A7C1B7" w14:textId="77777777" w:rsidR="00B11855" w:rsidRPr="001F42D3" w:rsidRDefault="003D003E" w:rsidP="005253AB">
            <w:pPr>
              <w:pStyle w:val="TableEntryHeader"/>
            </w:pPr>
            <w:r w:rsidRPr="001F42D3">
              <w:t>Card.</w:t>
            </w:r>
          </w:p>
        </w:tc>
      </w:tr>
      <w:tr w:rsidR="00B11855" w:rsidRPr="001F42D3" w14:paraId="3B056769" w14:textId="77777777" w:rsidTr="00DE39CA">
        <w:trPr>
          <w:cantSplit/>
          <w:jc w:val="center"/>
        </w:trPr>
        <w:tc>
          <w:tcPr>
            <w:tcW w:w="1840" w:type="dxa"/>
          </w:tcPr>
          <w:p w14:paraId="45E63375" w14:textId="77777777" w:rsidR="00B11855" w:rsidRPr="001F42D3" w:rsidRDefault="003D003E" w:rsidP="005253AB">
            <w:pPr>
              <w:pStyle w:val="TableEntry"/>
            </w:pPr>
            <w:r w:rsidRPr="001F42D3">
              <w:t>Alert _Identifier</w:t>
            </w:r>
          </w:p>
        </w:tc>
        <w:tc>
          <w:tcPr>
            <w:tcW w:w="3729" w:type="dxa"/>
          </w:tcPr>
          <w:p w14:paraId="2B50D843" w14:textId="77777777" w:rsidR="00B11855" w:rsidRPr="001F42D3" w:rsidRDefault="003D003E" w:rsidP="005253AB">
            <w:pPr>
              <w:pStyle w:val="TableEntry"/>
            </w:pPr>
            <w:r w:rsidRPr="001F42D3">
              <w:t>Alert unique identifier</w:t>
            </w:r>
          </w:p>
          <w:p w14:paraId="57854420" w14:textId="68ACAC1D" w:rsidR="00B11855" w:rsidRPr="001F42D3" w:rsidRDefault="003D003E" w:rsidP="005253AB">
            <w:pPr>
              <w:pStyle w:val="TableEntry"/>
            </w:pPr>
            <w:r w:rsidRPr="001F42D3">
              <w:t xml:space="preserve">(see </w:t>
            </w:r>
            <w:r w:rsidR="00901663" w:rsidRPr="001F42D3">
              <w:t>[PCD-06]</w:t>
            </w:r>
            <w:r w:rsidRPr="001F42D3">
              <w:t>)</w:t>
            </w:r>
          </w:p>
        </w:tc>
        <w:tc>
          <w:tcPr>
            <w:tcW w:w="961" w:type="dxa"/>
          </w:tcPr>
          <w:p w14:paraId="2E936BE6" w14:textId="77777777" w:rsidR="00B11855" w:rsidRPr="001F42D3" w:rsidRDefault="003D003E" w:rsidP="005253AB">
            <w:pPr>
              <w:pStyle w:val="TableEntry"/>
            </w:pPr>
            <w:r w:rsidRPr="001F42D3">
              <w:t>R</w:t>
            </w:r>
          </w:p>
        </w:tc>
        <w:tc>
          <w:tcPr>
            <w:tcW w:w="1469" w:type="dxa"/>
          </w:tcPr>
          <w:p w14:paraId="689F1C16" w14:textId="77777777" w:rsidR="00B11855" w:rsidRPr="001F42D3" w:rsidRDefault="003D003E" w:rsidP="005253AB">
            <w:pPr>
              <w:pStyle w:val="TableEntry"/>
            </w:pPr>
            <w:r w:rsidRPr="001F42D3">
              <w:t>[1..1]</w:t>
            </w:r>
          </w:p>
        </w:tc>
      </w:tr>
      <w:tr w:rsidR="00B11855" w:rsidRPr="001F42D3" w14:paraId="10326841" w14:textId="77777777" w:rsidTr="00DE39CA">
        <w:trPr>
          <w:cantSplit/>
          <w:jc w:val="center"/>
        </w:trPr>
        <w:tc>
          <w:tcPr>
            <w:tcW w:w="1840" w:type="dxa"/>
          </w:tcPr>
          <w:p w14:paraId="595D04CE" w14:textId="77777777" w:rsidR="00B11855" w:rsidRPr="001F42D3" w:rsidRDefault="003D003E" w:rsidP="005253AB">
            <w:pPr>
              <w:pStyle w:val="TableEntry"/>
            </w:pPr>
            <w:r w:rsidRPr="001F42D3">
              <w:t>Alert _Status</w:t>
            </w:r>
          </w:p>
        </w:tc>
        <w:tc>
          <w:tcPr>
            <w:tcW w:w="3729" w:type="dxa"/>
          </w:tcPr>
          <w:p w14:paraId="608E2E9F" w14:textId="77777777" w:rsidR="00B11855" w:rsidRPr="001F42D3" w:rsidRDefault="003D003E" w:rsidP="005253AB">
            <w:pPr>
              <w:pStyle w:val="TableEntry"/>
            </w:pPr>
            <w:r w:rsidRPr="001F42D3">
              <w:t xml:space="preserve">Communication Status Enumeration item </w:t>
            </w:r>
          </w:p>
        </w:tc>
        <w:tc>
          <w:tcPr>
            <w:tcW w:w="961" w:type="dxa"/>
          </w:tcPr>
          <w:p w14:paraId="499F7728" w14:textId="77777777" w:rsidR="00B11855" w:rsidRPr="001F42D3" w:rsidRDefault="003D003E" w:rsidP="005253AB">
            <w:pPr>
              <w:pStyle w:val="TableEntry"/>
            </w:pPr>
            <w:r w:rsidRPr="001F42D3">
              <w:t>R</w:t>
            </w:r>
          </w:p>
        </w:tc>
        <w:tc>
          <w:tcPr>
            <w:tcW w:w="1469" w:type="dxa"/>
          </w:tcPr>
          <w:p w14:paraId="05AB1ADE" w14:textId="472E7656" w:rsidR="00B11855" w:rsidRPr="001F42D3" w:rsidRDefault="003D003E" w:rsidP="00863A9A">
            <w:pPr>
              <w:pStyle w:val="TableEntry"/>
              <w:tabs>
                <w:tab w:val="left" w:pos="1031"/>
              </w:tabs>
            </w:pPr>
            <w:r w:rsidRPr="001F42D3">
              <w:t>[1..1]</w:t>
            </w:r>
          </w:p>
        </w:tc>
      </w:tr>
      <w:tr w:rsidR="009640BC" w:rsidRPr="001F42D3" w14:paraId="4FBFF509" w14:textId="77777777" w:rsidTr="00DE39CA">
        <w:trPr>
          <w:cantSplit/>
          <w:jc w:val="center"/>
        </w:trPr>
        <w:tc>
          <w:tcPr>
            <w:tcW w:w="1840" w:type="dxa"/>
          </w:tcPr>
          <w:p w14:paraId="46013014" w14:textId="5630389E" w:rsidR="009640BC" w:rsidRPr="001F42D3" w:rsidRDefault="009640BC" w:rsidP="005253AB">
            <w:pPr>
              <w:pStyle w:val="TableEntry"/>
            </w:pPr>
            <w:r w:rsidRPr="001F42D3">
              <w:t>Alert_Information</w:t>
            </w:r>
          </w:p>
        </w:tc>
        <w:tc>
          <w:tcPr>
            <w:tcW w:w="3729" w:type="dxa"/>
          </w:tcPr>
          <w:p w14:paraId="369E449C" w14:textId="4353BEEF" w:rsidR="009640BC" w:rsidRPr="001F42D3" w:rsidRDefault="009640BC" w:rsidP="005253AB">
            <w:pPr>
              <w:pStyle w:val="TableEntry"/>
            </w:pPr>
            <w:r w:rsidRPr="001F42D3">
              <w:t xml:space="preserve">Information associated with alert content, </w:t>
            </w:r>
            <w:r w:rsidR="00BC309B" w:rsidRPr="001F42D3">
              <w:t>s</w:t>
            </w:r>
            <w:r w:rsidRPr="001F42D3">
              <w:t>ee Appendix K for WCTP messaging information</w:t>
            </w:r>
          </w:p>
        </w:tc>
        <w:tc>
          <w:tcPr>
            <w:tcW w:w="961" w:type="dxa"/>
          </w:tcPr>
          <w:p w14:paraId="70BAEA3D" w14:textId="12F8E263" w:rsidR="009640BC" w:rsidRPr="001F42D3" w:rsidRDefault="009640BC" w:rsidP="005253AB">
            <w:pPr>
              <w:pStyle w:val="TableEntry"/>
            </w:pPr>
            <w:r w:rsidRPr="001F42D3">
              <w:t>O</w:t>
            </w:r>
          </w:p>
        </w:tc>
        <w:tc>
          <w:tcPr>
            <w:tcW w:w="1469" w:type="dxa"/>
          </w:tcPr>
          <w:p w14:paraId="4DB910A2" w14:textId="7111B366" w:rsidR="009640BC" w:rsidRPr="001F42D3" w:rsidRDefault="009640BC" w:rsidP="009640BC">
            <w:pPr>
              <w:pStyle w:val="TableEntry"/>
              <w:tabs>
                <w:tab w:val="left" w:pos="1031"/>
              </w:tabs>
            </w:pPr>
            <w:r w:rsidRPr="001F42D3">
              <w:t>[0..1]</w:t>
            </w:r>
          </w:p>
        </w:tc>
      </w:tr>
    </w:tbl>
    <w:p w14:paraId="78D64287" w14:textId="77777777" w:rsidR="00B11855" w:rsidRPr="001F42D3" w:rsidRDefault="00B11855" w:rsidP="00113C9C">
      <w:pPr>
        <w:pStyle w:val="BodyText"/>
      </w:pPr>
    </w:p>
    <w:p w14:paraId="4EC328BB" w14:textId="26749AE4" w:rsidR="00B11855" w:rsidRPr="001F42D3" w:rsidRDefault="003D003E" w:rsidP="00123C7B">
      <w:pPr>
        <w:pStyle w:val="Heading5"/>
        <w:rPr>
          <w:noProof w:val="0"/>
        </w:rPr>
      </w:pPr>
      <w:bookmarkStart w:id="1666" w:name="_Toc401769826"/>
      <w:bookmarkStart w:id="1667" w:name="_Toc214889728"/>
      <w:r w:rsidRPr="001F42D3">
        <w:rPr>
          <w:noProof w:val="0"/>
        </w:rPr>
        <w:t>Expected Actions</w:t>
      </w:r>
      <w:bookmarkEnd w:id="1666"/>
      <w:bookmarkEnd w:id="1667"/>
    </w:p>
    <w:p w14:paraId="2FFE7928" w14:textId="15853CB3" w:rsidR="00B11855" w:rsidRPr="001F42D3" w:rsidRDefault="003D003E" w:rsidP="00113C9C">
      <w:pPr>
        <w:pStyle w:val="BodyText"/>
      </w:pPr>
      <w:r w:rsidRPr="001F42D3">
        <w:t>Based upon the status of the delivery or th</w:t>
      </w:r>
      <w:r w:rsidR="00DC7CC3" w:rsidRPr="001F42D3">
        <w:t xml:space="preserve">e operator response the </w:t>
      </w:r>
      <w:r w:rsidR="009E2B46" w:rsidRPr="001F42D3">
        <w:t>Alert Manager</w:t>
      </w:r>
      <w:r w:rsidR="00DC7CC3" w:rsidRPr="001F42D3">
        <w:t xml:space="preserve"> may e</w:t>
      </w:r>
      <w:r w:rsidRPr="001F42D3">
        <w:t>ffect changes in its own internal escalation process to select and send the message to a different device associated with the same user or a device associated with a different user.</w:t>
      </w:r>
    </w:p>
    <w:p w14:paraId="507ACA99" w14:textId="2771BFD3" w:rsidR="00B11855" w:rsidRPr="001F42D3" w:rsidRDefault="00D557B6" w:rsidP="00113C9C">
      <w:pPr>
        <w:pStyle w:val="BodyText"/>
      </w:pPr>
      <w:r w:rsidRPr="001F42D3">
        <w:t xml:space="preserve">If the </w:t>
      </w:r>
      <w:r w:rsidR="009E2B46" w:rsidRPr="001F42D3">
        <w:t>Alert Manager</w:t>
      </w:r>
      <w:r w:rsidRPr="001F42D3">
        <w:t xml:space="preserve"> supports the PCD-05 message then in response to each PCD-07 message a PCD-05 message is sent from the </w:t>
      </w:r>
      <w:r w:rsidR="009E2B46" w:rsidRPr="001F42D3">
        <w:t>Alert Manager</w:t>
      </w:r>
      <w:r w:rsidRPr="001F42D3">
        <w:t xml:space="preserve"> to the </w:t>
      </w:r>
      <w:r w:rsidR="009E2B46" w:rsidRPr="001F42D3">
        <w:t>Alert Reporter</w:t>
      </w:r>
      <w:r w:rsidRPr="001F42D3">
        <w:t xml:space="preserve"> to update the </w:t>
      </w:r>
      <w:r w:rsidR="009E2B46" w:rsidRPr="001F42D3">
        <w:t>Alert Reporter</w:t>
      </w:r>
      <w:r w:rsidRPr="001F42D3">
        <w:t xml:space="preserve"> as to alert dissemination status updates and operator responses to the alert PCD-06 message.</w:t>
      </w:r>
    </w:p>
    <w:p w14:paraId="11BB2BF9" w14:textId="3145D319" w:rsidR="00B11855" w:rsidRPr="001F42D3" w:rsidRDefault="003D003E" w:rsidP="00123C7B">
      <w:pPr>
        <w:pStyle w:val="Heading5"/>
        <w:rPr>
          <w:noProof w:val="0"/>
        </w:rPr>
      </w:pPr>
      <w:bookmarkStart w:id="1668" w:name="_Toc401769827"/>
      <w:bookmarkStart w:id="1669" w:name="_Toc214889729"/>
      <w:r w:rsidRPr="001F42D3">
        <w:rPr>
          <w:noProof w:val="0"/>
        </w:rPr>
        <w:lastRenderedPageBreak/>
        <w:t>Security Considerations</w:t>
      </w:r>
      <w:bookmarkEnd w:id="1668"/>
      <w:bookmarkEnd w:id="1669"/>
    </w:p>
    <w:p w14:paraId="5492A182" w14:textId="376F26A0" w:rsidR="009F4303" w:rsidRPr="001F42D3" w:rsidRDefault="003D003E" w:rsidP="00113C9C">
      <w:pPr>
        <w:pStyle w:val="BodyText"/>
      </w:pPr>
      <w:r w:rsidRPr="001F42D3">
        <w:t xml:space="preserve">This profile while utilizing communication capabilities supportive of authentication, encryption, or auditing, does not impose specific requirements leaving these matters to site-specific policy or agreement. The </w:t>
      </w:r>
      <w:r w:rsidR="006E73C1" w:rsidRPr="001F42D3">
        <w:t>IHE Devices Technical Framework</w:t>
      </w:r>
      <w:r w:rsidRPr="001F42D3">
        <w:t xml:space="preserve"> identifies security requirements across all PCD profiles. During the </w:t>
      </w:r>
      <w:r w:rsidR="001B6A17" w:rsidRPr="001F42D3">
        <w:t>p</w:t>
      </w:r>
      <w:r w:rsidRPr="001F42D3">
        <w:t>rofile development there were no unusual security/privacy concerns identified. There are no mandatory security controls</w:t>
      </w:r>
      <w:r w:rsidR="00E6297A"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184ADEF5" w14:textId="77777777" w:rsidR="00B11855" w:rsidRPr="001F42D3" w:rsidRDefault="009F4303" w:rsidP="00123C7B">
      <w:pPr>
        <w:pStyle w:val="Heading2"/>
        <w:rPr>
          <w:noProof w:val="0"/>
        </w:rPr>
      </w:pPr>
      <w:bookmarkStart w:id="1670" w:name="_Toc214889730"/>
      <w:r w:rsidRPr="001F42D3">
        <w:rPr>
          <w:noProof w:val="0"/>
        </w:rPr>
        <w:t>[PCD-08] Reserved</w:t>
      </w:r>
      <w:bookmarkEnd w:id="1670"/>
    </w:p>
    <w:p w14:paraId="0B58119B" w14:textId="5C7EA173" w:rsidR="00B11855" w:rsidRPr="001F42D3" w:rsidRDefault="003D003E" w:rsidP="00123C7B">
      <w:pPr>
        <w:pStyle w:val="Heading2"/>
        <w:rPr>
          <w:noProof w:val="0"/>
        </w:rPr>
      </w:pPr>
      <w:bookmarkStart w:id="1671" w:name="_Toc401770796"/>
      <w:bookmarkStart w:id="1672" w:name="_Toc401770991"/>
      <w:bookmarkStart w:id="1673" w:name="_Toc401771186"/>
      <w:bookmarkStart w:id="1674" w:name="_Toc401771380"/>
      <w:bookmarkStart w:id="1675" w:name="_Toc401771572"/>
      <w:bookmarkStart w:id="1676" w:name="_Toc401771765"/>
      <w:bookmarkStart w:id="1677" w:name="_Toc401771958"/>
      <w:bookmarkStart w:id="1678" w:name="_Toc401772151"/>
      <w:bookmarkStart w:id="1679" w:name="_Toc401772739"/>
      <w:bookmarkStart w:id="1680" w:name="_Toc401773367"/>
      <w:bookmarkStart w:id="1681" w:name="_Toc401774243"/>
      <w:bookmarkStart w:id="1682" w:name="_Toc401769346"/>
      <w:bookmarkStart w:id="1683" w:name="_Toc401769829"/>
      <w:bookmarkStart w:id="1684" w:name="_Toc401770797"/>
      <w:bookmarkStart w:id="1685" w:name="_Toc401770992"/>
      <w:bookmarkStart w:id="1686" w:name="_Toc401771187"/>
      <w:bookmarkStart w:id="1687" w:name="_Toc401771381"/>
      <w:bookmarkStart w:id="1688" w:name="_Toc401771573"/>
      <w:bookmarkStart w:id="1689" w:name="_Toc401771766"/>
      <w:bookmarkStart w:id="1690" w:name="_Toc401771959"/>
      <w:bookmarkStart w:id="1691" w:name="_Toc401772152"/>
      <w:bookmarkStart w:id="1692" w:name="_Toc401772740"/>
      <w:bookmarkStart w:id="1693" w:name="_Toc401773368"/>
      <w:bookmarkStart w:id="1694" w:name="_Toc401774244"/>
      <w:bookmarkStart w:id="1695" w:name="_Toc401769347"/>
      <w:bookmarkStart w:id="1696" w:name="_Toc401769830"/>
      <w:bookmarkStart w:id="1697" w:name="_Toc214889731"/>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r w:rsidRPr="001F42D3">
        <w:rPr>
          <w:noProof w:val="0"/>
        </w:rPr>
        <w:t>Communicate IDC Observations</w:t>
      </w:r>
      <w:bookmarkEnd w:id="1695"/>
      <w:bookmarkEnd w:id="1696"/>
      <w:r w:rsidR="00BB3E0D" w:rsidRPr="001F42D3">
        <w:rPr>
          <w:noProof w:val="0"/>
        </w:rPr>
        <w:t xml:space="preserve"> [PCD-09]</w:t>
      </w:r>
      <w:bookmarkEnd w:id="1697"/>
    </w:p>
    <w:p w14:paraId="4CA82E6A" w14:textId="25D1545B" w:rsidR="00B11855" w:rsidRPr="001F42D3" w:rsidRDefault="003D003E" w:rsidP="00113C9C">
      <w:pPr>
        <w:pStyle w:val="BodyText"/>
      </w:pPr>
      <w:r w:rsidRPr="001F42D3">
        <w:t xml:space="preserve">This section corresponds to transaction </w:t>
      </w:r>
      <w:r w:rsidR="007426DD" w:rsidRPr="001F42D3">
        <w:t>[PCD-09]</w:t>
      </w:r>
      <w:r w:rsidRPr="001F42D3">
        <w:t xml:space="preserve"> of the </w:t>
      </w:r>
      <w:r w:rsidR="00A60E41" w:rsidRPr="001F42D3">
        <w:t>IHE Devices Technical Framework</w:t>
      </w:r>
      <w:r w:rsidRPr="001F42D3">
        <w:t xml:space="preserve">. Transaction </w:t>
      </w:r>
      <w:r w:rsidR="007426DD" w:rsidRPr="001F42D3">
        <w:t>[PCD-09]</w:t>
      </w:r>
      <w:r w:rsidRPr="001F42D3">
        <w:t xml:space="preserve"> is used by the Implantable Device – Cardiac – Reporter and Implantable Device – Cardiac – Consumer </w:t>
      </w:r>
      <w:r w:rsidR="00B054A1" w:rsidRPr="001F42D3">
        <w:t>A</w:t>
      </w:r>
      <w:r w:rsidRPr="001F42D3">
        <w:t>ctors.</w:t>
      </w:r>
    </w:p>
    <w:p w14:paraId="6B0980CE" w14:textId="77777777" w:rsidR="00B11855" w:rsidRPr="001F42D3" w:rsidRDefault="00C5129A" w:rsidP="00123C7B">
      <w:pPr>
        <w:pStyle w:val="Heading3"/>
        <w:rPr>
          <w:noProof w:val="0"/>
        </w:rPr>
      </w:pPr>
      <w:bookmarkStart w:id="1698" w:name="_Toc401769348"/>
      <w:bookmarkStart w:id="1699" w:name="_Toc401769831"/>
      <w:bookmarkStart w:id="1700" w:name="_Toc214889732"/>
      <w:r w:rsidRPr="001F42D3">
        <w:rPr>
          <w:noProof w:val="0"/>
        </w:rPr>
        <w:t>S</w:t>
      </w:r>
      <w:r w:rsidR="003D003E" w:rsidRPr="001F42D3">
        <w:rPr>
          <w:noProof w:val="0"/>
        </w:rPr>
        <w:t>cope</w:t>
      </w:r>
      <w:bookmarkEnd w:id="1698"/>
      <w:bookmarkEnd w:id="1699"/>
      <w:bookmarkEnd w:id="1700"/>
    </w:p>
    <w:p w14:paraId="669F590B" w14:textId="6A53D765" w:rsidR="00B11855" w:rsidRPr="001F42D3" w:rsidRDefault="003D003E" w:rsidP="00113C9C">
      <w:pPr>
        <w:pStyle w:val="BodyText"/>
      </w:pPr>
      <w:r w:rsidRPr="001F42D3">
        <w:t xml:space="preserve">In the Communicate IDC Observation transaction, the Implantable Device – Cardiac – Reporter sends the observation as an unsolicited </w:t>
      </w:r>
      <w:r w:rsidR="006D613E" w:rsidRPr="001F42D3">
        <w:t>HL7</w:t>
      </w:r>
      <w:r w:rsidR="00995105" w:rsidRPr="001F42D3">
        <w:t xml:space="preserve"> </w:t>
      </w:r>
      <w:r w:rsidRPr="001F42D3">
        <w:t>ORU message to the Implantable Device – Cardiac – Consumer.</w:t>
      </w:r>
    </w:p>
    <w:p w14:paraId="0A27DEBB" w14:textId="77777777" w:rsidR="00B11855" w:rsidRPr="001F42D3" w:rsidRDefault="003D003E" w:rsidP="00123C7B">
      <w:pPr>
        <w:pStyle w:val="Heading3"/>
        <w:rPr>
          <w:noProof w:val="0"/>
        </w:rPr>
      </w:pPr>
      <w:bookmarkStart w:id="1701" w:name="_Toc401769349"/>
      <w:bookmarkStart w:id="1702" w:name="_Toc401769832"/>
      <w:bookmarkStart w:id="1703" w:name="_Toc214889733"/>
      <w:r w:rsidRPr="001F42D3">
        <w:rPr>
          <w:noProof w:val="0"/>
        </w:rPr>
        <w:t>Use Case Roles</w:t>
      </w:r>
      <w:bookmarkEnd w:id="1701"/>
      <w:bookmarkEnd w:id="1702"/>
      <w:bookmarkEnd w:id="1703"/>
    </w:p>
    <w:p w14:paraId="36985658" w14:textId="77777777" w:rsidR="00B11855" w:rsidRPr="001F42D3" w:rsidRDefault="00B11855" w:rsidP="001A4392">
      <w:pPr>
        <w:pStyle w:val="BodyText"/>
      </w:pPr>
    </w:p>
    <w:p w14:paraId="7676721F" w14:textId="1EFC2818" w:rsidR="00573FF2" w:rsidRPr="001F42D3" w:rsidRDefault="00573FF2" w:rsidP="001A4392">
      <w:pPr>
        <w:pStyle w:val="BodyText"/>
      </w:pPr>
      <w:r w:rsidRPr="001F42D3">
        <w:rPr>
          <w:noProof/>
        </w:rPr>
        <mc:AlternateContent>
          <mc:Choice Requires="wpc">
            <w:drawing>
              <wp:inline distT="0" distB="0" distL="0" distR="0" wp14:anchorId="4A9AD2B2" wp14:editId="36F7C2E3">
                <wp:extent cx="5943600" cy="2200275"/>
                <wp:effectExtent l="0" t="0" r="0" b="0"/>
                <wp:docPr id="181" name="Canvas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7" name="Text Box 57"/>
                        <wps:cNvSpPr txBox="1"/>
                        <wps:spPr>
                          <a:xfrm>
                            <a:off x="933259" y="123826"/>
                            <a:ext cx="1447800" cy="685598"/>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AAD7CD" w14:textId="3CC465E6" w:rsidR="00351E42" w:rsidRDefault="00351E42" w:rsidP="00CF5627">
                              <w:pPr>
                                <w:ind w:hanging="2"/>
                                <w:jc w:val="center"/>
                              </w:pPr>
                              <w:bookmarkStart w:id="1704" w:name="OLE_LINK11"/>
                              <w:bookmarkStart w:id="1705" w:name="OLE_LINK12"/>
                              <w:bookmarkStart w:id="1706" w:name="_Hlk497469695"/>
                              <w:bookmarkStart w:id="1707" w:name="OLE_LINK13"/>
                              <w:bookmarkStart w:id="1708" w:name="OLE_LINK14"/>
                              <w:bookmarkStart w:id="1709" w:name="_Hlk497469698"/>
                              <w:r>
                                <w:t>Implantable Device</w:t>
                              </w:r>
                            </w:p>
                            <w:p w14:paraId="70DE4F20" w14:textId="152FF6C6" w:rsidR="00351E42" w:rsidRDefault="00351E42" w:rsidP="00CF5627">
                              <w:pPr>
                                <w:ind w:hanging="2"/>
                                <w:jc w:val="center"/>
                              </w:pPr>
                              <w:r>
                                <w:t xml:space="preserve">– Cardiac </w:t>
                              </w:r>
                              <w:bookmarkStart w:id="1710" w:name="OLE_LINK9"/>
                              <w:bookmarkStart w:id="1711" w:name="OLE_LINK10"/>
                              <w:r>
                                <w:t>–</w:t>
                              </w:r>
                              <w:bookmarkEnd w:id="1710"/>
                              <w:bookmarkEnd w:id="1711"/>
                            </w:p>
                            <w:p w14:paraId="0FF6C004" w14:textId="1B8E65F4" w:rsidR="00351E42" w:rsidRDefault="00351E42" w:rsidP="00CF5627">
                              <w:pPr>
                                <w:ind w:hanging="2"/>
                                <w:jc w:val="center"/>
                              </w:pPr>
                              <w:r>
                                <w:t xml:space="preserve"> Reporter</w:t>
                              </w:r>
                              <w:bookmarkEnd w:id="1704"/>
                              <w:bookmarkEnd w:id="1705"/>
                              <w:bookmarkEnd w:id="1706"/>
                              <w:bookmarkEnd w:id="1707"/>
                              <w:bookmarkEnd w:id="1708"/>
                              <w:bookmarkEnd w:id="170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33"/>
                        <wps:cNvSpPr txBox="1"/>
                        <wps:spPr>
                          <a:xfrm>
                            <a:off x="2961300" y="123795"/>
                            <a:ext cx="1447165" cy="703699"/>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89E78D" w14:textId="15B22C0B" w:rsidR="00351E42" w:rsidRDefault="00351E42" w:rsidP="00573FF2">
                              <w:pPr>
                                <w:ind w:hanging="2"/>
                                <w:jc w:val="center"/>
                              </w:pPr>
                              <w:r>
                                <w:t>Implantable Device</w:t>
                              </w:r>
                            </w:p>
                            <w:p w14:paraId="4284D8E0" w14:textId="77777777" w:rsidR="00351E42" w:rsidRDefault="00351E42" w:rsidP="00573FF2">
                              <w:pPr>
                                <w:ind w:hanging="2"/>
                                <w:jc w:val="center"/>
                              </w:pPr>
                              <w:r>
                                <w:t>– Cardiac –</w:t>
                              </w:r>
                            </w:p>
                            <w:p w14:paraId="4C685025" w14:textId="65A69F74" w:rsidR="00351E42" w:rsidRDefault="00351E42" w:rsidP="00772E92">
                              <w:pPr>
                                <w:ind w:hanging="2"/>
                                <w:jc w:val="center"/>
                              </w:pPr>
                              <w:r>
                                <w:t xml:space="preserve"> Consumer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59" name="Group 59"/>
                        <wpg:cNvGrpSpPr/>
                        <wpg:grpSpPr>
                          <a:xfrm>
                            <a:off x="1562101" y="1228110"/>
                            <a:ext cx="2190750" cy="810240"/>
                            <a:chOff x="2009776" y="1571625"/>
                            <a:chExt cx="1504586" cy="819150"/>
                          </a:xfrm>
                        </wpg:grpSpPr>
                        <wps:wsp>
                          <wps:cNvPr id="60" name="Oval 60"/>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Text Box 61"/>
                          <wps:cNvSpPr txBox="1"/>
                          <wps:spPr>
                            <a:xfrm>
                              <a:off x="2230119" y="1709136"/>
                              <a:ext cx="1063902" cy="5179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11CE2" w14:textId="054C06D6" w:rsidR="00351E42" w:rsidRDefault="00351E42" w:rsidP="00CF5627">
                                <w:pPr>
                                  <w:ind w:hanging="2"/>
                                  <w:jc w:val="center"/>
                                </w:pPr>
                                <w:r>
                                  <w:t>Communicate IDC Observation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62" name="Straight Connector 62"/>
                        <wps:cNvCnPr>
                          <a:stCxn id="57" idx="2"/>
                          <a:endCxn id="60" idx="1"/>
                        </wps:cNvCnPr>
                        <wps:spPr>
                          <a:xfrm>
                            <a:off x="1657159" y="809424"/>
                            <a:ext cx="225770" cy="5373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Straight Connector 63"/>
                        <wps:cNvCnPr>
                          <a:stCxn id="58" idx="2"/>
                          <a:endCxn id="60" idx="7"/>
                        </wps:cNvCnPr>
                        <wps:spPr>
                          <a:xfrm flipH="1">
                            <a:off x="3432023" y="827494"/>
                            <a:ext cx="252860" cy="51927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9AD2B2" id="Canvas 181" o:spid="_x0000_s1168" editas="canvas" style="width:468pt;height:173.25pt;mso-position-horizontal-relative:char;mso-position-vertical-relative:line" coordsize="59436,22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">
                <v:shape id="_x0000_s1169" type="#_x0000_t75" style="position:absolute;width:59436;height:22002;visibility:visible;mso-wrap-style:square">
                  <v:fill o:detectmouseclick="t"/>
                  <v:path o:connecttype="none"/>
                </v:shape>
                <v:shape id="Text Box 57" o:spid="_x0000_s1170" type="#_x0000_t202" style="position:absolute;left:9332;top:1238;width:14478;height:6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" filled="f" strokeweight="1.25pt">
                  <v:textbox>
                    <w:txbxContent>
                      <w:p w14:paraId="37AAD7CD" w14:textId="3CC465E6" w:rsidR="00351E42" w:rsidRDefault="00351E42" w:rsidP="00CF5627">
                        <w:pPr>
                          <w:ind w:hanging="2"/>
                          <w:jc w:val="center"/>
                        </w:pPr>
                        <w:bookmarkStart w:id="1712" w:name="OLE_LINK11"/>
                        <w:bookmarkStart w:id="1713" w:name="OLE_LINK12"/>
                        <w:bookmarkStart w:id="1714" w:name="_Hlk497469695"/>
                        <w:bookmarkStart w:id="1715" w:name="OLE_LINK13"/>
                        <w:bookmarkStart w:id="1716" w:name="OLE_LINK14"/>
                        <w:bookmarkStart w:id="1717" w:name="_Hlk497469698"/>
                        <w:r>
                          <w:t>Implantable Device</w:t>
                        </w:r>
                      </w:p>
                      <w:p w14:paraId="70DE4F20" w14:textId="152FF6C6" w:rsidR="00351E42" w:rsidRDefault="00351E42" w:rsidP="00CF5627">
                        <w:pPr>
                          <w:ind w:hanging="2"/>
                          <w:jc w:val="center"/>
                        </w:pPr>
                        <w:r>
                          <w:t xml:space="preserve">– Cardiac </w:t>
                        </w:r>
                        <w:bookmarkStart w:id="1718" w:name="OLE_LINK9"/>
                        <w:bookmarkStart w:id="1719" w:name="OLE_LINK10"/>
                        <w:r>
                          <w:t>–</w:t>
                        </w:r>
                        <w:bookmarkEnd w:id="1718"/>
                        <w:bookmarkEnd w:id="1719"/>
                      </w:p>
                      <w:p w14:paraId="0FF6C004" w14:textId="1B8E65F4" w:rsidR="00351E42" w:rsidRDefault="00351E42" w:rsidP="00CF5627">
                        <w:pPr>
                          <w:ind w:hanging="2"/>
                          <w:jc w:val="center"/>
                        </w:pPr>
                        <w:r>
                          <w:t xml:space="preserve"> Reporter</w:t>
                        </w:r>
                        <w:bookmarkEnd w:id="1712"/>
                        <w:bookmarkEnd w:id="1713"/>
                        <w:bookmarkEnd w:id="1714"/>
                        <w:bookmarkEnd w:id="1715"/>
                        <w:bookmarkEnd w:id="1716"/>
                        <w:bookmarkEnd w:id="1717"/>
                      </w:p>
                    </w:txbxContent>
                  </v:textbox>
                </v:shape>
                <v:shape id="Text Box 33" o:spid="_x0000_s1171" type="#_x0000_t202" style="position:absolute;left:29613;top:1237;width:14471;height:7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" filled="f" strokeweight="1.25pt">
                  <v:textbox>
                    <w:txbxContent>
                      <w:p w14:paraId="2189E78D" w14:textId="15B22C0B" w:rsidR="00351E42" w:rsidRDefault="00351E42" w:rsidP="00573FF2">
                        <w:pPr>
                          <w:ind w:hanging="2"/>
                          <w:jc w:val="center"/>
                        </w:pPr>
                        <w:r>
                          <w:t>Implantable Device</w:t>
                        </w:r>
                      </w:p>
                      <w:p w14:paraId="4284D8E0" w14:textId="77777777" w:rsidR="00351E42" w:rsidRDefault="00351E42" w:rsidP="00573FF2">
                        <w:pPr>
                          <w:ind w:hanging="2"/>
                          <w:jc w:val="center"/>
                        </w:pPr>
                        <w:r>
                          <w:t>– Cardiac –</w:t>
                        </w:r>
                      </w:p>
                      <w:p w14:paraId="4C685025" w14:textId="65A69F74" w:rsidR="00351E42" w:rsidRDefault="00351E42" w:rsidP="00772E92">
                        <w:pPr>
                          <w:ind w:hanging="2"/>
                          <w:jc w:val="center"/>
                        </w:pPr>
                        <w:r>
                          <w:t xml:space="preserve"> Consumer</w:t>
                        </w:r>
                      </w:p>
                    </w:txbxContent>
                  </v:textbox>
                </v:shape>
                <v:group id="Group 59" o:spid="_x0000_s1172" style="position:absolute;left:15621;top:12281;width:21907;height:8102"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oval id="Oval 60" o:spid="_x0000_s1173"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" filled="f" strokecolor="black [3213]" strokeweight="1.25pt">
                    <v:stroke joinstyle="miter"/>
                  </v:oval>
                  <v:shape id="Text Box 61" o:spid="_x0000_s1174" type="#_x0000_t202" style="position:absolute;left:22301;top:17091;width:10639;height:5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5F811CE2" w14:textId="054C06D6" w:rsidR="00351E42" w:rsidRDefault="00351E42" w:rsidP="00CF5627">
                          <w:pPr>
                            <w:ind w:hanging="2"/>
                            <w:jc w:val="center"/>
                          </w:pPr>
                          <w:r>
                            <w:t>Communicate IDC Observation</w:t>
                          </w:r>
                        </w:p>
                      </w:txbxContent>
                    </v:textbox>
                  </v:shape>
                </v:group>
                <v:line id="Straight Connector 62" o:spid="_x0000_s1175" style="position:absolute;visibility:visible;mso-wrap-style:square" from="16571,8094" to="18829,13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" strokecolor="black [3213]" strokeweight=".5pt">
                  <v:stroke joinstyle="miter"/>
                </v:line>
                <v:line id="Straight Connector 63" o:spid="_x0000_s1176" style="position:absolute;flip:x;visibility:visible;mso-wrap-style:square" from="34320,8274" to="36848,13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" strokecolor="black [3213]" strokeweight=".5pt">
                  <v:stroke joinstyle="miter"/>
                </v:line>
                <w10:anchorlock/>
              </v:group>
            </w:pict>
          </mc:Fallback>
        </mc:AlternateContent>
      </w:r>
    </w:p>
    <w:p w14:paraId="4EF6EE8B" w14:textId="77777777" w:rsidR="00B11855" w:rsidRPr="001F42D3" w:rsidRDefault="003D003E" w:rsidP="00CF5627">
      <w:pPr>
        <w:pStyle w:val="FigureTitle"/>
      </w:pPr>
      <w:r w:rsidRPr="001F42D3">
        <w:t>Figure 3.9.2</w:t>
      </w:r>
      <w:r w:rsidR="005D79DE" w:rsidRPr="001F42D3">
        <w:rPr>
          <w:rFonts w:eastAsia="MS Gothic"/>
        </w:rPr>
        <w:t>-</w:t>
      </w:r>
      <w:r w:rsidRPr="001F42D3">
        <w:t>1: Communicate IDC Observation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8000"/>
      </w:tblGrid>
      <w:tr w:rsidR="005D79DE" w:rsidRPr="001F42D3" w14:paraId="5EFD968D" w14:textId="77777777" w:rsidTr="00B34AEB">
        <w:trPr>
          <w:cantSplit/>
        </w:trPr>
        <w:tc>
          <w:tcPr>
            <w:tcW w:w="1368" w:type="dxa"/>
          </w:tcPr>
          <w:p w14:paraId="58B7A6C5" w14:textId="77777777" w:rsidR="005D79DE" w:rsidRPr="001F42D3" w:rsidRDefault="005D79DE" w:rsidP="00B34AEB">
            <w:pPr>
              <w:pStyle w:val="BodyText"/>
              <w:rPr>
                <w:bCs/>
              </w:rPr>
            </w:pPr>
            <w:r w:rsidRPr="001F42D3">
              <w:rPr>
                <w:b/>
                <w:bCs/>
              </w:rPr>
              <w:t>Actor</w:t>
            </w:r>
          </w:p>
        </w:tc>
        <w:tc>
          <w:tcPr>
            <w:tcW w:w="8208" w:type="dxa"/>
          </w:tcPr>
          <w:p w14:paraId="1885C5AF" w14:textId="77777777" w:rsidR="005D79DE" w:rsidRPr="001F42D3" w:rsidRDefault="005D79DE" w:rsidP="005D79DE">
            <w:pPr>
              <w:pStyle w:val="BodyText"/>
            </w:pPr>
            <w:r w:rsidRPr="001F42D3">
              <w:t>Implantable Device – Cardiac – Reporter</w:t>
            </w:r>
          </w:p>
        </w:tc>
      </w:tr>
      <w:tr w:rsidR="005D79DE" w:rsidRPr="001F42D3" w14:paraId="72CC4C28" w14:textId="77777777" w:rsidTr="00B34AEB">
        <w:trPr>
          <w:cantSplit/>
        </w:trPr>
        <w:tc>
          <w:tcPr>
            <w:tcW w:w="1368" w:type="dxa"/>
          </w:tcPr>
          <w:p w14:paraId="4185801B" w14:textId="77777777" w:rsidR="005D79DE" w:rsidRPr="001F42D3" w:rsidRDefault="005D79DE" w:rsidP="00B34AEB">
            <w:pPr>
              <w:pStyle w:val="BodyText"/>
              <w:rPr>
                <w:bCs/>
              </w:rPr>
            </w:pPr>
            <w:r w:rsidRPr="001F42D3">
              <w:rPr>
                <w:b/>
                <w:bCs/>
              </w:rPr>
              <w:lastRenderedPageBreak/>
              <w:t>Role</w:t>
            </w:r>
          </w:p>
        </w:tc>
        <w:tc>
          <w:tcPr>
            <w:tcW w:w="8208" w:type="dxa"/>
          </w:tcPr>
          <w:p w14:paraId="39906054" w14:textId="2D7B34C1" w:rsidR="005D79DE" w:rsidRPr="001F42D3" w:rsidRDefault="005D79DE" w:rsidP="005D79DE">
            <w:pPr>
              <w:pStyle w:val="BodyText"/>
            </w:pPr>
            <w:r w:rsidRPr="001F42D3">
              <w:t xml:space="preserve">Outputs the Observation as an </w:t>
            </w:r>
            <w:r w:rsidR="006D613E" w:rsidRPr="001F42D3">
              <w:t>HL7</w:t>
            </w:r>
            <w:r w:rsidR="00995105" w:rsidRPr="001F42D3">
              <w:t xml:space="preserve"> </w:t>
            </w:r>
            <w:r w:rsidRPr="001F42D3">
              <w:t>ORU message upon completion of the observation. This message contains the discrete data for the observation and/or a PDF document containing displayable data relating to the observation.</w:t>
            </w:r>
          </w:p>
        </w:tc>
      </w:tr>
      <w:tr w:rsidR="005D79DE" w:rsidRPr="001F42D3" w14:paraId="794719C3" w14:textId="77777777" w:rsidTr="00B34AEB">
        <w:trPr>
          <w:cantSplit/>
        </w:trPr>
        <w:tc>
          <w:tcPr>
            <w:tcW w:w="1368" w:type="dxa"/>
          </w:tcPr>
          <w:p w14:paraId="22928BFA" w14:textId="77777777" w:rsidR="005D79DE" w:rsidRPr="001F42D3" w:rsidRDefault="005D79DE" w:rsidP="00B34AEB">
            <w:pPr>
              <w:pStyle w:val="BodyText"/>
              <w:rPr>
                <w:bCs/>
              </w:rPr>
            </w:pPr>
            <w:r w:rsidRPr="001F42D3">
              <w:rPr>
                <w:b/>
                <w:bCs/>
              </w:rPr>
              <w:t>Actor</w:t>
            </w:r>
          </w:p>
        </w:tc>
        <w:tc>
          <w:tcPr>
            <w:tcW w:w="8208" w:type="dxa"/>
          </w:tcPr>
          <w:p w14:paraId="6B10A998" w14:textId="77777777" w:rsidR="005D79DE" w:rsidRPr="001F42D3" w:rsidRDefault="005D79DE" w:rsidP="005D79DE">
            <w:pPr>
              <w:pStyle w:val="BodyText"/>
            </w:pPr>
            <w:r w:rsidRPr="001F42D3">
              <w:t>Implantable Device – Cardiac – Consumer</w:t>
            </w:r>
          </w:p>
        </w:tc>
      </w:tr>
      <w:tr w:rsidR="005D79DE" w:rsidRPr="001F42D3" w14:paraId="239F2AE0" w14:textId="77777777" w:rsidTr="00B34AEB">
        <w:trPr>
          <w:cantSplit/>
        </w:trPr>
        <w:tc>
          <w:tcPr>
            <w:tcW w:w="1368" w:type="dxa"/>
          </w:tcPr>
          <w:p w14:paraId="37B43D42" w14:textId="77777777" w:rsidR="005D79DE" w:rsidRPr="001F42D3" w:rsidRDefault="005D79DE" w:rsidP="00B34AEB">
            <w:pPr>
              <w:pStyle w:val="BodyText"/>
              <w:rPr>
                <w:bCs/>
              </w:rPr>
            </w:pPr>
            <w:r w:rsidRPr="001F42D3">
              <w:rPr>
                <w:b/>
                <w:bCs/>
              </w:rPr>
              <w:t>Role</w:t>
            </w:r>
          </w:p>
        </w:tc>
        <w:tc>
          <w:tcPr>
            <w:tcW w:w="8208" w:type="dxa"/>
          </w:tcPr>
          <w:p w14:paraId="189EEAB7" w14:textId="6AA39BA4" w:rsidR="005D79DE" w:rsidRPr="001F42D3" w:rsidRDefault="005D79DE" w:rsidP="005D79DE">
            <w:pPr>
              <w:pStyle w:val="BodyText"/>
            </w:pPr>
            <w:r w:rsidRPr="001F42D3">
              <w:t xml:space="preserve">Receives the </w:t>
            </w:r>
            <w:r w:rsidR="006D613E" w:rsidRPr="001F42D3">
              <w:t>HL7</w:t>
            </w:r>
            <w:r w:rsidR="00995105" w:rsidRPr="001F42D3">
              <w:t xml:space="preserve"> </w:t>
            </w:r>
            <w:r w:rsidRPr="001F42D3">
              <w:t>ORU message and provides some implementation-specific processing. This may include creation of reports, integration of information into electronic health records, or creation of derived data (trends, analyses, reformatted data, population statistics, etc.). If needed, it will reconcile patient identification using an implementation-specific mapping function.</w:t>
            </w:r>
          </w:p>
        </w:tc>
      </w:tr>
    </w:tbl>
    <w:p w14:paraId="2C3C964A" w14:textId="77777777" w:rsidR="005D79DE" w:rsidRPr="001F42D3" w:rsidRDefault="005D79DE" w:rsidP="005D79DE">
      <w:pPr>
        <w:pStyle w:val="BodyText"/>
      </w:pPr>
    </w:p>
    <w:p w14:paraId="2B5E503A" w14:textId="77777777" w:rsidR="00B11855" w:rsidRPr="001F42D3" w:rsidRDefault="003D003E" w:rsidP="00123C7B">
      <w:pPr>
        <w:pStyle w:val="Heading3"/>
        <w:rPr>
          <w:noProof w:val="0"/>
        </w:rPr>
      </w:pPr>
      <w:bookmarkStart w:id="1720" w:name="_Toc401769350"/>
      <w:bookmarkStart w:id="1721" w:name="_Toc401769833"/>
      <w:bookmarkStart w:id="1722" w:name="_Toc214889734"/>
      <w:r w:rsidRPr="001F42D3">
        <w:rPr>
          <w:noProof w:val="0"/>
        </w:rPr>
        <w:t>Referenced Standard</w:t>
      </w:r>
      <w:bookmarkEnd w:id="1720"/>
      <w:bookmarkEnd w:id="1721"/>
      <w:bookmarkEnd w:id="1722"/>
    </w:p>
    <w:p w14:paraId="5C389583" w14:textId="2196C004" w:rsidR="00B11855" w:rsidRPr="001F42D3" w:rsidRDefault="006D613E" w:rsidP="00113C9C">
      <w:pPr>
        <w:pStyle w:val="BodyText"/>
      </w:pPr>
      <w:r w:rsidRPr="001F42D3">
        <w:t>HL7</w:t>
      </w:r>
      <w:r w:rsidR="00995105" w:rsidRPr="001F42D3">
        <w:t xml:space="preserve"> </w:t>
      </w:r>
      <w:r w:rsidR="003D003E" w:rsidRPr="001F42D3">
        <w:t>Messaging Standard v2.6</w:t>
      </w:r>
    </w:p>
    <w:p w14:paraId="01CCB7A2" w14:textId="2F512056" w:rsidR="00B11855" w:rsidRPr="001F42D3" w:rsidRDefault="003D003E" w:rsidP="00113C9C">
      <w:pPr>
        <w:pStyle w:val="BodyText"/>
      </w:pPr>
      <w:r w:rsidRPr="001F42D3">
        <w:t>N</w:t>
      </w:r>
      <w:r w:rsidR="001B6A17" w:rsidRPr="001F42D3">
        <w:t xml:space="preserve">ote: </w:t>
      </w:r>
      <w:r w:rsidRPr="001F42D3">
        <w:t xml:space="preserve">The IDCO is functional with </w:t>
      </w:r>
      <w:r w:rsidR="006D613E" w:rsidRPr="001F42D3">
        <w:t>HL7</w:t>
      </w:r>
      <w:r w:rsidR="00995105" w:rsidRPr="001F42D3">
        <w:t xml:space="preserve"> </w:t>
      </w:r>
      <w:r w:rsidRPr="001F42D3">
        <w:t>Messaging Standard v2.5. The only change required is when specifying in the message header which version is being used.</w:t>
      </w:r>
    </w:p>
    <w:p w14:paraId="25AD6AB0" w14:textId="77777777" w:rsidR="00B11855" w:rsidRPr="001F42D3" w:rsidRDefault="003D003E" w:rsidP="00113C9C">
      <w:pPr>
        <w:pStyle w:val="BodyText"/>
      </w:pPr>
      <w:r w:rsidRPr="001F42D3">
        <w:t>ISO 19005-1. Document management – Electronic document file format for long-term preservation – Part 1: Use of PDF (PDF/A)</w:t>
      </w:r>
    </w:p>
    <w:p w14:paraId="08E2BB8F" w14:textId="77777777" w:rsidR="00B11855" w:rsidRPr="001F42D3" w:rsidRDefault="003D003E" w:rsidP="00113C9C">
      <w:pPr>
        <w:pStyle w:val="BodyText"/>
      </w:pPr>
      <w:r w:rsidRPr="001F42D3">
        <w:t>UCUM: Unified Code for Units of Measure, Regenstrief Institute for Health Care, Indianapolis 2005. Version 1.6</w:t>
      </w:r>
    </w:p>
    <w:p w14:paraId="7D420A5A" w14:textId="77777777" w:rsidR="00B11855" w:rsidRPr="001F42D3" w:rsidRDefault="003D003E" w:rsidP="00113C9C">
      <w:pPr>
        <w:pStyle w:val="BodyText"/>
      </w:pPr>
      <w:r w:rsidRPr="001F42D3">
        <w:t>IEEE 11073_10103 MDC_IDC Nomenclature</w:t>
      </w:r>
    </w:p>
    <w:p w14:paraId="699421BE" w14:textId="2264E7C6" w:rsidR="00B11855" w:rsidRPr="001F42D3" w:rsidRDefault="00AE47C1" w:rsidP="00123C7B">
      <w:pPr>
        <w:pStyle w:val="Heading3"/>
        <w:rPr>
          <w:noProof w:val="0"/>
        </w:rPr>
      </w:pPr>
      <w:bookmarkStart w:id="1723" w:name="_Toc214889735"/>
      <w:r w:rsidRPr="001F42D3">
        <w:rPr>
          <w:noProof w:val="0"/>
        </w:rPr>
        <w:t>Messages</w:t>
      </w:r>
      <w:bookmarkEnd w:id="1723"/>
    </w:p>
    <w:p w14:paraId="72DF6A62" w14:textId="77777777" w:rsidR="00B11855" w:rsidRPr="001F42D3" w:rsidRDefault="00F73333" w:rsidP="00113C9C">
      <w:pPr>
        <w:pStyle w:val="BodyText"/>
      </w:pPr>
      <w:r w:rsidRPr="001F42D3">
        <w:rPr>
          <w:noProof/>
        </w:rPr>
        <w:drawing>
          <wp:inline distT="0" distB="0" distL="0" distR="0" wp14:anchorId="424F93E3" wp14:editId="01E9503F">
            <wp:extent cx="5132705" cy="227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32705" cy="2279650"/>
                    </a:xfrm>
                    <a:prstGeom prst="rect">
                      <a:avLst/>
                    </a:prstGeom>
                    <a:noFill/>
                    <a:ln>
                      <a:noFill/>
                    </a:ln>
                  </pic:spPr>
                </pic:pic>
              </a:graphicData>
            </a:graphic>
          </wp:inline>
        </w:drawing>
      </w:r>
    </w:p>
    <w:p w14:paraId="0001352E" w14:textId="02E923E1" w:rsidR="00B11855" w:rsidRPr="001F42D3" w:rsidRDefault="006D613E" w:rsidP="00BE2BFA">
      <w:pPr>
        <w:pStyle w:val="Heading4"/>
        <w:rPr>
          <w:noProof w:val="0"/>
        </w:rPr>
      </w:pPr>
      <w:bookmarkStart w:id="1724" w:name="_Toc401769835"/>
      <w:bookmarkStart w:id="1725" w:name="_Toc214889736"/>
      <w:r w:rsidRPr="001F42D3">
        <w:rPr>
          <w:noProof w:val="0"/>
        </w:rPr>
        <w:lastRenderedPageBreak/>
        <w:t>HL7</w:t>
      </w:r>
      <w:r w:rsidR="00995105" w:rsidRPr="001F42D3">
        <w:rPr>
          <w:noProof w:val="0"/>
        </w:rPr>
        <w:t xml:space="preserve"> </w:t>
      </w:r>
      <w:r w:rsidR="003D003E" w:rsidRPr="001F42D3">
        <w:rPr>
          <w:noProof w:val="0"/>
        </w:rPr>
        <w:t>ORU Observation</w:t>
      </w:r>
      <w:bookmarkEnd w:id="1724"/>
      <w:bookmarkEnd w:id="1725"/>
    </w:p>
    <w:p w14:paraId="4961D7B0" w14:textId="5E6E137A" w:rsidR="00D57E5E" w:rsidRPr="001F42D3" w:rsidRDefault="003D003E" w:rsidP="00113C9C">
      <w:pPr>
        <w:pStyle w:val="BodyText"/>
      </w:pPr>
      <w:r w:rsidRPr="001F42D3">
        <w:t xml:space="preserve">This is a standard </w:t>
      </w:r>
      <w:r w:rsidR="006D613E" w:rsidRPr="001F42D3">
        <w:t>HL7</w:t>
      </w:r>
      <w:r w:rsidR="00995105" w:rsidRPr="001F42D3">
        <w:t xml:space="preserve"> </w:t>
      </w:r>
      <w:r w:rsidRPr="001F42D3">
        <w:t>v2.6 unsolicited orders and observation message containing the observations taken by the implanted device. Information is coded using the IEEE 11073-10103 IDC Nomenclature.</w:t>
      </w:r>
    </w:p>
    <w:p w14:paraId="499C5AB2" w14:textId="09506F29" w:rsidR="00B11855" w:rsidRPr="001F42D3" w:rsidRDefault="003D003E" w:rsidP="00123C7B">
      <w:pPr>
        <w:pStyle w:val="Heading5"/>
        <w:rPr>
          <w:noProof w:val="0"/>
        </w:rPr>
      </w:pPr>
      <w:bookmarkStart w:id="1726" w:name="_Toc401769836"/>
      <w:bookmarkStart w:id="1727" w:name="_Toc214889737"/>
      <w:r w:rsidRPr="001F42D3">
        <w:rPr>
          <w:noProof w:val="0"/>
        </w:rPr>
        <w:t>Trigger Events</w:t>
      </w:r>
      <w:bookmarkEnd w:id="1726"/>
      <w:bookmarkEnd w:id="1727"/>
    </w:p>
    <w:p w14:paraId="0E504B9D" w14:textId="77777777" w:rsidR="00C5129A" w:rsidRPr="001F42D3" w:rsidRDefault="00C5129A" w:rsidP="00113C9C">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628"/>
        <w:gridCol w:w="2283"/>
        <w:gridCol w:w="1402"/>
        <w:gridCol w:w="1522"/>
      </w:tblGrid>
      <w:tr w:rsidR="00C5129A" w:rsidRPr="001F42D3" w14:paraId="0041C43C" w14:textId="77777777" w:rsidTr="008C3E59">
        <w:trPr>
          <w:cantSplit/>
          <w:tblHeader/>
        </w:trPr>
        <w:tc>
          <w:tcPr>
            <w:tcW w:w="1548" w:type="dxa"/>
            <w:shd w:val="clear" w:color="auto" w:fill="D9D9D9"/>
          </w:tcPr>
          <w:p w14:paraId="39717D8F" w14:textId="77777777" w:rsidR="00C5129A" w:rsidRPr="001F42D3" w:rsidRDefault="00C5129A" w:rsidP="008C3E59">
            <w:pPr>
              <w:pStyle w:val="TableEntryHeader"/>
            </w:pPr>
            <w:r w:rsidRPr="001F42D3">
              <w:t>ORU</w:t>
            </w:r>
          </w:p>
        </w:tc>
        <w:tc>
          <w:tcPr>
            <w:tcW w:w="2700" w:type="dxa"/>
            <w:shd w:val="clear" w:color="auto" w:fill="D9D9D9"/>
          </w:tcPr>
          <w:p w14:paraId="51EAA147" w14:textId="77777777" w:rsidR="00C5129A" w:rsidRPr="001F42D3" w:rsidRDefault="00C5129A" w:rsidP="008C3E59">
            <w:pPr>
              <w:pStyle w:val="TableEntryHeader"/>
            </w:pPr>
            <w:r w:rsidRPr="001F42D3">
              <w:t>Observation Results Message</w:t>
            </w:r>
          </w:p>
        </w:tc>
        <w:tc>
          <w:tcPr>
            <w:tcW w:w="2340" w:type="dxa"/>
            <w:shd w:val="clear" w:color="auto" w:fill="D9D9D9"/>
          </w:tcPr>
          <w:p w14:paraId="313A01D4" w14:textId="77777777" w:rsidR="00C5129A" w:rsidRPr="001F42D3" w:rsidRDefault="00C5129A" w:rsidP="008C3E59">
            <w:pPr>
              <w:pStyle w:val="TableEntryHeader"/>
            </w:pPr>
            <w:r w:rsidRPr="001F42D3">
              <w:t>Usage</w:t>
            </w:r>
          </w:p>
        </w:tc>
        <w:tc>
          <w:tcPr>
            <w:tcW w:w="1440" w:type="dxa"/>
            <w:shd w:val="clear" w:color="auto" w:fill="D9D9D9"/>
          </w:tcPr>
          <w:p w14:paraId="1964DE1C" w14:textId="77777777" w:rsidR="00C5129A" w:rsidRPr="001F42D3" w:rsidRDefault="00C5129A" w:rsidP="008C3E59">
            <w:pPr>
              <w:pStyle w:val="TableEntryHeader"/>
            </w:pPr>
            <w:r w:rsidRPr="001F42D3">
              <w:t>Card</w:t>
            </w:r>
          </w:p>
        </w:tc>
        <w:tc>
          <w:tcPr>
            <w:tcW w:w="1548" w:type="dxa"/>
            <w:shd w:val="clear" w:color="auto" w:fill="D9D9D9"/>
          </w:tcPr>
          <w:p w14:paraId="4DA9A593" w14:textId="3FEE1AC5" w:rsidR="00C5129A" w:rsidRPr="001F42D3" w:rsidRDefault="006D613E" w:rsidP="008C3E59">
            <w:pPr>
              <w:pStyle w:val="TableEntryHeader"/>
            </w:pPr>
            <w:r w:rsidRPr="001F42D3">
              <w:t>HL7</w:t>
            </w:r>
            <w:r w:rsidR="00995105" w:rsidRPr="001F42D3">
              <w:t xml:space="preserve"> </w:t>
            </w:r>
            <w:r w:rsidR="00C5129A" w:rsidRPr="001F42D3">
              <w:t>Spec Chapter</w:t>
            </w:r>
          </w:p>
        </w:tc>
      </w:tr>
      <w:tr w:rsidR="00C5129A" w:rsidRPr="001F42D3" w14:paraId="605CBA59" w14:textId="77777777" w:rsidTr="008C3E59">
        <w:tc>
          <w:tcPr>
            <w:tcW w:w="1548" w:type="dxa"/>
          </w:tcPr>
          <w:p w14:paraId="7611DE60" w14:textId="77777777" w:rsidR="00C5129A" w:rsidRPr="001F42D3" w:rsidRDefault="00C5129A" w:rsidP="008C3E59">
            <w:pPr>
              <w:pStyle w:val="TableEntry"/>
            </w:pPr>
            <w:r w:rsidRPr="001F42D3">
              <w:t>MSH</w:t>
            </w:r>
          </w:p>
        </w:tc>
        <w:tc>
          <w:tcPr>
            <w:tcW w:w="2700" w:type="dxa"/>
          </w:tcPr>
          <w:p w14:paraId="268D0C01" w14:textId="77777777" w:rsidR="00C5129A" w:rsidRPr="001F42D3" w:rsidRDefault="00C5129A" w:rsidP="008C3E59">
            <w:pPr>
              <w:pStyle w:val="TableEntry"/>
            </w:pPr>
            <w:r w:rsidRPr="001F42D3">
              <w:t>Message Header</w:t>
            </w:r>
          </w:p>
        </w:tc>
        <w:tc>
          <w:tcPr>
            <w:tcW w:w="2340" w:type="dxa"/>
          </w:tcPr>
          <w:p w14:paraId="0C123F49" w14:textId="77777777" w:rsidR="00C5129A" w:rsidRPr="001F42D3" w:rsidRDefault="00C5129A" w:rsidP="008C3E59">
            <w:pPr>
              <w:pStyle w:val="TableEntry"/>
            </w:pPr>
          </w:p>
        </w:tc>
        <w:tc>
          <w:tcPr>
            <w:tcW w:w="1440" w:type="dxa"/>
          </w:tcPr>
          <w:p w14:paraId="33127A7C" w14:textId="77777777" w:rsidR="00C5129A" w:rsidRPr="001F42D3" w:rsidRDefault="00C5129A" w:rsidP="008C3E59">
            <w:pPr>
              <w:pStyle w:val="TableEntry"/>
            </w:pPr>
            <w:r w:rsidRPr="001F42D3">
              <w:t>[1..1]</w:t>
            </w:r>
          </w:p>
        </w:tc>
        <w:tc>
          <w:tcPr>
            <w:tcW w:w="1548" w:type="dxa"/>
          </w:tcPr>
          <w:p w14:paraId="66F1ABE7" w14:textId="77777777" w:rsidR="00C5129A" w:rsidRPr="001F42D3" w:rsidRDefault="00C5129A" w:rsidP="008C3E59">
            <w:pPr>
              <w:pStyle w:val="TableEntry"/>
            </w:pPr>
            <w:r w:rsidRPr="001F42D3">
              <w:t>2</w:t>
            </w:r>
          </w:p>
        </w:tc>
      </w:tr>
      <w:tr w:rsidR="00C5129A" w:rsidRPr="001F42D3" w14:paraId="19A5EA90" w14:textId="77777777" w:rsidTr="008C3E59">
        <w:tc>
          <w:tcPr>
            <w:tcW w:w="1548" w:type="dxa"/>
          </w:tcPr>
          <w:p w14:paraId="6065C4B8" w14:textId="77777777" w:rsidR="00C5129A" w:rsidRPr="001F42D3" w:rsidRDefault="00C5129A" w:rsidP="008C3E59">
            <w:pPr>
              <w:pStyle w:val="TableEntry"/>
            </w:pPr>
            <w:r w:rsidRPr="001F42D3">
              <w:t>[{ SFT }]</w:t>
            </w:r>
          </w:p>
        </w:tc>
        <w:tc>
          <w:tcPr>
            <w:tcW w:w="2700" w:type="dxa"/>
          </w:tcPr>
          <w:p w14:paraId="3B389F42" w14:textId="77777777" w:rsidR="00C5129A" w:rsidRPr="001F42D3" w:rsidRDefault="00C5129A" w:rsidP="008C3E59">
            <w:pPr>
              <w:pStyle w:val="TableEntry"/>
            </w:pPr>
            <w:r w:rsidRPr="001F42D3">
              <w:t>Software Segment</w:t>
            </w:r>
          </w:p>
        </w:tc>
        <w:tc>
          <w:tcPr>
            <w:tcW w:w="2340" w:type="dxa"/>
          </w:tcPr>
          <w:p w14:paraId="06428DB5" w14:textId="77777777" w:rsidR="00C5129A" w:rsidRPr="001F42D3" w:rsidRDefault="00C5129A" w:rsidP="008C3E59">
            <w:pPr>
              <w:pStyle w:val="TableEntry"/>
            </w:pPr>
          </w:p>
        </w:tc>
        <w:tc>
          <w:tcPr>
            <w:tcW w:w="1440" w:type="dxa"/>
          </w:tcPr>
          <w:p w14:paraId="42430D5B" w14:textId="77777777" w:rsidR="00C5129A" w:rsidRPr="001F42D3" w:rsidRDefault="00C5129A" w:rsidP="008C3E59">
            <w:pPr>
              <w:pStyle w:val="TableEntry"/>
            </w:pPr>
            <w:r w:rsidRPr="001F42D3">
              <w:t>[0..1]</w:t>
            </w:r>
          </w:p>
        </w:tc>
        <w:tc>
          <w:tcPr>
            <w:tcW w:w="1548" w:type="dxa"/>
          </w:tcPr>
          <w:p w14:paraId="2164232B" w14:textId="77777777" w:rsidR="00C5129A" w:rsidRPr="001F42D3" w:rsidRDefault="00C5129A" w:rsidP="008C3E59">
            <w:pPr>
              <w:pStyle w:val="TableEntry"/>
            </w:pPr>
            <w:r w:rsidRPr="001F42D3">
              <w:t>2</w:t>
            </w:r>
          </w:p>
        </w:tc>
      </w:tr>
      <w:tr w:rsidR="00C5129A" w:rsidRPr="001F42D3" w14:paraId="7F7BB47E" w14:textId="77777777" w:rsidTr="008C3E59">
        <w:tc>
          <w:tcPr>
            <w:tcW w:w="1548" w:type="dxa"/>
          </w:tcPr>
          <w:p w14:paraId="0D2443CC" w14:textId="77777777" w:rsidR="00C5129A" w:rsidRPr="001F42D3" w:rsidRDefault="00C5129A" w:rsidP="008C3E59">
            <w:pPr>
              <w:pStyle w:val="TableEntry"/>
            </w:pPr>
            <w:r w:rsidRPr="001F42D3">
              <w:t>PID</w:t>
            </w:r>
          </w:p>
        </w:tc>
        <w:tc>
          <w:tcPr>
            <w:tcW w:w="2700" w:type="dxa"/>
          </w:tcPr>
          <w:p w14:paraId="4349A667" w14:textId="77777777" w:rsidR="00C5129A" w:rsidRPr="001F42D3" w:rsidRDefault="00C5129A" w:rsidP="008C3E59">
            <w:pPr>
              <w:pStyle w:val="TableEntry"/>
            </w:pPr>
            <w:r w:rsidRPr="001F42D3">
              <w:t>Patient Identification</w:t>
            </w:r>
          </w:p>
        </w:tc>
        <w:tc>
          <w:tcPr>
            <w:tcW w:w="2340" w:type="dxa"/>
          </w:tcPr>
          <w:p w14:paraId="7B818738" w14:textId="77777777" w:rsidR="00C5129A" w:rsidRPr="001F42D3" w:rsidRDefault="00C5129A" w:rsidP="008C3E59">
            <w:pPr>
              <w:pStyle w:val="TableEntry"/>
            </w:pPr>
            <w:r w:rsidRPr="001F42D3">
              <w:t>Demographics for id matching</w:t>
            </w:r>
          </w:p>
        </w:tc>
        <w:tc>
          <w:tcPr>
            <w:tcW w:w="1440" w:type="dxa"/>
          </w:tcPr>
          <w:p w14:paraId="332D6C53" w14:textId="77777777" w:rsidR="00C5129A" w:rsidRPr="001F42D3" w:rsidRDefault="00C5129A" w:rsidP="008C3E59">
            <w:pPr>
              <w:pStyle w:val="TableEntry"/>
            </w:pPr>
            <w:r w:rsidRPr="001F42D3">
              <w:t>[1..1]</w:t>
            </w:r>
          </w:p>
        </w:tc>
        <w:tc>
          <w:tcPr>
            <w:tcW w:w="1548" w:type="dxa"/>
          </w:tcPr>
          <w:p w14:paraId="70A18517" w14:textId="77777777" w:rsidR="00C5129A" w:rsidRPr="001F42D3" w:rsidRDefault="00C5129A" w:rsidP="008C3E59">
            <w:pPr>
              <w:pStyle w:val="TableEntry"/>
            </w:pPr>
            <w:r w:rsidRPr="001F42D3">
              <w:t>3</w:t>
            </w:r>
          </w:p>
        </w:tc>
      </w:tr>
      <w:tr w:rsidR="00C5129A" w:rsidRPr="001F42D3" w14:paraId="0BC7A322" w14:textId="77777777" w:rsidTr="008C3E59">
        <w:tc>
          <w:tcPr>
            <w:tcW w:w="1548" w:type="dxa"/>
          </w:tcPr>
          <w:p w14:paraId="47C850C4" w14:textId="77777777" w:rsidR="00C5129A" w:rsidRPr="001F42D3" w:rsidRDefault="00C5129A" w:rsidP="008C3E59">
            <w:pPr>
              <w:pStyle w:val="TableEntry"/>
            </w:pPr>
            <w:r w:rsidRPr="001F42D3">
              <w:t>[ PV1 ]</w:t>
            </w:r>
          </w:p>
        </w:tc>
        <w:tc>
          <w:tcPr>
            <w:tcW w:w="2700" w:type="dxa"/>
          </w:tcPr>
          <w:p w14:paraId="6ACF46F1" w14:textId="77777777" w:rsidR="00C5129A" w:rsidRPr="001F42D3" w:rsidRDefault="00C5129A" w:rsidP="008C3E59">
            <w:pPr>
              <w:pStyle w:val="TableEntry"/>
            </w:pPr>
            <w:r w:rsidRPr="001F42D3">
              <w:t>Patient Visit</w:t>
            </w:r>
          </w:p>
        </w:tc>
        <w:tc>
          <w:tcPr>
            <w:tcW w:w="2340" w:type="dxa"/>
          </w:tcPr>
          <w:p w14:paraId="2CE1804A" w14:textId="77777777" w:rsidR="00C5129A" w:rsidRPr="001F42D3" w:rsidRDefault="00C5129A" w:rsidP="008C3E59">
            <w:pPr>
              <w:pStyle w:val="TableEntry"/>
            </w:pPr>
          </w:p>
        </w:tc>
        <w:tc>
          <w:tcPr>
            <w:tcW w:w="1440" w:type="dxa"/>
          </w:tcPr>
          <w:p w14:paraId="620370B8" w14:textId="77777777" w:rsidR="00C5129A" w:rsidRPr="001F42D3" w:rsidRDefault="00C5129A" w:rsidP="008C3E59">
            <w:pPr>
              <w:pStyle w:val="TableEntry"/>
            </w:pPr>
            <w:r w:rsidRPr="001F42D3">
              <w:t>[0..1]</w:t>
            </w:r>
          </w:p>
        </w:tc>
        <w:tc>
          <w:tcPr>
            <w:tcW w:w="1548" w:type="dxa"/>
          </w:tcPr>
          <w:p w14:paraId="39083AE1" w14:textId="77777777" w:rsidR="00C5129A" w:rsidRPr="001F42D3" w:rsidRDefault="00C5129A" w:rsidP="008C3E59">
            <w:pPr>
              <w:pStyle w:val="TableEntry"/>
            </w:pPr>
            <w:r w:rsidRPr="001F42D3">
              <w:t>3</w:t>
            </w:r>
          </w:p>
        </w:tc>
      </w:tr>
      <w:tr w:rsidR="00C5129A" w:rsidRPr="001F42D3" w14:paraId="10A1C0C6" w14:textId="77777777" w:rsidTr="008C3E59">
        <w:tc>
          <w:tcPr>
            <w:tcW w:w="1548" w:type="dxa"/>
          </w:tcPr>
          <w:p w14:paraId="04C9F738" w14:textId="77777777" w:rsidR="00C5129A" w:rsidRPr="001F42D3" w:rsidRDefault="00C5129A" w:rsidP="008C3E59">
            <w:pPr>
              <w:pStyle w:val="TableEntry"/>
            </w:pPr>
            <w:r w:rsidRPr="001F42D3">
              <w:t>{</w:t>
            </w:r>
          </w:p>
        </w:tc>
        <w:tc>
          <w:tcPr>
            <w:tcW w:w="2700" w:type="dxa"/>
          </w:tcPr>
          <w:p w14:paraId="531DC4BB" w14:textId="77777777" w:rsidR="00C5129A" w:rsidRPr="001F42D3" w:rsidRDefault="00C5129A" w:rsidP="008C3E59">
            <w:pPr>
              <w:pStyle w:val="TableEntry"/>
            </w:pPr>
            <w:r w:rsidRPr="001F42D3">
              <w:t>Order Observation Repeat Grouping BEGIN</w:t>
            </w:r>
          </w:p>
        </w:tc>
        <w:tc>
          <w:tcPr>
            <w:tcW w:w="2340" w:type="dxa"/>
          </w:tcPr>
          <w:p w14:paraId="38112C46" w14:textId="77777777" w:rsidR="00C5129A" w:rsidRPr="001F42D3" w:rsidRDefault="00C5129A" w:rsidP="008C3E59">
            <w:pPr>
              <w:pStyle w:val="TableEntry"/>
            </w:pPr>
          </w:p>
        </w:tc>
        <w:tc>
          <w:tcPr>
            <w:tcW w:w="1440" w:type="dxa"/>
          </w:tcPr>
          <w:p w14:paraId="05DC5A51" w14:textId="77777777" w:rsidR="00C5129A" w:rsidRPr="001F42D3" w:rsidRDefault="00C5129A" w:rsidP="008C3E59">
            <w:pPr>
              <w:pStyle w:val="TableEntry"/>
            </w:pPr>
            <w:r w:rsidRPr="001F42D3">
              <w:t>[1..*]</w:t>
            </w:r>
          </w:p>
        </w:tc>
        <w:tc>
          <w:tcPr>
            <w:tcW w:w="1548" w:type="dxa"/>
          </w:tcPr>
          <w:p w14:paraId="71818394" w14:textId="77777777" w:rsidR="00C5129A" w:rsidRPr="001F42D3" w:rsidRDefault="00C5129A" w:rsidP="008C3E59">
            <w:pPr>
              <w:pStyle w:val="TableEntry"/>
            </w:pPr>
          </w:p>
        </w:tc>
      </w:tr>
      <w:tr w:rsidR="00C5129A" w:rsidRPr="001F42D3" w14:paraId="0E14CAF0" w14:textId="77777777" w:rsidTr="008C3E59">
        <w:tc>
          <w:tcPr>
            <w:tcW w:w="1548" w:type="dxa"/>
          </w:tcPr>
          <w:p w14:paraId="286D3716" w14:textId="77777777" w:rsidR="00C5129A" w:rsidRPr="001F42D3" w:rsidRDefault="00C5129A" w:rsidP="008C3E59">
            <w:pPr>
              <w:pStyle w:val="TableEntry"/>
            </w:pPr>
            <w:r w:rsidRPr="001F42D3">
              <w:t xml:space="preserve">  OBR</w:t>
            </w:r>
          </w:p>
        </w:tc>
        <w:tc>
          <w:tcPr>
            <w:tcW w:w="2700" w:type="dxa"/>
          </w:tcPr>
          <w:p w14:paraId="00E70197" w14:textId="77777777" w:rsidR="00C5129A" w:rsidRPr="001F42D3" w:rsidRDefault="00C5129A" w:rsidP="008C3E59">
            <w:pPr>
              <w:pStyle w:val="TableEntry"/>
            </w:pPr>
            <w:r w:rsidRPr="001F42D3">
              <w:t>Observations Request</w:t>
            </w:r>
          </w:p>
        </w:tc>
        <w:tc>
          <w:tcPr>
            <w:tcW w:w="2340" w:type="dxa"/>
          </w:tcPr>
          <w:p w14:paraId="3934B2FB" w14:textId="77777777" w:rsidR="00C5129A" w:rsidRPr="001F42D3" w:rsidRDefault="00C5129A" w:rsidP="008C3E59">
            <w:pPr>
              <w:pStyle w:val="TableEntry"/>
            </w:pPr>
            <w:r w:rsidRPr="001F42D3">
              <w:t>Clinical context</w:t>
            </w:r>
          </w:p>
        </w:tc>
        <w:tc>
          <w:tcPr>
            <w:tcW w:w="1440" w:type="dxa"/>
          </w:tcPr>
          <w:p w14:paraId="35C318B5" w14:textId="77777777" w:rsidR="00C5129A" w:rsidRPr="001F42D3" w:rsidRDefault="00C5129A" w:rsidP="008C3E59">
            <w:pPr>
              <w:pStyle w:val="TableEntry"/>
            </w:pPr>
            <w:r w:rsidRPr="001F42D3">
              <w:t>[1..1]</w:t>
            </w:r>
          </w:p>
        </w:tc>
        <w:tc>
          <w:tcPr>
            <w:tcW w:w="1548" w:type="dxa"/>
          </w:tcPr>
          <w:p w14:paraId="1897AEAC" w14:textId="77777777" w:rsidR="00C5129A" w:rsidRPr="001F42D3" w:rsidRDefault="00C5129A" w:rsidP="008C3E59">
            <w:pPr>
              <w:pStyle w:val="TableEntry"/>
            </w:pPr>
            <w:r w:rsidRPr="001F42D3">
              <w:t>7</w:t>
            </w:r>
          </w:p>
        </w:tc>
      </w:tr>
      <w:tr w:rsidR="00C5129A" w:rsidRPr="001F42D3" w14:paraId="62CF2EBE" w14:textId="77777777" w:rsidTr="008C3E59">
        <w:tc>
          <w:tcPr>
            <w:tcW w:w="1548" w:type="dxa"/>
          </w:tcPr>
          <w:p w14:paraId="4EBA137B" w14:textId="77777777" w:rsidR="00C5129A" w:rsidRPr="001F42D3" w:rsidRDefault="00C5129A" w:rsidP="008C3E59">
            <w:pPr>
              <w:pStyle w:val="TableEntry"/>
            </w:pPr>
            <w:r w:rsidRPr="001F42D3">
              <w:t xml:space="preserve">  {[NTE]}</w:t>
            </w:r>
          </w:p>
        </w:tc>
        <w:tc>
          <w:tcPr>
            <w:tcW w:w="2700" w:type="dxa"/>
          </w:tcPr>
          <w:p w14:paraId="538A3BA9" w14:textId="77777777" w:rsidR="00C5129A" w:rsidRPr="001F42D3" w:rsidRDefault="00C5129A" w:rsidP="008C3E59">
            <w:pPr>
              <w:pStyle w:val="TableEntry"/>
            </w:pPr>
            <w:r w:rsidRPr="001F42D3">
              <w:t>Notes Section</w:t>
            </w:r>
          </w:p>
        </w:tc>
        <w:tc>
          <w:tcPr>
            <w:tcW w:w="2340" w:type="dxa"/>
          </w:tcPr>
          <w:p w14:paraId="791FA466" w14:textId="77777777" w:rsidR="00C5129A" w:rsidRPr="001F42D3" w:rsidRDefault="00C5129A" w:rsidP="008C3E59">
            <w:pPr>
              <w:pStyle w:val="TableEntry"/>
            </w:pPr>
            <w:r w:rsidRPr="001F42D3">
              <w:t>Notes related to OBR</w:t>
            </w:r>
          </w:p>
        </w:tc>
        <w:tc>
          <w:tcPr>
            <w:tcW w:w="1440" w:type="dxa"/>
          </w:tcPr>
          <w:p w14:paraId="4DF2CD5F" w14:textId="77777777" w:rsidR="00C5129A" w:rsidRPr="001F42D3" w:rsidRDefault="00C5129A" w:rsidP="008C3E59">
            <w:pPr>
              <w:pStyle w:val="TableEntry"/>
            </w:pPr>
            <w:r w:rsidRPr="001F42D3">
              <w:t>[0..*]</w:t>
            </w:r>
          </w:p>
        </w:tc>
        <w:tc>
          <w:tcPr>
            <w:tcW w:w="1548" w:type="dxa"/>
          </w:tcPr>
          <w:p w14:paraId="76BD9A23" w14:textId="77777777" w:rsidR="00C5129A" w:rsidRPr="001F42D3" w:rsidRDefault="00C5129A" w:rsidP="008C3E59">
            <w:pPr>
              <w:pStyle w:val="TableEntry"/>
            </w:pPr>
          </w:p>
        </w:tc>
      </w:tr>
      <w:tr w:rsidR="00C5129A" w:rsidRPr="001F42D3" w14:paraId="65A0CA4A" w14:textId="77777777" w:rsidTr="008C3E59">
        <w:tc>
          <w:tcPr>
            <w:tcW w:w="1548" w:type="dxa"/>
          </w:tcPr>
          <w:p w14:paraId="41411CF2" w14:textId="77777777" w:rsidR="00C5129A" w:rsidRPr="001F42D3" w:rsidRDefault="00C5129A" w:rsidP="008C3E59">
            <w:pPr>
              <w:pStyle w:val="TableEntry"/>
            </w:pPr>
            <w:r w:rsidRPr="001F42D3">
              <w:t xml:space="preserve">  {OBX}</w:t>
            </w:r>
          </w:p>
        </w:tc>
        <w:tc>
          <w:tcPr>
            <w:tcW w:w="2700" w:type="dxa"/>
          </w:tcPr>
          <w:p w14:paraId="7A00354B" w14:textId="77777777" w:rsidR="00C5129A" w:rsidRPr="001F42D3" w:rsidRDefault="00C5129A" w:rsidP="008C3E59">
            <w:pPr>
              <w:pStyle w:val="TableEntry"/>
            </w:pPr>
            <w:r w:rsidRPr="001F42D3">
              <w:t>Observation results</w:t>
            </w:r>
          </w:p>
        </w:tc>
        <w:tc>
          <w:tcPr>
            <w:tcW w:w="2340" w:type="dxa"/>
          </w:tcPr>
          <w:p w14:paraId="75098617" w14:textId="77777777" w:rsidR="00C5129A" w:rsidRPr="001F42D3" w:rsidRDefault="00C5129A" w:rsidP="008C3E59">
            <w:pPr>
              <w:pStyle w:val="TableEntry"/>
            </w:pPr>
            <w:r w:rsidRPr="001F42D3">
              <w:t>Observations related to the pulse generator</w:t>
            </w:r>
          </w:p>
        </w:tc>
        <w:tc>
          <w:tcPr>
            <w:tcW w:w="1440" w:type="dxa"/>
          </w:tcPr>
          <w:p w14:paraId="096A0656" w14:textId="77777777" w:rsidR="00C5129A" w:rsidRPr="001F42D3" w:rsidRDefault="00C5129A" w:rsidP="008C3E59">
            <w:pPr>
              <w:pStyle w:val="TableEntry"/>
            </w:pPr>
            <w:r w:rsidRPr="001F42D3">
              <w:t>[0..*]</w:t>
            </w:r>
          </w:p>
        </w:tc>
        <w:tc>
          <w:tcPr>
            <w:tcW w:w="1548" w:type="dxa"/>
          </w:tcPr>
          <w:p w14:paraId="4381CCF6" w14:textId="77777777" w:rsidR="00C5129A" w:rsidRPr="001F42D3" w:rsidRDefault="00C5129A" w:rsidP="008C3E59">
            <w:pPr>
              <w:pStyle w:val="TableEntry"/>
            </w:pPr>
            <w:r w:rsidRPr="001F42D3">
              <w:t>7</w:t>
            </w:r>
          </w:p>
        </w:tc>
      </w:tr>
      <w:tr w:rsidR="00C5129A" w:rsidRPr="001F42D3" w14:paraId="0406660C" w14:textId="77777777" w:rsidTr="008C3E59">
        <w:tc>
          <w:tcPr>
            <w:tcW w:w="1548" w:type="dxa"/>
          </w:tcPr>
          <w:p w14:paraId="647D5950" w14:textId="77777777" w:rsidR="00C5129A" w:rsidRPr="001F42D3" w:rsidRDefault="00C5129A" w:rsidP="008C3E59">
            <w:pPr>
              <w:pStyle w:val="TableEntry"/>
            </w:pPr>
            <w:r w:rsidRPr="001F42D3">
              <w:t xml:space="preserve">  {[NTE]}</w:t>
            </w:r>
          </w:p>
        </w:tc>
        <w:tc>
          <w:tcPr>
            <w:tcW w:w="2700" w:type="dxa"/>
          </w:tcPr>
          <w:p w14:paraId="37D84980" w14:textId="77777777" w:rsidR="00C5129A" w:rsidRPr="001F42D3" w:rsidRDefault="00C5129A" w:rsidP="008C3E59">
            <w:pPr>
              <w:pStyle w:val="TableEntry"/>
            </w:pPr>
            <w:r w:rsidRPr="001F42D3">
              <w:t>Notes Section</w:t>
            </w:r>
          </w:p>
        </w:tc>
        <w:tc>
          <w:tcPr>
            <w:tcW w:w="2340" w:type="dxa"/>
          </w:tcPr>
          <w:p w14:paraId="7F887B81" w14:textId="77777777" w:rsidR="00C5129A" w:rsidRPr="001F42D3" w:rsidRDefault="00C5129A" w:rsidP="008C3E59">
            <w:pPr>
              <w:pStyle w:val="TableEntry"/>
            </w:pPr>
            <w:r w:rsidRPr="001F42D3">
              <w:t>Notes Related to OBX</w:t>
            </w:r>
          </w:p>
        </w:tc>
        <w:tc>
          <w:tcPr>
            <w:tcW w:w="1440" w:type="dxa"/>
          </w:tcPr>
          <w:p w14:paraId="31F6F30F" w14:textId="77777777" w:rsidR="00C5129A" w:rsidRPr="001F42D3" w:rsidRDefault="00C5129A" w:rsidP="008C3E59">
            <w:pPr>
              <w:pStyle w:val="TableEntry"/>
            </w:pPr>
            <w:r w:rsidRPr="001F42D3">
              <w:t>[0..*]</w:t>
            </w:r>
          </w:p>
        </w:tc>
        <w:tc>
          <w:tcPr>
            <w:tcW w:w="1548" w:type="dxa"/>
          </w:tcPr>
          <w:p w14:paraId="69D74F34" w14:textId="77777777" w:rsidR="00C5129A" w:rsidRPr="001F42D3" w:rsidRDefault="00C5129A" w:rsidP="008C3E59">
            <w:pPr>
              <w:pStyle w:val="TableEntry"/>
            </w:pPr>
          </w:p>
        </w:tc>
      </w:tr>
      <w:tr w:rsidR="00C5129A" w:rsidRPr="001F42D3" w14:paraId="245BE703" w14:textId="77777777" w:rsidTr="008C3E59">
        <w:tc>
          <w:tcPr>
            <w:tcW w:w="1548" w:type="dxa"/>
          </w:tcPr>
          <w:p w14:paraId="048579E8" w14:textId="77777777" w:rsidR="00C5129A" w:rsidRPr="001F42D3" w:rsidRDefault="00C5129A" w:rsidP="008C3E59">
            <w:pPr>
              <w:pStyle w:val="TableEntry"/>
            </w:pPr>
            <w:r w:rsidRPr="001F42D3">
              <w:t>}</w:t>
            </w:r>
          </w:p>
        </w:tc>
        <w:tc>
          <w:tcPr>
            <w:tcW w:w="2700" w:type="dxa"/>
          </w:tcPr>
          <w:p w14:paraId="0FA27ED1" w14:textId="77777777" w:rsidR="00C5129A" w:rsidRPr="001F42D3" w:rsidRDefault="00C5129A" w:rsidP="008C3E59">
            <w:pPr>
              <w:pStyle w:val="TableEntry"/>
            </w:pPr>
            <w:r w:rsidRPr="001F42D3">
              <w:t>Order Observation Repeat Grouping END</w:t>
            </w:r>
          </w:p>
        </w:tc>
        <w:tc>
          <w:tcPr>
            <w:tcW w:w="2340" w:type="dxa"/>
          </w:tcPr>
          <w:p w14:paraId="67E7E0FB" w14:textId="77777777" w:rsidR="00C5129A" w:rsidRPr="001F42D3" w:rsidRDefault="00C5129A" w:rsidP="008C3E59">
            <w:pPr>
              <w:pStyle w:val="TableEntry"/>
            </w:pPr>
          </w:p>
        </w:tc>
        <w:tc>
          <w:tcPr>
            <w:tcW w:w="1440" w:type="dxa"/>
          </w:tcPr>
          <w:p w14:paraId="45AEDAD8" w14:textId="77777777" w:rsidR="00C5129A" w:rsidRPr="001F42D3" w:rsidRDefault="00C5129A" w:rsidP="008C3E59">
            <w:pPr>
              <w:pStyle w:val="TableEntry"/>
            </w:pPr>
          </w:p>
        </w:tc>
        <w:tc>
          <w:tcPr>
            <w:tcW w:w="1548" w:type="dxa"/>
          </w:tcPr>
          <w:p w14:paraId="600E6C41" w14:textId="77777777" w:rsidR="00C5129A" w:rsidRPr="001F42D3" w:rsidRDefault="00C5129A" w:rsidP="008C3E59">
            <w:pPr>
              <w:pStyle w:val="TableEntry"/>
            </w:pPr>
          </w:p>
        </w:tc>
      </w:tr>
      <w:tr w:rsidR="00C5129A" w:rsidRPr="001F42D3" w14:paraId="229D774B" w14:textId="77777777" w:rsidTr="008C3E59">
        <w:tc>
          <w:tcPr>
            <w:tcW w:w="1548" w:type="dxa"/>
          </w:tcPr>
          <w:p w14:paraId="74BA190E" w14:textId="77777777" w:rsidR="00C5129A" w:rsidRPr="001F42D3" w:rsidRDefault="00C5129A" w:rsidP="008C3E59">
            <w:pPr>
              <w:pStyle w:val="TableEntry"/>
            </w:pPr>
            <w:r w:rsidRPr="001F42D3">
              <w:t>[DSC]</w:t>
            </w:r>
          </w:p>
        </w:tc>
        <w:tc>
          <w:tcPr>
            <w:tcW w:w="2700" w:type="dxa"/>
          </w:tcPr>
          <w:p w14:paraId="22602C6B" w14:textId="77777777" w:rsidR="00C5129A" w:rsidRPr="001F42D3" w:rsidRDefault="00C5129A" w:rsidP="008C3E59">
            <w:pPr>
              <w:pStyle w:val="TableEntry"/>
            </w:pPr>
            <w:r w:rsidRPr="001F42D3">
              <w:t xml:space="preserve">Continuation Pointer </w:t>
            </w:r>
          </w:p>
        </w:tc>
        <w:tc>
          <w:tcPr>
            <w:tcW w:w="2340" w:type="dxa"/>
          </w:tcPr>
          <w:p w14:paraId="5E94C1F0" w14:textId="77777777" w:rsidR="00C5129A" w:rsidRPr="001F42D3" w:rsidRDefault="00C5129A" w:rsidP="008C3E59">
            <w:pPr>
              <w:pStyle w:val="TableEntry"/>
            </w:pPr>
          </w:p>
        </w:tc>
        <w:tc>
          <w:tcPr>
            <w:tcW w:w="1440" w:type="dxa"/>
          </w:tcPr>
          <w:p w14:paraId="0BE0EF74" w14:textId="77777777" w:rsidR="00C5129A" w:rsidRPr="001F42D3" w:rsidRDefault="00C5129A" w:rsidP="008C3E59">
            <w:pPr>
              <w:pStyle w:val="TableEntry"/>
            </w:pPr>
            <w:r w:rsidRPr="001F42D3">
              <w:t>[0..0]</w:t>
            </w:r>
          </w:p>
        </w:tc>
        <w:tc>
          <w:tcPr>
            <w:tcW w:w="1548" w:type="dxa"/>
          </w:tcPr>
          <w:p w14:paraId="4F4EF1C2" w14:textId="77777777" w:rsidR="00C5129A" w:rsidRPr="001F42D3" w:rsidRDefault="00C5129A" w:rsidP="008C3E59">
            <w:pPr>
              <w:pStyle w:val="TableEntry"/>
            </w:pPr>
            <w:r w:rsidRPr="001F42D3">
              <w:t>2</w:t>
            </w:r>
          </w:p>
        </w:tc>
      </w:tr>
    </w:tbl>
    <w:p w14:paraId="0DF64D98" w14:textId="77777777" w:rsidR="00C5129A" w:rsidRPr="001F42D3" w:rsidRDefault="00C5129A" w:rsidP="00113C9C">
      <w:pPr>
        <w:pStyle w:val="BodyText"/>
      </w:pPr>
    </w:p>
    <w:p w14:paraId="3D0B6F6D" w14:textId="2C85BD2D" w:rsidR="00B11855" w:rsidRPr="001F42D3" w:rsidRDefault="003D003E" w:rsidP="00113C9C">
      <w:pPr>
        <w:pStyle w:val="BodyText"/>
      </w:pPr>
      <w:r w:rsidRPr="001F42D3">
        <w:t xml:space="preserve">The Implantable Device – Cardiac – Reporter initiates the </w:t>
      </w:r>
      <w:r w:rsidR="006D613E" w:rsidRPr="001F42D3">
        <w:t>HL7</w:t>
      </w:r>
      <w:r w:rsidR="00995105" w:rsidRPr="001F42D3">
        <w:t xml:space="preserve"> </w:t>
      </w:r>
      <w:r w:rsidRPr="001F42D3">
        <w:t>ORU message to the Implantable Device – Cardiac – Consumer following an implanted cardiac device interrogation.</w:t>
      </w:r>
    </w:p>
    <w:p w14:paraId="7ABE6CB4" w14:textId="5504F84D" w:rsidR="00B11855" w:rsidRPr="001F42D3" w:rsidRDefault="003D003E" w:rsidP="00123C7B">
      <w:pPr>
        <w:pStyle w:val="Heading5"/>
        <w:rPr>
          <w:noProof w:val="0"/>
        </w:rPr>
      </w:pPr>
      <w:bookmarkStart w:id="1728" w:name="_Toc401769837"/>
      <w:bookmarkStart w:id="1729" w:name="_Toc214889738"/>
      <w:r w:rsidRPr="001F42D3">
        <w:rPr>
          <w:noProof w:val="0"/>
        </w:rPr>
        <w:t>Message Semantics</w:t>
      </w:r>
      <w:bookmarkEnd w:id="1728"/>
      <w:bookmarkEnd w:id="1729"/>
    </w:p>
    <w:p w14:paraId="765D39DC" w14:textId="21B73760" w:rsidR="00B11855" w:rsidRPr="001F42D3" w:rsidRDefault="003D003E" w:rsidP="00185E79">
      <w:pPr>
        <w:pStyle w:val="BodyText"/>
      </w:pPr>
      <w:r w:rsidRPr="001F42D3">
        <w:t xml:space="preserve">The message is an unsolicited v2.6 ORU message from the Implantable Device – Cardiac – Reporter to the Implantable Device – Cardiac – Consumer with a corresponding ACK message back to the Implantable Device – Cardiac – Reporter. The contents of the message (in OBX segments) are a required set of individual observations or measurements trans-coded into separate </w:t>
      </w:r>
      <w:r w:rsidR="006D613E" w:rsidRPr="001F42D3">
        <w:t>HL7</w:t>
      </w:r>
      <w:r w:rsidR="00995105" w:rsidRPr="001F42D3">
        <w:t xml:space="preserve"> </w:t>
      </w:r>
      <w:r w:rsidRPr="001F42D3">
        <w:t>v2.6 OBX segments and an optional encapsulated PDF document.</w:t>
      </w:r>
    </w:p>
    <w:p w14:paraId="7181B284" w14:textId="0CD4110E" w:rsidR="00B11855" w:rsidRPr="001F42D3" w:rsidRDefault="003D003E" w:rsidP="00185E79">
      <w:pPr>
        <w:pStyle w:val="BodyText"/>
      </w:pPr>
      <w:r w:rsidRPr="001F42D3">
        <w:t xml:space="preserve">Refer to the </w:t>
      </w:r>
      <w:r w:rsidR="006D613E" w:rsidRPr="001F42D3">
        <w:t>HL7</w:t>
      </w:r>
      <w:r w:rsidR="00995105" w:rsidRPr="001F42D3">
        <w:t xml:space="preserve"> </w:t>
      </w:r>
      <w:r w:rsidRPr="001F42D3">
        <w:t>v2.6 Standard, Chapter 7 ORU Message for general message semantics.</w:t>
      </w:r>
    </w:p>
    <w:p w14:paraId="0026C314" w14:textId="4EADC91F" w:rsidR="00C42BD4" w:rsidRPr="001F42D3" w:rsidRDefault="003D003E" w:rsidP="00185E79">
      <w:pPr>
        <w:pStyle w:val="BodyText"/>
      </w:pPr>
      <w:r w:rsidRPr="001F42D3">
        <w:t xml:space="preserve">The constrained message structure is given in </w:t>
      </w:r>
      <w:r w:rsidR="00CA3A2C" w:rsidRPr="001F42D3">
        <w:t>Table</w:t>
      </w:r>
      <w:r w:rsidRPr="001F42D3">
        <w:t xml:space="preserve"> 3.9.4.1.2-1, with additional details provided in sections below. </w:t>
      </w:r>
    </w:p>
    <w:p w14:paraId="6A167595" w14:textId="77777777" w:rsidR="00B11855" w:rsidRPr="001F42D3" w:rsidRDefault="003D003E" w:rsidP="00CF5627">
      <w:pPr>
        <w:pStyle w:val="TableTitle"/>
      </w:pPr>
      <w:r w:rsidRPr="001F42D3">
        <w:lastRenderedPageBreak/>
        <w:t>Table 3.9.4.1.2</w:t>
      </w:r>
      <w:r w:rsidR="005D79DE" w:rsidRPr="001F42D3">
        <w:rPr>
          <w:rFonts w:eastAsia="MS Gothic"/>
        </w:rPr>
        <w:t>-</w:t>
      </w:r>
      <w:r w:rsidR="00E86B15" w:rsidRPr="001F42D3">
        <w:t>1</w:t>
      </w:r>
      <w:r w:rsidRPr="001F42D3">
        <w:t>: ORU Message Structure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2937"/>
        <w:gridCol w:w="2807"/>
        <w:gridCol w:w="816"/>
        <w:gridCol w:w="1780"/>
      </w:tblGrid>
      <w:tr w:rsidR="00D612C5" w:rsidRPr="001F42D3" w14:paraId="738038E9" w14:textId="77777777" w:rsidTr="00A92110">
        <w:trPr>
          <w:cantSplit/>
          <w:tblHeader/>
          <w:jc w:val="center"/>
        </w:trPr>
        <w:tc>
          <w:tcPr>
            <w:tcW w:w="0" w:type="auto"/>
            <w:shd w:val="clear" w:color="auto" w:fill="D9D9D9"/>
          </w:tcPr>
          <w:p w14:paraId="7AA9D27B" w14:textId="77777777" w:rsidR="00B11855" w:rsidRPr="001F42D3" w:rsidRDefault="003D003E" w:rsidP="00506FBD">
            <w:pPr>
              <w:pStyle w:val="TableEntryHeader"/>
            </w:pPr>
            <w:r w:rsidRPr="001F42D3">
              <w:t>ORU</w:t>
            </w:r>
          </w:p>
        </w:tc>
        <w:tc>
          <w:tcPr>
            <w:tcW w:w="0" w:type="auto"/>
            <w:shd w:val="clear" w:color="auto" w:fill="D9D9D9"/>
          </w:tcPr>
          <w:p w14:paraId="5FFCC2DA" w14:textId="77777777" w:rsidR="00B11855" w:rsidRPr="001F42D3" w:rsidRDefault="003D003E" w:rsidP="00506FBD">
            <w:pPr>
              <w:pStyle w:val="TableEntryHeader"/>
            </w:pPr>
            <w:r w:rsidRPr="001F42D3">
              <w:t>Observation Results Message</w:t>
            </w:r>
          </w:p>
        </w:tc>
        <w:tc>
          <w:tcPr>
            <w:tcW w:w="0" w:type="auto"/>
            <w:shd w:val="clear" w:color="auto" w:fill="D9D9D9"/>
          </w:tcPr>
          <w:p w14:paraId="7ECBFCEF" w14:textId="77777777" w:rsidR="00B11855" w:rsidRPr="001F42D3" w:rsidRDefault="003D003E" w:rsidP="00506FBD">
            <w:pPr>
              <w:pStyle w:val="TableEntryHeader"/>
            </w:pPr>
            <w:r w:rsidRPr="001F42D3">
              <w:t>Usage</w:t>
            </w:r>
          </w:p>
        </w:tc>
        <w:tc>
          <w:tcPr>
            <w:tcW w:w="0" w:type="auto"/>
            <w:shd w:val="clear" w:color="auto" w:fill="D9D9D9"/>
          </w:tcPr>
          <w:p w14:paraId="72B3518F" w14:textId="77777777" w:rsidR="00B11855" w:rsidRPr="001F42D3" w:rsidRDefault="003D003E" w:rsidP="00506FBD">
            <w:pPr>
              <w:pStyle w:val="TableEntryHeader"/>
            </w:pPr>
            <w:r w:rsidRPr="001F42D3">
              <w:t>Card</w:t>
            </w:r>
          </w:p>
        </w:tc>
        <w:tc>
          <w:tcPr>
            <w:tcW w:w="0" w:type="auto"/>
            <w:shd w:val="clear" w:color="auto" w:fill="D9D9D9"/>
          </w:tcPr>
          <w:p w14:paraId="644CDB26" w14:textId="3E9EFBE3" w:rsidR="00B11855" w:rsidRPr="001F42D3" w:rsidRDefault="006D613E" w:rsidP="00506FBD">
            <w:pPr>
              <w:pStyle w:val="TableEntryHeader"/>
            </w:pPr>
            <w:r w:rsidRPr="001F42D3">
              <w:t>HL7</w:t>
            </w:r>
            <w:r w:rsidR="00995105" w:rsidRPr="001F42D3">
              <w:t xml:space="preserve"> </w:t>
            </w:r>
            <w:r w:rsidR="003D003E" w:rsidRPr="001F42D3">
              <w:t>Spec Chapter</w:t>
            </w:r>
          </w:p>
        </w:tc>
      </w:tr>
      <w:tr w:rsidR="00D612C5" w:rsidRPr="001F42D3" w14:paraId="26B59F80" w14:textId="77777777" w:rsidTr="002C051E">
        <w:trPr>
          <w:cantSplit/>
          <w:jc w:val="center"/>
        </w:trPr>
        <w:tc>
          <w:tcPr>
            <w:tcW w:w="0" w:type="auto"/>
          </w:tcPr>
          <w:p w14:paraId="1914495E" w14:textId="77777777" w:rsidR="00B11855" w:rsidRPr="001F42D3" w:rsidRDefault="003D003E" w:rsidP="00506FBD">
            <w:pPr>
              <w:pStyle w:val="TableEntry"/>
            </w:pPr>
            <w:r w:rsidRPr="001F42D3">
              <w:t>MSH</w:t>
            </w:r>
          </w:p>
        </w:tc>
        <w:tc>
          <w:tcPr>
            <w:tcW w:w="0" w:type="auto"/>
          </w:tcPr>
          <w:p w14:paraId="3A4F6567" w14:textId="77777777" w:rsidR="00B11855" w:rsidRPr="001F42D3" w:rsidRDefault="003D003E" w:rsidP="00506FBD">
            <w:pPr>
              <w:pStyle w:val="TableEntry"/>
            </w:pPr>
            <w:r w:rsidRPr="001F42D3">
              <w:t>Message Header</w:t>
            </w:r>
          </w:p>
        </w:tc>
        <w:tc>
          <w:tcPr>
            <w:tcW w:w="0" w:type="auto"/>
          </w:tcPr>
          <w:p w14:paraId="12F1FA7C" w14:textId="77777777" w:rsidR="00B11855" w:rsidRPr="001F42D3" w:rsidRDefault="00B11855" w:rsidP="00E91EF8">
            <w:pPr>
              <w:pStyle w:val="TableEntry"/>
              <w:rPr>
                <w:color w:val="000000"/>
              </w:rPr>
            </w:pPr>
          </w:p>
        </w:tc>
        <w:tc>
          <w:tcPr>
            <w:tcW w:w="0" w:type="auto"/>
          </w:tcPr>
          <w:p w14:paraId="68232742" w14:textId="77777777" w:rsidR="00B11855" w:rsidRPr="001F42D3" w:rsidRDefault="003D003E" w:rsidP="00506FBD">
            <w:pPr>
              <w:pStyle w:val="TableEntry"/>
            </w:pPr>
            <w:r w:rsidRPr="001F42D3">
              <w:t>[1..1]</w:t>
            </w:r>
          </w:p>
        </w:tc>
        <w:tc>
          <w:tcPr>
            <w:tcW w:w="0" w:type="auto"/>
          </w:tcPr>
          <w:p w14:paraId="27A6025E" w14:textId="77777777" w:rsidR="00B11855" w:rsidRPr="001F42D3" w:rsidRDefault="003D003E" w:rsidP="00506FBD">
            <w:pPr>
              <w:pStyle w:val="TableEntry"/>
            </w:pPr>
            <w:r w:rsidRPr="001F42D3">
              <w:t>2</w:t>
            </w:r>
          </w:p>
        </w:tc>
      </w:tr>
      <w:tr w:rsidR="00D612C5" w:rsidRPr="001F42D3" w14:paraId="2AC61C55" w14:textId="77777777" w:rsidTr="002C051E">
        <w:trPr>
          <w:cantSplit/>
          <w:jc w:val="center"/>
        </w:trPr>
        <w:tc>
          <w:tcPr>
            <w:tcW w:w="0" w:type="auto"/>
          </w:tcPr>
          <w:p w14:paraId="20B4B2B1" w14:textId="77777777" w:rsidR="00B11855" w:rsidRPr="001F42D3" w:rsidRDefault="003D003E" w:rsidP="00506FBD">
            <w:pPr>
              <w:pStyle w:val="TableEntry"/>
            </w:pPr>
            <w:r w:rsidRPr="001F42D3">
              <w:t>[{ SFT }]</w:t>
            </w:r>
          </w:p>
        </w:tc>
        <w:tc>
          <w:tcPr>
            <w:tcW w:w="0" w:type="auto"/>
          </w:tcPr>
          <w:p w14:paraId="4F37E4D3" w14:textId="77777777" w:rsidR="00B11855" w:rsidRPr="001F42D3" w:rsidRDefault="003D003E" w:rsidP="00506FBD">
            <w:pPr>
              <w:pStyle w:val="TableEntry"/>
            </w:pPr>
            <w:r w:rsidRPr="001F42D3">
              <w:t>Software Segment</w:t>
            </w:r>
          </w:p>
        </w:tc>
        <w:tc>
          <w:tcPr>
            <w:tcW w:w="0" w:type="auto"/>
          </w:tcPr>
          <w:p w14:paraId="2E525928" w14:textId="77777777" w:rsidR="00B11855" w:rsidRPr="001F42D3" w:rsidRDefault="00B11855" w:rsidP="00E91EF8">
            <w:pPr>
              <w:pStyle w:val="TableEntry"/>
              <w:rPr>
                <w:color w:val="000000"/>
              </w:rPr>
            </w:pPr>
          </w:p>
        </w:tc>
        <w:tc>
          <w:tcPr>
            <w:tcW w:w="0" w:type="auto"/>
          </w:tcPr>
          <w:p w14:paraId="28331997" w14:textId="77777777" w:rsidR="00B11855" w:rsidRPr="001F42D3" w:rsidRDefault="003D003E" w:rsidP="00506FBD">
            <w:pPr>
              <w:pStyle w:val="TableEntry"/>
            </w:pPr>
            <w:r w:rsidRPr="001F42D3">
              <w:t>[0..1]</w:t>
            </w:r>
          </w:p>
        </w:tc>
        <w:tc>
          <w:tcPr>
            <w:tcW w:w="0" w:type="auto"/>
          </w:tcPr>
          <w:p w14:paraId="4B698953" w14:textId="77777777" w:rsidR="00B11855" w:rsidRPr="001F42D3" w:rsidRDefault="003D003E" w:rsidP="00506FBD">
            <w:pPr>
              <w:pStyle w:val="TableEntry"/>
            </w:pPr>
            <w:r w:rsidRPr="001F42D3">
              <w:t>2</w:t>
            </w:r>
          </w:p>
        </w:tc>
      </w:tr>
      <w:tr w:rsidR="00D612C5" w:rsidRPr="001F42D3" w14:paraId="684C2E32" w14:textId="77777777" w:rsidTr="002C051E">
        <w:trPr>
          <w:cantSplit/>
          <w:jc w:val="center"/>
        </w:trPr>
        <w:tc>
          <w:tcPr>
            <w:tcW w:w="0" w:type="auto"/>
          </w:tcPr>
          <w:p w14:paraId="0D39A0EE" w14:textId="77777777" w:rsidR="00B11855" w:rsidRPr="001F42D3" w:rsidRDefault="003D003E" w:rsidP="00506FBD">
            <w:pPr>
              <w:pStyle w:val="TableEntry"/>
            </w:pPr>
            <w:r w:rsidRPr="001F42D3">
              <w:t>PID</w:t>
            </w:r>
          </w:p>
        </w:tc>
        <w:tc>
          <w:tcPr>
            <w:tcW w:w="0" w:type="auto"/>
          </w:tcPr>
          <w:p w14:paraId="76DF78D7" w14:textId="77777777" w:rsidR="00B11855" w:rsidRPr="001F42D3" w:rsidRDefault="003D003E" w:rsidP="00506FBD">
            <w:pPr>
              <w:pStyle w:val="TableEntry"/>
            </w:pPr>
            <w:r w:rsidRPr="001F42D3">
              <w:t>Patient Identification</w:t>
            </w:r>
          </w:p>
        </w:tc>
        <w:tc>
          <w:tcPr>
            <w:tcW w:w="0" w:type="auto"/>
          </w:tcPr>
          <w:p w14:paraId="762BBAA7" w14:textId="77777777" w:rsidR="00B11855" w:rsidRPr="001F42D3" w:rsidRDefault="003D003E" w:rsidP="00506FBD">
            <w:pPr>
              <w:pStyle w:val="TableEntry"/>
            </w:pPr>
            <w:r w:rsidRPr="001F42D3">
              <w:t>Demographics for id matching</w:t>
            </w:r>
          </w:p>
        </w:tc>
        <w:tc>
          <w:tcPr>
            <w:tcW w:w="0" w:type="auto"/>
          </w:tcPr>
          <w:p w14:paraId="06A47DE6" w14:textId="77777777" w:rsidR="00B11855" w:rsidRPr="001F42D3" w:rsidRDefault="003D003E" w:rsidP="00506FBD">
            <w:pPr>
              <w:pStyle w:val="TableEntry"/>
            </w:pPr>
            <w:r w:rsidRPr="001F42D3">
              <w:t>[1..1]</w:t>
            </w:r>
          </w:p>
        </w:tc>
        <w:tc>
          <w:tcPr>
            <w:tcW w:w="0" w:type="auto"/>
          </w:tcPr>
          <w:p w14:paraId="6F7EA350" w14:textId="77777777" w:rsidR="00B11855" w:rsidRPr="001F42D3" w:rsidRDefault="003D003E" w:rsidP="00506FBD">
            <w:pPr>
              <w:pStyle w:val="TableEntry"/>
            </w:pPr>
            <w:r w:rsidRPr="001F42D3">
              <w:t>3</w:t>
            </w:r>
          </w:p>
        </w:tc>
      </w:tr>
      <w:tr w:rsidR="00D612C5" w:rsidRPr="001F42D3" w14:paraId="3C4B1C30" w14:textId="77777777" w:rsidTr="002C051E">
        <w:trPr>
          <w:cantSplit/>
          <w:jc w:val="center"/>
        </w:trPr>
        <w:tc>
          <w:tcPr>
            <w:tcW w:w="0" w:type="auto"/>
          </w:tcPr>
          <w:p w14:paraId="4D951100" w14:textId="77777777" w:rsidR="00B11855" w:rsidRPr="001F42D3" w:rsidRDefault="003D003E" w:rsidP="00506FBD">
            <w:pPr>
              <w:pStyle w:val="TableEntry"/>
            </w:pPr>
            <w:r w:rsidRPr="001F42D3">
              <w:t>[ PV1 ]</w:t>
            </w:r>
          </w:p>
        </w:tc>
        <w:tc>
          <w:tcPr>
            <w:tcW w:w="0" w:type="auto"/>
          </w:tcPr>
          <w:p w14:paraId="6ABA08DC" w14:textId="77777777" w:rsidR="00B11855" w:rsidRPr="001F42D3" w:rsidRDefault="003D003E" w:rsidP="00506FBD">
            <w:pPr>
              <w:pStyle w:val="TableEntry"/>
            </w:pPr>
            <w:r w:rsidRPr="001F42D3">
              <w:t>Patient Visit</w:t>
            </w:r>
          </w:p>
        </w:tc>
        <w:tc>
          <w:tcPr>
            <w:tcW w:w="0" w:type="auto"/>
          </w:tcPr>
          <w:p w14:paraId="7DF2D448" w14:textId="77777777" w:rsidR="00B11855" w:rsidRPr="001F42D3" w:rsidRDefault="00B11855" w:rsidP="00E91EF8">
            <w:pPr>
              <w:pStyle w:val="TableEntry"/>
              <w:rPr>
                <w:color w:val="000000"/>
              </w:rPr>
            </w:pPr>
          </w:p>
        </w:tc>
        <w:tc>
          <w:tcPr>
            <w:tcW w:w="0" w:type="auto"/>
          </w:tcPr>
          <w:p w14:paraId="67C6D1BA" w14:textId="77777777" w:rsidR="00B11855" w:rsidRPr="001F42D3" w:rsidRDefault="003D003E" w:rsidP="00506FBD">
            <w:pPr>
              <w:pStyle w:val="TableEntry"/>
            </w:pPr>
            <w:r w:rsidRPr="001F42D3">
              <w:t>[0..1]</w:t>
            </w:r>
          </w:p>
        </w:tc>
        <w:tc>
          <w:tcPr>
            <w:tcW w:w="0" w:type="auto"/>
          </w:tcPr>
          <w:p w14:paraId="5168CB46" w14:textId="77777777" w:rsidR="00B11855" w:rsidRPr="001F42D3" w:rsidRDefault="003D003E" w:rsidP="00506FBD">
            <w:pPr>
              <w:pStyle w:val="TableEntry"/>
            </w:pPr>
            <w:r w:rsidRPr="001F42D3">
              <w:t>3</w:t>
            </w:r>
          </w:p>
        </w:tc>
      </w:tr>
      <w:tr w:rsidR="00D612C5" w:rsidRPr="001F42D3" w14:paraId="1A809143" w14:textId="77777777" w:rsidTr="002C051E">
        <w:trPr>
          <w:cantSplit/>
          <w:jc w:val="center"/>
        </w:trPr>
        <w:tc>
          <w:tcPr>
            <w:tcW w:w="0" w:type="auto"/>
          </w:tcPr>
          <w:p w14:paraId="28853C86" w14:textId="77777777" w:rsidR="00B11855" w:rsidRPr="001F42D3" w:rsidRDefault="003D003E" w:rsidP="00506FBD">
            <w:pPr>
              <w:pStyle w:val="TableEntry"/>
            </w:pPr>
            <w:r w:rsidRPr="001F42D3">
              <w:t>{</w:t>
            </w:r>
          </w:p>
        </w:tc>
        <w:tc>
          <w:tcPr>
            <w:tcW w:w="0" w:type="auto"/>
          </w:tcPr>
          <w:p w14:paraId="1A6FA76A" w14:textId="77777777" w:rsidR="00B11855" w:rsidRPr="001F42D3" w:rsidRDefault="003D003E" w:rsidP="00506FBD">
            <w:pPr>
              <w:pStyle w:val="TableEntry"/>
            </w:pPr>
            <w:r w:rsidRPr="001F42D3">
              <w:t>Order Observation Repeat Grouping BEGIN</w:t>
            </w:r>
          </w:p>
        </w:tc>
        <w:tc>
          <w:tcPr>
            <w:tcW w:w="0" w:type="auto"/>
          </w:tcPr>
          <w:p w14:paraId="487652F7" w14:textId="77777777" w:rsidR="00B11855" w:rsidRPr="001F42D3" w:rsidRDefault="00B11855" w:rsidP="00E91EF8">
            <w:pPr>
              <w:pStyle w:val="TableEntry"/>
              <w:rPr>
                <w:color w:val="000000"/>
              </w:rPr>
            </w:pPr>
          </w:p>
        </w:tc>
        <w:tc>
          <w:tcPr>
            <w:tcW w:w="0" w:type="auto"/>
          </w:tcPr>
          <w:p w14:paraId="7E59B62D" w14:textId="77777777" w:rsidR="00B11855" w:rsidRPr="001F42D3" w:rsidRDefault="003D003E" w:rsidP="00506FBD">
            <w:pPr>
              <w:pStyle w:val="TableEntry"/>
            </w:pPr>
            <w:r w:rsidRPr="001F42D3">
              <w:t>[1..*]</w:t>
            </w:r>
          </w:p>
        </w:tc>
        <w:tc>
          <w:tcPr>
            <w:tcW w:w="0" w:type="auto"/>
          </w:tcPr>
          <w:p w14:paraId="52AEE47E" w14:textId="77777777" w:rsidR="00B11855" w:rsidRPr="001F42D3" w:rsidRDefault="00B11855" w:rsidP="00E91EF8">
            <w:pPr>
              <w:pStyle w:val="TableEntry"/>
              <w:rPr>
                <w:color w:val="000000"/>
              </w:rPr>
            </w:pPr>
          </w:p>
        </w:tc>
      </w:tr>
      <w:tr w:rsidR="00D612C5" w:rsidRPr="001F42D3" w14:paraId="036A21FB" w14:textId="77777777" w:rsidTr="002C051E">
        <w:trPr>
          <w:cantSplit/>
          <w:jc w:val="center"/>
        </w:trPr>
        <w:tc>
          <w:tcPr>
            <w:tcW w:w="0" w:type="auto"/>
          </w:tcPr>
          <w:p w14:paraId="515188DC" w14:textId="77777777" w:rsidR="00B11855" w:rsidRPr="001F42D3" w:rsidRDefault="00D53E5C" w:rsidP="00506FBD">
            <w:pPr>
              <w:pStyle w:val="TableEntry"/>
            </w:pPr>
            <w:r w:rsidRPr="001F42D3">
              <w:t xml:space="preserve">  </w:t>
            </w:r>
            <w:r w:rsidR="003D003E" w:rsidRPr="001F42D3">
              <w:t>OBR</w:t>
            </w:r>
          </w:p>
        </w:tc>
        <w:tc>
          <w:tcPr>
            <w:tcW w:w="0" w:type="auto"/>
          </w:tcPr>
          <w:p w14:paraId="3FFC51BD" w14:textId="77777777" w:rsidR="00B11855" w:rsidRPr="001F42D3" w:rsidRDefault="003D003E" w:rsidP="00506FBD">
            <w:pPr>
              <w:pStyle w:val="TableEntry"/>
            </w:pPr>
            <w:r w:rsidRPr="001F42D3">
              <w:t>Observations Request</w:t>
            </w:r>
          </w:p>
        </w:tc>
        <w:tc>
          <w:tcPr>
            <w:tcW w:w="0" w:type="auto"/>
          </w:tcPr>
          <w:p w14:paraId="4DD89620" w14:textId="77777777" w:rsidR="00B11855" w:rsidRPr="001F42D3" w:rsidRDefault="003D003E" w:rsidP="00506FBD">
            <w:pPr>
              <w:pStyle w:val="TableEntry"/>
            </w:pPr>
            <w:r w:rsidRPr="001F42D3">
              <w:t>Clinical context</w:t>
            </w:r>
          </w:p>
        </w:tc>
        <w:tc>
          <w:tcPr>
            <w:tcW w:w="0" w:type="auto"/>
          </w:tcPr>
          <w:p w14:paraId="09043AFF" w14:textId="77777777" w:rsidR="00B11855" w:rsidRPr="001F42D3" w:rsidRDefault="003D003E" w:rsidP="00506FBD">
            <w:pPr>
              <w:pStyle w:val="TableEntry"/>
            </w:pPr>
            <w:r w:rsidRPr="001F42D3">
              <w:t>[1..1]</w:t>
            </w:r>
          </w:p>
        </w:tc>
        <w:tc>
          <w:tcPr>
            <w:tcW w:w="0" w:type="auto"/>
          </w:tcPr>
          <w:p w14:paraId="0257F54C" w14:textId="77777777" w:rsidR="00B11855" w:rsidRPr="001F42D3" w:rsidRDefault="003D003E" w:rsidP="00506FBD">
            <w:pPr>
              <w:pStyle w:val="TableEntry"/>
            </w:pPr>
            <w:r w:rsidRPr="001F42D3">
              <w:t>7</w:t>
            </w:r>
          </w:p>
        </w:tc>
      </w:tr>
      <w:tr w:rsidR="00D612C5" w:rsidRPr="001F42D3" w14:paraId="195B7C1B" w14:textId="77777777" w:rsidTr="002C051E">
        <w:trPr>
          <w:cantSplit/>
          <w:jc w:val="center"/>
        </w:trPr>
        <w:tc>
          <w:tcPr>
            <w:tcW w:w="0" w:type="auto"/>
          </w:tcPr>
          <w:p w14:paraId="19A64499" w14:textId="77777777" w:rsidR="00B11855" w:rsidRPr="001F42D3" w:rsidRDefault="00D53E5C" w:rsidP="0028464C">
            <w:pPr>
              <w:pStyle w:val="TableEntry"/>
            </w:pPr>
            <w:r w:rsidRPr="001F42D3">
              <w:t xml:space="preserve">  </w:t>
            </w:r>
            <w:r w:rsidR="003D003E" w:rsidRPr="001F42D3">
              <w:t>[NTE]}</w:t>
            </w:r>
          </w:p>
        </w:tc>
        <w:tc>
          <w:tcPr>
            <w:tcW w:w="0" w:type="auto"/>
          </w:tcPr>
          <w:p w14:paraId="1AA264B6" w14:textId="77777777" w:rsidR="00B11855" w:rsidRPr="001F42D3" w:rsidRDefault="003D003E" w:rsidP="00506FBD">
            <w:pPr>
              <w:pStyle w:val="TableEntry"/>
            </w:pPr>
            <w:r w:rsidRPr="001F42D3">
              <w:t>Notes Section</w:t>
            </w:r>
          </w:p>
        </w:tc>
        <w:tc>
          <w:tcPr>
            <w:tcW w:w="0" w:type="auto"/>
          </w:tcPr>
          <w:p w14:paraId="62FE5B1E" w14:textId="77777777" w:rsidR="00B11855" w:rsidRPr="001F42D3" w:rsidRDefault="003D003E" w:rsidP="00506FBD">
            <w:pPr>
              <w:pStyle w:val="TableEntry"/>
            </w:pPr>
            <w:r w:rsidRPr="001F42D3">
              <w:t>Notes related to OBR</w:t>
            </w:r>
          </w:p>
        </w:tc>
        <w:tc>
          <w:tcPr>
            <w:tcW w:w="0" w:type="auto"/>
          </w:tcPr>
          <w:p w14:paraId="52FA6A8C" w14:textId="77777777" w:rsidR="00B11855" w:rsidRPr="001F42D3" w:rsidRDefault="003D003E" w:rsidP="00506FBD">
            <w:pPr>
              <w:pStyle w:val="TableEntry"/>
            </w:pPr>
            <w:r w:rsidRPr="001F42D3">
              <w:t>[0..*]</w:t>
            </w:r>
          </w:p>
        </w:tc>
        <w:tc>
          <w:tcPr>
            <w:tcW w:w="0" w:type="auto"/>
          </w:tcPr>
          <w:p w14:paraId="6BD65A84" w14:textId="77777777" w:rsidR="00B11855" w:rsidRPr="001F42D3" w:rsidRDefault="00B11855" w:rsidP="00E91EF8">
            <w:pPr>
              <w:pStyle w:val="TableEntry"/>
              <w:rPr>
                <w:color w:val="000000"/>
              </w:rPr>
            </w:pPr>
          </w:p>
        </w:tc>
      </w:tr>
      <w:tr w:rsidR="00D612C5" w:rsidRPr="001F42D3" w14:paraId="184C3D27" w14:textId="77777777" w:rsidTr="002C051E">
        <w:trPr>
          <w:cantSplit/>
          <w:jc w:val="center"/>
        </w:trPr>
        <w:tc>
          <w:tcPr>
            <w:tcW w:w="0" w:type="auto"/>
          </w:tcPr>
          <w:p w14:paraId="65B4DEEA" w14:textId="77777777" w:rsidR="00B11855" w:rsidRPr="001F42D3" w:rsidRDefault="00D53E5C" w:rsidP="00506FBD">
            <w:pPr>
              <w:pStyle w:val="TableEntry"/>
            </w:pPr>
            <w:r w:rsidRPr="001F42D3">
              <w:t xml:space="preserve">  </w:t>
            </w:r>
            <w:r w:rsidR="003D003E" w:rsidRPr="001F42D3">
              <w:t>{OBX}</w:t>
            </w:r>
          </w:p>
        </w:tc>
        <w:tc>
          <w:tcPr>
            <w:tcW w:w="0" w:type="auto"/>
          </w:tcPr>
          <w:p w14:paraId="66D89F4E" w14:textId="77777777" w:rsidR="00B11855" w:rsidRPr="001F42D3" w:rsidRDefault="003D003E" w:rsidP="00506FBD">
            <w:pPr>
              <w:pStyle w:val="TableEntry"/>
            </w:pPr>
            <w:r w:rsidRPr="001F42D3">
              <w:t>Observation results</w:t>
            </w:r>
          </w:p>
        </w:tc>
        <w:tc>
          <w:tcPr>
            <w:tcW w:w="0" w:type="auto"/>
          </w:tcPr>
          <w:p w14:paraId="1F646D8C" w14:textId="77777777" w:rsidR="00B11855" w:rsidRPr="001F42D3" w:rsidRDefault="003D003E" w:rsidP="00506FBD">
            <w:pPr>
              <w:pStyle w:val="TableEntry"/>
            </w:pPr>
            <w:r w:rsidRPr="001F42D3">
              <w:t>Observations related to the pulse generator</w:t>
            </w:r>
          </w:p>
        </w:tc>
        <w:tc>
          <w:tcPr>
            <w:tcW w:w="0" w:type="auto"/>
          </w:tcPr>
          <w:p w14:paraId="6ACB5126" w14:textId="77777777" w:rsidR="00B11855" w:rsidRPr="001F42D3" w:rsidRDefault="003D003E" w:rsidP="00506FBD">
            <w:pPr>
              <w:pStyle w:val="TableEntry"/>
            </w:pPr>
            <w:r w:rsidRPr="001F42D3">
              <w:t>[0..*]</w:t>
            </w:r>
          </w:p>
        </w:tc>
        <w:tc>
          <w:tcPr>
            <w:tcW w:w="0" w:type="auto"/>
          </w:tcPr>
          <w:p w14:paraId="14F50EFA" w14:textId="77777777" w:rsidR="00B11855" w:rsidRPr="001F42D3" w:rsidRDefault="003D003E" w:rsidP="00506FBD">
            <w:pPr>
              <w:pStyle w:val="TableEntry"/>
            </w:pPr>
            <w:r w:rsidRPr="001F42D3">
              <w:t>7</w:t>
            </w:r>
          </w:p>
        </w:tc>
      </w:tr>
      <w:tr w:rsidR="00D612C5" w:rsidRPr="001F42D3" w14:paraId="4597892E" w14:textId="77777777" w:rsidTr="002C051E">
        <w:trPr>
          <w:cantSplit/>
          <w:jc w:val="center"/>
        </w:trPr>
        <w:tc>
          <w:tcPr>
            <w:tcW w:w="0" w:type="auto"/>
          </w:tcPr>
          <w:p w14:paraId="3FD2BAB7" w14:textId="77777777" w:rsidR="00B11855" w:rsidRPr="001F42D3" w:rsidRDefault="00D53E5C" w:rsidP="0028464C">
            <w:pPr>
              <w:pStyle w:val="TableEntry"/>
            </w:pPr>
            <w:r w:rsidRPr="001F42D3">
              <w:t xml:space="preserve">  </w:t>
            </w:r>
            <w:r w:rsidR="003D003E" w:rsidRPr="001F42D3">
              <w:t>[NTE]}</w:t>
            </w:r>
          </w:p>
        </w:tc>
        <w:tc>
          <w:tcPr>
            <w:tcW w:w="0" w:type="auto"/>
          </w:tcPr>
          <w:p w14:paraId="1251C524" w14:textId="77777777" w:rsidR="00B11855" w:rsidRPr="001F42D3" w:rsidRDefault="003D003E" w:rsidP="00506FBD">
            <w:pPr>
              <w:pStyle w:val="TableEntry"/>
            </w:pPr>
            <w:r w:rsidRPr="001F42D3">
              <w:t>Notes Section</w:t>
            </w:r>
          </w:p>
        </w:tc>
        <w:tc>
          <w:tcPr>
            <w:tcW w:w="0" w:type="auto"/>
          </w:tcPr>
          <w:p w14:paraId="6604B491" w14:textId="77777777" w:rsidR="00B11855" w:rsidRPr="001F42D3" w:rsidRDefault="003D003E" w:rsidP="00506FBD">
            <w:pPr>
              <w:pStyle w:val="TableEntry"/>
            </w:pPr>
            <w:r w:rsidRPr="001F42D3">
              <w:t>Notes Related to OBX</w:t>
            </w:r>
          </w:p>
        </w:tc>
        <w:tc>
          <w:tcPr>
            <w:tcW w:w="0" w:type="auto"/>
          </w:tcPr>
          <w:p w14:paraId="5D900B3F" w14:textId="77777777" w:rsidR="00B11855" w:rsidRPr="001F42D3" w:rsidRDefault="003D003E" w:rsidP="00506FBD">
            <w:pPr>
              <w:pStyle w:val="TableEntry"/>
            </w:pPr>
            <w:r w:rsidRPr="001F42D3">
              <w:t>[0..*]</w:t>
            </w:r>
          </w:p>
        </w:tc>
        <w:tc>
          <w:tcPr>
            <w:tcW w:w="0" w:type="auto"/>
          </w:tcPr>
          <w:p w14:paraId="7A0C514A" w14:textId="77777777" w:rsidR="00B11855" w:rsidRPr="001F42D3" w:rsidRDefault="00B11855" w:rsidP="00E91EF8">
            <w:pPr>
              <w:pStyle w:val="TableEntry"/>
              <w:rPr>
                <w:color w:val="000000"/>
              </w:rPr>
            </w:pPr>
          </w:p>
        </w:tc>
      </w:tr>
      <w:tr w:rsidR="00D612C5" w:rsidRPr="001F42D3" w14:paraId="34481BCE" w14:textId="77777777" w:rsidTr="002C051E">
        <w:trPr>
          <w:cantSplit/>
          <w:jc w:val="center"/>
        </w:trPr>
        <w:tc>
          <w:tcPr>
            <w:tcW w:w="0" w:type="auto"/>
          </w:tcPr>
          <w:p w14:paraId="617688F1" w14:textId="77777777" w:rsidR="00B11855" w:rsidRPr="001F42D3" w:rsidRDefault="003D003E" w:rsidP="00506FBD">
            <w:pPr>
              <w:pStyle w:val="TableEntry"/>
            </w:pPr>
            <w:r w:rsidRPr="001F42D3">
              <w:t>}</w:t>
            </w:r>
          </w:p>
        </w:tc>
        <w:tc>
          <w:tcPr>
            <w:tcW w:w="0" w:type="auto"/>
          </w:tcPr>
          <w:p w14:paraId="1B708096" w14:textId="77777777" w:rsidR="00B11855" w:rsidRPr="001F42D3" w:rsidRDefault="003D003E" w:rsidP="00506FBD">
            <w:pPr>
              <w:pStyle w:val="TableEntry"/>
            </w:pPr>
            <w:r w:rsidRPr="001F42D3">
              <w:t>Order Observation Repeat Grouping END</w:t>
            </w:r>
          </w:p>
        </w:tc>
        <w:tc>
          <w:tcPr>
            <w:tcW w:w="0" w:type="auto"/>
          </w:tcPr>
          <w:p w14:paraId="4601B7B5" w14:textId="77777777" w:rsidR="00B11855" w:rsidRPr="001F42D3" w:rsidRDefault="00B11855" w:rsidP="00E91EF8">
            <w:pPr>
              <w:pStyle w:val="TableEntry"/>
              <w:rPr>
                <w:color w:val="000000"/>
              </w:rPr>
            </w:pPr>
          </w:p>
        </w:tc>
        <w:tc>
          <w:tcPr>
            <w:tcW w:w="0" w:type="auto"/>
          </w:tcPr>
          <w:p w14:paraId="4AF183F4" w14:textId="77777777" w:rsidR="00B11855" w:rsidRPr="001F42D3" w:rsidRDefault="00B11855" w:rsidP="00E91EF8">
            <w:pPr>
              <w:pStyle w:val="TableEntry"/>
              <w:rPr>
                <w:color w:val="000000"/>
              </w:rPr>
            </w:pPr>
          </w:p>
        </w:tc>
        <w:tc>
          <w:tcPr>
            <w:tcW w:w="0" w:type="auto"/>
          </w:tcPr>
          <w:p w14:paraId="2E600261" w14:textId="77777777" w:rsidR="00B11855" w:rsidRPr="001F42D3" w:rsidRDefault="00B11855" w:rsidP="00E91EF8">
            <w:pPr>
              <w:pStyle w:val="TableEntry"/>
              <w:rPr>
                <w:color w:val="000000"/>
              </w:rPr>
            </w:pPr>
          </w:p>
        </w:tc>
      </w:tr>
      <w:tr w:rsidR="00D612C5" w:rsidRPr="001F42D3" w14:paraId="3D815CA6" w14:textId="77777777" w:rsidTr="002C051E">
        <w:trPr>
          <w:cantSplit/>
          <w:jc w:val="center"/>
        </w:trPr>
        <w:tc>
          <w:tcPr>
            <w:tcW w:w="0" w:type="auto"/>
          </w:tcPr>
          <w:p w14:paraId="4D5F7C23" w14:textId="77777777" w:rsidR="00B11855" w:rsidRPr="001F42D3" w:rsidRDefault="003D003E" w:rsidP="00506FBD">
            <w:pPr>
              <w:pStyle w:val="TableEntry"/>
            </w:pPr>
            <w:r w:rsidRPr="001F42D3">
              <w:t>[DSC]</w:t>
            </w:r>
          </w:p>
        </w:tc>
        <w:tc>
          <w:tcPr>
            <w:tcW w:w="0" w:type="auto"/>
          </w:tcPr>
          <w:p w14:paraId="632A1D6F" w14:textId="77777777" w:rsidR="00B11855" w:rsidRPr="001F42D3" w:rsidRDefault="003D003E" w:rsidP="00506FBD">
            <w:pPr>
              <w:pStyle w:val="TableEntry"/>
            </w:pPr>
            <w:r w:rsidRPr="001F42D3">
              <w:t xml:space="preserve">Continuation Pointer </w:t>
            </w:r>
          </w:p>
        </w:tc>
        <w:tc>
          <w:tcPr>
            <w:tcW w:w="0" w:type="auto"/>
          </w:tcPr>
          <w:p w14:paraId="61B8198B" w14:textId="77777777" w:rsidR="00B11855" w:rsidRPr="001F42D3" w:rsidRDefault="00B11855" w:rsidP="00E91EF8">
            <w:pPr>
              <w:pStyle w:val="TableEntry"/>
              <w:rPr>
                <w:color w:val="000000"/>
              </w:rPr>
            </w:pPr>
          </w:p>
        </w:tc>
        <w:tc>
          <w:tcPr>
            <w:tcW w:w="0" w:type="auto"/>
          </w:tcPr>
          <w:p w14:paraId="6EB8CAC0" w14:textId="77777777" w:rsidR="00B11855" w:rsidRPr="001F42D3" w:rsidRDefault="003D003E" w:rsidP="00506FBD">
            <w:pPr>
              <w:pStyle w:val="TableEntry"/>
            </w:pPr>
            <w:r w:rsidRPr="001F42D3">
              <w:t>[0..0]</w:t>
            </w:r>
          </w:p>
        </w:tc>
        <w:tc>
          <w:tcPr>
            <w:tcW w:w="0" w:type="auto"/>
          </w:tcPr>
          <w:p w14:paraId="42471F1C" w14:textId="77777777" w:rsidR="00B11855" w:rsidRPr="001F42D3" w:rsidRDefault="003D003E" w:rsidP="000166DD">
            <w:pPr>
              <w:pStyle w:val="TableEntry"/>
              <w:rPr>
                <w:color w:val="000000"/>
              </w:rPr>
            </w:pPr>
            <w:r w:rsidRPr="001F42D3">
              <w:t>2</w:t>
            </w:r>
          </w:p>
        </w:tc>
      </w:tr>
    </w:tbl>
    <w:p w14:paraId="7FFD1554" w14:textId="77777777" w:rsidR="00B11855" w:rsidRPr="001F42D3" w:rsidRDefault="00855E3C" w:rsidP="00123C7B">
      <w:pPr>
        <w:pStyle w:val="Heading6"/>
        <w:numPr>
          <w:ilvl w:val="0"/>
          <w:numId w:val="0"/>
        </w:numPr>
        <w:rPr>
          <w:noProof w:val="0"/>
        </w:rPr>
      </w:pPr>
      <w:bookmarkStart w:id="1730" w:name="_Toc401769838"/>
      <w:bookmarkStart w:id="1731" w:name="_Toc214889739"/>
      <w:r w:rsidRPr="001F42D3">
        <w:rPr>
          <w:noProof w:val="0"/>
        </w:rPr>
        <w:t xml:space="preserve">3.9.4.1.2.1 </w:t>
      </w:r>
      <w:r w:rsidR="003D003E" w:rsidRPr="001F42D3">
        <w:rPr>
          <w:noProof w:val="0"/>
        </w:rPr>
        <w:t>MSH Segment – Message Header</w:t>
      </w:r>
      <w:bookmarkEnd w:id="1730"/>
      <w:bookmarkEnd w:id="1731"/>
    </w:p>
    <w:p w14:paraId="3DE92274" w14:textId="77777777" w:rsidR="00B11855" w:rsidRPr="001F42D3" w:rsidRDefault="003D003E" w:rsidP="00CF5627">
      <w:pPr>
        <w:pStyle w:val="TableTitle"/>
      </w:pPr>
      <w:r w:rsidRPr="001F42D3">
        <w:t>Table 3.9.4.1.2.1</w:t>
      </w:r>
      <w:r w:rsidR="005D79DE" w:rsidRPr="001F42D3">
        <w:rPr>
          <w:rFonts w:eastAsia="MS Gothic"/>
        </w:rPr>
        <w:t>-</w:t>
      </w:r>
      <w:r w:rsidR="00E86B15" w:rsidRPr="001F42D3">
        <w:t>1</w:t>
      </w:r>
      <w:r w:rsidRPr="001F42D3">
        <w:t>: MSH Segment</w:t>
      </w:r>
    </w:p>
    <w:tbl>
      <w:tblPr>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5"/>
        <w:gridCol w:w="810"/>
        <w:gridCol w:w="630"/>
        <w:gridCol w:w="720"/>
        <w:gridCol w:w="720"/>
        <w:gridCol w:w="810"/>
        <w:gridCol w:w="720"/>
        <w:gridCol w:w="810"/>
        <w:gridCol w:w="810"/>
        <w:gridCol w:w="900"/>
        <w:gridCol w:w="1175"/>
      </w:tblGrid>
      <w:tr w:rsidR="006D1F19" w:rsidRPr="001F42D3" w14:paraId="6396E919" w14:textId="77777777" w:rsidTr="00CF5627">
        <w:trPr>
          <w:cantSplit/>
          <w:tblHeader/>
          <w:jc w:val="center"/>
        </w:trPr>
        <w:tc>
          <w:tcPr>
            <w:tcW w:w="1615" w:type="dxa"/>
            <w:shd w:val="clear" w:color="auto" w:fill="D9D9D9"/>
          </w:tcPr>
          <w:p w14:paraId="33DB9F7F" w14:textId="7C099ACD" w:rsidR="00B11855" w:rsidRPr="001F42D3" w:rsidRDefault="00B11855" w:rsidP="00DE39CA">
            <w:pPr>
              <w:pStyle w:val="TableEntryHeader"/>
            </w:pPr>
          </w:p>
        </w:tc>
        <w:tc>
          <w:tcPr>
            <w:tcW w:w="810" w:type="dxa"/>
            <w:shd w:val="clear" w:color="auto" w:fill="D9D9D9"/>
          </w:tcPr>
          <w:p w14:paraId="0B829F6F" w14:textId="77777777" w:rsidR="00B11855" w:rsidRPr="001F42D3" w:rsidRDefault="003D003E" w:rsidP="00DE39CA">
            <w:pPr>
              <w:pStyle w:val="TableEntryHeader"/>
            </w:pPr>
            <w:r w:rsidRPr="001F42D3">
              <w:t>Seq</w:t>
            </w:r>
          </w:p>
        </w:tc>
        <w:tc>
          <w:tcPr>
            <w:tcW w:w="630" w:type="dxa"/>
            <w:shd w:val="clear" w:color="auto" w:fill="D9D9D9"/>
          </w:tcPr>
          <w:p w14:paraId="2D2B2610" w14:textId="77777777" w:rsidR="00B11855" w:rsidRPr="001F42D3" w:rsidRDefault="003D003E" w:rsidP="00DE39CA">
            <w:pPr>
              <w:pStyle w:val="TableEntryHeader"/>
            </w:pPr>
            <w:r w:rsidRPr="001F42D3">
              <w:t>DT</w:t>
            </w:r>
          </w:p>
        </w:tc>
        <w:tc>
          <w:tcPr>
            <w:tcW w:w="720" w:type="dxa"/>
            <w:shd w:val="clear" w:color="auto" w:fill="D9D9D9"/>
          </w:tcPr>
          <w:p w14:paraId="6B600B40" w14:textId="77777777" w:rsidR="00B11855" w:rsidRPr="001F42D3" w:rsidRDefault="003D003E" w:rsidP="00DE39CA">
            <w:pPr>
              <w:pStyle w:val="TableEntryHeader"/>
            </w:pPr>
            <w:r w:rsidRPr="001F42D3">
              <w:t>Len</w:t>
            </w:r>
          </w:p>
        </w:tc>
        <w:tc>
          <w:tcPr>
            <w:tcW w:w="720" w:type="dxa"/>
            <w:shd w:val="clear" w:color="auto" w:fill="D9D9D9"/>
          </w:tcPr>
          <w:p w14:paraId="5E9C957A" w14:textId="77777777" w:rsidR="00B11855" w:rsidRPr="001F42D3" w:rsidRDefault="003D003E" w:rsidP="00DE39CA">
            <w:pPr>
              <w:pStyle w:val="TableEntryHeader"/>
            </w:pPr>
            <w:r w:rsidRPr="001F42D3">
              <w:t>Opt</w:t>
            </w:r>
          </w:p>
        </w:tc>
        <w:tc>
          <w:tcPr>
            <w:tcW w:w="810" w:type="dxa"/>
            <w:shd w:val="clear" w:color="auto" w:fill="D9D9D9"/>
          </w:tcPr>
          <w:p w14:paraId="381F53A5" w14:textId="77777777" w:rsidR="00B11855" w:rsidRPr="001F42D3" w:rsidRDefault="003D003E" w:rsidP="00DE39CA">
            <w:pPr>
              <w:pStyle w:val="TableEntryHeader"/>
            </w:pPr>
            <w:r w:rsidRPr="001F42D3">
              <w:t>Rep</w:t>
            </w:r>
          </w:p>
        </w:tc>
        <w:tc>
          <w:tcPr>
            <w:tcW w:w="720" w:type="dxa"/>
            <w:shd w:val="clear" w:color="auto" w:fill="D9D9D9"/>
          </w:tcPr>
          <w:p w14:paraId="24D8B11E" w14:textId="77777777" w:rsidR="00B11855" w:rsidRPr="001F42D3" w:rsidRDefault="003D003E" w:rsidP="00DE39CA">
            <w:pPr>
              <w:pStyle w:val="TableEntryHeader"/>
            </w:pPr>
            <w:r w:rsidRPr="001F42D3">
              <w:t>Min</w:t>
            </w:r>
          </w:p>
        </w:tc>
        <w:tc>
          <w:tcPr>
            <w:tcW w:w="810" w:type="dxa"/>
            <w:shd w:val="clear" w:color="auto" w:fill="D9D9D9"/>
          </w:tcPr>
          <w:p w14:paraId="280F8D03" w14:textId="77777777" w:rsidR="00B11855" w:rsidRPr="001F42D3" w:rsidRDefault="003D003E" w:rsidP="00DE39CA">
            <w:pPr>
              <w:pStyle w:val="TableEntryHeader"/>
            </w:pPr>
            <w:r w:rsidRPr="001F42D3">
              <w:t>Max</w:t>
            </w:r>
          </w:p>
        </w:tc>
        <w:tc>
          <w:tcPr>
            <w:tcW w:w="810" w:type="dxa"/>
            <w:shd w:val="clear" w:color="auto" w:fill="D9D9D9"/>
          </w:tcPr>
          <w:p w14:paraId="77A18002" w14:textId="77777777" w:rsidR="00B11855" w:rsidRPr="001F42D3" w:rsidRDefault="003D003E" w:rsidP="00DE39CA">
            <w:pPr>
              <w:pStyle w:val="TableEntryHeader"/>
            </w:pPr>
            <w:r w:rsidRPr="001F42D3">
              <w:t>Tbl</w:t>
            </w:r>
          </w:p>
        </w:tc>
        <w:tc>
          <w:tcPr>
            <w:tcW w:w="900" w:type="dxa"/>
            <w:shd w:val="clear" w:color="auto" w:fill="D9D9D9"/>
          </w:tcPr>
          <w:p w14:paraId="09B8B75A" w14:textId="77777777" w:rsidR="00B11855" w:rsidRPr="001F42D3" w:rsidRDefault="003D003E" w:rsidP="00DE39CA">
            <w:pPr>
              <w:pStyle w:val="TableEntryHeader"/>
            </w:pPr>
            <w:r w:rsidRPr="001F42D3">
              <w:t>Fixed</w:t>
            </w:r>
          </w:p>
        </w:tc>
        <w:tc>
          <w:tcPr>
            <w:tcW w:w="1175" w:type="dxa"/>
            <w:shd w:val="clear" w:color="auto" w:fill="D9D9D9"/>
          </w:tcPr>
          <w:p w14:paraId="0E5EBD75" w14:textId="77777777" w:rsidR="00B11855" w:rsidRPr="001F42D3" w:rsidRDefault="003D003E" w:rsidP="00DE39CA">
            <w:pPr>
              <w:pStyle w:val="TableEntryHeader"/>
            </w:pPr>
            <w:r w:rsidRPr="001F42D3">
              <w:t>Ex Val</w:t>
            </w:r>
          </w:p>
        </w:tc>
      </w:tr>
      <w:tr w:rsidR="006D1F19" w:rsidRPr="001F42D3" w14:paraId="44EB4E1A" w14:textId="77777777" w:rsidTr="00CF5627">
        <w:trPr>
          <w:cantSplit/>
          <w:jc w:val="center"/>
        </w:trPr>
        <w:tc>
          <w:tcPr>
            <w:tcW w:w="1615" w:type="dxa"/>
          </w:tcPr>
          <w:p w14:paraId="2F795BBE" w14:textId="1784A3EF" w:rsidR="00B11855" w:rsidRPr="001F42D3" w:rsidRDefault="003D003E" w:rsidP="00863A9A">
            <w:pPr>
              <w:pStyle w:val="TableEntry"/>
            </w:pPr>
            <w:r w:rsidRPr="001F42D3">
              <w:t>Field Separator</w:t>
            </w:r>
          </w:p>
        </w:tc>
        <w:tc>
          <w:tcPr>
            <w:tcW w:w="810" w:type="dxa"/>
          </w:tcPr>
          <w:p w14:paraId="5DC164EF" w14:textId="5691CC3C" w:rsidR="00B11855" w:rsidRPr="001F42D3" w:rsidRDefault="003D003E" w:rsidP="00863A9A">
            <w:pPr>
              <w:pStyle w:val="TableEntry"/>
            </w:pPr>
            <w:r w:rsidRPr="001F42D3">
              <w:t>1</w:t>
            </w:r>
          </w:p>
        </w:tc>
        <w:tc>
          <w:tcPr>
            <w:tcW w:w="630" w:type="dxa"/>
          </w:tcPr>
          <w:p w14:paraId="5F4A07A7" w14:textId="3254ED6B" w:rsidR="00B11855" w:rsidRPr="001F42D3" w:rsidRDefault="003D003E" w:rsidP="00863A9A">
            <w:pPr>
              <w:pStyle w:val="TableEntry"/>
            </w:pPr>
            <w:r w:rsidRPr="001F42D3">
              <w:t>ST</w:t>
            </w:r>
          </w:p>
        </w:tc>
        <w:tc>
          <w:tcPr>
            <w:tcW w:w="720" w:type="dxa"/>
          </w:tcPr>
          <w:p w14:paraId="361481E9" w14:textId="7F24F09E" w:rsidR="00B11855" w:rsidRPr="001F42D3" w:rsidRDefault="003D003E" w:rsidP="00863A9A">
            <w:pPr>
              <w:pStyle w:val="TableEntry"/>
            </w:pPr>
            <w:r w:rsidRPr="001F42D3">
              <w:t>1</w:t>
            </w:r>
          </w:p>
        </w:tc>
        <w:tc>
          <w:tcPr>
            <w:tcW w:w="720" w:type="dxa"/>
          </w:tcPr>
          <w:p w14:paraId="4BC8A53B" w14:textId="472FD9EE" w:rsidR="00B11855" w:rsidRPr="001F42D3" w:rsidRDefault="003D003E" w:rsidP="00863A9A">
            <w:pPr>
              <w:pStyle w:val="TableEntry"/>
            </w:pPr>
            <w:r w:rsidRPr="001F42D3">
              <w:t>R</w:t>
            </w:r>
          </w:p>
        </w:tc>
        <w:tc>
          <w:tcPr>
            <w:tcW w:w="810" w:type="dxa"/>
          </w:tcPr>
          <w:p w14:paraId="6B779D40" w14:textId="11C8551B" w:rsidR="00B11855" w:rsidRPr="001F42D3" w:rsidRDefault="003D003E" w:rsidP="00863A9A">
            <w:pPr>
              <w:pStyle w:val="TableEntry"/>
            </w:pPr>
            <w:r w:rsidRPr="001F42D3">
              <w:t>False</w:t>
            </w:r>
          </w:p>
        </w:tc>
        <w:tc>
          <w:tcPr>
            <w:tcW w:w="720" w:type="dxa"/>
          </w:tcPr>
          <w:p w14:paraId="66D891C4" w14:textId="4D75B7E3" w:rsidR="00B11855" w:rsidRPr="001F42D3" w:rsidRDefault="003D003E" w:rsidP="00863A9A">
            <w:pPr>
              <w:pStyle w:val="TableEntry"/>
            </w:pPr>
            <w:r w:rsidRPr="001F42D3">
              <w:t>1</w:t>
            </w:r>
          </w:p>
        </w:tc>
        <w:tc>
          <w:tcPr>
            <w:tcW w:w="810" w:type="dxa"/>
          </w:tcPr>
          <w:p w14:paraId="1D5CED3D" w14:textId="381C5974" w:rsidR="00B11855" w:rsidRPr="001F42D3" w:rsidRDefault="003D003E" w:rsidP="00863A9A">
            <w:pPr>
              <w:pStyle w:val="TableEntry"/>
            </w:pPr>
            <w:r w:rsidRPr="001F42D3">
              <w:t>1</w:t>
            </w:r>
          </w:p>
        </w:tc>
        <w:tc>
          <w:tcPr>
            <w:tcW w:w="810" w:type="dxa"/>
          </w:tcPr>
          <w:p w14:paraId="1105F941" w14:textId="32A096C0" w:rsidR="00B11855" w:rsidRPr="001F42D3" w:rsidRDefault="00B11855" w:rsidP="00DE39CA">
            <w:pPr>
              <w:pStyle w:val="TableEntry"/>
            </w:pPr>
          </w:p>
        </w:tc>
        <w:tc>
          <w:tcPr>
            <w:tcW w:w="900" w:type="dxa"/>
          </w:tcPr>
          <w:p w14:paraId="2D380004" w14:textId="55C414E5" w:rsidR="00B11855" w:rsidRPr="001F42D3" w:rsidRDefault="003D003E" w:rsidP="00DE39CA">
            <w:pPr>
              <w:pStyle w:val="TableEntry"/>
            </w:pPr>
            <w:r w:rsidRPr="001F42D3">
              <w:t>Y</w:t>
            </w:r>
          </w:p>
        </w:tc>
        <w:tc>
          <w:tcPr>
            <w:tcW w:w="1175" w:type="dxa"/>
          </w:tcPr>
          <w:p w14:paraId="58656548" w14:textId="5E628A87" w:rsidR="00B11855" w:rsidRPr="001F42D3" w:rsidRDefault="00121BFD" w:rsidP="00863A9A">
            <w:pPr>
              <w:pStyle w:val="TableEntry"/>
            </w:pPr>
            <w:r w:rsidRPr="001F42D3">
              <w:t>|</w:t>
            </w:r>
          </w:p>
        </w:tc>
      </w:tr>
      <w:tr w:rsidR="006D1F19" w:rsidRPr="001F42D3" w14:paraId="52B9A07A" w14:textId="77777777" w:rsidTr="00CF5627">
        <w:trPr>
          <w:cantSplit/>
          <w:jc w:val="center"/>
        </w:trPr>
        <w:tc>
          <w:tcPr>
            <w:tcW w:w="1615" w:type="dxa"/>
          </w:tcPr>
          <w:p w14:paraId="12201836" w14:textId="0569481F" w:rsidR="00B11855" w:rsidRPr="001F42D3" w:rsidRDefault="003D003E" w:rsidP="00863A9A">
            <w:pPr>
              <w:pStyle w:val="TableEntry"/>
            </w:pPr>
            <w:r w:rsidRPr="001F42D3">
              <w:t>Encoding Characters</w:t>
            </w:r>
          </w:p>
        </w:tc>
        <w:tc>
          <w:tcPr>
            <w:tcW w:w="810" w:type="dxa"/>
          </w:tcPr>
          <w:p w14:paraId="744D7E25" w14:textId="33007008" w:rsidR="00B11855" w:rsidRPr="001F42D3" w:rsidRDefault="003D003E" w:rsidP="00863A9A">
            <w:pPr>
              <w:pStyle w:val="TableEntry"/>
            </w:pPr>
            <w:r w:rsidRPr="001F42D3">
              <w:t>2</w:t>
            </w:r>
          </w:p>
        </w:tc>
        <w:tc>
          <w:tcPr>
            <w:tcW w:w="630" w:type="dxa"/>
          </w:tcPr>
          <w:p w14:paraId="5BED49ED" w14:textId="32D6A12C" w:rsidR="00B11855" w:rsidRPr="001F42D3" w:rsidRDefault="003D003E" w:rsidP="00863A9A">
            <w:pPr>
              <w:pStyle w:val="TableEntry"/>
            </w:pPr>
            <w:r w:rsidRPr="001F42D3">
              <w:t>ST</w:t>
            </w:r>
          </w:p>
        </w:tc>
        <w:tc>
          <w:tcPr>
            <w:tcW w:w="720" w:type="dxa"/>
          </w:tcPr>
          <w:p w14:paraId="3939E5EF" w14:textId="6EF1ECA6" w:rsidR="00B11855" w:rsidRPr="001F42D3" w:rsidRDefault="003D003E" w:rsidP="00863A9A">
            <w:pPr>
              <w:pStyle w:val="TableEntry"/>
            </w:pPr>
            <w:r w:rsidRPr="001F42D3">
              <w:t>4</w:t>
            </w:r>
          </w:p>
        </w:tc>
        <w:tc>
          <w:tcPr>
            <w:tcW w:w="720" w:type="dxa"/>
          </w:tcPr>
          <w:p w14:paraId="7D36DDAF" w14:textId="52108A13" w:rsidR="00B11855" w:rsidRPr="001F42D3" w:rsidRDefault="003D003E" w:rsidP="00863A9A">
            <w:pPr>
              <w:pStyle w:val="TableEntry"/>
            </w:pPr>
            <w:r w:rsidRPr="001F42D3">
              <w:t>R</w:t>
            </w:r>
          </w:p>
        </w:tc>
        <w:tc>
          <w:tcPr>
            <w:tcW w:w="810" w:type="dxa"/>
          </w:tcPr>
          <w:p w14:paraId="3CE376F0" w14:textId="5F8DD8C9" w:rsidR="00B11855" w:rsidRPr="001F42D3" w:rsidRDefault="003D003E" w:rsidP="00863A9A">
            <w:pPr>
              <w:pStyle w:val="TableEntry"/>
            </w:pPr>
            <w:r w:rsidRPr="001F42D3">
              <w:t>False</w:t>
            </w:r>
          </w:p>
        </w:tc>
        <w:tc>
          <w:tcPr>
            <w:tcW w:w="720" w:type="dxa"/>
          </w:tcPr>
          <w:p w14:paraId="7D56B278" w14:textId="5FC287B6" w:rsidR="00B11855" w:rsidRPr="001F42D3" w:rsidRDefault="003D003E" w:rsidP="00863A9A">
            <w:pPr>
              <w:pStyle w:val="TableEntry"/>
            </w:pPr>
            <w:r w:rsidRPr="001F42D3">
              <w:t>1</w:t>
            </w:r>
          </w:p>
        </w:tc>
        <w:tc>
          <w:tcPr>
            <w:tcW w:w="810" w:type="dxa"/>
          </w:tcPr>
          <w:p w14:paraId="0209AB45" w14:textId="44DD3226" w:rsidR="00B11855" w:rsidRPr="001F42D3" w:rsidRDefault="003D003E" w:rsidP="00863A9A">
            <w:pPr>
              <w:pStyle w:val="TableEntry"/>
            </w:pPr>
            <w:r w:rsidRPr="001F42D3">
              <w:t>1</w:t>
            </w:r>
          </w:p>
        </w:tc>
        <w:tc>
          <w:tcPr>
            <w:tcW w:w="810" w:type="dxa"/>
          </w:tcPr>
          <w:p w14:paraId="47FC2B57" w14:textId="74D9BE42" w:rsidR="00B11855" w:rsidRPr="001F42D3" w:rsidRDefault="00B11855" w:rsidP="00DE39CA">
            <w:pPr>
              <w:pStyle w:val="TableEntry"/>
            </w:pPr>
          </w:p>
        </w:tc>
        <w:tc>
          <w:tcPr>
            <w:tcW w:w="900" w:type="dxa"/>
          </w:tcPr>
          <w:p w14:paraId="30178811" w14:textId="6064DDBD" w:rsidR="00B11855" w:rsidRPr="001F42D3" w:rsidRDefault="003D003E" w:rsidP="00DE39CA">
            <w:pPr>
              <w:pStyle w:val="TableEntry"/>
            </w:pPr>
            <w:r w:rsidRPr="001F42D3">
              <w:t>Y</w:t>
            </w:r>
          </w:p>
        </w:tc>
        <w:tc>
          <w:tcPr>
            <w:tcW w:w="1175" w:type="dxa"/>
          </w:tcPr>
          <w:p w14:paraId="11CBCE65" w14:textId="189B8DEE" w:rsidR="00B11855" w:rsidRPr="001F42D3" w:rsidRDefault="003D003E" w:rsidP="00DE39CA">
            <w:pPr>
              <w:pStyle w:val="TableEntry"/>
            </w:pPr>
            <w:r w:rsidRPr="001F42D3">
              <w:t>^~\&amp;</w:t>
            </w:r>
          </w:p>
        </w:tc>
      </w:tr>
      <w:tr w:rsidR="006D1F19" w:rsidRPr="001F42D3" w14:paraId="2C256BCB" w14:textId="77777777" w:rsidTr="00CF5627">
        <w:trPr>
          <w:cantSplit/>
          <w:jc w:val="center"/>
        </w:trPr>
        <w:tc>
          <w:tcPr>
            <w:tcW w:w="1615" w:type="dxa"/>
          </w:tcPr>
          <w:p w14:paraId="364E5378" w14:textId="22A09704" w:rsidR="00B11855" w:rsidRPr="001F42D3" w:rsidRDefault="003D003E" w:rsidP="00863A9A">
            <w:pPr>
              <w:pStyle w:val="TableEntry"/>
            </w:pPr>
            <w:r w:rsidRPr="001F42D3">
              <w:t>Sending Application</w:t>
            </w:r>
          </w:p>
        </w:tc>
        <w:tc>
          <w:tcPr>
            <w:tcW w:w="810" w:type="dxa"/>
          </w:tcPr>
          <w:p w14:paraId="75E4F2B0" w14:textId="05CE26BC" w:rsidR="00B11855" w:rsidRPr="001F42D3" w:rsidRDefault="003D003E" w:rsidP="00863A9A">
            <w:pPr>
              <w:pStyle w:val="TableEntry"/>
            </w:pPr>
            <w:r w:rsidRPr="001F42D3">
              <w:t>3</w:t>
            </w:r>
          </w:p>
        </w:tc>
        <w:tc>
          <w:tcPr>
            <w:tcW w:w="630" w:type="dxa"/>
          </w:tcPr>
          <w:p w14:paraId="6B3F50CE" w14:textId="50B0A934" w:rsidR="00B11855" w:rsidRPr="001F42D3" w:rsidRDefault="003D003E" w:rsidP="00863A9A">
            <w:pPr>
              <w:pStyle w:val="TableEntry"/>
            </w:pPr>
            <w:r w:rsidRPr="001F42D3">
              <w:t>HD</w:t>
            </w:r>
          </w:p>
        </w:tc>
        <w:tc>
          <w:tcPr>
            <w:tcW w:w="720" w:type="dxa"/>
          </w:tcPr>
          <w:p w14:paraId="770BED3D" w14:textId="2457FE7E" w:rsidR="00B11855" w:rsidRPr="001F42D3" w:rsidRDefault="003D003E" w:rsidP="00863A9A">
            <w:pPr>
              <w:pStyle w:val="TableEntry"/>
            </w:pPr>
            <w:r w:rsidRPr="001F42D3">
              <w:t>227</w:t>
            </w:r>
          </w:p>
        </w:tc>
        <w:tc>
          <w:tcPr>
            <w:tcW w:w="720" w:type="dxa"/>
          </w:tcPr>
          <w:p w14:paraId="1F99277C" w14:textId="5ECAF001" w:rsidR="00B11855" w:rsidRPr="001F42D3" w:rsidRDefault="003D003E" w:rsidP="00863A9A">
            <w:pPr>
              <w:pStyle w:val="TableEntry"/>
            </w:pPr>
            <w:r w:rsidRPr="001F42D3">
              <w:t>RE</w:t>
            </w:r>
          </w:p>
        </w:tc>
        <w:tc>
          <w:tcPr>
            <w:tcW w:w="810" w:type="dxa"/>
          </w:tcPr>
          <w:p w14:paraId="518C904B" w14:textId="2A66341A" w:rsidR="00B11855" w:rsidRPr="001F42D3" w:rsidRDefault="003D003E" w:rsidP="00863A9A">
            <w:pPr>
              <w:pStyle w:val="TableEntry"/>
            </w:pPr>
            <w:r w:rsidRPr="001F42D3">
              <w:t>False</w:t>
            </w:r>
          </w:p>
        </w:tc>
        <w:tc>
          <w:tcPr>
            <w:tcW w:w="720" w:type="dxa"/>
          </w:tcPr>
          <w:p w14:paraId="18887BB1" w14:textId="2DE985D7" w:rsidR="00B11855" w:rsidRPr="001F42D3" w:rsidRDefault="003D003E" w:rsidP="00863A9A">
            <w:pPr>
              <w:pStyle w:val="TableEntry"/>
            </w:pPr>
            <w:r w:rsidRPr="001F42D3">
              <w:t>0</w:t>
            </w:r>
          </w:p>
        </w:tc>
        <w:tc>
          <w:tcPr>
            <w:tcW w:w="810" w:type="dxa"/>
          </w:tcPr>
          <w:p w14:paraId="46FE0519" w14:textId="72C04C03" w:rsidR="00B11855" w:rsidRPr="001F42D3" w:rsidRDefault="003D003E" w:rsidP="00863A9A">
            <w:pPr>
              <w:pStyle w:val="TableEntry"/>
            </w:pPr>
            <w:r w:rsidRPr="001F42D3">
              <w:t>1</w:t>
            </w:r>
          </w:p>
        </w:tc>
        <w:tc>
          <w:tcPr>
            <w:tcW w:w="810" w:type="dxa"/>
          </w:tcPr>
          <w:p w14:paraId="1A167B15" w14:textId="56311729" w:rsidR="00B11855" w:rsidRPr="001F42D3" w:rsidRDefault="003D003E" w:rsidP="00863A9A">
            <w:pPr>
              <w:pStyle w:val="TableEntry"/>
            </w:pPr>
            <w:r w:rsidRPr="001F42D3">
              <w:t>0361</w:t>
            </w:r>
          </w:p>
        </w:tc>
        <w:tc>
          <w:tcPr>
            <w:tcW w:w="900" w:type="dxa"/>
          </w:tcPr>
          <w:p w14:paraId="6B7C96CA" w14:textId="34525457" w:rsidR="00B11855" w:rsidRPr="001F42D3" w:rsidRDefault="00B11855" w:rsidP="00DE39CA">
            <w:pPr>
              <w:pStyle w:val="TableEntry"/>
            </w:pPr>
          </w:p>
        </w:tc>
        <w:tc>
          <w:tcPr>
            <w:tcW w:w="1175" w:type="dxa"/>
          </w:tcPr>
          <w:p w14:paraId="25B1AC22" w14:textId="77777777" w:rsidR="00B11855" w:rsidRPr="001F42D3" w:rsidRDefault="00B11855" w:rsidP="00DE39CA">
            <w:pPr>
              <w:pStyle w:val="TableEntry"/>
            </w:pPr>
          </w:p>
        </w:tc>
      </w:tr>
      <w:tr w:rsidR="006D1F19" w:rsidRPr="001F42D3" w14:paraId="1EFB2E15" w14:textId="77777777" w:rsidTr="00CF5627">
        <w:trPr>
          <w:cantSplit/>
          <w:jc w:val="center"/>
        </w:trPr>
        <w:tc>
          <w:tcPr>
            <w:tcW w:w="1615" w:type="dxa"/>
          </w:tcPr>
          <w:p w14:paraId="32A5239D" w14:textId="557A5C47" w:rsidR="00B11855" w:rsidRPr="001F42D3" w:rsidRDefault="00D858A6" w:rsidP="00CF5627">
            <w:pPr>
              <w:pStyle w:val="TableEntryItalicindent"/>
            </w:pPr>
            <w:r w:rsidRPr="001F42D3">
              <w:t>n</w:t>
            </w:r>
            <w:r w:rsidR="003D003E" w:rsidRPr="001F42D3">
              <w:t>amespace ID</w:t>
            </w:r>
          </w:p>
        </w:tc>
        <w:tc>
          <w:tcPr>
            <w:tcW w:w="810" w:type="dxa"/>
          </w:tcPr>
          <w:p w14:paraId="045401D9" w14:textId="5233055B" w:rsidR="00B11855" w:rsidRPr="001F42D3" w:rsidRDefault="003D003E" w:rsidP="00396374">
            <w:pPr>
              <w:pStyle w:val="TableEntry"/>
              <w:rPr>
                <w:i/>
                <w:iCs/>
              </w:rPr>
            </w:pPr>
            <w:r w:rsidRPr="001F42D3">
              <w:rPr>
                <w:i/>
                <w:iCs/>
              </w:rPr>
              <w:t>1</w:t>
            </w:r>
          </w:p>
        </w:tc>
        <w:tc>
          <w:tcPr>
            <w:tcW w:w="630" w:type="dxa"/>
          </w:tcPr>
          <w:p w14:paraId="25D7A412" w14:textId="0A614DAD" w:rsidR="00B11855" w:rsidRPr="001F42D3" w:rsidRDefault="003D003E" w:rsidP="00863A9A">
            <w:pPr>
              <w:pStyle w:val="TableEntry"/>
            </w:pPr>
            <w:r w:rsidRPr="001F42D3">
              <w:t>IS</w:t>
            </w:r>
          </w:p>
        </w:tc>
        <w:tc>
          <w:tcPr>
            <w:tcW w:w="720" w:type="dxa"/>
          </w:tcPr>
          <w:p w14:paraId="5CBE0FE4" w14:textId="51EDA29D" w:rsidR="00B11855" w:rsidRPr="001F42D3" w:rsidRDefault="003D003E" w:rsidP="00863A9A">
            <w:pPr>
              <w:pStyle w:val="TableEntry"/>
            </w:pPr>
            <w:r w:rsidRPr="001F42D3">
              <w:t>20</w:t>
            </w:r>
          </w:p>
        </w:tc>
        <w:tc>
          <w:tcPr>
            <w:tcW w:w="720" w:type="dxa"/>
          </w:tcPr>
          <w:p w14:paraId="0274975E" w14:textId="248446CA" w:rsidR="00B11855" w:rsidRPr="001F42D3" w:rsidRDefault="003D003E" w:rsidP="00863A9A">
            <w:pPr>
              <w:pStyle w:val="TableEntry"/>
            </w:pPr>
            <w:r w:rsidRPr="001F42D3">
              <w:t>O</w:t>
            </w:r>
          </w:p>
        </w:tc>
        <w:tc>
          <w:tcPr>
            <w:tcW w:w="810" w:type="dxa"/>
          </w:tcPr>
          <w:p w14:paraId="4DDF9616" w14:textId="019C807D" w:rsidR="00B11855" w:rsidRPr="001F42D3" w:rsidRDefault="00B11855" w:rsidP="00DE39CA">
            <w:pPr>
              <w:pStyle w:val="TableEntry"/>
            </w:pPr>
          </w:p>
        </w:tc>
        <w:tc>
          <w:tcPr>
            <w:tcW w:w="720" w:type="dxa"/>
          </w:tcPr>
          <w:p w14:paraId="158DB8E4" w14:textId="6BF9EB5D" w:rsidR="00B11855" w:rsidRPr="001F42D3" w:rsidRDefault="003D003E" w:rsidP="00863A9A">
            <w:pPr>
              <w:pStyle w:val="TableEntry"/>
            </w:pPr>
            <w:r w:rsidRPr="001F42D3">
              <w:t>0</w:t>
            </w:r>
          </w:p>
        </w:tc>
        <w:tc>
          <w:tcPr>
            <w:tcW w:w="810" w:type="dxa"/>
          </w:tcPr>
          <w:p w14:paraId="78FAC6B6" w14:textId="6DC73237" w:rsidR="00B11855" w:rsidRPr="001F42D3" w:rsidRDefault="003D003E" w:rsidP="00863A9A">
            <w:pPr>
              <w:pStyle w:val="TableEntry"/>
            </w:pPr>
            <w:r w:rsidRPr="001F42D3">
              <w:t>1</w:t>
            </w:r>
          </w:p>
        </w:tc>
        <w:tc>
          <w:tcPr>
            <w:tcW w:w="810" w:type="dxa"/>
          </w:tcPr>
          <w:p w14:paraId="47A623AF" w14:textId="0DDE4EDC" w:rsidR="00B11855" w:rsidRPr="001F42D3" w:rsidRDefault="003D003E" w:rsidP="00863A9A">
            <w:pPr>
              <w:pStyle w:val="TableEntry"/>
            </w:pPr>
            <w:r w:rsidRPr="001F42D3">
              <w:t>0300</w:t>
            </w:r>
          </w:p>
        </w:tc>
        <w:tc>
          <w:tcPr>
            <w:tcW w:w="900" w:type="dxa"/>
          </w:tcPr>
          <w:p w14:paraId="4BB3DC3F" w14:textId="24841089" w:rsidR="00B11855" w:rsidRPr="001F42D3" w:rsidRDefault="00B11855" w:rsidP="00DE39CA">
            <w:pPr>
              <w:pStyle w:val="TableEntry"/>
            </w:pPr>
          </w:p>
        </w:tc>
        <w:tc>
          <w:tcPr>
            <w:tcW w:w="1175" w:type="dxa"/>
          </w:tcPr>
          <w:p w14:paraId="4E153766" w14:textId="797B1D99" w:rsidR="00B11855" w:rsidRPr="001F42D3" w:rsidRDefault="003D003E" w:rsidP="00DE39CA">
            <w:pPr>
              <w:pStyle w:val="TableEntry"/>
            </w:pPr>
            <w:r w:rsidRPr="001F42D3">
              <w:t>APP NAME</w:t>
            </w:r>
          </w:p>
        </w:tc>
      </w:tr>
      <w:tr w:rsidR="006D1F19" w:rsidRPr="001F42D3" w14:paraId="69BFC1EA" w14:textId="77777777" w:rsidTr="00CF5627">
        <w:trPr>
          <w:cantSplit/>
          <w:jc w:val="center"/>
        </w:trPr>
        <w:tc>
          <w:tcPr>
            <w:tcW w:w="1615" w:type="dxa"/>
          </w:tcPr>
          <w:p w14:paraId="25238FEE" w14:textId="032B81E1" w:rsidR="00B11855" w:rsidRPr="001F42D3" w:rsidRDefault="003D003E" w:rsidP="00863A9A">
            <w:pPr>
              <w:pStyle w:val="TableEntry"/>
            </w:pPr>
            <w:r w:rsidRPr="001F42D3">
              <w:t>Sending Facility</w:t>
            </w:r>
          </w:p>
        </w:tc>
        <w:tc>
          <w:tcPr>
            <w:tcW w:w="810" w:type="dxa"/>
          </w:tcPr>
          <w:p w14:paraId="60556F0E" w14:textId="37223BA0" w:rsidR="00B11855" w:rsidRPr="001F42D3" w:rsidRDefault="003D003E" w:rsidP="00863A9A">
            <w:pPr>
              <w:pStyle w:val="TableEntry"/>
            </w:pPr>
            <w:r w:rsidRPr="001F42D3">
              <w:t>4</w:t>
            </w:r>
          </w:p>
        </w:tc>
        <w:tc>
          <w:tcPr>
            <w:tcW w:w="630" w:type="dxa"/>
          </w:tcPr>
          <w:p w14:paraId="489264DF" w14:textId="37564D62" w:rsidR="00B11855" w:rsidRPr="001F42D3" w:rsidRDefault="003D003E" w:rsidP="00863A9A">
            <w:pPr>
              <w:pStyle w:val="TableEntry"/>
            </w:pPr>
            <w:r w:rsidRPr="001F42D3">
              <w:t>HD</w:t>
            </w:r>
          </w:p>
        </w:tc>
        <w:tc>
          <w:tcPr>
            <w:tcW w:w="720" w:type="dxa"/>
          </w:tcPr>
          <w:p w14:paraId="3334915C" w14:textId="04E3746F" w:rsidR="00B11855" w:rsidRPr="001F42D3" w:rsidRDefault="003D003E" w:rsidP="00863A9A">
            <w:pPr>
              <w:pStyle w:val="TableEntry"/>
            </w:pPr>
            <w:r w:rsidRPr="001F42D3">
              <w:t>227</w:t>
            </w:r>
          </w:p>
        </w:tc>
        <w:tc>
          <w:tcPr>
            <w:tcW w:w="720" w:type="dxa"/>
          </w:tcPr>
          <w:p w14:paraId="02B941CE" w14:textId="24F672E9" w:rsidR="00B11855" w:rsidRPr="001F42D3" w:rsidRDefault="003D003E" w:rsidP="00863A9A">
            <w:pPr>
              <w:pStyle w:val="TableEntry"/>
            </w:pPr>
            <w:r w:rsidRPr="001F42D3">
              <w:t>RE</w:t>
            </w:r>
          </w:p>
        </w:tc>
        <w:tc>
          <w:tcPr>
            <w:tcW w:w="810" w:type="dxa"/>
          </w:tcPr>
          <w:p w14:paraId="181E24F9" w14:textId="1DA30B0B" w:rsidR="00B11855" w:rsidRPr="001F42D3" w:rsidRDefault="003D003E" w:rsidP="00863A9A">
            <w:pPr>
              <w:pStyle w:val="TableEntry"/>
            </w:pPr>
            <w:r w:rsidRPr="001F42D3">
              <w:t>False</w:t>
            </w:r>
          </w:p>
        </w:tc>
        <w:tc>
          <w:tcPr>
            <w:tcW w:w="720" w:type="dxa"/>
          </w:tcPr>
          <w:p w14:paraId="577D3395" w14:textId="12EB79E5" w:rsidR="00B11855" w:rsidRPr="001F42D3" w:rsidRDefault="003D003E" w:rsidP="00863A9A">
            <w:pPr>
              <w:pStyle w:val="TableEntry"/>
            </w:pPr>
            <w:r w:rsidRPr="001F42D3">
              <w:t>0</w:t>
            </w:r>
          </w:p>
        </w:tc>
        <w:tc>
          <w:tcPr>
            <w:tcW w:w="810" w:type="dxa"/>
          </w:tcPr>
          <w:p w14:paraId="7930C4C6" w14:textId="6EAFF1F2" w:rsidR="00B11855" w:rsidRPr="001F42D3" w:rsidRDefault="003D003E" w:rsidP="00863A9A">
            <w:pPr>
              <w:pStyle w:val="TableEntry"/>
            </w:pPr>
            <w:r w:rsidRPr="001F42D3">
              <w:t>1</w:t>
            </w:r>
          </w:p>
        </w:tc>
        <w:tc>
          <w:tcPr>
            <w:tcW w:w="810" w:type="dxa"/>
          </w:tcPr>
          <w:p w14:paraId="5EF9E47A" w14:textId="6EE1D41C" w:rsidR="00B11855" w:rsidRPr="001F42D3" w:rsidRDefault="003D003E" w:rsidP="00863A9A">
            <w:pPr>
              <w:pStyle w:val="TableEntry"/>
            </w:pPr>
            <w:r w:rsidRPr="001F42D3">
              <w:t>0362</w:t>
            </w:r>
          </w:p>
        </w:tc>
        <w:tc>
          <w:tcPr>
            <w:tcW w:w="900" w:type="dxa"/>
          </w:tcPr>
          <w:p w14:paraId="33BF0299" w14:textId="68933878" w:rsidR="00B11855" w:rsidRPr="001F42D3" w:rsidRDefault="00B11855" w:rsidP="00863A9A">
            <w:pPr>
              <w:pStyle w:val="TableEntry"/>
            </w:pPr>
          </w:p>
        </w:tc>
        <w:tc>
          <w:tcPr>
            <w:tcW w:w="1175" w:type="dxa"/>
          </w:tcPr>
          <w:p w14:paraId="41D37F19" w14:textId="72EA4EFF" w:rsidR="00B11855" w:rsidRPr="001F42D3" w:rsidRDefault="00B11855" w:rsidP="00863A9A">
            <w:pPr>
              <w:pStyle w:val="TableEntry"/>
            </w:pPr>
          </w:p>
        </w:tc>
      </w:tr>
      <w:tr w:rsidR="006D1F19" w:rsidRPr="001F42D3" w14:paraId="34ACFB8D" w14:textId="77777777" w:rsidTr="00CF5627">
        <w:trPr>
          <w:cantSplit/>
          <w:jc w:val="center"/>
        </w:trPr>
        <w:tc>
          <w:tcPr>
            <w:tcW w:w="1615" w:type="dxa"/>
          </w:tcPr>
          <w:p w14:paraId="7C7F140F" w14:textId="21E5930F" w:rsidR="00B11855" w:rsidRPr="001F42D3" w:rsidRDefault="003D003E" w:rsidP="00CF5627">
            <w:pPr>
              <w:pStyle w:val="TableEntryItalicindent"/>
            </w:pPr>
            <w:r w:rsidRPr="001F42D3">
              <w:t>namespace ID</w:t>
            </w:r>
          </w:p>
        </w:tc>
        <w:tc>
          <w:tcPr>
            <w:tcW w:w="810" w:type="dxa"/>
          </w:tcPr>
          <w:p w14:paraId="32316C6D" w14:textId="7F477B31" w:rsidR="00B11855" w:rsidRPr="001F42D3" w:rsidRDefault="003D003E" w:rsidP="00863A9A">
            <w:pPr>
              <w:pStyle w:val="TableEntry"/>
              <w:rPr>
                <w:i/>
              </w:rPr>
            </w:pPr>
            <w:r w:rsidRPr="001F42D3">
              <w:rPr>
                <w:i/>
              </w:rPr>
              <w:t>1</w:t>
            </w:r>
          </w:p>
        </w:tc>
        <w:tc>
          <w:tcPr>
            <w:tcW w:w="630" w:type="dxa"/>
          </w:tcPr>
          <w:p w14:paraId="2D195782" w14:textId="744DF159" w:rsidR="00B11855" w:rsidRPr="001F42D3" w:rsidRDefault="003D003E" w:rsidP="00863A9A">
            <w:pPr>
              <w:pStyle w:val="TableEntry"/>
            </w:pPr>
            <w:r w:rsidRPr="001F42D3">
              <w:t>IS</w:t>
            </w:r>
          </w:p>
        </w:tc>
        <w:tc>
          <w:tcPr>
            <w:tcW w:w="720" w:type="dxa"/>
          </w:tcPr>
          <w:p w14:paraId="403EDBC3" w14:textId="6D30C88F" w:rsidR="00B11855" w:rsidRPr="001F42D3" w:rsidRDefault="003D003E" w:rsidP="00863A9A">
            <w:pPr>
              <w:pStyle w:val="TableEntry"/>
            </w:pPr>
            <w:r w:rsidRPr="001F42D3">
              <w:t>20</w:t>
            </w:r>
          </w:p>
        </w:tc>
        <w:tc>
          <w:tcPr>
            <w:tcW w:w="720" w:type="dxa"/>
          </w:tcPr>
          <w:p w14:paraId="468190E5" w14:textId="038AFF14" w:rsidR="00B11855" w:rsidRPr="001F42D3" w:rsidRDefault="003D003E" w:rsidP="00863A9A">
            <w:pPr>
              <w:pStyle w:val="TableEntry"/>
            </w:pPr>
            <w:r w:rsidRPr="001F42D3">
              <w:t>O</w:t>
            </w:r>
          </w:p>
        </w:tc>
        <w:tc>
          <w:tcPr>
            <w:tcW w:w="810" w:type="dxa"/>
          </w:tcPr>
          <w:p w14:paraId="73A07ED9" w14:textId="06684FC0" w:rsidR="00B11855" w:rsidRPr="001F42D3" w:rsidRDefault="00B11855" w:rsidP="00DE39CA">
            <w:pPr>
              <w:pStyle w:val="TableEntry"/>
            </w:pPr>
          </w:p>
        </w:tc>
        <w:tc>
          <w:tcPr>
            <w:tcW w:w="720" w:type="dxa"/>
          </w:tcPr>
          <w:p w14:paraId="6F2F4CFB" w14:textId="6AC8360A" w:rsidR="00B11855" w:rsidRPr="001F42D3" w:rsidRDefault="003D003E" w:rsidP="00863A9A">
            <w:pPr>
              <w:pStyle w:val="TableEntry"/>
            </w:pPr>
            <w:r w:rsidRPr="001F42D3">
              <w:t>0</w:t>
            </w:r>
          </w:p>
        </w:tc>
        <w:tc>
          <w:tcPr>
            <w:tcW w:w="810" w:type="dxa"/>
          </w:tcPr>
          <w:p w14:paraId="04A926A8" w14:textId="1DCE0DCE" w:rsidR="00B11855" w:rsidRPr="001F42D3" w:rsidRDefault="003D003E" w:rsidP="00863A9A">
            <w:pPr>
              <w:pStyle w:val="TableEntry"/>
            </w:pPr>
            <w:r w:rsidRPr="001F42D3">
              <w:t>1</w:t>
            </w:r>
          </w:p>
        </w:tc>
        <w:tc>
          <w:tcPr>
            <w:tcW w:w="810" w:type="dxa"/>
          </w:tcPr>
          <w:p w14:paraId="683CBD0A" w14:textId="04F4482B" w:rsidR="00B11855" w:rsidRPr="001F42D3" w:rsidRDefault="003D003E" w:rsidP="00863A9A">
            <w:pPr>
              <w:pStyle w:val="TableEntry"/>
            </w:pPr>
            <w:r w:rsidRPr="001F42D3">
              <w:t>0300</w:t>
            </w:r>
          </w:p>
        </w:tc>
        <w:tc>
          <w:tcPr>
            <w:tcW w:w="900" w:type="dxa"/>
          </w:tcPr>
          <w:p w14:paraId="7D2D29CE" w14:textId="2A81532B" w:rsidR="00B11855" w:rsidRPr="001F42D3" w:rsidRDefault="00B11855" w:rsidP="00DE39CA">
            <w:pPr>
              <w:pStyle w:val="TableEntry"/>
            </w:pPr>
          </w:p>
        </w:tc>
        <w:tc>
          <w:tcPr>
            <w:tcW w:w="1175" w:type="dxa"/>
          </w:tcPr>
          <w:p w14:paraId="48A9C9BC" w14:textId="3E605F47" w:rsidR="00B11855" w:rsidRPr="001F42D3" w:rsidRDefault="003D003E" w:rsidP="00DE39CA">
            <w:pPr>
              <w:pStyle w:val="TableEntry"/>
            </w:pPr>
            <w:r w:rsidRPr="001F42D3">
              <w:t>VENDOR NAME</w:t>
            </w:r>
          </w:p>
        </w:tc>
      </w:tr>
      <w:tr w:rsidR="006D1F19" w:rsidRPr="001F42D3" w14:paraId="0A1A9818" w14:textId="77777777" w:rsidTr="00CF5627">
        <w:trPr>
          <w:cantSplit/>
          <w:jc w:val="center"/>
        </w:trPr>
        <w:tc>
          <w:tcPr>
            <w:tcW w:w="1615" w:type="dxa"/>
          </w:tcPr>
          <w:p w14:paraId="6B3B2A49" w14:textId="12340BA6" w:rsidR="00B11855" w:rsidRPr="001F42D3" w:rsidRDefault="003D003E" w:rsidP="00863A9A">
            <w:pPr>
              <w:pStyle w:val="TableEntry"/>
            </w:pPr>
            <w:r w:rsidRPr="001F42D3">
              <w:t>Receiving Application</w:t>
            </w:r>
          </w:p>
        </w:tc>
        <w:tc>
          <w:tcPr>
            <w:tcW w:w="810" w:type="dxa"/>
          </w:tcPr>
          <w:p w14:paraId="57D21918" w14:textId="71AFA583" w:rsidR="00B11855" w:rsidRPr="001F42D3" w:rsidRDefault="003D003E" w:rsidP="00863A9A">
            <w:pPr>
              <w:pStyle w:val="TableEntry"/>
            </w:pPr>
            <w:r w:rsidRPr="001F42D3">
              <w:t>5</w:t>
            </w:r>
          </w:p>
        </w:tc>
        <w:tc>
          <w:tcPr>
            <w:tcW w:w="630" w:type="dxa"/>
          </w:tcPr>
          <w:p w14:paraId="3219A12F" w14:textId="7A6D73FE" w:rsidR="00B11855" w:rsidRPr="001F42D3" w:rsidRDefault="003D003E" w:rsidP="00863A9A">
            <w:pPr>
              <w:pStyle w:val="TableEntry"/>
            </w:pPr>
            <w:r w:rsidRPr="001F42D3">
              <w:t>HD</w:t>
            </w:r>
          </w:p>
        </w:tc>
        <w:tc>
          <w:tcPr>
            <w:tcW w:w="720" w:type="dxa"/>
          </w:tcPr>
          <w:p w14:paraId="1C495E65" w14:textId="5407DC92" w:rsidR="00B11855" w:rsidRPr="001F42D3" w:rsidRDefault="003D003E" w:rsidP="00863A9A">
            <w:pPr>
              <w:pStyle w:val="TableEntry"/>
            </w:pPr>
            <w:r w:rsidRPr="001F42D3">
              <w:t>227</w:t>
            </w:r>
          </w:p>
        </w:tc>
        <w:tc>
          <w:tcPr>
            <w:tcW w:w="720" w:type="dxa"/>
          </w:tcPr>
          <w:p w14:paraId="45B705C2" w14:textId="4CA5AC46" w:rsidR="00B11855" w:rsidRPr="001F42D3" w:rsidRDefault="003D003E" w:rsidP="00863A9A">
            <w:pPr>
              <w:pStyle w:val="TableEntry"/>
            </w:pPr>
            <w:r w:rsidRPr="001F42D3">
              <w:t>RE</w:t>
            </w:r>
          </w:p>
        </w:tc>
        <w:tc>
          <w:tcPr>
            <w:tcW w:w="810" w:type="dxa"/>
          </w:tcPr>
          <w:p w14:paraId="1964BEBE" w14:textId="0ACECE1A" w:rsidR="00B11855" w:rsidRPr="001F42D3" w:rsidRDefault="003D003E" w:rsidP="00863A9A">
            <w:pPr>
              <w:pStyle w:val="TableEntry"/>
            </w:pPr>
            <w:r w:rsidRPr="001F42D3">
              <w:t>False</w:t>
            </w:r>
          </w:p>
        </w:tc>
        <w:tc>
          <w:tcPr>
            <w:tcW w:w="720" w:type="dxa"/>
          </w:tcPr>
          <w:p w14:paraId="48F63BA4" w14:textId="3AC578AA" w:rsidR="00B11855" w:rsidRPr="001F42D3" w:rsidRDefault="003D003E" w:rsidP="00863A9A">
            <w:pPr>
              <w:pStyle w:val="TableEntry"/>
            </w:pPr>
            <w:r w:rsidRPr="001F42D3">
              <w:t>0</w:t>
            </w:r>
          </w:p>
        </w:tc>
        <w:tc>
          <w:tcPr>
            <w:tcW w:w="810" w:type="dxa"/>
          </w:tcPr>
          <w:p w14:paraId="295ADA65" w14:textId="44B2D498" w:rsidR="00B11855" w:rsidRPr="001F42D3" w:rsidRDefault="003D003E" w:rsidP="00863A9A">
            <w:pPr>
              <w:pStyle w:val="TableEntry"/>
            </w:pPr>
            <w:r w:rsidRPr="001F42D3">
              <w:t>1</w:t>
            </w:r>
          </w:p>
        </w:tc>
        <w:tc>
          <w:tcPr>
            <w:tcW w:w="810" w:type="dxa"/>
          </w:tcPr>
          <w:p w14:paraId="1D792A0A" w14:textId="1B92A5F6" w:rsidR="00B11855" w:rsidRPr="001F42D3" w:rsidRDefault="003D003E" w:rsidP="00863A9A">
            <w:pPr>
              <w:pStyle w:val="TableEntry"/>
            </w:pPr>
            <w:r w:rsidRPr="001F42D3">
              <w:t>0361</w:t>
            </w:r>
          </w:p>
        </w:tc>
        <w:tc>
          <w:tcPr>
            <w:tcW w:w="900" w:type="dxa"/>
          </w:tcPr>
          <w:p w14:paraId="4C4E70D6" w14:textId="63F58091" w:rsidR="00B11855" w:rsidRPr="001F42D3" w:rsidRDefault="00B11855" w:rsidP="00863A9A">
            <w:pPr>
              <w:pStyle w:val="TableEntry"/>
            </w:pPr>
          </w:p>
        </w:tc>
        <w:tc>
          <w:tcPr>
            <w:tcW w:w="1175" w:type="dxa"/>
          </w:tcPr>
          <w:p w14:paraId="784BAC36" w14:textId="5C522F56" w:rsidR="00B11855" w:rsidRPr="001F42D3" w:rsidRDefault="00B11855" w:rsidP="00863A9A">
            <w:pPr>
              <w:pStyle w:val="TableEntry"/>
            </w:pPr>
          </w:p>
        </w:tc>
      </w:tr>
      <w:tr w:rsidR="006D1F19" w:rsidRPr="001F42D3" w14:paraId="0702CD51" w14:textId="77777777" w:rsidTr="00CF5627">
        <w:trPr>
          <w:cantSplit/>
          <w:jc w:val="center"/>
        </w:trPr>
        <w:tc>
          <w:tcPr>
            <w:tcW w:w="1615" w:type="dxa"/>
          </w:tcPr>
          <w:p w14:paraId="39498997" w14:textId="57EEEF53" w:rsidR="00B11855" w:rsidRPr="001F42D3" w:rsidRDefault="003D003E" w:rsidP="00CF5627">
            <w:pPr>
              <w:pStyle w:val="TableEntryItalicindent"/>
            </w:pPr>
            <w:r w:rsidRPr="001F42D3">
              <w:t>namespace ID</w:t>
            </w:r>
          </w:p>
        </w:tc>
        <w:tc>
          <w:tcPr>
            <w:tcW w:w="810" w:type="dxa"/>
          </w:tcPr>
          <w:p w14:paraId="55303A86" w14:textId="04603160" w:rsidR="00B11855" w:rsidRPr="001F42D3" w:rsidRDefault="003D003E" w:rsidP="00863A9A">
            <w:pPr>
              <w:pStyle w:val="TableEntry"/>
              <w:rPr>
                <w:i/>
              </w:rPr>
            </w:pPr>
            <w:r w:rsidRPr="001F42D3">
              <w:rPr>
                <w:i/>
              </w:rPr>
              <w:t>1</w:t>
            </w:r>
          </w:p>
        </w:tc>
        <w:tc>
          <w:tcPr>
            <w:tcW w:w="630" w:type="dxa"/>
          </w:tcPr>
          <w:p w14:paraId="36420A43" w14:textId="7952EAC4" w:rsidR="00B11855" w:rsidRPr="001F42D3" w:rsidRDefault="003D003E" w:rsidP="00863A9A">
            <w:pPr>
              <w:pStyle w:val="TableEntry"/>
            </w:pPr>
            <w:r w:rsidRPr="001F42D3">
              <w:t>IS</w:t>
            </w:r>
          </w:p>
        </w:tc>
        <w:tc>
          <w:tcPr>
            <w:tcW w:w="720" w:type="dxa"/>
          </w:tcPr>
          <w:p w14:paraId="1E906F2E" w14:textId="7D05588F" w:rsidR="00B11855" w:rsidRPr="001F42D3" w:rsidRDefault="003D003E" w:rsidP="00863A9A">
            <w:pPr>
              <w:pStyle w:val="TableEntry"/>
            </w:pPr>
            <w:r w:rsidRPr="001F42D3">
              <w:t>20</w:t>
            </w:r>
          </w:p>
        </w:tc>
        <w:tc>
          <w:tcPr>
            <w:tcW w:w="720" w:type="dxa"/>
          </w:tcPr>
          <w:p w14:paraId="2605EC16" w14:textId="512373CA" w:rsidR="00B11855" w:rsidRPr="001F42D3" w:rsidRDefault="003D003E" w:rsidP="00863A9A">
            <w:pPr>
              <w:pStyle w:val="TableEntry"/>
            </w:pPr>
            <w:r w:rsidRPr="001F42D3">
              <w:t>O</w:t>
            </w:r>
          </w:p>
        </w:tc>
        <w:tc>
          <w:tcPr>
            <w:tcW w:w="810" w:type="dxa"/>
          </w:tcPr>
          <w:p w14:paraId="4C3EE08F" w14:textId="581DE060" w:rsidR="00B11855" w:rsidRPr="001F42D3" w:rsidRDefault="00B11855" w:rsidP="00DE39CA">
            <w:pPr>
              <w:pStyle w:val="TableEntry"/>
            </w:pPr>
          </w:p>
        </w:tc>
        <w:tc>
          <w:tcPr>
            <w:tcW w:w="720" w:type="dxa"/>
          </w:tcPr>
          <w:p w14:paraId="23399C40" w14:textId="0D35B478" w:rsidR="00B11855" w:rsidRPr="001F42D3" w:rsidRDefault="003D003E" w:rsidP="00863A9A">
            <w:pPr>
              <w:pStyle w:val="TableEntry"/>
            </w:pPr>
            <w:r w:rsidRPr="001F42D3">
              <w:t>0</w:t>
            </w:r>
          </w:p>
        </w:tc>
        <w:tc>
          <w:tcPr>
            <w:tcW w:w="810" w:type="dxa"/>
          </w:tcPr>
          <w:p w14:paraId="742C15F8" w14:textId="60592128" w:rsidR="00B11855" w:rsidRPr="001F42D3" w:rsidRDefault="003D003E" w:rsidP="00863A9A">
            <w:pPr>
              <w:pStyle w:val="TableEntry"/>
            </w:pPr>
            <w:r w:rsidRPr="001F42D3">
              <w:t>1</w:t>
            </w:r>
          </w:p>
        </w:tc>
        <w:tc>
          <w:tcPr>
            <w:tcW w:w="810" w:type="dxa"/>
          </w:tcPr>
          <w:p w14:paraId="5A53B950" w14:textId="5659D2E6" w:rsidR="00B11855" w:rsidRPr="001F42D3" w:rsidRDefault="003D003E" w:rsidP="00863A9A">
            <w:pPr>
              <w:pStyle w:val="TableEntry"/>
            </w:pPr>
            <w:r w:rsidRPr="001F42D3">
              <w:t>0300</w:t>
            </w:r>
          </w:p>
        </w:tc>
        <w:tc>
          <w:tcPr>
            <w:tcW w:w="900" w:type="dxa"/>
          </w:tcPr>
          <w:p w14:paraId="58F91365" w14:textId="4EFC9373" w:rsidR="00B11855" w:rsidRPr="001F42D3" w:rsidRDefault="00B11855" w:rsidP="00DE39CA">
            <w:pPr>
              <w:pStyle w:val="TableEntry"/>
            </w:pPr>
          </w:p>
        </w:tc>
        <w:tc>
          <w:tcPr>
            <w:tcW w:w="1175" w:type="dxa"/>
          </w:tcPr>
          <w:p w14:paraId="6669E1A8" w14:textId="4AB19112" w:rsidR="00B11855" w:rsidRPr="001F42D3" w:rsidRDefault="003D003E" w:rsidP="00DE39CA">
            <w:pPr>
              <w:pStyle w:val="TableEntry"/>
            </w:pPr>
            <w:r w:rsidRPr="001F42D3">
              <w:t>CLINIC APPLICATION</w:t>
            </w:r>
          </w:p>
        </w:tc>
      </w:tr>
      <w:tr w:rsidR="006D1F19" w:rsidRPr="001F42D3" w14:paraId="2EA148C1" w14:textId="77777777" w:rsidTr="00CF5627">
        <w:trPr>
          <w:cantSplit/>
          <w:jc w:val="center"/>
        </w:trPr>
        <w:tc>
          <w:tcPr>
            <w:tcW w:w="1615" w:type="dxa"/>
          </w:tcPr>
          <w:p w14:paraId="118B4364" w14:textId="191747C4" w:rsidR="00B11855" w:rsidRPr="001F42D3" w:rsidRDefault="003D003E" w:rsidP="00863A9A">
            <w:pPr>
              <w:pStyle w:val="TableEntry"/>
            </w:pPr>
            <w:r w:rsidRPr="001F42D3">
              <w:t>Receiving Facility</w:t>
            </w:r>
          </w:p>
        </w:tc>
        <w:tc>
          <w:tcPr>
            <w:tcW w:w="810" w:type="dxa"/>
          </w:tcPr>
          <w:p w14:paraId="26A51830" w14:textId="2D28F715" w:rsidR="00B11855" w:rsidRPr="001F42D3" w:rsidRDefault="003D003E" w:rsidP="00863A9A">
            <w:pPr>
              <w:pStyle w:val="TableEntry"/>
            </w:pPr>
            <w:r w:rsidRPr="001F42D3">
              <w:t>6</w:t>
            </w:r>
          </w:p>
        </w:tc>
        <w:tc>
          <w:tcPr>
            <w:tcW w:w="630" w:type="dxa"/>
          </w:tcPr>
          <w:p w14:paraId="269DC082" w14:textId="179BA20B" w:rsidR="00B11855" w:rsidRPr="001F42D3" w:rsidRDefault="003D003E" w:rsidP="00863A9A">
            <w:pPr>
              <w:pStyle w:val="TableEntry"/>
            </w:pPr>
            <w:r w:rsidRPr="001F42D3">
              <w:t>HD</w:t>
            </w:r>
          </w:p>
        </w:tc>
        <w:tc>
          <w:tcPr>
            <w:tcW w:w="720" w:type="dxa"/>
          </w:tcPr>
          <w:p w14:paraId="0CEEF141" w14:textId="48A4496D" w:rsidR="00B11855" w:rsidRPr="001F42D3" w:rsidRDefault="003D003E" w:rsidP="00863A9A">
            <w:pPr>
              <w:pStyle w:val="TableEntry"/>
            </w:pPr>
            <w:r w:rsidRPr="001F42D3">
              <w:t>227</w:t>
            </w:r>
          </w:p>
        </w:tc>
        <w:tc>
          <w:tcPr>
            <w:tcW w:w="720" w:type="dxa"/>
          </w:tcPr>
          <w:p w14:paraId="45A9FCAA" w14:textId="61A1B4BC" w:rsidR="00B11855" w:rsidRPr="001F42D3" w:rsidRDefault="003D003E" w:rsidP="00863A9A">
            <w:pPr>
              <w:pStyle w:val="TableEntry"/>
            </w:pPr>
            <w:r w:rsidRPr="001F42D3">
              <w:t>RE</w:t>
            </w:r>
          </w:p>
        </w:tc>
        <w:tc>
          <w:tcPr>
            <w:tcW w:w="810" w:type="dxa"/>
          </w:tcPr>
          <w:p w14:paraId="254EEC7D" w14:textId="139F7DD8" w:rsidR="00B11855" w:rsidRPr="001F42D3" w:rsidRDefault="003D003E" w:rsidP="00863A9A">
            <w:pPr>
              <w:pStyle w:val="TableEntry"/>
            </w:pPr>
            <w:r w:rsidRPr="001F42D3">
              <w:t>False</w:t>
            </w:r>
          </w:p>
        </w:tc>
        <w:tc>
          <w:tcPr>
            <w:tcW w:w="720" w:type="dxa"/>
          </w:tcPr>
          <w:p w14:paraId="5FD32C02" w14:textId="68AB905F" w:rsidR="00B11855" w:rsidRPr="001F42D3" w:rsidRDefault="003D003E" w:rsidP="00863A9A">
            <w:pPr>
              <w:pStyle w:val="TableEntry"/>
            </w:pPr>
            <w:r w:rsidRPr="001F42D3">
              <w:t>0</w:t>
            </w:r>
          </w:p>
        </w:tc>
        <w:tc>
          <w:tcPr>
            <w:tcW w:w="810" w:type="dxa"/>
          </w:tcPr>
          <w:p w14:paraId="434C3632" w14:textId="18CE829A" w:rsidR="00B11855" w:rsidRPr="001F42D3" w:rsidRDefault="003D003E" w:rsidP="00863A9A">
            <w:pPr>
              <w:pStyle w:val="TableEntry"/>
            </w:pPr>
            <w:r w:rsidRPr="001F42D3">
              <w:t>1</w:t>
            </w:r>
          </w:p>
        </w:tc>
        <w:tc>
          <w:tcPr>
            <w:tcW w:w="810" w:type="dxa"/>
          </w:tcPr>
          <w:p w14:paraId="5DC80476" w14:textId="45750B9C" w:rsidR="00B11855" w:rsidRPr="001F42D3" w:rsidRDefault="003D003E" w:rsidP="00863A9A">
            <w:pPr>
              <w:pStyle w:val="TableEntry"/>
            </w:pPr>
            <w:r w:rsidRPr="001F42D3">
              <w:t>0362</w:t>
            </w:r>
          </w:p>
        </w:tc>
        <w:tc>
          <w:tcPr>
            <w:tcW w:w="900" w:type="dxa"/>
          </w:tcPr>
          <w:p w14:paraId="5D601D13" w14:textId="364B4C52" w:rsidR="00B11855" w:rsidRPr="001F42D3" w:rsidRDefault="00B11855" w:rsidP="00863A9A">
            <w:pPr>
              <w:pStyle w:val="TableEntry"/>
            </w:pPr>
          </w:p>
        </w:tc>
        <w:tc>
          <w:tcPr>
            <w:tcW w:w="1175" w:type="dxa"/>
          </w:tcPr>
          <w:p w14:paraId="4B48458E" w14:textId="01BBA7CE" w:rsidR="00B11855" w:rsidRPr="001F42D3" w:rsidRDefault="00B11855" w:rsidP="00863A9A">
            <w:pPr>
              <w:pStyle w:val="TableEntry"/>
            </w:pPr>
          </w:p>
        </w:tc>
      </w:tr>
      <w:tr w:rsidR="006D1F19" w:rsidRPr="001F42D3" w14:paraId="2FDABDB1" w14:textId="77777777" w:rsidTr="00CF5627">
        <w:trPr>
          <w:cantSplit/>
          <w:jc w:val="center"/>
        </w:trPr>
        <w:tc>
          <w:tcPr>
            <w:tcW w:w="1615" w:type="dxa"/>
          </w:tcPr>
          <w:p w14:paraId="7C70EABA" w14:textId="17213E4A" w:rsidR="00B11855" w:rsidRPr="001F42D3" w:rsidRDefault="003D003E" w:rsidP="00CF5627">
            <w:pPr>
              <w:pStyle w:val="TableEntryItalicindent"/>
            </w:pPr>
            <w:r w:rsidRPr="001F42D3">
              <w:t>namespace ID</w:t>
            </w:r>
          </w:p>
        </w:tc>
        <w:tc>
          <w:tcPr>
            <w:tcW w:w="810" w:type="dxa"/>
          </w:tcPr>
          <w:p w14:paraId="12E9E0E0" w14:textId="715F560E" w:rsidR="00B11855" w:rsidRPr="001F42D3" w:rsidRDefault="003D003E" w:rsidP="00863A9A">
            <w:pPr>
              <w:pStyle w:val="TableEntry"/>
              <w:rPr>
                <w:i/>
              </w:rPr>
            </w:pPr>
            <w:r w:rsidRPr="001F42D3">
              <w:rPr>
                <w:i/>
              </w:rPr>
              <w:t>1</w:t>
            </w:r>
          </w:p>
        </w:tc>
        <w:tc>
          <w:tcPr>
            <w:tcW w:w="630" w:type="dxa"/>
          </w:tcPr>
          <w:p w14:paraId="3164BC3B" w14:textId="71753844" w:rsidR="00B11855" w:rsidRPr="001F42D3" w:rsidRDefault="003D003E" w:rsidP="00863A9A">
            <w:pPr>
              <w:pStyle w:val="TableEntry"/>
            </w:pPr>
            <w:r w:rsidRPr="001F42D3">
              <w:t>IS</w:t>
            </w:r>
          </w:p>
        </w:tc>
        <w:tc>
          <w:tcPr>
            <w:tcW w:w="720" w:type="dxa"/>
          </w:tcPr>
          <w:p w14:paraId="0095E886" w14:textId="38FC792C" w:rsidR="00B11855" w:rsidRPr="001F42D3" w:rsidRDefault="003D003E" w:rsidP="00863A9A">
            <w:pPr>
              <w:pStyle w:val="TableEntry"/>
            </w:pPr>
            <w:r w:rsidRPr="001F42D3">
              <w:t>20</w:t>
            </w:r>
          </w:p>
        </w:tc>
        <w:tc>
          <w:tcPr>
            <w:tcW w:w="720" w:type="dxa"/>
          </w:tcPr>
          <w:p w14:paraId="1205FBEE" w14:textId="48C15930" w:rsidR="00B11855" w:rsidRPr="001F42D3" w:rsidRDefault="003D003E" w:rsidP="00863A9A">
            <w:pPr>
              <w:pStyle w:val="TableEntry"/>
            </w:pPr>
            <w:r w:rsidRPr="001F42D3">
              <w:t>O</w:t>
            </w:r>
          </w:p>
        </w:tc>
        <w:tc>
          <w:tcPr>
            <w:tcW w:w="810" w:type="dxa"/>
          </w:tcPr>
          <w:p w14:paraId="0A9E8320" w14:textId="3C8755DD" w:rsidR="00B11855" w:rsidRPr="001F42D3" w:rsidRDefault="00B11855" w:rsidP="00DE39CA">
            <w:pPr>
              <w:pStyle w:val="TableEntry"/>
            </w:pPr>
          </w:p>
        </w:tc>
        <w:tc>
          <w:tcPr>
            <w:tcW w:w="720" w:type="dxa"/>
          </w:tcPr>
          <w:p w14:paraId="7E19214D" w14:textId="2EF5C771" w:rsidR="00B11855" w:rsidRPr="001F42D3" w:rsidRDefault="003D003E" w:rsidP="00863A9A">
            <w:pPr>
              <w:pStyle w:val="TableEntry"/>
            </w:pPr>
            <w:r w:rsidRPr="001F42D3">
              <w:t>0</w:t>
            </w:r>
          </w:p>
        </w:tc>
        <w:tc>
          <w:tcPr>
            <w:tcW w:w="810" w:type="dxa"/>
          </w:tcPr>
          <w:p w14:paraId="251F71C9" w14:textId="25F110D2" w:rsidR="00B11855" w:rsidRPr="001F42D3" w:rsidRDefault="003D003E" w:rsidP="00863A9A">
            <w:pPr>
              <w:pStyle w:val="TableEntry"/>
            </w:pPr>
            <w:r w:rsidRPr="001F42D3">
              <w:t>1</w:t>
            </w:r>
          </w:p>
        </w:tc>
        <w:tc>
          <w:tcPr>
            <w:tcW w:w="810" w:type="dxa"/>
          </w:tcPr>
          <w:p w14:paraId="425CEFFB" w14:textId="2C1F08CE" w:rsidR="00B11855" w:rsidRPr="001F42D3" w:rsidRDefault="003D003E" w:rsidP="00863A9A">
            <w:pPr>
              <w:pStyle w:val="TableEntry"/>
            </w:pPr>
            <w:r w:rsidRPr="001F42D3">
              <w:t>0300</w:t>
            </w:r>
          </w:p>
        </w:tc>
        <w:tc>
          <w:tcPr>
            <w:tcW w:w="900" w:type="dxa"/>
          </w:tcPr>
          <w:p w14:paraId="026F405C" w14:textId="3DA1895F" w:rsidR="00B11855" w:rsidRPr="001F42D3" w:rsidRDefault="00B11855" w:rsidP="00DE39CA">
            <w:pPr>
              <w:pStyle w:val="TableEntry"/>
            </w:pPr>
          </w:p>
        </w:tc>
        <w:tc>
          <w:tcPr>
            <w:tcW w:w="1175" w:type="dxa"/>
          </w:tcPr>
          <w:p w14:paraId="0104CA8A" w14:textId="791FE6BD" w:rsidR="00B11855" w:rsidRPr="001F42D3" w:rsidRDefault="003D003E" w:rsidP="00DE39CA">
            <w:pPr>
              <w:pStyle w:val="TableEntry"/>
            </w:pPr>
            <w:r w:rsidRPr="001F42D3">
              <w:t>CLINIC ID</w:t>
            </w:r>
          </w:p>
        </w:tc>
      </w:tr>
      <w:tr w:rsidR="006D1F19" w:rsidRPr="001F42D3" w14:paraId="6F028902" w14:textId="77777777" w:rsidTr="00CF5627">
        <w:trPr>
          <w:cantSplit/>
          <w:jc w:val="center"/>
        </w:trPr>
        <w:tc>
          <w:tcPr>
            <w:tcW w:w="1615" w:type="dxa"/>
          </w:tcPr>
          <w:p w14:paraId="75AC0A8E" w14:textId="1DCB5911" w:rsidR="00B11855" w:rsidRPr="001F42D3" w:rsidRDefault="003D003E" w:rsidP="00863A9A">
            <w:pPr>
              <w:pStyle w:val="TableEntry"/>
            </w:pPr>
            <w:r w:rsidRPr="001F42D3">
              <w:t xml:space="preserve">Date/Time </w:t>
            </w:r>
            <w:r w:rsidR="0021531D" w:rsidRPr="001F42D3">
              <w:t xml:space="preserve">of </w:t>
            </w:r>
            <w:r w:rsidRPr="001F42D3">
              <w:t>Message</w:t>
            </w:r>
          </w:p>
        </w:tc>
        <w:tc>
          <w:tcPr>
            <w:tcW w:w="810" w:type="dxa"/>
          </w:tcPr>
          <w:p w14:paraId="641DDFC9" w14:textId="58BE1811" w:rsidR="00B11855" w:rsidRPr="001F42D3" w:rsidRDefault="003D003E" w:rsidP="00863A9A">
            <w:pPr>
              <w:pStyle w:val="TableEntry"/>
            </w:pPr>
            <w:r w:rsidRPr="001F42D3">
              <w:t>7</w:t>
            </w:r>
          </w:p>
        </w:tc>
        <w:tc>
          <w:tcPr>
            <w:tcW w:w="630" w:type="dxa"/>
          </w:tcPr>
          <w:p w14:paraId="691EFD5B" w14:textId="0FAE32EC" w:rsidR="00B11855" w:rsidRPr="001F42D3" w:rsidRDefault="003D003E" w:rsidP="00863A9A">
            <w:pPr>
              <w:pStyle w:val="TableEntry"/>
            </w:pPr>
            <w:r w:rsidRPr="001F42D3">
              <w:t>TS</w:t>
            </w:r>
          </w:p>
        </w:tc>
        <w:tc>
          <w:tcPr>
            <w:tcW w:w="720" w:type="dxa"/>
          </w:tcPr>
          <w:p w14:paraId="64EA7601" w14:textId="28E44D0B" w:rsidR="00B11855" w:rsidRPr="001F42D3" w:rsidRDefault="003D003E" w:rsidP="00863A9A">
            <w:pPr>
              <w:pStyle w:val="TableEntry"/>
            </w:pPr>
            <w:r w:rsidRPr="001F42D3">
              <w:t>26</w:t>
            </w:r>
          </w:p>
        </w:tc>
        <w:tc>
          <w:tcPr>
            <w:tcW w:w="720" w:type="dxa"/>
          </w:tcPr>
          <w:p w14:paraId="11BDFE6D" w14:textId="596C7982" w:rsidR="00B11855" w:rsidRPr="001F42D3" w:rsidRDefault="003D003E" w:rsidP="00863A9A">
            <w:pPr>
              <w:pStyle w:val="TableEntry"/>
            </w:pPr>
            <w:r w:rsidRPr="001F42D3">
              <w:t>R</w:t>
            </w:r>
          </w:p>
        </w:tc>
        <w:tc>
          <w:tcPr>
            <w:tcW w:w="810" w:type="dxa"/>
          </w:tcPr>
          <w:p w14:paraId="40D64AF4" w14:textId="317E5A40" w:rsidR="00B11855" w:rsidRPr="001F42D3" w:rsidRDefault="003D003E" w:rsidP="00863A9A">
            <w:pPr>
              <w:pStyle w:val="TableEntry"/>
            </w:pPr>
            <w:r w:rsidRPr="001F42D3">
              <w:t>False</w:t>
            </w:r>
          </w:p>
        </w:tc>
        <w:tc>
          <w:tcPr>
            <w:tcW w:w="720" w:type="dxa"/>
          </w:tcPr>
          <w:p w14:paraId="780644AF" w14:textId="575923EA" w:rsidR="00B11855" w:rsidRPr="001F42D3" w:rsidRDefault="003D003E" w:rsidP="00863A9A">
            <w:pPr>
              <w:pStyle w:val="TableEntry"/>
            </w:pPr>
            <w:r w:rsidRPr="001F42D3">
              <w:t>1</w:t>
            </w:r>
          </w:p>
        </w:tc>
        <w:tc>
          <w:tcPr>
            <w:tcW w:w="810" w:type="dxa"/>
          </w:tcPr>
          <w:p w14:paraId="2385E9CF" w14:textId="11C3999C" w:rsidR="00B11855" w:rsidRPr="001F42D3" w:rsidRDefault="003D003E" w:rsidP="00863A9A">
            <w:pPr>
              <w:pStyle w:val="TableEntry"/>
            </w:pPr>
            <w:r w:rsidRPr="001F42D3">
              <w:t>1</w:t>
            </w:r>
          </w:p>
        </w:tc>
        <w:tc>
          <w:tcPr>
            <w:tcW w:w="810" w:type="dxa"/>
          </w:tcPr>
          <w:p w14:paraId="636763F8" w14:textId="17E8A1BC" w:rsidR="00B11855" w:rsidRPr="001F42D3" w:rsidRDefault="00B11855" w:rsidP="00DE39CA">
            <w:pPr>
              <w:pStyle w:val="TableEntry"/>
            </w:pPr>
          </w:p>
        </w:tc>
        <w:tc>
          <w:tcPr>
            <w:tcW w:w="900" w:type="dxa"/>
          </w:tcPr>
          <w:p w14:paraId="1072FCA9" w14:textId="52915547" w:rsidR="00B11855" w:rsidRPr="001F42D3" w:rsidRDefault="00B11855" w:rsidP="00863A9A">
            <w:pPr>
              <w:pStyle w:val="TableEntry"/>
            </w:pPr>
          </w:p>
        </w:tc>
        <w:tc>
          <w:tcPr>
            <w:tcW w:w="1175" w:type="dxa"/>
          </w:tcPr>
          <w:p w14:paraId="26539186" w14:textId="2C817689" w:rsidR="00B11855" w:rsidRPr="001F42D3" w:rsidRDefault="00B11855" w:rsidP="00863A9A">
            <w:pPr>
              <w:pStyle w:val="TableEntry"/>
            </w:pPr>
          </w:p>
        </w:tc>
      </w:tr>
      <w:tr w:rsidR="006D1F19" w:rsidRPr="001F42D3" w14:paraId="25D11559" w14:textId="77777777" w:rsidTr="00CF5627">
        <w:trPr>
          <w:cantSplit/>
          <w:jc w:val="center"/>
        </w:trPr>
        <w:tc>
          <w:tcPr>
            <w:tcW w:w="1615" w:type="dxa"/>
          </w:tcPr>
          <w:p w14:paraId="4F4F0EEE" w14:textId="7DAD3544" w:rsidR="00B11855" w:rsidRPr="001F42D3" w:rsidRDefault="003D003E" w:rsidP="00CF5627">
            <w:pPr>
              <w:pStyle w:val="TableEntryItalicindent"/>
            </w:pPr>
            <w:r w:rsidRPr="001F42D3">
              <w:lastRenderedPageBreak/>
              <w:t>time</w:t>
            </w:r>
          </w:p>
        </w:tc>
        <w:tc>
          <w:tcPr>
            <w:tcW w:w="810" w:type="dxa"/>
          </w:tcPr>
          <w:p w14:paraId="26FCAE62" w14:textId="78E16730" w:rsidR="00B11855" w:rsidRPr="001F42D3" w:rsidRDefault="003D003E" w:rsidP="00863A9A">
            <w:pPr>
              <w:pStyle w:val="TableEntry"/>
              <w:rPr>
                <w:i/>
              </w:rPr>
            </w:pPr>
            <w:r w:rsidRPr="001F42D3">
              <w:rPr>
                <w:i/>
              </w:rPr>
              <w:t>1</w:t>
            </w:r>
          </w:p>
        </w:tc>
        <w:tc>
          <w:tcPr>
            <w:tcW w:w="630" w:type="dxa"/>
          </w:tcPr>
          <w:p w14:paraId="46BAAAFC" w14:textId="7A409572" w:rsidR="00B11855" w:rsidRPr="001F42D3" w:rsidRDefault="003D003E" w:rsidP="00863A9A">
            <w:pPr>
              <w:pStyle w:val="TableEntry"/>
            </w:pPr>
            <w:r w:rsidRPr="001F42D3">
              <w:t>DTM</w:t>
            </w:r>
          </w:p>
        </w:tc>
        <w:tc>
          <w:tcPr>
            <w:tcW w:w="720" w:type="dxa"/>
          </w:tcPr>
          <w:p w14:paraId="023E6708" w14:textId="1AB21DBE" w:rsidR="00B11855" w:rsidRPr="001F42D3" w:rsidRDefault="003D003E" w:rsidP="00863A9A">
            <w:pPr>
              <w:pStyle w:val="TableEntry"/>
            </w:pPr>
            <w:r w:rsidRPr="001F42D3">
              <w:t>24</w:t>
            </w:r>
          </w:p>
        </w:tc>
        <w:tc>
          <w:tcPr>
            <w:tcW w:w="720" w:type="dxa"/>
          </w:tcPr>
          <w:p w14:paraId="2F035D72" w14:textId="3E2BC815" w:rsidR="00B11855" w:rsidRPr="001F42D3" w:rsidRDefault="003D003E" w:rsidP="00863A9A">
            <w:pPr>
              <w:pStyle w:val="TableEntry"/>
            </w:pPr>
            <w:r w:rsidRPr="001F42D3">
              <w:t>R</w:t>
            </w:r>
          </w:p>
        </w:tc>
        <w:tc>
          <w:tcPr>
            <w:tcW w:w="810" w:type="dxa"/>
          </w:tcPr>
          <w:p w14:paraId="2F24B975" w14:textId="30A7A11A" w:rsidR="00B11855" w:rsidRPr="001F42D3" w:rsidRDefault="00B11855" w:rsidP="00DE39CA">
            <w:pPr>
              <w:pStyle w:val="TableEntry"/>
            </w:pPr>
          </w:p>
        </w:tc>
        <w:tc>
          <w:tcPr>
            <w:tcW w:w="720" w:type="dxa"/>
          </w:tcPr>
          <w:p w14:paraId="2EEB7C38" w14:textId="29DC2343" w:rsidR="00B11855" w:rsidRPr="001F42D3" w:rsidRDefault="003D003E" w:rsidP="00863A9A">
            <w:pPr>
              <w:pStyle w:val="TableEntry"/>
            </w:pPr>
            <w:r w:rsidRPr="001F42D3">
              <w:t>1</w:t>
            </w:r>
          </w:p>
        </w:tc>
        <w:tc>
          <w:tcPr>
            <w:tcW w:w="810" w:type="dxa"/>
          </w:tcPr>
          <w:p w14:paraId="1B094B76" w14:textId="7D417962" w:rsidR="00B11855" w:rsidRPr="001F42D3" w:rsidRDefault="003D003E" w:rsidP="00863A9A">
            <w:pPr>
              <w:pStyle w:val="TableEntry"/>
            </w:pPr>
            <w:r w:rsidRPr="001F42D3">
              <w:t>1</w:t>
            </w:r>
          </w:p>
        </w:tc>
        <w:tc>
          <w:tcPr>
            <w:tcW w:w="810" w:type="dxa"/>
          </w:tcPr>
          <w:p w14:paraId="4EA09C8C" w14:textId="53DA9FB5" w:rsidR="00B11855" w:rsidRPr="001F42D3" w:rsidRDefault="00B11855" w:rsidP="00DE39CA">
            <w:pPr>
              <w:pStyle w:val="TableEntry"/>
            </w:pPr>
          </w:p>
        </w:tc>
        <w:tc>
          <w:tcPr>
            <w:tcW w:w="900" w:type="dxa"/>
          </w:tcPr>
          <w:p w14:paraId="02A286EC" w14:textId="052DCD61" w:rsidR="00B11855" w:rsidRPr="001F42D3" w:rsidRDefault="00B11855" w:rsidP="00DE39CA">
            <w:pPr>
              <w:pStyle w:val="TableEntry"/>
            </w:pPr>
          </w:p>
        </w:tc>
        <w:tc>
          <w:tcPr>
            <w:tcW w:w="1175" w:type="dxa"/>
          </w:tcPr>
          <w:p w14:paraId="301EB9F7" w14:textId="492CC7EC" w:rsidR="00B11855" w:rsidRPr="001F42D3" w:rsidRDefault="003D003E" w:rsidP="00DE39CA">
            <w:pPr>
              <w:pStyle w:val="TableEntry"/>
            </w:pPr>
            <w:r w:rsidRPr="001F42D3">
              <w:t>20040328134623.1234+0300</w:t>
            </w:r>
          </w:p>
        </w:tc>
      </w:tr>
      <w:tr w:rsidR="006D1F19" w:rsidRPr="001F42D3" w14:paraId="427828B8" w14:textId="77777777" w:rsidTr="00CF5627">
        <w:trPr>
          <w:cantSplit/>
          <w:jc w:val="center"/>
        </w:trPr>
        <w:tc>
          <w:tcPr>
            <w:tcW w:w="1615" w:type="dxa"/>
          </w:tcPr>
          <w:p w14:paraId="612CAEED" w14:textId="55FE7FBA" w:rsidR="00B11855" w:rsidRPr="001F42D3" w:rsidRDefault="003D003E" w:rsidP="00863A9A">
            <w:pPr>
              <w:pStyle w:val="TableEntry"/>
            </w:pPr>
            <w:r w:rsidRPr="001F42D3">
              <w:t>Message Type</w:t>
            </w:r>
          </w:p>
        </w:tc>
        <w:tc>
          <w:tcPr>
            <w:tcW w:w="810" w:type="dxa"/>
          </w:tcPr>
          <w:p w14:paraId="0A3FB1C3" w14:textId="1F76D7FE" w:rsidR="00B11855" w:rsidRPr="001F42D3" w:rsidRDefault="003D003E" w:rsidP="00863A9A">
            <w:pPr>
              <w:pStyle w:val="TableEntry"/>
            </w:pPr>
            <w:r w:rsidRPr="001F42D3">
              <w:t>9</w:t>
            </w:r>
          </w:p>
        </w:tc>
        <w:tc>
          <w:tcPr>
            <w:tcW w:w="630" w:type="dxa"/>
          </w:tcPr>
          <w:p w14:paraId="48933C63" w14:textId="2D48E173" w:rsidR="00B11855" w:rsidRPr="001F42D3" w:rsidRDefault="003D003E" w:rsidP="00863A9A">
            <w:pPr>
              <w:pStyle w:val="TableEntry"/>
            </w:pPr>
            <w:r w:rsidRPr="001F42D3">
              <w:t>MSG</w:t>
            </w:r>
          </w:p>
        </w:tc>
        <w:tc>
          <w:tcPr>
            <w:tcW w:w="720" w:type="dxa"/>
          </w:tcPr>
          <w:p w14:paraId="538084CB" w14:textId="5FFDB8C4" w:rsidR="00B11855" w:rsidRPr="001F42D3" w:rsidRDefault="003D003E" w:rsidP="00863A9A">
            <w:pPr>
              <w:pStyle w:val="TableEntry"/>
            </w:pPr>
            <w:r w:rsidRPr="001F42D3">
              <w:t>15</w:t>
            </w:r>
          </w:p>
        </w:tc>
        <w:tc>
          <w:tcPr>
            <w:tcW w:w="720" w:type="dxa"/>
          </w:tcPr>
          <w:p w14:paraId="04734FFE" w14:textId="23A615B1" w:rsidR="00B11855" w:rsidRPr="001F42D3" w:rsidRDefault="003D003E" w:rsidP="00863A9A">
            <w:pPr>
              <w:pStyle w:val="TableEntry"/>
            </w:pPr>
            <w:r w:rsidRPr="001F42D3">
              <w:t>R</w:t>
            </w:r>
          </w:p>
        </w:tc>
        <w:tc>
          <w:tcPr>
            <w:tcW w:w="810" w:type="dxa"/>
          </w:tcPr>
          <w:p w14:paraId="56D07A7F" w14:textId="359ADCA7" w:rsidR="00B11855" w:rsidRPr="001F42D3" w:rsidRDefault="003D003E" w:rsidP="00863A9A">
            <w:pPr>
              <w:pStyle w:val="TableEntry"/>
            </w:pPr>
            <w:r w:rsidRPr="001F42D3">
              <w:t>False</w:t>
            </w:r>
          </w:p>
        </w:tc>
        <w:tc>
          <w:tcPr>
            <w:tcW w:w="720" w:type="dxa"/>
          </w:tcPr>
          <w:p w14:paraId="16F82EF5" w14:textId="110FB2BC" w:rsidR="00B11855" w:rsidRPr="001F42D3" w:rsidRDefault="003D003E" w:rsidP="00863A9A">
            <w:pPr>
              <w:pStyle w:val="TableEntry"/>
            </w:pPr>
            <w:r w:rsidRPr="001F42D3">
              <w:t>1</w:t>
            </w:r>
          </w:p>
        </w:tc>
        <w:tc>
          <w:tcPr>
            <w:tcW w:w="810" w:type="dxa"/>
          </w:tcPr>
          <w:p w14:paraId="4A2E3828" w14:textId="22489563" w:rsidR="00B11855" w:rsidRPr="001F42D3" w:rsidRDefault="003D003E" w:rsidP="00863A9A">
            <w:pPr>
              <w:pStyle w:val="TableEntry"/>
            </w:pPr>
            <w:r w:rsidRPr="001F42D3">
              <w:t>1</w:t>
            </w:r>
          </w:p>
        </w:tc>
        <w:tc>
          <w:tcPr>
            <w:tcW w:w="810" w:type="dxa"/>
          </w:tcPr>
          <w:p w14:paraId="6A2D377C" w14:textId="5597CE8E" w:rsidR="00B11855" w:rsidRPr="001F42D3" w:rsidRDefault="00B11855" w:rsidP="00DE39CA">
            <w:pPr>
              <w:pStyle w:val="TableEntry"/>
            </w:pPr>
          </w:p>
        </w:tc>
        <w:tc>
          <w:tcPr>
            <w:tcW w:w="900" w:type="dxa"/>
          </w:tcPr>
          <w:p w14:paraId="63B691E5" w14:textId="3BDC0463" w:rsidR="00B11855" w:rsidRPr="001F42D3" w:rsidRDefault="00B11855" w:rsidP="00DE39CA">
            <w:pPr>
              <w:pStyle w:val="TableEntry"/>
            </w:pPr>
          </w:p>
        </w:tc>
        <w:tc>
          <w:tcPr>
            <w:tcW w:w="1175" w:type="dxa"/>
          </w:tcPr>
          <w:p w14:paraId="6E07F613" w14:textId="02A12BE6" w:rsidR="00B11855" w:rsidRPr="001F42D3" w:rsidRDefault="00B11855" w:rsidP="00863A9A">
            <w:pPr>
              <w:pStyle w:val="TableEntry"/>
            </w:pPr>
          </w:p>
        </w:tc>
      </w:tr>
      <w:tr w:rsidR="006D1F19" w:rsidRPr="001F42D3" w14:paraId="75786B54" w14:textId="77777777" w:rsidTr="00CF5627">
        <w:trPr>
          <w:cantSplit/>
          <w:jc w:val="center"/>
        </w:trPr>
        <w:tc>
          <w:tcPr>
            <w:tcW w:w="1615" w:type="dxa"/>
          </w:tcPr>
          <w:p w14:paraId="16BEF164" w14:textId="7C1DD98A" w:rsidR="00B11855" w:rsidRPr="001F42D3" w:rsidRDefault="003D003E" w:rsidP="00CF5627">
            <w:pPr>
              <w:pStyle w:val="TableEntryItalicindent"/>
            </w:pPr>
            <w:r w:rsidRPr="001F42D3">
              <w:t>message code</w:t>
            </w:r>
          </w:p>
        </w:tc>
        <w:tc>
          <w:tcPr>
            <w:tcW w:w="810" w:type="dxa"/>
          </w:tcPr>
          <w:p w14:paraId="363F34F0" w14:textId="202F6BD0" w:rsidR="00B11855" w:rsidRPr="001F42D3" w:rsidRDefault="003D003E" w:rsidP="00863A9A">
            <w:pPr>
              <w:pStyle w:val="TableEntry"/>
              <w:rPr>
                <w:i/>
              </w:rPr>
            </w:pPr>
            <w:r w:rsidRPr="001F42D3">
              <w:rPr>
                <w:i/>
              </w:rPr>
              <w:t>1</w:t>
            </w:r>
          </w:p>
        </w:tc>
        <w:tc>
          <w:tcPr>
            <w:tcW w:w="630" w:type="dxa"/>
          </w:tcPr>
          <w:p w14:paraId="31DEAA17" w14:textId="5647CB86" w:rsidR="00B11855" w:rsidRPr="001F42D3" w:rsidRDefault="003D003E" w:rsidP="00863A9A">
            <w:pPr>
              <w:pStyle w:val="TableEntry"/>
            </w:pPr>
            <w:r w:rsidRPr="001F42D3">
              <w:t>ID</w:t>
            </w:r>
          </w:p>
        </w:tc>
        <w:tc>
          <w:tcPr>
            <w:tcW w:w="720" w:type="dxa"/>
          </w:tcPr>
          <w:p w14:paraId="462FF219" w14:textId="1B57C007" w:rsidR="00B11855" w:rsidRPr="001F42D3" w:rsidRDefault="003D003E" w:rsidP="00863A9A">
            <w:pPr>
              <w:pStyle w:val="TableEntry"/>
            </w:pPr>
            <w:r w:rsidRPr="001F42D3">
              <w:t>3</w:t>
            </w:r>
          </w:p>
        </w:tc>
        <w:tc>
          <w:tcPr>
            <w:tcW w:w="720" w:type="dxa"/>
          </w:tcPr>
          <w:p w14:paraId="38677655" w14:textId="106E990C" w:rsidR="00B11855" w:rsidRPr="001F42D3" w:rsidRDefault="003D003E" w:rsidP="00863A9A">
            <w:pPr>
              <w:pStyle w:val="TableEntry"/>
            </w:pPr>
            <w:r w:rsidRPr="001F42D3">
              <w:t>R</w:t>
            </w:r>
          </w:p>
        </w:tc>
        <w:tc>
          <w:tcPr>
            <w:tcW w:w="810" w:type="dxa"/>
          </w:tcPr>
          <w:p w14:paraId="74337F21" w14:textId="7DF2264A" w:rsidR="00B11855" w:rsidRPr="001F42D3" w:rsidRDefault="00B11855" w:rsidP="00DE39CA">
            <w:pPr>
              <w:pStyle w:val="TableEntry"/>
            </w:pPr>
          </w:p>
        </w:tc>
        <w:tc>
          <w:tcPr>
            <w:tcW w:w="720" w:type="dxa"/>
          </w:tcPr>
          <w:p w14:paraId="76A11689" w14:textId="4DB3E948" w:rsidR="00B11855" w:rsidRPr="001F42D3" w:rsidRDefault="003D003E" w:rsidP="00863A9A">
            <w:pPr>
              <w:pStyle w:val="TableEntry"/>
            </w:pPr>
            <w:r w:rsidRPr="001F42D3">
              <w:t>1</w:t>
            </w:r>
          </w:p>
        </w:tc>
        <w:tc>
          <w:tcPr>
            <w:tcW w:w="810" w:type="dxa"/>
          </w:tcPr>
          <w:p w14:paraId="1CEA8839" w14:textId="0A094780" w:rsidR="00B11855" w:rsidRPr="001F42D3" w:rsidRDefault="003D003E" w:rsidP="00863A9A">
            <w:pPr>
              <w:pStyle w:val="TableEntry"/>
            </w:pPr>
            <w:r w:rsidRPr="001F42D3">
              <w:t>1</w:t>
            </w:r>
          </w:p>
        </w:tc>
        <w:tc>
          <w:tcPr>
            <w:tcW w:w="810" w:type="dxa"/>
          </w:tcPr>
          <w:p w14:paraId="6C78AF52" w14:textId="2108B2E6" w:rsidR="00B11855" w:rsidRPr="001F42D3" w:rsidRDefault="003D003E" w:rsidP="00863A9A">
            <w:pPr>
              <w:pStyle w:val="TableEntry"/>
            </w:pPr>
            <w:r w:rsidRPr="001F42D3">
              <w:t>0076</w:t>
            </w:r>
          </w:p>
        </w:tc>
        <w:tc>
          <w:tcPr>
            <w:tcW w:w="900" w:type="dxa"/>
          </w:tcPr>
          <w:p w14:paraId="6CEADAF7" w14:textId="65C3DA46" w:rsidR="00B11855" w:rsidRPr="001F42D3" w:rsidRDefault="003D003E" w:rsidP="00DE39CA">
            <w:pPr>
              <w:pStyle w:val="TableEntry"/>
            </w:pPr>
            <w:r w:rsidRPr="001F42D3">
              <w:t>Y</w:t>
            </w:r>
          </w:p>
        </w:tc>
        <w:tc>
          <w:tcPr>
            <w:tcW w:w="1175" w:type="dxa"/>
          </w:tcPr>
          <w:p w14:paraId="08DF3171" w14:textId="25999C87" w:rsidR="00B11855" w:rsidRPr="001F42D3" w:rsidRDefault="003D003E" w:rsidP="00DE39CA">
            <w:pPr>
              <w:pStyle w:val="TableEntry"/>
            </w:pPr>
            <w:r w:rsidRPr="001F42D3">
              <w:t>ORU</w:t>
            </w:r>
          </w:p>
        </w:tc>
      </w:tr>
      <w:tr w:rsidR="006D1F19" w:rsidRPr="001F42D3" w14:paraId="6EA4DD74" w14:textId="77777777" w:rsidTr="00CF5627">
        <w:trPr>
          <w:cantSplit/>
          <w:jc w:val="center"/>
        </w:trPr>
        <w:tc>
          <w:tcPr>
            <w:tcW w:w="1615" w:type="dxa"/>
          </w:tcPr>
          <w:p w14:paraId="27BA66F5" w14:textId="1116AC81" w:rsidR="00B11855" w:rsidRPr="001F42D3" w:rsidRDefault="003D003E" w:rsidP="00CF5627">
            <w:pPr>
              <w:pStyle w:val="TableEntryItalicindent"/>
            </w:pPr>
            <w:r w:rsidRPr="001F42D3">
              <w:t>trigger event</w:t>
            </w:r>
          </w:p>
        </w:tc>
        <w:tc>
          <w:tcPr>
            <w:tcW w:w="810" w:type="dxa"/>
          </w:tcPr>
          <w:p w14:paraId="350C9F25" w14:textId="2DE492F4" w:rsidR="00B11855" w:rsidRPr="001F42D3" w:rsidRDefault="003D003E" w:rsidP="00863A9A">
            <w:pPr>
              <w:pStyle w:val="TableEntry"/>
              <w:rPr>
                <w:i/>
              </w:rPr>
            </w:pPr>
            <w:r w:rsidRPr="001F42D3">
              <w:rPr>
                <w:i/>
              </w:rPr>
              <w:t>2</w:t>
            </w:r>
          </w:p>
        </w:tc>
        <w:tc>
          <w:tcPr>
            <w:tcW w:w="630" w:type="dxa"/>
          </w:tcPr>
          <w:p w14:paraId="404215A0" w14:textId="34E6560F" w:rsidR="00B11855" w:rsidRPr="001F42D3" w:rsidRDefault="003D003E" w:rsidP="00863A9A">
            <w:pPr>
              <w:pStyle w:val="TableEntry"/>
            </w:pPr>
            <w:r w:rsidRPr="001F42D3">
              <w:t>ID</w:t>
            </w:r>
          </w:p>
        </w:tc>
        <w:tc>
          <w:tcPr>
            <w:tcW w:w="720" w:type="dxa"/>
          </w:tcPr>
          <w:p w14:paraId="42446408" w14:textId="038058DE" w:rsidR="00B11855" w:rsidRPr="001F42D3" w:rsidRDefault="003D003E" w:rsidP="00863A9A">
            <w:pPr>
              <w:pStyle w:val="TableEntry"/>
            </w:pPr>
            <w:r w:rsidRPr="001F42D3">
              <w:t>3</w:t>
            </w:r>
          </w:p>
        </w:tc>
        <w:tc>
          <w:tcPr>
            <w:tcW w:w="720" w:type="dxa"/>
          </w:tcPr>
          <w:p w14:paraId="54BE56A1" w14:textId="6DDDE0D6" w:rsidR="00B11855" w:rsidRPr="001F42D3" w:rsidRDefault="003D003E" w:rsidP="00863A9A">
            <w:pPr>
              <w:pStyle w:val="TableEntry"/>
            </w:pPr>
            <w:r w:rsidRPr="001F42D3">
              <w:t>R</w:t>
            </w:r>
          </w:p>
        </w:tc>
        <w:tc>
          <w:tcPr>
            <w:tcW w:w="810" w:type="dxa"/>
          </w:tcPr>
          <w:p w14:paraId="250E4285" w14:textId="740767AD" w:rsidR="00B11855" w:rsidRPr="001F42D3" w:rsidRDefault="00B11855" w:rsidP="00DE39CA">
            <w:pPr>
              <w:pStyle w:val="TableEntry"/>
            </w:pPr>
          </w:p>
        </w:tc>
        <w:tc>
          <w:tcPr>
            <w:tcW w:w="720" w:type="dxa"/>
          </w:tcPr>
          <w:p w14:paraId="2F1AAE9A" w14:textId="5B215474" w:rsidR="00B11855" w:rsidRPr="001F42D3" w:rsidRDefault="003D003E" w:rsidP="00863A9A">
            <w:pPr>
              <w:pStyle w:val="TableEntry"/>
            </w:pPr>
            <w:r w:rsidRPr="001F42D3">
              <w:t>1</w:t>
            </w:r>
          </w:p>
        </w:tc>
        <w:tc>
          <w:tcPr>
            <w:tcW w:w="810" w:type="dxa"/>
          </w:tcPr>
          <w:p w14:paraId="2DA90BF5" w14:textId="28B1C2AE" w:rsidR="00B11855" w:rsidRPr="001F42D3" w:rsidRDefault="003D003E" w:rsidP="00863A9A">
            <w:pPr>
              <w:pStyle w:val="TableEntry"/>
            </w:pPr>
            <w:r w:rsidRPr="001F42D3">
              <w:t>1</w:t>
            </w:r>
          </w:p>
        </w:tc>
        <w:tc>
          <w:tcPr>
            <w:tcW w:w="810" w:type="dxa"/>
          </w:tcPr>
          <w:p w14:paraId="493C90D1" w14:textId="46864D33" w:rsidR="00B11855" w:rsidRPr="001F42D3" w:rsidRDefault="003D003E" w:rsidP="00863A9A">
            <w:pPr>
              <w:pStyle w:val="TableEntry"/>
            </w:pPr>
            <w:r w:rsidRPr="001F42D3">
              <w:t>0003</w:t>
            </w:r>
          </w:p>
        </w:tc>
        <w:tc>
          <w:tcPr>
            <w:tcW w:w="900" w:type="dxa"/>
          </w:tcPr>
          <w:p w14:paraId="338C8176" w14:textId="294C7C03" w:rsidR="00B11855" w:rsidRPr="001F42D3" w:rsidRDefault="003D003E" w:rsidP="00DE39CA">
            <w:pPr>
              <w:pStyle w:val="TableEntry"/>
            </w:pPr>
            <w:r w:rsidRPr="001F42D3">
              <w:t>Y</w:t>
            </w:r>
          </w:p>
        </w:tc>
        <w:tc>
          <w:tcPr>
            <w:tcW w:w="1175" w:type="dxa"/>
          </w:tcPr>
          <w:p w14:paraId="304F560C" w14:textId="763E5ACD" w:rsidR="00B11855" w:rsidRPr="001F42D3" w:rsidRDefault="003D003E" w:rsidP="00DE39CA">
            <w:pPr>
              <w:pStyle w:val="TableEntry"/>
            </w:pPr>
            <w:r w:rsidRPr="001F42D3">
              <w:t>R01</w:t>
            </w:r>
          </w:p>
        </w:tc>
      </w:tr>
      <w:tr w:rsidR="006D1F19" w:rsidRPr="001F42D3" w14:paraId="188FC385" w14:textId="77777777" w:rsidTr="00CF5627">
        <w:trPr>
          <w:cantSplit/>
          <w:jc w:val="center"/>
        </w:trPr>
        <w:tc>
          <w:tcPr>
            <w:tcW w:w="1615" w:type="dxa"/>
          </w:tcPr>
          <w:p w14:paraId="45D095D7" w14:textId="512E50E6" w:rsidR="00B11855" w:rsidRPr="001F42D3" w:rsidRDefault="003D003E" w:rsidP="00CF5627">
            <w:pPr>
              <w:pStyle w:val="TableEntryItalicindent"/>
            </w:pPr>
            <w:r w:rsidRPr="001F42D3">
              <w:t>message structure id</w:t>
            </w:r>
          </w:p>
        </w:tc>
        <w:tc>
          <w:tcPr>
            <w:tcW w:w="810" w:type="dxa"/>
          </w:tcPr>
          <w:p w14:paraId="6E1125C1" w14:textId="78E26D14" w:rsidR="00B11855" w:rsidRPr="001F42D3" w:rsidRDefault="003D003E" w:rsidP="00863A9A">
            <w:pPr>
              <w:pStyle w:val="TableEntry"/>
              <w:rPr>
                <w:i/>
              </w:rPr>
            </w:pPr>
            <w:r w:rsidRPr="001F42D3">
              <w:rPr>
                <w:i/>
              </w:rPr>
              <w:t>3</w:t>
            </w:r>
          </w:p>
        </w:tc>
        <w:tc>
          <w:tcPr>
            <w:tcW w:w="630" w:type="dxa"/>
          </w:tcPr>
          <w:p w14:paraId="22E25659" w14:textId="217F9D31" w:rsidR="00B11855" w:rsidRPr="001F42D3" w:rsidRDefault="003D003E" w:rsidP="00863A9A">
            <w:pPr>
              <w:pStyle w:val="TableEntry"/>
            </w:pPr>
            <w:r w:rsidRPr="001F42D3">
              <w:t>ID</w:t>
            </w:r>
          </w:p>
        </w:tc>
        <w:tc>
          <w:tcPr>
            <w:tcW w:w="720" w:type="dxa"/>
          </w:tcPr>
          <w:p w14:paraId="60176A46" w14:textId="37BE1D45" w:rsidR="00B11855" w:rsidRPr="001F42D3" w:rsidRDefault="003D003E" w:rsidP="00863A9A">
            <w:pPr>
              <w:pStyle w:val="TableEntry"/>
            </w:pPr>
            <w:r w:rsidRPr="001F42D3">
              <w:t>3</w:t>
            </w:r>
          </w:p>
        </w:tc>
        <w:tc>
          <w:tcPr>
            <w:tcW w:w="720" w:type="dxa"/>
          </w:tcPr>
          <w:p w14:paraId="7D54E661" w14:textId="1375A9F3" w:rsidR="00B11855" w:rsidRPr="001F42D3" w:rsidRDefault="003D003E" w:rsidP="00863A9A">
            <w:pPr>
              <w:pStyle w:val="TableEntry"/>
            </w:pPr>
            <w:r w:rsidRPr="001F42D3">
              <w:t>R</w:t>
            </w:r>
          </w:p>
        </w:tc>
        <w:tc>
          <w:tcPr>
            <w:tcW w:w="810" w:type="dxa"/>
          </w:tcPr>
          <w:p w14:paraId="3D17071B" w14:textId="24058680" w:rsidR="00B11855" w:rsidRPr="001F42D3" w:rsidRDefault="00B11855" w:rsidP="00DE39CA">
            <w:pPr>
              <w:pStyle w:val="TableEntry"/>
            </w:pPr>
          </w:p>
        </w:tc>
        <w:tc>
          <w:tcPr>
            <w:tcW w:w="720" w:type="dxa"/>
          </w:tcPr>
          <w:p w14:paraId="377877FE" w14:textId="0305B153" w:rsidR="00B11855" w:rsidRPr="001F42D3" w:rsidRDefault="003D003E" w:rsidP="00863A9A">
            <w:pPr>
              <w:pStyle w:val="TableEntry"/>
            </w:pPr>
            <w:r w:rsidRPr="001F42D3">
              <w:t>1</w:t>
            </w:r>
          </w:p>
        </w:tc>
        <w:tc>
          <w:tcPr>
            <w:tcW w:w="810" w:type="dxa"/>
          </w:tcPr>
          <w:p w14:paraId="23A0154E" w14:textId="0C7061F2" w:rsidR="00B11855" w:rsidRPr="001F42D3" w:rsidRDefault="003D003E" w:rsidP="00863A9A">
            <w:pPr>
              <w:pStyle w:val="TableEntry"/>
            </w:pPr>
            <w:r w:rsidRPr="001F42D3">
              <w:t>1</w:t>
            </w:r>
          </w:p>
        </w:tc>
        <w:tc>
          <w:tcPr>
            <w:tcW w:w="810" w:type="dxa"/>
          </w:tcPr>
          <w:p w14:paraId="4F5E167F" w14:textId="4E6A3B83" w:rsidR="00B11855" w:rsidRPr="001F42D3" w:rsidRDefault="003D003E" w:rsidP="00863A9A">
            <w:pPr>
              <w:pStyle w:val="TableEntry"/>
            </w:pPr>
            <w:r w:rsidRPr="001F42D3">
              <w:t>0003</w:t>
            </w:r>
          </w:p>
        </w:tc>
        <w:tc>
          <w:tcPr>
            <w:tcW w:w="900" w:type="dxa"/>
          </w:tcPr>
          <w:p w14:paraId="6791D2B6" w14:textId="5C79DCB5" w:rsidR="00B11855" w:rsidRPr="001F42D3" w:rsidRDefault="003D003E" w:rsidP="00DE39CA">
            <w:pPr>
              <w:pStyle w:val="TableEntry"/>
            </w:pPr>
            <w:r w:rsidRPr="001F42D3">
              <w:t>Y</w:t>
            </w:r>
          </w:p>
        </w:tc>
        <w:tc>
          <w:tcPr>
            <w:tcW w:w="1175" w:type="dxa"/>
          </w:tcPr>
          <w:p w14:paraId="604D8262" w14:textId="77777777" w:rsidR="00B11855" w:rsidRPr="001F42D3" w:rsidRDefault="003D003E" w:rsidP="00DE39CA">
            <w:pPr>
              <w:pStyle w:val="TableEntry"/>
            </w:pPr>
            <w:r w:rsidRPr="001F42D3">
              <w:t>ORU_R01</w:t>
            </w:r>
          </w:p>
        </w:tc>
      </w:tr>
      <w:tr w:rsidR="006D1F19" w:rsidRPr="001F42D3" w14:paraId="2EACF1CC" w14:textId="77777777" w:rsidTr="00CF5627">
        <w:trPr>
          <w:cantSplit/>
          <w:jc w:val="center"/>
        </w:trPr>
        <w:tc>
          <w:tcPr>
            <w:tcW w:w="1615" w:type="dxa"/>
          </w:tcPr>
          <w:p w14:paraId="5E4C7797" w14:textId="4A14EB4A" w:rsidR="00B11855" w:rsidRPr="001F42D3" w:rsidRDefault="003D003E" w:rsidP="00863A9A">
            <w:pPr>
              <w:pStyle w:val="TableEntry"/>
            </w:pPr>
            <w:r w:rsidRPr="001F42D3">
              <w:t>Message Control ID</w:t>
            </w:r>
          </w:p>
        </w:tc>
        <w:tc>
          <w:tcPr>
            <w:tcW w:w="810" w:type="dxa"/>
          </w:tcPr>
          <w:p w14:paraId="3694D77D" w14:textId="1F934010" w:rsidR="00B11855" w:rsidRPr="001F42D3" w:rsidRDefault="003D003E" w:rsidP="00863A9A">
            <w:pPr>
              <w:pStyle w:val="TableEntry"/>
            </w:pPr>
            <w:r w:rsidRPr="001F42D3">
              <w:t>10</w:t>
            </w:r>
          </w:p>
        </w:tc>
        <w:tc>
          <w:tcPr>
            <w:tcW w:w="630" w:type="dxa"/>
          </w:tcPr>
          <w:p w14:paraId="071BA504" w14:textId="6F0D78E8" w:rsidR="00B11855" w:rsidRPr="001F42D3" w:rsidRDefault="003D003E" w:rsidP="00863A9A">
            <w:pPr>
              <w:pStyle w:val="TableEntry"/>
            </w:pPr>
            <w:r w:rsidRPr="001F42D3">
              <w:t>ST</w:t>
            </w:r>
          </w:p>
        </w:tc>
        <w:tc>
          <w:tcPr>
            <w:tcW w:w="720" w:type="dxa"/>
          </w:tcPr>
          <w:p w14:paraId="4A962C52" w14:textId="72E446FA" w:rsidR="00B11855" w:rsidRPr="001F42D3" w:rsidRDefault="003D003E" w:rsidP="00863A9A">
            <w:pPr>
              <w:pStyle w:val="TableEntry"/>
            </w:pPr>
            <w:r w:rsidRPr="001F42D3">
              <w:t>20</w:t>
            </w:r>
          </w:p>
        </w:tc>
        <w:tc>
          <w:tcPr>
            <w:tcW w:w="720" w:type="dxa"/>
          </w:tcPr>
          <w:p w14:paraId="7E2F2385" w14:textId="3A83D7D6" w:rsidR="00B11855" w:rsidRPr="001F42D3" w:rsidRDefault="003D003E" w:rsidP="00863A9A">
            <w:pPr>
              <w:pStyle w:val="TableEntry"/>
            </w:pPr>
            <w:r w:rsidRPr="001F42D3">
              <w:t>R</w:t>
            </w:r>
          </w:p>
        </w:tc>
        <w:tc>
          <w:tcPr>
            <w:tcW w:w="810" w:type="dxa"/>
          </w:tcPr>
          <w:p w14:paraId="7172AE6F" w14:textId="6EFBFFAF" w:rsidR="00B11855" w:rsidRPr="001F42D3" w:rsidRDefault="003D003E" w:rsidP="00863A9A">
            <w:pPr>
              <w:pStyle w:val="TableEntry"/>
            </w:pPr>
            <w:r w:rsidRPr="001F42D3">
              <w:t>False</w:t>
            </w:r>
          </w:p>
        </w:tc>
        <w:tc>
          <w:tcPr>
            <w:tcW w:w="720" w:type="dxa"/>
          </w:tcPr>
          <w:p w14:paraId="579AC1BF" w14:textId="548CDFB3" w:rsidR="00B11855" w:rsidRPr="001F42D3" w:rsidRDefault="003D003E" w:rsidP="00863A9A">
            <w:pPr>
              <w:pStyle w:val="TableEntry"/>
            </w:pPr>
            <w:r w:rsidRPr="001F42D3">
              <w:t>1</w:t>
            </w:r>
          </w:p>
        </w:tc>
        <w:tc>
          <w:tcPr>
            <w:tcW w:w="810" w:type="dxa"/>
          </w:tcPr>
          <w:p w14:paraId="6707AC1A" w14:textId="3B6EAB12" w:rsidR="00B11855" w:rsidRPr="001F42D3" w:rsidRDefault="003D003E" w:rsidP="00863A9A">
            <w:pPr>
              <w:pStyle w:val="TableEntry"/>
            </w:pPr>
            <w:r w:rsidRPr="001F42D3">
              <w:t>1</w:t>
            </w:r>
          </w:p>
        </w:tc>
        <w:tc>
          <w:tcPr>
            <w:tcW w:w="810" w:type="dxa"/>
          </w:tcPr>
          <w:p w14:paraId="2C625AFB" w14:textId="1FA5B199" w:rsidR="00B11855" w:rsidRPr="001F42D3" w:rsidRDefault="00B11855" w:rsidP="00DE39CA">
            <w:pPr>
              <w:pStyle w:val="TableEntry"/>
            </w:pPr>
          </w:p>
        </w:tc>
        <w:tc>
          <w:tcPr>
            <w:tcW w:w="900" w:type="dxa"/>
          </w:tcPr>
          <w:p w14:paraId="54491A7C" w14:textId="329B0F2D" w:rsidR="00B11855" w:rsidRPr="001F42D3" w:rsidRDefault="00B11855" w:rsidP="00DE39CA">
            <w:pPr>
              <w:pStyle w:val="TableEntry"/>
            </w:pPr>
          </w:p>
        </w:tc>
        <w:tc>
          <w:tcPr>
            <w:tcW w:w="1175" w:type="dxa"/>
          </w:tcPr>
          <w:p w14:paraId="1389F5F2" w14:textId="01A20DF7" w:rsidR="00B11855" w:rsidRPr="001F42D3" w:rsidRDefault="003D003E" w:rsidP="00DE39CA">
            <w:pPr>
              <w:pStyle w:val="TableEntry"/>
            </w:pPr>
            <w:r w:rsidRPr="001F42D3">
              <w:t>1234567890</w:t>
            </w:r>
          </w:p>
        </w:tc>
      </w:tr>
      <w:tr w:rsidR="006D1F19" w:rsidRPr="001F42D3" w14:paraId="01CFAC57" w14:textId="77777777" w:rsidTr="00CF5627">
        <w:trPr>
          <w:cantSplit/>
          <w:jc w:val="center"/>
        </w:trPr>
        <w:tc>
          <w:tcPr>
            <w:tcW w:w="1615" w:type="dxa"/>
          </w:tcPr>
          <w:p w14:paraId="3BC4F162" w14:textId="40FE5D53" w:rsidR="00B11855" w:rsidRPr="001F42D3" w:rsidRDefault="003D003E" w:rsidP="00863A9A">
            <w:pPr>
              <w:pStyle w:val="TableEntry"/>
            </w:pPr>
            <w:r w:rsidRPr="001F42D3">
              <w:t>Processing ID</w:t>
            </w:r>
          </w:p>
        </w:tc>
        <w:tc>
          <w:tcPr>
            <w:tcW w:w="810" w:type="dxa"/>
          </w:tcPr>
          <w:p w14:paraId="0D6D0104" w14:textId="794F1384" w:rsidR="00B11855" w:rsidRPr="001F42D3" w:rsidRDefault="003D003E" w:rsidP="00863A9A">
            <w:pPr>
              <w:pStyle w:val="TableEntry"/>
            </w:pPr>
            <w:r w:rsidRPr="001F42D3">
              <w:t>11</w:t>
            </w:r>
          </w:p>
        </w:tc>
        <w:tc>
          <w:tcPr>
            <w:tcW w:w="630" w:type="dxa"/>
          </w:tcPr>
          <w:p w14:paraId="29CCA3B6" w14:textId="69AC9680" w:rsidR="00B11855" w:rsidRPr="001F42D3" w:rsidRDefault="003D003E" w:rsidP="00863A9A">
            <w:pPr>
              <w:pStyle w:val="TableEntry"/>
            </w:pPr>
            <w:r w:rsidRPr="001F42D3">
              <w:t>PT</w:t>
            </w:r>
          </w:p>
        </w:tc>
        <w:tc>
          <w:tcPr>
            <w:tcW w:w="720" w:type="dxa"/>
          </w:tcPr>
          <w:p w14:paraId="2AB14BDE" w14:textId="1D16ADE7" w:rsidR="00B11855" w:rsidRPr="001F42D3" w:rsidRDefault="003D003E" w:rsidP="00863A9A">
            <w:pPr>
              <w:pStyle w:val="TableEntry"/>
            </w:pPr>
            <w:r w:rsidRPr="001F42D3">
              <w:t>3</w:t>
            </w:r>
          </w:p>
        </w:tc>
        <w:tc>
          <w:tcPr>
            <w:tcW w:w="720" w:type="dxa"/>
          </w:tcPr>
          <w:p w14:paraId="6EB859D0" w14:textId="0A1A44FF" w:rsidR="00B11855" w:rsidRPr="001F42D3" w:rsidRDefault="003D003E" w:rsidP="00863A9A">
            <w:pPr>
              <w:pStyle w:val="TableEntry"/>
            </w:pPr>
            <w:r w:rsidRPr="001F42D3">
              <w:t>R</w:t>
            </w:r>
          </w:p>
        </w:tc>
        <w:tc>
          <w:tcPr>
            <w:tcW w:w="810" w:type="dxa"/>
          </w:tcPr>
          <w:p w14:paraId="315A7C6C" w14:textId="2CD5A874" w:rsidR="00B11855" w:rsidRPr="001F42D3" w:rsidRDefault="003D003E" w:rsidP="00863A9A">
            <w:pPr>
              <w:pStyle w:val="TableEntry"/>
            </w:pPr>
            <w:r w:rsidRPr="001F42D3">
              <w:t>False</w:t>
            </w:r>
          </w:p>
        </w:tc>
        <w:tc>
          <w:tcPr>
            <w:tcW w:w="720" w:type="dxa"/>
          </w:tcPr>
          <w:p w14:paraId="7763F873" w14:textId="1BAC3E5D" w:rsidR="00B11855" w:rsidRPr="001F42D3" w:rsidRDefault="003D003E" w:rsidP="00863A9A">
            <w:pPr>
              <w:pStyle w:val="TableEntry"/>
            </w:pPr>
            <w:r w:rsidRPr="001F42D3">
              <w:t>1</w:t>
            </w:r>
          </w:p>
        </w:tc>
        <w:tc>
          <w:tcPr>
            <w:tcW w:w="810" w:type="dxa"/>
          </w:tcPr>
          <w:p w14:paraId="513F3CFA" w14:textId="39E12F8E" w:rsidR="00B11855" w:rsidRPr="001F42D3" w:rsidRDefault="003D003E" w:rsidP="00863A9A">
            <w:pPr>
              <w:pStyle w:val="TableEntry"/>
            </w:pPr>
            <w:r w:rsidRPr="001F42D3">
              <w:t>1</w:t>
            </w:r>
          </w:p>
        </w:tc>
        <w:tc>
          <w:tcPr>
            <w:tcW w:w="810" w:type="dxa"/>
          </w:tcPr>
          <w:p w14:paraId="02131D90" w14:textId="0EEA3627" w:rsidR="00B11855" w:rsidRPr="001F42D3" w:rsidRDefault="00B11855" w:rsidP="00DE39CA">
            <w:pPr>
              <w:pStyle w:val="TableEntry"/>
            </w:pPr>
          </w:p>
        </w:tc>
        <w:tc>
          <w:tcPr>
            <w:tcW w:w="900" w:type="dxa"/>
          </w:tcPr>
          <w:p w14:paraId="3261CF84" w14:textId="4A2C284B" w:rsidR="00B11855" w:rsidRPr="001F42D3" w:rsidRDefault="00B11855" w:rsidP="00DE39CA">
            <w:pPr>
              <w:pStyle w:val="TableEntry"/>
            </w:pPr>
          </w:p>
        </w:tc>
        <w:tc>
          <w:tcPr>
            <w:tcW w:w="1175" w:type="dxa"/>
          </w:tcPr>
          <w:p w14:paraId="6D62C941" w14:textId="77777777" w:rsidR="00B11855" w:rsidRPr="001F42D3" w:rsidRDefault="00B11855" w:rsidP="00DE39CA">
            <w:pPr>
              <w:pStyle w:val="TableEntry"/>
            </w:pPr>
          </w:p>
        </w:tc>
      </w:tr>
      <w:tr w:rsidR="006D1F19" w:rsidRPr="001F42D3" w14:paraId="333E8AA8" w14:textId="77777777" w:rsidTr="00CF5627">
        <w:trPr>
          <w:cantSplit/>
          <w:jc w:val="center"/>
        </w:trPr>
        <w:tc>
          <w:tcPr>
            <w:tcW w:w="1615" w:type="dxa"/>
          </w:tcPr>
          <w:p w14:paraId="17134479" w14:textId="1B12B2F2" w:rsidR="00B11855" w:rsidRPr="001F42D3" w:rsidRDefault="003D003E" w:rsidP="00CF5627">
            <w:pPr>
              <w:pStyle w:val="TableEntryItalicindent"/>
            </w:pPr>
            <w:r w:rsidRPr="001F42D3">
              <w:t>processing ID</w:t>
            </w:r>
          </w:p>
        </w:tc>
        <w:tc>
          <w:tcPr>
            <w:tcW w:w="810" w:type="dxa"/>
          </w:tcPr>
          <w:p w14:paraId="593698A5" w14:textId="37679E65" w:rsidR="00B11855" w:rsidRPr="001F42D3" w:rsidRDefault="003D003E" w:rsidP="00863A9A">
            <w:pPr>
              <w:pStyle w:val="TableEntry"/>
              <w:rPr>
                <w:i/>
              </w:rPr>
            </w:pPr>
            <w:r w:rsidRPr="001F42D3">
              <w:rPr>
                <w:i/>
              </w:rPr>
              <w:t>1</w:t>
            </w:r>
          </w:p>
        </w:tc>
        <w:tc>
          <w:tcPr>
            <w:tcW w:w="630" w:type="dxa"/>
          </w:tcPr>
          <w:p w14:paraId="1E8AD5C0" w14:textId="1D34502D" w:rsidR="00B11855" w:rsidRPr="001F42D3" w:rsidRDefault="003D003E" w:rsidP="00863A9A">
            <w:pPr>
              <w:pStyle w:val="TableEntry"/>
            </w:pPr>
            <w:r w:rsidRPr="001F42D3">
              <w:t>ID</w:t>
            </w:r>
          </w:p>
        </w:tc>
        <w:tc>
          <w:tcPr>
            <w:tcW w:w="720" w:type="dxa"/>
          </w:tcPr>
          <w:p w14:paraId="4F36D821" w14:textId="7AF48CC2" w:rsidR="00B11855" w:rsidRPr="001F42D3" w:rsidRDefault="003D003E" w:rsidP="00863A9A">
            <w:pPr>
              <w:pStyle w:val="TableEntry"/>
            </w:pPr>
            <w:r w:rsidRPr="001F42D3">
              <w:t>1</w:t>
            </w:r>
          </w:p>
        </w:tc>
        <w:tc>
          <w:tcPr>
            <w:tcW w:w="720" w:type="dxa"/>
          </w:tcPr>
          <w:p w14:paraId="060E385E" w14:textId="12C8FA72" w:rsidR="00B11855" w:rsidRPr="001F42D3" w:rsidRDefault="003D003E" w:rsidP="00863A9A">
            <w:pPr>
              <w:pStyle w:val="TableEntry"/>
            </w:pPr>
            <w:r w:rsidRPr="001F42D3">
              <w:t>R</w:t>
            </w:r>
          </w:p>
        </w:tc>
        <w:tc>
          <w:tcPr>
            <w:tcW w:w="810" w:type="dxa"/>
          </w:tcPr>
          <w:p w14:paraId="6A952179" w14:textId="433CA694" w:rsidR="00B11855" w:rsidRPr="001F42D3" w:rsidRDefault="00B11855" w:rsidP="00DE39CA">
            <w:pPr>
              <w:pStyle w:val="TableEntry"/>
            </w:pPr>
          </w:p>
        </w:tc>
        <w:tc>
          <w:tcPr>
            <w:tcW w:w="720" w:type="dxa"/>
          </w:tcPr>
          <w:p w14:paraId="7632090D" w14:textId="08CF5A54" w:rsidR="00B11855" w:rsidRPr="001F42D3" w:rsidRDefault="003D003E" w:rsidP="00863A9A">
            <w:pPr>
              <w:pStyle w:val="TableEntry"/>
            </w:pPr>
            <w:r w:rsidRPr="001F42D3">
              <w:t>1</w:t>
            </w:r>
          </w:p>
        </w:tc>
        <w:tc>
          <w:tcPr>
            <w:tcW w:w="810" w:type="dxa"/>
          </w:tcPr>
          <w:p w14:paraId="78923FB7" w14:textId="15C904D6" w:rsidR="00B11855" w:rsidRPr="001F42D3" w:rsidRDefault="003D003E" w:rsidP="00863A9A">
            <w:pPr>
              <w:pStyle w:val="TableEntry"/>
            </w:pPr>
            <w:r w:rsidRPr="001F42D3">
              <w:t>1</w:t>
            </w:r>
          </w:p>
        </w:tc>
        <w:tc>
          <w:tcPr>
            <w:tcW w:w="810" w:type="dxa"/>
          </w:tcPr>
          <w:p w14:paraId="1DA34366" w14:textId="5BCB41AF" w:rsidR="00B11855" w:rsidRPr="001F42D3" w:rsidRDefault="003D003E" w:rsidP="00863A9A">
            <w:pPr>
              <w:pStyle w:val="TableEntry"/>
            </w:pPr>
            <w:r w:rsidRPr="001F42D3">
              <w:t>0103</w:t>
            </w:r>
          </w:p>
        </w:tc>
        <w:tc>
          <w:tcPr>
            <w:tcW w:w="900" w:type="dxa"/>
          </w:tcPr>
          <w:p w14:paraId="1B5D5388" w14:textId="1FA3BC67" w:rsidR="00B11855" w:rsidRPr="001F42D3" w:rsidRDefault="003D003E" w:rsidP="00DE39CA">
            <w:pPr>
              <w:pStyle w:val="TableEntry"/>
            </w:pPr>
            <w:r w:rsidRPr="001F42D3">
              <w:t>Y</w:t>
            </w:r>
          </w:p>
        </w:tc>
        <w:tc>
          <w:tcPr>
            <w:tcW w:w="1175" w:type="dxa"/>
          </w:tcPr>
          <w:p w14:paraId="665A5A13" w14:textId="677F8F7C" w:rsidR="00B11855" w:rsidRPr="001F42D3" w:rsidRDefault="003D003E" w:rsidP="00DE39CA">
            <w:pPr>
              <w:pStyle w:val="TableEntry"/>
            </w:pPr>
            <w:r w:rsidRPr="001F42D3">
              <w:t>P</w:t>
            </w:r>
          </w:p>
        </w:tc>
      </w:tr>
      <w:tr w:rsidR="006D1F19" w:rsidRPr="001F42D3" w14:paraId="37EEFCE4" w14:textId="77777777" w:rsidTr="00CF5627">
        <w:trPr>
          <w:cantSplit/>
          <w:jc w:val="center"/>
        </w:trPr>
        <w:tc>
          <w:tcPr>
            <w:tcW w:w="1615" w:type="dxa"/>
          </w:tcPr>
          <w:p w14:paraId="015A1D43" w14:textId="23B0809C" w:rsidR="00B11855" w:rsidRPr="001F42D3" w:rsidRDefault="003D003E" w:rsidP="00863A9A">
            <w:pPr>
              <w:pStyle w:val="TableEntry"/>
            </w:pPr>
            <w:r w:rsidRPr="001F42D3">
              <w:t>Version ID</w:t>
            </w:r>
          </w:p>
        </w:tc>
        <w:tc>
          <w:tcPr>
            <w:tcW w:w="810" w:type="dxa"/>
          </w:tcPr>
          <w:p w14:paraId="792138BA" w14:textId="45429E1D" w:rsidR="00B11855" w:rsidRPr="001F42D3" w:rsidRDefault="003D003E" w:rsidP="00863A9A">
            <w:pPr>
              <w:pStyle w:val="TableEntry"/>
            </w:pPr>
            <w:r w:rsidRPr="001F42D3">
              <w:t>12</w:t>
            </w:r>
          </w:p>
        </w:tc>
        <w:tc>
          <w:tcPr>
            <w:tcW w:w="630" w:type="dxa"/>
          </w:tcPr>
          <w:p w14:paraId="0A8A29EA" w14:textId="27B89647" w:rsidR="00B11855" w:rsidRPr="001F42D3" w:rsidRDefault="003D003E" w:rsidP="00863A9A">
            <w:pPr>
              <w:pStyle w:val="TableEntry"/>
            </w:pPr>
            <w:r w:rsidRPr="001F42D3">
              <w:t>VID</w:t>
            </w:r>
          </w:p>
        </w:tc>
        <w:tc>
          <w:tcPr>
            <w:tcW w:w="720" w:type="dxa"/>
          </w:tcPr>
          <w:p w14:paraId="7176BC10" w14:textId="6F69F02A" w:rsidR="00B11855" w:rsidRPr="001F42D3" w:rsidRDefault="003D003E" w:rsidP="00863A9A">
            <w:pPr>
              <w:pStyle w:val="TableEntry"/>
            </w:pPr>
            <w:r w:rsidRPr="001F42D3">
              <w:t>971</w:t>
            </w:r>
          </w:p>
        </w:tc>
        <w:tc>
          <w:tcPr>
            <w:tcW w:w="720" w:type="dxa"/>
          </w:tcPr>
          <w:p w14:paraId="7319ABA5" w14:textId="4E2F7B4F" w:rsidR="00B11855" w:rsidRPr="001F42D3" w:rsidRDefault="003D003E" w:rsidP="00863A9A">
            <w:pPr>
              <w:pStyle w:val="TableEntry"/>
            </w:pPr>
            <w:r w:rsidRPr="001F42D3">
              <w:t>R</w:t>
            </w:r>
          </w:p>
        </w:tc>
        <w:tc>
          <w:tcPr>
            <w:tcW w:w="810" w:type="dxa"/>
          </w:tcPr>
          <w:p w14:paraId="3ADAC045" w14:textId="0E9A6FE0" w:rsidR="00B11855" w:rsidRPr="001F42D3" w:rsidRDefault="003D003E" w:rsidP="00863A9A">
            <w:pPr>
              <w:pStyle w:val="TableEntry"/>
            </w:pPr>
            <w:r w:rsidRPr="001F42D3">
              <w:t>False</w:t>
            </w:r>
          </w:p>
        </w:tc>
        <w:tc>
          <w:tcPr>
            <w:tcW w:w="720" w:type="dxa"/>
          </w:tcPr>
          <w:p w14:paraId="750EDD1F" w14:textId="55C2A69C" w:rsidR="00B11855" w:rsidRPr="001F42D3" w:rsidRDefault="003D003E" w:rsidP="00863A9A">
            <w:pPr>
              <w:pStyle w:val="TableEntry"/>
            </w:pPr>
            <w:r w:rsidRPr="001F42D3">
              <w:t>1</w:t>
            </w:r>
          </w:p>
        </w:tc>
        <w:tc>
          <w:tcPr>
            <w:tcW w:w="810" w:type="dxa"/>
          </w:tcPr>
          <w:p w14:paraId="5645E818" w14:textId="277E9E64" w:rsidR="00B11855" w:rsidRPr="001F42D3" w:rsidRDefault="003D003E" w:rsidP="00863A9A">
            <w:pPr>
              <w:pStyle w:val="TableEntry"/>
            </w:pPr>
            <w:r w:rsidRPr="001F42D3">
              <w:t>1</w:t>
            </w:r>
          </w:p>
        </w:tc>
        <w:tc>
          <w:tcPr>
            <w:tcW w:w="810" w:type="dxa"/>
          </w:tcPr>
          <w:p w14:paraId="52E5C80B" w14:textId="3F8F3580" w:rsidR="00B11855" w:rsidRPr="001F42D3" w:rsidRDefault="00B11855" w:rsidP="00DE39CA">
            <w:pPr>
              <w:pStyle w:val="TableEntry"/>
            </w:pPr>
          </w:p>
        </w:tc>
        <w:tc>
          <w:tcPr>
            <w:tcW w:w="900" w:type="dxa"/>
          </w:tcPr>
          <w:p w14:paraId="54383A57" w14:textId="6150B95D" w:rsidR="00B11855" w:rsidRPr="001F42D3" w:rsidRDefault="00B11855" w:rsidP="00863A9A">
            <w:pPr>
              <w:pStyle w:val="TableEntry"/>
            </w:pPr>
          </w:p>
        </w:tc>
        <w:tc>
          <w:tcPr>
            <w:tcW w:w="1175" w:type="dxa"/>
          </w:tcPr>
          <w:p w14:paraId="0C230E79" w14:textId="70E41E64" w:rsidR="00B11855" w:rsidRPr="001F42D3" w:rsidRDefault="00B11855" w:rsidP="00863A9A">
            <w:pPr>
              <w:pStyle w:val="TableEntry"/>
            </w:pPr>
          </w:p>
        </w:tc>
      </w:tr>
      <w:tr w:rsidR="006D1F19" w:rsidRPr="001F42D3" w14:paraId="3A9ECD13" w14:textId="77777777" w:rsidTr="00CF5627">
        <w:trPr>
          <w:cantSplit/>
          <w:jc w:val="center"/>
        </w:trPr>
        <w:tc>
          <w:tcPr>
            <w:tcW w:w="1615" w:type="dxa"/>
          </w:tcPr>
          <w:p w14:paraId="666894DC" w14:textId="7A6EDAF6" w:rsidR="00B11855" w:rsidRPr="001F42D3" w:rsidRDefault="003D003E" w:rsidP="00CF5627">
            <w:pPr>
              <w:pStyle w:val="TableEntryItalicindent"/>
            </w:pPr>
            <w:r w:rsidRPr="001F42D3">
              <w:t>version ID</w:t>
            </w:r>
          </w:p>
        </w:tc>
        <w:tc>
          <w:tcPr>
            <w:tcW w:w="810" w:type="dxa"/>
          </w:tcPr>
          <w:p w14:paraId="5523BA8D" w14:textId="09D2FA4B" w:rsidR="00B11855" w:rsidRPr="001F42D3" w:rsidRDefault="003D003E" w:rsidP="00CF5627">
            <w:pPr>
              <w:pStyle w:val="TableEntryItalicindent"/>
            </w:pPr>
            <w:r w:rsidRPr="001F42D3">
              <w:t>1</w:t>
            </w:r>
          </w:p>
        </w:tc>
        <w:tc>
          <w:tcPr>
            <w:tcW w:w="630" w:type="dxa"/>
          </w:tcPr>
          <w:p w14:paraId="56B88C03" w14:textId="7DD8CA83" w:rsidR="00B11855" w:rsidRPr="001F42D3" w:rsidRDefault="003D003E" w:rsidP="00863A9A">
            <w:pPr>
              <w:pStyle w:val="TableEntry"/>
            </w:pPr>
            <w:r w:rsidRPr="001F42D3">
              <w:t>ID</w:t>
            </w:r>
          </w:p>
        </w:tc>
        <w:tc>
          <w:tcPr>
            <w:tcW w:w="720" w:type="dxa"/>
          </w:tcPr>
          <w:p w14:paraId="00E0324D" w14:textId="00DDF76F" w:rsidR="00B11855" w:rsidRPr="001F42D3" w:rsidRDefault="003D003E" w:rsidP="00863A9A">
            <w:pPr>
              <w:pStyle w:val="TableEntry"/>
            </w:pPr>
            <w:r w:rsidRPr="001F42D3">
              <w:t>5</w:t>
            </w:r>
          </w:p>
        </w:tc>
        <w:tc>
          <w:tcPr>
            <w:tcW w:w="720" w:type="dxa"/>
          </w:tcPr>
          <w:p w14:paraId="33F653F8" w14:textId="5E6A09E8" w:rsidR="00B11855" w:rsidRPr="001F42D3" w:rsidRDefault="003D003E" w:rsidP="00863A9A">
            <w:pPr>
              <w:pStyle w:val="TableEntry"/>
            </w:pPr>
            <w:r w:rsidRPr="001F42D3">
              <w:t>R</w:t>
            </w:r>
          </w:p>
        </w:tc>
        <w:tc>
          <w:tcPr>
            <w:tcW w:w="810" w:type="dxa"/>
          </w:tcPr>
          <w:p w14:paraId="0C001A14" w14:textId="250AE60C" w:rsidR="00B11855" w:rsidRPr="001F42D3" w:rsidRDefault="00B11855" w:rsidP="00DE39CA">
            <w:pPr>
              <w:pStyle w:val="TableEntry"/>
            </w:pPr>
          </w:p>
        </w:tc>
        <w:tc>
          <w:tcPr>
            <w:tcW w:w="720" w:type="dxa"/>
          </w:tcPr>
          <w:p w14:paraId="7AF52D18" w14:textId="2E28145B" w:rsidR="00B11855" w:rsidRPr="001F42D3" w:rsidRDefault="003D003E" w:rsidP="00863A9A">
            <w:pPr>
              <w:pStyle w:val="TableEntry"/>
            </w:pPr>
            <w:r w:rsidRPr="001F42D3">
              <w:t>1</w:t>
            </w:r>
          </w:p>
        </w:tc>
        <w:tc>
          <w:tcPr>
            <w:tcW w:w="810" w:type="dxa"/>
          </w:tcPr>
          <w:p w14:paraId="2ACFE047" w14:textId="52A1B129" w:rsidR="00B11855" w:rsidRPr="001F42D3" w:rsidRDefault="003D003E" w:rsidP="00863A9A">
            <w:pPr>
              <w:pStyle w:val="TableEntry"/>
            </w:pPr>
            <w:r w:rsidRPr="001F42D3">
              <w:t>1</w:t>
            </w:r>
          </w:p>
        </w:tc>
        <w:tc>
          <w:tcPr>
            <w:tcW w:w="810" w:type="dxa"/>
          </w:tcPr>
          <w:p w14:paraId="03DBCAE7" w14:textId="20166463" w:rsidR="00B11855" w:rsidRPr="001F42D3" w:rsidRDefault="003D003E" w:rsidP="00863A9A">
            <w:pPr>
              <w:pStyle w:val="TableEntry"/>
            </w:pPr>
            <w:r w:rsidRPr="001F42D3">
              <w:t>0104</w:t>
            </w:r>
          </w:p>
        </w:tc>
        <w:tc>
          <w:tcPr>
            <w:tcW w:w="900" w:type="dxa"/>
          </w:tcPr>
          <w:p w14:paraId="2203C1DB" w14:textId="1615F26C" w:rsidR="00B11855" w:rsidRPr="001F42D3" w:rsidRDefault="003D003E" w:rsidP="00DE39CA">
            <w:pPr>
              <w:pStyle w:val="TableEntry"/>
            </w:pPr>
            <w:r w:rsidRPr="001F42D3">
              <w:t>Y</w:t>
            </w:r>
          </w:p>
        </w:tc>
        <w:tc>
          <w:tcPr>
            <w:tcW w:w="1175" w:type="dxa"/>
          </w:tcPr>
          <w:p w14:paraId="0530C268" w14:textId="6301E582" w:rsidR="00B11855" w:rsidRPr="001F42D3" w:rsidRDefault="003D003E" w:rsidP="00DE39CA">
            <w:pPr>
              <w:pStyle w:val="TableEntry"/>
            </w:pPr>
            <w:r w:rsidRPr="001F42D3">
              <w:t>2.6</w:t>
            </w:r>
          </w:p>
        </w:tc>
      </w:tr>
    </w:tbl>
    <w:p w14:paraId="792E1BB4" w14:textId="77777777" w:rsidR="00B11855" w:rsidRPr="001F42D3" w:rsidRDefault="003D003E" w:rsidP="00AC5FA6">
      <w:pPr>
        <w:pStyle w:val="Note"/>
        <w:ind w:left="0" w:hanging="2"/>
      </w:pPr>
      <w:r w:rsidRPr="001F42D3">
        <w:t>Note: Field names are in Roman type, relevant component names within a field are listed underneath in italic type.</w:t>
      </w:r>
    </w:p>
    <w:p w14:paraId="78E9C55E" w14:textId="77777777" w:rsidR="00B11855" w:rsidRPr="001F42D3" w:rsidRDefault="00B11855" w:rsidP="00185E79">
      <w:pPr>
        <w:pStyle w:val="BodyText"/>
      </w:pPr>
    </w:p>
    <w:p w14:paraId="3B45A674" w14:textId="77777777" w:rsidR="00B11855" w:rsidRPr="001F42D3" w:rsidRDefault="00855E3C" w:rsidP="00123C7B">
      <w:pPr>
        <w:pStyle w:val="Heading6"/>
        <w:numPr>
          <w:ilvl w:val="0"/>
          <w:numId w:val="0"/>
        </w:numPr>
        <w:rPr>
          <w:noProof w:val="0"/>
        </w:rPr>
      </w:pPr>
      <w:bookmarkStart w:id="1732" w:name="_Toc214889740"/>
      <w:r w:rsidRPr="001F42D3">
        <w:rPr>
          <w:noProof w:val="0"/>
        </w:rPr>
        <w:t xml:space="preserve">3.9.4.1.2.2 </w:t>
      </w:r>
      <w:bookmarkStart w:id="1733" w:name="_Toc401769839"/>
      <w:r w:rsidR="003D003E" w:rsidRPr="001F42D3">
        <w:rPr>
          <w:noProof w:val="0"/>
        </w:rPr>
        <w:t>PID Segment – Patient Identification</w:t>
      </w:r>
      <w:bookmarkEnd w:id="1732"/>
      <w:bookmarkEnd w:id="1733"/>
    </w:p>
    <w:p w14:paraId="3EEE4DB9" w14:textId="77777777" w:rsidR="00B11855" w:rsidRPr="001F42D3" w:rsidRDefault="003D003E" w:rsidP="00CF5627">
      <w:pPr>
        <w:pStyle w:val="TableTitle"/>
      </w:pPr>
      <w:bookmarkStart w:id="1734" w:name="_Hlk497833174"/>
      <w:r w:rsidRPr="001F42D3">
        <w:t>Table 3.9.4.1.2.2</w:t>
      </w:r>
      <w:r w:rsidR="005D79DE" w:rsidRPr="001F42D3">
        <w:rPr>
          <w:rFonts w:eastAsia="MS Gothic"/>
        </w:rPr>
        <w:t>-</w:t>
      </w:r>
      <w:r w:rsidR="00E86B15" w:rsidRPr="001F42D3">
        <w:t>1</w:t>
      </w:r>
      <w:r w:rsidRPr="001F42D3">
        <w:t>: PID Segment</w:t>
      </w:r>
      <w:bookmarkEnd w:id="1734"/>
    </w:p>
    <w:tbl>
      <w:tblPr>
        <w:tblW w:w="9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5"/>
        <w:gridCol w:w="810"/>
        <w:gridCol w:w="810"/>
        <w:gridCol w:w="720"/>
        <w:gridCol w:w="720"/>
        <w:gridCol w:w="810"/>
        <w:gridCol w:w="630"/>
        <w:gridCol w:w="810"/>
        <w:gridCol w:w="810"/>
        <w:gridCol w:w="900"/>
        <w:gridCol w:w="1193"/>
      </w:tblGrid>
      <w:tr w:rsidR="00D57E5E" w:rsidRPr="001F42D3" w14:paraId="025F1423" w14:textId="77777777" w:rsidTr="00CF5627">
        <w:trPr>
          <w:cantSplit/>
          <w:tblHeader/>
          <w:jc w:val="center"/>
        </w:trPr>
        <w:tc>
          <w:tcPr>
            <w:tcW w:w="1525" w:type="dxa"/>
            <w:shd w:val="clear" w:color="auto" w:fill="D9D9D9"/>
          </w:tcPr>
          <w:p w14:paraId="572877F7" w14:textId="77777777" w:rsidR="00B11855" w:rsidRPr="001F42D3" w:rsidRDefault="003D003E" w:rsidP="00DE39CA">
            <w:pPr>
              <w:pStyle w:val="TableEntryHeader"/>
            </w:pPr>
            <w:r w:rsidRPr="001F42D3">
              <w:t>Name</w:t>
            </w:r>
          </w:p>
        </w:tc>
        <w:tc>
          <w:tcPr>
            <w:tcW w:w="810" w:type="dxa"/>
            <w:shd w:val="clear" w:color="auto" w:fill="D9D9D9"/>
          </w:tcPr>
          <w:p w14:paraId="468F1CB1" w14:textId="77777777" w:rsidR="00B11855" w:rsidRPr="001F42D3" w:rsidRDefault="003D003E" w:rsidP="00DE39CA">
            <w:pPr>
              <w:pStyle w:val="TableEntryHeader"/>
            </w:pPr>
            <w:r w:rsidRPr="001F42D3">
              <w:t>Seq</w:t>
            </w:r>
          </w:p>
        </w:tc>
        <w:tc>
          <w:tcPr>
            <w:tcW w:w="810" w:type="dxa"/>
            <w:shd w:val="clear" w:color="auto" w:fill="D9D9D9"/>
          </w:tcPr>
          <w:p w14:paraId="7B4C8398" w14:textId="77777777" w:rsidR="00B11855" w:rsidRPr="001F42D3" w:rsidRDefault="003D003E" w:rsidP="00DE39CA">
            <w:pPr>
              <w:pStyle w:val="TableEntryHeader"/>
            </w:pPr>
            <w:r w:rsidRPr="001F42D3">
              <w:t>DT</w:t>
            </w:r>
          </w:p>
        </w:tc>
        <w:tc>
          <w:tcPr>
            <w:tcW w:w="720" w:type="dxa"/>
            <w:shd w:val="clear" w:color="auto" w:fill="D9D9D9"/>
          </w:tcPr>
          <w:p w14:paraId="4161617E" w14:textId="77777777" w:rsidR="00B11855" w:rsidRPr="001F42D3" w:rsidRDefault="003D003E" w:rsidP="00DE39CA">
            <w:pPr>
              <w:pStyle w:val="TableEntryHeader"/>
            </w:pPr>
            <w:r w:rsidRPr="001F42D3">
              <w:t>Len</w:t>
            </w:r>
          </w:p>
        </w:tc>
        <w:tc>
          <w:tcPr>
            <w:tcW w:w="720" w:type="dxa"/>
            <w:shd w:val="clear" w:color="auto" w:fill="D9D9D9"/>
          </w:tcPr>
          <w:p w14:paraId="4FE6019A" w14:textId="77777777" w:rsidR="00B11855" w:rsidRPr="001F42D3" w:rsidRDefault="003D003E" w:rsidP="00DE39CA">
            <w:pPr>
              <w:pStyle w:val="TableEntryHeader"/>
            </w:pPr>
            <w:r w:rsidRPr="001F42D3">
              <w:t>Opt</w:t>
            </w:r>
          </w:p>
        </w:tc>
        <w:tc>
          <w:tcPr>
            <w:tcW w:w="810" w:type="dxa"/>
            <w:shd w:val="clear" w:color="auto" w:fill="D9D9D9"/>
          </w:tcPr>
          <w:p w14:paraId="45D86130" w14:textId="77777777" w:rsidR="00B11855" w:rsidRPr="001F42D3" w:rsidRDefault="003D003E" w:rsidP="00DE39CA">
            <w:pPr>
              <w:pStyle w:val="TableEntryHeader"/>
            </w:pPr>
            <w:r w:rsidRPr="001F42D3">
              <w:t>Rep</w:t>
            </w:r>
          </w:p>
        </w:tc>
        <w:tc>
          <w:tcPr>
            <w:tcW w:w="630" w:type="dxa"/>
            <w:shd w:val="clear" w:color="auto" w:fill="D9D9D9"/>
          </w:tcPr>
          <w:p w14:paraId="19154C07" w14:textId="77777777" w:rsidR="00B11855" w:rsidRPr="001F42D3" w:rsidRDefault="003D003E" w:rsidP="00DE39CA">
            <w:pPr>
              <w:pStyle w:val="TableEntryHeader"/>
            </w:pPr>
            <w:r w:rsidRPr="001F42D3">
              <w:t>Min</w:t>
            </w:r>
          </w:p>
        </w:tc>
        <w:tc>
          <w:tcPr>
            <w:tcW w:w="810" w:type="dxa"/>
            <w:shd w:val="clear" w:color="auto" w:fill="D9D9D9"/>
          </w:tcPr>
          <w:p w14:paraId="611256FF" w14:textId="77777777" w:rsidR="00B11855" w:rsidRPr="001F42D3" w:rsidRDefault="003D003E" w:rsidP="00DE39CA">
            <w:pPr>
              <w:pStyle w:val="TableEntryHeader"/>
            </w:pPr>
            <w:r w:rsidRPr="001F42D3">
              <w:t>Max</w:t>
            </w:r>
          </w:p>
        </w:tc>
        <w:tc>
          <w:tcPr>
            <w:tcW w:w="810" w:type="dxa"/>
            <w:shd w:val="clear" w:color="auto" w:fill="D9D9D9"/>
          </w:tcPr>
          <w:p w14:paraId="17A06628" w14:textId="77777777" w:rsidR="00B11855" w:rsidRPr="001F42D3" w:rsidRDefault="003D003E" w:rsidP="00DE39CA">
            <w:pPr>
              <w:pStyle w:val="TableEntryHeader"/>
            </w:pPr>
            <w:r w:rsidRPr="001F42D3">
              <w:t>Tbl</w:t>
            </w:r>
          </w:p>
        </w:tc>
        <w:tc>
          <w:tcPr>
            <w:tcW w:w="900" w:type="dxa"/>
            <w:shd w:val="clear" w:color="auto" w:fill="D9D9D9"/>
          </w:tcPr>
          <w:p w14:paraId="7F7BC71F" w14:textId="77777777" w:rsidR="00B11855" w:rsidRPr="001F42D3" w:rsidRDefault="003D003E" w:rsidP="00DE39CA">
            <w:pPr>
              <w:pStyle w:val="TableEntryHeader"/>
            </w:pPr>
            <w:r w:rsidRPr="001F42D3">
              <w:t>Fixed Val</w:t>
            </w:r>
          </w:p>
        </w:tc>
        <w:tc>
          <w:tcPr>
            <w:tcW w:w="1193" w:type="dxa"/>
            <w:shd w:val="clear" w:color="auto" w:fill="D9D9D9"/>
          </w:tcPr>
          <w:p w14:paraId="4A92F21D" w14:textId="77777777" w:rsidR="00B11855" w:rsidRPr="001F42D3" w:rsidRDefault="003D003E" w:rsidP="00DE39CA">
            <w:pPr>
              <w:pStyle w:val="TableEntryHeader"/>
            </w:pPr>
            <w:r w:rsidRPr="001F42D3">
              <w:t>Ex Val</w:t>
            </w:r>
          </w:p>
        </w:tc>
      </w:tr>
      <w:tr w:rsidR="00D57E5E" w:rsidRPr="001F42D3" w14:paraId="07231659" w14:textId="77777777" w:rsidTr="00CF5627">
        <w:trPr>
          <w:cantSplit/>
          <w:jc w:val="center"/>
        </w:trPr>
        <w:tc>
          <w:tcPr>
            <w:tcW w:w="1525" w:type="dxa"/>
          </w:tcPr>
          <w:p w14:paraId="14942EC7" w14:textId="71A4C72A" w:rsidR="00B11855" w:rsidRPr="001F42D3" w:rsidRDefault="003D003E" w:rsidP="00863A9A">
            <w:pPr>
              <w:pStyle w:val="TableEntry"/>
            </w:pPr>
            <w:r w:rsidRPr="001F42D3">
              <w:t>Set ID - PID</w:t>
            </w:r>
          </w:p>
        </w:tc>
        <w:tc>
          <w:tcPr>
            <w:tcW w:w="810" w:type="dxa"/>
          </w:tcPr>
          <w:p w14:paraId="13D33448" w14:textId="597979FC" w:rsidR="00B11855" w:rsidRPr="001F42D3" w:rsidRDefault="003D003E" w:rsidP="00863A9A">
            <w:pPr>
              <w:pStyle w:val="TableEntry"/>
            </w:pPr>
            <w:r w:rsidRPr="001F42D3">
              <w:t>1</w:t>
            </w:r>
          </w:p>
        </w:tc>
        <w:tc>
          <w:tcPr>
            <w:tcW w:w="810" w:type="dxa"/>
          </w:tcPr>
          <w:p w14:paraId="28896A2D" w14:textId="2449AFC3" w:rsidR="00B11855" w:rsidRPr="001F42D3" w:rsidRDefault="003D003E" w:rsidP="00863A9A">
            <w:pPr>
              <w:pStyle w:val="TableEntry"/>
            </w:pPr>
            <w:r w:rsidRPr="001F42D3">
              <w:t>SI</w:t>
            </w:r>
          </w:p>
        </w:tc>
        <w:tc>
          <w:tcPr>
            <w:tcW w:w="720" w:type="dxa"/>
          </w:tcPr>
          <w:p w14:paraId="3ABB06C8" w14:textId="39E87EF1" w:rsidR="00B11855" w:rsidRPr="001F42D3" w:rsidRDefault="003D003E" w:rsidP="00863A9A">
            <w:pPr>
              <w:pStyle w:val="TableEntry"/>
            </w:pPr>
            <w:r w:rsidRPr="001F42D3">
              <w:t>4</w:t>
            </w:r>
          </w:p>
        </w:tc>
        <w:tc>
          <w:tcPr>
            <w:tcW w:w="720" w:type="dxa"/>
          </w:tcPr>
          <w:p w14:paraId="33FFF69B" w14:textId="275AB8BF" w:rsidR="00B11855" w:rsidRPr="001F42D3" w:rsidRDefault="003D003E" w:rsidP="00863A9A">
            <w:pPr>
              <w:pStyle w:val="TableEntry"/>
            </w:pPr>
            <w:r w:rsidRPr="001F42D3">
              <w:t>O</w:t>
            </w:r>
          </w:p>
        </w:tc>
        <w:tc>
          <w:tcPr>
            <w:tcW w:w="810" w:type="dxa"/>
          </w:tcPr>
          <w:p w14:paraId="7DA46AE0" w14:textId="77777777" w:rsidR="00B11855" w:rsidRPr="001F42D3" w:rsidRDefault="00B11855" w:rsidP="00863A9A">
            <w:pPr>
              <w:pStyle w:val="TableEntry"/>
            </w:pPr>
          </w:p>
        </w:tc>
        <w:tc>
          <w:tcPr>
            <w:tcW w:w="630" w:type="dxa"/>
          </w:tcPr>
          <w:p w14:paraId="27A51A06" w14:textId="5E6E3F04" w:rsidR="00B11855" w:rsidRPr="001F42D3" w:rsidRDefault="003D003E" w:rsidP="00863A9A">
            <w:pPr>
              <w:pStyle w:val="TableEntry"/>
            </w:pPr>
            <w:r w:rsidRPr="001F42D3">
              <w:t>0</w:t>
            </w:r>
          </w:p>
        </w:tc>
        <w:tc>
          <w:tcPr>
            <w:tcW w:w="810" w:type="dxa"/>
          </w:tcPr>
          <w:p w14:paraId="03E41B65" w14:textId="46746F2B" w:rsidR="00B11855" w:rsidRPr="001F42D3" w:rsidRDefault="003D003E" w:rsidP="00863A9A">
            <w:pPr>
              <w:pStyle w:val="TableEntry"/>
            </w:pPr>
            <w:r w:rsidRPr="001F42D3">
              <w:t>1</w:t>
            </w:r>
          </w:p>
        </w:tc>
        <w:tc>
          <w:tcPr>
            <w:tcW w:w="810" w:type="dxa"/>
          </w:tcPr>
          <w:p w14:paraId="60FBA28B" w14:textId="77777777" w:rsidR="00B11855" w:rsidRPr="001F42D3" w:rsidRDefault="00B11855" w:rsidP="00863A9A">
            <w:pPr>
              <w:pStyle w:val="TableEntry"/>
            </w:pPr>
          </w:p>
        </w:tc>
        <w:tc>
          <w:tcPr>
            <w:tcW w:w="900" w:type="dxa"/>
          </w:tcPr>
          <w:p w14:paraId="309798D2" w14:textId="77777777" w:rsidR="00B11855" w:rsidRPr="001F42D3" w:rsidRDefault="00B11855" w:rsidP="00863A9A">
            <w:pPr>
              <w:pStyle w:val="TableEntry"/>
            </w:pPr>
          </w:p>
        </w:tc>
        <w:tc>
          <w:tcPr>
            <w:tcW w:w="1193" w:type="dxa"/>
          </w:tcPr>
          <w:p w14:paraId="42CE8076" w14:textId="7BD9A1FA" w:rsidR="00B11855" w:rsidRPr="001F42D3" w:rsidRDefault="00B11855" w:rsidP="00863A9A">
            <w:pPr>
              <w:pStyle w:val="TableEntry"/>
            </w:pPr>
          </w:p>
        </w:tc>
      </w:tr>
      <w:tr w:rsidR="00D57E5E" w:rsidRPr="001F42D3" w14:paraId="259ED97C" w14:textId="77777777" w:rsidTr="00CF5627">
        <w:trPr>
          <w:cantSplit/>
          <w:jc w:val="center"/>
        </w:trPr>
        <w:tc>
          <w:tcPr>
            <w:tcW w:w="1525" w:type="dxa"/>
          </w:tcPr>
          <w:p w14:paraId="681D01E3" w14:textId="67280075" w:rsidR="00B11855" w:rsidRPr="001F42D3" w:rsidRDefault="003D003E" w:rsidP="00863A9A">
            <w:pPr>
              <w:pStyle w:val="TableEntry"/>
            </w:pPr>
            <w:r w:rsidRPr="001F42D3">
              <w:t>Patient Identifier List</w:t>
            </w:r>
          </w:p>
        </w:tc>
        <w:tc>
          <w:tcPr>
            <w:tcW w:w="810" w:type="dxa"/>
          </w:tcPr>
          <w:p w14:paraId="3BDE4C17" w14:textId="04A68676" w:rsidR="00B11855" w:rsidRPr="001F42D3" w:rsidRDefault="003D003E" w:rsidP="00863A9A">
            <w:pPr>
              <w:pStyle w:val="TableEntry"/>
            </w:pPr>
            <w:r w:rsidRPr="001F42D3">
              <w:t>3</w:t>
            </w:r>
          </w:p>
        </w:tc>
        <w:tc>
          <w:tcPr>
            <w:tcW w:w="810" w:type="dxa"/>
          </w:tcPr>
          <w:p w14:paraId="5A19D40A" w14:textId="03811D4F" w:rsidR="00B11855" w:rsidRPr="001F42D3" w:rsidRDefault="003D003E" w:rsidP="00863A9A">
            <w:pPr>
              <w:pStyle w:val="TableEntry"/>
            </w:pPr>
            <w:r w:rsidRPr="001F42D3">
              <w:t>CX</w:t>
            </w:r>
          </w:p>
        </w:tc>
        <w:tc>
          <w:tcPr>
            <w:tcW w:w="720" w:type="dxa"/>
          </w:tcPr>
          <w:p w14:paraId="2BE85AA0" w14:textId="0B4E1B45" w:rsidR="00B11855" w:rsidRPr="001F42D3" w:rsidRDefault="003D003E" w:rsidP="00863A9A">
            <w:pPr>
              <w:pStyle w:val="TableEntry"/>
            </w:pPr>
            <w:r w:rsidRPr="001F42D3">
              <w:t>250</w:t>
            </w:r>
          </w:p>
        </w:tc>
        <w:tc>
          <w:tcPr>
            <w:tcW w:w="720" w:type="dxa"/>
          </w:tcPr>
          <w:p w14:paraId="0BE9818C" w14:textId="4E78E90D" w:rsidR="00B11855" w:rsidRPr="001F42D3" w:rsidRDefault="003D003E" w:rsidP="00863A9A">
            <w:pPr>
              <w:pStyle w:val="TableEntry"/>
            </w:pPr>
            <w:r w:rsidRPr="001F42D3">
              <w:t>R</w:t>
            </w:r>
          </w:p>
        </w:tc>
        <w:tc>
          <w:tcPr>
            <w:tcW w:w="810" w:type="dxa"/>
          </w:tcPr>
          <w:p w14:paraId="181B8E09" w14:textId="0F918067" w:rsidR="00B11855" w:rsidRPr="001F42D3" w:rsidRDefault="003D003E" w:rsidP="00863A9A">
            <w:pPr>
              <w:pStyle w:val="TableEntry"/>
            </w:pPr>
            <w:r w:rsidRPr="001F42D3">
              <w:t>True</w:t>
            </w:r>
          </w:p>
        </w:tc>
        <w:tc>
          <w:tcPr>
            <w:tcW w:w="630" w:type="dxa"/>
          </w:tcPr>
          <w:p w14:paraId="7424AF41" w14:textId="5BF79960" w:rsidR="00B11855" w:rsidRPr="001F42D3" w:rsidRDefault="003D003E" w:rsidP="00863A9A">
            <w:pPr>
              <w:pStyle w:val="TableEntry"/>
            </w:pPr>
            <w:r w:rsidRPr="001F42D3">
              <w:t>1</w:t>
            </w:r>
          </w:p>
        </w:tc>
        <w:tc>
          <w:tcPr>
            <w:tcW w:w="810" w:type="dxa"/>
          </w:tcPr>
          <w:p w14:paraId="3E645576" w14:textId="44C3ED4A" w:rsidR="00B11855" w:rsidRPr="001F42D3" w:rsidRDefault="003D003E" w:rsidP="00863A9A">
            <w:pPr>
              <w:pStyle w:val="TableEntry"/>
            </w:pPr>
            <w:r w:rsidRPr="001F42D3">
              <w:t>*</w:t>
            </w:r>
          </w:p>
        </w:tc>
        <w:tc>
          <w:tcPr>
            <w:tcW w:w="810" w:type="dxa"/>
          </w:tcPr>
          <w:p w14:paraId="2A2F6BA8" w14:textId="2B72FB90" w:rsidR="00B11855" w:rsidRPr="001F42D3" w:rsidRDefault="00B11855" w:rsidP="00863A9A">
            <w:pPr>
              <w:pStyle w:val="TableEntry"/>
            </w:pPr>
          </w:p>
        </w:tc>
        <w:tc>
          <w:tcPr>
            <w:tcW w:w="900" w:type="dxa"/>
          </w:tcPr>
          <w:p w14:paraId="7841D30F" w14:textId="75298852" w:rsidR="00B11855" w:rsidRPr="001F42D3" w:rsidRDefault="00B11855" w:rsidP="00863A9A">
            <w:pPr>
              <w:pStyle w:val="TableEntry"/>
            </w:pPr>
          </w:p>
        </w:tc>
        <w:tc>
          <w:tcPr>
            <w:tcW w:w="1193" w:type="dxa"/>
          </w:tcPr>
          <w:p w14:paraId="104AEE26" w14:textId="555F96CB" w:rsidR="00B11855" w:rsidRPr="001F42D3" w:rsidRDefault="00B11855" w:rsidP="00863A9A">
            <w:pPr>
              <w:pStyle w:val="TableEntry"/>
            </w:pPr>
          </w:p>
        </w:tc>
      </w:tr>
      <w:tr w:rsidR="00D57E5E" w:rsidRPr="001F42D3" w14:paraId="44284726" w14:textId="77777777" w:rsidTr="00CF5627">
        <w:trPr>
          <w:cantSplit/>
          <w:jc w:val="center"/>
        </w:trPr>
        <w:tc>
          <w:tcPr>
            <w:tcW w:w="1525" w:type="dxa"/>
          </w:tcPr>
          <w:p w14:paraId="5A0A2DEE" w14:textId="6909ACFE" w:rsidR="00B11855" w:rsidRPr="001F42D3" w:rsidRDefault="003D003E" w:rsidP="00CF5627">
            <w:pPr>
              <w:pStyle w:val="TableEntryItalicindent"/>
            </w:pPr>
            <w:r w:rsidRPr="001F42D3">
              <w:t>ID number</w:t>
            </w:r>
          </w:p>
        </w:tc>
        <w:tc>
          <w:tcPr>
            <w:tcW w:w="810" w:type="dxa"/>
          </w:tcPr>
          <w:p w14:paraId="5390F307" w14:textId="333E6BF5" w:rsidR="00B11855" w:rsidRPr="001F42D3" w:rsidRDefault="003D003E" w:rsidP="00CF5627">
            <w:pPr>
              <w:pStyle w:val="TableEntry"/>
              <w:rPr>
                <w:i/>
                <w:iCs/>
              </w:rPr>
            </w:pPr>
            <w:r w:rsidRPr="001F42D3">
              <w:rPr>
                <w:i/>
                <w:iCs/>
              </w:rPr>
              <w:t>1</w:t>
            </w:r>
          </w:p>
        </w:tc>
        <w:tc>
          <w:tcPr>
            <w:tcW w:w="810" w:type="dxa"/>
          </w:tcPr>
          <w:p w14:paraId="7AC83F23" w14:textId="7CC06E1E" w:rsidR="00B11855" w:rsidRPr="001F42D3" w:rsidRDefault="003D003E" w:rsidP="00863A9A">
            <w:pPr>
              <w:pStyle w:val="TableEntry"/>
            </w:pPr>
            <w:r w:rsidRPr="001F42D3">
              <w:t>ST</w:t>
            </w:r>
          </w:p>
        </w:tc>
        <w:tc>
          <w:tcPr>
            <w:tcW w:w="720" w:type="dxa"/>
          </w:tcPr>
          <w:p w14:paraId="6F2B1B9F" w14:textId="7D4D661D" w:rsidR="00B11855" w:rsidRPr="001F42D3" w:rsidRDefault="003D003E" w:rsidP="00863A9A">
            <w:pPr>
              <w:pStyle w:val="TableEntry"/>
            </w:pPr>
            <w:r w:rsidRPr="001F42D3">
              <w:t>199</w:t>
            </w:r>
          </w:p>
        </w:tc>
        <w:tc>
          <w:tcPr>
            <w:tcW w:w="720" w:type="dxa"/>
          </w:tcPr>
          <w:p w14:paraId="63CF90FB" w14:textId="1D53520F" w:rsidR="00B11855" w:rsidRPr="001F42D3" w:rsidRDefault="003D003E" w:rsidP="00863A9A">
            <w:pPr>
              <w:pStyle w:val="TableEntry"/>
            </w:pPr>
            <w:r w:rsidRPr="001F42D3">
              <w:t>R</w:t>
            </w:r>
          </w:p>
        </w:tc>
        <w:tc>
          <w:tcPr>
            <w:tcW w:w="810" w:type="dxa"/>
          </w:tcPr>
          <w:p w14:paraId="2CF9CE84" w14:textId="207FD61A" w:rsidR="00B11855" w:rsidRPr="001F42D3" w:rsidRDefault="00B11855" w:rsidP="00863A9A">
            <w:pPr>
              <w:pStyle w:val="TableEntry"/>
            </w:pPr>
          </w:p>
        </w:tc>
        <w:tc>
          <w:tcPr>
            <w:tcW w:w="630" w:type="dxa"/>
          </w:tcPr>
          <w:p w14:paraId="067475EC" w14:textId="63457650" w:rsidR="00B11855" w:rsidRPr="001F42D3" w:rsidRDefault="003D003E" w:rsidP="00863A9A">
            <w:pPr>
              <w:pStyle w:val="TableEntry"/>
            </w:pPr>
            <w:r w:rsidRPr="001F42D3">
              <w:t>1</w:t>
            </w:r>
          </w:p>
        </w:tc>
        <w:tc>
          <w:tcPr>
            <w:tcW w:w="810" w:type="dxa"/>
          </w:tcPr>
          <w:p w14:paraId="3CDC9BA7" w14:textId="7AD8D737" w:rsidR="00B11855" w:rsidRPr="001F42D3" w:rsidRDefault="003D003E" w:rsidP="00863A9A">
            <w:pPr>
              <w:pStyle w:val="TableEntry"/>
            </w:pPr>
            <w:r w:rsidRPr="001F42D3">
              <w:t>1</w:t>
            </w:r>
          </w:p>
        </w:tc>
        <w:tc>
          <w:tcPr>
            <w:tcW w:w="810" w:type="dxa"/>
          </w:tcPr>
          <w:p w14:paraId="764C22FE" w14:textId="6BC5585B" w:rsidR="00B11855" w:rsidRPr="001F42D3" w:rsidRDefault="00B11855" w:rsidP="00863A9A">
            <w:pPr>
              <w:pStyle w:val="TableEntry"/>
            </w:pPr>
          </w:p>
        </w:tc>
        <w:tc>
          <w:tcPr>
            <w:tcW w:w="900" w:type="dxa"/>
          </w:tcPr>
          <w:p w14:paraId="61E7557E" w14:textId="0CDB932C" w:rsidR="00B11855" w:rsidRPr="001F42D3" w:rsidRDefault="00B11855" w:rsidP="00863A9A">
            <w:pPr>
              <w:pStyle w:val="TableEntry"/>
            </w:pPr>
          </w:p>
        </w:tc>
        <w:tc>
          <w:tcPr>
            <w:tcW w:w="1193" w:type="dxa"/>
          </w:tcPr>
          <w:p w14:paraId="02C7C048" w14:textId="5EA9B90D" w:rsidR="00B11855" w:rsidRPr="001F42D3" w:rsidRDefault="003D003E" w:rsidP="00863A9A">
            <w:pPr>
              <w:pStyle w:val="TableEntry"/>
            </w:pPr>
            <w:r w:rsidRPr="001F42D3">
              <w:t>MODEL:XXX/SERIAL:XXX</w:t>
            </w:r>
          </w:p>
        </w:tc>
      </w:tr>
      <w:tr w:rsidR="00D57E5E" w:rsidRPr="001F42D3" w14:paraId="22C3039C" w14:textId="77777777" w:rsidTr="00CF5627">
        <w:trPr>
          <w:cantSplit/>
          <w:jc w:val="center"/>
        </w:trPr>
        <w:tc>
          <w:tcPr>
            <w:tcW w:w="1525" w:type="dxa"/>
          </w:tcPr>
          <w:p w14:paraId="583E511A" w14:textId="4E112FE6" w:rsidR="00B11855" w:rsidRPr="001F42D3" w:rsidRDefault="003D003E" w:rsidP="00CF5627">
            <w:pPr>
              <w:pStyle w:val="TableEntryItalicindent"/>
            </w:pPr>
            <w:r w:rsidRPr="001F42D3">
              <w:t>Assigning authority</w:t>
            </w:r>
          </w:p>
        </w:tc>
        <w:tc>
          <w:tcPr>
            <w:tcW w:w="810" w:type="dxa"/>
          </w:tcPr>
          <w:p w14:paraId="69BA2A2F" w14:textId="046779C1" w:rsidR="00B11855" w:rsidRPr="001F42D3" w:rsidRDefault="003D003E" w:rsidP="00CF5627">
            <w:pPr>
              <w:pStyle w:val="TableEntry"/>
              <w:rPr>
                <w:i/>
                <w:iCs/>
              </w:rPr>
            </w:pPr>
            <w:r w:rsidRPr="001F42D3">
              <w:rPr>
                <w:i/>
                <w:iCs/>
              </w:rPr>
              <w:t>4</w:t>
            </w:r>
          </w:p>
        </w:tc>
        <w:tc>
          <w:tcPr>
            <w:tcW w:w="810" w:type="dxa"/>
          </w:tcPr>
          <w:p w14:paraId="25F141D0" w14:textId="10B68382" w:rsidR="00B11855" w:rsidRPr="001F42D3" w:rsidRDefault="003D003E" w:rsidP="00863A9A">
            <w:pPr>
              <w:pStyle w:val="TableEntry"/>
            </w:pPr>
            <w:r w:rsidRPr="001F42D3">
              <w:t>HD</w:t>
            </w:r>
          </w:p>
        </w:tc>
        <w:tc>
          <w:tcPr>
            <w:tcW w:w="720" w:type="dxa"/>
          </w:tcPr>
          <w:p w14:paraId="3376A241" w14:textId="44DFD403" w:rsidR="00B11855" w:rsidRPr="001F42D3" w:rsidRDefault="003D003E" w:rsidP="00863A9A">
            <w:pPr>
              <w:pStyle w:val="TableEntry"/>
            </w:pPr>
            <w:r w:rsidRPr="001F42D3">
              <w:t>227</w:t>
            </w:r>
          </w:p>
        </w:tc>
        <w:tc>
          <w:tcPr>
            <w:tcW w:w="720" w:type="dxa"/>
          </w:tcPr>
          <w:p w14:paraId="693B5B59" w14:textId="59D5635C" w:rsidR="00B11855" w:rsidRPr="001F42D3" w:rsidRDefault="003D003E" w:rsidP="00863A9A">
            <w:pPr>
              <w:pStyle w:val="TableEntry"/>
            </w:pPr>
            <w:r w:rsidRPr="001F42D3">
              <w:t>R</w:t>
            </w:r>
          </w:p>
        </w:tc>
        <w:tc>
          <w:tcPr>
            <w:tcW w:w="810" w:type="dxa"/>
          </w:tcPr>
          <w:p w14:paraId="252C46F7" w14:textId="6A51AC51" w:rsidR="00B11855" w:rsidRPr="001F42D3" w:rsidRDefault="00B11855" w:rsidP="00863A9A">
            <w:pPr>
              <w:pStyle w:val="TableEntry"/>
            </w:pPr>
          </w:p>
        </w:tc>
        <w:tc>
          <w:tcPr>
            <w:tcW w:w="630" w:type="dxa"/>
          </w:tcPr>
          <w:p w14:paraId="2EAB3F35" w14:textId="5A4C8ED8" w:rsidR="00B11855" w:rsidRPr="001F42D3" w:rsidRDefault="00E86B15" w:rsidP="00863A9A">
            <w:pPr>
              <w:pStyle w:val="TableEntry"/>
            </w:pPr>
            <w:r w:rsidRPr="001F42D3">
              <w:t>1</w:t>
            </w:r>
          </w:p>
        </w:tc>
        <w:tc>
          <w:tcPr>
            <w:tcW w:w="810" w:type="dxa"/>
          </w:tcPr>
          <w:p w14:paraId="7AA4A70C" w14:textId="4610D221" w:rsidR="00B11855" w:rsidRPr="001F42D3" w:rsidRDefault="00E86B15" w:rsidP="00863A9A">
            <w:pPr>
              <w:pStyle w:val="TableEntry"/>
            </w:pPr>
            <w:r w:rsidRPr="001F42D3">
              <w:t>1</w:t>
            </w:r>
          </w:p>
        </w:tc>
        <w:tc>
          <w:tcPr>
            <w:tcW w:w="810" w:type="dxa"/>
          </w:tcPr>
          <w:p w14:paraId="19A96C8D" w14:textId="0E5A17C7" w:rsidR="00B11855" w:rsidRPr="001F42D3" w:rsidRDefault="003D003E" w:rsidP="00863A9A">
            <w:pPr>
              <w:pStyle w:val="TableEntry"/>
            </w:pPr>
            <w:r w:rsidRPr="001F42D3">
              <w:t>0363</w:t>
            </w:r>
          </w:p>
        </w:tc>
        <w:tc>
          <w:tcPr>
            <w:tcW w:w="900" w:type="dxa"/>
          </w:tcPr>
          <w:p w14:paraId="13B61400" w14:textId="314EF454" w:rsidR="00B11855" w:rsidRPr="001F42D3" w:rsidRDefault="00B11855" w:rsidP="00863A9A">
            <w:pPr>
              <w:pStyle w:val="TableEntry"/>
            </w:pPr>
          </w:p>
        </w:tc>
        <w:tc>
          <w:tcPr>
            <w:tcW w:w="1193" w:type="dxa"/>
          </w:tcPr>
          <w:p w14:paraId="4B29EF02" w14:textId="3CFFF57C" w:rsidR="00B11855" w:rsidRPr="001F42D3" w:rsidRDefault="003D003E" w:rsidP="00863A9A">
            <w:pPr>
              <w:pStyle w:val="TableEntry"/>
            </w:pPr>
            <w:r w:rsidRPr="001F42D3">
              <w:t>BSC</w:t>
            </w:r>
          </w:p>
        </w:tc>
      </w:tr>
      <w:tr w:rsidR="00D57E5E" w:rsidRPr="001F42D3" w14:paraId="38966777" w14:textId="77777777" w:rsidTr="00CF5627">
        <w:trPr>
          <w:cantSplit/>
          <w:jc w:val="center"/>
        </w:trPr>
        <w:tc>
          <w:tcPr>
            <w:tcW w:w="1525" w:type="dxa"/>
          </w:tcPr>
          <w:p w14:paraId="2E6E3005" w14:textId="477E4C5F" w:rsidR="00B11855" w:rsidRPr="001F42D3" w:rsidRDefault="003D003E" w:rsidP="00CF5627">
            <w:pPr>
              <w:pStyle w:val="TableEntryItalicindent"/>
            </w:pPr>
            <w:r w:rsidRPr="001F42D3">
              <w:t>identifier type code</w:t>
            </w:r>
          </w:p>
        </w:tc>
        <w:tc>
          <w:tcPr>
            <w:tcW w:w="810" w:type="dxa"/>
          </w:tcPr>
          <w:p w14:paraId="5434FA12" w14:textId="5344A5D6" w:rsidR="00B11855" w:rsidRPr="001F42D3" w:rsidRDefault="003D003E" w:rsidP="00CF5627">
            <w:pPr>
              <w:pStyle w:val="TableEntry"/>
              <w:rPr>
                <w:i/>
                <w:iCs/>
              </w:rPr>
            </w:pPr>
            <w:r w:rsidRPr="001F42D3">
              <w:rPr>
                <w:i/>
                <w:iCs/>
              </w:rPr>
              <w:t>5</w:t>
            </w:r>
          </w:p>
        </w:tc>
        <w:tc>
          <w:tcPr>
            <w:tcW w:w="810" w:type="dxa"/>
          </w:tcPr>
          <w:p w14:paraId="0F6A5E9B" w14:textId="0B9AEDF8" w:rsidR="00B11855" w:rsidRPr="001F42D3" w:rsidRDefault="003D003E" w:rsidP="00863A9A">
            <w:pPr>
              <w:pStyle w:val="TableEntry"/>
            </w:pPr>
            <w:r w:rsidRPr="001F42D3">
              <w:t>ID</w:t>
            </w:r>
          </w:p>
        </w:tc>
        <w:tc>
          <w:tcPr>
            <w:tcW w:w="720" w:type="dxa"/>
          </w:tcPr>
          <w:p w14:paraId="7EBC2085" w14:textId="51A7F3CC" w:rsidR="00B11855" w:rsidRPr="001F42D3" w:rsidRDefault="003D003E" w:rsidP="00863A9A">
            <w:pPr>
              <w:pStyle w:val="TableEntry"/>
            </w:pPr>
            <w:r w:rsidRPr="001F42D3">
              <w:t>5</w:t>
            </w:r>
          </w:p>
        </w:tc>
        <w:tc>
          <w:tcPr>
            <w:tcW w:w="720" w:type="dxa"/>
          </w:tcPr>
          <w:p w14:paraId="123881B6" w14:textId="3340B57F" w:rsidR="00B11855" w:rsidRPr="001F42D3" w:rsidRDefault="003D003E" w:rsidP="00863A9A">
            <w:pPr>
              <w:pStyle w:val="TableEntry"/>
            </w:pPr>
            <w:r w:rsidRPr="001F42D3">
              <w:t>O</w:t>
            </w:r>
          </w:p>
        </w:tc>
        <w:tc>
          <w:tcPr>
            <w:tcW w:w="810" w:type="dxa"/>
          </w:tcPr>
          <w:p w14:paraId="1CD4CC1B" w14:textId="547FA18D" w:rsidR="00B11855" w:rsidRPr="001F42D3" w:rsidRDefault="00B11855" w:rsidP="00863A9A">
            <w:pPr>
              <w:pStyle w:val="TableEntry"/>
            </w:pPr>
          </w:p>
        </w:tc>
        <w:tc>
          <w:tcPr>
            <w:tcW w:w="630" w:type="dxa"/>
          </w:tcPr>
          <w:p w14:paraId="2AA6E8FF" w14:textId="3F6584F3" w:rsidR="00B11855" w:rsidRPr="001F42D3" w:rsidRDefault="003D003E" w:rsidP="00863A9A">
            <w:pPr>
              <w:pStyle w:val="TableEntry"/>
            </w:pPr>
            <w:r w:rsidRPr="001F42D3">
              <w:t>0</w:t>
            </w:r>
          </w:p>
        </w:tc>
        <w:tc>
          <w:tcPr>
            <w:tcW w:w="810" w:type="dxa"/>
          </w:tcPr>
          <w:p w14:paraId="60455986" w14:textId="34AA393E" w:rsidR="00B11855" w:rsidRPr="001F42D3" w:rsidRDefault="003D003E" w:rsidP="00863A9A">
            <w:pPr>
              <w:pStyle w:val="TableEntry"/>
            </w:pPr>
            <w:r w:rsidRPr="001F42D3">
              <w:t>1</w:t>
            </w:r>
          </w:p>
        </w:tc>
        <w:tc>
          <w:tcPr>
            <w:tcW w:w="810" w:type="dxa"/>
          </w:tcPr>
          <w:p w14:paraId="5F88502E" w14:textId="0162C6A2" w:rsidR="00B11855" w:rsidRPr="001F42D3" w:rsidRDefault="003D003E" w:rsidP="00863A9A">
            <w:pPr>
              <w:pStyle w:val="TableEntry"/>
            </w:pPr>
            <w:r w:rsidRPr="001F42D3">
              <w:t>0203</w:t>
            </w:r>
          </w:p>
        </w:tc>
        <w:tc>
          <w:tcPr>
            <w:tcW w:w="900" w:type="dxa"/>
          </w:tcPr>
          <w:p w14:paraId="0B78E123" w14:textId="456AF6CA" w:rsidR="00B11855" w:rsidRPr="001F42D3" w:rsidRDefault="00B11855" w:rsidP="00863A9A">
            <w:pPr>
              <w:pStyle w:val="TableEntry"/>
            </w:pPr>
          </w:p>
        </w:tc>
        <w:tc>
          <w:tcPr>
            <w:tcW w:w="1193" w:type="dxa"/>
          </w:tcPr>
          <w:p w14:paraId="3761A8D3" w14:textId="338A773B" w:rsidR="00B11855" w:rsidRPr="001F42D3" w:rsidRDefault="003D003E" w:rsidP="00863A9A">
            <w:pPr>
              <w:pStyle w:val="TableEntry"/>
            </w:pPr>
            <w:r w:rsidRPr="001F42D3">
              <w:t>U</w:t>
            </w:r>
          </w:p>
        </w:tc>
      </w:tr>
      <w:tr w:rsidR="00D57E5E" w:rsidRPr="001F42D3" w14:paraId="3C93453A" w14:textId="77777777" w:rsidTr="00CF5627">
        <w:trPr>
          <w:cantSplit/>
          <w:jc w:val="center"/>
        </w:trPr>
        <w:tc>
          <w:tcPr>
            <w:tcW w:w="1525" w:type="dxa"/>
          </w:tcPr>
          <w:p w14:paraId="7D0C1EA3" w14:textId="620CDB30" w:rsidR="00B11855" w:rsidRPr="001F42D3" w:rsidRDefault="003D003E" w:rsidP="00863A9A">
            <w:pPr>
              <w:pStyle w:val="TableEntry"/>
            </w:pPr>
            <w:r w:rsidRPr="001F42D3">
              <w:t>Patient Name</w:t>
            </w:r>
          </w:p>
        </w:tc>
        <w:tc>
          <w:tcPr>
            <w:tcW w:w="810" w:type="dxa"/>
          </w:tcPr>
          <w:p w14:paraId="55004E52" w14:textId="2241A897" w:rsidR="00B11855" w:rsidRPr="001F42D3" w:rsidRDefault="003D003E" w:rsidP="00863A9A">
            <w:pPr>
              <w:pStyle w:val="TableEntry"/>
            </w:pPr>
            <w:r w:rsidRPr="001F42D3">
              <w:t>5</w:t>
            </w:r>
          </w:p>
        </w:tc>
        <w:tc>
          <w:tcPr>
            <w:tcW w:w="810" w:type="dxa"/>
          </w:tcPr>
          <w:p w14:paraId="07C98A6A" w14:textId="4BED6EC3" w:rsidR="00B11855" w:rsidRPr="001F42D3" w:rsidRDefault="003D003E" w:rsidP="00863A9A">
            <w:pPr>
              <w:pStyle w:val="TableEntry"/>
            </w:pPr>
            <w:r w:rsidRPr="001F42D3">
              <w:t>XPN</w:t>
            </w:r>
          </w:p>
        </w:tc>
        <w:tc>
          <w:tcPr>
            <w:tcW w:w="720" w:type="dxa"/>
          </w:tcPr>
          <w:p w14:paraId="59CFCA31" w14:textId="6EBF1ABC" w:rsidR="00B11855" w:rsidRPr="001F42D3" w:rsidRDefault="003D003E" w:rsidP="00863A9A">
            <w:pPr>
              <w:pStyle w:val="TableEntry"/>
            </w:pPr>
            <w:r w:rsidRPr="001F42D3">
              <w:t>294</w:t>
            </w:r>
          </w:p>
        </w:tc>
        <w:tc>
          <w:tcPr>
            <w:tcW w:w="720" w:type="dxa"/>
          </w:tcPr>
          <w:p w14:paraId="138C90CC" w14:textId="34718DB7" w:rsidR="00B11855" w:rsidRPr="001F42D3" w:rsidRDefault="003D003E" w:rsidP="00863A9A">
            <w:pPr>
              <w:pStyle w:val="TableEntry"/>
            </w:pPr>
            <w:r w:rsidRPr="001F42D3">
              <w:t>RE</w:t>
            </w:r>
          </w:p>
        </w:tc>
        <w:tc>
          <w:tcPr>
            <w:tcW w:w="810" w:type="dxa"/>
          </w:tcPr>
          <w:p w14:paraId="129B912B" w14:textId="03568338" w:rsidR="00B11855" w:rsidRPr="001F42D3" w:rsidRDefault="003D003E" w:rsidP="00863A9A">
            <w:pPr>
              <w:pStyle w:val="TableEntry"/>
            </w:pPr>
            <w:r w:rsidRPr="001F42D3">
              <w:t>True</w:t>
            </w:r>
          </w:p>
        </w:tc>
        <w:tc>
          <w:tcPr>
            <w:tcW w:w="630" w:type="dxa"/>
          </w:tcPr>
          <w:p w14:paraId="751CD4CB" w14:textId="28F4B7BD" w:rsidR="00B11855" w:rsidRPr="001F42D3" w:rsidRDefault="003D003E" w:rsidP="00863A9A">
            <w:pPr>
              <w:pStyle w:val="TableEntry"/>
            </w:pPr>
            <w:r w:rsidRPr="001F42D3">
              <w:t>1</w:t>
            </w:r>
          </w:p>
        </w:tc>
        <w:tc>
          <w:tcPr>
            <w:tcW w:w="810" w:type="dxa"/>
          </w:tcPr>
          <w:p w14:paraId="6E1C5618" w14:textId="4F399092" w:rsidR="00B11855" w:rsidRPr="001F42D3" w:rsidRDefault="003D003E" w:rsidP="00863A9A">
            <w:pPr>
              <w:pStyle w:val="TableEntry"/>
            </w:pPr>
            <w:r w:rsidRPr="001F42D3">
              <w:t>*</w:t>
            </w:r>
          </w:p>
        </w:tc>
        <w:tc>
          <w:tcPr>
            <w:tcW w:w="810" w:type="dxa"/>
          </w:tcPr>
          <w:p w14:paraId="501FDBB7" w14:textId="6E6C12BE" w:rsidR="00B11855" w:rsidRPr="001F42D3" w:rsidRDefault="00B11855" w:rsidP="00863A9A">
            <w:pPr>
              <w:pStyle w:val="TableEntry"/>
            </w:pPr>
          </w:p>
        </w:tc>
        <w:tc>
          <w:tcPr>
            <w:tcW w:w="900" w:type="dxa"/>
          </w:tcPr>
          <w:p w14:paraId="713CE534" w14:textId="4317FDD5" w:rsidR="00B11855" w:rsidRPr="001F42D3" w:rsidRDefault="00B11855" w:rsidP="00863A9A">
            <w:pPr>
              <w:pStyle w:val="TableEntry"/>
            </w:pPr>
          </w:p>
        </w:tc>
        <w:tc>
          <w:tcPr>
            <w:tcW w:w="1193" w:type="dxa"/>
          </w:tcPr>
          <w:p w14:paraId="4831E10B" w14:textId="0A71A322" w:rsidR="00B11855" w:rsidRPr="001F42D3" w:rsidRDefault="00B11855" w:rsidP="00863A9A">
            <w:pPr>
              <w:pStyle w:val="TableEntry"/>
            </w:pPr>
          </w:p>
        </w:tc>
      </w:tr>
      <w:tr w:rsidR="00D57E5E" w:rsidRPr="001F42D3" w14:paraId="20BEEBC3" w14:textId="77777777" w:rsidTr="00CF5627">
        <w:trPr>
          <w:cantSplit/>
          <w:jc w:val="center"/>
        </w:trPr>
        <w:tc>
          <w:tcPr>
            <w:tcW w:w="1525" w:type="dxa"/>
          </w:tcPr>
          <w:p w14:paraId="78D3A0ED" w14:textId="49C87706" w:rsidR="00B11855" w:rsidRPr="001F42D3" w:rsidRDefault="003D003E" w:rsidP="00CF5627">
            <w:pPr>
              <w:pStyle w:val="TableEntryItalicindent"/>
            </w:pPr>
            <w:r w:rsidRPr="001F42D3">
              <w:t>family name</w:t>
            </w:r>
          </w:p>
        </w:tc>
        <w:tc>
          <w:tcPr>
            <w:tcW w:w="810" w:type="dxa"/>
          </w:tcPr>
          <w:p w14:paraId="69D1A2A6" w14:textId="2A8B04B0" w:rsidR="00B11855" w:rsidRPr="001F42D3" w:rsidRDefault="003D003E" w:rsidP="00CF5627">
            <w:pPr>
              <w:pStyle w:val="TableEntry"/>
              <w:rPr>
                <w:i/>
                <w:iCs/>
              </w:rPr>
            </w:pPr>
            <w:r w:rsidRPr="001F42D3">
              <w:rPr>
                <w:i/>
                <w:iCs/>
              </w:rPr>
              <w:t>1</w:t>
            </w:r>
          </w:p>
        </w:tc>
        <w:tc>
          <w:tcPr>
            <w:tcW w:w="810" w:type="dxa"/>
          </w:tcPr>
          <w:p w14:paraId="2A59B291" w14:textId="323F8FCE" w:rsidR="00B11855" w:rsidRPr="001F42D3" w:rsidRDefault="003D003E" w:rsidP="00863A9A">
            <w:pPr>
              <w:pStyle w:val="TableEntry"/>
            </w:pPr>
            <w:r w:rsidRPr="001F42D3">
              <w:t>FN</w:t>
            </w:r>
          </w:p>
        </w:tc>
        <w:tc>
          <w:tcPr>
            <w:tcW w:w="720" w:type="dxa"/>
          </w:tcPr>
          <w:p w14:paraId="4E242C9B" w14:textId="4B7CB0B2" w:rsidR="00B11855" w:rsidRPr="001F42D3" w:rsidRDefault="003D003E" w:rsidP="00863A9A">
            <w:pPr>
              <w:pStyle w:val="TableEntry"/>
            </w:pPr>
            <w:r w:rsidRPr="001F42D3">
              <w:t>194</w:t>
            </w:r>
          </w:p>
        </w:tc>
        <w:tc>
          <w:tcPr>
            <w:tcW w:w="720" w:type="dxa"/>
          </w:tcPr>
          <w:p w14:paraId="5CD01E88" w14:textId="099374DC" w:rsidR="00B11855" w:rsidRPr="001F42D3" w:rsidRDefault="003D003E" w:rsidP="00863A9A">
            <w:pPr>
              <w:pStyle w:val="TableEntry"/>
            </w:pPr>
            <w:r w:rsidRPr="001F42D3">
              <w:t>O</w:t>
            </w:r>
          </w:p>
        </w:tc>
        <w:tc>
          <w:tcPr>
            <w:tcW w:w="810" w:type="dxa"/>
          </w:tcPr>
          <w:p w14:paraId="37303AA6" w14:textId="78F6C761" w:rsidR="00B11855" w:rsidRPr="001F42D3" w:rsidRDefault="00B11855" w:rsidP="00863A9A">
            <w:pPr>
              <w:pStyle w:val="TableEntry"/>
            </w:pPr>
          </w:p>
        </w:tc>
        <w:tc>
          <w:tcPr>
            <w:tcW w:w="630" w:type="dxa"/>
          </w:tcPr>
          <w:p w14:paraId="5046B3B7" w14:textId="2E4BBB91" w:rsidR="00B11855" w:rsidRPr="001F42D3" w:rsidRDefault="003D003E" w:rsidP="00863A9A">
            <w:pPr>
              <w:pStyle w:val="TableEntry"/>
            </w:pPr>
            <w:r w:rsidRPr="001F42D3">
              <w:t>0</w:t>
            </w:r>
          </w:p>
        </w:tc>
        <w:tc>
          <w:tcPr>
            <w:tcW w:w="810" w:type="dxa"/>
          </w:tcPr>
          <w:p w14:paraId="43696346" w14:textId="2A676FBC" w:rsidR="00B11855" w:rsidRPr="001F42D3" w:rsidRDefault="003D003E" w:rsidP="00863A9A">
            <w:pPr>
              <w:pStyle w:val="TableEntry"/>
            </w:pPr>
            <w:r w:rsidRPr="001F42D3">
              <w:t>1</w:t>
            </w:r>
          </w:p>
        </w:tc>
        <w:tc>
          <w:tcPr>
            <w:tcW w:w="810" w:type="dxa"/>
          </w:tcPr>
          <w:p w14:paraId="3D124E92" w14:textId="5D3652C4" w:rsidR="00B11855" w:rsidRPr="001F42D3" w:rsidRDefault="00B11855" w:rsidP="00863A9A">
            <w:pPr>
              <w:pStyle w:val="TableEntry"/>
            </w:pPr>
          </w:p>
        </w:tc>
        <w:tc>
          <w:tcPr>
            <w:tcW w:w="900" w:type="dxa"/>
          </w:tcPr>
          <w:p w14:paraId="025CFE3A" w14:textId="08121062" w:rsidR="00B11855" w:rsidRPr="001F42D3" w:rsidRDefault="00B11855" w:rsidP="00863A9A">
            <w:pPr>
              <w:pStyle w:val="TableEntry"/>
            </w:pPr>
          </w:p>
        </w:tc>
        <w:tc>
          <w:tcPr>
            <w:tcW w:w="1193" w:type="dxa"/>
          </w:tcPr>
          <w:p w14:paraId="4491999D" w14:textId="2162B00D" w:rsidR="00B11855" w:rsidRPr="001F42D3" w:rsidRDefault="003D003E" w:rsidP="00863A9A">
            <w:pPr>
              <w:pStyle w:val="TableEntry"/>
            </w:pPr>
            <w:r w:rsidRPr="001F42D3">
              <w:t>DOE</w:t>
            </w:r>
          </w:p>
        </w:tc>
      </w:tr>
      <w:tr w:rsidR="00D57E5E" w:rsidRPr="001F42D3" w14:paraId="0B93F48B" w14:textId="77777777" w:rsidTr="00CF5627">
        <w:trPr>
          <w:cantSplit/>
          <w:jc w:val="center"/>
        </w:trPr>
        <w:tc>
          <w:tcPr>
            <w:tcW w:w="1525" w:type="dxa"/>
          </w:tcPr>
          <w:p w14:paraId="57676C82" w14:textId="00F7F75D" w:rsidR="00B11855" w:rsidRPr="001F42D3" w:rsidRDefault="003D003E" w:rsidP="00CF5627">
            <w:pPr>
              <w:pStyle w:val="TableEntryItalicindent"/>
            </w:pPr>
            <w:r w:rsidRPr="001F42D3">
              <w:t>given name</w:t>
            </w:r>
          </w:p>
        </w:tc>
        <w:tc>
          <w:tcPr>
            <w:tcW w:w="810" w:type="dxa"/>
          </w:tcPr>
          <w:p w14:paraId="35BA9ACF" w14:textId="43D95F89" w:rsidR="00B11855" w:rsidRPr="001F42D3" w:rsidRDefault="003D003E" w:rsidP="00CF5627">
            <w:pPr>
              <w:pStyle w:val="TableEntry"/>
              <w:rPr>
                <w:i/>
                <w:iCs/>
              </w:rPr>
            </w:pPr>
            <w:r w:rsidRPr="001F42D3">
              <w:rPr>
                <w:i/>
                <w:iCs/>
              </w:rPr>
              <w:t>2</w:t>
            </w:r>
          </w:p>
        </w:tc>
        <w:tc>
          <w:tcPr>
            <w:tcW w:w="810" w:type="dxa"/>
          </w:tcPr>
          <w:p w14:paraId="52D1BA09" w14:textId="0532DFD1" w:rsidR="00B11855" w:rsidRPr="001F42D3" w:rsidRDefault="003D003E" w:rsidP="00863A9A">
            <w:pPr>
              <w:pStyle w:val="TableEntry"/>
            </w:pPr>
            <w:r w:rsidRPr="001F42D3">
              <w:t>ST</w:t>
            </w:r>
          </w:p>
        </w:tc>
        <w:tc>
          <w:tcPr>
            <w:tcW w:w="720" w:type="dxa"/>
          </w:tcPr>
          <w:p w14:paraId="52DAC602" w14:textId="0BC11A17" w:rsidR="00B11855" w:rsidRPr="001F42D3" w:rsidRDefault="003D003E" w:rsidP="00863A9A">
            <w:pPr>
              <w:pStyle w:val="TableEntry"/>
            </w:pPr>
            <w:r w:rsidRPr="001F42D3">
              <w:t>30</w:t>
            </w:r>
          </w:p>
        </w:tc>
        <w:tc>
          <w:tcPr>
            <w:tcW w:w="720" w:type="dxa"/>
          </w:tcPr>
          <w:p w14:paraId="2DEB134B" w14:textId="0A128A93" w:rsidR="00B11855" w:rsidRPr="001F42D3" w:rsidRDefault="003D003E" w:rsidP="00863A9A">
            <w:pPr>
              <w:pStyle w:val="TableEntry"/>
            </w:pPr>
            <w:r w:rsidRPr="001F42D3">
              <w:t>O</w:t>
            </w:r>
          </w:p>
        </w:tc>
        <w:tc>
          <w:tcPr>
            <w:tcW w:w="810" w:type="dxa"/>
          </w:tcPr>
          <w:p w14:paraId="2E4FF28C" w14:textId="045ACEF2" w:rsidR="00B11855" w:rsidRPr="001F42D3" w:rsidRDefault="00B11855" w:rsidP="00863A9A">
            <w:pPr>
              <w:pStyle w:val="TableEntry"/>
            </w:pPr>
          </w:p>
        </w:tc>
        <w:tc>
          <w:tcPr>
            <w:tcW w:w="630" w:type="dxa"/>
          </w:tcPr>
          <w:p w14:paraId="4C18B794" w14:textId="2AC1CD77" w:rsidR="00B11855" w:rsidRPr="001F42D3" w:rsidRDefault="003D003E" w:rsidP="00863A9A">
            <w:pPr>
              <w:pStyle w:val="TableEntry"/>
            </w:pPr>
            <w:r w:rsidRPr="001F42D3">
              <w:t>0</w:t>
            </w:r>
          </w:p>
        </w:tc>
        <w:tc>
          <w:tcPr>
            <w:tcW w:w="810" w:type="dxa"/>
          </w:tcPr>
          <w:p w14:paraId="6B4796FC" w14:textId="67F426DE" w:rsidR="00B11855" w:rsidRPr="001F42D3" w:rsidRDefault="003D003E" w:rsidP="00863A9A">
            <w:pPr>
              <w:pStyle w:val="TableEntry"/>
            </w:pPr>
            <w:r w:rsidRPr="001F42D3">
              <w:t>1</w:t>
            </w:r>
          </w:p>
        </w:tc>
        <w:tc>
          <w:tcPr>
            <w:tcW w:w="810" w:type="dxa"/>
          </w:tcPr>
          <w:p w14:paraId="347822CE" w14:textId="1C840E48" w:rsidR="00B11855" w:rsidRPr="001F42D3" w:rsidRDefault="00B11855" w:rsidP="00863A9A">
            <w:pPr>
              <w:pStyle w:val="TableEntry"/>
            </w:pPr>
          </w:p>
        </w:tc>
        <w:tc>
          <w:tcPr>
            <w:tcW w:w="900" w:type="dxa"/>
          </w:tcPr>
          <w:p w14:paraId="7FDC09FB" w14:textId="1124AEC2" w:rsidR="00B11855" w:rsidRPr="001F42D3" w:rsidRDefault="00B11855" w:rsidP="00863A9A">
            <w:pPr>
              <w:pStyle w:val="TableEntry"/>
            </w:pPr>
          </w:p>
        </w:tc>
        <w:tc>
          <w:tcPr>
            <w:tcW w:w="1193" w:type="dxa"/>
          </w:tcPr>
          <w:p w14:paraId="3777D786" w14:textId="475110B5" w:rsidR="00B11855" w:rsidRPr="001F42D3" w:rsidRDefault="003D003E" w:rsidP="00863A9A">
            <w:pPr>
              <w:pStyle w:val="TableEntry"/>
            </w:pPr>
            <w:r w:rsidRPr="001F42D3">
              <w:t>JOHN</w:t>
            </w:r>
          </w:p>
        </w:tc>
      </w:tr>
      <w:tr w:rsidR="00D57E5E" w:rsidRPr="001F42D3" w14:paraId="4D0A68E1" w14:textId="77777777" w:rsidTr="00CF5627">
        <w:trPr>
          <w:cantSplit/>
          <w:jc w:val="center"/>
        </w:trPr>
        <w:tc>
          <w:tcPr>
            <w:tcW w:w="1525" w:type="dxa"/>
          </w:tcPr>
          <w:p w14:paraId="46192933" w14:textId="2FAA172B" w:rsidR="00B11855" w:rsidRPr="001F42D3" w:rsidRDefault="003D003E" w:rsidP="00CF5627">
            <w:pPr>
              <w:pStyle w:val="TableEntryItalicindent"/>
            </w:pPr>
            <w:r w:rsidRPr="001F42D3">
              <w:t>second and further given names or initials thereof</w:t>
            </w:r>
          </w:p>
        </w:tc>
        <w:tc>
          <w:tcPr>
            <w:tcW w:w="810" w:type="dxa"/>
          </w:tcPr>
          <w:p w14:paraId="4E4E65EA" w14:textId="2B478F89" w:rsidR="00B11855" w:rsidRPr="001F42D3" w:rsidRDefault="003D003E" w:rsidP="00CF5627">
            <w:pPr>
              <w:pStyle w:val="TableEntry"/>
              <w:rPr>
                <w:i/>
                <w:iCs/>
              </w:rPr>
            </w:pPr>
            <w:r w:rsidRPr="001F42D3">
              <w:rPr>
                <w:i/>
                <w:iCs/>
              </w:rPr>
              <w:t>3</w:t>
            </w:r>
          </w:p>
        </w:tc>
        <w:tc>
          <w:tcPr>
            <w:tcW w:w="810" w:type="dxa"/>
          </w:tcPr>
          <w:p w14:paraId="30A89A6D" w14:textId="735A361C" w:rsidR="00B11855" w:rsidRPr="001F42D3" w:rsidRDefault="003D003E" w:rsidP="00863A9A">
            <w:pPr>
              <w:pStyle w:val="TableEntry"/>
            </w:pPr>
            <w:r w:rsidRPr="001F42D3">
              <w:t>ST</w:t>
            </w:r>
          </w:p>
        </w:tc>
        <w:tc>
          <w:tcPr>
            <w:tcW w:w="720" w:type="dxa"/>
          </w:tcPr>
          <w:p w14:paraId="4F3907F6" w14:textId="66DACAFA" w:rsidR="00B11855" w:rsidRPr="001F42D3" w:rsidRDefault="003D003E" w:rsidP="00863A9A">
            <w:pPr>
              <w:pStyle w:val="TableEntry"/>
            </w:pPr>
            <w:r w:rsidRPr="001F42D3">
              <w:t>30</w:t>
            </w:r>
          </w:p>
        </w:tc>
        <w:tc>
          <w:tcPr>
            <w:tcW w:w="720" w:type="dxa"/>
          </w:tcPr>
          <w:p w14:paraId="59F34354" w14:textId="72A9CDEE" w:rsidR="00B11855" w:rsidRPr="001F42D3" w:rsidRDefault="003D003E" w:rsidP="00863A9A">
            <w:pPr>
              <w:pStyle w:val="TableEntry"/>
            </w:pPr>
            <w:r w:rsidRPr="001F42D3">
              <w:t>O</w:t>
            </w:r>
          </w:p>
        </w:tc>
        <w:tc>
          <w:tcPr>
            <w:tcW w:w="810" w:type="dxa"/>
          </w:tcPr>
          <w:p w14:paraId="646ADAFC" w14:textId="774E1FFD" w:rsidR="00B11855" w:rsidRPr="001F42D3" w:rsidRDefault="00B11855" w:rsidP="00863A9A">
            <w:pPr>
              <w:pStyle w:val="TableEntry"/>
            </w:pPr>
          </w:p>
        </w:tc>
        <w:tc>
          <w:tcPr>
            <w:tcW w:w="630" w:type="dxa"/>
          </w:tcPr>
          <w:p w14:paraId="725FDDD8" w14:textId="0B2E28EC" w:rsidR="00B11855" w:rsidRPr="001F42D3" w:rsidRDefault="003D003E" w:rsidP="00863A9A">
            <w:pPr>
              <w:pStyle w:val="TableEntry"/>
            </w:pPr>
            <w:r w:rsidRPr="001F42D3">
              <w:t>0</w:t>
            </w:r>
          </w:p>
        </w:tc>
        <w:tc>
          <w:tcPr>
            <w:tcW w:w="810" w:type="dxa"/>
          </w:tcPr>
          <w:p w14:paraId="62CEA1AD" w14:textId="04E48A87" w:rsidR="00B11855" w:rsidRPr="001F42D3" w:rsidRDefault="003D003E" w:rsidP="00863A9A">
            <w:pPr>
              <w:pStyle w:val="TableEntry"/>
            </w:pPr>
            <w:r w:rsidRPr="001F42D3">
              <w:t>1</w:t>
            </w:r>
          </w:p>
        </w:tc>
        <w:tc>
          <w:tcPr>
            <w:tcW w:w="810" w:type="dxa"/>
          </w:tcPr>
          <w:p w14:paraId="2C1D4D94" w14:textId="4EA317A3" w:rsidR="00B11855" w:rsidRPr="001F42D3" w:rsidRDefault="00B11855" w:rsidP="00863A9A">
            <w:pPr>
              <w:pStyle w:val="TableEntry"/>
            </w:pPr>
          </w:p>
        </w:tc>
        <w:tc>
          <w:tcPr>
            <w:tcW w:w="900" w:type="dxa"/>
          </w:tcPr>
          <w:p w14:paraId="7B35F789" w14:textId="61CEA3B3" w:rsidR="00B11855" w:rsidRPr="001F42D3" w:rsidRDefault="00B11855" w:rsidP="00863A9A">
            <w:pPr>
              <w:pStyle w:val="TableEntry"/>
            </w:pPr>
          </w:p>
        </w:tc>
        <w:tc>
          <w:tcPr>
            <w:tcW w:w="1193" w:type="dxa"/>
          </w:tcPr>
          <w:p w14:paraId="60663BA1" w14:textId="4F6B01E9" w:rsidR="00B11855" w:rsidRPr="001F42D3" w:rsidRDefault="003D003E" w:rsidP="00863A9A">
            <w:pPr>
              <w:pStyle w:val="TableEntry"/>
            </w:pPr>
            <w:r w:rsidRPr="001F42D3">
              <w:t>S</w:t>
            </w:r>
          </w:p>
        </w:tc>
      </w:tr>
      <w:tr w:rsidR="00D57E5E" w:rsidRPr="001F42D3" w14:paraId="6455344D" w14:textId="77777777" w:rsidTr="00CF5627">
        <w:trPr>
          <w:cantSplit/>
          <w:jc w:val="center"/>
        </w:trPr>
        <w:tc>
          <w:tcPr>
            <w:tcW w:w="1525" w:type="dxa"/>
          </w:tcPr>
          <w:p w14:paraId="23664DF7" w14:textId="2FEA3A56" w:rsidR="00B11855" w:rsidRPr="001F42D3" w:rsidRDefault="003D003E" w:rsidP="00CF5627">
            <w:pPr>
              <w:pStyle w:val="TableEntryItalicindent"/>
            </w:pPr>
            <w:r w:rsidRPr="001F42D3">
              <w:t>suffix (e.g., JR or III)</w:t>
            </w:r>
          </w:p>
        </w:tc>
        <w:tc>
          <w:tcPr>
            <w:tcW w:w="810" w:type="dxa"/>
          </w:tcPr>
          <w:p w14:paraId="26C9C87C" w14:textId="47CCC03F" w:rsidR="00B11855" w:rsidRPr="001F42D3" w:rsidRDefault="003D003E" w:rsidP="00CF5627">
            <w:pPr>
              <w:pStyle w:val="TableEntry"/>
              <w:rPr>
                <w:i/>
                <w:iCs/>
              </w:rPr>
            </w:pPr>
            <w:r w:rsidRPr="001F42D3">
              <w:rPr>
                <w:i/>
                <w:iCs/>
              </w:rPr>
              <w:t>4</w:t>
            </w:r>
          </w:p>
        </w:tc>
        <w:tc>
          <w:tcPr>
            <w:tcW w:w="810" w:type="dxa"/>
          </w:tcPr>
          <w:p w14:paraId="261D0907" w14:textId="14F803E9" w:rsidR="00B11855" w:rsidRPr="001F42D3" w:rsidRDefault="003D003E" w:rsidP="00863A9A">
            <w:pPr>
              <w:pStyle w:val="TableEntry"/>
            </w:pPr>
            <w:r w:rsidRPr="001F42D3">
              <w:t>ST</w:t>
            </w:r>
          </w:p>
        </w:tc>
        <w:tc>
          <w:tcPr>
            <w:tcW w:w="720" w:type="dxa"/>
          </w:tcPr>
          <w:p w14:paraId="42F00C10" w14:textId="09BABF04" w:rsidR="00B11855" w:rsidRPr="001F42D3" w:rsidRDefault="003D003E" w:rsidP="00863A9A">
            <w:pPr>
              <w:pStyle w:val="TableEntry"/>
            </w:pPr>
            <w:r w:rsidRPr="001F42D3">
              <w:t>20</w:t>
            </w:r>
          </w:p>
        </w:tc>
        <w:tc>
          <w:tcPr>
            <w:tcW w:w="720" w:type="dxa"/>
          </w:tcPr>
          <w:p w14:paraId="0E0B9656" w14:textId="5C3EA6DC" w:rsidR="00B11855" w:rsidRPr="001F42D3" w:rsidRDefault="003D003E" w:rsidP="00863A9A">
            <w:pPr>
              <w:pStyle w:val="TableEntry"/>
            </w:pPr>
            <w:r w:rsidRPr="001F42D3">
              <w:t>O</w:t>
            </w:r>
          </w:p>
        </w:tc>
        <w:tc>
          <w:tcPr>
            <w:tcW w:w="810" w:type="dxa"/>
          </w:tcPr>
          <w:p w14:paraId="6D931085" w14:textId="6A943EC7" w:rsidR="00B11855" w:rsidRPr="001F42D3" w:rsidRDefault="00B11855" w:rsidP="00863A9A">
            <w:pPr>
              <w:pStyle w:val="TableEntry"/>
            </w:pPr>
          </w:p>
        </w:tc>
        <w:tc>
          <w:tcPr>
            <w:tcW w:w="630" w:type="dxa"/>
          </w:tcPr>
          <w:p w14:paraId="3DEDAFC2" w14:textId="543957F8" w:rsidR="00B11855" w:rsidRPr="001F42D3" w:rsidRDefault="003D003E" w:rsidP="00863A9A">
            <w:pPr>
              <w:pStyle w:val="TableEntry"/>
            </w:pPr>
            <w:r w:rsidRPr="001F42D3">
              <w:t>0</w:t>
            </w:r>
          </w:p>
        </w:tc>
        <w:tc>
          <w:tcPr>
            <w:tcW w:w="810" w:type="dxa"/>
          </w:tcPr>
          <w:p w14:paraId="627C7F9D" w14:textId="36F0B2B7" w:rsidR="00B11855" w:rsidRPr="001F42D3" w:rsidRDefault="003D003E" w:rsidP="00863A9A">
            <w:pPr>
              <w:pStyle w:val="TableEntry"/>
            </w:pPr>
            <w:r w:rsidRPr="001F42D3">
              <w:t>1</w:t>
            </w:r>
          </w:p>
        </w:tc>
        <w:tc>
          <w:tcPr>
            <w:tcW w:w="810" w:type="dxa"/>
          </w:tcPr>
          <w:p w14:paraId="5D389794" w14:textId="4B04E65B" w:rsidR="00B11855" w:rsidRPr="001F42D3" w:rsidRDefault="00B11855" w:rsidP="00863A9A">
            <w:pPr>
              <w:pStyle w:val="TableEntry"/>
            </w:pPr>
          </w:p>
        </w:tc>
        <w:tc>
          <w:tcPr>
            <w:tcW w:w="900" w:type="dxa"/>
          </w:tcPr>
          <w:p w14:paraId="5F1BF808" w14:textId="1605FCAA" w:rsidR="00B11855" w:rsidRPr="001F42D3" w:rsidRDefault="00B11855" w:rsidP="00863A9A">
            <w:pPr>
              <w:pStyle w:val="TableEntry"/>
            </w:pPr>
          </w:p>
        </w:tc>
        <w:tc>
          <w:tcPr>
            <w:tcW w:w="1193" w:type="dxa"/>
          </w:tcPr>
          <w:p w14:paraId="4F0740FE" w14:textId="7EBAC3CC" w:rsidR="00B11855" w:rsidRPr="001F42D3" w:rsidRDefault="003D003E" w:rsidP="00863A9A">
            <w:pPr>
              <w:pStyle w:val="TableEntry"/>
            </w:pPr>
            <w:r w:rsidRPr="001F42D3">
              <w:t>JR</w:t>
            </w:r>
          </w:p>
        </w:tc>
      </w:tr>
      <w:tr w:rsidR="00D57E5E" w:rsidRPr="001F42D3" w14:paraId="1520D925" w14:textId="77777777" w:rsidTr="00CF5627">
        <w:trPr>
          <w:cantSplit/>
          <w:jc w:val="center"/>
        </w:trPr>
        <w:tc>
          <w:tcPr>
            <w:tcW w:w="1525" w:type="dxa"/>
          </w:tcPr>
          <w:p w14:paraId="33C45A9F" w14:textId="5DF6523B" w:rsidR="00B11855" w:rsidRPr="001F42D3" w:rsidRDefault="003D003E" w:rsidP="00863A9A">
            <w:pPr>
              <w:pStyle w:val="TableEntry"/>
            </w:pPr>
            <w:r w:rsidRPr="001F42D3">
              <w:lastRenderedPageBreak/>
              <w:t>Date/Time of Birth</w:t>
            </w:r>
          </w:p>
        </w:tc>
        <w:tc>
          <w:tcPr>
            <w:tcW w:w="810" w:type="dxa"/>
          </w:tcPr>
          <w:p w14:paraId="0ED547C7" w14:textId="4DBD9BA4" w:rsidR="00B11855" w:rsidRPr="001F42D3" w:rsidRDefault="003D003E" w:rsidP="00863A9A">
            <w:pPr>
              <w:pStyle w:val="TableEntry"/>
            </w:pPr>
            <w:r w:rsidRPr="001F42D3">
              <w:t>7</w:t>
            </w:r>
          </w:p>
        </w:tc>
        <w:tc>
          <w:tcPr>
            <w:tcW w:w="810" w:type="dxa"/>
          </w:tcPr>
          <w:p w14:paraId="272F51BF" w14:textId="7E08C63B" w:rsidR="00B11855" w:rsidRPr="001F42D3" w:rsidRDefault="003D003E" w:rsidP="00863A9A">
            <w:pPr>
              <w:pStyle w:val="TableEntry"/>
            </w:pPr>
            <w:r w:rsidRPr="001F42D3">
              <w:t>TS</w:t>
            </w:r>
          </w:p>
        </w:tc>
        <w:tc>
          <w:tcPr>
            <w:tcW w:w="720" w:type="dxa"/>
          </w:tcPr>
          <w:p w14:paraId="5D5FC58E" w14:textId="31A9B59A" w:rsidR="00B11855" w:rsidRPr="001F42D3" w:rsidRDefault="003D003E" w:rsidP="00863A9A">
            <w:pPr>
              <w:pStyle w:val="TableEntry"/>
            </w:pPr>
            <w:r w:rsidRPr="001F42D3">
              <w:t>26</w:t>
            </w:r>
          </w:p>
        </w:tc>
        <w:tc>
          <w:tcPr>
            <w:tcW w:w="720" w:type="dxa"/>
          </w:tcPr>
          <w:p w14:paraId="3E2AC921" w14:textId="56A8ABA3" w:rsidR="00B11855" w:rsidRPr="001F42D3" w:rsidRDefault="003D003E" w:rsidP="00863A9A">
            <w:pPr>
              <w:pStyle w:val="TableEntry"/>
            </w:pPr>
            <w:r w:rsidRPr="001F42D3">
              <w:t>RE</w:t>
            </w:r>
          </w:p>
        </w:tc>
        <w:tc>
          <w:tcPr>
            <w:tcW w:w="810" w:type="dxa"/>
          </w:tcPr>
          <w:p w14:paraId="0A72CA16" w14:textId="1FCD6C20" w:rsidR="00B11855" w:rsidRPr="001F42D3" w:rsidRDefault="003D003E" w:rsidP="00863A9A">
            <w:pPr>
              <w:pStyle w:val="TableEntry"/>
            </w:pPr>
            <w:r w:rsidRPr="001F42D3">
              <w:t>False</w:t>
            </w:r>
          </w:p>
        </w:tc>
        <w:tc>
          <w:tcPr>
            <w:tcW w:w="630" w:type="dxa"/>
          </w:tcPr>
          <w:p w14:paraId="70BF7253" w14:textId="26B9CE49" w:rsidR="00B11855" w:rsidRPr="001F42D3" w:rsidRDefault="003D003E" w:rsidP="00863A9A">
            <w:pPr>
              <w:pStyle w:val="TableEntry"/>
            </w:pPr>
            <w:r w:rsidRPr="001F42D3">
              <w:t>0</w:t>
            </w:r>
          </w:p>
        </w:tc>
        <w:tc>
          <w:tcPr>
            <w:tcW w:w="810" w:type="dxa"/>
          </w:tcPr>
          <w:p w14:paraId="7B91CD2A" w14:textId="412B8503" w:rsidR="00B11855" w:rsidRPr="001F42D3" w:rsidRDefault="003D003E" w:rsidP="00863A9A">
            <w:pPr>
              <w:pStyle w:val="TableEntry"/>
            </w:pPr>
            <w:r w:rsidRPr="001F42D3">
              <w:t>1</w:t>
            </w:r>
          </w:p>
        </w:tc>
        <w:tc>
          <w:tcPr>
            <w:tcW w:w="810" w:type="dxa"/>
          </w:tcPr>
          <w:p w14:paraId="2378BD92" w14:textId="3D9A8A4C" w:rsidR="00B11855" w:rsidRPr="001F42D3" w:rsidRDefault="00B11855" w:rsidP="00863A9A">
            <w:pPr>
              <w:pStyle w:val="TableEntry"/>
            </w:pPr>
          </w:p>
        </w:tc>
        <w:tc>
          <w:tcPr>
            <w:tcW w:w="900" w:type="dxa"/>
          </w:tcPr>
          <w:p w14:paraId="6A0D4082" w14:textId="6CB86704" w:rsidR="00B11855" w:rsidRPr="001F42D3" w:rsidRDefault="00B11855" w:rsidP="00863A9A">
            <w:pPr>
              <w:pStyle w:val="TableEntry"/>
            </w:pPr>
          </w:p>
        </w:tc>
        <w:tc>
          <w:tcPr>
            <w:tcW w:w="1193" w:type="dxa"/>
          </w:tcPr>
          <w:p w14:paraId="1970BD74" w14:textId="7954E362" w:rsidR="00B11855" w:rsidRPr="001F42D3" w:rsidRDefault="00B11855" w:rsidP="00863A9A">
            <w:pPr>
              <w:pStyle w:val="TableEntry"/>
            </w:pPr>
          </w:p>
        </w:tc>
      </w:tr>
      <w:tr w:rsidR="00D57E5E" w:rsidRPr="001F42D3" w14:paraId="2CD3831D" w14:textId="77777777" w:rsidTr="00CF5627">
        <w:trPr>
          <w:cantSplit/>
          <w:jc w:val="center"/>
        </w:trPr>
        <w:tc>
          <w:tcPr>
            <w:tcW w:w="1525" w:type="dxa"/>
          </w:tcPr>
          <w:p w14:paraId="2837174A" w14:textId="48A42C33" w:rsidR="00B11855" w:rsidRPr="001F42D3" w:rsidRDefault="003D003E" w:rsidP="00CF5627">
            <w:pPr>
              <w:pStyle w:val="TableEntryItalicindent"/>
            </w:pPr>
            <w:r w:rsidRPr="001F42D3">
              <w:t>time</w:t>
            </w:r>
          </w:p>
        </w:tc>
        <w:tc>
          <w:tcPr>
            <w:tcW w:w="810" w:type="dxa"/>
          </w:tcPr>
          <w:p w14:paraId="64854A39" w14:textId="5D407545" w:rsidR="00B11855" w:rsidRPr="001F42D3" w:rsidRDefault="003D003E" w:rsidP="00CF5627">
            <w:pPr>
              <w:pStyle w:val="TableEntry"/>
              <w:rPr>
                <w:i/>
                <w:iCs/>
              </w:rPr>
            </w:pPr>
            <w:r w:rsidRPr="001F42D3">
              <w:rPr>
                <w:i/>
                <w:iCs/>
              </w:rPr>
              <w:t>1</w:t>
            </w:r>
          </w:p>
        </w:tc>
        <w:tc>
          <w:tcPr>
            <w:tcW w:w="810" w:type="dxa"/>
          </w:tcPr>
          <w:p w14:paraId="687D4C77" w14:textId="0CDFC29E" w:rsidR="00B11855" w:rsidRPr="001F42D3" w:rsidRDefault="003D003E" w:rsidP="00863A9A">
            <w:pPr>
              <w:pStyle w:val="TableEntry"/>
            </w:pPr>
            <w:r w:rsidRPr="001F42D3">
              <w:t>DTM</w:t>
            </w:r>
          </w:p>
        </w:tc>
        <w:tc>
          <w:tcPr>
            <w:tcW w:w="720" w:type="dxa"/>
          </w:tcPr>
          <w:p w14:paraId="29EB5051" w14:textId="7F39E61C" w:rsidR="00B11855" w:rsidRPr="001F42D3" w:rsidRDefault="003D003E" w:rsidP="00863A9A">
            <w:pPr>
              <w:pStyle w:val="TableEntry"/>
            </w:pPr>
            <w:r w:rsidRPr="001F42D3">
              <w:t>24</w:t>
            </w:r>
          </w:p>
        </w:tc>
        <w:tc>
          <w:tcPr>
            <w:tcW w:w="720" w:type="dxa"/>
          </w:tcPr>
          <w:p w14:paraId="4374FA29" w14:textId="6B3DC1A5" w:rsidR="00B11855" w:rsidRPr="001F42D3" w:rsidRDefault="003D003E" w:rsidP="00863A9A">
            <w:pPr>
              <w:pStyle w:val="TableEntry"/>
            </w:pPr>
            <w:r w:rsidRPr="001F42D3">
              <w:t>RE</w:t>
            </w:r>
          </w:p>
        </w:tc>
        <w:tc>
          <w:tcPr>
            <w:tcW w:w="810" w:type="dxa"/>
          </w:tcPr>
          <w:p w14:paraId="79ADBC5A" w14:textId="3B3AD259" w:rsidR="00B11855" w:rsidRPr="001F42D3" w:rsidRDefault="00B11855" w:rsidP="00863A9A">
            <w:pPr>
              <w:pStyle w:val="TableEntry"/>
            </w:pPr>
          </w:p>
        </w:tc>
        <w:tc>
          <w:tcPr>
            <w:tcW w:w="630" w:type="dxa"/>
          </w:tcPr>
          <w:p w14:paraId="191FB126" w14:textId="5AA48077" w:rsidR="00B11855" w:rsidRPr="001F42D3" w:rsidRDefault="003D003E" w:rsidP="00863A9A">
            <w:pPr>
              <w:pStyle w:val="TableEntry"/>
            </w:pPr>
            <w:r w:rsidRPr="001F42D3">
              <w:t>1</w:t>
            </w:r>
          </w:p>
        </w:tc>
        <w:tc>
          <w:tcPr>
            <w:tcW w:w="810" w:type="dxa"/>
          </w:tcPr>
          <w:p w14:paraId="6FDBBA5F" w14:textId="73E130CA" w:rsidR="00B11855" w:rsidRPr="001F42D3" w:rsidRDefault="003D003E" w:rsidP="00863A9A">
            <w:pPr>
              <w:pStyle w:val="TableEntry"/>
            </w:pPr>
            <w:r w:rsidRPr="001F42D3">
              <w:t>1</w:t>
            </w:r>
          </w:p>
        </w:tc>
        <w:tc>
          <w:tcPr>
            <w:tcW w:w="810" w:type="dxa"/>
          </w:tcPr>
          <w:p w14:paraId="5B89B7DC" w14:textId="2119B43D" w:rsidR="00B11855" w:rsidRPr="001F42D3" w:rsidRDefault="00B11855" w:rsidP="00863A9A">
            <w:pPr>
              <w:pStyle w:val="TableEntry"/>
            </w:pPr>
          </w:p>
        </w:tc>
        <w:tc>
          <w:tcPr>
            <w:tcW w:w="900" w:type="dxa"/>
          </w:tcPr>
          <w:p w14:paraId="4D5F5BBF" w14:textId="72244F90" w:rsidR="00B11855" w:rsidRPr="001F42D3" w:rsidRDefault="00B11855" w:rsidP="00863A9A">
            <w:pPr>
              <w:pStyle w:val="TableEntry"/>
            </w:pPr>
          </w:p>
        </w:tc>
        <w:tc>
          <w:tcPr>
            <w:tcW w:w="1193" w:type="dxa"/>
          </w:tcPr>
          <w:p w14:paraId="5E4F8CA5" w14:textId="760D4B7C" w:rsidR="00B11855" w:rsidRPr="001F42D3" w:rsidRDefault="003D003E" w:rsidP="00863A9A">
            <w:pPr>
              <w:pStyle w:val="TableEntry"/>
            </w:pPr>
            <w:r w:rsidRPr="001F42D3">
              <w:t>19600328</w:t>
            </w:r>
          </w:p>
        </w:tc>
      </w:tr>
      <w:tr w:rsidR="00D57E5E" w:rsidRPr="001F42D3" w14:paraId="7CA7524D" w14:textId="77777777" w:rsidTr="00CF5627">
        <w:trPr>
          <w:cantSplit/>
          <w:jc w:val="center"/>
        </w:trPr>
        <w:tc>
          <w:tcPr>
            <w:tcW w:w="1525" w:type="dxa"/>
          </w:tcPr>
          <w:p w14:paraId="4959BBF6" w14:textId="7715BDC5" w:rsidR="00B11855" w:rsidRPr="001F42D3" w:rsidRDefault="003D003E" w:rsidP="00863A9A">
            <w:pPr>
              <w:pStyle w:val="TableEntry"/>
            </w:pPr>
            <w:r w:rsidRPr="001F42D3">
              <w:t>Administrative Sex</w:t>
            </w:r>
          </w:p>
        </w:tc>
        <w:tc>
          <w:tcPr>
            <w:tcW w:w="810" w:type="dxa"/>
          </w:tcPr>
          <w:p w14:paraId="128CB0B3" w14:textId="181E13CC" w:rsidR="00B11855" w:rsidRPr="001F42D3" w:rsidRDefault="003D003E" w:rsidP="00863A9A">
            <w:pPr>
              <w:pStyle w:val="TableEntry"/>
            </w:pPr>
            <w:r w:rsidRPr="001F42D3">
              <w:t>8</w:t>
            </w:r>
          </w:p>
        </w:tc>
        <w:tc>
          <w:tcPr>
            <w:tcW w:w="810" w:type="dxa"/>
          </w:tcPr>
          <w:p w14:paraId="3A637ED2" w14:textId="54EA3BDF" w:rsidR="00B11855" w:rsidRPr="001F42D3" w:rsidRDefault="003D003E" w:rsidP="00863A9A">
            <w:pPr>
              <w:pStyle w:val="TableEntry"/>
            </w:pPr>
            <w:r w:rsidRPr="001F42D3">
              <w:t>IS</w:t>
            </w:r>
          </w:p>
        </w:tc>
        <w:tc>
          <w:tcPr>
            <w:tcW w:w="720" w:type="dxa"/>
          </w:tcPr>
          <w:p w14:paraId="1605162F" w14:textId="3907ADC8" w:rsidR="00B11855" w:rsidRPr="001F42D3" w:rsidRDefault="003D003E" w:rsidP="00863A9A">
            <w:pPr>
              <w:pStyle w:val="TableEntry"/>
            </w:pPr>
            <w:r w:rsidRPr="001F42D3">
              <w:t>1</w:t>
            </w:r>
          </w:p>
        </w:tc>
        <w:tc>
          <w:tcPr>
            <w:tcW w:w="720" w:type="dxa"/>
          </w:tcPr>
          <w:p w14:paraId="5C30BF05" w14:textId="76A2AE57" w:rsidR="00B11855" w:rsidRPr="001F42D3" w:rsidRDefault="003D003E" w:rsidP="00863A9A">
            <w:pPr>
              <w:pStyle w:val="TableEntry"/>
            </w:pPr>
            <w:r w:rsidRPr="001F42D3">
              <w:t>RE</w:t>
            </w:r>
          </w:p>
        </w:tc>
        <w:tc>
          <w:tcPr>
            <w:tcW w:w="810" w:type="dxa"/>
          </w:tcPr>
          <w:p w14:paraId="551D1AA0" w14:textId="5A0733E5" w:rsidR="00B11855" w:rsidRPr="001F42D3" w:rsidRDefault="003D003E" w:rsidP="00863A9A">
            <w:pPr>
              <w:pStyle w:val="TableEntry"/>
            </w:pPr>
            <w:r w:rsidRPr="001F42D3">
              <w:t>False</w:t>
            </w:r>
          </w:p>
        </w:tc>
        <w:tc>
          <w:tcPr>
            <w:tcW w:w="630" w:type="dxa"/>
          </w:tcPr>
          <w:p w14:paraId="589356F9" w14:textId="615EAE6F" w:rsidR="00B11855" w:rsidRPr="001F42D3" w:rsidRDefault="003D003E" w:rsidP="00863A9A">
            <w:pPr>
              <w:pStyle w:val="TableEntry"/>
            </w:pPr>
            <w:r w:rsidRPr="001F42D3">
              <w:t>0</w:t>
            </w:r>
          </w:p>
        </w:tc>
        <w:tc>
          <w:tcPr>
            <w:tcW w:w="810" w:type="dxa"/>
          </w:tcPr>
          <w:p w14:paraId="277C690C" w14:textId="0856B4CA" w:rsidR="00B11855" w:rsidRPr="001F42D3" w:rsidRDefault="003D003E" w:rsidP="00863A9A">
            <w:pPr>
              <w:pStyle w:val="TableEntry"/>
            </w:pPr>
            <w:r w:rsidRPr="001F42D3">
              <w:t>1</w:t>
            </w:r>
          </w:p>
        </w:tc>
        <w:tc>
          <w:tcPr>
            <w:tcW w:w="810" w:type="dxa"/>
          </w:tcPr>
          <w:p w14:paraId="6AD6BBFC" w14:textId="01626268" w:rsidR="00B11855" w:rsidRPr="001F42D3" w:rsidRDefault="003D003E" w:rsidP="00863A9A">
            <w:pPr>
              <w:pStyle w:val="TableEntry"/>
            </w:pPr>
            <w:r w:rsidRPr="001F42D3">
              <w:t>0001</w:t>
            </w:r>
          </w:p>
        </w:tc>
        <w:tc>
          <w:tcPr>
            <w:tcW w:w="900" w:type="dxa"/>
          </w:tcPr>
          <w:p w14:paraId="4AF6AF74" w14:textId="3665EC06" w:rsidR="00B11855" w:rsidRPr="001F42D3" w:rsidRDefault="00B11855" w:rsidP="00863A9A">
            <w:pPr>
              <w:pStyle w:val="TableEntry"/>
            </w:pPr>
          </w:p>
        </w:tc>
        <w:tc>
          <w:tcPr>
            <w:tcW w:w="1193" w:type="dxa"/>
          </w:tcPr>
          <w:p w14:paraId="74B5C72F" w14:textId="0308265F" w:rsidR="00B11855" w:rsidRPr="001F42D3" w:rsidRDefault="003D003E" w:rsidP="00863A9A">
            <w:pPr>
              <w:pStyle w:val="TableEntry"/>
            </w:pPr>
            <w:r w:rsidRPr="001F42D3">
              <w:t>M</w:t>
            </w:r>
          </w:p>
        </w:tc>
      </w:tr>
      <w:tr w:rsidR="00D57E5E" w:rsidRPr="001F42D3" w14:paraId="23E1DCB7" w14:textId="77777777" w:rsidTr="00CF5627">
        <w:trPr>
          <w:cantSplit/>
          <w:jc w:val="center"/>
        </w:trPr>
        <w:tc>
          <w:tcPr>
            <w:tcW w:w="1525" w:type="dxa"/>
          </w:tcPr>
          <w:p w14:paraId="3A0D5A78" w14:textId="6AB4AFE6" w:rsidR="00B11855" w:rsidRPr="001F42D3" w:rsidRDefault="003D003E" w:rsidP="00863A9A">
            <w:pPr>
              <w:pStyle w:val="TableEntry"/>
            </w:pPr>
            <w:r w:rsidRPr="001F42D3">
              <w:t>Patient Address</w:t>
            </w:r>
          </w:p>
        </w:tc>
        <w:tc>
          <w:tcPr>
            <w:tcW w:w="810" w:type="dxa"/>
          </w:tcPr>
          <w:p w14:paraId="2D54893C" w14:textId="30CCFCE6" w:rsidR="00B11855" w:rsidRPr="001F42D3" w:rsidRDefault="003D003E" w:rsidP="00863A9A">
            <w:pPr>
              <w:pStyle w:val="TableEntry"/>
            </w:pPr>
            <w:r w:rsidRPr="001F42D3">
              <w:t>11</w:t>
            </w:r>
          </w:p>
        </w:tc>
        <w:tc>
          <w:tcPr>
            <w:tcW w:w="810" w:type="dxa"/>
          </w:tcPr>
          <w:p w14:paraId="1F217BE5" w14:textId="430ED514" w:rsidR="00B11855" w:rsidRPr="001F42D3" w:rsidRDefault="003D003E" w:rsidP="00863A9A">
            <w:pPr>
              <w:pStyle w:val="TableEntry"/>
            </w:pPr>
            <w:r w:rsidRPr="001F42D3">
              <w:t>XAD</w:t>
            </w:r>
          </w:p>
        </w:tc>
        <w:tc>
          <w:tcPr>
            <w:tcW w:w="720" w:type="dxa"/>
          </w:tcPr>
          <w:p w14:paraId="629AC366" w14:textId="2B112BB8" w:rsidR="00B11855" w:rsidRPr="001F42D3" w:rsidRDefault="003D003E" w:rsidP="00863A9A">
            <w:pPr>
              <w:pStyle w:val="TableEntry"/>
            </w:pPr>
            <w:r w:rsidRPr="001F42D3">
              <w:t>513</w:t>
            </w:r>
          </w:p>
        </w:tc>
        <w:tc>
          <w:tcPr>
            <w:tcW w:w="720" w:type="dxa"/>
          </w:tcPr>
          <w:p w14:paraId="66471DA2" w14:textId="4CC7084F" w:rsidR="00B11855" w:rsidRPr="001F42D3" w:rsidRDefault="003D003E" w:rsidP="00863A9A">
            <w:pPr>
              <w:pStyle w:val="TableEntry"/>
            </w:pPr>
            <w:r w:rsidRPr="001F42D3">
              <w:t>RE</w:t>
            </w:r>
          </w:p>
        </w:tc>
        <w:tc>
          <w:tcPr>
            <w:tcW w:w="810" w:type="dxa"/>
          </w:tcPr>
          <w:p w14:paraId="5148BA2D" w14:textId="51ED4F32" w:rsidR="00B11855" w:rsidRPr="001F42D3" w:rsidRDefault="003D003E" w:rsidP="00863A9A">
            <w:pPr>
              <w:pStyle w:val="TableEntry"/>
            </w:pPr>
            <w:r w:rsidRPr="001F42D3">
              <w:t>True</w:t>
            </w:r>
          </w:p>
        </w:tc>
        <w:tc>
          <w:tcPr>
            <w:tcW w:w="630" w:type="dxa"/>
          </w:tcPr>
          <w:p w14:paraId="6E1B2085" w14:textId="180414E5" w:rsidR="00B11855" w:rsidRPr="001F42D3" w:rsidRDefault="003D003E" w:rsidP="00863A9A">
            <w:pPr>
              <w:pStyle w:val="TableEntry"/>
            </w:pPr>
            <w:r w:rsidRPr="001F42D3">
              <w:t>0</w:t>
            </w:r>
          </w:p>
        </w:tc>
        <w:tc>
          <w:tcPr>
            <w:tcW w:w="810" w:type="dxa"/>
          </w:tcPr>
          <w:p w14:paraId="21BB75CB" w14:textId="6FA265F6" w:rsidR="00B11855" w:rsidRPr="001F42D3" w:rsidRDefault="003D003E" w:rsidP="00863A9A">
            <w:pPr>
              <w:pStyle w:val="TableEntry"/>
            </w:pPr>
            <w:r w:rsidRPr="001F42D3">
              <w:t>*</w:t>
            </w:r>
          </w:p>
        </w:tc>
        <w:tc>
          <w:tcPr>
            <w:tcW w:w="810" w:type="dxa"/>
          </w:tcPr>
          <w:p w14:paraId="2FA2C0BE" w14:textId="442E873A" w:rsidR="00B11855" w:rsidRPr="001F42D3" w:rsidRDefault="00B11855" w:rsidP="00863A9A">
            <w:pPr>
              <w:pStyle w:val="TableEntry"/>
            </w:pPr>
          </w:p>
        </w:tc>
        <w:tc>
          <w:tcPr>
            <w:tcW w:w="900" w:type="dxa"/>
          </w:tcPr>
          <w:p w14:paraId="11C90441" w14:textId="48069576" w:rsidR="00B11855" w:rsidRPr="001F42D3" w:rsidRDefault="00B11855" w:rsidP="00863A9A">
            <w:pPr>
              <w:pStyle w:val="TableEntry"/>
            </w:pPr>
          </w:p>
        </w:tc>
        <w:tc>
          <w:tcPr>
            <w:tcW w:w="1193" w:type="dxa"/>
          </w:tcPr>
          <w:p w14:paraId="67B4F32C" w14:textId="3FA09E18" w:rsidR="00B11855" w:rsidRPr="001F42D3" w:rsidRDefault="00B11855" w:rsidP="00863A9A">
            <w:pPr>
              <w:pStyle w:val="TableEntry"/>
            </w:pPr>
          </w:p>
        </w:tc>
      </w:tr>
      <w:tr w:rsidR="00D57E5E" w:rsidRPr="001F42D3" w14:paraId="22EDD040" w14:textId="77777777" w:rsidTr="00CF5627">
        <w:trPr>
          <w:cantSplit/>
          <w:jc w:val="center"/>
        </w:trPr>
        <w:tc>
          <w:tcPr>
            <w:tcW w:w="1525" w:type="dxa"/>
          </w:tcPr>
          <w:p w14:paraId="2ADD2A61" w14:textId="0FDDCA79" w:rsidR="00B11855" w:rsidRPr="001F42D3" w:rsidRDefault="003D003E" w:rsidP="00CF5627">
            <w:pPr>
              <w:pStyle w:val="TableEntryItalicindent"/>
            </w:pPr>
            <w:r w:rsidRPr="001F42D3">
              <w:t>street address</w:t>
            </w:r>
          </w:p>
        </w:tc>
        <w:tc>
          <w:tcPr>
            <w:tcW w:w="810" w:type="dxa"/>
          </w:tcPr>
          <w:p w14:paraId="01AF932C" w14:textId="4AAD4FEF" w:rsidR="00B11855" w:rsidRPr="001F42D3" w:rsidRDefault="003D003E" w:rsidP="00CF5627">
            <w:pPr>
              <w:pStyle w:val="TableEntry"/>
              <w:rPr>
                <w:i/>
              </w:rPr>
            </w:pPr>
            <w:r w:rsidRPr="001F42D3">
              <w:rPr>
                <w:i/>
              </w:rPr>
              <w:t>1</w:t>
            </w:r>
          </w:p>
        </w:tc>
        <w:tc>
          <w:tcPr>
            <w:tcW w:w="810" w:type="dxa"/>
          </w:tcPr>
          <w:p w14:paraId="47ADC0D9" w14:textId="75E064B4" w:rsidR="00B11855" w:rsidRPr="001F42D3" w:rsidRDefault="003D003E" w:rsidP="00863A9A">
            <w:pPr>
              <w:pStyle w:val="TableEntry"/>
              <w:rPr>
                <w:color w:val="FFFFFF"/>
              </w:rPr>
            </w:pPr>
            <w:r w:rsidRPr="001F42D3">
              <w:t>SAD</w:t>
            </w:r>
          </w:p>
        </w:tc>
        <w:tc>
          <w:tcPr>
            <w:tcW w:w="720" w:type="dxa"/>
          </w:tcPr>
          <w:p w14:paraId="6FCC11B5" w14:textId="3C844846" w:rsidR="00B11855" w:rsidRPr="001F42D3" w:rsidRDefault="003D003E" w:rsidP="00863A9A">
            <w:pPr>
              <w:pStyle w:val="TableEntry"/>
              <w:rPr>
                <w:color w:val="FFFFFF"/>
              </w:rPr>
            </w:pPr>
            <w:r w:rsidRPr="001F42D3">
              <w:t>184</w:t>
            </w:r>
          </w:p>
        </w:tc>
        <w:tc>
          <w:tcPr>
            <w:tcW w:w="720" w:type="dxa"/>
          </w:tcPr>
          <w:p w14:paraId="02D04B89" w14:textId="39D57B13" w:rsidR="00B11855" w:rsidRPr="001F42D3" w:rsidRDefault="003D003E" w:rsidP="00863A9A">
            <w:pPr>
              <w:pStyle w:val="TableEntry"/>
              <w:rPr>
                <w:color w:val="FFFFFF"/>
              </w:rPr>
            </w:pPr>
            <w:r w:rsidRPr="001F42D3">
              <w:t>O</w:t>
            </w:r>
          </w:p>
        </w:tc>
        <w:tc>
          <w:tcPr>
            <w:tcW w:w="810" w:type="dxa"/>
          </w:tcPr>
          <w:p w14:paraId="0BEE8723" w14:textId="4DDF52FB" w:rsidR="00B11855" w:rsidRPr="001F42D3" w:rsidRDefault="00B11855" w:rsidP="001F5A5C">
            <w:pPr>
              <w:pStyle w:val="TableEntry"/>
            </w:pPr>
          </w:p>
        </w:tc>
        <w:tc>
          <w:tcPr>
            <w:tcW w:w="630" w:type="dxa"/>
          </w:tcPr>
          <w:p w14:paraId="58C2FE51" w14:textId="0B7F412D" w:rsidR="00B11855" w:rsidRPr="001F42D3" w:rsidRDefault="003D003E" w:rsidP="00863A9A">
            <w:pPr>
              <w:pStyle w:val="TableEntry"/>
              <w:rPr>
                <w:color w:val="FFFFFF"/>
              </w:rPr>
            </w:pPr>
            <w:r w:rsidRPr="001F42D3">
              <w:t>0</w:t>
            </w:r>
          </w:p>
        </w:tc>
        <w:tc>
          <w:tcPr>
            <w:tcW w:w="810" w:type="dxa"/>
          </w:tcPr>
          <w:p w14:paraId="4BA34787" w14:textId="2BF41498" w:rsidR="00B11855" w:rsidRPr="001F42D3" w:rsidRDefault="003D003E" w:rsidP="00863A9A">
            <w:pPr>
              <w:pStyle w:val="TableEntry"/>
              <w:rPr>
                <w:color w:val="FFFFFF"/>
              </w:rPr>
            </w:pPr>
            <w:r w:rsidRPr="001F42D3">
              <w:t>1</w:t>
            </w:r>
          </w:p>
        </w:tc>
        <w:tc>
          <w:tcPr>
            <w:tcW w:w="810" w:type="dxa"/>
          </w:tcPr>
          <w:p w14:paraId="51FBD5FE" w14:textId="4DC6DC5E" w:rsidR="00B11855" w:rsidRPr="001F42D3" w:rsidRDefault="00B11855" w:rsidP="001F5A5C">
            <w:pPr>
              <w:pStyle w:val="TableEntry"/>
            </w:pPr>
          </w:p>
        </w:tc>
        <w:tc>
          <w:tcPr>
            <w:tcW w:w="900" w:type="dxa"/>
          </w:tcPr>
          <w:p w14:paraId="454D43D8" w14:textId="6100D11F" w:rsidR="00B11855" w:rsidRPr="001F42D3" w:rsidRDefault="00B11855" w:rsidP="00863A9A">
            <w:pPr>
              <w:pStyle w:val="TableEntry"/>
            </w:pPr>
          </w:p>
        </w:tc>
        <w:tc>
          <w:tcPr>
            <w:tcW w:w="1193" w:type="dxa"/>
          </w:tcPr>
          <w:p w14:paraId="403095C0" w14:textId="77637D55" w:rsidR="00B11855" w:rsidRPr="001F42D3" w:rsidRDefault="003D003E" w:rsidP="001F5A5C">
            <w:pPr>
              <w:pStyle w:val="TableEntry"/>
            </w:pPr>
            <w:r w:rsidRPr="001F42D3">
              <w:t>12345 Some Street</w:t>
            </w:r>
          </w:p>
        </w:tc>
      </w:tr>
      <w:tr w:rsidR="00D57E5E" w:rsidRPr="001F42D3" w14:paraId="2B377DDD" w14:textId="77777777" w:rsidTr="00CF5627">
        <w:trPr>
          <w:cantSplit/>
          <w:jc w:val="center"/>
        </w:trPr>
        <w:tc>
          <w:tcPr>
            <w:tcW w:w="1525" w:type="dxa"/>
          </w:tcPr>
          <w:p w14:paraId="185AF780" w14:textId="3ECC155F" w:rsidR="00B11855" w:rsidRPr="001F42D3" w:rsidRDefault="003D003E" w:rsidP="00CF5627">
            <w:pPr>
              <w:pStyle w:val="TableEntryItalicindent"/>
            </w:pPr>
            <w:r w:rsidRPr="001F42D3">
              <w:t xml:space="preserve"> other designation</w:t>
            </w:r>
          </w:p>
        </w:tc>
        <w:tc>
          <w:tcPr>
            <w:tcW w:w="810" w:type="dxa"/>
          </w:tcPr>
          <w:p w14:paraId="74D5B194" w14:textId="365CC224" w:rsidR="00B11855" w:rsidRPr="001F42D3" w:rsidRDefault="003D003E" w:rsidP="00CF5627">
            <w:pPr>
              <w:pStyle w:val="TableEntry"/>
              <w:rPr>
                <w:i/>
              </w:rPr>
            </w:pPr>
            <w:r w:rsidRPr="001F42D3">
              <w:rPr>
                <w:i/>
              </w:rPr>
              <w:t>2</w:t>
            </w:r>
          </w:p>
        </w:tc>
        <w:tc>
          <w:tcPr>
            <w:tcW w:w="810" w:type="dxa"/>
          </w:tcPr>
          <w:p w14:paraId="450A70ED" w14:textId="1F90B6BF" w:rsidR="00B11855" w:rsidRPr="001F42D3" w:rsidRDefault="003D003E" w:rsidP="00863A9A">
            <w:pPr>
              <w:pStyle w:val="TableEntry"/>
              <w:rPr>
                <w:color w:val="FFFFFF"/>
              </w:rPr>
            </w:pPr>
            <w:r w:rsidRPr="001F42D3">
              <w:t>ST</w:t>
            </w:r>
          </w:p>
        </w:tc>
        <w:tc>
          <w:tcPr>
            <w:tcW w:w="720" w:type="dxa"/>
          </w:tcPr>
          <w:p w14:paraId="3C9B1F2C" w14:textId="0DBF84CC" w:rsidR="00B11855" w:rsidRPr="001F42D3" w:rsidRDefault="003D003E" w:rsidP="00863A9A">
            <w:pPr>
              <w:pStyle w:val="TableEntry"/>
              <w:rPr>
                <w:color w:val="FFFFFF"/>
              </w:rPr>
            </w:pPr>
            <w:r w:rsidRPr="001F42D3">
              <w:t>120</w:t>
            </w:r>
          </w:p>
        </w:tc>
        <w:tc>
          <w:tcPr>
            <w:tcW w:w="720" w:type="dxa"/>
          </w:tcPr>
          <w:p w14:paraId="2607A41E" w14:textId="07563D8F" w:rsidR="00B11855" w:rsidRPr="001F42D3" w:rsidRDefault="003D003E" w:rsidP="00863A9A">
            <w:pPr>
              <w:pStyle w:val="TableEntry"/>
              <w:rPr>
                <w:color w:val="FFFFFF"/>
              </w:rPr>
            </w:pPr>
            <w:r w:rsidRPr="001F42D3">
              <w:t>O</w:t>
            </w:r>
          </w:p>
        </w:tc>
        <w:tc>
          <w:tcPr>
            <w:tcW w:w="810" w:type="dxa"/>
          </w:tcPr>
          <w:p w14:paraId="0E2FD12B" w14:textId="12845A50" w:rsidR="00B11855" w:rsidRPr="001F42D3" w:rsidRDefault="00B11855" w:rsidP="001F5A5C">
            <w:pPr>
              <w:pStyle w:val="TableEntry"/>
            </w:pPr>
          </w:p>
        </w:tc>
        <w:tc>
          <w:tcPr>
            <w:tcW w:w="630" w:type="dxa"/>
          </w:tcPr>
          <w:p w14:paraId="5B780FEC" w14:textId="7A896DD9" w:rsidR="00B11855" w:rsidRPr="001F42D3" w:rsidRDefault="003D003E" w:rsidP="00863A9A">
            <w:pPr>
              <w:pStyle w:val="TableEntry"/>
              <w:rPr>
                <w:color w:val="FFFFFF"/>
              </w:rPr>
            </w:pPr>
            <w:r w:rsidRPr="001F42D3">
              <w:t>0</w:t>
            </w:r>
          </w:p>
        </w:tc>
        <w:tc>
          <w:tcPr>
            <w:tcW w:w="810" w:type="dxa"/>
          </w:tcPr>
          <w:p w14:paraId="2807BE82" w14:textId="05482648" w:rsidR="00B11855" w:rsidRPr="001F42D3" w:rsidRDefault="003D003E" w:rsidP="00863A9A">
            <w:pPr>
              <w:pStyle w:val="TableEntry"/>
              <w:rPr>
                <w:color w:val="FFFFFF"/>
              </w:rPr>
            </w:pPr>
            <w:r w:rsidRPr="001F42D3">
              <w:t>1</w:t>
            </w:r>
          </w:p>
        </w:tc>
        <w:tc>
          <w:tcPr>
            <w:tcW w:w="810" w:type="dxa"/>
          </w:tcPr>
          <w:p w14:paraId="4C2438AC" w14:textId="3BF142CB" w:rsidR="00B11855" w:rsidRPr="001F42D3" w:rsidRDefault="00B11855" w:rsidP="001F5A5C">
            <w:pPr>
              <w:pStyle w:val="TableEntry"/>
            </w:pPr>
          </w:p>
        </w:tc>
        <w:tc>
          <w:tcPr>
            <w:tcW w:w="900" w:type="dxa"/>
          </w:tcPr>
          <w:p w14:paraId="249F0836" w14:textId="319C26C9" w:rsidR="00B11855" w:rsidRPr="001F42D3" w:rsidRDefault="00B11855" w:rsidP="001F5A5C">
            <w:pPr>
              <w:pStyle w:val="TableEntry"/>
            </w:pPr>
          </w:p>
        </w:tc>
        <w:tc>
          <w:tcPr>
            <w:tcW w:w="1193" w:type="dxa"/>
          </w:tcPr>
          <w:p w14:paraId="040ABE69" w14:textId="4E88B9F8" w:rsidR="00B11855" w:rsidRPr="001F42D3" w:rsidRDefault="003D003E" w:rsidP="001F5A5C">
            <w:pPr>
              <w:pStyle w:val="TableEntry"/>
            </w:pPr>
            <w:r w:rsidRPr="001F42D3">
              <w:t>Apartment 123</w:t>
            </w:r>
          </w:p>
        </w:tc>
      </w:tr>
      <w:tr w:rsidR="00D57E5E" w:rsidRPr="001F42D3" w14:paraId="668F9443" w14:textId="77777777" w:rsidTr="00CF5627">
        <w:trPr>
          <w:cantSplit/>
          <w:jc w:val="center"/>
        </w:trPr>
        <w:tc>
          <w:tcPr>
            <w:tcW w:w="1525" w:type="dxa"/>
          </w:tcPr>
          <w:p w14:paraId="0AE45836" w14:textId="6E534DD6" w:rsidR="00B11855" w:rsidRPr="001F42D3" w:rsidRDefault="003D003E" w:rsidP="00CF5627">
            <w:pPr>
              <w:pStyle w:val="TableEntryItalicindent"/>
            </w:pPr>
            <w:r w:rsidRPr="001F42D3">
              <w:t xml:space="preserve"> city</w:t>
            </w:r>
          </w:p>
        </w:tc>
        <w:tc>
          <w:tcPr>
            <w:tcW w:w="810" w:type="dxa"/>
          </w:tcPr>
          <w:p w14:paraId="7518C9AF" w14:textId="0CDDF66B" w:rsidR="00B11855" w:rsidRPr="001F42D3" w:rsidRDefault="003D003E" w:rsidP="00CF5627">
            <w:pPr>
              <w:pStyle w:val="TableEntry"/>
              <w:rPr>
                <w:i/>
              </w:rPr>
            </w:pPr>
            <w:r w:rsidRPr="001F42D3">
              <w:rPr>
                <w:i/>
              </w:rPr>
              <w:t>3</w:t>
            </w:r>
          </w:p>
        </w:tc>
        <w:tc>
          <w:tcPr>
            <w:tcW w:w="810" w:type="dxa"/>
          </w:tcPr>
          <w:p w14:paraId="52FE3602" w14:textId="3A431B19" w:rsidR="00B11855" w:rsidRPr="001F42D3" w:rsidRDefault="003D003E" w:rsidP="00863A9A">
            <w:pPr>
              <w:pStyle w:val="TableEntry"/>
              <w:rPr>
                <w:color w:val="FFFFFF"/>
              </w:rPr>
            </w:pPr>
            <w:r w:rsidRPr="001F42D3">
              <w:t>ST</w:t>
            </w:r>
          </w:p>
        </w:tc>
        <w:tc>
          <w:tcPr>
            <w:tcW w:w="720" w:type="dxa"/>
          </w:tcPr>
          <w:p w14:paraId="7D6AD93E" w14:textId="3B7358B6" w:rsidR="00B11855" w:rsidRPr="001F42D3" w:rsidRDefault="003D003E" w:rsidP="00863A9A">
            <w:pPr>
              <w:pStyle w:val="TableEntry"/>
              <w:rPr>
                <w:color w:val="FFFFFF"/>
              </w:rPr>
            </w:pPr>
            <w:r w:rsidRPr="001F42D3">
              <w:t>50</w:t>
            </w:r>
          </w:p>
        </w:tc>
        <w:tc>
          <w:tcPr>
            <w:tcW w:w="720" w:type="dxa"/>
          </w:tcPr>
          <w:p w14:paraId="071D1CA8" w14:textId="531F14A9" w:rsidR="00B11855" w:rsidRPr="001F42D3" w:rsidRDefault="003D003E" w:rsidP="00863A9A">
            <w:pPr>
              <w:pStyle w:val="TableEntry"/>
              <w:rPr>
                <w:color w:val="FFFFFF"/>
              </w:rPr>
            </w:pPr>
            <w:r w:rsidRPr="001F42D3">
              <w:t>O</w:t>
            </w:r>
          </w:p>
        </w:tc>
        <w:tc>
          <w:tcPr>
            <w:tcW w:w="810" w:type="dxa"/>
          </w:tcPr>
          <w:p w14:paraId="02E119B3" w14:textId="6A68695D" w:rsidR="00B11855" w:rsidRPr="001F42D3" w:rsidRDefault="00B11855" w:rsidP="001F5A5C">
            <w:pPr>
              <w:pStyle w:val="TableEntry"/>
            </w:pPr>
          </w:p>
        </w:tc>
        <w:tc>
          <w:tcPr>
            <w:tcW w:w="630" w:type="dxa"/>
          </w:tcPr>
          <w:p w14:paraId="10A39224" w14:textId="429F0A0C" w:rsidR="00B11855" w:rsidRPr="001F42D3" w:rsidRDefault="003D003E" w:rsidP="00863A9A">
            <w:pPr>
              <w:pStyle w:val="TableEntry"/>
              <w:rPr>
                <w:color w:val="FFFFFF"/>
              </w:rPr>
            </w:pPr>
            <w:r w:rsidRPr="001F42D3">
              <w:t>0</w:t>
            </w:r>
          </w:p>
        </w:tc>
        <w:tc>
          <w:tcPr>
            <w:tcW w:w="810" w:type="dxa"/>
          </w:tcPr>
          <w:p w14:paraId="6E2A25B3" w14:textId="6A515276" w:rsidR="00B11855" w:rsidRPr="001F42D3" w:rsidRDefault="003D003E" w:rsidP="00863A9A">
            <w:pPr>
              <w:pStyle w:val="TableEntry"/>
              <w:rPr>
                <w:color w:val="FFFFFF"/>
              </w:rPr>
            </w:pPr>
            <w:r w:rsidRPr="001F42D3">
              <w:t>1</w:t>
            </w:r>
          </w:p>
        </w:tc>
        <w:tc>
          <w:tcPr>
            <w:tcW w:w="810" w:type="dxa"/>
          </w:tcPr>
          <w:p w14:paraId="61F544D4" w14:textId="4CD56C7B" w:rsidR="00B11855" w:rsidRPr="001F42D3" w:rsidRDefault="00B11855" w:rsidP="001F5A5C">
            <w:pPr>
              <w:pStyle w:val="TableEntry"/>
            </w:pPr>
          </w:p>
        </w:tc>
        <w:tc>
          <w:tcPr>
            <w:tcW w:w="900" w:type="dxa"/>
          </w:tcPr>
          <w:p w14:paraId="195E5C26" w14:textId="32AF8EF0" w:rsidR="00B11855" w:rsidRPr="001F42D3" w:rsidRDefault="00B11855" w:rsidP="001F5A5C">
            <w:pPr>
              <w:pStyle w:val="TableEntry"/>
            </w:pPr>
          </w:p>
        </w:tc>
        <w:tc>
          <w:tcPr>
            <w:tcW w:w="1193" w:type="dxa"/>
          </w:tcPr>
          <w:p w14:paraId="5401DD31" w14:textId="140B6861" w:rsidR="00B11855" w:rsidRPr="001F42D3" w:rsidRDefault="003D003E" w:rsidP="001F5A5C">
            <w:pPr>
              <w:pStyle w:val="TableEntry"/>
            </w:pPr>
            <w:r w:rsidRPr="001F42D3">
              <w:t>Town</w:t>
            </w:r>
          </w:p>
        </w:tc>
      </w:tr>
      <w:tr w:rsidR="00D57E5E" w:rsidRPr="001F42D3" w14:paraId="21EFA088" w14:textId="77777777" w:rsidTr="00CF5627">
        <w:trPr>
          <w:cantSplit/>
          <w:jc w:val="center"/>
        </w:trPr>
        <w:tc>
          <w:tcPr>
            <w:tcW w:w="1525" w:type="dxa"/>
          </w:tcPr>
          <w:p w14:paraId="2D37CB06" w14:textId="14B006E4" w:rsidR="00B11855" w:rsidRPr="001F42D3" w:rsidRDefault="003D003E" w:rsidP="00CF5627">
            <w:pPr>
              <w:pStyle w:val="TableEntryItalicindent"/>
            </w:pPr>
            <w:r w:rsidRPr="001F42D3">
              <w:t xml:space="preserve"> state or province</w:t>
            </w:r>
          </w:p>
        </w:tc>
        <w:tc>
          <w:tcPr>
            <w:tcW w:w="810" w:type="dxa"/>
          </w:tcPr>
          <w:p w14:paraId="5074623F" w14:textId="40050E67" w:rsidR="00B11855" w:rsidRPr="001F42D3" w:rsidRDefault="003D003E" w:rsidP="00CF5627">
            <w:pPr>
              <w:pStyle w:val="TableEntry"/>
              <w:rPr>
                <w:i/>
              </w:rPr>
            </w:pPr>
            <w:r w:rsidRPr="001F42D3">
              <w:rPr>
                <w:i/>
              </w:rPr>
              <w:t>4</w:t>
            </w:r>
          </w:p>
        </w:tc>
        <w:tc>
          <w:tcPr>
            <w:tcW w:w="810" w:type="dxa"/>
          </w:tcPr>
          <w:p w14:paraId="1BE9E627" w14:textId="1D065A64" w:rsidR="00B11855" w:rsidRPr="001F42D3" w:rsidRDefault="003D003E" w:rsidP="00863A9A">
            <w:pPr>
              <w:pStyle w:val="TableEntry"/>
              <w:rPr>
                <w:color w:val="FFFFFF"/>
              </w:rPr>
            </w:pPr>
            <w:r w:rsidRPr="001F42D3">
              <w:t>ST</w:t>
            </w:r>
          </w:p>
        </w:tc>
        <w:tc>
          <w:tcPr>
            <w:tcW w:w="720" w:type="dxa"/>
          </w:tcPr>
          <w:p w14:paraId="772F22C8" w14:textId="17C6610F" w:rsidR="00B11855" w:rsidRPr="001F42D3" w:rsidRDefault="003D003E" w:rsidP="00863A9A">
            <w:pPr>
              <w:pStyle w:val="TableEntry"/>
              <w:rPr>
                <w:color w:val="FFFFFF"/>
              </w:rPr>
            </w:pPr>
            <w:r w:rsidRPr="001F42D3">
              <w:t>50</w:t>
            </w:r>
          </w:p>
        </w:tc>
        <w:tc>
          <w:tcPr>
            <w:tcW w:w="720" w:type="dxa"/>
          </w:tcPr>
          <w:p w14:paraId="665650D5" w14:textId="30862ECD" w:rsidR="00B11855" w:rsidRPr="001F42D3" w:rsidRDefault="003D003E" w:rsidP="00863A9A">
            <w:pPr>
              <w:pStyle w:val="TableEntry"/>
              <w:rPr>
                <w:color w:val="FFFFFF"/>
              </w:rPr>
            </w:pPr>
            <w:r w:rsidRPr="001F42D3">
              <w:t>O</w:t>
            </w:r>
          </w:p>
        </w:tc>
        <w:tc>
          <w:tcPr>
            <w:tcW w:w="810" w:type="dxa"/>
          </w:tcPr>
          <w:p w14:paraId="1867F717" w14:textId="26BE4AB6" w:rsidR="00B11855" w:rsidRPr="001F42D3" w:rsidRDefault="00B11855" w:rsidP="001F5A5C">
            <w:pPr>
              <w:pStyle w:val="TableEntry"/>
            </w:pPr>
          </w:p>
        </w:tc>
        <w:tc>
          <w:tcPr>
            <w:tcW w:w="630" w:type="dxa"/>
          </w:tcPr>
          <w:p w14:paraId="677EDC8F" w14:textId="6D44F298" w:rsidR="00B11855" w:rsidRPr="001F42D3" w:rsidRDefault="003D003E" w:rsidP="00863A9A">
            <w:pPr>
              <w:pStyle w:val="TableEntry"/>
              <w:rPr>
                <w:color w:val="FFFFFF"/>
              </w:rPr>
            </w:pPr>
            <w:r w:rsidRPr="001F42D3">
              <w:t>0</w:t>
            </w:r>
          </w:p>
        </w:tc>
        <w:tc>
          <w:tcPr>
            <w:tcW w:w="810" w:type="dxa"/>
          </w:tcPr>
          <w:p w14:paraId="08E0446D" w14:textId="091BA031" w:rsidR="00B11855" w:rsidRPr="001F42D3" w:rsidRDefault="003D003E" w:rsidP="00863A9A">
            <w:pPr>
              <w:pStyle w:val="TableEntry"/>
              <w:rPr>
                <w:color w:val="FFFFFF"/>
              </w:rPr>
            </w:pPr>
            <w:r w:rsidRPr="001F42D3">
              <w:t>1</w:t>
            </w:r>
          </w:p>
        </w:tc>
        <w:tc>
          <w:tcPr>
            <w:tcW w:w="810" w:type="dxa"/>
          </w:tcPr>
          <w:p w14:paraId="1EADC159" w14:textId="03DD2BBB" w:rsidR="00B11855" w:rsidRPr="001F42D3" w:rsidRDefault="00B11855" w:rsidP="001F5A5C">
            <w:pPr>
              <w:pStyle w:val="TableEntry"/>
            </w:pPr>
          </w:p>
        </w:tc>
        <w:tc>
          <w:tcPr>
            <w:tcW w:w="900" w:type="dxa"/>
          </w:tcPr>
          <w:p w14:paraId="0ADF2C35" w14:textId="56E353B0" w:rsidR="00B11855" w:rsidRPr="001F42D3" w:rsidRDefault="00B11855" w:rsidP="001F5A5C">
            <w:pPr>
              <w:pStyle w:val="TableEntry"/>
            </w:pPr>
          </w:p>
        </w:tc>
        <w:tc>
          <w:tcPr>
            <w:tcW w:w="1193" w:type="dxa"/>
          </w:tcPr>
          <w:p w14:paraId="2EAF9B90" w14:textId="6A0E6DF6" w:rsidR="00B11855" w:rsidRPr="001F42D3" w:rsidRDefault="003D003E" w:rsidP="001F5A5C">
            <w:pPr>
              <w:pStyle w:val="TableEntry"/>
            </w:pPr>
            <w:r w:rsidRPr="001F42D3">
              <w:t>MN</w:t>
            </w:r>
          </w:p>
        </w:tc>
      </w:tr>
      <w:tr w:rsidR="00D57E5E" w:rsidRPr="001F42D3" w14:paraId="2A9DD320" w14:textId="77777777" w:rsidTr="00CF5627">
        <w:trPr>
          <w:cantSplit/>
          <w:jc w:val="center"/>
        </w:trPr>
        <w:tc>
          <w:tcPr>
            <w:tcW w:w="1525" w:type="dxa"/>
          </w:tcPr>
          <w:p w14:paraId="00EE443F" w14:textId="469D6D34" w:rsidR="00B11855" w:rsidRPr="001F42D3" w:rsidRDefault="003D003E" w:rsidP="00863A9A">
            <w:pPr>
              <w:pStyle w:val="TableEntry"/>
            </w:pPr>
            <w:r w:rsidRPr="001F42D3">
              <w:t>zip or postal code</w:t>
            </w:r>
          </w:p>
        </w:tc>
        <w:tc>
          <w:tcPr>
            <w:tcW w:w="810" w:type="dxa"/>
          </w:tcPr>
          <w:p w14:paraId="4FBCD943" w14:textId="207340E1" w:rsidR="00B11855" w:rsidRPr="001F42D3" w:rsidRDefault="003D003E" w:rsidP="00863A9A">
            <w:pPr>
              <w:pStyle w:val="TableEntry"/>
            </w:pPr>
            <w:r w:rsidRPr="001F42D3">
              <w:t>5</w:t>
            </w:r>
          </w:p>
        </w:tc>
        <w:tc>
          <w:tcPr>
            <w:tcW w:w="810" w:type="dxa"/>
          </w:tcPr>
          <w:p w14:paraId="1AE7B7E9" w14:textId="008CBB2E" w:rsidR="00B11855" w:rsidRPr="001F42D3" w:rsidRDefault="003D003E" w:rsidP="00863A9A">
            <w:pPr>
              <w:pStyle w:val="TableEntry"/>
            </w:pPr>
            <w:r w:rsidRPr="001F42D3">
              <w:t>ST</w:t>
            </w:r>
          </w:p>
        </w:tc>
        <w:tc>
          <w:tcPr>
            <w:tcW w:w="720" w:type="dxa"/>
          </w:tcPr>
          <w:p w14:paraId="4687190C" w14:textId="31F5731B" w:rsidR="00B11855" w:rsidRPr="001F42D3" w:rsidRDefault="003D003E" w:rsidP="00863A9A">
            <w:pPr>
              <w:pStyle w:val="TableEntry"/>
            </w:pPr>
            <w:r w:rsidRPr="001F42D3">
              <w:t>12</w:t>
            </w:r>
          </w:p>
        </w:tc>
        <w:tc>
          <w:tcPr>
            <w:tcW w:w="720" w:type="dxa"/>
          </w:tcPr>
          <w:p w14:paraId="47D8AC10" w14:textId="304DB0C5" w:rsidR="00B11855" w:rsidRPr="001F42D3" w:rsidRDefault="003D003E" w:rsidP="00863A9A">
            <w:pPr>
              <w:pStyle w:val="TableEntry"/>
            </w:pPr>
            <w:r w:rsidRPr="001F42D3">
              <w:t>O</w:t>
            </w:r>
          </w:p>
        </w:tc>
        <w:tc>
          <w:tcPr>
            <w:tcW w:w="810" w:type="dxa"/>
          </w:tcPr>
          <w:p w14:paraId="5E4DBF52" w14:textId="2F83525E" w:rsidR="00B11855" w:rsidRPr="001F42D3" w:rsidRDefault="00B11855" w:rsidP="001F5A5C">
            <w:pPr>
              <w:pStyle w:val="TableEntry"/>
            </w:pPr>
          </w:p>
        </w:tc>
        <w:tc>
          <w:tcPr>
            <w:tcW w:w="630" w:type="dxa"/>
          </w:tcPr>
          <w:p w14:paraId="67B1A100" w14:textId="5BFBA558" w:rsidR="00B11855" w:rsidRPr="001F42D3" w:rsidRDefault="003D003E" w:rsidP="00863A9A">
            <w:pPr>
              <w:pStyle w:val="TableEntry"/>
            </w:pPr>
            <w:r w:rsidRPr="001F42D3">
              <w:t>0</w:t>
            </w:r>
          </w:p>
        </w:tc>
        <w:tc>
          <w:tcPr>
            <w:tcW w:w="810" w:type="dxa"/>
          </w:tcPr>
          <w:p w14:paraId="247A72A4" w14:textId="60030436" w:rsidR="00B11855" w:rsidRPr="001F42D3" w:rsidRDefault="003D003E" w:rsidP="00863A9A">
            <w:pPr>
              <w:pStyle w:val="TableEntry"/>
            </w:pPr>
            <w:r w:rsidRPr="001F42D3">
              <w:t>1</w:t>
            </w:r>
          </w:p>
        </w:tc>
        <w:tc>
          <w:tcPr>
            <w:tcW w:w="810" w:type="dxa"/>
          </w:tcPr>
          <w:p w14:paraId="088CB7CD" w14:textId="6EC568AD" w:rsidR="00B11855" w:rsidRPr="001F42D3" w:rsidRDefault="00B11855" w:rsidP="001F5A5C">
            <w:pPr>
              <w:pStyle w:val="TableEntry"/>
            </w:pPr>
          </w:p>
        </w:tc>
        <w:tc>
          <w:tcPr>
            <w:tcW w:w="900" w:type="dxa"/>
          </w:tcPr>
          <w:p w14:paraId="1973EC1F" w14:textId="264DA59E" w:rsidR="00B11855" w:rsidRPr="001F42D3" w:rsidRDefault="00B11855" w:rsidP="001F5A5C">
            <w:pPr>
              <w:pStyle w:val="TableEntry"/>
            </w:pPr>
          </w:p>
        </w:tc>
        <w:tc>
          <w:tcPr>
            <w:tcW w:w="1193" w:type="dxa"/>
          </w:tcPr>
          <w:p w14:paraId="0F362107" w14:textId="0BD7601D" w:rsidR="00B11855" w:rsidRPr="001F42D3" w:rsidRDefault="003D003E" w:rsidP="001F5A5C">
            <w:pPr>
              <w:pStyle w:val="TableEntry"/>
            </w:pPr>
            <w:r w:rsidRPr="001F42D3">
              <w:t>12345 </w:t>
            </w:r>
          </w:p>
        </w:tc>
      </w:tr>
      <w:tr w:rsidR="00D57E5E" w:rsidRPr="001F42D3" w14:paraId="13926331" w14:textId="77777777" w:rsidTr="00CF5627">
        <w:trPr>
          <w:cantSplit/>
          <w:jc w:val="center"/>
        </w:trPr>
        <w:tc>
          <w:tcPr>
            <w:tcW w:w="1525" w:type="dxa"/>
          </w:tcPr>
          <w:p w14:paraId="03B93457" w14:textId="608EF779" w:rsidR="00B11855" w:rsidRPr="001F42D3" w:rsidRDefault="003D003E" w:rsidP="00863A9A">
            <w:pPr>
              <w:pStyle w:val="TableEntry"/>
            </w:pPr>
            <w:r w:rsidRPr="001F42D3">
              <w:t>country</w:t>
            </w:r>
          </w:p>
        </w:tc>
        <w:tc>
          <w:tcPr>
            <w:tcW w:w="810" w:type="dxa"/>
          </w:tcPr>
          <w:p w14:paraId="7319AC8B" w14:textId="67B8CCF9" w:rsidR="00B11855" w:rsidRPr="001F42D3" w:rsidRDefault="003D003E" w:rsidP="00863A9A">
            <w:pPr>
              <w:pStyle w:val="TableEntry"/>
            </w:pPr>
            <w:r w:rsidRPr="001F42D3">
              <w:t>6</w:t>
            </w:r>
          </w:p>
        </w:tc>
        <w:tc>
          <w:tcPr>
            <w:tcW w:w="810" w:type="dxa"/>
          </w:tcPr>
          <w:p w14:paraId="3AFD4084" w14:textId="379C5B80" w:rsidR="00B11855" w:rsidRPr="001F42D3" w:rsidRDefault="003D003E" w:rsidP="00863A9A">
            <w:pPr>
              <w:pStyle w:val="TableEntry"/>
            </w:pPr>
            <w:r w:rsidRPr="001F42D3">
              <w:t>ID</w:t>
            </w:r>
          </w:p>
        </w:tc>
        <w:tc>
          <w:tcPr>
            <w:tcW w:w="720" w:type="dxa"/>
          </w:tcPr>
          <w:p w14:paraId="20A0D0B6" w14:textId="046F1EB0" w:rsidR="00B11855" w:rsidRPr="001F42D3" w:rsidRDefault="003D003E" w:rsidP="00863A9A">
            <w:pPr>
              <w:pStyle w:val="TableEntry"/>
            </w:pPr>
            <w:r w:rsidRPr="001F42D3">
              <w:t>3</w:t>
            </w:r>
          </w:p>
        </w:tc>
        <w:tc>
          <w:tcPr>
            <w:tcW w:w="720" w:type="dxa"/>
          </w:tcPr>
          <w:p w14:paraId="547397E7" w14:textId="35F8E99B" w:rsidR="00B11855" w:rsidRPr="001F42D3" w:rsidRDefault="003D003E" w:rsidP="00863A9A">
            <w:pPr>
              <w:pStyle w:val="TableEntry"/>
            </w:pPr>
            <w:r w:rsidRPr="001F42D3">
              <w:t>O</w:t>
            </w:r>
          </w:p>
        </w:tc>
        <w:tc>
          <w:tcPr>
            <w:tcW w:w="810" w:type="dxa"/>
          </w:tcPr>
          <w:p w14:paraId="71976530" w14:textId="2926A478" w:rsidR="00B11855" w:rsidRPr="001F42D3" w:rsidRDefault="00B11855" w:rsidP="001F5A5C">
            <w:pPr>
              <w:pStyle w:val="TableEntry"/>
            </w:pPr>
          </w:p>
        </w:tc>
        <w:tc>
          <w:tcPr>
            <w:tcW w:w="630" w:type="dxa"/>
          </w:tcPr>
          <w:p w14:paraId="5811CE55" w14:textId="4A805C2C" w:rsidR="00B11855" w:rsidRPr="001F42D3" w:rsidRDefault="003D003E" w:rsidP="00863A9A">
            <w:pPr>
              <w:pStyle w:val="TableEntry"/>
            </w:pPr>
            <w:r w:rsidRPr="001F42D3">
              <w:t>0</w:t>
            </w:r>
          </w:p>
        </w:tc>
        <w:tc>
          <w:tcPr>
            <w:tcW w:w="810" w:type="dxa"/>
          </w:tcPr>
          <w:p w14:paraId="3E25824C" w14:textId="395CCFE3" w:rsidR="00B11855" w:rsidRPr="001F42D3" w:rsidRDefault="003D003E" w:rsidP="00863A9A">
            <w:pPr>
              <w:pStyle w:val="TableEntry"/>
            </w:pPr>
            <w:r w:rsidRPr="001F42D3">
              <w:t>1</w:t>
            </w:r>
          </w:p>
        </w:tc>
        <w:tc>
          <w:tcPr>
            <w:tcW w:w="810" w:type="dxa"/>
          </w:tcPr>
          <w:p w14:paraId="40047B45" w14:textId="38A01161" w:rsidR="00B11855" w:rsidRPr="001F42D3" w:rsidRDefault="003D003E" w:rsidP="00863A9A">
            <w:pPr>
              <w:pStyle w:val="TableEntry"/>
            </w:pPr>
            <w:r w:rsidRPr="001F42D3">
              <w:t>0399</w:t>
            </w:r>
          </w:p>
        </w:tc>
        <w:tc>
          <w:tcPr>
            <w:tcW w:w="900" w:type="dxa"/>
          </w:tcPr>
          <w:p w14:paraId="06F9E1DB" w14:textId="6FC78EE0" w:rsidR="00B11855" w:rsidRPr="001F42D3" w:rsidRDefault="00B11855" w:rsidP="001F5A5C">
            <w:pPr>
              <w:pStyle w:val="TableEntry"/>
            </w:pPr>
          </w:p>
        </w:tc>
        <w:tc>
          <w:tcPr>
            <w:tcW w:w="1193" w:type="dxa"/>
          </w:tcPr>
          <w:p w14:paraId="3B5A5597" w14:textId="55C12301" w:rsidR="00B11855" w:rsidRPr="001F42D3" w:rsidRDefault="003D003E" w:rsidP="001F5A5C">
            <w:pPr>
              <w:pStyle w:val="TableEntry"/>
            </w:pPr>
            <w:r w:rsidRPr="001F42D3">
              <w:t>USA</w:t>
            </w:r>
          </w:p>
        </w:tc>
      </w:tr>
    </w:tbl>
    <w:p w14:paraId="71F40067" w14:textId="77777777" w:rsidR="00B11855" w:rsidRPr="001F42D3" w:rsidRDefault="003D003E" w:rsidP="00396374">
      <w:pPr>
        <w:pStyle w:val="Note"/>
        <w:ind w:left="0" w:hanging="2"/>
      </w:pPr>
      <w:r w:rsidRPr="001F42D3">
        <w:t>Note: Field names are in Roman type, relevant component names within a field are listed underneath in italic type.</w:t>
      </w:r>
    </w:p>
    <w:p w14:paraId="38C052B3" w14:textId="77777777" w:rsidR="001A4392" w:rsidRPr="001F42D3" w:rsidRDefault="001A4392" w:rsidP="00A17802">
      <w:pPr>
        <w:pStyle w:val="BodyText"/>
      </w:pPr>
    </w:p>
    <w:p w14:paraId="45316A6E" w14:textId="77777777" w:rsidR="00B11855" w:rsidRPr="001F42D3" w:rsidRDefault="003D003E" w:rsidP="00B34AEB">
      <w:pPr>
        <w:pStyle w:val="BodyText"/>
        <w:keepNext/>
      </w:pPr>
      <w:r w:rsidRPr="001F42D3">
        <w:rPr>
          <w:b/>
          <w:bCs/>
        </w:rPr>
        <w:t>PID-3.1 Patient Identifier List</w:t>
      </w:r>
    </w:p>
    <w:p w14:paraId="13CCC9CB" w14:textId="3BDCA18C" w:rsidR="00B11855" w:rsidRPr="001F42D3" w:rsidRDefault="003D003E" w:rsidP="002E3ED0">
      <w:pPr>
        <w:pStyle w:val="HL7FieldIndent2"/>
        <w:ind w:left="0" w:hanging="2"/>
        <w:rPr>
          <w:noProof w:val="0"/>
        </w:rPr>
      </w:pPr>
      <w:r w:rsidRPr="001F42D3">
        <w:rPr>
          <w:noProof w:val="0"/>
        </w:rPr>
        <w:t>ID Number contains a unique identifier for the patient assigned by the Implantable Device – Cardiac – Reporter. Identifier Type Code is constrained by Table 0203 listed below (others can be included as defined in the 2.6 standard). The first identifier will always be the unique model/serial number of the implanted device with an identifier of type U (see table following). This will be used by the Implantable Device – Cardiac – Consumer / Repository to match the device interrogations with the patient accounts. Assigning Authority will be a unique name of the Implantable Device – Cardiac – Reporter system or owning organization that creates the observation and will be coded using the MDC_IDC Nomenclature, MDC_IDC_DEV_MFG term.</w:t>
      </w:r>
    </w:p>
    <w:p w14:paraId="127FFC48" w14:textId="1A2E51B3" w:rsidR="00B11855" w:rsidRPr="001F42D3" w:rsidRDefault="003D003E" w:rsidP="00CF5627">
      <w:pPr>
        <w:pStyle w:val="TableTitle"/>
      </w:pPr>
      <w:r w:rsidRPr="001F42D3">
        <w:t>Table 3.9.4.1.2.2</w:t>
      </w:r>
      <w:r w:rsidR="005D79DE" w:rsidRPr="001F42D3">
        <w:rPr>
          <w:rFonts w:eastAsia="MS Gothic"/>
        </w:rPr>
        <w:t>-</w:t>
      </w:r>
      <w:r w:rsidR="002924C0" w:rsidRPr="001F42D3">
        <w:t>2</w:t>
      </w:r>
      <w:r w:rsidRPr="001F42D3">
        <w:t xml:space="preserve">: </w:t>
      </w:r>
      <w:r w:rsidR="006D613E" w:rsidRPr="001F42D3">
        <w:t>HL7</w:t>
      </w:r>
      <w:r w:rsidR="00995105" w:rsidRPr="001F42D3">
        <w:t xml:space="preserve"> </w:t>
      </w:r>
      <w:r w:rsidRPr="001F42D3">
        <w:t>Table 0203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2985"/>
        <w:gridCol w:w="4274"/>
        <w:gridCol w:w="961"/>
      </w:tblGrid>
      <w:tr w:rsidR="00C40FD5" w:rsidRPr="001F42D3" w14:paraId="1765B38D" w14:textId="77777777" w:rsidTr="00EB7483">
        <w:trPr>
          <w:cantSplit/>
          <w:tblHeader/>
          <w:jc w:val="center"/>
        </w:trPr>
        <w:tc>
          <w:tcPr>
            <w:tcW w:w="990" w:type="dxa"/>
            <w:shd w:val="clear" w:color="auto" w:fill="D9D9D9"/>
          </w:tcPr>
          <w:p w14:paraId="52FE04B0" w14:textId="77777777" w:rsidR="00B11855" w:rsidRPr="001F42D3" w:rsidRDefault="003D003E" w:rsidP="006C0E8E">
            <w:pPr>
              <w:pStyle w:val="TableEntryHeader"/>
            </w:pPr>
            <w:r w:rsidRPr="001F42D3">
              <w:t>Code</w:t>
            </w:r>
          </w:p>
        </w:tc>
        <w:tc>
          <w:tcPr>
            <w:tcW w:w="2985" w:type="dxa"/>
            <w:shd w:val="clear" w:color="auto" w:fill="D9D9D9"/>
          </w:tcPr>
          <w:p w14:paraId="7606A60E" w14:textId="77777777" w:rsidR="00B11855" w:rsidRPr="001F42D3" w:rsidRDefault="003D003E" w:rsidP="006C0E8E">
            <w:pPr>
              <w:pStyle w:val="TableEntryHeader"/>
            </w:pPr>
            <w:r w:rsidRPr="001F42D3">
              <w:t>Description</w:t>
            </w:r>
          </w:p>
        </w:tc>
        <w:tc>
          <w:tcPr>
            <w:tcW w:w="4274" w:type="dxa"/>
            <w:shd w:val="clear" w:color="auto" w:fill="D9D9D9"/>
          </w:tcPr>
          <w:p w14:paraId="781D6A48" w14:textId="77777777" w:rsidR="00B11855" w:rsidRPr="001F42D3" w:rsidRDefault="003D003E" w:rsidP="006C0E8E">
            <w:pPr>
              <w:pStyle w:val="TableEntryHeader"/>
            </w:pPr>
            <w:r w:rsidRPr="001F42D3">
              <w:t>Notes</w:t>
            </w:r>
          </w:p>
        </w:tc>
        <w:tc>
          <w:tcPr>
            <w:tcW w:w="961" w:type="dxa"/>
            <w:shd w:val="clear" w:color="auto" w:fill="D9D9D9"/>
          </w:tcPr>
          <w:p w14:paraId="1B834E76" w14:textId="77777777" w:rsidR="00B11855" w:rsidRPr="001F42D3" w:rsidRDefault="003D003E" w:rsidP="006C0E8E">
            <w:pPr>
              <w:pStyle w:val="TableEntryHeader"/>
            </w:pPr>
            <w:r w:rsidRPr="001F42D3">
              <w:t>Usage</w:t>
            </w:r>
          </w:p>
        </w:tc>
      </w:tr>
      <w:tr w:rsidR="00B11855" w:rsidRPr="001F42D3" w14:paraId="4AFAB872" w14:textId="77777777" w:rsidTr="00EB7483">
        <w:trPr>
          <w:cantSplit/>
          <w:jc w:val="center"/>
        </w:trPr>
        <w:tc>
          <w:tcPr>
            <w:tcW w:w="990" w:type="dxa"/>
          </w:tcPr>
          <w:p w14:paraId="33A5E1EB" w14:textId="77777777" w:rsidR="00B11855" w:rsidRPr="001F42D3" w:rsidRDefault="003D003E" w:rsidP="006C0E8E">
            <w:pPr>
              <w:pStyle w:val="TableEntry"/>
              <w:keepNext/>
            </w:pPr>
            <w:r w:rsidRPr="001F42D3">
              <w:t>U</w:t>
            </w:r>
          </w:p>
        </w:tc>
        <w:tc>
          <w:tcPr>
            <w:tcW w:w="2985" w:type="dxa"/>
          </w:tcPr>
          <w:p w14:paraId="7DD8C8F6" w14:textId="77777777" w:rsidR="00B11855" w:rsidRPr="001F42D3" w:rsidRDefault="003D003E" w:rsidP="006C0E8E">
            <w:pPr>
              <w:pStyle w:val="TableEntry"/>
              <w:keepNext/>
            </w:pPr>
            <w:r w:rsidRPr="001F42D3">
              <w:t>Model and Serial Number of Device</w:t>
            </w:r>
          </w:p>
          <w:p w14:paraId="00A28859" w14:textId="77777777" w:rsidR="00B11855" w:rsidRPr="001F42D3" w:rsidRDefault="003D003E" w:rsidP="006C0E8E">
            <w:pPr>
              <w:pStyle w:val="TableEntry"/>
              <w:keepNext/>
            </w:pPr>
            <w:r w:rsidRPr="001F42D3">
              <w:t>IEEE 11073_10103 MDC_IDC_DEV_MODEL and MDC_IDC_DEV_SERIAL</w:t>
            </w:r>
          </w:p>
        </w:tc>
        <w:tc>
          <w:tcPr>
            <w:tcW w:w="4274" w:type="dxa"/>
          </w:tcPr>
          <w:p w14:paraId="76555EEC" w14:textId="77777777" w:rsidR="00B11855" w:rsidRPr="001F42D3" w:rsidRDefault="003D003E" w:rsidP="006C0E8E">
            <w:pPr>
              <w:pStyle w:val="TableEntry"/>
              <w:keepNext/>
            </w:pPr>
            <w:r w:rsidRPr="001F42D3">
              <w:t>Model and Serial number will be concatenated together and will be unique within an Assigning Authority.</w:t>
            </w:r>
          </w:p>
          <w:p w14:paraId="44278476" w14:textId="77777777" w:rsidR="00B11855" w:rsidRPr="001F42D3" w:rsidRDefault="003D003E" w:rsidP="006C0E8E">
            <w:pPr>
              <w:pStyle w:val="TableEntry"/>
              <w:keepNext/>
            </w:pPr>
            <w:r w:rsidRPr="001F42D3">
              <w:t>The format of the ID will be following:</w:t>
            </w:r>
          </w:p>
          <w:p w14:paraId="3B118A7E" w14:textId="77777777" w:rsidR="00B11855" w:rsidRPr="001F42D3" w:rsidRDefault="003D003E" w:rsidP="006C0E8E">
            <w:pPr>
              <w:pStyle w:val="TableEntry"/>
              <w:keepNext/>
            </w:pPr>
            <w:r w:rsidRPr="001F42D3">
              <w:t>"model:xxx/serial:yyy"</w:t>
            </w:r>
          </w:p>
          <w:p w14:paraId="2AFAE5A2" w14:textId="77777777" w:rsidR="00B11855" w:rsidRPr="001F42D3" w:rsidRDefault="003D003E" w:rsidP="006C0E8E">
            <w:pPr>
              <w:pStyle w:val="TableEntry"/>
              <w:keepNext/>
            </w:pPr>
            <w:r w:rsidRPr="001F42D3">
              <w:t>Example: model:XZY987/serial:abc123</w:t>
            </w:r>
          </w:p>
        </w:tc>
        <w:tc>
          <w:tcPr>
            <w:tcW w:w="961" w:type="dxa"/>
          </w:tcPr>
          <w:p w14:paraId="764833DE" w14:textId="77777777" w:rsidR="00B11855" w:rsidRPr="001F42D3" w:rsidRDefault="003D003E" w:rsidP="006C0E8E">
            <w:pPr>
              <w:pStyle w:val="TableEntry"/>
              <w:keepNext/>
            </w:pPr>
            <w:r w:rsidRPr="001F42D3">
              <w:t>R</w:t>
            </w:r>
          </w:p>
        </w:tc>
      </w:tr>
      <w:tr w:rsidR="00B11855" w:rsidRPr="001F42D3" w14:paraId="1DF5150F" w14:textId="77777777" w:rsidTr="00EB7483">
        <w:trPr>
          <w:cantSplit/>
          <w:jc w:val="center"/>
        </w:trPr>
        <w:tc>
          <w:tcPr>
            <w:tcW w:w="990" w:type="dxa"/>
          </w:tcPr>
          <w:p w14:paraId="0F82BD5E" w14:textId="77777777" w:rsidR="00B11855" w:rsidRPr="001F42D3" w:rsidRDefault="003D003E" w:rsidP="008679BF">
            <w:pPr>
              <w:pStyle w:val="TableEntry"/>
            </w:pPr>
            <w:r w:rsidRPr="001F42D3">
              <w:t>SS</w:t>
            </w:r>
          </w:p>
        </w:tc>
        <w:tc>
          <w:tcPr>
            <w:tcW w:w="2985" w:type="dxa"/>
          </w:tcPr>
          <w:p w14:paraId="25A76B5C" w14:textId="77777777" w:rsidR="00B11855" w:rsidRPr="001F42D3" w:rsidRDefault="003D003E" w:rsidP="008679BF">
            <w:pPr>
              <w:pStyle w:val="TableEntry"/>
            </w:pPr>
            <w:r w:rsidRPr="001F42D3">
              <w:t>Patient Social Security Number</w:t>
            </w:r>
          </w:p>
        </w:tc>
        <w:tc>
          <w:tcPr>
            <w:tcW w:w="4274" w:type="dxa"/>
          </w:tcPr>
          <w:p w14:paraId="22CE6258" w14:textId="77777777" w:rsidR="00B11855" w:rsidRPr="001F42D3" w:rsidRDefault="003D003E" w:rsidP="008679BF">
            <w:pPr>
              <w:pStyle w:val="TableEntry"/>
            </w:pPr>
            <w:r w:rsidRPr="001F42D3">
              <w:t>Social Security number will be included if known.</w:t>
            </w:r>
          </w:p>
        </w:tc>
        <w:tc>
          <w:tcPr>
            <w:tcW w:w="961" w:type="dxa"/>
          </w:tcPr>
          <w:p w14:paraId="629F8D1A" w14:textId="77777777" w:rsidR="00B11855" w:rsidRPr="001F42D3" w:rsidRDefault="003D003E" w:rsidP="000166DD">
            <w:pPr>
              <w:pStyle w:val="TableEntry"/>
            </w:pPr>
            <w:r w:rsidRPr="001F42D3">
              <w:t>RE</w:t>
            </w:r>
          </w:p>
        </w:tc>
      </w:tr>
    </w:tbl>
    <w:p w14:paraId="5E35A887" w14:textId="77777777" w:rsidR="00B11855" w:rsidRPr="001F42D3" w:rsidRDefault="00B11855" w:rsidP="008679BF">
      <w:pPr>
        <w:pStyle w:val="BodyText"/>
      </w:pPr>
    </w:p>
    <w:p w14:paraId="4B8F3934" w14:textId="77777777" w:rsidR="00B11855" w:rsidRPr="001F42D3" w:rsidRDefault="00855E3C" w:rsidP="00123C7B">
      <w:pPr>
        <w:pStyle w:val="Heading6"/>
        <w:numPr>
          <w:ilvl w:val="0"/>
          <w:numId w:val="0"/>
        </w:numPr>
        <w:rPr>
          <w:noProof w:val="0"/>
        </w:rPr>
      </w:pPr>
      <w:bookmarkStart w:id="1735" w:name="_Toc401769840"/>
      <w:bookmarkStart w:id="1736" w:name="_Toc214889741"/>
      <w:r w:rsidRPr="001F42D3">
        <w:rPr>
          <w:noProof w:val="0"/>
        </w:rPr>
        <w:lastRenderedPageBreak/>
        <w:t xml:space="preserve">3.9.4.1.2.3 </w:t>
      </w:r>
      <w:r w:rsidR="003D003E" w:rsidRPr="001F42D3">
        <w:rPr>
          <w:noProof w:val="0"/>
        </w:rPr>
        <w:t>PV1 Segment – Patient Visit (Optional)</w:t>
      </w:r>
      <w:bookmarkEnd w:id="1735"/>
      <w:bookmarkEnd w:id="1736"/>
    </w:p>
    <w:p w14:paraId="1C1B6EFE" w14:textId="6BC462AE" w:rsidR="00B11855" w:rsidRPr="001F42D3" w:rsidRDefault="003D003E" w:rsidP="00CF5627">
      <w:pPr>
        <w:pStyle w:val="TableTitle"/>
      </w:pPr>
      <w:r w:rsidRPr="001F42D3">
        <w:t>Table 3.9.4.1.2.3</w:t>
      </w:r>
      <w:r w:rsidR="005D79DE" w:rsidRPr="001F42D3">
        <w:rPr>
          <w:rFonts w:eastAsia="MS Gothic"/>
        </w:rPr>
        <w:t>-</w:t>
      </w:r>
      <w:r w:rsidR="00772E92" w:rsidRPr="001F42D3">
        <w:rPr>
          <w:rFonts w:eastAsia="MS Gothic"/>
        </w:rPr>
        <w:t>1</w:t>
      </w:r>
      <w:r w:rsidRPr="001F42D3">
        <w:t>: PV1 Segment</w:t>
      </w:r>
    </w:p>
    <w:tbl>
      <w:tblPr>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5"/>
        <w:gridCol w:w="810"/>
        <w:gridCol w:w="810"/>
        <w:gridCol w:w="720"/>
        <w:gridCol w:w="720"/>
        <w:gridCol w:w="810"/>
        <w:gridCol w:w="720"/>
        <w:gridCol w:w="810"/>
        <w:gridCol w:w="743"/>
        <w:gridCol w:w="922"/>
        <w:gridCol w:w="986"/>
      </w:tblGrid>
      <w:tr w:rsidR="00C42BD4" w:rsidRPr="001F42D3" w14:paraId="318FE23D" w14:textId="77777777" w:rsidTr="00CF5627">
        <w:trPr>
          <w:cantSplit/>
          <w:tblHeader/>
          <w:jc w:val="center"/>
        </w:trPr>
        <w:tc>
          <w:tcPr>
            <w:tcW w:w="1525" w:type="dxa"/>
            <w:shd w:val="clear" w:color="auto" w:fill="D9D9D9"/>
          </w:tcPr>
          <w:p w14:paraId="637DC8A8" w14:textId="77777777" w:rsidR="00B11855" w:rsidRPr="001F42D3" w:rsidRDefault="003D003E" w:rsidP="001F5A5C">
            <w:pPr>
              <w:pStyle w:val="TableEntryHeader"/>
            </w:pPr>
            <w:r w:rsidRPr="001F42D3">
              <w:t>Name</w:t>
            </w:r>
          </w:p>
        </w:tc>
        <w:tc>
          <w:tcPr>
            <w:tcW w:w="810" w:type="dxa"/>
            <w:shd w:val="clear" w:color="auto" w:fill="D9D9D9"/>
          </w:tcPr>
          <w:p w14:paraId="6B87D2AF" w14:textId="77777777" w:rsidR="00B11855" w:rsidRPr="001F42D3" w:rsidRDefault="003D003E" w:rsidP="001F5A5C">
            <w:pPr>
              <w:pStyle w:val="TableEntryHeader"/>
            </w:pPr>
            <w:r w:rsidRPr="001F42D3">
              <w:t>Seq</w:t>
            </w:r>
          </w:p>
        </w:tc>
        <w:tc>
          <w:tcPr>
            <w:tcW w:w="810" w:type="dxa"/>
            <w:shd w:val="clear" w:color="auto" w:fill="D9D9D9"/>
          </w:tcPr>
          <w:p w14:paraId="54AA74DD" w14:textId="77777777" w:rsidR="00B11855" w:rsidRPr="001F42D3" w:rsidRDefault="003D003E" w:rsidP="001F5A5C">
            <w:pPr>
              <w:pStyle w:val="TableEntryHeader"/>
            </w:pPr>
            <w:r w:rsidRPr="001F42D3">
              <w:t>DT</w:t>
            </w:r>
          </w:p>
        </w:tc>
        <w:tc>
          <w:tcPr>
            <w:tcW w:w="720" w:type="dxa"/>
            <w:shd w:val="clear" w:color="auto" w:fill="D9D9D9"/>
          </w:tcPr>
          <w:p w14:paraId="2A5234B4" w14:textId="77777777" w:rsidR="00B11855" w:rsidRPr="001F42D3" w:rsidRDefault="003D003E" w:rsidP="001F5A5C">
            <w:pPr>
              <w:pStyle w:val="TableEntryHeader"/>
            </w:pPr>
            <w:r w:rsidRPr="001F42D3">
              <w:t>Len</w:t>
            </w:r>
          </w:p>
        </w:tc>
        <w:tc>
          <w:tcPr>
            <w:tcW w:w="720" w:type="dxa"/>
            <w:shd w:val="clear" w:color="auto" w:fill="D9D9D9"/>
          </w:tcPr>
          <w:p w14:paraId="2EBC9EE1" w14:textId="77777777" w:rsidR="00B11855" w:rsidRPr="001F42D3" w:rsidRDefault="003D003E" w:rsidP="001F5A5C">
            <w:pPr>
              <w:pStyle w:val="TableEntryHeader"/>
            </w:pPr>
            <w:r w:rsidRPr="001F42D3">
              <w:t>Opt</w:t>
            </w:r>
          </w:p>
        </w:tc>
        <w:tc>
          <w:tcPr>
            <w:tcW w:w="810" w:type="dxa"/>
            <w:shd w:val="clear" w:color="auto" w:fill="D9D9D9"/>
          </w:tcPr>
          <w:p w14:paraId="1527EE24" w14:textId="77777777" w:rsidR="00B11855" w:rsidRPr="001F42D3" w:rsidRDefault="003D003E" w:rsidP="001F5A5C">
            <w:pPr>
              <w:pStyle w:val="TableEntryHeader"/>
            </w:pPr>
            <w:r w:rsidRPr="001F42D3">
              <w:t>Rep</w:t>
            </w:r>
          </w:p>
        </w:tc>
        <w:tc>
          <w:tcPr>
            <w:tcW w:w="720" w:type="dxa"/>
            <w:shd w:val="clear" w:color="auto" w:fill="D9D9D9"/>
          </w:tcPr>
          <w:p w14:paraId="37E78ABC" w14:textId="77777777" w:rsidR="00B11855" w:rsidRPr="001F42D3" w:rsidRDefault="003D003E" w:rsidP="001F5A5C">
            <w:pPr>
              <w:pStyle w:val="TableEntryHeader"/>
            </w:pPr>
            <w:r w:rsidRPr="001F42D3">
              <w:t>Min</w:t>
            </w:r>
          </w:p>
        </w:tc>
        <w:tc>
          <w:tcPr>
            <w:tcW w:w="810" w:type="dxa"/>
            <w:shd w:val="clear" w:color="auto" w:fill="D9D9D9"/>
          </w:tcPr>
          <w:p w14:paraId="48C215DA" w14:textId="77777777" w:rsidR="00B11855" w:rsidRPr="001F42D3" w:rsidRDefault="003D003E" w:rsidP="001F5A5C">
            <w:pPr>
              <w:pStyle w:val="TableEntryHeader"/>
            </w:pPr>
            <w:r w:rsidRPr="001F42D3">
              <w:t>Max</w:t>
            </w:r>
          </w:p>
        </w:tc>
        <w:tc>
          <w:tcPr>
            <w:tcW w:w="743" w:type="dxa"/>
            <w:shd w:val="clear" w:color="auto" w:fill="D9D9D9"/>
          </w:tcPr>
          <w:p w14:paraId="58CD37F1" w14:textId="77777777" w:rsidR="00B11855" w:rsidRPr="001F42D3" w:rsidRDefault="003D003E" w:rsidP="001F5A5C">
            <w:pPr>
              <w:pStyle w:val="TableEntryHeader"/>
            </w:pPr>
            <w:r w:rsidRPr="001F42D3">
              <w:t>Tbl</w:t>
            </w:r>
          </w:p>
        </w:tc>
        <w:tc>
          <w:tcPr>
            <w:tcW w:w="922" w:type="dxa"/>
            <w:shd w:val="clear" w:color="auto" w:fill="D9D9D9"/>
          </w:tcPr>
          <w:p w14:paraId="53E7FA08" w14:textId="77777777" w:rsidR="00B11855" w:rsidRPr="001F42D3" w:rsidRDefault="003D003E" w:rsidP="001F5A5C">
            <w:pPr>
              <w:pStyle w:val="TableEntryHeader"/>
            </w:pPr>
            <w:r w:rsidRPr="001F42D3">
              <w:t>Fixed Value</w:t>
            </w:r>
          </w:p>
        </w:tc>
        <w:tc>
          <w:tcPr>
            <w:tcW w:w="986" w:type="dxa"/>
            <w:shd w:val="clear" w:color="auto" w:fill="D9D9D9"/>
          </w:tcPr>
          <w:p w14:paraId="056FEAD0" w14:textId="77777777" w:rsidR="00B11855" w:rsidRPr="001F42D3" w:rsidRDefault="003D003E" w:rsidP="001F5A5C">
            <w:pPr>
              <w:pStyle w:val="TableEntryHeader"/>
            </w:pPr>
            <w:r w:rsidRPr="001F42D3">
              <w:t>Ex Val</w:t>
            </w:r>
          </w:p>
        </w:tc>
      </w:tr>
      <w:tr w:rsidR="00C42BD4" w:rsidRPr="001F42D3" w14:paraId="0EC46D6D" w14:textId="77777777" w:rsidTr="00CF5627">
        <w:trPr>
          <w:cantSplit/>
          <w:jc w:val="center"/>
        </w:trPr>
        <w:tc>
          <w:tcPr>
            <w:tcW w:w="1525" w:type="dxa"/>
          </w:tcPr>
          <w:p w14:paraId="77E70C3B" w14:textId="6D68D279" w:rsidR="00B11855" w:rsidRPr="001F42D3" w:rsidRDefault="003D003E" w:rsidP="00B32F82">
            <w:pPr>
              <w:pStyle w:val="TableEntry"/>
              <w:rPr>
                <w:color w:val="FFFFFF"/>
              </w:rPr>
            </w:pPr>
            <w:r w:rsidRPr="001F42D3">
              <w:t>Set ID - PV1</w:t>
            </w:r>
          </w:p>
        </w:tc>
        <w:tc>
          <w:tcPr>
            <w:tcW w:w="810" w:type="dxa"/>
          </w:tcPr>
          <w:p w14:paraId="75CD3DF9" w14:textId="695F687C" w:rsidR="00B11855" w:rsidRPr="001F42D3" w:rsidRDefault="003D003E" w:rsidP="00B32F82">
            <w:pPr>
              <w:pStyle w:val="TableEntry"/>
              <w:rPr>
                <w:color w:val="FFFFFF"/>
              </w:rPr>
            </w:pPr>
            <w:r w:rsidRPr="001F42D3">
              <w:t>1</w:t>
            </w:r>
          </w:p>
        </w:tc>
        <w:tc>
          <w:tcPr>
            <w:tcW w:w="810" w:type="dxa"/>
          </w:tcPr>
          <w:p w14:paraId="5DCF741D" w14:textId="0C38590F" w:rsidR="00B11855" w:rsidRPr="001F42D3" w:rsidRDefault="003D003E" w:rsidP="00B32F82">
            <w:pPr>
              <w:pStyle w:val="TableEntry"/>
              <w:rPr>
                <w:color w:val="FFFFFF"/>
              </w:rPr>
            </w:pPr>
            <w:r w:rsidRPr="001F42D3">
              <w:t>SI</w:t>
            </w:r>
          </w:p>
        </w:tc>
        <w:tc>
          <w:tcPr>
            <w:tcW w:w="720" w:type="dxa"/>
          </w:tcPr>
          <w:p w14:paraId="7AA663B5" w14:textId="68BD3929" w:rsidR="00B11855" w:rsidRPr="001F42D3" w:rsidRDefault="003D003E" w:rsidP="00B32F82">
            <w:pPr>
              <w:pStyle w:val="TableEntry"/>
              <w:rPr>
                <w:color w:val="FFFFFF"/>
              </w:rPr>
            </w:pPr>
            <w:r w:rsidRPr="001F42D3">
              <w:t>4</w:t>
            </w:r>
          </w:p>
        </w:tc>
        <w:tc>
          <w:tcPr>
            <w:tcW w:w="720" w:type="dxa"/>
          </w:tcPr>
          <w:p w14:paraId="5C4C1B87" w14:textId="3E46DA3F" w:rsidR="00B11855" w:rsidRPr="001F42D3" w:rsidRDefault="003D003E" w:rsidP="00B32F82">
            <w:pPr>
              <w:pStyle w:val="TableEntry"/>
              <w:rPr>
                <w:color w:val="FFFFFF"/>
              </w:rPr>
            </w:pPr>
            <w:r w:rsidRPr="001F42D3">
              <w:t>O</w:t>
            </w:r>
          </w:p>
        </w:tc>
        <w:tc>
          <w:tcPr>
            <w:tcW w:w="810" w:type="dxa"/>
          </w:tcPr>
          <w:p w14:paraId="6EC8DEC9" w14:textId="3F2F827F" w:rsidR="00B11855" w:rsidRPr="001F42D3" w:rsidRDefault="003D003E" w:rsidP="00B32F82">
            <w:pPr>
              <w:pStyle w:val="TableEntry"/>
              <w:rPr>
                <w:color w:val="FFFFFF"/>
              </w:rPr>
            </w:pPr>
            <w:r w:rsidRPr="001F42D3">
              <w:t>False</w:t>
            </w:r>
          </w:p>
        </w:tc>
        <w:tc>
          <w:tcPr>
            <w:tcW w:w="720" w:type="dxa"/>
          </w:tcPr>
          <w:p w14:paraId="2B17AF92" w14:textId="1CAE1349" w:rsidR="00B11855" w:rsidRPr="001F42D3" w:rsidRDefault="003D003E" w:rsidP="00B32F82">
            <w:pPr>
              <w:pStyle w:val="TableEntry"/>
              <w:rPr>
                <w:color w:val="FFFFFF"/>
              </w:rPr>
            </w:pPr>
            <w:r w:rsidRPr="001F42D3">
              <w:t>0</w:t>
            </w:r>
          </w:p>
        </w:tc>
        <w:tc>
          <w:tcPr>
            <w:tcW w:w="810" w:type="dxa"/>
          </w:tcPr>
          <w:p w14:paraId="46B732E7" w14:textId="5D26A67E" w:rsidR="00B11855" w:rsidRPr="001F42D3" w:rsidRDefault="003D003E" w:rsidP="00B32F82">
            <w:pPr>
              <w:pStyle w:val="TableEntry"/>
              <w:rPr>
                <w:color w:val="FFFFFF"/>
              </w:rPr>
            </w:pPr>
            <w:r w:rsidRPr="001F42D3">
              <w:t>1</w:t>
            </w:r>
          </w:p>
        </w:tc>
        <w:tc>
          <w:tcPr>
            <w:tcW w:w="743" w:type="dxa"/>
          </w:tcPr>
          <w:p w14:paraId="7D28B0F7" w14:textId="2ECE1AD9" w:rsidR="00B11855" w:rsidRPr="001F42D3" w:rsidRDefault="00B11855" w:rsidP="001F5A5C">
            <w:pPr>
              <w:pStyle w:val="TableEntry"/>
            </w:pPr>
          </w:p>
        </w:tc>
        <w:tc>
          <w:tcPr>
            <w:tcW w:w="922" w:type="dxa"/>
          </w:tcPr>
          <w:p w14:paraId="1D19E6E6" w14:textId="33E8BFF7" w:rsidR="00B11855" w:rsidRPr="001F42D3" w:rsidRDefault="00B11855" w:rsidP="001F5A5C">
            <w:pPr>
              <w:pStyle w:val="TableEntry"/>
            </w:pPr>
          </w:p>
        </w:tc>
        <w:tc>
          <w:tcPr>
            <w:tcW w:w="986" w:type="dxa"/>
          </w:tcPr>
          <w:p w14:paraId="05BBC014" w14:textId="77777777" w:rsidR="00B11855" w:rsidRPr="001F42D3" w:rsidRDefault="003D003E" w:rsidP="001F5A5C">
            <w:pPr>
              <w:pStyle w:val="TableEntry"/>
            </w:pPr>
            <w:r w:rsidRPr="001F42D3">
              <w:t>1</w:t>
            </w:r>
          </w:p>
        </w:tc>
      </w:tr>
      <w:tr w:rsidR="00C42BD4" w:rsidRPr="001F42D3" w14:paraId="2F013538" w14:textId="77777777" w:rsidTr="00CF5627">
        <w:trPr>
          <w:cantSplit/>
          <w:jc w:val="center"/>
        </w:trPr>
        <w:tc>
          <w:tcPr>
            <w:tcW w:w="1525" w:type="dxa"/>
          </w:tcPr>
          <w:p w14:paraId="20A69DE1" w14:textId="03192500" w:rsidR="00B11855" w:rsidRPr="001F42D3" w:rsidRDefault="003D003E" w:rsidP="00B32F82">
            <w:pPr>
              <w:pStyle w:val="TableEntry"/>
              <w:rPr>
                <w:color w:val="FFFFFF"/>
              </w:rPr>
            </w:pPr>
            <w:r w:rsidRPr="001F42D3">
              <w:t>Patient Class</w:t>
            </w:r>
          </w:p>
        </w:tc>
        <w:tc>
          <w:tcPr>
            <w:tcW w:w="810" w:type="dxa"/>
          </w:tcPr>
          <w:p w14:paraId="33038BD1" w14:textId="76AD224D" w:rsidR="00B11855" w:rsidRPr="001F42D3" w:rsidRDefault="003D003E" w:rsidP="00B32F82">
            <w:pPr>
              <w:pStyle w:val="TableEntry"/>
              <w:rPr>
                <w:color w:val="FFFFFF"/>
              </w:rPr>
            </w:pPr>
            <w:r w:rsidRPr="001F42D3">
              <w:t>2</w:t>
            </w:r>
          </w:p>
        </w:tc>
        <w:tc>
          <w:tcPr>
            <w:tcW w:w="810" w:type="dxa"/>
          </w:tcPr>
          <w:p w14:paraId="2A17AAEB" w14:textId="6B09D1BE" w:rsidR="00B11855" w:rsidRPr="001F42D3" w:rsidRDefault="003D003E" w:rsidP="00B32F82">
            <w:pPr>
              <w:pStyle w:val="TableEntry"/>
              <w:rPr>
                <w:color w:val="FFFFFF"/>
              </w:rPr>
            </w:pPr>
            <w:r w:rsidRPr="001F42D3">
              <w:t>IS</w:t>
            </w:r>
          </w:p>
        </w:tc>
        <w:tc>
          <w:tcPr>
            <w:tcW w:w="720" w:type="dxa"/>
          </w:tcPr>
          <w:p w14:paraId="6904B29D" w14:textId="72C05AD5" w:rsidR="00B11855" w:rsidRPr="001F42D3" w:rsidRDefault="003D003E" w:rsidP="00B32F82">
            <w:pPr>
              <w:pStyle w:val="TableEntry"/>
              <w:rPr>
                <w:color w:val="FFFFFF"/>
              </w:rPr>
            </w:pPr>
            <w:r w:rsidRPr="001F42D3">
              <w:t>1</w:t>
            </w:r>
          </w:p>
        </w:tc>
        <w:tc>
          <w:tcPr>
            <w:tcW w:w="720" w:type="dxa"/>
          </w:tcPr>
          <w:p w14:paraId="7445288B" w14:textId="5869A479" w:rsidR="00B11855" w:rsidRPr="001F42D3" w:rsidRDefault="003D003E" w:rsidP="00B32F82">
            <w:pPr>
              <w:pStyle w:val="TableEntry"/>
              <w:rPr>
                <w:color w:val="FFFFFF"/>
              </w:rPr>
            </w:pPr>
            <w:r w:rsidRPr="001F42D3">
              <w:t>R</w:t>
            </w:r>
          </w:p>
        </w:tc>
        <w:tc>
          <w:tcPr>
            <w:tcW w:w="810" w:type="dxa"/>
          </w:tcPr>
          <w:p w14:paraId="1C3151D6" w14:textId="67D7A2FA" w:rsidR="00B11855" w:rsidRPr="001F42D3" w:rsidRDefault="003D003E" w:rsidP="00B32F82">
            <w:pPr>
              <w:pStyle w:val="TableEntry"/>
              <w:rPr>
                <w:color w:val="FFFFFF"/>
              </w:rPr>
            </w:pPr>
            <w:r w:rsidRPr="001F42D3">
              <w:t>False</w:t>
            </w:r>
          </w:p>
        </w:tc>
        <w:tc>
          <w:tcPr>
            <w:tcW w:w="720" w:type="dxa"/>
          </w:tcPr>
          <w:p w14:paraId="2B1D439A" w14:textId="569435AC" w:rsidR="00B11855" w:rsidRPr="001F42D3" w:rsidRDefault="003D003E" w:rsidP="00B32F82">
            <w:pPr>
              <w:pStyle w:val="TableEntry"/>
              <w:rPr>
                <w:color w:val="FFFFFF"/>
              </w:rPr>
            </w:pPr>
            <w:r w:rsidRPr="001F42D3">
              <w:t>1</w:t>
            </w:r>
          </w:p>
        </w:tc>
        <w:tc>
          <w:tcPr>
            <w:tcW w:w="810" w:type="dxa"/>
          </w:tcPr>
          <w:p w14:paraId="1CB74204" w14:textId="0EDBF40F" w:rsidR="00B11855" w:rsidRPr="001F42D3" w:rsidRDefault="003D003E" w:rsidP="00B32F82">
            <w:pPr>
              <w:pStyle w:val="TableEntry"/>
              <w:rPr>
                <w:color w:val="FFFFFF"/>
              </w:rPr>
            </w:pPr>
            <w:r w:rsidRPr="001F42D3">
              <w:t>1</w:t>
            </w:r>
          </w:p>
        </w:tc>
        <w:tc>
          <w:tcPr>
            <w:tcW w:w="743" w:type="dxa"/>
          </w:tcPr>
          <w:p w14:paraId="3D6C497A" w14:textId="272E9E7F" w:rsidR="00B11855" w:rsidRPr="001F42D3" w:rsidRDefault="003D003E" w:rsidP="00B32F82">
            <w:pPr>
              <w:pStyle w:val="TableEntry"/>
              <w:rPr>
                <w:color w:val="FFFFFF"/>
              </w:rPr>
            </w:pPr>
            <w:r w:rsidRPr="001F42D3">
              <w:t>0004</w:t>
            </w:r>
          </w:p>
        </w:tc>
        <w:tc>
          <w:tcPr>
            <w:tcW w:w="922" w:type="dxa"/>
          </w:tcPr>
          <w:p w14:paraId="7E4BA5BB" w14:textId="428326B5" w:rsidR="00B11855" w:rsidRPr="001F42D3" w:rsidRDefault="00B11855" w:rsidP="001F5A5C">
            <w:pPr>
              <w:pStyle w:val="TableEntry"/>
            </w:pPr>
          </w:p>
        </w:tc>
        <w:tc>
          <w:tcPr>
            <w:tcW w:w="986" w:type="dxa"/>
          </w:tcPr>
          <w:p w14:paraId="37220406" w14:textId="77777777" w:rsidR="00B11855" w:rsidRPr="001F42D3" w:rsidRDefault="003D003E" w:rsidP="001F5A5C">
            <w:pPr>
              <w:pStyle w:val="TableEntry"/>
            </w:pPr>
            <w:r w:rsidRPr="001F42D3">
              <w:t>R</w:t>
            </w:r>
          </w:p>
        </w:tc>
      </w:tr>
      <w:tr w:rsidR="00C42BD4" w:rsidRPr="001F42D3" w14:paraId="3635BDE7" w14:textId="77777777" w:rsidTr="00CF5627">
        <w:trPr>
          <w:cantSplit/>
          <w:jc w:val="center"/>
        </w:trPr>
        <w:tc>
          <w:tcPr>
            <w:tcW w:w="1525" w:type="dxa"/>
          </w:tcPr>
          <w:p w14:paraId="5C63736B" w14:textId="3C70CCEA" w:rsidR="00B11855" w:rsidRPr="001F42D3" w:rsidRDefault="003D003E" w:rsidP="00B32F82">
            <w:pPr>
              <w:pStyle w:val="TableEntry"/>
              <w:rPr>
                <w:color w:val="FFFFFF"/>
              </w:rPr>
            </w:pPr>
            <w:r w:rsidRPr="001F42D3">
              <w:t>Attending Doctor</w:t>
            </w:r>
          </w:p>
        </w:tc>
        <w:tc>
          <w:tcPr>
            <w:tcW w:w="810" w:type="dxa"/>
          </w:tcPr>
          <w:p w14:paraId="6E4FB40C" w14:textId="4E71FAB5" w:rsidR="00B11855" w:rsidRPr="001F42D3" w:rsidRDefault="003D003E" w:rsidP="00B32F82">
            <w:pPr>
              <w:pStyle w:val="TableEntry"/>
              <w:rPr>
                <w:color w:val="FFFFFF"/>
              </w:rPr>
            </w:pPr>
            <w:r w:rsidRPr="001F42D3">
              <w:t>7</w:t>
            </w:r>
          </w:p>
        </w:tc>
        <w:tc>
          <w:tcPr>
            <w:tcW w:w="810" w:type="dxa"/>
          </w:tcPr>
          <w:p w14:paraId="02BB2AF2" w14:textId="05ABD975" w:rsidR="00B11855" w:rsidRPr="001F42D3" w:rsidRDefault="003D003E" w:rsidP="00B32F82">
            <w:pPr>
              <w:pStyle w:val="TableEntry"/>
              <w:rPr>
                <w:color w:val="FFFFFF"/>
              </w:rPr>
            </w:pPr>
            <w:r w:rsidRPr="001F42D3">
              <w:t>XCN</w:t>
            </w:r>
          </w:p>
        </w:tc>
        <w:tc>
          <w:tcPr>
            <w:tcW w:w="720" w:type="dxa"/>
          </w:tcPr>
          <w:p w14:paraId="616B3FAF" w14:textId="2CC21FF8" w:rsidR="00B11855" w:rsidRPr="001F42D3" w:rsidRDefault="003D003E" w:rsidP="00B32F82">
            <w:pPr>
              <w:pStyle w:val="TableEntry"/>
              <w:rPr>
                <w:color w:val="FFFFFF"/>
              </w:rPr>
            </w:pPr>
            <w:r w:rsidRPr="001F42D3">
              <w:t>309</w:t>
            </w:r>
          </w:p>
        </w:tc>
        <w:tc>
          <w:tcPr>
            <w:tcW w:w="720" w:type="dxa"/>
          </w:tcPr>
          <w:p w14:paraId="6A76F823" w14:textId="2E5124FE" w:rsidR="00B11855" w:rsidRPr="001F42D3" w:rsidRDefault="003D003E" w:rsidP="00B32F82">
            <w:pPr>
              <w:pStyle w:val="TableEntry"/>
              <w:rPr>
                <w:color w:val="FFFFFF"/>
              </w:rPr>
            </w:pPr>
            <w:r w:rsidRPr="001F42D3">
              <w:t>O</w:t>
            </w:r>
          </w:p>
        </w:tc>
        <w:tc>
          <w:tcPr>
            <w:tcW w:w="810" w:type="dxa"/>
          </w:tcPr>
          <w:p w14:paraId="711A4635" w14:textId="7A04EB14" w:rsidR="00B11855" w:rsidRPr="001F42D3" w:rsidRDefault="003D003E" w:rsidP="00B32F82">
            <w:pPr>
              <w:pStyle w:val="TableEntry"/>
              <w:rPr>
                <w:color w:val="FFFFFF"/>
              </w:rPr>
            </w:pPr>
            <w:r w:rsidRPr="001F42D3">
              <w:t>True</w:t>
            </w:r>
          </w:p>
        </w:tc>
        <w:tc>
          <w:tcPr>
            <w:tcW w:w="720" w:type="dxa"/>
          </w:tcPr>
          <w:p w14:paraId="180443E3" w14:textId="29BB510F" w:rsidR="00B11855" w:rsidRPr="001F42D3" w:rsidRDefault="003D003E" w:rsidP="00B32F82">
            <w:pPr>
              <w:pStyle w:val="TableEntry"/>
              <w:rPr>
                <w:color w:val="FFFFFF"/>
              </w:rPr>
            </w:pPr>
            <w:r w:rsidRPr="001F42D3">
              <w:t>0</w:t>
            </w:r>
          </w:p>
        </w:tc>
        <w:tc>
          <w:tcPr>
            <w:tcW w:w="810" w:type="dxa"/>
          </w:tcPr>
          <w:p w14:paraId="76AD0CD7" w14:textId="12216A6B" w:rsidR="00B11855" w:rsidRPr="001F42D3" w:rsidRDefault="003D003E" w:rsidP="00B32F82">
            <w:pPr>
              <w:pStyle w:val="TableEntry"/>
              <w:rPr>
                <w:color w:val="FFFFFF"/>
              </w:rPr>
            </w:pPr>
            <w:r w:rsidRPr="001F42D3">
              <w:t>*</w:t>
            </w:r>
          </w:p>
        </w:tc>
        <w:tc>
          <w:tcPr>
            <w:tcW w:w="743" w:type="dxa"/>
          </w:tcPr>
          <w:p w14:paraId="67D288D7" w14:textId="26FC46AA" w:rsidR="00B11855" w:rsidRPr="001F42D3" w:rsidRDefault="003D003E" w:rsidP="00B32F82">
            <w:pPr>
              <w:pStyle w:val="TableEntry"/>
              <w:rPr>
                <w:color w:val="FFFFFF"/>
              </w:rPr>
            </w:pPr>
            <w:r w:rsidRPr="001F42D3">
              <w:t>0010</w:t>
            </w:r>
          </w:p>
        </w:tc>
        <w:tc>
          <w:tcPr>
            <w:tcW w:w="922" w:type="dxa"/>
          </w:tcPr>
          <w:p w14:paraId="12D8A050" w14:textId="372FBFA6" w:rsidR="00B11855" w:rsidRPr="001F42D3" w:rsidRDefault="00B11855" w:rsidP="001F5A5C">
            <w:pPr>
              <w:pStyle w:val="TableEntry"/>
            </w:pPr>
          </w:p>
        </w:tc>
        <w:tc>
          <w:tcPr>
            <w:tcW w:w="986" w:type="dxa"/>
          </w:tcPr>
          <w:p w14:paraId="1B8AC860" w14:textId="3DD81F9E" w:rsidR="00B11855" w:rsidRPr="001F42D3" w:rsidRDefault="00B11855" w:rsidP="001F5A5C">
            <w:pPr>
              <w:pStyle w:val="TableEntry"/>
            </w:pPr>
          </w:p>
        </w:tc>
      </w:tr>
      <w:tr w:rsidR="00C42BD4" w:rsidRPr="001F42D3" w14:paraId="5BCDD936" w14:textId="77777777" w:rsidTr="00CF5627">
        <w:trPr>
          <w:cantSplit/>
          <w:jc w:val="center"/>
        </w:trPr>
        <w:tc>
          <w:tcPr>
            <w:tcW w:w="1525" w:type="dxa"/>
          </w:tcPr>
          <w:p w14:paraId="46C31525" w14:textId="2741C1D9" w:rsidR="00B11855" w:rsidRPr="001F42D3" w:rsidRDefault="003D003E" w:rsidP="00CF5627">
            <w:pPr>
              <w:pStyle w:val="TableEntryItalicindent"/>
            </w:pPr>
            <w:r w:rsidRPr="001F42D3">
              <w:t>ID number</w:t>
            </w:r>
          </w:p>
        </w:tc>
        <w:tc>
          <w:tcPr>
            <w:tcW w:w="810" w:type="dxa"/>
          </w:tcPr>
          <w:p w14:paraId="450EF832" w14:textId="20B66652" w:rsidR="00B11855" w:rsidRPr="001F42D3" w:rsidRDefault="003D003E" w:rsidP="00B32F82">
            <w:pPr>
              <w:pStyle w:val="TableEntry"/>
              <w:rPr>
                <w:i/>
              </w:rPr>
            </w:pPr>
            <w:r w:rsidRPr="001F42D3">
              <w:rPr>
                <w:i/>
              </w:rPr>
              <w:t>1</w:t>
            </w:r>
          </w:p>
        </w:tc>
        <w:tc>
          <w:tcPr>
            <w:tcW w:w="810" w:type="dxa"/>
          </w:tcPr>
          <w:p w14:paraId="6A546224" w14:textId="10800C04" w:rsidR="00B11855" w:rsidRPr="001F42D3" w:rsidRDefault="003D003E" w:rsidP="00B32F82">
            <w:pPr>
              <w:pStyle w:val="TableEntry"/>
              <w:rPr>
                <w:color w:val="FFFFFF"/>
              </w:rPr>
            </w:pPr>
            <w:r w:rsidRPr="001F42D3">
              <w:t>ST</w:t>
            </w:r>
          </w:p>
        </w:tc>
        <w:tc>
          <w:tcPr>
            <w:tcW w:w="720" w:type="dxa"/>
          </w:tcPr>
          <w:p w14:paraId="4245DFF6" w14:textId="1B59C016" w:rsidR="00B11855" w:rsidRPr="001F42D3" w:rsidRDefault="003D003E" w:rsidP="00B32F82">
            <w:pPr>
              <w:pStyle w:val="TableEntry"/>
              <w:rPr>
                <w:color w:val="FFFFFF"/>
              </w:rPr>
            </w:pPr>
            <w:r w:rsidRPr="001F42D3">
              <w:t>15</w:t>
            </w:r>
          </w:p>
        </w:tc>
        <w:tc>
          <w:tcPr>
            <w:tcW w:w="720" w:type="dxa"/>
          </w:tcPr>
          <w:p w14:paraId="0DADB4E4" w14:textId="5D2ABC2B" w:rsidR="00B11855" w:rsidRPr="001F42D3" w:rsidRDefault="003D003E" w:rsidP="00B32F82">
            <w:pPr>
              <w:pStyle w:val="TableEntry"/>
              <w:rPr>
                <w:color w:val="FFFFFF"/>
              </w:rPr>
            </w:pPr>
            <w:r w:rsidRPr="001F42D3">
              <w:t>O</w:t>
            </w:r>
          </w:p>
        </w:tc>
        <w:tc>
          <w:tcPr>
            <w:tcW w:w="810" w:type="dxa"/>
          </w:tcPr>
          <w:p w14:paraId="5C013E1B" w14:textId="4B81B5F5" w:rsidR="00B11855" w:rsidRPr="001F42D3" w:rsidRDefault="00B11855" w:rsidP="001F5A5C">
            <w:pPr>
              <w:pStyle w:val="TableEntry"/>
            </w:pPr>
          </w:p>
        </w:tc>
        <w:tc>
          <w:tcPr>
            <w:tcW w:w="720" w:type="dxa"/>
          </w:tcPr>
          <w:p w14:paraId="36B88340" w14:textId="4A2E46E7" w:rsidR="00B11855" w:rsidRPr="001F42D3" w:rsidRDefault="003D003E" w:rsidP="00B32F82">
            <w:pPr>
              <w:pStyle w:val="TableEntry"/>
              <w:rPr>
                <w:color w:val="FFFFFF"/>
              </w:rPr>
            </w:pPr>
            <w:r w:rsidRPr="001F42D3">
              <w:t>0</w:t>
            </w:r>
          </w:p>
        </w:tc>
        <w:tc>
          <w:tcPr>
            <w:tcW w:w="810" w:type="dxa"/>
          </w:tcPr>
          <w:p w14:paraId="5F90083D" w14:textId="6C62F005" w:rsidR="00B11855" w:rsidRPr="001F42D3" w:rsidRDefault="003D003E" w:rsidP="00B32F82">
            <w:pPr>
              <w:pStyle w:val="TableEntry"/>
              <w:rPr>
                <w:color w:val="FFFFFF"/>
              </w:rPr>
            </w:pPr>
            <w:r w:rsidRPr="001F42D3">
              <w:t>1</w:t>
            </w:r>
          </w:p>
        </w:tc>
        <w:tc>
          <w:tcPr>
            <w:tcW w:w="743" w:type="dxa"/>
          </w:tcPr>
          <w:p w14:paraId="3398EBC5" w14:textId="2A9EE36F" w:rsidR="00B11855" w:rsidRPr="001F42D3" w:rsidRDefault="00B11855" w:rsidP="001F5A5C">
            <w:pPr>
              <w:pStyle w:val="TableEntry"/>
            </w:pPr>
          </w:p>
        </w:tc>
        <w:tc>
          <w:tcPr>
            <w:tcW w:w="922" w:type="dxa"/>
          </w:tcPr>
          <w:p w14:paraId="0C99B5B8" w14:textId="2C87D74B" w:rsidR="00B11855" w:rsidRPr="001F42D3" w:rsidRDefault="00B11855" w:rsidP="001F5A5C">
            <w:pPr>
              <w:pStyle w:val="TableEntry"/>
            </w:pPr>
          </w:p>
        </w:tc>
        <w:tc>
          <w:tcPr>
            <w:tcW w:w="986" w:type="dxa"/>
          </w:tcPr>
          <w:p w14:paraId="7FDCFC74" w14:textId="725B1409" w:rsidR="00B11855" w:rsidRPr="001F42D3" w:rsidRDefault="003D003E" w:rsidP="001F5A5C">
            <w:pPr>
              <w:pStyle w:val="TableEntry"/>
            </w:pPr>
            <w:r w:rsidRPr="001F42D3">
              <w:t>MWELBY</w:t>
            </w:r>
          </w:p>
        </w:tc>
      </w:tr>
      <w:tr w:rsidR="00C42BD4" w:rsidRPr="001F42D3" w14:paraId="235FE5D6" w14:textId="77777777" w:rsidTr="00CF5627">
        <w:trPr>
          <w:cantSplit/>
          <w:jc w:val="center"/>
        </w:trPr>
        <w:tc>
          <w:tcPr>
            <w:tcW w:w="1525" w:type="dxa"/>
          </w:tcPr>
          <w:p w14:paraId="0312DC31" w14:textId="2B1C9B86" w:rsidR="00B11855" w:rsidRPr="001F42D3" w:rsidRDefault="003D003E" w:rsidP="00CF5627">
            <w:pPr>
              <w:pStyle w:val="TableEntryItalicindent"/>
            </w:pPr>
            <w:r w:rsidRPr="001F42D3">
              <w:t>family name</w:t>
            </w:r>
          </w:p>
        </w:tc>
        <w:tc>
          <w:tcPr>
            <w:tcW w:w="810" w:type="dxa"/>
          </w:tcPr>
          <w:p w14:paraId="0595E2AD" w14:textId="03874012" w:rsidR="00B11855" w:rsidRPr="001F42D3" w:rsidRDefault="003D003E" w:rsidP="00B32F82">
            <w:pPr>
              <w:pStyle w:val="TableEntry"/>
              <w:rPr>
                <w:i/>
              </w:rPr>
            </w:pPr>
            <w:r w:rsidRPr="001F42D3">
              <w:rPr>
                <w:i/>
              </w:rPr>
              <w:t>2</w:t>
            </w:r>
          </w:p>
        </w:tc>
        <w:tc>
          <w:tcPr>
            <w:tcW w:w="810" w:type="dxa"/>
          </w:tcPr>
          <w:p w14:paraId="6225B408" w14:textId="76B1A497" w:rsidR="00B11855" w:rsidRPr="001F42D3" w:rsidRDefault="003D003E" w:rsidP="00B32F82">
            <w:pPr>
              <w:pStyle w:val="TableEntry"/>
              <w:rPr>
                <w:color w:val="FFFFFF"/>
              </w:rPr>
            </w:pPr>
            <w:r w:rsidRPr="001F42D3">
              <w:t>FN</w:t>
            </w:r>
          </w:p>
        </w:tc>
        <w:tc>
          <w:tcPr>
            <w:tcW w:w="720" w:type="dxa"/>
          </w:tcPr>
          <w:p w14:paraId="5B7875AE" w14:textId="18041B96" w:rsidR="00B11855" w:rsidRPr="001F42D3" w:rsidRDefault="003D003E" w:rsidP="00B32F82">
            <w:pPr>
              <w:pStyle w:val="TableEntry"/>
              <w:rPr>
                <w:color w:val="FFFFFF"/>
              </w:rPr>
            </w:pPr>
            <w:r w:rsidRPr="001F42D3">
              <w:t>194</w:t>
            </w:r>
          </w:p>
        </w:tc>
        <w:tc>
          <w:tcPr>
            <w:tcW w:w="720" w:type="dxa"/>
          </w:tcPr>
          <w:p w14:paraId="37477C83" w14:textId="70A2FE2A" w:rsidR="00B11855" w:rsidRPr="001F42D3" w:rsidRDefault="003D003E" w:rsidP="00B32F82">
            <w:pPr>
              <w:pStyle w:val="TableEntry"/>
              <w:rPr>
                <w:color w:val="FFFFFF"/>
              </w:rPr>
            </w:pPr>
            <w:r w:rsidRPr="001F42D3">
              <w:t>O</w:t>
            </w:r>
          </w:p>
        </w:tc>
        <w:tc>
          <w:tcPr>
            <w:tcW w:w="810" w:type="dxa"/>
          </w:tcPr>
          <w:p w14:paraId="4C80816F" w14:textId="37FD85B2" w:rsidR="00B11855" w:rsidRPr="001F42D3" w:rsidRDefault="00B11855" w:rsidP="001F5A5C">
            <w:pPr>
              <w:pStyle w:val="TableEntry"/>
            </w:pPr>
          </w:p>
        </w:tc>
        <w:tc>
          <w:tcPr>
            <w:tcW w:w="720" w:type="dxa"/>
          </w:tcPr>
          <w:p w14:paraId="78F262FA" w14:textId="13FEE1FF" w:rsidR="00B11855" w:rsidRPr="001F42D3" w:rsidRDefault="003D003E" w:rsidP="00B32F82">
            <w:pPr>
              <w:pStyle w:val="TableEntry"/>
              <w:rPr>
                <w:color w:val="FFFFFF"/>
              </w:rPr>
            </w:pPr>
            <w:r w:rsidRPr="001F42D3">
              <w:t>0</w:t>
            </w:r>
          </w:p>
        </w:tc>
        <w:tc>
          <w:tcPr>
            <w:tcW w:w="810" w:type="dxa"/>
          </w:tcPr>
          <w:p w14:paraId="05CC00FE" w14:textId="3430AF6E" w:rsidR="00B11855" w:rsidRPr="001F42D3" w:rsidRDefault="003D003E" w:rsidP="00B32F82">
            <w:pPr>
              <w:pStyle w:val="TableEntry"/>
              <w:rPr>
                <w:color w:val="FFFFFF"/>
              </w:rPr>
            </w:pPr>
            <w:r w:rsidRPr="001F42D3">
              <w:t>1</w:t>
            </w:r>
          </w:p>
        </w:tc>
        <w:tc>
          <w:tcPr>
            <w:tcW w:w="743" w:type="dxa"/>
          </w:tcPr>
          <w:p w14:paraId="7E4EC099" w14:textId="4AC6E6DA" w:rsidR="00B11855" w:rsidRPr="001F42D3" w:rsidRDefault="00B11855" w:rsidP="001F5A5C">
            <w:pPr>
              <w:pStyle w:val="TableEntry"/>
            </w:pPr>
          </w:p>
        </w:tc>
        <w:tc>
          <w:tcPr>
            <w:tcW w:w="922" w:type="dxa"/>
          </w:tcPr>
          <w:p w14:paraId="2E3FB3DB" w14:textId="4B931582" w:rsidR="00B11855" w:rsidRPr="001F42D3" w:rsidRDefault="00B11855" w:rsidP="001F5A5C">
            <w:pPr>
              <w:pStyle w:val="TableEntry"/>
            </w:pPr>
          </w:p>
        </w:tc>
        <w:tc>
          <w:tcPr>
            <w:tcW w:w="986" w:type="dxa"/>
          </w:tcPr>
          <w:p w14:paraId="5CE39F37" w14:textId="64ACEDAC" w:rsidR="00B11855" w:rsidRPr="001F42D3" w:rsidRDefault="003D003E" w:rsidP="001F5A5C">
            <w:pPr>
              <w:pStyle w:val="TableEntry"/>
            </w:pPr>
            <w:r w:rsidRPr="001F42D3">
              <w:t>Welby</w:t>
            </w:r>
          </w:p>
        </w:tc>
      </w:tr>
      <w:tr w:rsidR="00C42BD4" w:rsidRPr="001F42D3" w14:paraId="67FFBA61" w14:textId="77777777" w:rsidTr="00CF5627">
        <w:trPr>
          <w:cantSplit/>
          <w:jc w:val="center"/>
        </w:trPr>
        <w:tc>
          <w:tcPr>
            <w:tcW w:w="1525" w:type="dxa"/>
          </w:tcPr>
          <w:p w14:paraId="310108F4" w14:textId="5926CA55" w:rsidR="00B11855" w:rsidRPr="001F42D3" w:rsidRDefault="003D003E" w:rsidP="00CF5627">
            <w:pPr>
              <w:pStyle w:val="TableEntryItalicindent"/>
            </w:pPr>
            <w:r w:rsidRPr="001F42D3">
              <w:t>given name</w:t>
            </w:r>
          </w:p>
        </w:tc>
        <w:tc>
          <w:tcPr>
            <w:tcW w:w="810" w:type="dxa"/>
          </w:tcPr>
          <w:p w14:paraId="0FC133B0" w14:textId="402CF978" w:rsidR="00B11855" w:rsidRPr="001F42D3" w:rsidRDefault="003D003E" w:rsidP="00B32F82">
            <w:pPr>
              <w:pStyle w:val="TableEntry"/>
              <w:rPr>
                <w:i/>
              </w:rPr>
            </w:pPr>
            <w:r w:rsidRPr="001F42D3">
              <w:rPr>
                <w:i/>
              </w:rPr>
              <w:t>3</w:t>
            </w:r>
          </w:p>
        </w:tc>
        <w:tc>
          <w:tcPr>
            <w:tcW w:w="810" w:type="dxa"/>
          </w:tcPr>
          <w:p w14:paraId="01E89F83" w14:textId="186B3B3A" w:rsidR="00B11855" w:rsidRPr="001F42D3" w:rsidRDefault="003D003E" w:rsidP="00B32F82">
            <w:pPr>
              <w:pStyle w:val="TableEntry"/>
              <w:rPr>
                <w:color w:val="FFFFFF"/>
              </w:rPr>
            </w:pPr>
            <w:r w:rsidRPr="001F42D3">
              <w:t>ST</w:t>
            </w:r>
          </w:p>
        </w:tc>
        <w:tc>
          <w:tcPr>
            <w:tcW w:w="720" w:type="dxa"/>
          </w:tcPr>
          <w:p w14:paraId="543C1D62" w14:textId="64CBD03F" w:rsidR="00B11855" w:rsidRPr="001F42D3" w:rsidRDefault="003D003E" w:rsidP="00B32F82">
            <w:pPr>
              <w:pStyle w:val="TableEntry"/>
              <w:rPr>
                <w:color w:val="FFFFFF"/>
              </w:rPr>
            </w:pPr>
            <w:r w:rsidRPr="001F42D3">
              <w:t>30</w:t>
            </w:r>
          </w:p>
        </w:tc>
        <w:tc>
          <w:tcPr>
            <w:tcW w:w="720" w:type="dxa"/>
          </w:tcPr>
          <w:p w14:paraId="21402CAC" w14:textId="7A00F938" w:rsidR="00B11855" w:rsidRPr="001F42D3" w:rsidRDefault="003D003E" w:rsidP="00B32F82">
            <w:pPr>
              <w:pStyle w:val="TableEntry"/>
              <w:rPr>
                <w:color w:val="FFFFFF"/>
              </w:rPr>
            </w:pPr>
            <w:r w:rsidRPr="001F42D3">
              <w:t>O</w:t>
            </w:r>
          </w:p>
        </w:tc>
        <w:tc>
          <w:tcPr>
            <w:tcW w:w="810" w:type="dxa"/>
          </w:tcPr>
          <w:p w14:paraId="35FE7476" w14:textId="1265CE9C" w:rsidR="00B11855" w:rsidRPr="001F42D3" w:rsidRDefault="00B11855" w:rsidP="001F5A5C">
            <w:pPr>
              <w:pStyle w:val="TableEntry"/>
            </w:pPr>
          </w:p>
        </w:tc>
        <w:tc>
          <w:tcPr>
            <w:tcW w:w="720" w:type="dxa"/>
          </w:tcPr>
          <w:p w14:paraId="7DC6B29F" w14:textId="66B3F47C" w:rsidR="00B11855" w:rsidRPr="001F42D3" w:rsidRDefault="003D003E" w:rsidP="00B32F82">
            <w:pPr>
              <w:pStyle w:val="TableEntry"/>
              <w:rPr>
                <w:color w:val="FFFFFF"/>
              </w:rPr>
            </w:pPr>
            <w:r w:rsidRPr="001F42D3">
              <w:t>0</w:t>
            </w:r>
          </w:p>
        </w:tc>
        <w:tc>
          <w:tcPr>
            <w:tcW w:w="810" w:type="dxa"/>
          </w:tcPr>
          <w:p w14:paraId="4ABF8335" w14:textId="20B733A2" w:rsidR="00B11855" w:rsidRPr="001F42D3" w:rsidRDefault="003D003E" w:rsidP="00B32F82">
            <w:pPr>
              <w:pStyle w:val="TableEntry"/>
              <w:rPr>
                <w:color w:val="FFFFFF"/>
              </w:rPr>
            </w:pPr>
            <w:r w:rsidRPr="001F42D3">
              <w:t>1</w:t>
            </w:r>
          </w:p>
        </w:tc>
        <w:tc>
          <w:tcPr>
            <w:tcW w:w="743" w:type="dxa"/>
          </w:tcPr>
          <w:p w14:paraId="3019756D" w14:textId="2F44879F" w:rsidR="00B11855" w:rsidRPr="001F42D3" w:rsidRDefault="00B11855" w:rsidP="001F5A5C">
            <w:pPr>
              <w:pStyle w:val="TableEntry"/>
            </w:pPr>
          </w:p>
        </w:tc>
        <w:tc>
          <w:tcPr>
            <w:tcW w:w="922" w:type="dxa"/>
          </w:tcPr>
          <w:p w14:paraId="5BBAA306" w14:textId="7313BA52" w:rsidR="00B11855" w:rsidRPr="001F42D3" w:rsidRDefault="00B11855" w:rsidP="001F5A5C">
            <w:pPr>
              <w:pStyle w:val="TableEntry"/>
            </w:pPr>
          </w:p>
        </w:tc>
        <w:tc>
          <w:tcPr>
            <w:tcW w:w="986" w:type="dxa"/>
          </w:tcPr>
          <w:p w14:paraId="220D0183" w14:textId="56DFDAA4" w:rsidR="00B11855" w:rsidRPr="001F42D3" w:rsidRDefault="003D003E" w:rsidP="001F5A5C">
            <w:pPr>
              <w:pStyle w:val="TableEntry"/>
            </w:pPr>
            <w:r w:rsidRPr="001F42D3">
              <w:t>Marcus</w:t>
            </w:r>
          </w:p>
        </w:tc>
      </w:tr>
      <w:tr w:rsidR="00C42BD4" w:rsidRPr="001F42D3" w14:paraId="0EF902A0" w14:textId="77777777" w:rsidTr="00CF5627">
        <w:trPr>
          <w:cantSplit/>
          <w:jc w:val="center"/>
        </w:trPr>
        <w:tc>
          <w:tcPr>
            <w:tcW w:w="1525" w:type="dxa"/>
          </w:tcPr>
          <w:p w14:paraId="589E197E" w14:textId="64D3B359" w:rsidR="00B11855" w:rsidRPr="001F42D3" w:rsidRDefault="003D003E" w:rsidP="00CF5627">
            <w:pPr>
              <w:pStyle w:val="TableEntryItalicindent"/>
            </w:pPr>
            <w:r w:rsidRPr="001F42D3">
              <w:t>second and further given names or initials thereof</w:t>
            </w:r>
          </w:p>
        </w:tc>
        <w:tc>
          <w:tcPr>
            <w:tcW w:w="810" w:type="dxa"/>
          </w:tcPr>
          <w:p w14:paraId="4444D316" w14:textId="28943B25" w:rsidR="00B11855" w:rsidRPr="001F42D3" w:rsidRDefault="003D003E" w:rsidP="00B32F82">
            <w:pPr>
              <w:pStyle w:val="TableEntry"/>
              <w:rPr>
                <w:i/>
              </w:rPr>
            </w:pPr>
            <w:r w:rsidRPr="001F42D3">
              <w:rPr>
                <w:i/>
              </w:rPr>
              <w:t>4</w:t>
            </w:r>
          </w:p>
        </w:tc>
        <w:tc>
          <w:tcPr>
            <w:tcW w:w="810" w:type="dxa"/>
          </w:tcPr>
          <w:p w14:paraId="1F62C471" w14:textId="59ADBDCD" w:rsidR="00B11855" w:rsidRPr="001F42D3" w:rsidRDefault="003D003E" w:rsidP="00B32F82">
            <w:pPr>
              <w:pStyle w:val="TableEntry"/>
              <w:rPr>
                <w:color w:val="FFFFFF"/>
              </w:rPr>
            </w:pPr>
            <w:r w:rsidRPr="001F42D3">
              <w:t>ST</w:t>
            </w:r>
          </w:p>
        </w:tc>
        <w:tc>
          <w:tcPr>
            <w:tcW w:w="720" w:type="dxa"/>
          </w:tcPr>
          <w:p w14:paraId="2B16E789" w14:textId="7957469F" w:rsidR="00B11855" w:rsidRPr="001F42D3" w:rsidRDefault="003D003E" w:rsidP="00B32F82">
            <w:pPr>
              <w:pStyle w:val="TableEntry"/>
              <w:rPr>
                <w:color w:val="FFFFFF"/>
              </w:rPr>
            </w:pPr>
            <w:r w:rsidRPr="001F42D3">
              <w:t>30</w:t>
            </w:r>
          </w:p>
        </w:tc>
        <w:tc>
          <w:tcPr>
            <w:tcW w:w="720" w:type="dxa"/>
          </w:tcPr>
          <w:p w14:paraId="28BD4D5C" w14:textId="243D4A35" w:rsidR="00B11855" w:rsidRPr="001F42D3" w:rsidRDefault="003D003E" w:rsidP="00B32F82">
            <w:pPr>
              <w:pStyle w:val="TableEntry"/>
              <w:rPr>
                <w:color w:val="FFFFFF"/>
              </w:rPr>
            </w:pPr>
            <w:r w:rsidRPr="001F42D3">
              <w:t>O</w:t>
            </w:r>
          </w:p>
        </w:tc>
        <w:tc>
          <w:tcPr>
            <w:tcW w:w="810" w:type="dxa"/>
          </w:tcPr>
          <w:p w14:paraId="014D8D0E" w14:textId="5E54A440" w:rsidR="00B11855" w:rsidRPr="001F42D3" w:rsidRDefault="00B11855" w:rsidP="001F5A5C">
            <w:pPr>
              <w:pStyle w:val="TableEntry"/>
            </w:pPr>
          </w:p>
        </w:tc>
        <w:tc>
          <w:tcPr>
            <w:tcW w:w="720" w:type="dxa"/>
          </w:tcPr>
          <w:p w14:paraId="17290245" w14:textId="702E12A6" w:rsidR="00B11855" w:rsidRPr="001F42D3" w:rsidRDefault="003D003E" w:rsidP="00B32F82">
            <w:pPr>
              <w:pStyle w:val="TableEntry"/>
              <w:rPr>
                <w:color w:val="FFFFFF"/>
              </w:rPr>
            </w:pPr>
            <w:r w:rsidRPr="001F42D3">
              <w:t>0</w:t>
            </w:r>
          </w:p>
        </w:tc>
        <w:tc>
          <w:tcPr>
            <w:tcW w:w="810" w:type="dxa"/>
          </w:tcPr>
          <w:p w14:paraId="1B48BCAE" w14:textId="328E5D9F" w:rsidR="00B11855" w:rsidRPr="001F42D3" w:rsidRDefault="003D003E" w:rsidP="00B32F82">
            <w:pPr>
              <w:pStyle w:val="TableEntry"/>
              <w:rPr>
                <w:color w:val="FFFFFF"/>
              </w:rPr>
            </w:pPr>
            <w:r w:rsidRPr="001F42D3">
              <w:t>1</w:t>
            </w:r>
          </w:p>
        </w:tc>
        <w:tc>
          <w:tcPr>
            <w:tcW w:w="743" w:type="dxa"/>
          </w:tcPr>
          <w:p w14:paraId="507B133F" w14:textId="1AAA6538" w:rsidR="00B11855" w:rsidRPr="001F42D3" w:rsidRDefault="00B11855" w:rsidP="001F5A5C">
            <w:pPr>
              <w:pStyle w:val="TableEntry"/>
            </w:pPr>
          </w:p>
        </w:tc>
        <w:tc>
          <w:tcPr>
            <w:tcW w:w="922" w:type="dxa"/>
          </w:tcPr>
          <w:p w14:paraId="1C9E4AA4" w14:textId="15F9E1A0" w:rsidR="00B11855" w:rsidRPr="001F42D3" w:rsidRDefault="00B11855" w:rsidP="001F5A5C">
            <w:pPr>
              <w:pStyle w:val="TableEntry"/>
            </w:pPr>
          </w:p>
        </w:tc>
        <w:tc>
          <w:tcPr>
            <w:tcW w:w="986" w:type="dxa"/>
          </w:tcPr>
          <w:p w14:paraId="7FA24333" w14:textId="2E516728" w:rsidR="00B11855" w:rsidRPr="001F42D3" w:rsidRDefault="003D003E" w:rsidP="001F5A5C">
            <w:pPr>
              <w:pStyle w:val="TableEntry"/>
            </w:pPr>
            <w:r w:rsidRPr="001F42D3">
              <w:t>A</w:t>
            </w:r>
          </w:p>
        </w:tc>
      </w:tr>
      <w:tr w:rsidR="00C42BD4" w:rsidRPr="001F42D3" w14:paraId="0F5D8F46" w14:textId="77777777" w:rsidTr="00CF5627">
        <w:trPr>
          <w:cantSplit/>
          <w:jc w:val="center"/>
        </w:trPr>
        <w:tc>
          <w:tcPr>
            <w:tcW w:w="1525" w:type="dxa"/>
          </w:tcPr>
          <w:p w14:paraId="01E67AC9" w14:textId="03EF2D92" w:rsidR="00B11855" w:rsidRPr="001F42D3" w:rsidRDefault="003D003E" w:rsidP="00CF5627">
            <w:pPr>
              <w:pStyle w:val="TableEntryItalicindent"/>
            </w:pPr>
            <w:r w:rsidRPr="001F42D3">
              <w:t>suffix (e.g., JR or III)</w:t>
            </w:r>
          </w:p>
        </w:tc>
        <w:tc>
          <w:tcPr>
            <w:tcW w:w="810" w:type="dxa"/>
          </w:tcPr>
          <w:p w14:paraId="02012F84" w14:textId="09B3EAD2" w:rsidR="00B11855" w:rsidRPr="001F42D3" w:rsidRDefault="003D003E" w:rsidP="00B32F82">
            <w:pPr>
              <w:pStyle w:val="TableEntry"/>
              <w:rPr>
                <w:i/>
              </w:rPr>
            </w:pPr>
            <w:r w:rsidRPr="001F42D3">
              <w:rPr>
                <w:i/>
              </w:rPr>
              <w:t>5</w:t>
            </w:r>
          </w:p>
        </w:tc>
        <w:tc>
          <w:tcPr>
            <w:tcW w:w="810" w:type="dxa"/>
          </w:tcPr>
          <w:p w14:paraId="02887ACE" w14:textId="56443748" w:rsidR="00B11855" w:rsidRPr="001F42D3" w:rsidRDefault="003D003E" w:rsidP="00B32F82">
            <w:pPr>
              <w:pStyle w:val="TableEntry"/>
              <w:rPr>
                <w:color w:val="FFFFFF"/>
              </w:rPr>
            </w:pPr>
            <w:r w:rsidRPr="001F42D3">
              <w:t>ST</w:t>
            </w:r>
          </w:p>
        </w:tc>
        <w:tc>
          <w:tcPr>
            <w:tcW w:w="720" w:type="dxa"/>
          </w:tcPr>
          <w:p w14:paraId="48DBDC84" w14:textId="12099974" w:rsidR="00B11855" w:rsidRPr="001F42D3" w:rsidRDefault="003D003E" w:rsidP="00B32F82">
            <w:pPr>
              <w:pStyle w:val="TableEntry"/>
              <w:rPr>
                <w:color w:val="FFFFFF"/>
              </w:rPr>
            </w:pPr>
            <w:r w:rsidRPr="001F42D3">
              <w:t>20</w:t>
            </w:r>
          </w:p>
        </w:tc>
        <w:tc>
          <w:tcPr>
            <w:tcW w:w="720" w:type="dxa"/>
          </w:tcPr>
          <w:p w14:paraId="35A78232" w14:textId="1550B7E2" w:rsidR="00B11855" w:rsidRPr="001F42D3" w:rsidRDefault="003D003E" w:rsidP="00B32F82">
            <w:pPr>
              <w:pStyle w:val="TableEntry"/>
              <w:rPr>
                <w:color w:val="FFFFFF"/>
              </w:rPr>
            </w:pPr>
            <w:r w:rsidRPr="001F42D3">
              <w:t>O</w:t>
            </w:r>
          </w:p>
        </w:tc>
        <w:tc>
          <w:tcPr>
            <w:tcW w:w="810" w:type="dxa"/>
          </w:tcPr>
          <w:p w14:paraId="763A8B68" w14:textId="54AB0A2E" w:rsidR="00B11855" w:rsidRPr="001F42D3" w:rsidRDefault="00B11855" w:rsidP="001F5A5C">
            <w:pPr>
              <w:pStyle w:val="TableEntry"/>
            </w:pPr>
          </w:p>
        </w:tc>
        <w:tc>
          <w:tcPr>
            <w:tcW w:w="720" w:type="dxa"/>
          </w:tcPr>
          <w:p w14:paraId="3F030D6B" w14:textId="40B25F94" w:rsidR="00B11855" w:rsidRPr="001F42D3" w:rsidRDefault="003D003E" w:rsidP="00B32F82">
            <w:pPr>
              <w:pStyle w:val="TableEntry"/>
              <w:rPr>
                <w:color w:val="FFFFFF"/>
              </w:rPr>
            </w:pPr>
            <w:r w:rsidRPr="001F42D3">
              <w:t>0</w:t>
            </w:r>
          </w:p>
        </w:tc>
        <w:tc>
          <w:tcPr>
            <w:tcW w:w="810" w:type="dxa"/>
          </w:tcPr>
          <w:p w14:paraId="7326866D" w14:textId="16097494" w:rsidR="00B11855" w:rsidRPr="001F42D3" w:rsidRDefault="003D003E" w:rsidP="00B32F82">
            <w:pPr>
              <w:pStyle w:val="TableEntry"/>
              <w:rPr>
                <w:color w:val="FFFFFF"/>
              </w:rPr>
            </w:pPr>
            <w:r w:rsidRPr="001F42D3">
              <w:t>1</w:t>
            </w:r>
          </w:p>
        </w:tc>
        <w:tc>
          <w:tcPr>
            <w:tcW w:w="743" w:type="dxa"/>
          </w:tcPr>
          <w:p w14:paraId="28000B85" w14:textId="03CA1402" w:rsidR="00B11855" w:rsidRPr="001F42D3" w:rsidRDefault="00B11855" w:rsidP="001F5A5C">
            <w:pPr>
              <w:pStyle w:val="TableEntry"/>
            </w:pPr>
          </w:p>
        </w:tc>
        <w:tc>
          <w:tcPr>
            <w:tcW w:w="922" w:type="dxa"/>
          </w:tcPr>
          <w:p w14:paraId="24C6B3FA" w14:textId="7A6E33B7" w:rsidR="00B11855" w:rsidRPr="001F42D3" w:rsidRDefault="00B11855" w:rsidP="001F5A5C">
            <w:pPr>
              <w:pStyle w:val="TableEntry"/>
            </w:pPr>
          </w:p>
        </w:tc>
        <w:tc>
          <w:tcPr>
            <w:tcW w:w="986" w:type="dxa"/>
          </w:tcPr>
          <w:p w14:paraId="75F33C4F" w14:textId="70C2ED03" w:rsidR="00B11855" w:rsidRPr="001F42D3" w:rsidRDefault="003D003E" w:rsidP="001F5A5C">
            <w:pPr>
              <w:pStyle w:val="TableEntry"/>
            </w:pPr>
            <w:r w:rsidRPr="001F42D3">
              <w:t>III</w:t>
            </w:r>
          </w:p>
        </w:tc>
      </w:tr>
      <w:tr w:rsidR="00C42BD4" w:rsidRPr="001F42D3" w14:paraId="31E8FC2A" w14:textId="77777777" w:rsidTr="00CF5627">
        <w:trPr>
          <w:cantSplit/>
          <w:jc w:val="center"/>
        </w:trPr>
        <w:tc>
          <w:tcPr>
            <w:tcW w:w="1525" w:type="dxa"/>
          </w:tcPr>
          <w:p w14:paraId="134E2B8D" w14:textId="010B7DE9" w:rsidR="00B11855" w:rsidRPr="001F42D3" w:rsidRDefault="003D003E" w:rsidP="00CF5627">
            <w:pPr>
              <w:pStyle w:val="TableEntryItalicindent"/>
            </w:pPr>
            <w:r w:rsidRPr="001F42D3">
              <w:t>prefix (e.g., DR)</w:t>
            </w:r>
          </w:p>
        </w:tc>
        <w:tc>
          <w:tcPr>
            <w:tcW w:w="810" w:type="dxa"/>
          </w:tcPr>
          <w:p w14:paraId="38E97FC3" w14:textId="30EA03D3" w:rsidR="00B11855" w:rsidRPr="001F42D3" w:rsidRDefault="003D003E" w:rsidP="00B32F82">
            <w:pPr>
              <w:pStyle w:val="TableEntry"/>
              <w:rPr>
                <w:i/>
              </w:rPr>
            </w:pPr>
            <w:r w:rsidRPr="001F42D3">
              <w:rPr>
                <w:i/>
              </w:rPr>
              <w:t>6</w:t>
            </w:r>
          </w:p>
        </w:tc>
        <w:tc>
          <w:tcPr>
            <w:tcW w:w="810" w:type="dxa"/>
          </w:tcPr>
          <w:p w14:paraId="70D736E0" w14:textId="1CA187A1" w:rsidR="00B11855" w:rsidRPr="001F42D3" w:rsidRDefault="003D003E" w:rsidP="00B32F82">
            <w:pPr>
              <w:pStyle w:val="TableEntry"/>
              <w:rPr>
                <w:color w:val="FFFFFF"/>
              </w:rPr>
            </w:pPr>
            <w:r w:rsidRPr="001F42D3">
              <w:t>ST</w:t>
            </w:r>
          </w:p>
        </w:tc>
        <w:tc>
          <w:tcPr>
            <w:tcW w:w="720" w:type="dxa"/>
          </w:tcPr>
          <w:p w14:paraId="0B6123D1" w14:textId="7BDCDF86" w:rsidR="00B11855" w:rsidRPr="001F42D3" w:rsidRDefault="003D003E" w:rsidP="00B32F82">
            <w:pPr>
              <w:pStyle w:val="TableEntry"/>
              <w:rPr>
                <w:color w:val="FFFFFF"/>
              </w:rPr>
            </w:pPr>
            <w:r w:rsidRPr="001F42D3">
              <w:t>20</w:t>
            </w:r>
          </w:p>
        </w:tc>
        <w:tc>
          <w:tcPr>
            <w:tcW w:w="720" w:type="dxa"/>
          </w:tcPr>
          <w:p w14:paraId="28A7C6E5" w14:textId="63780A6E" w:rsidR="00B11855" w:rsidRPr="001F42D3" w:rsidRDefault="003D003E" w:rsidP="00B32F82">
            <w:pPr>
              <w:pStyle w:val="TableEntry"/>
              <w:rPr>
                <w:color w:val="FFFFFF"/>
              </w:rPr>
            </w:pPr>
            <w:r w:rsidRPr="001F42D3">
              <w:t>O</w:t>
            </w:r>
          </w:p>
        </w:tc>
        <w:tc>
          <w:tcPr>
            <w:tcW w:w="810" w:type="dxa"/>
          </w:tcPr>
          <w:p w14:paraId="4785FAFC" w14:textId="0F351207" w:rsidR="00B11855" w:rsidRPr="001F42D3" w:rsidRDefault="00B11855" w:rsidP="001F5A5C">
            <w:pPr>
              <w:pStyle w:val="TableEntry"/>
            </w:pPr>
          </w:p>
        </w:tc>
        <w:tc>
          <w:tcPr>
            <w:tcW w:w="720" w:type="dxa"/>
          </w:tcPr>
          <w:p w14:paraId="79FA6D6F" w14:textId="020157E2" w:rsidR="00B11855" w:rsidRPr="001F42D3" w:rsidRDefault="003D003E" w:rsidP="00B32F82">
            <w:pPr>
              <w:pStyle w:val="TableEntry"/>
              <w:rPr>
                <w:color w:val="FFFFFF"/>
              </w:rPr>
            </w:pPr>
            <w:r w:rsidRPr="001F42D3">
              <w:t>0</w:t>
            </w:r>
          </w:p>
        </w:tc>
        <w:tc>
          <w:tcPr>
            <w:tcW w:w="810" w:type="dxa"/>
          </w:tcPr>
          <w:p w14:paraId="17453E01" w14:textId="08953B91" w:rsidR="00B11855" w:rsidRPr="001F42D3" w:rsidRDefault="003D003E" w:rsidP="00B32F82">
            <w:pPr>
              <w:pStyle w:val="TableEntry"/>
              <w:rPr>
                <w:color w:val="FFFFFF"/>
              </w:rPr>
            </w:pPr>
            <w:r w:rsidRPr="001F42D3">
              <w:t>1</w:t>
            </w:r>
          </w:p>
        </w:tc>
        <w:tc>
          <w:tcPr>
            <w:tcW w:w="743" w:type="dxa"/>
          </w:tcPr>
          <w:p w14:paraId="56685772" w14:textId="601AE193" w:rsidR="00B11855" w:rsidRPr="001F42D3" w:rsidRDefault="00B11855" w:rsidP="001F5A5C">
            <w:pPr>
              <w:pStyle w:val="TableEntry"/>
            </w:pPr>
          </w:p>
        </w:tc>
        <w:tc>
          <w:tcPr>
            <w:tcW w:w="922" w:type="dxa"/>
          </w:tcPr>
          <w:p w14:paraId="7BEF9B42" w14:textId="024CA235" w:rsidR="00B11855" w:rsidRPr="001F42D3" w:rsidRDefault="00B11855" w:rsidP="001F5A5C">
            <w:pPr>
              <w:pStyle w:val="TableEntry"/>
            </w:pPr>
          </w:p>
        </w:tc>
        <w:tc>
          <w:tcPr>
            <w:tcW w:w="986" w:type="dxa"/>
          </w:tcPr>
          <w:p w14:paraId="322433EE" w14:textId="50F77F54" w:rsidR="00B11855" w:rsidRPr="001F42D3" w:rsidRDefault="003D003E" w:rsidP="001F5A5C">
            <w:pPr>
              <w:pStyle w:val="TableEntry"/>
            </w:pPr>
            <w:r w:rsidRPr="001F42D3">
              <w:t>DR</w:t>
            </w:r>
          </w:p>
        </w:tc>
      </w:tr>
      <w:tr w:rsidR="00C42BD4" w:rsidRPr="001F42D3" w14:paraId="4A82531B" w14:textId="77777777" w:rsidTr="00CF5627">
        <w:trPr>
          <w:cantSplit/>
          <w:jc w:val="center"/>
        </w:trPr>
        <w:tc>
          <w:tcPr>
            <w:tcW w:w="1525" w:type="dxa"/>
          </w:tcPr>
          <w:p w14:paraId="521EB4C4" w14:textId="41DC9C93" w:rsidR="00B11855" w:rsidRPr="001F42D3" w:rsidRDefault="003D003E" w:rsidP="00B32F82">
            <w:pPr>
              <w:pStyle w:val="TableEntry"/>
            </w:pPr>
            <w:r w:rsidRPr="001F42D3">
              <w:t>Visit Number</w:t>
            </w:r>
          </w:p>
        </w:tc>
        <w:tc>
          <w:tcPr>
            <w:tcW w:w="810" w:type="dxa"/>
          </w:tcPr>
          <w:p w14:paraId="7F09B76A" w14:textId="476F82D4" w:rsidR="00B11855" w:rsidRPr="001F42D3" w:rsidRDefault="003D003E" w:rsidP="00B32F82">
            <w:pPr>
              <w:pStyle w:val="TableEntry"/>
            </w:pPr>
            <w:r w:rsidRPr="001F42D3">
              <w:t>19</w:t>
            </w:r>
          </w:p>
        </w:tc>
        <w:tc>
          <w:tcPr>
            <w:tcW w:w="810" w:type="dxa"/>
          </w:tcPr>
          <w:p w14:paraId="32CE5325" w14:textId="1BFAC72D" w:rsidR="00B11855" w:rsidRPr="001F42D3" w:rsidRDefault="003D003E" w:rsidP="00B32F82">
            <w:pPr>
              <w:pStyle w:val="TableEntry"/>
              <w:rPr>
                <w:color w:val="FFFFFF"/>
              </w:rPr>
            </w:pPr>
            <w:r w:rsidRPr="001F42D3">
              <w:t>CX</w:t>
            </w:r>
          </w:p>
        </w:tc>
        <w:tc>
          <w:tcPr>
            <w:tcW w:w="720" w:type="dxa"/>
          </w:tcPr>
          <w:p w14:paraId="3058932D" w14:textId="7EB7B9BF" w:rsidR="00B11855" w:rsidRPr="001F42D3" w:rsidRDefault="003D003E" w:rsidP="00B32F82">
            <w:pPr>
              <w:pStyle w:val="TableEntry"/>
              <w:rPr>
                <w:color w:val="FFFFFF"/>
              </w:rPr>
            </w:pPr>
            <w:r w:rsidRPr="001F42D3">
              <w:t>250</w:t>
            </w:r>
          </w:p>
        </w:tc>
        <w:tc>
          <w:tcPr>
            <w:tcW w:w="720" w:type="dxa"/>
          </w:tcPr>
          <w:p w14:paraId="5112EBEE" w14:textId="695DE1A0" w:rsidR="00B11855" w:rsidRPr="001F42D3" w:rsidRDefault="003D003E" w:rsidP="00B32F82">
            <w:pPr>
              <w:pStyle w:val="TableEntry"/>
              <w:rPr>
                <w:color w:val="FFFFFF"/>
              </w:rPr>
            </w:pPr>
            <w:r w:rsidRPr="001F42D3">
              <w:t>O</w:t>
            </w:r>
          </w:p>
        </w:tc>
        <w:tc>
          <w:tcPr>
            <w:tcW w:w="810" w:type="dxa"/>
          </w:tcPr>
          <w:p w14:paraId="5DF1E758" w14:textId="51A5A019" w:rsidR="00B11855" w:rsidRPr="001F42D3" w:rsidRDefault="003D003E" w:rsidP="00B32F82">
            <w:pPr>
              <w:pStyle w:val="TableEntry"/>
              <w:rPr>
                <w:color w:val="FFFFFF"/>
              </w:rPr>
            </w:pPr>
            <w:r w:rsidRPr="001F42D3">
              <w:t>False</w:t>
            </w:r>
          </w:p>
        </w:tc>
        <w:tc>
          <w:tcPr>
            <w:tcW w:w="720" w:type="dxa"/>
          </w:tcPr>
          <w:p w14:paraId="24450BAA" w14:textId="59FBCB47" w:rsidR="00B11855" w:rsidRPr="001F42D3" w:rsidRDefault="003D003E" w:rsidP="00B32F82">
            <w:pPr>
              <w:pStyle w:val="TableEntry"/>
              <w:rPr>
                <w:color w:val="FFFFFF"/>
              </w:rPr>
            </w:pPr>
            <w:r w:rsidRPr="001F42D3">
              <w:t>0</w:t>
            </w:r>
          </w:p>
        </w:tc>
        <w:tc>
          <w:tcPr>
            <w:tcW w:w="810" w:type="dxa"/>
          </w:tcPr>
          <w:p w14:paraId="07DD336E" w14:textId="2BB247B9" w:rsidR="00B11855" w:rsidRPr="001F42D3" w:rsidRDefault="003D003E" w:rsidP="00B32F82">
            <w:pPr>
              <w:pStyle w:val="TableEntry"/>
              <w:rPr>
                <w:color w:val="FFFFFF"/>
              </w:rPr>
            </w:pPr>
            <w:r w:rsidRPr="001F42D3">
              <w:t>1</w:t>
            </w:r>
          </w:p>
        </w:tc>
        <w:tc>
          <w:tcPr>
            <w:tcW w:w="743" w:type="dxa"/>
          </w:tcPr>
          <w:p w14:paraId="4C0ABF0E" w14:textId="71765161" w:rsidR="00B11855" w:rsidRPr="001F42D3" w:rsidRDefault="00B11855" w:rsidP="001F5A5C">
            <w:pPr>
              <w:pStyle w:val="TableEntry"/>
            </w:pPr>
          </w:p>
        </w:tc>
        <w:tc>
          <w:tcPr>
            <w:tcW w:w="922" w:type="dxa"/>
          </w:tcPr>
          <w:p w14:paraId="5350497C" w14:textId="631CF9E3" w:rsidR="00B11855" w:rsidRPr="001F42D3" w:rsidRDefault="00B11855" w:rsidP="001F5A5C">
            <w:pPr>
              <w:pStyle w:val="TableEntry"/>
            </w:pPr>
          </w:p>
        </w:tc>
        <w:tc>
          <w:tcPr>
            <w:tcW w:w="986" w:type="dxa"/>
          </w:tcPr>
          <w:p w14:paraId="4A200C3D" w14:textId="69AB58D9" w:rsidR="00B11855" w:rsidRPr="001F42D3" w:rsidRDefault="00B11855" w:rsidP="00B32F82">
            <w:pPr>
              <w:pStyle w:val="TableEntry"/>
            </w:pPr>
          </w:p>
        </w:tc>
      </w:tr>
      <w:tr w:rsidR="00C42BD4" w:rsidRPr="001F42D3" w14:paraId="74D99C96" w14:textId="77777777" w:rsidTr="00CF5627">
        <w:trPr>
          <w:cantSplit/>
          <w:jc w:val="center"/>
        </w:trPr>
        <w:tc>
          <w:tcPr>
            <w:tcW w:w="1525" w:type="dxa"/>
          </w:tcPr>
          <w:p w14:paraId="04BB0F93" w14:textId="6D7C5F6F" w:rsidR="00B11855" w:rsidRPr="001F42D3" w:rsidRDefault="003D003E" w:rsidP="00CF5627">
            <w:pPr>
              <w:pStyle w:val="TableEntryItalicindent"/>
            </w:pPr>
            <w:r w:rsidRPr="001F42D3">
              <w:t>ID number</w:t>
            </w:r>
          </w:p>
        </w:tc>
        <w:tc>
          <w:tcPr>
            <w:tcW w:w="810" w:type="dxa"/>
          </w:tcPr>
          <w:p w14:paraId="175128F0" w14:textId="57662706" w:rsidR="00B11855" w:rsidRPr="001F42D3" w:rsidRDefault="003D003E" w:rsidP="00B32F82">
            <w:pPr>
              <w:pStyle w:val="TableEntry"/>
              <w:rPr>
                <w:i/>
              </w:rPr>
            </w:pPr>
            <w:r w:rsidRPr="001F42D3">
              <w:rPr>
                <w:i/>
              </w:rPr>
              <w:t>1</w:t>
            </w:r>
          </w:p>
        </w:tc>
        <w:tc>
          <w:tcPr>
            <w:tcW w:w="810" w:type="dxa"/>
          </w:tcPr>
          <w:p w14:paraId="1F9C2AF3" w14:textId="04F3FB35" w:rsidR="00B11855" w:rsidRPr="001F42D3" w:rsidRDefault="003D003E" w:rsidP="00B32F82">
            <w:pPr>
              <w:pStyle w:val="TableEntry"/>
              <w:rPr>
                <w:color w:val="FFFFFF"/>
              </w:rPr>
            </w:pPr>
            <w:r w:rsidRPr="001F42D3">
              <w:t>ST</w:t>
            </w:r>
          </w:p>
        </w:tc>
        <w:tc>
          <w:tcPr>
            <w:tcW w:w="720" w:type="dxa"/>
          </w:tcPr>
          <w:p w14:paraId="452862C0" w14:textId="1EF8D48E" w:rsidR="00B11855" w:rsidRPr="001F42D3" w:rsidRDefault="003D003E" w:rsidP="00B32F82">
            <w:pPr>
              <w:pStyle w:val="TableEntry"/>
              <w:rPr>
                <w:color w:val="FFFFFF"/>
              </w:rPr>
            </w:pPr>
            <w:r w:rsidRPr="001F42D3">
              <w:t>15</w:t>
            </w:r>
          </w:p>
        </w:tc>
        <w:tc>
          <w:tcPr>
            <w:tcW w:w="720" w:type="dxa"/>
          </w:tcPr>
          <w:p w14:paraId="39613B9D" w14:textId="4AFF1D2F" w:rsidR="00B11855" w:rsidRPr="001F42D3" w:rsidRDefault="003D003E" w:rsidP="00B32F82">
            <w:pPr>
              <w:pStyle w:val="TableEntry"/>
              <w:rPr>
                <w:color w:val="FFFFFF"/>
              </w:rPr>
            </w:pPr>
            <w:r w:rsidRPr="001F42D3">
              <w:t>O</w:t>
            </w:r>
          </w:p>
        </w:tc>
        <w:tc>
          <w:tcPr>
            <w:tcW w:w="810" w:type="dxa"/>
          </w:tcPr>
          <w:p w14:paraId="6238C409" w14:textId="380F667F" w:rsidR="00B11855" w:rsidRPr="001F42D3" w:rsidRDefault="00B11855" w:rsidP="001F5A5C">
            <w:pPr>
              <w:pStyle w:val="TableEntry"/>
            </w:pPr>
          </w:p>
        </w:tc>
        <w:tc>
          <w:tcPr>
            <w:tcW w:w="720" w:type="dxa"/>
          </w:tcPr>
          <w:p w14:paraId="36C56A7B" w14:textId="41DBE87C" w:rsidR="00B11855" w:rsidRPr="001F42D3" w:rsidRDefault="003D003E" w:rsidP="00B32F82">
            <w:pPr>
              <w:pStyle w:val="TableEntry"/>
              <w:rPr>
                <w:color w:val="FFFFFF"/>
              </w:rPr>
            </w:pPr>
            <w:r w:rsidRPr="001F42D3">
              <w:t>0</w:t>
            </w:r>
          </w:p>
        </w:tc>
        <w:tc>
          <w:tcPr>
            <w:tcW w:w="810" w:type="dxa"/>
          </w:tcPr>
          <w:p w14:paraId="4E92C906" w14:textId="2C72A86D" w:rsidR="00B11855" w:rsidRPr="001F42D3" w:rsidRDefault="003D003E" w:rsidP="00B32F82">
            <w:pPr>
              <w:pStyle w:val="TableEntry"/>
              <w:rPr>
                <w:color w:val="FFFFFF"/>
              </w:rPr>
            </w:pPr>
            <w:r w:rsidRPr="001F42D3">
              <w:t>1</w:t>
            </w:r>
          </w:p>
        </w:tc>
        <w:tc>
          <w:tcPr>
            <w:tcW w:w="743" w:type="dxa"/>
          </w:tcPr>
          <w:p w14:paraId="7036CAEF" w14:textId="45B42D19" w:rsidR="00B11855" w:rsidRPr="001F42D3" w:rsidRDefault="00B11855" w:rsidP="001F5A5C">
            <w:pPr>
              <w:pStyle w:val="TableEntry"/>
            </w:pPr>
          </w:p>
        </w:tc>
        <w:tc>
          <w:tcPr>
            <w:tcW w:w="922" w:type="dxa"/>
          </w:tcPr>
          <w:p w14:paraId="01143847" w14:textId="2C32E735" w:rsidR="00B11855" w:rsidRPr="001F42D3" w:rsidRDefault="00B11855" w:rsidP="001F5A5C">
            <w:pPr>
              <w:pStyle w:val="TableEntry"/>
            </w:pPr>
          </w:p>
        </w:tc>
        <w:tc>
          <w:tcPr>
            <w:tcW w:w="986" w:type="dxa"/>
          </w:tcPr>
          <w:p w14:paraId="7FBF9C3C" w14:textId="37DCAEE7" w:rsidR="00B11855" w:rsidRPr="001F42D3" w:rsidRDefault="003D003E" w:rsidP="001F5A5C">
            <w:pPr>
              <w:pStyle w:val="TableEntry"/>
            </w:pPr>
            <w:r w:rsidRPr="001F42D3">
              <w:t>123456</w:t>
            </w:r>
          </w:p>
        </w:tc>
      </w:tr>
    </w:tbl>
    <w:p w14:paraId="5B59165C" w14:textId="77777777" w:rsidR="00B11855" w:rsidRPr="001F42D3" w:rsidRDefault="003D003E" w:rsidP="008679BF">
      <w:pPr>
        <w:pStyle w:val="Note"/>
        <w:ind w:left="0" w:hanging="2"/>
      </w:pPr>
      <w:r w:rsidRPr="001F42D3">
        <w:t>Note: Field names are in Roman type, relevant component names within a field are listed underneath in italic type.</w:t>
      </w:r>
    </w:p>
    <w:p w14:paraId="03BBA89C" w14:textId="77777777" w:rsidR="001A4392" w:rsidRPr="001F42D3" w:rsidRDefault="001A4392" w:rsidP="00A17802">
      <w:pPr>
        <w:pStyle w:val="BodyText"/>
      </w:pPr>
    </w:p>
    <w:p w14:paraId="51400C56" w14:textId="77777777" w:rsidR="00B11855" w:rsidRPr="001F42D3" w:rsidRDefault="003D003E" w:rsidP="008679BF">
      <w:pPr>
        <w:pStyle w:val="BodyText"/>
      </w:pPr>
      <w:r w:rsidRPr="001F42D3">
        <w:t>Because this is an unsolicited observation and the Implantable Device – Cardiac – Reporter will not be aware of an associated order, this segment is optional. The Implantable Device – Cardiac – Reporter may want to track the interrogation as a visit using this segment. If information is provided here it will match corresponding information provided in the OBX segments.</w:t>
      </w:r>
    </w:p>
    <w:p w14:paraId="21262AC4" w14:textId="7605C300" w:rsidR="00B11855" w:rsidRPr="001F42D3" w:rsidRDefault="003D003E" w:rsidP="008679BF">
      <w:pPr>
        <w:pStyle w:val="BodyText"/>
      </w:pPr>
      <w:r w:rsidRPr="001F42D3">
        <w:t>PV1-7 Attending Doctor will optionally be captured by the Implantable Device – Cardiac – Reporter. If present, PV1-7.1 Attending Doctor ID Number will be a unique identifier for each doctor in the context of the Implantable Device – Cardiac – Reporter, not the Implantable Device – Cardiac – Consumer.</w:t>
      </w:r>
    </w:p>
    <w:p w14:paraId="50436DC7" w14:textId="77777777" w:rsidR="00B11855" w:rsidRPr="001F42D3" w:rsidRDefault="003D003E" w:rsidP="008679BF">
      <w:pPr>
        <w:pStyle w:val="BodyText"/>
      </w:pPr>
      <w:r w:rsidRPr="001F42D3">
        <w:t>PV1-19 Visit Number, ID Number will be a unique identifier generated by the Implantable Device – Cardiac – Reporter for each visit.</w:t>
      </w:r>
    </w:p>
    <w:p w14:paraId="45D75D8F" w14:textId="77777777" w:rsidR="00B11855" w:rsidRPr="001F42D3" w:rsidRDefault="00855E3C" w:rsidP="00123C7B">
      <w:pPr>
        <w:pStyle w:val="Heading6"/>
        <w:numPr>
          <w:ilvl w:val="0"/>
          <w:numId w:val="0"/>
        </w:numPr>
        <w:rPr>
          <w:noProof w:val="0"/>
        </w:rPr>
      </w:pPr>
      <w:bookmarkStart w:id="1737" w:name="_Toc401769841"/>
      <w:bookmarkStart w:id="1738" w:name="_Toc214889742"/>
      <w:r w:rsidRPr="001F42D3">
        <w:rPr>
          <w:noProof w:val="0"/>
        </w:rPr>
        <w:t xml:space="preserve">3.9.4.1.2.4 </w:t>
      </w:r>
      <w:r w:rsidR="003D003E" w:rsidRPr="001F42D3">
        <w:rPr>
          <w:noProof w:val="0"/>
        </w:rPr>
        <w:t>OBR Segment – Observation Request</w:t>
      </w:r>
      <w:bookmarkEnd w:id="1737"/>
      <w:bookmarkEnd w:id="1738"/>
    </w:p>
    <w:p w14:paraId="27984771" w14:textId="282E94CF" w:rsidR="00B11855" w:rsidRPr="001F42D3" w:rsidRDefault="003D003E" w:rsidP="008679BF">
      <w:pPr>
        <w:pStyle w:val="BodyText"/>
      </w:pPr>
      <w:r w:rsidRPr="001F42D3">
        <w:t xml:space="preserve">The ORU message may include discrete OBX segments for individual observations reported. An OBR Segment will be used for each set of such OBX segments to establish the equipment context for the observations (i.e., whether the interrogation was done in-clinic or remote). All </w:t>
      </w:r>
      <w:r w:rsidRPr="001F42D3">
        <w:lastRenderedPageBreak/>
        <w:t>observation dates and times reported here should match OBX segments that report the same information.</w:t>
      </w:r>
    </w:p>
    <w:p w14:paraId="17F98F9F" w14:textId="77777777" w:rsidR="00B11855" w:rsidRPr="001F42D3" w:rsidRDefault="003D003E" w:rsidP="00CF5627">
      <w:pPr>
        <w:pStyle w:val="TableTitle"/>
      </w:pPr>
      <w:r w:rsidRPr="001F42D3">
        <w:t>Table 3.9.4.1.2.4</w:t>
      </w:r>
      <w:r w:rsidR="005D79DE" w:rsidRPr="001F42D3">
        <w:rPr>
          <w:rFonts w:eastAsia="MS Gothic"/>
        </w:rPr>
        <w:t>-</w:t>
      </w:r>
      <w:r w:rsidR="002924C0" w:rsidRPr="001F42D3">
        <w:t>1</w:t>
      </w:r>
      <w:r w:rsidRPr="001F42D3">
        <w:t>: OBR Segment</w:t>
      </w:r>
    </w:p>
    <w:tbl>
      <w:tblPr>
        <w:tblW w:w="9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5"/>
        <w:gridCol w:w="810"/>
        <w:gridCol w:w="810"/>
        <w:gridCol w:w="810"/>
        <w:gridCol w:w="720"/>
        <w:gridCol w:w="810"/>
        <w:gridCol w:w="720"/>
        <w:gridCol w:w="810"/>
        <w:gridCol w:w="810"/>
        <w:gridCol w:w="900"/>
        <w:gridCol w:w="1103"/>
      </w:tblGrid>
      <w:tr w:rsidR="00396374" w:rsidRPr="001F42D3" w14:paraId="32A0F9C2" w14:textId="77777777" w:rsidTr="00396374">
        <w:trPr>
          <w:cantSplit/>
          <w:tblHeader/>
          <w:jc w:val="center"/>
        </w:trPr>
        <w:tc>
          <w:tcPr>
            <w:tcW w:w="1525" w:type="dxa"/>
            <w:shd w:val="clear" w:color="auto" w:fill="D9D9D9"/>
          </w:tcPr>
          <w:p w14:paraId="5C078ADF" w14:textId="77777777" w:rsidR="00B11855" w:rsidRPr="001F42D3" w:rsidRDefault="003D003E" w:rsidP="001F5A5C">
            <w:pPr>
              <w:pStyle w:val="TableEntryHeader"/>
            </w:pPr>
            <w:r w:rsidRPr="001F42D3">
              <w:t>Name</w:t>
            </w:r>
          </w:p>
        </w:tc>
        <w:tc>
          <w:tcPr>
            <w:tcW w:w="810" w:type="dxa"/>
            <w:shd w:val="clear" w:color="auto" w:fill="D9D9D9"/>
          </w:tcPr>
          <w:p w14:paraId="28676B20" w14:textId="77777777" w:rsidR="00B11855" w:rsidRPr="001F42D3" w:rsidRDefault="003D003E" w:rsidP="001F5A5C">
            <w:pPr>
              <w:pStyle w:val="TableEntryHeader"/>
            </w:pPr>
            <w:r w:rsidRPr="001F42D3">
              <w:t>Seq</w:t>
            </w:r>
          </w:p>
        </w:tc>
        <w:tc>
          <w:tcPr>
            <w:tcW w:w="810" w:type="dxa"/>
            <w:shd w:val="clear" w:color="auto" w:fill="D9D9D9"/>
          </w:tcPr>
          <w:p w14:paraId="2285637F" w14:textId="77777777" w:rsidR="00B11855" w:rsidRPr="001F42D3" w:rsidRDefault="003D003E" w:rsidP="001F5A5C">
            <w:pPr>
              <w:pStyle w:val="TableEntryHeader"/>
            </w:pPr>
            <w:r w:rsidRPr="001F42D3">
              <w:t>DT</w:t>
            </w:r>
          </w:p>
        </w:tc>
        <w:tc>
          <w:tcPr>
            <w:tcW w:w="810" w:type="dxa"/>
            <w:shd w:val="clear" w:color="auto" w:fill="D9D9D9"/>
          </w:tcPr>
          <w:p w14:paraId="7246D3CE" w14:textId="77777777" w:rsidR="00B11855" w:rsidRPr="001F42D3" w:rsidRDefault="003D003E" w:rsidP="001F5A5C">
            <w:pPr>
              <w:pStyle w:val="TableEntryHeader"/>
            </w:pPr>
            <w:r w:rsidRPr="001F42D3">
              <w:t>Len</w:t>
            </w:r>
          </w:p>
        </w:tc>
        <w:tc>
          <w:tcPr>
            <w:tcW w:w="720" w:type="dxa"/>
            <w:shd w:val="clear" w:color="auto" w:fill="D9D9D9"/>
          </w:tcPr>
          <w:p w14:paraId="2238696B" w14:textId="77777777" w:rsidR="00B11855" w:rsidRPr="001F42D3" w:rsidRDefault="003D003E" w:rsidP="001F5A5C">
            <w:pPr>
              <w:pStyle w:val="TableEntryHeader"/>
            </w:pPr>
            <w:r w:rsidRPr="001F42D3">
              <w:t>Opt</w:t>
            </w:r>
          </w:p>
        </w:tc>
        <w:tc>
          <w:tcPr>
            <w:tcW w:w="810" w:type="dxa"/>
            <w:shd w:val="clear" w:color="auto" w:fill="D9D9D9"/>
          </w:tcPr>
          <w:p w14:paraId="6930F0C8" w14:textId="77777777" w:rsidR="00B11855" w:rsidRPr="001F42D3" w:rsidRDefault="003D003E" w:rsidP="001F5A5C">
            <w:pPr>
              <w:pStyle w:val="TableEntryHeader"/>
            </w:pPr>
            <w:r w:rsidRPr="001F42D3">
              <w:t>Rep</w:t>
            </w:r>
          </w:p>
        </w:tc>
        <w:tc>
          <w:tcPr>
            <w:tcW w:w="720" w:type="dxa"/>
            <w:shd w:val="clear" w:color="auto" w:fill="D9D9D9"/>
          </w:tcPr>
          <w:p w14:paraId="15920A5E" w14:textId="77777777" w:rsidR="00B11855" w:rsidRPr="001F42D3" w:rsidRDefault="003D003E" w:rsidP="001F5A5C">
            <w:pPr>
              <w:pStyle w:val="TableEntryHeader"/>
            </w:pPr>
            <w:r w:rsidRPr="001F42D3">
              <w:t>Min</w:t>
            </w:r>
          </w:p>
        </w:tc>
        <w:tc>
          <w:tcPr>
            <w:tcW w:w="810" w:type="dxa"/>
            <w:shd w:val="clear" w:color="auto" w:fill="D9D9D9"/>
          </w:tcPr>
          <w:p w14:paraId="1EA4663B" w14:textId="77777777" w:rsidR="00B11855" w:rsidRPr="001F42D3" w:rsidRDefault="003D003E" w:rsidP="001F5A5C">
            <w:pPr>
              <w:pStyle w:val="TableEntryHeader"/>
            </w:pPr>
            <w:r w:rsidRPr="001F42D3">
              <w:t>Max</w:t>
            </w:r>
          </w:p>
        </w:tc>
        <w:tc>
          <w:tcPr>
            <w:tcW w:w="810" w:type="dxa"/>
            <w:shd w:val="clear" w:color="auto" w:fill="D9D9D9"/>
          </w:tcPr>
          <w:p w14:paraId="23F2B41C" w14:textId="77777777" w:rsidR="00B11855" w:rsidRPr="001F42D3" w:rsidRDefault="003D003E" w:rsidP="001F5A5C">
            <w:pPr>
              <w:pStyle w:val="TableEntryHeader"/>
            </w:pPr>
            <w:r w:rsidRPr="001F42D3">
              <w:t>Tbl</w:t>
            </w:r>
          </w:p>
        </w:tc>
        <w:tc>
          <w:tcPr>
            <w:tcW w:w="900" w:type="dxa"/>
            <w:shd w:val="clear" w:color="auto" w:fill="D9D9D9"/>
          </w:tcPr>
          <w:p w14:paraId="30F4655F" w14:textId="77777777" w:rsidR="00B11855" w:rsidRPr="001F42D3" w:rsidRDefault="003D003E" w:rsidP="001F5A5C">
            <w:pPr>
              <w:pStyle w:val="TableEntryHeader"/>
            </w:pPr>
            <w:r w:rsidRPr="001F42D3">
              <w:t>Fixed Val</w:t>
            </w:r>
          </w:p>
        </w:tc>
        <w:tc>
          <w:tcPr>
            <w:tcW w:w="1103" w:type="dxa"/>
            <w:shd w:val="clear" w:color="auto" w:fill="D9D9D9"/>
          </w:tcPr>
          <w:p w14:paraId="2AE1C721" w14:textId="77777777" w:rsidR="00B11855" w:rsidRPr="001F42D3" w:rsidRDefault="003D003E" w:rsidP="001F5A5C">
            <w:pPr>
              <w:pStyle w:val="TableEntryHeader"/>
            </w:pPr>
            <w:r w:rsidRPr="001F42D3">
              <w:t>Ex Val</w:t>
            </w:r>
          </w:p>
        </w:tc>
      </w:tr>
      <w:tr w:rsidR="00396374" w:rsidRPr="001F42D3" w14:paraId="06CB22FE" w14:textId="77777777" w:rsidTr="00396374">
        <w:trPr>
          <w:cantSplit/>
          <w:jc w:val="center"/>
        </w:trPr>
        <w:tc>
          <w:tcPr>
            <w:tcW w:w="1525" w:type="dxa"/>
          </w:tcPr>
          <w:p w14:paraId="649A46DD" w14:textId="1E0F8837" w:rsidR="00B11855" w:rsidRPr="001F42D3" w:rsidRDefault="003D003E" w:rsidP="00DC044A">
            <w:pPr>
              <w:pStyle w:val="TableEntry"/>
            </w:pPr>
            <w:r w:rsidRPr="001F42D3">
              <w:t>Set ID – OBR</w:t>
            </w:r>
          </w:p>
        </w:tc>
        <w:tc>
          <w:tcPr>
            <w:tcW w:w="810" w:type="dxa"/>
          </w:tcPr>
          <w:p w14:paraId="0D9D7FC1" w14:textId="54E9769A" w:rsidR="00B11855" w:rsidRPr="001F42D3" w:rsidRDefault="003D003E" w:rsidP="00DC044A">
            <w:pPr>
              <w:pStyle w:val="TableEntry"/>
            </w:pPr>
            <w:r w:rsidRPr="001F42D3">
              <w:t>1</w:t>
            </w:r>
          </w:p>
        </w:tc>
        <w:tc>
          <w:tcPr>
            <w:tcW w:w="810" w:type="dxa"/>
          </w:tcPr>
          <w:p w14:paraId="6E3ABF11" w14:textId="1B77DCDF" w:rsidR="00B11855" w:rsidRPr="001F42D3" w:rsidRDefault="003D003E" w:rsidP="00DC044A">
            <w:pPr>
              <w:pStyle w:val="TableEntry"/>
              <w:rPr>
                <w:color w:val="FFFFFF"/>
              </w:rPr>
            </w:pPr>
            <w:r w:rsidRPr="001F42D3">
              <w:t>SI</w:t>
            </w:r>
          </w:p>
        </w:tc>
        <w:tc>
          <w:tcPr>
            <w:tcW w:w="810" w:type="dxa"/>
          </w:tcPr>
          <w:p w14:paraId="5EC0D29B" w14:textId="60611234" w:rsidR="00B11855" w:rsidRPr="001F42D3" w:rsidRDefault="003D003E" w:rsidP="00DC044A">
            <w:pPr>
              <w:pStyle w:val="TableEntry"/>
              <w:rPr>
                <w:color w:val="FFFFFF"/>
              </w:rPr>
            </w:pPr>
            <w:r w:rsidRPr="001F42D3">
              <w:t>4</w:t>
            </w:r>
          </w:p>
        </w:tc>
        <w:tc>
          <w:tcPr>
            <w:tcW w:w="720" w:type="dxa"/>
          </w:tcPr>
          <w:p w14:paraId="265C5FA6" w14:textId="070441C4" w:rsidR="00B11855" w:rsidRPr="001F42D3" w:rsidRDefault="003D003E" w:rsidP="00DC044A">
            <w:pPr>
              <w:pStyle w:val="TableEntry"/>
              <w:rPr>
                <w:color w:val="FFFFFF"/>
              </w:rPr>
            </w:pPr>
            <w:r w:rsidRPr="001F42D3">
              <w:t>O</w:t>
            </w:r>
          </w:p>
        </w:tc>
        <w:tc>
          <w:tcPr>
            <w:tcW w:w="810" w:type="dxa"/>
          </w:tcPr>
          <w:p w14:paraId="40CE26E4" w14:textId="495BACC2" w:rsidR="00B11855" w:rsidRPr="001F42D3" w:rsidRDefault="003D003E" w:rsidP="00DC044A">
            <w:pPr>
              <w:pStyle w:val="TableEntry"/>
              <w:rPr>
                <w:color w:val="FFFFFF"/>
              </w:rPr>
            </w:pPr>
            <w:r w:rsidRPr="001F42D3">
              <w:t>False</w:t>
            </w:r>
          </w:p>
        </w:tc>
        <w:tc>
          <w:tcPr>
            <w:tcW w:w="720" w:type="dxa"/>
          </w:tcPr>
          <w:p w14:paraId="3FB6CC86" w14:textId="5CFF5CED" w:rsidR="00B11855" w:rsidRPr="001F42D3" w:rsidRDefault="003D003E" w:rsidP="00DC044A">
            <w:pPr>
              <w:pStyle w:val="TableEntry"/>
              <w:rPr>
                <w:color w:val="FFFFFF"/>
              </w:rPr>
            </w:pPr>
            <w:r w:rsidRPr="001F42D3">
              <w:t>0</w:t>
            </w:r>
          </w:p>
        </w:tc>
        <w:tc>
          <w:tcPr>
            <w:tcW w:w="810" w:type="dxa"/>
          </w:tcPr>
          <w:p w14:paraId="62D10665" w14:textId="4B9CD0C1" w:rsidR="00B11855" w:rsidRPr="001F42D3" w:rsidRDefault="003D003E" w:rsidP="00DC044A">
            <w:pPr>
              <w:pStyle w:val="TableEntry"/>
              <w:rPr>
                <w:color w:val="FFFFFF"/>
              </w:rPr>
            </w:pPr>
            <w:r w:rsidRPr="001F42D3">
              <w:t>1</w:t>
            </w:r>
          </w:p>
        </w:tc>
        <w:tc>
          <w:tcPr>
            <w:tcW w:w="810" w:type="dxa"/>
          </w:tcPr>
          <w:p w14:paraId="07EF491B" w14:textId="5A016217" w:rsidR="00B11855" w:rsidRPr="001F42D3" w:rsidRDefault="00B11855" w:rsidP="001F5A5C">
            <w:pPr>
              <w:pStyle w:val="TableEntry"/>
            </w:pPr>
          </w:p>
        </w:tc>
        <w:tc>
          <w:tcPr>
            <w:tcW w:w="900" w:type="dxa"/>
          </w:tcPr>
          <w:p w14:paraId="01D44051" w14:textId="021CEE5E" w:rsidR="00B11855" w:rsidRPr="001F42D3" w:rsidRDefault="00B11855" w:rsidP="001F5A5C">
            <w:pPr>
              <w:pStyle w:val="TableEntry"/>
            </w:pPr>
          </w:p>
        </w:tc>
        <w:tc>
          <w:tcPr>
            <w:tcW w:w="1103" w:type="dxa"/>
          </w:tcPr>
          <w:p w14:paraId="46B41D0C" w14:textId="2AF12FBE" w:rsidR="00B11855" w:rsidRPr="001F42D3" w:rsidRDefault="003D003E" w:rsidP="001F5A5C">
            <w:pPr>
              <w:pStyle w:val="TableEntry"/>
            </w:pPr>
            <w:r w:rsidRPr="001F42D3">
              <w:t>1</w:t>
            </w:r>
          </w:p>
        </w:tc>
      </w:tr>
      <w:tr w:rsidR="00396374" w:rsidRPr="001F42D3" w14:paraId="2926BB8F" w14:textId="77777777" w:rsidTr="00396374">
        <w:trPr>
          <w:cantSplit/>
          <w:jc w:val="center"/>
        </w:trPr>
        <w:tc>
          <w:tcPr>
            <w:tcW w:w="1525" w:type="dxa"/>
          </w:tcPr>
          <w:p w14:paraId="3A0A1548" w14:textId="01C14A38" w:rsidR="00B11855" w:rsidRPr="001F42D3" w:rsidRDefault="003D003E" w:rsidP="00DC044A">
            <w:pPr>
              <w:pStyle w:val="TableEntry"/>
            </w:pPr>
            <w:r w:rsidRPr="001F42D3">
              <w:t>Placer Order Number</w:t>
            </w:r>
          </w:p>
        </w:tc>
        <w:tc>
          <w:tcPr>
            <w:tcW w:w="810" w:type="dxa"/>
          </w:tcPr>
          <w:p w14:paraId="2FDF4F09" w14:textId="6F4907AE" w:rsidR="00B11855" w:rsidRPr="001F42D3" w:rsidRDefault="003D003E" w:rsidP="00DC044A">
            <w:pPr>
              <w:pStyle w:val="TableEntry"/>
            </w:pPr>
            <w:r w:rsidRPr="001F42D3">
              <w:t>2</w:t>
            </w:r>
          </w:p>
        </w:tc>
        <w:tc>
          <w:tcPr>
            <w:tcW w:w="810" w:type="dxa"/>
          </w:tcPr>
          <w:p w14:paraId="24E7EAFB" w14:textId="5FB88709" w:rsidR="00B11855" w:rsidRPr="001F42D3" w:rsidRDefault="003D003E" w:rsidP="00DC044A">
            <w:pPr>
              <w:pStyle w:val="TableEntry"/>
              <w:rPr>
                <w:color w:val="FFFFFF"/>
              </w:rPr>
            </w:pPr>
            <w:r w:rsidRPr="001F42D3">
              <w:t>EI</w:t>
            </w:r>
          </w:p>
        </w:tc>
        <w:tc>
          <w:tcPr>
            <w:tcW w:w="810" w:type="dxa"/>
          </w:tcPr>
          <w:p w14:paraId="702E696F" w14:textId="45215988" w:rsidR="00B11855" w:rsidRPr="001F42D3" w:rsidRDefault="003D003E" w:rsidP="00DC044A">
            <w:pPr>
              <w:pStyle w:val="TableEntry"/>
              <w:rPr>
                <w:color w:val="FFFFFF"/>
              </w:rPr>
            </w:pPr>
            <w:r w:rsidRPr="001F42D3">
              <w:t>424</w:t>
            </w:r>
          </w:p>
        </w:tc>
        <w:tc>
          <w:tcPr>
            <w:tcW w:w="720" w:type="dxa"/>
          </w:tcPr>
          <w:p w14:paraId="3F8FC7C0" w14:textId="2B749A83" w:rsidR="00B11855" w:rsidRPr="001F42D3" w:rsidRDefault="003D003E" w:rsidP="00DC044A">
            <w:pPr>
              <w:pStyle w:val="TableEntry"/>
              <w:rPr>
                <w:color w:val="FFFFFF"/>
              </w:rPr>
            </w:pPr>
            <w:r w:rsidRPr="001F42D3">
              <w:t>O</w:t>
            </w:r>
          </w:p>
        </w:tc>
        <w:tc>
          <w:tcPr>
            <w:tcW w:w="810" w:type="dxa"/>
          </w:tcPr>
          <w:p w14:paraId="09EEF77B" w14:textId="335860D8" w:rsidR="00B11855" w:rsidRPr="001F42D3" w:rsidRDefault="003D003E" w:rsidP="00DC044A">
            <w:pPr>
              <w:pStyle w:val="TableEntry"/>
              <w:rPr>
                <w:color w:val="FFFFFF"/>
              </w:rPr>
            </w:pPr>
            <w:r w:rsidRPr="001F42D3">
              <w:t>False</w:t>
            </w:r>
          </w:p>
        </w:tc>
        <w:tc>
          <w:tcPr>
            <w:tcW w:w="720" w:type="dxa"/>
          </w:tcPr>
          <w:p w14:paraId="2F98DE49" w14:textId="6087FC5C" w:rsidR="00B11855" w:rsidRPr="001F42D3" w:rsidRDefault="003D003E" w:rsidP="00DC044A">
            <w:pPr>
              <w:pStyle w:val="TableEntry"/>
              <w:rPr>
                <w:color w:val="FFFFFF"/>
              </w:rPr>
            </w:pPr>
            <w:r w:rsidRPr="001F42D3">
              <w:t>0</w:t>
            </w:r>
          </w:p>
        </w:tc>
        <w:tc>
          <w:tcPr>
            <w:tcW w:w="810" w:type="dxa"/>
          </w:tcPr>
          <w:p w14:paraId="16945DA1" w14:textId="5BE9309C" w:rsidR="00B11855" w:rsidRPr="001F42D3" w:rsidRDefault="003D003E" w:rsidP="00DC044A">
            <w:pPr>
              <w:pStyle w:val="TableEntry"/>
              <w:rPr>
                <w:color w:val="FFFFFF"/>
              </w:rPr>
            </w:pPr>
            <w:r w:rsidRPr="001F42D3">
              <w:t>1</w:t>
            </w:r>
          </w:p>
        </w:tc>
        <w:tc>
          <w:tcPr>
            <w:tcW w:w="810" w:type="dxa"/>
          </w:tcPr>
          <w:p w14:paraId="54D8AB6D" w14:textId="1BFAACB0" w:rsidR="00B11855" w:rsidRPr="001F42D3" w:rsidRDefault="00B11855" w:rsidP="001F5A5C">
            <w:pPr>
              <w:pStyle w:val="TableEntry"/>
            </w:pPr>
          </w:p>
        </w:tc>
        <w:tc>
          <w:tcPr>
            <w:tcW w:w="900" w:type="dxa"/>
          </w:tcPr>
          <w:p w14:paraId="17354872" w14:textId="7ABF9182" w:rsidR="00B11855" w:rsidRPr="001F42D3" w:rsidRDefault="00B11855" w:rsidP="001F5A5C">
            <w:pPr>
              <w:pStyle w:val="TableEntry"/>
            </w:pPr>
          </w:p>
        </w:tc>
        <w:tc>
          <w:tcPr>
            <w:tcW w:w="1103" w:type="dxa"/>
          </w:tcPr>
          <w:p w14:paraId="7228FAB4" w14:textId="223E2390" w:rsidR="00B11855" w:rsidRPr="001F42D3" w:rsidRDefault="00B11855" w:rsidP="001F5A5C">
            <w:pPr>
              <w:pStyle w:val="TableEntry"/>
            </w:pPr>
          </w:p>
        </w:tc>
      </w:tr>
      <w:tr w:rsidR="00396374" w:rsidRPr="001F42D3" w14:paraId="6636252A" w14:textId="77777777" w:rsidTr="00396374">
        <w:trPr>
          <w:cantSplit/>
          <w:jc w:val="center"/>
        </w:trPr>
        <w:tc>
          <w:tcPr>
            <w:tcW w:w="1525" w:type="dxa"/>
          </w:tcPr>
          <w:p w14:paraId="4DF633A4" w14:textId="44E6FE30" w:rsidR="00B11855" w:rsidRPr="001F42D3" w:rsidRDefault="003D003E" w:rsidP="00CF5627">
            <w:pPr>
              <w:pStyle w:val="TableEntryItalicindent"/>
            </w:pPr>
            <w:r w:rsidRPr="001F42D3">
              <w:t xml:space="preserve"> entity identifier</w:t>
            </w:r>
          </w:p>
        </w:tc>
        <w:tc>
          <w:tcPr>
            <w:tcW w:w="810" w:type="dxa"/>
          </w:tcPr>
          <w:p w14:paraId="7927FA7C" w14:textId="6CB25E16" w:rsidR="00B11855" w:rsidRPr="001F42D3" w:rsidRDefault="003D003E" w:rsidP="00DC044A">
            <w:pPr>
              <w:pStyle w:val="TableEntry"/>
              <w:rPr>
                <w:i/>
              </w:rPr>
            </w:pPr>
            <w:r w:rsidRPr="001F42D3">
              <w:rPr>
                <w:i/>
              </w:rPr>
              <w:t>1</w:t>
            </w:r>
          </w:p>
        </w:tc>
        <w:tc>
          <w:tcPr>
            <w:tcW w:w="810" w:type="dxa"/>
          </w:tcPr>
          <w:p w14:paraId="0DC15412" w14:textId="11D06C5A" w:rsidR="00B11855" w:rsidRPr="001F42D3" w:rsidRDefault="003D003E" w:rsidP="00DC044A">
            <w:pPr>
              <w:pStyle w:val="TableEntry"/>
              <w:rPr>
                <w:color w:val="FFFFFF"/>
              </w:rPr>
            </w:pPr>
            <w:r w:rsidRPr="001F42D3">
              <w:t>ST</w:t>
            </w:r>
          </w:p>
        </w:tc>
        <w:tc>
          <w:tcPr>
            <w:tcW w:w="810" w:type="dxa"/>
          </w:tcPr>
          <w:p w14:paraId="4CC2F51B" w14:textId="03D98401" w:rsidR="00B11855" w:rsidRPr="001F42D3" w:rsidRDefault="003D003E" w:rsidP="00DC044A">
            <w:pPr>
              <w:pStyle w:val="TableEntry"/>
              <w:rPr>
                <w:color w:val="FFFFFF"/>
              </w:rPr>
            </w:pPr>
            <w:r w:rsidRPr="001F42D3">
              <w:t>199</w:t>
            </w:r>
          </w:p>
        </w:tc>
        <w:tc>
          <w:tcPr>
            <w:tcW w:w="720" w:type="dxa"/>
          </w:tcPr>
          <w:p w14:paraId="6E41D9FB" w14:textId="4AA9BC88" w:rsidR="00B11855" w:rsidRPr="001F42D3" w:rsidRDefault="003D003E" w:rsidP="00DC044A">
            <w:pPr>
              <w:pStyle w:val="TableEntry"/>
              <w:rPr>
                <w:color w:val="FFFFFF"/>
              </w:rPr>
            </w:pPr>
            <w:r w:rsidRPr="001F42D3">
              <w:t>O</w:t>
            </w:r>
          </w:p>
        </w:tc>
        <w:tc>
          <w:tcPr>
            <w:tcW w:w="810" w:type="dxa"/>
          </w:tcPr>
          <w:p w14:paraId="6F5475D4" w14:textId="6CB280A6" w:rsidR="00B11855" w:rsidRPr="001F42D3" w:rsidRDefault="00B11855" w:rsidP="001F5A5C">
            <w:pPr>
              <w:pStyle w:val="TableEntry"/>
            </w:pPr>
          </w:p>
        </w:tc>
        <w:tc>
          <w:tcPr>
            <w:tcW w:w="720" w:type="dxa"/>
          </w:tcPr>
          <w:p w14:paraId="16394BC4" w14:textId="16FE58F1" w:rsidR="00B11855" w:rsidRPr="001F42D3" w:rsidRDefault="003D003E" w:rsidP="00DC044A">
            <w:pPr>
              <w:pStyle w:val="TableEntry"/>
              <w:rPr>
                <w:color w:val="FFFFFF"/>
              </w:rPr>
            </w:pPr>
            <w:r w:rsidRPr="001F42D3">
              <w:t>0</w:t>
            </w:r>
          </w:p>
        </w:tc>
        <w:tc>
          <w:tcPr>
            <w:tcW w:w="810" w:type="dxa"/>
          </w:tcPr>
          <w:p w14:paraId="2F1C5A86" w14:textId="36A6DA1C" w:rsidR="00B11855" w:rsidRPr="001F42D3" w:rsidRDefault="003D003E" w:rsidP="00DC044A">
            <w:pPr>
              <w:pStyle w:val="TableEntry"/>
              <w:rPr>
                <w:color w:val="FFFFFF"/>
              </w:rPr>
            </w:pPr>
            <w:r w:rsidRPr="001F42D3">
              <w:t>1</w:t>
            </w:r>
          </w:p>
        </w:tc>
        <w:tc>
          <w:tcPr>
            <w:tcW w:w="810" w:type="dxa"/>
          </w:tcPr>
          <w:p w14:paraId="6DC9829F" w14:textId="3A0A45BB" w:rsidR="00B11855" w:rsidRPr="001F42D3" w:rsidRDefault="00B11855" w:rsidP="001F5A5C">
            <w:pPr>
              <w:pStyle w:val="TableEntry"/>
            </w:pPr>
          </w:p>
        </w:tc>
        <w:tc>
          <w:tcPr>
            <w:tcW w:w="900" w:type="dxa"/>
          </w:tcPr>
          <w:p w14:paraId="66A4F396" w14:textId="3721DD71" w:rsidR="00B11855" w:rsidRPr="001F42D3" w:rsidRDefault="00B11855" w:rsidP="001F5A5C">
            <w:pPr>
              <w:pStyle w:val="TableEntry"/>
            </w:pPr>
          </w:p>
        </w:tc>
        <w:tc>
          <w:tcPr>
            <w:tcW w:w="1103" w:type="dxa"/>
          </w:tcPr>
          <w:p w14:paraId="6121BC00" w14:textId="29390EF8" w:rsidR="00B11855" w:rsidRPr="001F42D3" w:rsidRDefault="00B11855" w:rsidP="001F5A5C">
            <w:pPr>
              <w:pStyle w:val="TableEntry"/>
            </w:pPr>
          </w:p>
        </w:tc>
      </w:tr>
      <w:tr w:rsidR="00396374" w:rsidRPr="001F42D3" w14:paraId="75F7D6DD" w14:textId="77777777" w:rsidTr="00396374">
        <w:trPr>
          <w:cantSplit/>
          <w:jc w:val="center"/>
        </w:trPr>
        <w:tc>
          <w:tcPr>
            <w:tcW w:w="1525" w:type="dxa"/>
          </w:tcPr>
          <w:p w14:paraId="463C9BF1" w14:textId="0D000E8C" w:rsidR="00B11855" w:rsidRPr="001F42D3" w:rsidRDefault="003D003E" w:rsidP="00DC044A">
            <w:pPr>
              <w:pStyle w:val="TableEntry"/>
            </w:pPr>
            <w:r w:rsidRPr="001F42D3">
              <w:t>Filler Order Number</w:t>
            </w:r>
          </w:p>
        </w:tc>
        <w:tc>
          <w:tcPr>
            <w:tcW w:w="810" w:type="dxa"/>
          </w:tcPr>
          <w:p w14:paraId="1E3744AB" w14:textId="563ACB27" w:rsidR="00B11855" w:rsidRPr="001F42D3" w:rsidRDefault="003D003E" w:rsidP="00DC044A">
            <w:pPr>
              <w:pStyle w:val="TableEntry"/>
            </w:pPr>
            <w:r w:rsidRPr="001F42D3">
              <w:t>3</w:t>
            </w:r>
          </w:p>
        </w:tc>
        <w:tc>
          <w:tcPr>
            <w:tcW w:w="810" w:type="dxa"/>
          </w:tcPr>
          <w:p w14:paraId="49521EF9" w14:textId="28907D26" w:rsidR="00B11855" w:rsidRPr="001F42D3" w:rsidRDefault="003D003E" w:rsidP="00DC044A">
            <w:pPr>
              <w:pStyle w:val="TableEntry"/>
              <w:rPr>
                <w:color w:val="FFFFFF"/>
              </w:rPr>
            </w:pPr>
            <w:r w:rsidRPr="001F42D3">
              <w:t>EI</w:t>
            </w:r>
          </w:p>
        </w:tc>
        <w:tc>
          <w:tcPr>
            <w:tcW w:w="810" w:type="dxa"/>
          </w:tcPr>
          <w:p w14:paraId="6E7B21E7" w14:textId="4A1DD673" w:rsidR="00B11855" w:rsidRPr="001F42D3" w:rsidRDefault="003D003E" w:rsidP="00DC044A">
            <w:pPr>
              <w:pStyle w:val="TableEntry"/>
              <w:rPr>
                <w:color w:val="FFFFFF"/>
              </w:rPr>
            </w:pPr>
            <w:r w:rsidRPr="001F42D3">
              <w:t>424</w:t>
            </w:r>
          </w:p>
        </w:tc>
        <w:tc>
          <w:tcPr>
            <w:tcW w:w="720" w:type="dxa"/>
          </w:tcPr>
          <w:p w14:paraId="04D086E5" w14:textId="75B8C3BB" w:rsidR="00B11855" w:rsidRPr="001F42D3" w:rsidRDefault="003D003E" w:rsidP="00DC044A">
            <w:pPr>
              <w:pStyle w:val="TableEntry"/>
              <w:rPr>
                <w:color w:val="FFFFFF"/>
              </w:rPr>
            </w:pPr>
            <w:r w:rsidRPr="001F42D3">
              <w:t>R</w:t>
            </w:r>
          </w:p>
        </w:tc>
        <w:tc>
          <w:tcPr>
            <w:tcW w:w="810" w:type="dxa"/>
          </w:tcPr>
          <w:p w14:paraId="4ED3A8ED" w14:textId="4C39C17D" w:rsidR="00B11855" w:rsidRPr="001F42D3" w:rsidRDefault="003D003E" w:rsidP="00DC044A">
            <w:pPr>
              <w:pStyle w:val="TableEntry"/>
              <w:rPr>
                <w:color w:val="FFFFFF"/>
              </w:rPr>
            </w:pPr>
            <w:r w:rsidRPr="001F42D3">
              <w:t>False</w:t>
            </w:r>
          </w:p>
        </w:tc>
        <w:tc>
          <w:tcPr>
            <w:tcW w:w="720" w:type="dxa"/>
          </w:tcPr>
          <w:p w14:paraId="29046C9B" w14:textId="5EC0A942" w:rsidR="00B11855" w:rsidRPr="001F42D3" w:rsidRDefault="002924C0" w:rsidP="00DC044A">
            <w:pPr>
              <w:pStyle w:val="TableEntry"/>
              <w:rPr>
                <w:color w:val="FFFFFF"/>
              </w:rPr>
            </w:pPr>
            <w:r w:rsidRPr="001F42D3">
              <w:t>1</w:t>
            </w:r>
          </w:p>
        </w:tc>
        <w:tc>
          <w:tcPr>
            <w:tcW w:w="810" w:type="dxa"/>
          </w:tcPr>
          <w:p w14:paraId="29C74E5A" w14:textId="202A2271" w:rsidR="00B11855" w:rsidRPr="001F42D3" w:rsidRDefault="003D003E" w:rsidP="00DC044A">
            <w:pPr>
              <w:pStyle w:val="TableEntry"/>
              <w:rPr>
                <w:color w:val="FFFFFF"/>
              </w:rPr>
            </w:pPr>
            <w:r w:rsidRPr="001F42D3">
              <w:t>1</w:t>
            </w:r>
          </w:p>
        </w:tc>
        <w:tc>
          <w:tcPr>
            <w:tcW w:w="810" w:type="dxa"/>
          </w:tcPr>
          <w:p w14:paraId="5E159694" w14:textId="0B781E3F" w:rsidR="00B11855" w:rsidRPr="001F42D3" w:rsidRDefault="00B11855" w:rsidP="001F5A5C">
            <w:pPr>
              <w:pStyle w:val="TableEntry"/>
            </w:pPr>
          </w:p>
        </w:tc>
        <w:tc>
          <w:tcPr>
            <w:tcW w:w="900" w:type="dxa"/>
          </w:tcPr>
          <w:p w14:paraId="7D3E9B55" w14:textId="1A2D1E85" w:rsidR="00B11855" w:rsidRPr="001F42D3" w:rsidRDefault="00B11855" w:rsidP="001F5A5C">
            <w:pPr>
              <w:pStyle w:val="TableEntry"/>
            </w:pPr>
          </w:p>
        </w:tc>
        <w:tc>
          <w:tcPr>
            <w:tcW w:w="1103" w:type="dxa"/>
          </w:tcPr>
          <w:p w14:paraId="65D9F779" w14:textId="77777777" w:rsidR="00B11855" w:rsidRPr="001F42D3" w:rsidRDefault="00B11855" w:rsidP="006C0E8E">
            <w:pPr>
              <w:pStyle w:val="TableEntry"/>
              <w:spacing w:before="0" w:after="0" w:line="200" w:lineRule="atLeast"/>
              <w:ind w:left="29" w:right="29"/>
              <w:rPr>
                <w:sz w:val="16"/>
                <w:szCs w:val="16"/>
              </w:rPr>
            </w:pPr>
          </w:p>
        </w:tc>
      </w:tr>
      <w:tr w:rsidR="00396374" w:rsidRPr="001F42D3" w14:paraId="2E0D0D1E" w14:textId="77777777" w:rsidTr="00396374">
        <w:trPr>
          <w:cantSplit/>
          <w:jc w:val="center"/>
        </w:trPr>
        <w:tc>
          <w:tcPr>
            <w:tcW w:w="1525" w:type="dxa"/>
          </w:tcPr>
          <w:p w14:paraId="3FFACA6E" w14:textId="4FF8A0AB" w:rsidR="00B11855" w:rsidRPr="001F42D3" w:rsidRDefault="003D003E" w:rsidP="00DC044A">
            <w:pPr>
              <w:pStyle w:val="TableEntry"/>
              <w:rPr>
                <w:i/>
              </w:rPr>
            </w:pPr>
            <w:r w:rsidRPr="001F42D3">
              <w:rPr>
                <w:i/>
              </w:rPr>
              <w:t>entity identifier</w:t>
            </w:r>
          </w:p>
        </w:tc>
        <w:tc>
          <w:tcPr>
            <w:tcW w:w="810" w:type="dxa"/>
          </w:tcPr>
          <w:p w14:paraId="1334B867" w14:textId="10389D7C" w:rsidR="00B11855" w:rsidRPr="001F42D3" w:rsidRDefault="003D003E" w:rsidP="00DC044A">
            <w:pPr>
              <w:pStyle w:val="TableEntry"/>
              <w:rPr>
                <w:i/>
              </w:rPr>
            </w:pPr>
            <w:r w:rsidRPr="001F42D3">
              <w:rPr>
                <w:i/>
              </w:rPr>
              <w:t>1</w:t>
            </w:r>
          </w:p>
        </w:tc>
        <w:tc>
          <w:tcPr>
            <w:tcW w:w="810" w:type="dxa"/>
          </w:tcPr>
          <w:p w14:paraId="6893041C" w14:textId="66FE5DF5" w:rsidR="00B11855" w:rsidRPr="001F42D3" w:rsidRDefault="003D003E" w:rsidP="00DC044A">
            <w:pPr>
              <w:pStyle w:val="TableEntry"/>
              <w:rPr>
                <w:color w:val="FFFFFF"/>
              </w:rPr>
            </w:pPr>
            <w:r w:rsidRPr="001F42D3">
              <w:t>ST</w:t>
            </w:r>
          </w:p>
        </w:tc>
        <w:tc>
          <w:tcPr>
            <w:tcW w:w="810" w:type="dxa"/>
          </w:tcPr>
          <w:p w14:paraId="6B1184F4" w14:textId="47677DE2" w:rsidR="00B11855" w:rsidRPr="001F42D3" w:rsidRDefault="003D003E" w:rsidP="00DC044A">
            <w:pPr>
              <w:pStyle w:val="TableEntry"/>
              <w:rPr>
                <w:color w:val="FFFFFF"/>
              </w:rPr>
            </w:pPr>
            <w:r w:rsidRPr="001F42D3">
              <w:t>199</w:t>
            </w:r>
          </w:p>
        </w:tc>
        <w:tc>
          <w:tcPr>
            <w:tcW w:w="720" w:type="dxa"/>
          </w:tcPr>
          <w:p w14:paraId="1A267C3B" w14:textId="685526EF" w:rsidR="00B11855" w:rsidRPr="001F42D3" w:rsidRDefault="003D003E" w:rsidP="00DC044A">
            <w:pPr>
              <w:pStyle w:val="TableEntry"/>
              <w:rPr>
                <w:color w:val="FFFFFF"/>
              </w:rPr>
            </w:pPr>
            <w:r w:rsidRPr="001F42D3">
              <w:t>O</w:t>
            </w:r>
          </w:p>
        </w:tc>
        <w:tc>
          <w:tcPr>
            <w:tcW w:w="810" w:type="dxa"/>
          </w:tcPr>
          <w:p w14:paraId="51789303" w14:textId="25C384E1" w:rsidR="00B11855" w:rsidRPr="001F42D3" w:rsidRDefault="00B11855" w:rsidP="001F5A5C">
            <w:pPr>
              <w:pStyle w:val="TableEntry"/>
            </w:pPr>
          </w:p>
        </w:tc>
        <w:tc>
          <w:tcPr>
            <w:tcW w:w="720" w:type="dxa"/>
          </w:tcPr>
          <w:p w14:paraId="19ACC10B" w14:textId="58CD6E59" w:rsidR="00B11855" w:rsidRPr="001F42D3" w:rsidRDefault="003D003E" w:rsidP="00DC044A">
            <w:pPr>
              <w:pStyle w:val="TableEntry"/>
              <w:rPr>
                <w:color w:val="FFFFFF"/>
              </w:rPr>
            </w:pPr>
            <w:r w:rsidRPr="001F42D3">
              <w:t>0</w:t>
            </w:r>
          </w:p>
        </w:tc>
        <w:tc>
          <w:tcPr>
            <w:tcW w:w="810" w:type="dxa"/>
          </w:tcPr>
          <w:p w14:paraId="13768C81" w14:textId="5C0F3887" w:rsidR="00B11855" w:rsidRPr="001F42D3" w:rsidRDefault="003D003E" w:rsidP="00DC044A">
            <w:pPr>
              <w:pStyle w:val="TableEntry"/>
              <w:rPr>
                <w:color w:val="FFFFFF"/>
              </w:rPr>
            </w:pPr>
            <w:r w:rsidRPr="001F42D3">
              <w:t>1</w:t>
            </w:r>
          </w:p>
        </w:tc>
        <w:tc>
          <w:tcPr>
            <w:tcW w:w="810" w:type="dxa"/>
          </w:tcPr>
          <w:p w14:paraId="45F8EB9B" w14:textId="4EF877F9" w:rsidR="00B11855" w:rsidRPr="001F42D3" w:rsidRDefault="00B11855" w:rsidP="001F5A5C">
            <w:pPr>
              <w:pStyle w:val="TableEntry"/>
            </w:pPr>
          </w:p>
        </w:tc>
        <w:tc>
          <w:tcPr>
            <w:tcW w:w="900" w:type="dxa"/>
          </w:tcPr>
          <w:p w14:paraId="797382BB" w14:textId="2D1F58A2" w:rsidR="00B11855" w:rsidRPr="001F42D3" w:rsidRDefault="00B11855" w:rsidP="001F5A5C">
            <w:pPr>
              <w:pStyle w:val="TableEntry"/>
            </w:pPr>
          </w:p>
        </w:tc>
        <w:tc>
          <w:tcPr>
            <w:tcW w:w="1103" w:type="dxa"/>
          </w:tcPr>
          <w:p w14:paraId="5F6B2F93" w14:textId="26981C24" w:rsidR="00B11855" w:rsidRPr="001F42D3" w:rsidRDefault="003D003E" w:rsidP="00396374">
            <w:pPr>
              <w:pStyle w:val="TableEntry"/>
            </w:pPr>
            <w:r w:rsidRPr="001F42D3">
              <w:t>123456</w:t>
            </w:r>
          </w:p>
        </w:tc>
      </w:tr>
      <w:tr w:rsidR="00396374" w:rsidRPr="001F42D3" w14:paraId="79FC681F" w14:textId="77777777" w:rsidTr="00396374">
        <w:trPr>
          <w:cantSplit/>
          <w:jc w:val="center"/>
        </w:trPr>
        <w:tc>
          <w:tcPr>
            <w:tcW w:w="1525" w:type="dxa"/>
          </w:tcPr>
          <w:p w14:paraId="45BD1542" w14:textId="347C4A06" w:rsidR="00B11855" w:rsidRPr="001F42D3" w:rsidRDefault="003D003E" w:rsidP="00DC044A">
            <w:pPr>
              <w:pStyle w:val="TableEntry"/>
            </w:pPr>
            <w:r w:rsidRPr="001F42D3">
              <w:t>Universal Service Identifier</w:t>
            </w:r>
          </w:p>
        </w:tc>
        <w:tc>
          <w:tcPr>
            <w:tcW w:w="810" w:type="dxa"/>
          </w:tcPr>
          <w:p w14:paraId="01E56B42" w14:textId="28096863" w:rsidR="00B11855" w:rsidRPr="001F42D3" w:rsidRDefault="003D003E" w:rsidP="00DC044A">
            <w:pPr>
              <w:pStyle w:val="TableEntry"/>
            </w:pPr>
            <w:r w:rsidRPr="001F42D3">
              <w:t>4</w:t>
            </w:r>
          </w:p>
        </w:tc>
        <w:tc>
          <w:tcPr>
            <w:tcW w:w="810" w:type="dxa"/>
          </w:tcPr>
          <w:p w14:paraId="59507421" w14:textId="0BF6612E" w:rsidR="00B11855" w:rsidRPr="001F42D3" w:rsidRDefault="003D003E" w:rsidP="00DC044A">
            <w:pPr>
              <w:pStyle w:val="TableEntry"/>
              <w:rPr>
                <w:color w:val="FFFFFF"/>
              </w:rPr>
            </w:pPr>
            <w:r w:rsidRPr="001F42D3">
              <w:t>CWE</w:t>
            </w:r>
          </w:p>
        </w:tc>
        <w:tc>
          <w:tcPr>
            <w:tcW w:w="810" w:type="dxa"/>
          </w:tcPr>
          <w:p w14:paraId="7E83F5D2" w14:textId="05FAD291" w:rsidR="00B11855" w:rsidRPr="001F42D3" w:rsidRDefault="003D003E" w:rsidP="00DC044A">
            <w:pPr>
              <w:pStyle w:val="TableEntry"/>
              <w:rPr>
                <w:color w:val="FFFFFF"/>
              </w:rPr>
            </w:pPr>
            <w:r w:rsidRPr="001F42D3">
              <w:t>478</w:t>
            </w:r>
          </w:p>
        </w:tc>
        <w:tc>
          <w:tcPr>
            <w:tcW w:w="720" w:type="dxa"/>
          </w:tcPr>
          <w:p w14:paraId="277A7659" w14:textId="026CC8A4" w:rsidR="00B11855" w:rsidRPr="001F42D3" w:rsidRDefault="003D003E" w:rsidP="00DC044A">
            <w:pPr>
              <w:pStyle w:val="TableEntry"/>
              <w:rPr>
                <w:color w:val="FFFFFF"/>
              </w:rPr>
            </w:pPr>
            <w:r w:rsidRPr="001F42D3">
              <w:t>R</w:t>
            </w:r>
          </w:p>
        </w:tc>
        <w:tc>
          <w:tcPr>
            <w:tcW w:w="810" w:type="dxa"/>
          </w:tcPr>
          <w:p w14:paraId="201AEDF4" w14:textId="2259E564" w:rsidR="00B11855" w:rsidRPr="001F42D3" w:rsidRDefault="003D003E" w:rsidP="00DC044A">
            <w:pPr>
              <w:pStyle w:val="TableEntry"/>
              <w:rPr>
                <w:color w:val="FFFFFF"/>
              </w:rPr>
            </w:pPr>
            <w:r w:rsidRPr="001F42D3">
              <w:t>False</w:t>
            </w:r>
          </w:p>
        </w:tc>
        <w:tc>
          <w:tcPr>
            <w:tcW w:w="720" w:type="dxa"/>
          </w:tcPr>
          <w:p w14:paraId="44277744" w14:textId="6DC1EE71" w:rsidR="00B11855" w:rsidRPr="001F42D3" w:rsidRDefault="003D003E" w:rsidP="00DC044A">
            <w:pPr>
              <w:pStyle w:val="TableEntry"/>
              <w:rPr>
                <w:color w:val="FFFFFF"/>
              </w:rPr>
            </w:pPr>
            <w:r w:rsidRPr="001F42D3">
              <w:t>1</w:t>
            </w:r>
          </w:p>
        </w:tc>
        <w:tc>
          <w:tcPr>
            <w:tcW w:w="810" w:type="dxa"/>
          </w:tcPr>
          <w:p w14:paraId="39174C70" w14:textId="43E54FF9" w:rsidR="00B11855" w:rsidRPr="001F42D3" w:rsidRDefault="003D003E" w:rsidP="00DC044A">
            <w:pPr>
              <w:pStyle w:val="TableEntry"/>
              <w:rPr>
                <w:color w:val="FFFFFF"/>
              </w:rPr>
            </w:pPr>
            <w:r w:rsidRPr="001F42D3">
              <w:t>1</w:t>
            </w:r>
          </w:p>
        </w:tc>
        <w:tc>
          <w:tcPr>
            <w:tcW w:w="810" w:type="dxa"/>
          </w:tcPr>
          <w:p w14:paraId="4DDC2B45" w14:textId="4F39E517" w:rsidR="00B11855" w:rsidRPr="001F42D3" w:rsidRDefault="00B11855" w:rsidP="001F5A5C">
            <w:pPr>
              <w:pStyle w:val="TableEntry"/>
            </w:pPr>
          </w:p>
        </w:tc>
        <w:tc>
          <w:tcPr>
            <w:tcW w:w="900" w:type="dxa"/>
          </w:tcPr>
          <w:p w14:paraId="1274D3F4" w14:textId="7B1670D4" w:rsidR="00B11855" w:rsidRPr="001F42D3" w:rsidRDefault="00B11855" w:rsidP="001F5A5C">
            <w:pPr>
              <w:pStyle w:val="TableEntry"/>
            </w:pPr>
          </w:p>
        </w:tc>
        <w:tc>
          <w:tcPr>
            <w:tcW w:w="1103" w:type="dxa"/>
          </w:tcPr>
          <w:p w14:paraId="26F401F9" w14:textId="26F36E2D" w:rsidR="00B11855" w:rsidRPr="001F42D3" w:rsidRDefault="00B11855" w:rsidP="00DC044A">
            <w:pPr>
              <w:pStyle w:val="TableEntry"/>
            </w:pPr>
          </w:p>
        </w:tc>
      </w:tr>
      <w:tr w:rsidR="00396374" w:rsidRPr="001F42D3" w14:paraId="7CDF040B" w14:textId="77777777" w:rsidTr="00396374">
        <w:trPr>
          <w:cantSplit/>
          <w:jc w:val="center"/>
        </w:trPr>
        <w:tc>
          <w:tcPr>
            <w:tcW w:w="1525" w:type="dxa"/>
          </w:tcPr>
          <w:p w14:paraId="63337614" w14:textId="63D6833F" w:rsidR="00B11855" w:rsidRPr="001F42D3" w:rsidRDefault="003D003E" w:rsidP="00CF5627">
            <w:pPr>
              <w:pStyle w:val="TableEntryItalicindent"/>
            </w:pPr>
            <w:r w:rsidRPr="001F42D3">
              <w:t>identifier</w:t>
            </w:r>
          </w:p>
        </w:tc>
        <w:tc>
          <w:tcPr>
            <w:tcW w:w="810" w:type="dxa"/>
          </w:tcPr>
          <w:p w14:paraId="4845D12E" w14:textId="3775EBFE" w:rsidR="00B11855" w:rsidRPr="001F42D3" w:rsidRDefault="003D003E" w:rsidP="00DC044A">
            <w:pPr>
              <w:pStyle w:val="TableEntry"/>
              <w:rPr>
                <w:i/>
              </w:rPr>
            </w:pPr>
            <w:r w:rsidRPr="001F42D3">
              <w:rPr>
                <w:i/>
              </w:rPr>
              <w:t>1</w:t>
            </w:r>
          </w:p>
        </w:tc>
        <w:tc>
          <w:tcPr>
            <w:tcW w:w="810" w:type="dxa"/>
          </w:tcPr>
          <w:p w14:paraId="3976AB7A" w14:textId="41EB3C86" w:rsidR="00B11855" w:rsidRPr="001F42D3" w:rsidRDefault="003D003E" w:rsidP="00DC044A">
            <w:pPr>
              <w:pStyle w:val="TableEntry"/>
              <w:rPr>
                <w:color w:val="FFFFFF"/>
              </w:rPr>
            </w:pPr>
            <w:r w:rsidRPr="001F42D3">
              <w:t>ST</w:t>
            </w:r>
          </w:p>
        </w:tc>
        <w:tc>
          <w:tcPr>
            <w:tcW w:w="810" w:type="dxa"/>
          </w:tcPr>
          <w:p w14:paraId="189D3207" w14:textId="787DC4EE" w:rsidR="00B11855" w:rsidRPr="001F42D3" w:rsidRDefault="003D003E" w:rsidP="00DC044A">
            <w:pPr>
              <w:pStyle w:val="TableEntry"/>
              <w:rPr>
                <w:color w:val="FFFFFF"/>
              </w:rPr>
            </w:pPr>
            <w:r w:rsidRPr="001F42D3">
              <w:t>20</w:t>
            </w:r>
          </w:p>
        </w:tc>
        <w:tc>
          <w:tcPr>
            <w:tcW w:w="720" w:type="dxa"/>
          </w:tcPr>
          <w:p w14:paraId="6194EDB0" w14:textId="0BF8E004" w:rsidR="00B11855" w:rsidRPr="001F42D3" w:rsidRDefault="003D003E" w:rsidP="00DC044A">
            <w:pPr>
              <w:pStyle w:val="TableEntry"/>
              <w:rPr>
                <w:color w:val="FFFFFF"/>
              </w:rPr>
            </w:pPr>
            <w:r w:rsidRPr="001F42D3">
              <w:t>R</w:t>
            </w:r>
          </w:p>
        </w:tc>
        <w:tc>
          <w:tcPr>
            <w:tcW w:w="810" w:type="dxa"/>
          </w:tcPr>
          <w:p w14:paraId="296F6D27" w14:textId="65B6AF2D" w:rsidR="00B11855" w:rsidRPr="001F42D3" w:rsidRDefault="00B11855" w:rsidP="001F5A5C">
            <w:pPr>
              <w:pStyle w:val="TableEntry"/>
            </w:pPr>
          </w:p>
        </w:tc>
        <w:tc>
          <w:tcPr>
            <w:tcW w:w="720" w:type="dxa"/>
          </w:tcPr>
          <w:p w14:paraId="32BB4071" w14:textId="2C6B3441" w:rsidR="00B11855" w:rsidRPr="001F42D3" w:rsidRDefault="003D003E" w:rsidP="00DC044A">
            <w:pPr>
              <w:pStyle w:val="TableEntry"/>
              <w:rPr>
                <w:color w:val="FFFFFF"/>
              </w:rPr>
            </w:pPr>
            <w:r w:rsidRPr="001F42D3">
              <w:t>1</w:t>
            </w:r>
          </w:p>
        </w:tc>
        <w:tc>
          <w:tcPr>
            <w:tcW w:w="810" w:type="dxa"/>
          </w:tcPr>
          <w:p w14:paraId="54A40FA2" w14:textId="27C07276" w:rsidR="00B11855" w:rsidRPr="001F42D3" w:rsidRDefault="003D003E" w:rsidP="00DC044A">
            <w:pPr>
              <w:pStyle w:val="TableEntry"/>
              <w:rPr>
                <w:color w:val="FFFFFF"/>
              </w:rPr>
            </w:pPr>
            <w:r w:rsidRPr="001F42D3">
              <w:t>1</w:t>
            </w:r>
          </w:p>
        </w:tc>
        <w:tc>
          <w:tcPr>
            <w:tcW w:w="810" w:type="dxa"/>
          </w:tcPr>
          <w:p w14:paraId="34F898DD" w14:textId="1CF3F256" w:rsidR="00B11855" w:rsidRPr="001F42D3" w:rsidRDefault="00B11855" w:rsidP="001F5A5C">
            <w:pPr>
              <w:pStyle w:val="TableEntry"/>
            </w:pPr>
          </w:p>
        </w:tc>
        <w:tc>
          <w:tcPr>
            <w:tcW w:w="900" w:type="dxa"/>
          </w:tcPr>
          <w:p w14:paraId="400D160D" w14:textId="55A47C12" w:rsidR="00B11855" w:rsidRPr="001F42D3" w:rsidRDefault="00B11855" w:rsidP="001F5A5C">
            <w:pPr>
              <w:pStyle w:val="TableEntry"/>
            </w:pPr>
          </w:p>
        </w:tc>
        <w:tc>
          <w:tcPr>
            <w:tcW w:w="1103" w:type="dxa"/>
          </w:tcPr>
          <w:p w14:paraId="5113BA4D" w14:textId="733FD01E" w:rsidR="00B11855" w:rsidRPr="001F42D3" w:rsidRDefault="003D003E" w:rsidP="00396374">
            <w:pPr>
              <w:pStyle w:val="TableEntry"/>
            </w:pPr>
            <w:r w:rsidRPr="001F42D3">
              <w:t>Remote</w:t>
            </w:r>
          </w:p>
        </w:tc>
      </w:tr>
      <w:tr w:rsidR="00396374" w:rsidRPr="001F42D3" w14:paraId="3D660F6A" w14:textId="77777777" w:rsidTr="00396374">
        <w:trPr>
          <w:cantSplit/>
          <w:jc w:val="center"/>
        </w:trPr>
        <w:tc>
          <w:tcPr>
            <w:tcW w:w="1525" w:type="dxa"/>
          </w:tcPr>
          <w:p w14:paraId="12AB25AA" w14:textId="7220129F" w:rsidR="00B11855" w:rsidRPr="001F42D3" w:rsidRDefault="003D003E" w:rsidP="00CF5627">
            <w:pPr>
              <w:pStyle w:val="TableEntryItalicindent"/>
            </w:pPr>
            <w:r w:rsidRPr="001F42D3">
              <w:t>text</w:t>
            </w:r>
          </w:p>
        </w:tc>
        <w:tc>
          <w:tcPr>
            <w:tcW w:w="810" w:type="dxa"/>
          </w:tcPr>
          <w:p w14:paraId="4AD0B469" w14:textId="53774430" w:rsidR="00B11855" w:rsidRPr="001F42D3" w:rsidRDefault="003D003E" w:rsidP="00DC044A">
            <w:pPr>
              <w:pStyle w:val="TableEntry"/>
              <w:rPr>
                <w:i/>
              </w:rPr>
            </w:pPr>
            <w:r w:rsidRPr="001F42D3">
              <w:rPr>
                <w:i/>
              </w:rPr>
              <w:t>2</w:t>
            </w:r>
          </w:p>
        </w:tc>
        <w:tc>
          <w:tcPr>
            <w:tcW w:w="810" w:type="dxa"/>
          </w:tcPr>
          <w:p w14:paraId="43A60F30" w14:textId="217FCAF8" w:rsidR="00B11855" w:rsidRPr="001F42D3" w:rsidRDefault="003D003E" w:rsidP="00DC044A">
            <w:pPr>
              <w:pStyle w:val="TableEntry"/>
              <w:rPr>
                <w:color w:val="FFFFFF"/>
              </w:rPr>
            </w:pPr>
            <w:r w:rsidRPr="001F42D3">
              <w:t>ST</w:t>
            </w:r>
          </w:p>
        </w:tc>
        <w:tc>
          <w:tcPr>
            <w:tcW w:w="810" w:type="dxa"/>
          </w:tcPr>
          <w:p w14:paraId="54A1859E" w14:textId="3E9A444A" w:rsidR="00B11855" w:rsidRPr="001F42D3" w:rsidRDefault="003D003E" w:rsidP="00DC044A">
            <w:pPr>
              <w:pStyle w:val="TableEntry"/>
              <w:rPr>
                <w:color w:val="FFFFFF"/>
              </w:rPr>
            </w:pPr>
            <w:r w:rsidRPr="001F42D3">
              <w:t>199</w:t>
            </w:r>
          </w:p>
        </w:tc>
        <w:tc>
          <w:tcPr>
            <w:tcW w:w="720" w:type="dxa"/>
          </w:tcPr>
          <w:p w14:paraId="538FEECA" w14:textId="3F3AAD90" w:rsidR="00B11855" w:rsidRPr="001F42D3" w:rsidRDefault="003D003E" w:rsidP="00DC044A">
            <w:pPr>
              <w:pStyle w:val="TableEntry"/>
              <w:rPr>
                <w:color w:val="FFFFFF"/>
              </w:rPr>
            </w:pPr>
            <w:r w:rsidRPr="001F42D3">
              <w:t>O</w:t>
            </w:r>
          </w:p>
        </w:tc>
        <w:tc>
          <w:tcPr>
            <w:tcW w:w="810" w:type="dxa"/>
          </w:tcPr>
          <w:p w14:paraId="53C8A6E7" w14:textId="49214F9E" w:rsidR="00B11855" w:rsidRPr="001F42D3" w:rsidRDefault="00B11855" w:rsidP="001F5A5C">
            <w:pPr>
              <w:pStyle w:val="TableEntry"/>
            </w:pPr>
          </w:p>
        </w:tc>
        <w:tc>
          <w:tcPr>
            <w:tcW w:w="720" w:type="dxa"/>
          </w:tcPr>
          <w:p w14:paraId="53B7DEDB" w14:textId="1DF8463A" w:rsidR="00B11855" w:rsidRPr="001F42D3" w:rsidRDefault="003D003E" w:rsidP="00DC044A">
            <w:pPr>
              <w:pStyle w:val="TableEntry"/>
              <w:rPr>
                <w:color w:val="FFFFFF"/>
              </w:rPr>
            </w:pPr>
            <w:r w:rsidRPr="001F42D3">
              <w:t>0</w:t>
            </w:r>
          </w:p>
        </w:tc>
        <w:tc>
          <w:tcPr>
            <w:tcW w:w="810" w:type="dxa"/>
          </w:tcPr>
          <w:p w14:paraId="4FED69D3" w14:textId="58AAF324" w:rsidR="00B11855" w:rsidRPr="001F42D3" w:rsidRDefault="003D003E" w:rsidP="00DC044A">
            <w:pPr>
              <w:pStyle w:val="TableEntry"/>
              <w:rPr>
                <w:color w:val="FFFFFF"/>
              </w:rPr>
            </w:pPr>
            <w:r w:rsidRPr="001F42D3">
              <w:t>1</w:t>
            </w:r>
          </w:p>
        </w:tc>
        <w:tc>
          <w:tcPr>
            <w:tcW w:w="810" w:type="dxa"/>
          </w:tcPr>
          <w:p w14:paraId="62019D91" w14:textId="313E7E47" w:rsidR="00B11855" w:rsidRPr="001F42D3" w:rsidRDefault="00B11855" w:rsidP="001F5A5C">
            <w:pPr>
              <w:pStyle w:val="TableEntry"/>
            </w:pPr>
          </w:p>
        </w:tc>
        <w:tc>
          <w:tcPr>
            <w:tcW w:w="900" w:type="dxa"/>
          </w:tcPr>
          <w:p w14:paraId="73069C50" w14:textId="457F273C" w:rsidR="00B11855" w:rsidRPr="001F42D3" w:rsidRDefault="00B11855" w:rsidP="001F5A5C">
            <w:pPr>
              <w:pStyle w:val="TableEntry"/>
            </w:pPr>
          </w:p>
        </w:tc>
        <w:tc>
          <w:tcPr>
            <w:tcW w:w="1103" w:type="dxa"/>
          </w:tcPr>
          <w:p w14:paraId="5FA7A4B1" w14:textId="3A11008A" w:rsidR="00B11855" w:rsidRPr="001F42D3" w:rsidRDefault="00B11855" w:rsidP="001F5A5C">
            <w:pPr>
              <w:pStyle w:val="TableEntry"/>
            </w:pPr>
          </w:p>
        </w:tc>
      </w:tr>
      <w:tr w:rsidR="00396374" w:rsidRPr="001F42D3" w14:paraId="7067B972" w14:textId="77777777" w:rsidTr="00396374">
        <w:trPr>
          <w:cantSplit/>
          <w:jc w:val="center"/>
        </w:trPr>
        <w:tc>
          <w:tcPr>
            <w:tcW w:w="1525" w:type="dxa"/>
          </w:tcPr>
          <w:p w14:paraId="0F6A2BAE" w14:textId="394E7C82" w:rsidR="00B11855" w:rsidRPr="001F42D3" w:rsidRDefault="003D003E" w:rsidP="00DC044A">
            <w:pPr>
              <w:pStyle w:val="TableEntry"/>
            </w:pPr>
            <w:r w:rsidRPr="001F42D3">
              <w:t>Observation Date/Time</w:t>
            </w:r>
          </w:p>
        </w:tc>
        <w:tc>
          <w:tcPr>
            <w:tcW w:w="810" w:type="dxa"/>
          </w:tcPr>
          <w:p w14:paraId="771A6156" w14:textId="130B60EB" w:rsidR="00B11855" w:rsidRPr="001F42D3" w:rsidRDefault="003D003E" w:rsidP="00DC044A">
            <w:pPr>
              <w:pStyle w:val="TableEntry"/>
            </w:pPr>
            <w:r w:rsidRPr="001F42D3">
              <w:t>7</w:t>
            </w:r>
          </w:p>
        </w:tc>
        <w:tc>
          <w:tcPr>
            <w:tcW w:w="810" w:type="dxa"/>
          </w:tcPr>
          <w:p w14:paraId="4A152A1C" w14:textId="3691DB1B" w:rsidR="00B11855" w:rsidRPr="001F42D3" w:rsidRDefault="003D003E" w:rsidP="00DC044A">
            <w:pPr>
              <w:pStyle w:val="TableEntry"/>
              <w:rPr>
                <w:color w:val="FFFFFF"/>
              </w:rPr>
            </w:pPr>
            <w:r w:rsidRPr="001F42D3">
              <w:t>TS</w:t>
            </w:r>
          </w:p>
        </w:tc>
        <w:tc>
          <w:tcPr>
            <w:tcW w:w="810" w:type="dxa"/>
          </w:tcPr>
          <w:p w14:paraId="28FD5668" w14:textId="148F7C71" w:rsidR="00B11855" w:rsidRPr="001F42D3" w:rsidRDefault="003D003E" w:rsidP="00DC044A">
            <w:pPr>
              <w:pStyle w:val="TableEntry"/>
              <w:rPr>
                <w:color w:val="FFFFFF"/>
              </w:rPr>
            </w:pPr>
            <w:r w:rsidRPr="001F42D3">
              <w:t>26</w:t>
            </w:r>
          </w:p>
        </w:tc>
        <w:tc>
          <w:tcPr>
            <w:tcW w:w="720" w:type="dxa"/>
          </w:tcPr>
          <w:p w14:paraId="19E88C48" w14:textId="5FA5C886" w:rsidR="00B11855" w:rsidRPr="001F42D3" w:rsidRDefault="003D003E" w:rsidP="00DC044A">
            <w:pPr>
              <w:pStyle w:val="TableEntry"/>
              <w:rPr>
                <w:color w:val="FFFFFF"/>
              </w:rPr>
            </w:pPr>
            <w:r w:rsidRPr="001F42D3">
              <w:t>C</w:t>
            </w:r>
          </w:p>
        </w:tc>
        <w:tc>
          <w:tcPr>
            <w:tcW w:w="810" w:type="dxa"/>
          </w:tcPr>
          <w:p w14:paraId="095A57FD" w14:textId="760AB5D6" w:rsidR="00B11855" w:rsidRPr="001F42D3" w:rsidRDefault="003D003E" w:rsidP="00DC044A">
            <w:pPr>
              <w:pStyle w:val="TableEntry"/>
              <w:rPr>
                <w:color w:val="FFFFFF"/>
              </w:rPr>
            </w:pPr>
            <w:r w:rsidRPr="001F42D3">
              <w:t>False</w:t>
            </w:r>
          </w:p>
        </w:tc>
        <w:tc>
          <w:tcPr>
            <w:tcW w:w="720" w:type="dxa"/>
          </w:tcPr>
          <w:p w14:paraId="69EE305E" w14:textId="13EEC7EF" w:rsidR="00B11855" w:rsidRPr="001F42D3" w:rsidRDefault="003D003E" w:rsidP="00DC044A">
            <w:pPr>
              <w:pStyle w:val="TableEntry"/>
              <w:rPr>
                <w:color w:val="FFFFFF"/>
              </w:rPr>
            </w:pPr>
            <w:r w:rsidRPr="001F42D3">
              <w:t>0</w:t>
            </w:r>
          </w:p>
        </w:tc>
        <w:tc>
          <w:tcPr>
            <w:tcW w:w="810" w:type="dxa"/>
          </w:tcPr>
          <w:p w14:paraId="71C26D79" w14:textId="4A78D299" w:rsidR="00B11855" w:rsidRPr="001F42D3" w:rsidRDefault="003D003E" w:rsidP="00DC044A">
            <w:pPr>
              <w:pStyle w:val="TableEntry"/>
              <w:rPr>
                <w:color w:val="FFFFFF"/>
              </w:rPr>
            </w:pPr>
            <w:r w:rsidRPr="001F42D3">
              <w:t>1</w:t>
            </w:r>
          </w:p>
        </w:tc>
        <w:tc>
          <w:tcPr>
            <w:tcW w:w="810" w:type="dxa"/>
          </w:tcPr>
          <w:p w14:paraId="4AEEA74E" w14:textId="183408F5" w:rsidR="00B11855" w:rsidRPr="001F42D3" w:rsidRDefault="00B11855" w:rsidP="001F5A5C">
            <w:pPr>
              <w:pStyle w:val="TableEntry"/>
            </w:pPr>
          </w:p>
        </w:tc>
        <w:tc>
          <w:tcPr>
            <w:tcW w:w="900" w:type="dxa"/>
          </w:tcPr>
          <w:p w14:paraId="409527FD" w14:textId="1F485C86" w:rsidR="00B11855" w:rsidRPr="001F42D3" w:rsidRDefault="00B11855" w:rsidP="001F5A5C">
            <w:pPr>
              <w:pStyle w:val="TableEntry"/>
            </w:pPr>
          </w:p>
        </w:tc>
        <w:tc>
          <w:tcPr>
            <w:tcW w:w="1103" w:type="dxa"/>
          </w:tcPr>
          <w:p w14:paraId="352BE7C8" w14:textId="36123907" w:rsidR="00B11855" w:rsidRPr="001F42D3" w:rsidRDefault="00B11855" w:rsidP="001F5A5C">
            <w:pPr>
              <w:pStyle w:val="TableEntry"/>
            </w:pPr>
          </w:p>
        </w:tc>
      </w:tr>
      <w:tr w:rsidR="00396374" w:rsidRPr="001F42D3" w14:paraId="164637D9" w14:textId="77777777" w:rsidTr="00396374">
        <w:trPr>
          <w:cantSplit/>
          <w:jc w:val="center"/>
        </w:trPr>
        <w:tc>
          <w:tcPr>
            <w:tcW w:w="1525" w:type="dxa"/>
          </w:tcPr>
          <w:p w14:paraId="564249CB" w14:textId="74228BCB" w:rsidR="00B11855" w:rsidRPr="001F42D3" w:rsidRDefault="003D003E" w:rsidP="00CF5627">
            <w:pPr>
              <w:pStyle w:val="TableEntryItalicindent"/>
            </w:pPr>
            <w:r w:rsidRPr="001F42D3">
              <w:t>time</w:t>
            </w:r>
          </w:p>
        </w:tc>
        <w:tc>
          <w:tcPr>
            <w:tcW w:w="810" w:type="dxa"/>
          </w:tcPr>
          <w:p w14:paraId="4815C27E" w14:textId="6C59EB2C" w:rsidR="00B11855" w:rsidRPr="001F42D3" w:rsidRDefault="003D003E" w:rsidP="00DC044A">
            <w:pPr>
              <w:pStyle w:val="TableEntry"/>
              <w:rPr>
                <w:i/>
              </w:rPr>
            </w:pPr>
            <w:r w:rsidRPr="001F42D3">
              <w:rPr>
                <w:i/>
              </w:rPr>
              <w:t>1</w:t>
            </w:r>
          </w:p>
        </w:tc>
        <w:tc>
          <w:tcPr>
            <w:tcW w:w="810" w:type="dxa"/>
          </w:tcPr>
          <w:p w14:paraId="05D33C23" w14:textId="509FDDB6" w:rsidR="00B11855" w:rsidRPr="001F42D3" w:rsidRDefault="003D003E" w:rsidP="00DC044A">
            <w:pPr>
              <w:pStyle w:val="TableEntry"/>
              <w:rPr>
                <w:color w:val="FFFFFF"/>
              </w:rPr>
            </w:pPr>
            <w:r w:rsidRPr="001F42D3">
              <w:t>DTM</w:t>
            </w:r>
          </w:p>
        </w:tc>
        <w:tc>
          <w:tcPr>
            <w:tcW w:w="810" w:type="dxa"/>
          </w:tcPr>
          <w:p w14:paraId="13B6AE75" w14:textId="20096A28" w:rsidR="00B11855" w:rsidRPr="001F42D3" w:rsidRDefault="003D003E" w:rsidP="00DC044A">
            <w:pPr>
              <w:pStyle w:val="TableEntry"/>
              <w:rPr>
                <w:color w:val="FFFFFF"/>
              </w:rPr>
            </w:pPr>
            <w:r w:rsidRPr="001F42D3">
              <w:t>24</w:t>
            </w:r>
          </w:p>
        </w:tc>
        <w:tc>
          <w:tcPr>
            <w:tcW w:w="720" w:type="dxa"/>
          </w:tcPr>
          <w:p w14:paraId="624F8AA1" w14:textId="243A4E9C" w:rsidR="00B11855" w:rsidRPr="001F42D3" w:rsidRDefault="003D003E" w:rsidP="00DC044A">
            <w:pPr>
              <w:pStyle w:val="TableEntry"/>
              <w:rPr>
                <w:color w:val="FFFFFF"/>
              </w:rPr>
            </w:pPr>
            <w:r w:rsidRPr="001F42D3">
              <w:t>R</w:t>
            </w:r>
          </w:p>
        </w:tc>
        <w:tc>
          <w:tcPr>
            <w:tcW w:w="810" w:type="dxa"/>
          </w:tcPr>
          <w:p w14:paraId="2086314F" w14:textId="6BE6747C" w:rsidR="00B11855" w:rsidRPr="001F42D3" w:rsidRDefault="00B11855" w:rsidP="001F5A5C">
            <w:pPr>
              <w:pStyle w:val="TableEntry"/>
            </w:pPr>
          </w:p>
        </w:tc>
        <w:tc>
          <w:tcPr>
            <w:tcW w:w="720" w:type="dxa"/>
          </w:tcPr>
          <w:p w14:paraId="571E6FFA" w14:textId="030FB3A2" w:rsidR="00B11855" w:rsidRPr="001F42D3" w:rsidRDefault="003D003E" w:rsidP="00DC044A">
            <w:pPr>
              <w:pStyle w:val="TableEntry"/>
              <w:rPr>
                <w:color w:val="FFFFFF"/>
              </w:rPr>
            </w:pPr>
            <w:r w:rsidRPr="001F42D3">
              <w:t>1</w:t>
            </w:r>
          </w:p>
        </w:tc>
        <w:tc>
          <w:tcPr>
            <w:tcW w:w="810" w:type="dxa"/>
          </w:tcPr>
          <w:p w14:paraId="45BAA036" w14:textId="0C6B07A0" w:rsidR="00B11855" w:rsidRPr="001F42D3" w:rsidRDefault="003D003E" w:rsidP="00DC044A">
            <w:pPr>
              <w:pStyle w:val="TableEntry"/>
              <w:rPr>
                <w:color w:val="FFFFFF"/>
              </w:rPr>
            </w:pPr>
            <w:r w:rsidRPr="001F42D3">
              <w:t>1</w:t>
            </w:r>
          </w:p>
        </w:tc>
        <w:tc>
          <w:tcPr>
            <w:tcW w:w="810" w:type="dxa"/>
          </w:tcPr>
          <w:p w14:paraId="23A12204" w14:textId="01103A55" w:rsidR="00B11855" w:rsidRPr="001F42D3" w:rsidRDefault="00B11855" w:rsidP="001F5A5C">
            <w:pPr>
              <w:pStyle w:val="TableEntry"/>
            </w:pPr>
          </w:p>
        </w:tc>
        <w:tc>
          <w:tcPr>
            <w:tcW w:w="900" w:type="dxa"/>
          </w:tcPr>
          <w:p w14:paraId="77A2CA97" w14:textId="669A71A2" w:rsidR="00B11855" w:rsidRPr="001F42D3" w:rsidRDefault="00B11855" w:rsidP="001F5A5C">
            <w:pPr>
              <w:pStyle w:val="TableEntry"/>
            </w:pPr>
          </w:p>
        </w:tc>
        <w:tc>
          <w:tcPr>
            <w:tcW w:w="1103" w:type="dxa"/>
          </w:tcPr>
          <w:p w14:paraId="3B430C93" w14:textId="4E064F96" w:rsidR="00B11855" w:rsidRPr="001F42D3" w:rsidRDefault="003D003E" w:rsidP="00DC044A">
            <w:pPr>
              <w:pStyle w:val="TableEntry"/>
            </w:pPr>
            <w:r w:rsidRPr="001F42D3">
              <w:t>20040328134623.1234+0300</w:t>
            </w:r>
          </w:p>
        </w:tc>
      </w:tr>
      <w:tr w:rsidR="00396374" w:rsidRPr="001F42D3" w14:paraId="559438F0" w14:textId="77777777" w:rsidTr="00396374">
        <w:trPr>
          <w:cantSplit/>
          <w:jc w:val="center"/>
        </w:trPr>
        <w:tc>
          <w:tcPr>
            <w:tcW w:w="1525" w:type="dxa"/>
          </w:tcPr>
          <w:p w14:paraId="1ED94E82" w14:textId="632815F1" w:rsidR="00B11855" w:rsidRPr="001F42D3" w:rsidRDefault="003D003E" w:rsidP="00DC044A">
            <w:pPr>
              <w:pStyle w:val="TableEntry"/>
            </w:pPr>
            <w:r w:rsidRPr="001F42D3">
              <w:t>Observation End Date/Time</w:t>
            </w:r>
          </w:p>
        </w:tc>
        <w:tc>
          <w:tcPr>
            <w:tcW w:w="810" w:type="dxa"/>
          </w:tcPr>
          <w:p w14:paraId="11A5A06E" w14:textId="13DEA056" w:rsidR="00B11855" w:rsidRPr="001F42D3" w:rsidRDefault="003D003E" w:rsidP="00DC044A">
            <w:pPr>
              <w:pStyle w:val="TableEntry"/>
            </w:pPr>
            <w:r w:rsidRPr="001F42D3">
              <w:t>8</w:t>
            </w:r>
          </w:p>
        </w:tc>
        <w:tc>
          <w:tcPr>
            <w:tcW w:w="810" w:type="dxa"/>
          </w:tcPr>
          <w:p w14:paraId="1A084F37" w14:textId="5EB9B84A" w:rsidR="00B11855" w:rsidRPr="001F42D3" w:rsidRDefault="003D003E" w:rsidP="00DC044A">
            <w:pPr>
              <w:pStyle w:val="TableEntry"/>
              <w:rPr>
                <w:color w:val="FFFFFF"/>
              </w:rPr>
            </w:pPr>
            <w:r w:rsidRPr="001F42D3">
              <w:t>TS</w:t>
            </w:r>
          </w:p>
        </w:tc>
        <w:tc>
          <w:tcPr>
            <w:tcW w:w="810" w:type="dxa"/>
          </w:tcPr>
          <w:p w14:paraId="4BD3ADBF" w14:textId="15DFDFCD" w:rsidR="00B11855" w:rsidRPr="001F42D3" w:rsidRDefault="003D003E" w:rsidP="00DC044A">
            <w:pPr>
              <w:pStyle w:val="TableEntry"/>
              <w:rPr>
                <w:color w:val="FFFFFF"/>
              </w:rPr>
            </w:pPr>
            <w:r w:rsidRPr="001F42D3">
              <w:t>26</w:t>
            </w:r>
          </w:p>
        </w:tc>
        <w:tc>
          <w:tcPr>
            <w:tcW w:w="720" w:type="dxa"/>
          </w:tcPr>
          <w:p w14:paraId="12BD5E24" w14:textId="48998B0C" w:rsidR="00B11855" w:rsidRPr="001F42D3" w:rsidRDefault="003D003E" w:rsidP="00DC044A">
            <w:pPr>
              <w:pStyle w:val="TableEntry"/>
              <w:rPr>
                <w:color w:val="FFFFFF"/>
              </w:rPr>
            </w:pPr>
            <w:r w:rsidRPr="001F42D3">
              <w:t>O</w:t>
            </w:r>
          </w:p>
        </w:tc>
        <w:tc>
          <w:tcPr>
            <w:tcW w:w="810" w:type="dxa"/>
          </w:tcPr>
          <w:p w14:paraId="05D1582F" w14:textId="45782174" w:rsidR="00B11855" w:rsidRPr="001F42D3" w:rsidRDefault="003D003E" w:rsidP="00DC044A">
            <w:pPr>
              <w:pStyle w:val="TableEntry"/>
              <w:rPr>
                <w:color w:val="FFFFFF"/>
              </w:rPr>
            </w:pPr>
            <w:r w:rsidRPr="001F42D3">
              <w:t>False</w:t>
            </w:r>
          </w:p>
        </w:tc>
        <w:tc>
          <w:tcPr>
            <w:tcW w:w="720" w:type="dxa"/>
          </w:tcPr>
          <w:p w14:paraId="4B30B307" w14:textId="2CA82DAB" w:rsidR="00B11855" w:rsidRPr="001F42D3" w:rsidRDefault="003D003E" w:rsidP="00DC044A">
            <w:pPr>
              <w:pStyle w:val="TableEntry"/>
              <w:rPr>
                <w:color w:val="FFFFFF"/>
              </w:rPr>
            </w:pPr>
            <w:r w:rsidRPr="001F42D3">
              <w:t>0</w:t>
            </w:r>
          </w:p>
        </w:tc>
        <w:tc>
          <w:tcPr>
            <w:tcW w:w="810" w:type="dxa"/>
          </w:tcPr>
          <w:p w14:paraId="2650F6FA" w14:textId="4AECBA62" w:rsidR="00B11855" w:rsidRPr="001F42D3" w:rsidRDefault="003D003E" w:rsidP="00DC044A">
            <w:pPr>
              <w:pStyle w:val="TableEntry"/>
              <w:rPr>
                <w:color w:val="FFFFFF"/>
              </w:rPr>
            </w:pPr>
            <w:r w:rsidRPr="001F42D3">
              <w:t>1</w:t>
            </w:r>
          </w:p>
        </w:tc>
        <w:tc>
          <w:tcPr>
            <w:tcW w:w="810" w:type="dxa"/>
          </w:tcPr>
          <w:p w14:paraId="0B1F89B9" w14:textId="76B72374" w:rsidR="00B11855" w:rsidRPr="001F42D3" w:rsidRDefault="00B11855" w:rsidP="001F5A5C">
            <w:pPr>
              <w:pStyle w:val="TableEntry"/>
            </w:pPr>
          </w:p>
        </w:tc>
        <w:tc>
          <w:tcPr>
            <w:tcW w:w="900" w:type="dxa"/>
          </w:tcPr>
          <w:p w14:paraId="53F33AD3" w14:textId="6AD821E2" w:rsidR="00B11855" w:rsidRPr="001F42D3" w:rsidRDefault="00B11855" w:rsidP="001F5A5C">
            <w:pPr>
              <w:pStyle w:val="TableEntry"/>
            </w:pPr>
          </w:p>
        </w:tc>
        <w:tc>
          <w:tcPr>
            <w:tcW w:w="1103" w:type="dxa"/>
          </w:tcPr>
          <w:p w14:paraId="35248878" w14:textId="0098C7FA" w:rsidR="00B11855" w:rsidRPr="001F42D3" w:rsidRDefault="00B11855" w:rsidP="001F5A5C">
            <w:pPr>
              <w:pStyle w:val="TableEntry"/>
            </w:pPr>
          </w:p>
        </w:tc>
      </w:tr>
      <w:tr w:rsidR="00396374" w:rsidRPr="001F42D3" w14:paraId="446B756D" w14:textId="77777777" w:rsidTr="00396374">
        <w:trPr>
          <w:cantSplit/>
          <w:jc w:val="center"/>
        </w:trPr>
        <w:tc>
          <w:tcPr>
            <w:tcW w:w="1525" w:type="dxa"/>
          </w:tcPr>
          <w:p w14:paraId="325924C2" w14:textId="003C7274" w:rsidR="00B11855" w:rsidRPr="001F42D3" w:rsidRDefault="003D003E" w:rsidP="00CF5627">
            <w:pPr>
              <w:pStyle w:val="TableEntryItalicindent"/>
            </w:pPr>
            <w:r w:rsidRPr="001F42D3">
              <w:t>time</w:t>
            </w:r>
          </w:p>
        </w:tc>
        <w:tc>
          <w:tcPr>
            <w:tcW w:w="810" w:type="dxa"/>
          </w:tcPr>
          <w:p w14:paraId="20E3EA97" w14:textId="29FF7B33" w:rsidR="00B11855" w:rsidRPr="001F42D3" w:rsidRDefault="003D003E" w:rsidP="00DC044A">
            <w:pPr>
              <w:pStyle w:val="TableEntry"/>
              <w:rPr>
                <w:i/>
              </w:rPr>
            </w:pPr>
            <w:r w:rsidRPr="001F42D3">
              <w:rPr>
                <w:i/>
              </w:rPr>
              <w:t>1</w:t>
            </w:r>
          </w:p>
        </w:tc>
        <w:tc>
          <w:tcPr>
            <w:tcW w:w="810" w:type="dxa"/>
          </w:tcPr>
          <w:p w14:paraId="62AB5A9A" w14:textId="49261533" w:rsidR="00B11855" w:rsidRPr="001F42D3" w:rsidRDefault="003D003E" w:rsidP="00DC044A">
            <w:pPr>
              <w:pStyle w:val="TableEntry"/>
              <w:rPr>
                <w:color w:val="FFFFFF"/>
              </w:rPr>
            </w:pPr>
            <w:r w:rsidRPr="001F42D3">
              <w:t>DTM</w:t>
            </w:r>
          </w:p>
        </w:tc>
        <w:tc>
          <w:tcPr>
            <w:tcW w:w="810" w:type="dxa"/>
          </w:tcPr>
          <w:p w14:paraId="62BFA52D" w14:textId="55082669" w:rsidR="00B11855" w:rsidRPr="001F42D3" w:rsidRDefault="003D003E" w:rsidP="00DC044A">
            <w:pPr>
              <w:pStyle w:val="TableEntry"/>
              <w:rPr>
                <w:color w:val="FFFFFF"/>
              </w:rPr>
            </w:pPr>
            <w:r w:rsidRPr="001F42D3">
              <w:t>24</w:t>
            </w:r>
          </w:p>
        </w:tc>
        <w:tc>
          <w:tcPr>
            <w:tcW w:w="720" w:type="dxa"/>
          </w:tcPr>
          <w:p w14:paraId="6D30AA61" w14:textId="34B65EAA" w:rsidR="00B11855" w:rsidRPr="001F42D3" w:rsidRDefault="003D003E" w:rsidP="00DC044A">
            <w:pPr>
              <w:pStyle w:val="TableEntry"/>
              <w:rPr>
                <w:color w:val="FFFFFF"/>
              </w:rPr>
            </w:pPr>
            <w:r w:rsidRPr="001F42D3">
              <w:t>R</w:t>
            </w:r>
          </w:p>
        </w:tc>
        <w:tc>
          <w:tcPr>
            <w:tcW w:w="810" w:type="dxa"/>
          </w:tcPr>
          <w:p w14:paraId="7F052ED1" w14:textId="535A7566" w:rsidR="00B11855" w:rsidRPr="001F42D3" w:rsidRDefault="00B11855" w:rsidP="001F5A5C">
            <w:pPr>
              <w:pStyle w:val="TableEntry"/>
            </w:pPr>
          </w:p>
        </w:tc>
        <w:tc>
          <w:tcPr>
            <w:tcW w:w="720" w:type="dxa"/>
          </w:tcPr>
          <w:p w14:paraId="04E1F134" w14:textId="5056BB7F" w:rsidR="00B11855" w:rsidRPr="001F42D3" w:rsidRDefault="003D003E" w:rsidP="00DC044A">
            <w:pPr>
              <w:pStyle w:val="TableEntry"/>
              <w:rPr>
                <w:color w:val="FFFFFF"/>
              </w:rPr>
            </w:pPr>
            <w:r w:rsidRPr="001F42D3">
              <w:t>1</w:t>
            </w:r>
          </w:p>
        </w:tc>
        <w:tc>
          <w:tcPr>
            <w:tcW w:w="810" w:type="dxa"/>
          </w:tcPr>
          <w:p w14:paraId="6AEF134E" w14:textId="2A63D121" w:rsidR="00B11855" w:rsidRPr="001F42D3" w:rsidRDefault="003D003E" w:rsidP="00DC044A">
            <w:pPr>
              <w:pStyle w:val="TableEntry"/>
              <w:rPr>
                <w:color w:val="FFFFFF"/>
              </w:rPr>
            </w:pPr>
            <w:r w:rsidRPr="001F42D3">
              <w:t>1</w:t>
            </w:r>
          </w:p>
        </w:tc>
        <w:tc>
          <w:tcPr>
            <w:tcW w:w="810" w:type="dxa"/>
          </w:tcPr>
          <w:p w14:paraId="70C4991C" w14:textId="525A983C" w:rsidR="00B11855" w:rsidRPr="001F42D3" w:rsidRDefault="00B11855" w:rsidP="001F5A5C">
            <w:pPr>
              <w:pStyle w:val="TableEntry"/>
            </w:pPr>
          </w:p>
        </w:tc>
        <w:tc>
          <w:tcPr>
            <w:tcW w:w="900" w:type="dxa"/>
          </w:tcPr>
          <w:p w14:paraId="4132B817" w14:textId="788F06F1" w:rsidR="00B11855" w:rsidRPr="001F42D3" w:rsidRDefault="00B11855" w:rsidP="001F5A5C">
            <w:pPr>
              <w:pStyle w:val="TableEntry"/>
            </w:pPr>
          </w:p>
        </w:tc>
        <w:tc>
          <w:tcPr>
            <w:tcW w:w="1103" w:type="dxa"/>
          </w:tcPr>
          <w:p w14:paraId="51CD1A01" w14:textId="220A40E4" w:rsidR="00B11855" w:rsidRPr="001F42D3" w:rsidRDefault="003D003E" w:rsidP="00DC044A">
            <w:pPr>
              <w:pStyle w:val="TableEntry"/>
            </w:pPr>
            <w:r w:rsidRPr="001F42D3">
              <w:t>20040328134623.1234+0300</w:t>
            </w:r>
          </w:p>
        </w:tc>
      </w:tr>
      <w:tr w:rsidR="00396374" w:rsidRPr="001F42D3" w14:paraId="614EB441" w14:textId="77777777" w:rsidTr="00396374">
        <w:trPr>
          <w:cantSplit/>
          <w:jc w:val="center"/>
        </w:trPr>
        <w:tc>
          <w:tcPr>
            <w:tcW w:w="1525" w:type="dxa"/>
          </w:tcPr>
          <w:p w14:paraId="6984A100" w14:textId="7E682FAF" w:rsidR="00B11855" w:rsidRPr="001F42D3" w:rsidRDefault="003D003E" w:rsidP="00DC044A">
            <w:pPr>
              <w:pStyle w:val="TableEntry"/>
            </w:pPr>
            <w:r w:rsidRPr="001F42D3">
              <w:t>Results Rpt/Status Chng - Date/Time</w:t>
            </w:r>
          </w:p>
        </w:tc>
        <w:tc>
          <w:tcPr>
            <w:tcW w:w="810" w:type="dxa"/>
          </w:tcPr>
          <w:p w14:paraId="20216501" w14:textId="7DFA4A00" w:rsidR="00B11855" w:rsidRPr="001F42D3" w:rsidRDefault="003D003E" w:rsidP="00DC044A">
            <w:pPr>
              <w:pStyle w:val="TableEntry"/>
            </w:pPr>
            <w:r w:rsidRPr="001F42D3">
              <w:t>22</w:t>
            </w:r>
          </w:p>
        </w:tc>
        <w:tc>
          <w:tcPr>
            <w:tcW w:w="810" w:type="dxa"/>
          </w:tcPr>
          <w:p w14:paraId="3C2C8F56" w14:textId="05F5E4E7" w:rsidR="00B11855" w:rsidRPr="001F42D3" w:rsidRDefault="003D003E" w:rsidP="00DC044A">
            <w:pPr>
              <w:pStyle w:val="TableEntry"/>
              <w:rPr>
                <w:color w:val="FFFFFF"/>
              </w:rPr>
            </w:pPr>
            <w:r w:rsidRPr="001F42D3">
              <w:t>TS</w:t>
            </w:r>
          </w:p>
        </w:tc>
        <w:tc>
          <w:tcPr>
            <w:tcW w:w="810" w:type="dxa"/>
          </w:tcPr>
          <w:p w14:paraId="1483A405" w14:textId="455B31FB" w:rsidR="00B11855" w:rsidRPr="001F42D3" w:rsidRDefault="003D003E" w:rsidP="00DC044A">
            <w:pPr>
              <w:pStyle w:val="TableEntry"/>
              <w:rPr>
                <w:color w:val="FFFFFF"/>
              </w:rPr>
            </w:pPr>
            <w:r w:rsidRPr="001F42D3">
              <w:t>26</w:t>
            </w:r>
          </w:p>
        </w:tc>
        <w:tc>
          <w:tcPr>
            <w:tcW w:w="720" w:type="dxa"/>
          </w:tcPr>
          <w:p w14:paraId="19381C20" w14:textId="56994FA3" w:rsidR="00B11855" w:rsidRPr="001F42D3" w:rsidRDefault="003D003E" w:rsidP="00DC044A">
            <w:pPr>
              <w:pStyle w:val="TableEntry"/>
              <w:rPr>
                <w:color w:val="FFFFFF"/>
              </w:rPr>
            </w:pPr>
            <w:r w:rsidRPr="001F42D3">
              <w:t>C</w:t>
            </w:r>
          </w:p>
        </w:tc>
        <w:tc>
          <w:tcPr>
            <w:tcW w:w="810" w:type="dxa"/>
          </w:tcPr>
          <w:p w14:paraId="189BB5F8" w14:textId="5290F7CE" w:rsidR="00B11855" w:rsidRPr="001F42D3" w:rsidRDefault="003D003E" w:rsidP="00DC044A">
            <w:pPr>
              <w:pStyle w:val="TableEntry"/>
              <w:rPr>
                <w:color w:val="FFFFFF"/>
              </w:rPr>
            </w:pPr>
            <w:r w:rsidRPr="001F42D3">
              <w:t>False</w:t>
            </w:r>
          </w:p>
        </w:tc>
        <w:tc>
          <w:tcPr>
            <w:tcW w:w="720" w:type="dxa"/>
          </w:tcPr>
          <w:p w14:paraId="28A0A35E" w14:textId="1E7F80A4" w:rsidR="00B11855" w:rsidRPr="001F42D3" w:rsidRDefault="003D003E" w:rsidP="00DC044A">
            <w:pPr>
              <w:pStyle w:val="TableEntry"/>
              <w:rPr>
                <w:color w:val="FFFFFF"/>
              </w:rPr>
            </w:pPr>
            <w:r w:rsidRPr="001F42D3">
              <w:t>0</w:t>
            </w:r>
          </w:p>
        </w:tc>
        <w:tc>
          <w:tcPr>
            <w:tcW w:w="810" w:type="dxa"/>
          </w:tcPr>
          <w:p w14:paraId="35A8106F" w14:textId="1C76CF26" w:rsidR="00B11855" w:rsidRPr="001F42D3" w:rsidRDefault="003D003E" w:rsidP="00DC044A">
            <w:pPr>
              <w:pStyle w:val="TableEntry"/>
              <w:rPr>
                <w:color w:val="FFFFFF"/>
              </w:rPr>
            </w:pPr>
            <w:r w:rsidRPr="001F42D3">
              <w:t>1</w:t>
            </w:r>
          </w:p>
        </w:tc>
        <w:tc>
          <w:tcPr>
            <w:tcW w:w="810" w:type="dxa"/>
          </w:tcPr>
          <w:p w14:paraId="0B8B5083" w14:textId="14F5A7CB" w:rsidR="00B11855" w:rsidRPr="001F42D3" w:rsidRDefault="00B11855" w:rsidP="001F5A5C">
            <w:pPr>
              <w:pStyle w:val="TableEntry"/>
            </w:pPr>
          </w:p>
        </w:tc>
        <w:tc>
          <w:tcPr>
            <w:tcW w:w="900" w:type="dxa"/>
          </w:tcPr>
          <w:p w14:paraId="7A9C716D" w14:textId="2F32D90F" w:rsidR="00B11855" w:rsidRPr="001F42D3" w:rsidRDefault="00B11855" w:rsidP="001F5A5C">
            <w:pPr>
              <w:pStyle w:val="TableEntry"/>
            </w:pPr>
          </w:p>
        </w:tc>
        <w:tc>
          <w:tcPr>
            <w:tcW w:w="1103" w:type="dxa"/>
          </w:tcPr>
          <w:p w14:paraId="5EB85982" w14:textId="4CBDE4C6" w:rsidR="00B11855" w:rsidRPr="001F42D3" w:rsidRDefault="00B11855" w:rsidP="001F5A5C">
            <w:pPr>
              <w:pStyle w:val="TableEntry"/>
            </w:pPr>
          </w:p>
        </w:tc>
      </w:tr>
      <w:tr w:rsidR="00396374" w:rsidRPr="001F42D3" w14:paraId="6B1001C0" w14:textId="77777777" w:rsidTr="00396374">
        <w:trPr>
          <w:cantSplit/>
          <w:jc w:val="center"/>
        </w:trPr>
        <w:tc>
          <w:tcPr>
            <w:tcW w:w="1525" w:type="dxa"/>
          </w:tcPr>
          <w:p w14:paraId="23660E43" w14:textId="2BFE4EFB" w:rsidR="00B11855" w:rsidRPr="001F42D3" w:rsidRDefault="003D003E" w:rsidP="00CF5627">
            <w:pPr>
              <w:pStyle w:val="TableEntryItalicindent"/>
            </w:pPr>
            <w:r w:rsidRPr="001F42D3">
              <w:t>Time</w:t>
            </w:r>
          </w:p>
        </w:tc>
        <w:tc>
          <w:tcPr>
            <w:tcW w:w="810" w:type="dxa"/>
          </w:tcPr>
          <w:p w14:paraId="1D3DE25B" w14:textId="5628BEDC" w:rsidR="00B11855" w:rsidRPr="001F42D3" w:rsidRDefault="003D003E" w:rsidP="00DC044A">
            <w:pPr>
              <w:pStyle w:val="TableEntry"/>
              <w:rPr>
                <w:i/>
              </w:rPr>
            </w:pPr>
            <w:r w:rsidRPr="001F42D3">
              <w:rPr>
                <w:i/>
              </w:rPr>
              <w:t>1</w:t>
            </w:r>
          </w:p>
        </w:tc>
        <w:tc>
          <w:tcPr>
            <w:tcW w:w="810" w:type="dxa"/>
          </w:tcPr>
          <w:p w14:paraId="6A217182" w14:textId="742EE94B" w:rsidR="00B11855" w:rsidRPr="001F42D3" w:rsidRDefault="003D003E" w:rsidP="00DC044A">
            <w:pPr>
              <w:pStyle w:val="TableEntry"/>
              <w:rPr>
                <w:color w:val="FFFFFF"/>
              </w:rPr>
            </w:pPr>
            <w:r w:rsidRPr="001F42D3">
              <w:t>DTM</w:t>
            </w:r>
          </w:p>
        </w:tc>
        <w:tc>
          <w:tcPr>
            <w:tcW w:w="810" w:type="dxa"/>
          </w:tcPr>
          <w:p w14:paraId="200C67C3" w14:textId="46B8C740" w:rsidR="00B11855" w:rsidRPr="001F42D3" w:rsidRDefault="003D003E" w:rsidP="00DC044A">
            <w:pPr>
              <w:pStyle w:val="TableEntry"/>
              <w:rPr>
                <w:color w:val="FFFFFF"/>
              </w:rPr>
            </w:pPr>
            <w:r w:rsidRPr="001F42D3">
              <w:t>24</w:t>
            </w:r>
          </w:p>
        </w:tc>
        <w:tc>
          <w:tcPr>
            <w:tcW w:w="720" w:type="dxa"/>
          </w:tcPr>
          <w:p w14:paraId="16F56E06" w14:textId="39C0B665" w:rsidR="00B11855" w:rsidRPr="001F42D3" w:rsidRDefault="003D003E" w:rsidP="00DC044A">
            <w:pPr>
              <w:pStyle w:val="TableEntry"/>
              <w:rPr>
                <w:color w:val="FFFFFF"/>
              </w:rPr>
            </w:pPr>
            <w:r w:rsidRPr="001F42D3">
              <w:t>R</w:t>
            </w:r>
          </w:p>
        </w:tc>
        <w:tc>
          <w:tcPr>
            <w:tcW w:w="810" w:type="dxa"/>
          </w:tcPr>
          <w:p w14:paraId="608A88E9" w14:textId="312219DB" w:rsidR="00B11855" w:rsidRPr="001F42D3" w:rsidRDefault="00B11855" w:rsidP="001F5A5C">
            <w:pPr>
              <w:pStyle w:val="TableEntry"/>
            </w:pPr>
          </w:p>
        </w:tc>
        <w:tc>
          <w:tcPr>
            <w:tcW w:w="720" w:type="dxa"/>
          </w:tcPr>
          <w:p w14:paraId="3DB33D58" w14:textId="0446C63F" w:rsidR="00B11855" w:rsidRPr="001F42D3" w:rsidRDefault="003D003E" w:rsidP="00DC044A">
            <w:pPr>
              <w:pStyle w:val="TableEntry"/>
              <w:rPr>
                <w:color w:val="FFFFFF"/>
              </w:rPr>
            </w:pPr>
            <w:r w:rsidRPr="001F42D3">
              <w:t>1</w:t>
            </w:r>
          </w:p>
        </w:tc>
        <w:tc>
          <w:tcPr>
            <w:tcW w:w="810" w:type="dxa"/>
          </w:tcPr>
          <w:p w14:paraId="2045259F" w14:textId="2A3010A4" w:rsidR="00B11855" w:rsidRPr="001F42D3" w:rsidRDefault="003D003E" w:rsidP="00DC044A">
            <w:pPr>
              <w:pStyle w:val="TableEntry"/>
              <w:rPr>
                <w:color w:val="FFFFFF"/>
              </w:rPr>
            </w:pPr>
            <w:r w:rsidRPr="001F42D3">
              <w:t>1</w:t>
            </w:r>
          </w:p>
        </w:tc>
        <w:tc>
          <w:tcPr>
            <w:tcW w:w="810" w:type="dxa"/>
          </w:tcPr>
          <w:p w14:paraId="17C117A3" w14:textId="10FB2E6F" w:rsidR="00B11855" w:rsidRPr="001F42D3" w:rsidRDefault="00B11855" w:rsidP="001F5A5C">
            <w:pPr>
              <w:pStyle w:val="TableEntry"/>
            </w:pPr>
          </w:p>
        </w:tc>
        <w:tc>
          <w:tcPr>
            <w:tcW w:w="900" w:type="dxa"/>
          </w:tcPr>
          <w:p w14:paraId="65B477A4" w14:textId="0F311D69" w:rsidR="00B11855" w:rsidRPr="001F42D3" w:rsidRDefault="00B11855" w:rsidP="001F5A5C">
            <w:pPr>
              <w:pStyle w:val="TableEntry"/>
            </w:pPr>
          </w:p>
        </w:tc>
        <w:tc>
          <w:tcPr>
            <w:tcW w:w="1103" w:type="dxa"/>
          </w:tcPr>
          <w:p w14:paraId="575ECDF5" w14:textId="6A420AC0" w:rsidR="00B11855" w:rsidRPr="001F42D3" w:rsidRDefault="003D003E" w:rsidP="00DC044A">
            <w:pPr>
              <w:pStyle w:val="TableEntry"/>
            </w:pPr>
            <w:r w:rsidRPr="001F42D3">
              <w:t>20040328134623.1234+0300</w:t>
            </w:r>
          </w:p>
        </w:tc>
      </w:tr>
      <w:tr w:rsidR="00396374" w:rsidRPr="001F42D3" w14:paraId="700D7EFD" w14:textId="77777777" w:rsidTr="00396374">
        <w:trPr>
          <w:cantSplit/>
          <w:jc w:val="center"/>
        </w:trPr>
        <w:tc>
          <w:tcPr>
            <w:tcW w:w="1525" w:type="dxa"/>
          </w:tcPr>
          <w:p w14:paraId="6020031B" w14:textId="02A35E24" w:rsidR="00B11855" w:rsidRPr="001F42D3" w:rsidRDefault="003D003E" w:rsidP="00DC044A">
            <w:pPr>
              <w:pStyle w:val="TableEntry"/>
            </w:pPr>
            <w:r w:rsidRPr="001F42D3">
              <w:t>Result Status</w:t>
            </w:r>
          </w:p>
        </w:tc>
        <w:tc>
          <w:tcPr>
            <w:tcW w:w="810" w:type="dxa"/>
          </w:tcPr>
          <w:p w14:paraId="4724136D" w14:textId="505F3E41" w:rsidR="00B11855" w:rsidRPr="001F42D3" w:rsidRDefault="003D003E" w:rsidP="00DC044A">
            <w:pPr>
              <w:pStyle w:val="TableEntry"/>
            </w:pPr>
            <w:r w:rsidRPr="001F42D3">
              <w:t>25</w:t>
            </w:r>
          </w:p>
        </w:tc>
        <w:tc>
          <w:tcPr>
            <w:tcW w:w="810" w:type="dxa"/>
          </w:tcPr>
          <w:p w14:paraId="4E0A16A9" w14:textId="70E41FC6" w:rsidR="00B11855" w:rsidRPr="001F42D3" w:rsidRDefault="003D003E" w:rsidP="00DC044A">
            <w:pPr>
              <w:pStyle w:val="TableEntry"/>
              <w:rPr>
                <w:color w:val="FFFFFF"/>
              </w:rPr>
            </w:pPr>
            <w:r w:rsidRPr="001F42D3">
              <w:t>ID</w:t>
            </w:r>
          </w:p>
        </w:tc>
        <w:tc>
          <w:tcPr>
            <w:tcW w:w="810" w:type="dxa"/>
          </w:tcPr>
          <w:p w14:paraId="741437F8" w14:textId="7AA3EFCE" w:rsidR="00B11855" w:rsidRPr="001F42D3" w:rsidRDefault="003D003E" w:rsidP="00DC044A">
            <w:pPr>
              <w:pStyle w:val="TableEntry"/>
              <w:rPr>
                <w:color w:val="FFFFFF"/>
              </w:rPr>
            </w:pPr>
            <w:r w:rsidRPr="001F42D3">
              <w:t>1</w:t>
            </w:r>
          </w:p>
        </w:tc>
        <w:tc>
          <w:tcPr>
            <w:tcW w:w="720" w:type="dxa"/>
          </w:tcPr>
          <w:p w14:paraId="46B4187C" w14:textId="7E339BDB" w:rsidR="00B11855" w:rsidRPr="001F42D3" w:rsidRDefault="003D003E" w:rsidP="00DC044A">
            <w:pPr>
              <w:pStyle w:val="TableEntry"/>
              <w:rPr>
                <w:color w:val="FFFFFF"/>
              </w:rPr>
            </w:pPr>
            <w:r w:rsidRPr="001F42D3">
              <w:t>C</w:t>
            </w:r>
          </w:p>
        </w:tc>
        <w:tc>
          <w:tcPr>
            <w:tcW w:w="810" w:type="dxa"/>
          </w:tcPr>
          <w:p w14:paraId="061C1C66" w14:textId="1CEF21AA" w:rsidR="00B11855" w:rsidRPr="001F42D3" w:rsidRDefault="003D003E" w:rsidP="00DC044A">
            <w:pPr>
              <w:pStyle w:val="TableEntry"/>
              <w:rPr>
                <w:color w:val="FFFFFF"/>
              </w:rPr>
            </w:pPr>
            <w:r w:rsidRPr="001F42D3">
              <w:t>False</w:t>
            </w:r>
          </w:p>
        </w:tc>
        <w:tc>
          <w:tcPr>
            <w:tcW w:w="720" w:type="dxa"/>
          </w:tcPr>
          <w:p w14:paraId="7F7A363D" w14:textId="1CEB290A" w:rsidR="00B11855" w:rsidRPr="001F42D3" w:rsidRDefault="003D003E" w:rsidP="00DC044A">
            <w:pPr>
              <w:pStyle w:val="TableEntry"/>
              <w:rPr>
                <w:color w:val="FFFFFF"/>
              </w:rPr>
            </w:pPr>
            <w:r w:rsidRPr="001F42D3">
              <w:t>0</w:t>
            </w:r>
          </w:p>
        </w:tc>
        <w:tc>
          <w:tcPr>
            <w:tcW w:w="810" w:type="dxa"/>
          </w:tcPr>
          <w:p w14:paraId="0E7FC36A" w14:textId="0492138B" w:rsidR="00B11855" w:rsidRPr="001F42D3" w:rsidRDefault="003D003E" w:rsidP="00DC044A">
            <w:pPr>
              <w:pStyle w:val="TableEntry"/>
              <w:rPr>
                <w:color w:val="FFFFFF"/>
              </w:rPr>
            </w:pPr>
            <w:r w:rsidRPr="001F42D3">
              <w:t>1</w:t>
            </w:r>
          </w:p>
        </w:tc>
        <w:tc>
          <w:tcPr>
            <w:tcW w:w="810" w:type="dxa"/>
          </w:tcPr>
          <w:p w14:paraId="567879B8" w14:textId="730463BB" w:rsidR="00B11855" w:rsidRPr="001F42D3" w:rsidRDefault="003D003E" w:rsidP="00DC044A">
            <w:pPr>
              <w:pStyle w:val="TableEntry"/>
              <w:rPr>
                <w:color w:val="FFFFFF"/>
              </w:rPr>
            </w:pPr>
            <w:r w:rsidRPr="001F42D3">
              <w:t>0123</w:t>
            </w:r>
          </w:p>
        </w:tc>
        <w:tc>
          <w:tcPr>
            <w:tcW w:w="900" w:type="dxa"/>
          </w:tcPr>
          <w:p w14:paraId="66E27B3B" w14:textId="0A72EB88" w:rsidR="00B11855" w:rsidRPr="001F42D3" w:rsidRDefault="00B11855" w:rsidP="001F5A5C">
            <w:pPr>
              <w:pStyle w:val="TableEntry"/>
            </w:pPr>
          </w:p>
        </w:tc>
        <w:tc>
          <w:tcPr>
            <w:tcW w:w="1103" w:type="dxa"/>
          </w:tcPr>
          <w:p w14:paraId="199E7C26" w14:textId="75C277C6" w:rsidR="00B11855" w:rsidRPr="001F42D3" w:rsidRDefault="003D003E" w:rsidP="001F5A5C">
            <w:pPr>
              <w:pStyle w:val="TableEntry"/>
            </w:pPr>
            <w:r w:rsidRPr="001F42D3">
              <w:t>F</w:t>
            </w:r>
          </w:p>
        </w:tc>
      </w:tr>
    </w:tbl>
    <w:p w14:paraId="50CDB129" w14:textId="77777777" w:rsidR="00B11855" w:rsidRPr="001F42D3" w:rsidRDefault="003D003E" w:rsidP="00687460">
      <w:pPr>
        <w:pStyle w:val="Note"/>
        <w:ind w:left="0" w:hanging="2"/>
      </w:pPr>
      <w:r w:rsidRPr="001F42D3">
        <w:t>Note: Field names are in Roman type, relevant component names within a field are listed underneath in italic type.</w:t>
      </w:r>
    </w:p>
    <w:p w14:paraId="7E125878" w14:textId="77777777" w:rsidR="00B11855" w:rsidRPr="001F42D3" w:rsidRDefault="00B11855" w:rsidP="00687460">
      <w:pPr>
        <w:pStyle w:val="BodyText"/>
      </w:pPr>
    </w:p>
    <w:p w14:paraId="20D8E6FC" w14:textId="77777777" w:rsidR="00B11855" w:rsidRPr="001F42D3" w:rsidRDefault="003D003E" w:rsidP="00687460">
      <w:pPr>
        <w:pStyle w:val="BodyText"/>
      </w:pPr>
      <w:r w:rsidRPr="001F42D3">
        <w:t>OBR-2 Placer Order Number will usually be empty given that this is an unsolicited order.</w:t>
      </w:r>
    </w:p>
    <w:p w14:paraId="3C2220E6" w14:textId="4502DAF2" w:rsidR="00B11855" w:rsidRPr="001F42D3" w:rsidRDefault="003D003E" w:rsidP="00687460">
      <w:pPr>
        <w:pStyle w:val="BodyText"/>
      </w:pPr>
      <w:r w:rsidRPr="001F42D3">
        <w:t>OBR-3 Filler Order Number will contain a unique identifier for the observation / interrogation session generated by the Implantable Device – Cardiac – Reporter.</w:t>
      </w:r>
    </w:p>
    <w:p w14:paraId="0454D8BF" w14:textId="77777777" w:rsidR="00B11855" w:rsidRPr="001F42D3" w:rsidRDefault="003D003E" w:rsidP="00687460">
      <w:pPr>
        <w:pStyle w:val="BodyText"/>
      </w:pPr>
      <w:r w:rsidRPr="001F42D3">
        <w:lastRenderedPageBreak/>
        <w:t>OBR-4.1-2 Universal Service ID, Identifier and Text can identify unique OBR segments that partition observations. The values for this field will be taken from the 11073_10103 MDC_IDC_SESS_TYPE enumerator MDC_IDC_ENUM_SESS_TYPE.</w:t>
      </w:r>
    </w:p>
    <w:p w14:paraId="2DF50DAB" w14:textId="77777777" w:rsidR="00517B3F" w:rsidRPr="001F42D3" w:rsidRDefault="003D003E" w:rsidP="00CF5627">
      <w:pPr>
        <w:pStyle w:val="BodyText"/>
      </w:pPr>
      <w:r w:rsidRPr="001F42D3">
        <w:t xml:space="preserve">OBR-25 Result Status values will be one of the values in </w:t>
      </w:r>
      <w:r w:rsidR="00CA3A2C" w:rsidRPr="001F42D3">
        <w:t>Table</w:t>
      </w:r>
      <w:r w:rsidRPr="001F42D3">
        <w:t xml:space="preserve"> 3.9.4.1.2.4-2.</w:t>
      </w:r>
    </w:p>
    <w:p w14:paraId="4D9A9025" w14:textId="77777777" w:rsidR="00B11855" w:rsidRPr="001F42D3" w:rsidRDefault="003D003E" w:rsidP="00CF5627">
      <w:pPr>
        <w:pStyle w:val="TableTitle"/>
      </w:pPr>
      <w:r w:rsidRPr="001F42D3">
        <w:t>Table 3.9.4.1.2.4</w:t>
      </w:r>
      <w:r w:rsidR="005D79DE" w:rsidRPr="001F42D3">
        <w:rPr>
          <w:rFonts w:eastAsia="MS Gothic"/>
        </w:rPr>
        <w:t>-</w:t>
      </w:r>
      <w:r w:rsidR="002924C0" w:rsidRPr="001F42D3">
        <w:t>2</w:t>
      </w:r>
      <w:r w:rsidRPr="001F42D3">
        <w:t xml:space="preserve">: Result Status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9"/>
        <w:gridCol w:w="6756"/>
      </w:tblGrid>
      <w:tr w:rsidR="00B11855" w:rsidRPr="001F42D3" w14:paraId="6D7F9F49" w14:textId="77777777" w:rsidTr="00CF5627">
        <w:trPr>
          <w:cantSplit/>
          <w:tblHeader/>
          <w:jc w:val="center"/>
        </w:trPr>
        <w:tc>
          <w:tcPr>
            <w:tcW w:w="979" w:type="dxa"/>
            <w:shd w:val="clear" w:color="auto" w:fill="D9D9D9"/>
          </w:tcPr>
          <w:p w14:paraId="3D98C7DD" w14:textId="77777777" w:rsidR="00B11855" w:rsidRPr="001F42D3" w:rsidRDefault="003D003E" w:rsidP="00CA505F">
            <w:pPr>
              <w:pStyle w:val="TableEntryHeader"/>
            </w:pPr>
            <w:r w:rsidRPr="001F42D3">
              <w:t>Value</w:t>
            </w:r>
          </w:p>
        </w:tc>
        <w:tc>
          <w:tcPr>
            <w:tcW w:w="6756" w:type="dxa"/>
            <w:shd w:val="clear" w:color="auto" w:fill="D9D9D9"/>
          </w:tcPr>
          <w:p w14:paraId="29383CC2" w14:textId="77777777" w:rsidR="00B11855" w:rsidRPr="001F42D3" w:rsidRDefault="003D003E" w:rsidP="00CA505F">
            <w:pPr>
              <w:pStyle w:val="TableEntryHeader"/>
            </w:pPr>
            <w:r w:rsidRPr="001F42D3">
              <w:t>Description</w:t>
            </w:r>
          </w:p>
        </w:tc>
      </w:tr>
      <w:tr w:rsidR="00B11855" w:rsidRPr="001F42D3" w14:paraId="2ADD7976" w14:textId="77777777" w:rsidTr="006C0E8E">
        <w:trPr>
          <w:cantSplit/>
          <w:jc w:val="center"/>
        </w:trPr>
        <w:tc>
          <w:tcPr>
            <w:tcW w:w="979" w:type="dxa"/>
          </w:tcPr>
          <w:p w14:paraId="540EB84B" w14:textId="77777777" w:rsidR="00B11855" w:rsidRPr="001F42D3" w:rsidRDefault="003D003E" w:rsidP="00506FBD">
            <w:pPr>
              <w:pStyle w:val="TableEntry"/>
            </w:pPr>
            <w:r w:rsidRPr="001F42D3">
              <w:t>R</w:t>
            </w:r>
          </w:p>
        </w:tc>
        <w:tc>
          <w:tcPr>
            <w:tcW w:w="6756" w:type="dxa"/>
          </w:tcPr>
          <w:p w14:paraId="53C0E9FD" w14:textId="77777777" w:rsidR="00B11855" w:rsidRPr="001F42D3" w:rsidRDefault="003D003E" w:rsidP="00506FBD">
            <w:pPr>
              <w:pStyle w:val="TableEntry"/>
            </w:pPr>
            <w:r w:rsidRPr="001F42D3">
              <w:t>Results stored; not yet verified</w:t>
            </w:r>
          </w:p>
        </w:tc>
      </w:tr>
      <w:tr w:rsidR="00B11855" w:rsidRPr="001F42D3" w14:paraId="5C102491" w14:textId="77777777" w:rsidTr="006C0E8E">
        <w:trPr>
          <w:cantSplit/>
          <w:jc w:val="center"/>
        </w:trPr>
        <w:tc>
          <w:tcPr>
            <w:tcW w:w="979" w:type="dxa"/>
          </w:tcPr>
          <w:p w14:paraId="0D896296" w14:textId="77777777" w:rsidR="00B11855" w:rsidRPr="001F42D3" w:rsidRDefault="003D003E" w:rsidP="00506FBD">
            <w:pPr>
              <w:pStyle w:val="TableEntry"/>
            </w:pPr>
            <w:r w:rsidRPr="001F42D3">
              <w:t>P</w:t>
            </w:r>
          </w:p>
        </w:tc>
        <w:tc>
          <w:tcPr>
            <w:tcW w:w="6756" w:type="dxa"/>
          </w:tcPr>
          <w:p w14:paraId="6A97C93D" w14:textId="77777777" w:rsidR="00B11855" w:rsidRPr="001F42D3" w:rsidRDefault="003D003E" w:rsidP="00506FBD">
            <w:pPr>
              <w:pStyle w:val="TableEntry"/>
            </w:pPr>
            <w:r w:rsidRPr="001F42D3">
              <w:t>Preliminary: A verified early result is available, final results not yet obtained</w:t>
            </w:r>
          </w:p>
        </w:tc>
      </w:tr>
      <w:tr w:rsidR="00B11855" w:rsidRPr="001F42D3" w14:paraId="6361A583" w14:textId="77777777" w:rsidTr="006C0E8E">
        <w:trPr>
          <w:cantSplit/>
          <w:jc w:val="center"/>
        </w:trPr>
        <w:tc>
          <w:tcPr>
            <w:tcW w:w="979" w:type="dxa"/>
          </w:tcPr>
          <w:p w14:paraId="7257AEBB" w14:textId="77777777" w:rsidR="00B11855" w:rsidRPr="001F42D3" w:rsidRDefault="003D003E" w:rsidP="00506FBD">
            <w:pPr>
              <w:pStyle w:val="TableEntry"/>
            </w:pPr>
            <w:r w:rsidRPr="001F42D3">
              <w:t>F</w:t>
            </w:r>
          </w:p>
        </w:tc>
        <w:tc>
          <w:tcPr>
            <w:tcW w:w="6756" w:type="dxa"/>
          </w:tcPr>
          <w:p w14:paraId="28D736E5" w14:textId="3EFB838A" w:rsidR="00B11855" w:rsidRPr="001F42D3" w:rsidRDefault="003D003E" w:rsidP="00506FBD">
            <w:pPr>
              <w:pStyle w:val="TableEntry"/>
            </w:pPr>
            <w:r w:rsidRPr="001F42D3">
              <w:t>Final results</w:t>
            </w:r>
            <w:r w:rsidR="00677278" w:rsidRPr="001F42D3">
              <w:t xml:space="preserve">: </w:t>
            </w:r>
            <w:r w:rsidRPr="001F42D3">
              <w:t>results stored and verified. Can only be changed with a corrected result.</w:t>
            </w:r>
          </w:p>
        </w:tc>
      </w:tr>
      <w:tr w:rsidR="00B11855" w:rsidRPr="001F42D3" w14:paraId="226FE8A6" w14:textId="77777777" w:rsidTr="006C0E8E">
        <w:trPr>
          <w:cantSplit/>
          <w:jc w:val="center"/>
        </w:trPr>
        <w:tc>
          <w:tcPr>
            <w:tcW w:w="979" w:type="dxa"/>
          </w:tcPr>
          <w:p w14:paraId="341786E1" w14:textId="77777777" w:rsidR="00B11855" w:rsidRPr="001F42D3" w:rsidRDefault="003D003E" w:rsidP="00506FBD">
            <w:pPr>
              <w:pStyle w:val="TableEntry"/>
            </w:pPr>
            <w:r w:rsidRPr="001F42D3">
              <w:t>C</w:t>
            </w:r>
          </w:p>
        </w:tc>
        <w:tc>
          <w:tcPr>
            <w:tcW w:w="6756" w:type="dxa"/>
          </w:tcPr>
          <w:p w14:paraId="059E3BFC" w14:textId="77777777" w:rsidR="00B11855" w:rsidRPr="001F42D3" w:rsidRDefault="003D003E" w:rsidP="00506FBD">
            <w:pPr>
              <w:pStyle w:val="TableEntry"/>
            </w:pPr>
            <w:r w:rsidRPr="001F42D3">
              <w:t>Correction to results</w:t>
            </w:r>
          </w:p>
        </w:tc>
      </w:tr>
    </w:tbl>
    <w:p w14:paraId="4C9D0FC2" w14:textId="77777777" w:rsidR="00B11855" w:rsidRPr="001F42D3" w:rsidRDefault="00855E3C" w:rsidP="00123C7B">
      <w:pPr>
        <w:pStyle w:val="Heading6"/>
        <w:numPr>
          <w:ilvl w:val="0"/>
          <w:numId w:val="0"/>
        </w:numPr>
        <w:rPr>
          <w:noProof w:val="0"/>
        </w:rPr>
      </w:pPr>
      <w:bookmarkStart w:id="1739" w:name="_Toc401769842"/>
      <w:bookmarkStart w:id="1740" w:name="_Toc214889743"/>
      <w:r w:rsidRPr="001F42D3">
        <w:rPr>
          <w:noProof w:val="0"/>
        </w:rPr>
        <w:t xml:space="preserve">3.9.4.1.2.5 </w:t>
      </w:r>
      <w:r w:rsidR="003D003E" w:rsidRPr="001F42D3">
        <w:rPr>
          <w:noProof w:val="0"/>
        </w:rPr>
        <w:t>OBX Segments – Pulse Generator and Lead Observation Results</w:t>
      </w:r>
      <w:bookmarkEnd w:id="1739"/>
      <w:bookmarkEnd w:id="1740"/>
      <w:r w:rsidR="003D003E" w:rsidRPr="001F42D3">
        <w:rPr>
          <w:noProof w:val="0"/>
        </w:rPr>
        <w:t xml:space="preserve"> </w:t>
      </w:r>
    </w:p>
    <w:p w14:paraId="407260D0" w14:textId="06099B77" w:rsidR="00B11855" w:rsidRPr="001F42D3" w:rsidRDefault="003D003E" w:rsidP="00805BA1">
      <w:pPr>
        <w:pStyle w:val="BodyText"/>
      </w:pPr>
      <w:r w:rsidRPr="001F42D3">
        <w:t xml:space="preserve">Discrete OBX segments for individual observations will be encoded into separate OBX segments as individual observations or measurements. These OBX segments will be preceded by an appropriate OBR segment (see </w:t>
      </w:r>
      <w:r w:rsidR="00D04981" w:rsidRPr="001F42D3">
        <w:t xml:space="preserve">Section </w:t>
      </w:r>
      <w:r w:rsidRPr="001F42D3">
        <w:t>3.9.4.1.2.4) to set the context for observations dealing with the implantable devices or leads.</w:t>
      </w:r>
    </w:p>
    <w:p w14:paraId="2FEF7649" w14:textId="77777777" w:rsidR="00B11855" w:rsidRPr="001F42D3" w:rsidRDefault="003D003E" w:rsidP="00CF5627">
      <w:pPr>
        <w:pStyle w:val="TableTitle"/>
      </w:pPr>
      <w:r w:rsidRPr="001F42D3">
        <w:t>Table 3.9.4.1.2.5</w:t>
      </w:r>
      <w:r w:rsidR="005D79DE" w:rsidRPr="001F42D3">
        <w:rPr>
          <w:rFonts w:eastAsia="MS Gothic"/>
        </w:rPr>
        <w:t>-</w:t>
      </w:r>
      <w:r w:rsidR="00E86B15" w:rsidRPr="001F42D3">
        <w:t>1</w:t>
      </w:r>
      <w:r w:rsidRPr="001F42D3">
        <w:t>: OBX Segment</w:t>
      </w:r>
    </w:p>
    <w:tbl>
      <w:tblPr>
        <w:tblW w:w="9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4"/>
        <w:gridCol w:w="724"/>
        <w:gridCol w:w="810"/>
        <w:gridCol w:w="810"/>
        <w:gridCol w:w="716"/>
        <w:gridCol w:w="810"/>
        <w:gridCol w:w="644"/>
        <w:gridCol w:w="706"/>
        <w:gridCol w:w="810"/>
        <w:gridCol w:w="990"/>
        <w:gridCol w:w="1454"/>
      </w:tblGrid>
      <w:tr w:rsidR="00C42BD4" w:rsidRPr="001F42D3" w14:paraId="481DAE0C" w14:textId="77777777" w:rsidTr="00CF5627">
        <w:trPr>
          <w:cantSplit/>
          <w:tblHeader/>
          <w:jc w:val="center"/>
        </w:trPr>
        <w:tc>
          <w:tcPr>
            <w:tcW w:w="1274" w:type="dxa"/>
            <w:shd w:val="clear" w:color="auto" w:fill="D9D9D9"/>
          </w:tcPr>
          <w:p w14:paraId="1099A451" w14:textId="77777777" w:rsidR="00B11855" w:rsidRPr="001F42D3" w:rsidRDefault="003D003E" w:rsidP="001F5A5C">
            <w:pPr>
              <w:pStyle w:val="TableEntryHeader"/>
            </w:pPr>
            <w:r w:rsidRPr="001F42D3">
              <w:t>Name</w:t>
            </w:r>
          </w:p>
        </w:tc>
        <w:tc>
          <w:tcPr>
            <w:tcW w:w="724" w:type="dxa"/>
            <w:shd w:val="clear" w:color="auto" w:fill="D9D9D9"/>
          </w:tcPr>
          <w:p w14:paraId="71416A13" w14:textId="77777777" w:rsidR="00B11855" w:rsidRPr="001F42D3" w:rsidRDefault="003D003E" w:rsidP="001F5A5C">
            <w:pPr>
              <w:pStyle w:val="TableEntryHeader"/>
            </w:pPr>
            <w:r w:rsidRPr="001F42D3">
              <w:t>Seq</w:t>
            </w:r>
          </w:p>
        </w:tc>
        <w:tc>
          <w:tcPr>
            <w:tcW w:w="810" w:type="dxa"/>
            <w:shd w:val="clear" w:color="auto" w:fill="D9D9D9"/>
          </w:tcPr>
          <w:p w14:paraId="758F5302" w14:textId="77777777" w:rsidR="00B11855" w:rsidRPr="001F42D3" w:rsidRDefault="003D003E" w:rsidP="001F5A5C">
            <w:pPr>
              <w:pStyle w:val="TableEntryHeader"/>
            </w:pPr>
            <w:r w:rsidRPr="001F42D3">
              <w:t>DT</w:t>
            </w:r>
          </w:p>
        </w:tc>
        <w:tc>
          <w:tcPr>
            <w:tcW w:w="810" w:type="dxa"/>
            <w:shd w:val="clear" w:color="auto" w:fill="D9D9D9"/>
          </w:tcPr>
          <w:p w14:paraId="16707A87" w14:textId="77777777" w:rsidR="00B11855" w:rsidRPr="001F42D3" w:rsidRDefault="003D003E" w:rsidP="001F5A5C">
            <w:pPr>
              <w:pStyle w:val="TableEntryHeader"/>
            </w:pPr>
            <w:r w:rsidRPr="001F42D3">
              <w:t>Len</w:t>
            </w:r>
          </w:p>
        </w:tc>
        <w:tc>
          <w:tcPr>
            <w:tcW w:w="716" w:type="dxa"/>
            <w:shd w:val="clear" w:color="auto" w:fill="D9D9D9"/>
          </w:tcPr>
          <w:p w14:paraId="741937D3" w14:textId="77777777" w:rsidR="00B11855" w:rsidRPr="001F42D3" w:rsidRDefault="003D003E" w:rsidP="001F5A5C">
            <w:pPr>
              <w:pStyle w:val="TableEntryHeader"/>
            </w:pPr>
            <w:r w:rsidRPr="001F42D3">
              <w:t>Opt</w:t>
            </w:r>
          </w:p>
        </w:tc>
        <w:tc>
          <w:tcPr>
            <w:tcW w:w="810" w:type="dxa"/>
            <w:shd w:val="clear" w:color="auto" w:fill="D9D9D9"/>
          </w:tcPr>
          <w:p w14:paraId="067F8EFE" w14:textId="77777777" w:rsidR="00B11855" w:rsidRPr="001F42D3" w:rsidRDefault="003D003E" w:rsidP="001F5A5C">
            <w:pPr>
              <w:pStyle w:val="TableEntryHeader"/>
            </w:pPr>
            <w:r w:rsidRPr="001F42D3">
              <w:t>Rep</w:t>
            </w:r>
          </w:p>
        </w:tc>
        <w:tc>
          <w:tcPr>
            <w:tcW w:w="644" w:type="dxa"/>
            <w:shd w:val="clear" w:color="auto" w:fill="D9D9D9"/>
          </w:tcPr>
          <w:p w14:paraId="669D6B21" w14:textId="77777777" w:rsidR="00B11855" w:rsidRPr="001F42D3" w:rsidRDefault="003D003E" w:rsidP="001F5A5C">
            <w:pPr>
              <w:pStyle w:val="TableEntryHeader"/>
            </w:pPr>
            <w:r w:rsidRPr="001F42D3">
              <w:t>Min</w:t>
            </w:r>
          </w:p>
        </w:tc>
        <w:tc>
          <w:tcPr>
            <w:tcW w:w="706" w:type="dxa"/>
            <w:shd w:val="clear" w:color="auto" w:fill="D9D9D9"/>
          </w:tcPr>
          <w:p w14:paraId="4023CE6B" w14:textId="77777777" w:rsidR="00B11855" w:rsidRPr="001F42D3" w:rsidRDefault="003D003E" w:rsidP="001F5A5C">
            <w:pPr>
              <w:pStyle w:val="TableEntryHeader"/>
            </w:pPr>
            <w:r w:rsidRPr="001F42D3">
              <w:t>Max</w:t>
            </w:r>
          </w:p>
        </w:tc>
        <w:tc>
          <w:tcPr>
            <w:tcW w:w="810" w:type="dxa"/>
            <w:shd w:val="clear" w:color="auto" w:fill="D9D9D9"/>
          </w:tcPr>
          <w:p w14:paraId="38B2BB42" w14:textId="77777777" w:rsidR="00B11855" w:rsidRPr="001F42D3" w:rsidRDefault="003D003E" w:rsidP="001F5A5C">
            <w:pPr>
              <w:pStyle w:val="TableEntryHeader"/>
            </w:pPr>
            <w:r w:rsidRPr="001F42D3">
              <w:t>Tbl</w:t>
            </w:r>
          </w:p>
        </w:tc>
        <w:tc>
          <w:tcPr>
            <w:tcW w:w="990" w:type="dxa"/>
            <w:shd w:val="clear" w:color="auto" w:fill="D9D9D9"/>
          </w:tcPr>
          <w:p w14:paraId="3BC6AB64" w14:textId="77777777" w:rsidR="00B11855" w:rsidRPr="001F42D3" w:rsidRDefault="003D003E" w:rsidP="001F5A5C">
            <w:pPr>
              <w:pStyle w:val="TableEntryHeader"/>
            </w:pPr>
            <w:r w:rsidRPr="001F42D3">
              <w:t>Fixed Value</w:t>
            </w:r>
          </w:p>
        </w:tc>
        <w:tc>
          <w:tcPr>
            <w:tcW w:w="1454" w:type="dxa"/>
            <w:shd w:val="clear" w:color="auto" w:fill="D9D9D9"/>
          </w:tcPr>
          <w:p w14:paraId="4FAA020E" w14:textId="77777777" w:rsidR="00B11855" w:rsidRPr="001F42D3" w:rsidRDefault="003D003E" w:rsidP="001F5A5C">
            <w:pPr>
              <w:pStyle w:val="TableEntryHeader"/>
            </w:pPr>
            <w:r w:rsidRPr="001F42D3">
              <w:t>Ex Val</w:t>
            </w:r>
          </w:p>
        </w:tc>
      </w:tr>
      <w:tr w:rsidR="00C40FD5" w:rsidRPr="001F42D3" w14:paraId="5256DEA5" w14:textId="77777777" w:rsidTr="00CF5627">
        <w:trPr>
          <w:cantSplit/>
          <w:jc w:val="center"/>
        </w:trPr>
        <w:tc>
          <w:tcPr>
            <w:tcW w:w="1274" w:type="dxa"/>
          </w:tcPr>
          <w:p w14:paraId="35AAEFD5" w14:textId="0C367841" w:rsidR="00B11855" w:rsidRPr="001F42D3" w:rsidRDefault="003D003E" w:rsidP="00AD69C9">
            <w:pPr>
              <w:pStyle w:val="TableEntry"/>
            </w:pPr>
            <w:r w:rsidRPr="001F42D3">
              <w:t>Set ID - OBX</w:t>
            </w:r>
          </w:p>
        </w:tc>
        <w:tc>
          <w:tcPr>
            <w:tcW w:w="724" w:type="dxa"/>
          </w:tcPr>
          <w:p w14:paraId="79BF8050" w14:textId="20B012D5" w:rsidR="00B11855" w:rsidRPr="001F42D3" w:rsidRDefault="003D003E" w:rsidP="00AD69C9">
            <w:pPr>
              <w:pStyle w:val="TableEntry"/>
            </w:pPr>
            <w:r w:rsidRPr="001F42D3">
              <w:t>1</w:t>
            </w:r>
          </w:p>
        </w:tc>
        <w:tc>
          <w:tcPr>
            <w:tcW w:w="810" w:type="dxa"/>
          </w:tcPr>
          <w:p w14:paraId="42AA7745" w14:textId="1DCF3838" w:rsidR="00B11855" w:rsidRPr="001F42D3" w:rsidRDefault="003D003E" w:rsidP="00AD69C9">
            <w:pPr>
              <w:pStyle w:val="TableEntry"/>
              <w:rPr>
                <w:color w:val="FFFFFF"/>
              </w:rPr>
            </w:pPr>
            <w:r w:rsidRPr="001F42D3">
              <w:t>SI</w:t>
            </w:r>
          </w:p>
        </w:tc>
        <w:tc>
          <w:tcPr>
            <w:tcW w:w="810" w:type="dxa"/>
          </w:tcPr>
          <w:p w14:paraId="20AE75CC" w14:textId="31AC70B8" w:rsidR="00B11855" w:rsidRPr="001F42D3" w:rsidRDefault="003D003E" w:rsidP="00AD69C9">
            <w:pPr>
              <w:pStyle w:val="TableEntry"/>
              <w:rPr>
                <w:color w:val="FFFFFF"/>
              </w:rPr>
            </w:pPr>
            <w:r w:rsidRPr="001F42D3">
              <w:t>4</w:t>
            </w:r>
          </w:p>
        </w:tc>
        <w:tc>
          <w:tcPr>
            <w:tcW w:w="716" w:type="dxa"/>
          </w:tcPr>
          <w:p w14:paraId="5FE9E3E1" w14:textId="3F6D1B69" w:rsidR="00B11855" w:rsidRPr="001F42D3" w:rsidRDefault="003D003E" w:rsidP="00AD69C9">
            <w:pPr>
              <w:pStyle w:val="TableEntry"/>
              <w:rPr>
                <w:color w:val="FFFFFF"/>
              </w:rPr>
            </w:pPr>
            <w:r w:rsidRPr="001F42D3">
              <w:t>R</w:t>
            </w:r>
          </w:p>
        </w:tc>
        <w:tc>
          <w:tcPr>
            <w:tcW w:w="810" w:type="dxa"/>
          </w:tcPr>
          <w:p w14:paraId="2AD82799" w14:textId="57C15972" w:rsidR="00B11855" w:rsidRPr="001F42D3" w:rsidRDefault="003D003E" w:rsidP="00AD69C9">
            <w:pPr>
              <w:pStyle w:val="TableEntry"/>
              <w:rPr>
                <w:color w:val="FFFFFF"/>
              </w:rPr>
            </w:pPr>
            <w:r w:rsidRPr="001F42D3">
              <w:t>False</w:t>
            </w:r>
          </w:p>
        </w:tc>
        <w:tc>
          <w:tcPr>
            <w:tcW w:w="644" w:type="dxa"/>
          </w:tcPr>
          <w:p w14:paraId="4173F1E6" w14:textId="2F913D23" w:rsidR="00B11855" w:rsidRPr="001F42D3" w:rsidRDefault="00E86B15" w:rsidP="00AD69C9">
            <w:pPr>
              <w:pStyle w:val="TableEntry"/>
              <w:rPr>
                <w:color w:val="FFFFFF"/>
              </w:rPr>
            </w:pPr>
            <w:r w:rsidRPr="001F42D3">
              <w:t>1</w:t>
            </w:r>
          </w:p>
        </w:tc>
        <w:tc>
          <w:tcPr>
            <w:tcW w:w="706" w:type="dxa"/>
          </w:tcPr>
          <w:p w14:paraId="1813CBD0" w14:textId="71E32F91" w:rsidR="00B11855" w:rsidRPr="001F42D3" w:rsidRDefault="003D003E" w:rsidP="00AD69C9">
            <w:pPr>
              <w:pStyle w:val="TableEntry"/>
              <w:rPr>
                <w:color w:val="FFFFFF"/>
              </w:rPr>
            </w:pPr>
            <w:r w:rsidRPr="001F42D3">
              <w:t>1</w:t>
            </w:r>
          </w:p>
        </w:tc>
        <w:tc>
          <w:tcPr>
            <w:tcW w:w="810" w:type="dxa"/>
          </w:tcPr>
          <w:p w14:paraId="4A7EBA70" w14:textId="33A4D54C" w:rsidR="00B11855" w:rsidRPr="001F42D3" w:rsidRDefault="00B11855" w:rsidP="001F5A5C">
            <w:pPr>
              <w:pStyle w:val="TableEntry"/>
            </w:pPr>
          </w:p>
        </w:tc>
        <w:tc>
          <w:tcPr>
            <w:tcW w:w="990" w:type="dxa"/>
          </w:tcPr>
          <w:p w14:paraId="7AC32649" w14:textId="559795C1" w:rsidR="00B11855" w:rsidRPr="001F42D3" w:rsidRDefault="00B11855" w:rsidP="001F5A5C">
            <w:pPr>
              <w:pStyle w:val="TableEntry"/>
            </w:pPr>
          </w:p>
        </w:tc>
        <w:tc>
          <w:tcPr>
            <w:tcW w:w="1454" w:type="dxa"/>
          </w:tcPr>
          <w:p w14:paraId="2BA0C94A" w14:textId="33590274" w:rsidR="00B11855" w:rsidRPr="001F42D3" w:rsidRDefault="003D003E" w:rsidP="001F5A5C">
            <w:pPr>
              <w:pStyle w:val="TableEntry"/>
            </w:pPr>
            <w:r w:rsidRPr="001F42D3">
              <w:t>1</w:t>
            </w:r>
          </w:p>
        </w:tc>
      </w:tr>
      <w:tr w:rsidR="00C40FD5" w:rsidRPr="001F42D3" w14:paraId="386D8A8F" w14:textId="77777777" w:rsidTr="00CF5627">
        <w:trPr>
          <w:cantSplit/>
          <w:jc w:val="center"/>
        </w:trPr>
        <w:tc>
          <w:tcPr>
            <w:tcW w:w="1274" w:type="dxa"/>
          </w:tcPr>
          <w:p w14:paraId="69A833B6" w14:textId="78BFE0D9" w:rsidR="00B11855" w:rsidRPr="001F42D3" w:rsidRDefault="003D003E" w:rsidP="00FB6FC1">
            <w:pPr>
              <w:pStyle w:val="TableEntry"/>
            </w:pPr>
            <w:r w:rsidRPr="001F42D3">
              <w:t>Value Type</w:t>
            </w:r>
          </w:p>
        </w:tc>
        <w:tc>
          <w:tcPr>
            <w:tcW w:w="724" w:type="dxa"/>
          </w:tcPr>
          <w:p w14:paraId="74D4A9CD" w14:textId="7421D453" w:rsidR="00B11855" w:rsidRPr="001F42D3" w:rsidRDefault="003D003E" w:rsidP="00FB6FC1">
            <w:pPr>
              <w:pStyle w:val="TableEntry"/>
            </w:pPr>
            <w:r w:rsidRPr="001F42D3">
              <w:t>2</w:t>
            </w:r>
          </w:p>
        </w:tc>
        <w:tc>
          <w:tcPr>
            <w:tcW w:w="810" w:type="dxa"/>
          </w:tcPr>
          <w:p w14:paraId="1D8311C4" w14:textId="50DB58C8" w:rsidR="00B11855" w:rsidRPr="001F42D3" w:rsidRDefault="003D003E" w:rsidP="00FB6FC1">
            <w:pPr>
              <w:pStyle w:val="TableEntry"/>
              <w:rPr>
                <w:color w:val="FFFFFF"/>
              </w:rPr>
            </w:pPr>
            <w:r w:rsidRPr="001F42D3">
              <w:t>ID</w:t>
            </w:r>
          </w:p>
        </w:tc>
        <w:tc>
          <w:tcPr>
            <w:tcW w:w="810" w:type="dxa"/>
          </w:tcPr>
          <w:p w14:paraId="484D3C15" w14:textId="09E9C867" w:rsidR="00B11855" w:rsidRPr="001F42D3" w:rsidRDefault="003D003E" w:rsidP="00FB6FC1">
            <w:pPr>
              <w:pStyle w:val="TableEntry"/>
              <w:rPr>
                <w:color w:val="FFFFFF"/>
              </w:rPr>
            </w:pPr>
            <w:r w:rsidRPr="001F42D3">
              <w:t>3</w:t>
            </w:r>
          </w:p>
        </w:tc>
        <w:tc>
          <w:tcPr>
            <w:tcW w:w="716" w:type="dxa"/>
          </w:tcPr>
          <w:p w14:paraId="5606CE17" w14:textId="68B9BF6D" w:rsidR="00B11855" w:rsidRPr="001F42D3" w:rsidRDefault="003D003E" w:rsidP="00FB6FC1">
            <w:pPr>
              <w:pStyle w:val="TableEntry"/>
              <w:rPr>
                <w:color w:val="FFFFFF"/>
              </w:rPr>
            </w:pPr>
            <w:r w:rsidRPr="001F42D3">
              <w:t>R</w:t>
            </w:r>
          </w:p>
        </w:tc>
        <w:tc>
          <w:tcPr>
            <w:tcW w:w="810" w:type="dxa"/>
          </w:tcPr>
          <w:p w14:paraId="5E1D27BD" w14:textId="38F1B8A7" w:rsidR="00B11855" w:rsidRPr="001F42D3" w:rsidRDefault="003D003E" w:rsidP="00FB6FC1">
            <w:pPr>
              <w:pStyle w:val="TableEntry"/>
              <w:rPr>
                <w:color w:val="FFFFFF"/>
              </w:rPr>
            </w:pPr>
            <w:r w:rsidRPr="001F42D3">
              <w:t>False</w:t>
            </w:r>
          </w:p>
        </w:tc>
        <w:tc>
          <w:tcPr>
            <w:tcW w:w="644" w:type="dxa"/>
          </w:tcPr>
          <w:p w14:paraId="1F8A6045" w14:textId="2C45A268" w:rsidR="00B11855" w:rsidRPr="001F42D3" w:rsidRDefault="00E86B15" w:rsidP="00FB6FC1">
            <w:pPr>
              <w:pStyle w:val="TableEntry"/>
              <w:rPr>
                <w:color w:val="FFFFFF"/>
              </w:rPr>
            </w:pPr>
            <w:r w:rsidRPr="001F42D3">
              <w:t>1</w:t>
            </w:r>
          </w:p>
        </w:tc>
        <w:tc>
          <w:tcPr>
            <w:tcW w:w="706" w:type="dxa"/>
          </w:tcPr>
          <w:p w14:paraId="1A9BEC0B" w14:textId="06742B0E" w:rsidR="00B11855" w:rsidRPr="001F42D3" w:rsidRDefault="003D003E" w:rsidP="00FB6FC1">
            <w:pPr>
              <w:pStyle w:val="TableEntry"/>
              <w:rPr>
                <w:color w:val="FFFFFF"/>
              </w:rPr>
            </w:pPr>
            <w:r w:rsidRPr="001F42D3">
              <w:t>1</w:t>
            </w:r>
          </w:p>
        </w:tc>
        <w:tc>
          <w:tcPr>
            <w:tcW w:w="810" w:type="dxa"/>
          </w:tcPr>
          <w:p w14:paraId="6ABB2594" w14:textId="31A45F33" w:rsidR="00B11855" w:rsidRPr="001F42D3" w:rsidRDefault="003D003E" w:rsidP="00FB6FC1">
            <w:pPr>
              <w:pStyle w:val="TableEntry"/>
              <w:rPr>
                <w:color w:val="FFFFFF"/>
              </w:rPr>
            </w:pPr>
            <w:r w:rsidRPr="001F42D3">
              <w:t>0125</w:t>
            </w:r>
          </w:p>
        </w:tc>
        <w:tc>
          <w:tcPr>
            <w:tcW w:w="990" w:type="dxa"/>
          </w:tcPr>
          <w:p w14:paraId="289D98D3" w14:textId="09E4FA54" w:rsidR="00B11855" w:rsidRPr="001F42D3" w:rsidRDefault="00B11855" w:rsidP="001F5A5C">
            <w:pPr>
              <w:pStyle w:val="TableEntry"/>
            </w:pPr>
          </w:p>
        </w:tc>
        <w:tc>
          <w:tcPr>
            <w:tcW w:w="1454" w:type="dxa"/>
          </w:tcPr>
          <w:p w14:paraId="40FCAC5F" w14:textId="77777777" w:rsidR="00B11855" w:rsidRPr="001F42D3" w:rsidRDefault="003D003E" w:rsidP="001F5A5C">
            <w:pPr>
              <w:pStyle w:val="TableEntry"/>
            </w:pPr>
            <w:r w:rsidRPr="001F42D3">
              <w:t>CWE</w:t>
            </w:r>
          </w:p>
        </w:tc>
      </w:tr>
      <w:tr w:rsidR="00C40FD5" w:rsidRPr="001F42D3" w14:paraId="51BA0050" w14:textId="77777777" w:rsidTr="00CF5627">
        <w:trPr>
          <w:cantSplit/>
          <w:jc w:val="center"/>
        </w:trPr>
        <w:tc>
          <w:tcPr>
            <w:tcW w:w="1274" w:type="dxa"/>
          </w:tcPr>
          <w:p w14:paraId="5D6965D1" w14:textId="306410FA" w:rsidR="00B11855" w:rsidRPr="001F42D3" w:rsidRDefault="003D003E" w:rsidP="00FB6FC1">
            <w:pPr>
              <w:pStyle w:val="TableEntry"/>
            </w:pPr>
            <w:r w:rsidRPr="001F42D3">
              <w:t>Observation Identifier</w:t>
            </w:r>
          </w:p>
        </w:tc>
        <w:tc>
          <w:tcPr>
            <w:tcW w:w="724" w:type="dxa"/>
          </w:tcPr>
          <w:p w14:paraId="2F73E2E9" w14:textId="09EC23F6" w:rsidR="00B11855" w:rsidRPr="001F42D3" w:rsidRDefault="003D003E" w:rsidP="00FB6FC1">
            <w:pPr>
              <w:pStyle w:val="TableEntry"/>
            </w:pPr>
            <w:r w:rsidRPr="001F42D3">
              <w:t>3</w:t>
            </w:r>
          </w:p>
        </w:tc>
        <w:tc>
          <w:tcPr>
            <w:tcW w:w="810" w:type="dxa"/>
          </w:tcPr>
          <w:p w14:paraId="0BD4D246" w14:textId="432C3F60" w:rsidR="00B11855" w:rsidRPr="001F42D3" w:rsidRDefault="003D003E" w:rsidP="00FB6FC1">
            <w:pPr>
              <w:pStyle w:val="TableEntry"/>
              <w:rPr>
                <w:color w:val="FFFFFF"/>
              </w:rPr>
            </w:pPr>
            <w:r w:rsidRPr="001F42D3">
              <w:t>CWE</w:t>
            </w:r>
          </w:p>
        </w:tc>
        <w:tc>
          <w:tcPr>
            <w:tcW w:w="810" w:type="dxa"/>
          </w:tcPr>
          <w:p w14:paraId="7E9381CC" w14:textId="138829C2" w:rsidR="00B11855" w:rsidRPr="001F42D3" w:rsidRDefault="003D003E" w:rsidP="00FB6FC1">
            <w:pPr>
              <w:pStyle w:val="TableEntry"/>
              <w:rPr>
                <w:color w:val="FFFFFF"/>
              </w:rPr>
            </w:pPr>
            <w:r w:rsidRPr="001F42D3">
              <w:t>478</w:t>
            </w:r>
          </w:p>
        </w:tc>
        <w:tc>
          <w:tcPr>
            <w:tcW w:w="716" w:type="dxa"/>
          </w:tcPr>
          <w:p w14:paraId="7BE75C0D" w14:textId="69B6AFD2" w:rsidR="00B11855" w:rsidRPr="001F42D3" w:rsidRDefault="003D003E" w:rsidP="00FB6FC1">
            <w:pPr>
              <w:pStyle w:val="TableEntry"/>
              <w:rPr>
                <w:color w:val="FFFFFF"/>
              </w:rPr>
            </w:pPr>
            <w:r w:rsidRPr="001F42D3">
              <w:t>R</w:t>
            </w:r>
          </w:p>
        </w:tc>
        <w:tc>
          <w:tcPr>
            <w:tcW w:w="810" w:type="dxa"/>
          </w:tcPr>
          <w:p w14:paraId="75C3631E" w14:textId="2083FBE9" w:rsidR="00B11855" w:rsidRPr="001F42D3" w:rsidRDefault="003D003E" w:rsidP="00FB6FC1">
            <w:pPr>
              <w:pStyle w:val="TableEntry"/>
              <w:rPr>
                <w:color w:val="FFFFFF"/>
              </w:rPr>
            </w:pPr>
            <w:r w:rsidRPr="001F42D3">
              <w:t>False</w:t>
            </w:r>
          </w:p>
        </w:tc>
        <w:tc>
          <w:tcPr>
            <w:tcW w:w="644" w:type="dxa"/>
          </w:tcPr>
          <w:p w14:paraId="63BE749A" w14:textId="0263CD59" w:rsidR="00B11855" w:rsidRPr="001F42D3" w:rsidRDefault="003D003E" w:rsidP="00FB6FC1">
            <w:pPr>
              <w:pStyle w:val="TableEntry"/>
              <w:rPr>
                <w:color w:val="FFFFFF"/>
              </w:rPr>
            </w:pPr>
            <w:r w:rsidRPr="001F42D3">
              <w:t>1</w:t>
            </w:r>
          </w:p>
        </w:tc>
        <w:tc>
          <w:tcPr>
            <w:tcW w:w="706" w:type="dxa"/>
          </w:tcPr>
          <w:p w14:paraId="1C8C17C8" w14:textId="49C98F8C" w:rsidR="00B11855" w:rsidRPr="001F42D3" w:rsidRDefault="003D003E" w:rsidP="00FB6FC1">
            <w:pPr>
              <w:pStyle w:val="TableEntry"/>
              <w:rPr>
                <w:color w:val="FFFFFF"/>
              </w:rPr>
            </w:pPr>
            <w:r w:rsidRPr="001F42D3">
              <w:t>1</w:t>
            </w:r>
          </w:p>
        </w:tc>
        <w:tc>
          <w:tcPr>
            <w:tcW w:w="810" w:type="dxa"/>
          </w:tcPr>
          <w:p w14:paraId="45791358" w14:textId="5494BAE3" w:rsidR="00B11855" w:rsidRPr="001F42D3" w:rsidRDefault="00B11855" w:rsidP="001F5A5C">
            <w:pPr>
              <w:pStyle w:val="TableEntry"/>
            </w:pPr>
          </w:p>
        </w:tc>
        <w:tc>
          <w:tcPr>
            <w:tcW w:w="990" w:type="dxa"/>
          </w:tcPr>
          <w:p w14:paraId="50E7FFF1" w14:textId="68D27CD1" w:rsidR="00B11855" w:rsidRPr="001F42D3" w:rsidRDefault="00B11855" w:rsidP="001F5A5C">
            <w:pPr>
              <w:pStyle w:val="TableEntry"/>
            </w:pPr>
          </w:p>
        </w:tc>
        <w:tc>
          <w:tcPr>
            <w:tcW w:w="1454" w:type="dxa"/>
          </w:tcPr>
          <w:p w14:paraId="6F52ACBF" w14:textId="6E0B3C68" w:rsidR="00B11855" w:rsidRPr="001F42D3" w:rsidRDefault="00B11855" w:rsidP="001F5A5C">
            <w:pPr>
              <w:pStyle w:val="TableEntry"/>
            </w:pPr>
          </w:p>
        </w:tc>
      </w:tr>
      <w:tr w:rsidR="00C40FD5" w:rsidRPr="001F42D3" w14:paraId="3C09DCE1" w14:textId="77777777" w:rsidTr="00CF5627">
        <w:trPr>
          <w:cantSplit/>
          <w:jc w:val="center"/>
        </w:trPr>
        <w:tc>
          <w:tcPr>
            <w:tcW w:w="1274" w:type="dxa"/>
          </w:tcPr>
          <w:p w14:paraId="67AAF0AD" w14:textId="401963DB" w:rsidR="00B11855" w:rsidRPr="001F42D3" w:rsidRDefault="003D003E" w:rsidP="00CF5627">
            <w:pPr>
              <w:pStyle w:val="TableEntryItalicindent"/>
            </w:pPr>
            <w:r w:rsidRPr="001F42D3">
              <w:t>identifier</w:t>
            </w:r>
          </w:p>
        </w:tc>
        <w:tc>
          <w:tcPr>
            <w:tcW w:w="724" w:type="dxa"/>
          </w:tcPr>
          <w:p w14:paraId="23E0011B" w14:textId="2918AEFD" w:rsidR="00B11855" w:rsidRPr="001F42D3" w:rsidRDefault="003D003E" w:rsidP="00FB6FC1">
            <w:pPr>
              <w:pStyle w:val="TableEntry"/>
              <w:rPr>
                <w:i/>
              </w:rPr>
            </w:pPr>
            <w:r w:rsidRPr="001F42D3">
              <w:rPr>
                <w:i/>
              </w:rPr>
              <w:t>1</w:t>
            </w:r>
          </w:p>
        </w:tc>
        <w:tc>
          <w:tcPr>
            <w:tcW w:w="810" w:type="dxa"/>
          </w:tcPr>
          <w:p w14:paraId="63971DA2" w14:textId="32FDDF00" w:rsidR="00B11855" w:rsidRPr="001F42D3" w:rsidRDefault="003D003E" w:rsidP="00FB6FC1">
            <w:pPr>
              <w:pStyle w:val="TableEntry"/>
              <w:rPr>
                <w:color w:val="FFFFFF"/>
              </w:rPr>
            </w:pPr>
            <w:r w:rsidRPr="001F42D3">
              <w:t>ST</w:t>
            </w:r>
          </w:p>
        </w:tc>
        <w:tc>
          <w:tcPr>
            <w:tcW w:w="810" w:type="dxa"/>
          </w:tcPr>
          <w:p w14:paraId="3758ABDD" w14:textId="5060DA97" w:rsidR="00B11855" w:rsidRPr="001F42D3" w:rsidRDefault="003D003E" w:rsidP="00FB6FC1">
            <w:pPr>
              <w:pStyle w:val="TableEntry"/>
              <w:rPr>
                <w:color w:val="FFFFFF"/>
              </w:rPr>
            </w:pPr>
            <w:r w:rsidRPr="001F42D3">
              <w:t>20</w:t>
            </w:r>
          </w:p>
        </w:tc>
        <w:tc>
          <w:tcPr>
            <w:tcW w:w="716" w:type="dxa"/>
          </w:tcPr>
          <w:p w14:paraId="5FC61938" w14:textId="2EAEB9A9" w:rsidR="00B11855" w:rsidRPr="001F42D3" w:rsidRDefault="003D003E" w:rsidP="00FB6FC1">
            <w:pPr>
              <w:pStyle w:val="TableEntry"/>
              <w:rPr>
                <w:color w:val="FFFFFF"/>
              </w:rPr>
            </w:pPr>
            <w:r w:rsidRPr="001F42D3">
              <w:t>R</w:t>
            </w:r>
          </w:p>
        </w:tc>
        <w:tc>
          <w:tcPr>
            <w:tcW w:w="810" w:type="dxa"/>
          </w:tcPr>
          <w:p w14:paraId="4DC274AD" w14:textId="001543F7" w:rsidR="00B11855" w:rsidRPr="001F42D3" w:rsidRDefault="00B11855" w:rsidP="001F5A5C">
            <w:pPr>
              <w:pStyle w:val="TableEntry"/>
            </w:pPr>
          </w:p>
        </w:tc>
        <w:tc>
          <w:tcPr>
            <w:tcW w:w="644" w:type="dxa"/>
          </w:tcPr>
          <w:p w14:paraId="3802E9F0" w14:textId="4ADD1DB7" w:rsidR="00B11855" w:rsidRPr="001F42D3" w:rsidRDefault="003D003E" w:rsidP="00FB6FC1">
            <w:pPr>
              <w:pStyle w:val="TableEntry"/>
              <w:rPr>
                <w:color w:val="FFFFFF"/>
              </w:rPr>
            </w:pPr>
            <w:r w:rsidRPr="001F42D3">
              <w:t>1</w:t>
            </w:r>
          </w:p>
        </w:tc>
        <w:tc>
          <w:tcPr>
            <w:tcW w:w="706" w:type="dxa"/>
          </w:tcPr>
          <w:p w14:paraId="62D574E7" w14:textId="1FC9DE29" w:rsidR="00B11855" w:rsidRPr="001F42D3" w:rsidRDefault="003D003E" w:rsidP="00FB6FC1">
            <w:pPr>
              <w:pStyle w:val="TableEntry"/>
              <w:rPr>
                <w:color w:val="FFFFFF"/>
              </w:rPr>
            </w:pPr>
            <w:r w:rsidRPr="001F42D3">
              <w:t>1</w:t>
            </w:r>
          </w:p>
        </w:tc>
        <w:tc>
          <w:tcPr>
            <w:tcW w:w="810" w:type="dxa"/>
          </w:tcPr>
          <w:p w14:paraId="31F29E28" w14:textId="1E5C827E" w:rsidR="00B11855" w:rsidRPr="001F42D3" w:rsidRDefault="00B11855" w:rsidP="001F5A5C">
            <w:pPr>
              <w:pStyle w:val="TableEntry"/>
            </w:pPr>
          </w:p>
        </w:tc>
        <w:tc>
          <w:tcPr>
            <w:tcW w:w="990" w:type="dxa"/>
          </w:tcPr>
          <w:p w14:paraId="43AA2F03" w14:textId="5E06ED12" w:rsidR="00B11855" w:rsidRPr="001F42D3" w:rsidRDefault="00B11855" w:rsidP="001F5A5C">
            <w:pPr>
              <w:pStyle w:val="TableEntry"/>
            </w:pPr>
          </w:p>
        </w:tc>
        <w:tc>
          <w:tcPr>
            <w:tcW w:w="1454" w:type="dxa"/>
          </w:tcPr>
          <w:p w14:paraId="72DA4EB1" w14:textId="4AC1A873" w:rsidR="00B11855" w:rsidRPr="001F42D3" w:rsidRDefault="003D003E" w:rsidP="001F5A5C">
            <w:pPr>
              <w:pStyle w:val="TableEntry"/>
            </w:pPr>
            <w:r w:rsidRPr="001F42D3">
              <w:t>720897</w:t>
            </w:r>
          </w:p>
        </w:tc>
      </w:tr>
      <w:tr w:rsidR="00C40FD5" w:rsidRPr="001F42D3" w14:paraId="20BD0E0C" w14:textId="77777777" w:rsidTr="00CF5627">
        <w:trPr>
          <w:cantSplit/>
          <w:jc w:val="center"/>
        </w:trPr>
        <w:tc>
          <w:tcPr>
            <w:tcW w:w="1274" w:type="dxa"/>
          </w:tcPr>
          <w:p w14:paraId="616B71E3" w14:textId="0268269D" w:rsidR="00B11855" w:rsidRPr="001F42D3" w:rsidRDefault="003D003E" w:rsidP="00CF5627">
            <w:pPr>
              <w:pStyle w:val="TableEntryItalicindent"/>
            </w:pPr>
            <w:r w:rsidRPr="001F42D3">
              <w:t>text</w:t>
            </w:r>
          </w:p>
        </w:tc>
        <w:tc>
          <w:tcPr>
            <w:tcW w:w="724" w:type="dxa"/>
          </w:tcPr>
          <w:p w14:paraId="71FCFC9C" w14:textId="709DF88C" w:rsidR="00B11855" w:rsidRPr="001F42D3" w:rsidRDefault="003D003E" w:rsidP="00FB6FC1">
            <w:pPr>
              <w:pStyle w:val="TableEntry"/>
              <w:rPr>
                <w:i/>
              </w:rPr>
            </w:pPr>
            <w:r w:rsidRPr="001F42D3">
              <w:rPr>
                <w:i/>
              </w:rPr>
              <w:t>2</w:t>
            </w:r>
          </w:p>
        </w:tc>
        <w:tc>
          <w:tcPr>
            <w:tcW w:w="810" w:type="dxa"/>
          </w:tcPr>
          <w:p w14:paraId="1173E323" w14:textId="775516CF" w:rsidR="00B11855" w:rsidRPr="001F42D3" w:rsidRDefault="003D003E" w:rsidP="00FB6FC1">
            <w:pPr>
              <w:pStyle w:val="TableEntry"/>
              <w:rPr>
                <w:color w:val="FFFFFF"/>
              </w:rPr>
            </w:pPr>
            <w:r w:rsidRPr="001F42D3">
              <w:t>ST</w:t>
            </w:r>
          </w:p>
        </w:tc>
        <w:tc>
          <w:tcPr>
            <w:tcW w:w="810" w:type="dxa"/>
          </w:tcPr>
          <w:p w14:paraId="25DD6FF0" w14:textId="1658EF06" w:rsidR="00B11855" w:rsidRPr="001F42D3" w:rsidRDefault="003D003E" w:rsidP="00FB6FC1">
            <w:pPr>
              <w:pStyle w:val="TableEntry"/>
              <w:rPr>
                <w:color w:val="FFFFFF"/>
              </w:rPr>
            </w:pPr>
            <w:r w:rsidRPr="001F42D3">
              <w:t>199</w:t>
            </w:r>
          </w:p>
        </w:tc>
        <w:tc>
          <w:tcPr>
            <w:tcW w:w="716" w:type="dxa"/>
          </w:tcPr>
          <w:p w14:paraId="3B1C02D5" w14:textId="6CD67B57" w:rsidR="00B11855" w:rsidRPr="001F42D3" w:rsidRDefault="003D003E" w:rsidP="00FB6FC1">
            <w:pPr>
              <w:pStyle w:val="TableEntry"/>
              <w:rPr>
                <w:color w:val="FFFFFF"/>
              </w:rPr>
            </w:pPr>
            <w:r w:rsidRPr="001F42D3">
              <w:t>O</w:t>
            </w:r>
          </w:p>
        </w:tc>
        <w:tc>
          <w:tcPr>
            <w:tcW w:w="810" w:type="dxa"/>
          </w:tcPr>
          <w:p w14:paraId="3CA58B82" w14:textId="7B46A15A" w:rsidR="00B11855" w:rsidRPr="001F42D3" w:rsidRDefault="00B11855" w:rsidP="001F5A5C">
            <w:pPr>
              <w:pStyle w:val="TableEntry"/>
            </w:pPr>
          </w:p>
        </w:tc>
        <w:tc>
          <w:tcPr>
            <w:tcW w:w="644" w:type="dxa"/>
          </w:tcPr>
          <w:p w14:paraId="35E5C3CF" w14:textId="5FA8F780" w:rsidR="00B11855" w:rsidRPr="001F42D3" w:rsidRDefault="003D003E" w:rsidP="00FB6FC1">
            <w:pPr>
              <w:pStyle w:val="TableEntry"/>
              <w:rPr>
                <w:color w:val="FFFFFF"/>
              </w:rPr>
            </w:pPr>
            <w:r w:rsidRPr="001F42D3">
              <w:t>0</w:t>
            </w:r>
          </w:p>
        </w:tc>
        <w:tc>
          <w:tcPr>
            <w:tcW w:w="706" w:type="dxa"/>
          </w:tcPr>
          <w:p w14:paraId="4A959DE9" w14:textId="702BC270" w:rsidR="00B11855" w:rsidRPr="001F42D3" w:rsidRDefault="003D003E" w:rsidP="00FB6FC1">
            <w:pPr>
              <w:pStyle w:val="TableEntry"/>
              <w:rPr>
                <w:color w:val="FFFFFF"/>
              </w:rPr>
            </w:pPr>
            <w:r w:rsidRPr="001F42D3">
              <w:t>1</w:t>
            </w:r>
          </w:p>
        </w:tc>
        <w:tc>
          <w:tcPr>
            <w:tcW w:w="810" w:type="dxa"/>
          </w:tcPr>
          <w:p w14:paraId="68D7D8F2" w14:textId="59CF33D4" w:rsidR="00B11855" w:rsidRPr="001F42D3" w:rsidRDefault="00B11855" w:rsidP="001F5A5C">
            <w:pPr>
              <w:pStyle w:val="TableEntry"/>
            </w:pPr>
          </w:p>
        </w:tc>
        <w:tc>
          <w:tcPr>
            <w:tcW w:w="990" w:type="dxa"/>
          </w:tcPr>
          <w:p w14:paraId="3BAAABEF" w14:textId="7D0430A4" w:rsidR="00B11855" w:rsidRPr="001F42D3" w:rsidRDefault="00B11855" w:rsidP="001F5A5C">
            <w:pPr>
              <w:pStyle w:val="TableEntry"/>
            </w:pPr>
          </w:p>
        </w:tc>
        <w:tc>
          <w:tcPr>
            <w:tcW w:w="1454" w:type="dxa"/>
          </w:tcPr>
          <w:p w14:paraId="1D92B882" w14:textId="24CB019C" w:rsidR="00B11855" w:rsidRPr="001F42D3" w:rsidRDefault="003D003E" w:rsidP="001F5A5C">
            <w:pPr>
              <w:pStyle w:val="TableEntry"/>
            </w:pPr>
            <w:r w:rsidRPr="001F42D3">
              <w:t>MDC_IDC_DEV_TYPE</w:t>
            </w:r>
          </w:p>
        </w:tc>
      </w:tr>
      <w:tr w:rsidR="00C40FD5" w:rsidRPr="001F42D3" w14:paraId="36F4ED6D" w14:textId="77777777" w:rsidTr="00CF5627">
        <w:trPr>
          <w:cantSplit/>
          <w:jc w:val="center"/>
        </w:trPr>
        <w:tc>
          <w:tcPr>
            <w:tcW w:w="1274" w:type="dxa"/>
          </w:tcPr>
          <w:p w14:paraId="0FD0AC64" w14:textId="1B09853B" w:rsidR="00B11855" w:rsidRPr="001F42D3" w:rsidRDefault="003D003E" w:rsidP="00CF5627">
            <w:pPr>
              <w:pStyle w:val="TableEntryItalicindent"/>
            </w:pPr>
            <w:r w:rsidRPr="001F42D3">
              <w:t>name of coding system</w:t>
            </w:r>
          </w:p>
        </w:tc>
        <w:tc>
          <w:tcPr>
            <w:tcW w:w="724" w:type="dxa"/>
          </w:tcPr>
          <w:p w14:paraId="53723D7C" w14:textId="5748EDD1" w:rsidR="00B11855" w:rsidRPr="001F42D3" w:rsidRDefault="003D003E" w:rsidP="00FB6FC1">
            <w:pPr>
              <w:pStyle w:val="TableEntry"/>
              <w:rPr>
                <w:i/>
              </w:rPr>
            </w:pPr>
            <w:r w:rsidRPr="001F42D3">
              <w:rPr>
                <w:i/>
              </w:rPr>
              <w:t>3</w:t>
            </w:r>
          </w:p>
        </w:tc>
        <w:tc>
          <w:tcPr>
            <w:tcW w:w="810" w:type="dxa"/>
          </w:tcPr>
          <w:p w14:paraId="60ADB0FC" w14:textId="23D84C69" w:rsidR="00B11855" w:rsidRPr="001F42D3" w:rsidRDefault="003D003E" w:rsidP="00FB6FC1">
            <w:pPr>
              <w:pStyle w:val="TableEntry"/>
              <w:rPr>
                <w:color w:val="FFFFFF"/>
              </w:rPr>
            </w:pPr>
            <w:r w:rsidRPr="001F42D3">
              <w:t>ID</w:t>
            </w:r>
          </w:p>
        </w:tc>
        <w:tc>
          <w:tcPr>
            <w:tcW w:w="810" w:type="dxa"/>
          </w:tcPr>
          <w:p w14:paraId="026BA5D1" w14:textId="3BF817AF" w:rsidR="00B11855" w:rsidRPr="001F42D3" w:rsidRDefault="003D003E" w:rsidP="00FB6FC1">
            <w:pPr>
              <w:pStyle w:val="TableEntry"/>
              <w:rPr>
                <w:color w:val="FFFFFF"/>
              </w:rPr>
            </w:pPr>
            <w:r w:rsidRPr="001F42D3">
              <w:t>20</w:t>
            </w:r>
          </w:p>
        </w:tc>
        <w:tc>
          <w:tcPr>
            <w:tcW w:w="716" w:type="dxa"/>
          </w:tcPr>
          <w:p w14:paraId="76C4F679" w14:textId="37B16F9D" w:rsidR="00B11855" w:rsidRPr="001F42D3" w:rsidRDefault="003D003E" w:rsidP="00FB6FC1">
            <w:pPr>
              <w:pStyle w:val="TableEntry"/>
              <w:rPr>
                <w:color w:val="FFFFFF"/>
              </w:rPr>
            </w:pPr>
            <w:r w:rsidRPr="001F42D3">
              <w:t>R</w:t>
            </w:r>
          </w:p>
        </w:tc>
        <w:tc>
          <w:tcPr>
            <w:tcW w:w="810" w:type="dxa"/>
          </w:tcPr>
          <w:p w14:paraId="7D307EF6" w14:textId="2D13A81D" w:rsidR="00B11855" w:rsidRPr="001F42D3" w:rsidRDefault="00B11855" w:rsidP="001F5A5C">
            <w:pPr>
              <w:pStyle w:val="TableEntry"/>
            </w:pPr>
          </w:p>
        </w:tc>
        <w:tc>
          <w:tcPr>
            <w:tcW w:w="644" w:type="dxa"/>
          </w:tcPr>
          <w:p w14:paraId="48838FA3" w14:textId="66251E59" w:rsidR="00B11855" w:rsidRPr="001F42D3" w:rsidRDefault="00E86B15" w:rsidP="00FB6FC1">
            <w:pPr>
              <w:pStyle w:val="TableEntry"/>
              <w:rPr>
                <w:color w:val="FFFFFF"/>
              </w:rPr>
            </w:pPr>
            <w:r w:rsidRPr="001F42D3">
              <w:t>1</w:t>
            </w:r>
          </w:p>
        </w:tc>
        <w:tc>
          <w:tcPr>
            <w:tcW w:w="706" w:type="dxa"/>
          </w:tcPr>
          <w:p w14:paraId="7A2A4C2F" w14:textId="390A36EA" w:rsidR="00B11855" w:rsidRPr="001F42D3" w:rsidRDefault="003D003E" w:rsidP="00FB6FC1">
            <w:pPr>
              <w:pStyle w:val="TableEntry"/>
              <w:rPr>
                <w:color w:val="FFFFFF"/>
              </w:rPr>
            </w:pPr>
            <w:r w:rsidRPr="001F42D3">
              <w:t>1</w:t>
            </w:r>
          </w:p>
        </w:tc>
        <w:tc>
          <w:tcPr>
            <w:tcW w:w="810" w:type="dxa"/>
          </w:tcPr>
          <w:p w14:paraId="43B99D76" w14:textId="57E98F24" w:rsidR="00B11855" w:rsidRPr="001F42D3" w:rsidRDefault="003D003E" w:rsidP="00FB6FC1">
            <w:pPr>
              <w:pStyle w:val="TableEntry"/>
              <w:rPr>
                <w:color w:val="FFFFFF"/>
              </w:rPr>
            </w:pPr>
            <w:r w:rsidRPr="001F42D3">
              <w:t>0396</w:t>
            </w:r>
          </w:p>
        </w:tc>
        <w:tc>
          <w:tcPr>
            <w:tcW w:w="990" w:type="dxa"/>
          </w:tcPr>
          <w:p w14:paraId="42DA9168" w14:textId="362533A4" w:rsidR="00B11855" w:rsidRPr="001F42D3" w:rsidRDefault="00B11855" w:rsidP="001F5A5C">
            <w:pPr>
              <w:pStyle w:val="TableEntry"/>
            </w:pPr>
          </w:p>
        </w:tc>
        <w:tc>
          <w:tcPr>
            <w:tcW w:w="1454" w:type="dxa"/>
          </w:tcPr>
          <w:p w14:paraId="56091EF1" w14:textId="0C8BC0E0" w:rsidR="00B11855" w:rsidRPr="001F42D3" w:rsidRDefault="003D003E" w:rsidP="00FB6FC1">
            <w:pPr>
              <w:pStyle w:val="TableEntry"/>
            </w:pPr>
            <w:r w:rsidRPr="001F42D3">
              <w:t>MDC</w:t>
            </w:r>
          </w:p>
        </w:tc>
      </w:tr>
      <w:tr w:rsidR="00C40FD5" w:rsidRPr="001F42D3" w14:paraId="409D117E" w14:textId="77777777" w:rsidTr="00CF5627">
        <w:trPr>
          <w:cantSplit/>
          <w:jc w:val="center"/>
        </w:trPr>
        <w:tc>
          <w:tcPr>
            <w:tcW w:w="1274" w:type="dxa"/>
          </w:tcPr>
          <w:p w14:paraId="6D453B52" w14:textId="687301DA" w:rsidR="00B11855" w:rsidRPr="001F42D3" w:rsidRDefault="003D003E" w:rsidP="00CF5627">
            <w:pPr>
              <w:pStyle w:val="TableEntryItalicindent"/>
            </w:pPr>
            <w:r w:rsidRPr="001F42D3">
              <w:t>Observation Sub-ID</w:t>
            </w:r>
          </w:p>
        </w:tc>
        <w:tc>
          <w:tcPr>
            <w:tcW w:w="724" w:type="dxa"/>
          </w:tcPr>
          <w:p w14:paraId="1401B8FF" w14:textId="1F1AF60B" w:rsidR="00B11855" w:rsidRPr="001F42D3" w:rsidRDefault="003D003E" w:rsidP="00FB6FC1">
            <w:pPr>
              <w:pStyle w:val="TableEntry"/>
              <w:rPr>
                <w:i/>
              </w:rPr>
            </w:pPr>
            <w:r w:rsidRPr="001F42D3">
              <w:rPr>
                <w:i/>
              </w:rPr>
              <w:t>4</w:t>
            </w:r>
          </w:p>
        </w:tc>
        <w:tc>
          <w:tcPr>
            <w:tcW w:w="810" w:type="dxa"/>
          </w:tcPr>
          <w:p w14:paraId="2122BA06" w14:textId="685DC269" w:rsidR="00B11855" w:rsidRPr="001F42D3" w:rsidRDefault="003D003E" w:rsidP="00FB6FC1">
            <w:pPr>
              <w:pStyle w:val="TableEntry"/>
              <w:rPr>
                <w:color w:val="FFFFFF"/>
              </w:rPr>
            </w:pPr>
            <w:r w:rsidRPr="001F42D3">
              <w:t>ST</w:t>
            </w:r>
          </w:p>
        </w:tc>
        <w:tc>
          <w:tcPr>
            <w:tcW w:w="810" w:type="dxa"/>
          </w:tcPr>
          <w:p w14:paraId="4C47322C" w14:textId="6FF81BBF" w:rsidR="00B11855" w:rsidRPr="001F42D3" w:rsidRDefault="003D003E" w:rsidP="00FB6FC1">
            <w:pPr>
              <w:pStyle w:val="TableEntry"/>
              <w:rPr>
                <w:color w:val="FFFFFF"/>
              </w:rPr>
            </w:pPr>
            <w:r w:rsidRPr="001F42D3">
              <w:t>20</w:t>
            </w:r>
          </w:p>
        </w:tc>
        <w:tc>
          <w:tcPr>
            <w:tcW w:w="716" w:type="dxa"/>
          </w:tcPr>
          <w:p w14:paraId="625CB273" w14:textId="1C4D53EB" w:rsidR="00B11855" w:rsidRPr="001F42D3" w:rsidRDefault="003D003E" w:rsidP="00FB6FC1">
            <w:pPr>
              <w:pStyle w:val="TableEntry"/>
              <w:rPr>
                <w:color w:val="FFFFFF"/>
              </w:rPr>
            </w:pPr>
            <w:r w:rsidRPr="001F42D3">
              <w:t>RE</w:t>
            </w:r>
          </w:p>
        </w:tc>
        <w:tc>
          <w:tcPr>
            <w:tcW w:w="810" w:type="dxa"/>
          </w:tcPr>
          <w:p w14:paraId="1936D845" w14:textId="5D9916A4" w:rsidR="00B11855" w:rsidRPr="001F42D3" w:rsidRDefault="003D003E" w:rsidP="00FB6FC1">
            <w:pPr>
              <w:pStyle w:val="TableEntry"/>
              <w:rPr>
                <w:color w:val="FFFFFF"/>
              </w:rPr>
            </w:pPr>
            <w:r w:rsidRPr="001F42D3">
              <w:t>False</w:t>
            </w:r>
          </w:p>
        </w:tc>
        <w:tc>
          <w:tcPr>
            <w:tcW w:w="644" w:type="dxa"/>
          </w:tcPr>
          <w:p w14:paraId="68139785" w14:textId="55067B3A" w:rsidR="00B11855" w:rsidRPr="001F42D3" w:rsidRDefault="003D003E" w:rsidP="00FB6FC1">
            <w:pPr>
              <w:pStyle w:val="TableEntry"/>
              <w:rPr>
                <w:color w:val="FFFFFF"/>
              </w:rPr>
            </w:pPr>
            <w:r w:rsidRPr="001F42D3">
              <w:t>0</w:t>
            </w:r>
          </w:p>
        </w:tc>
        <w:tc>
          <w:tcPr>
            <w:tcW w:w="706" w:type="dxa"/>
          </w:tcPr>
          <w:p w14:paraId="52A8BBF5" w14:textId="74B23E41" w:rsidR="00B11855" w:rsidRPr="001F42D3" w:rsidRDefault="003D003E" w:rsidP="00FB6FC1">
            <w:pPr>
              <w:pStyle w:val="TableEntry"/>
              <w:rPr>
                <w:color w:val="FFFFFF"/>
              </w:rPr>
            </w:pPr>
            <w:r w:rsidRPr="001F42D3">
              <w:t>1</w:t>
            </w:r>
          </w:p>
        </w:tc>
        <w:tc>
          <w:tcPr>
            <w:tcW w:w="810" w:type="dxa"/>
          </w:tcPr>
          <w:p w14:paraId="2E3F7C66" w14:textId="750B29D0" w:rsidR="00B11855" w:rsidRPr="001F42D3" w:rsidRDefault="00B11855" w:rsidP="001F5A5C">
            <w:pPr>
              <w:pStyle w:val="TableEntry"/>
            </w:pPr>
          </w:p>
        </w:tc>
        <w:tc>
          <w:tcPr>
            <w:tcW w:w="990" w:type="dxa"/>
          </w:tcPr>
          <w:p w14:paraId="54941917" w14:textId="48500779" w:rsidR="00B11855" w:rsidRPr="001F42D3" w:rsidRDefault="00B11855" w:rsidP="001F5A5C">
            <w:pPr>
              <w:pStyle w:val="TableEntry"/>
            </w:pPr>
          </w:p>
        </w:tc>
        <w:tc>
          <w:tcPr>
            <w:tcW w:w="1454" w:type="dxa"/>
          </w:tcPr>
          <w:p w14:paraId="50935E7F" w14:textId="413B90FD" w:rsidR="00B11855" w:rsidRPr="001F42D3" w:rsidRDefault="003D003E" w:rsidP="001F5A5C">
            <w:pPr>
              <w:pStyle w:val="TableEntry"/>
            </w:pPr>
            <w:r w:rsidRPr="001F42D3">
              <w:t>1</w:t>
            </w:r>
          </w:p>
        </w:tc>
      </w:tr>
      <w:tr w:rsidR="00C40FD5" w:rsidRPr="001F42D3" w14:paraId="26191EEF" w14:textId="77777777" w:rsidTr="00CF5627">
        <w:trPr>
          <w:cantSplit/>
          <w:jc w:val="center"/>
        </w:trPr>
        <w:tc>
          <w:tcPr>
            <w:tcW w:w="1274" w:type="dxa"/>
          </w:tcPr>
          <w:p w14:paraId="64B4E311" w14:textId="25360032" w:rsidR="00B11855" w:rsidRPr="001F42D3" w:rsidRDefault="003D003E" w:rsidP="00CF5627">
            <w:pPr>
              <w:pStyle w:val="TableEntryItalicindent"/>
            </w:pPr>
            <w:r w:rsidRPr="001F42D3">
              <w:t>Observation Value</w:t>
            </w:r>
          </w:p>
        </w:tc>
        <w:tc>
          <w:tcPr>
            <w:tcW w:w="724" w:type="dxa"/>
          </w:tcPr>
          <w:p w14:paraId="0A77EA48" w14:textId="23B2402E" w:rsidR="00B11855" w:rsidRPr="001F42D3" w:rsidRDefault="003D003E" w:rsidP="00FB6FC1">
            <w:pPr>
              <w:pStyle w:val="TableEntry"/>
              <w:rPr>
                <w:i/>
              </w:rPr>
            </w:pPr>
            <w:r w:rsidRPr="001F42D3">
              <w:rPr>
                <w:i/>
              </w:rPr>
              <w:t>5</w:t>
            </w:r>
          </w:p>
        </w:tc>
        <w:tc>
          <w:tcPr>
            <w:tcW w:w="810" w:type="dxa"/>
          </w:tcPr>
          <w:p w14:paraId="35637D3C" w14:textId="0854D92A" w:rsidR="00B11855" w:rsidRPr="001F42D3" w:rsidRDefault="003D003E" w:rsidP="00FB6FC1">
            <w:pPr>
              <w:pStyle w:val="TableEntry"/>
              <w:rPr>
                <w:color w:val="FFFFFF"/>
              </w:rPr>
            </w:pPr>
            <w:r w:rsidRPr="001F42D3">
              <w:t>varies</w:t>
            </w:r>
          </w:p>
        </w:tc>
        <w:tc>
          <w:tcPr>
            <w:tcW w:w="810" w:type="dxa"/>
          </w:tcPr>
          <w:p w14:paraId="44C83FA9" w14:textId="3A1BD96E" w:rsidR="00B11855" w:rsidRPr="001F42D3" w:rsidRDefault="003D003E" w:rsidP="00FB6FC1">
            <w:pPr>
              <w:pStyle w:val="TableEntry"/>
              <w:rPr>
                <w:color w:val="FFFFFF"/>
              </w:rPr>
            </w:pPr>
            <w:r w:rsidRPr="001F42D3">
              <w:t>99999</w:t>
            </w:r>
          </w:p>
        </w:tc>
        <w:tc>
          <w:tcPr>
            <w:tcW w:w="716" w:type="dxa"/>
          </w:tcPr>
          <w:p w14:paraId="513F2091" w14:textId="59711B24" w:rsidR="00B11855" w:rsidRPr="001F42D3" w:rsidRDefault="003D003E" w:rsidP="00FB6FC1">
            <w:pPr>
              <w:pStyle w:val="TableEntry"/>
              <w:rPr>
                <w:color w:val="FFFFFF"/>
              </w:rPr>
            </w:pPr>
            <w:r w:rsidRPr="001F42D3">
              <w:t>RE</w:t>
            </w:r>
          </w:p>
        </w:tc>
        <w:tc>
          <w:tcPr>
            <w:tcW w:w="810" w:type="dxa"/>
          </w:tcPr>
          <w:p w14:paraId="7DD14346" w14:textId="632B072C" w:rsidR="00B11855" w:rsidRPr="001F42D3" w:rsidRDefault="003D003E" w:rsidP="00FB6FC1">
            <w:pPr>
              <w:pStyle w:val="TableEntry"/>
              <w:rPr>
                <w:color w:val="FFFFFF"/>
              </w:rPr>
            </w:pPr>
            <w:r w:rsidRPr="001F42D3">
              <w:t>True</w:t>
            </w:r>
          </w:p>
        </w:tc>
        <w:tc>
          <w:tcPr>
            <w:tcW w:w="644" w:type="dxa"/>
          </w:tcPr>
          <w:p w14:paraId="600EC425" w14:textId="04BF0DB0" w:rsidR="00B11855" w:rsidRPr="001F42D3" w:rsidRDefault="003D003E" w:rsidP="00FB6FC1">
            <w:pPr>
              <w:pStyle w:val="TableEntry"/>
              <w:rPr>
                <w:color w:val="FFFFFF"/>
              </w:rPr>
            </w:pPr>
            <w:r w:rsidRPr="001F42D3">
              <w:t>0</w:t>
            </w:r>
          </w:p>
        </w:tc>
        <w:tc>
          <w:tcPr>
            <w:tcW w:w="706" w:type="dxa"/>
          </w:tcPr>
          <w:p w14:paraId="3187B90D" w14:textId="307CBF3A" w:rsidR="00B11855" w:rsidRPr="001F42D3" w:rsidRDefault="003D003E" w:rsidP="00FB6FC1">
            <w:pPr>
              <w:pStyle w:val="TableEntry"/>
              <w:rPr>
                <w:color w:val="FFFFFF"/>
              </w:rPr>
            </w:pPr>
            <w:r w:rsidRPr="001F42D3">
              <w:t>*</w:t>
            </w:r>
          </w:p>
        </w:tc>
        <w:tc>
          <w:tcPr>
            <w:tcW w:w="810" w:type="dxa"/>
          </w:tcPr>
          <w:p w14:paraId="3ED2F9FF" w14:textId="3CC0E6F1" w:rsidR="00B11855" w:rsidRPr="001F42D3" w:rsidRDefault="00B11855" w:rsidP="001F5A5C">
            <w:pPr>
              <w:pStyle w:val="TableEntry"/>
            </w:pPr>
          </w:p>
        </w:tc>
        <w:tc>
          <w:tcPr>
            <w:tcW w:w="990" w:type="dxa"/>
          </w:tcPr>
          <w:p w14:paraId="3ECD700C" w14:textId="4F688158" w:rsidR="00B11855" w:rsidRPr="001F42D3" w:rsidRDefault="00B11855" w:rsidP="001F5A5C">
            <w:pPr>
              <w:pStyle w:val="TableEntry"/>
            </w:pPr>
          </w:p>
        </w:tc>
        <w:tc>
          <w:tcPr>
            <w:tcW w:w="1454" w:type="dxa"/>
          </w:tcPr>
          <w:p w14:paraId="6A504FFA" w14:textId="7736E5FB" w:rsidR="00B11855" w:rsidRPr="001F42D3" w:rsidRDefault="003D003E" w:rsidP="001F5A5C">
            <w:pPr>
              <w:pStyle w:val="TableEntry"/>
            </w:pPr>
            <w:r w:rsidRPr="001F42D3">
              <w:t>ICD</w:t>
            </w:r>
          </w:p>
        </w:tc>
      </w:tr>
      <w:tr w:rsidR="00C40FD5" w:rsidRPr="001F42D3" w14:paraId="5160E960" w14:textId="77777777" w:rsidTr="00CF5627">
        <w:trPr>
          <w:cantSplit/>
          <w:jc w:val="center"/>
        </w:trPr>
        <w:tc>
          <w:tcPr>
            <w:tcW w:w="1274" w:type="dxa"/>
          </w:tcPr>
          <w:p w14:paraId="2CC48CFE" w14:textId="1021C64C" w:rsidR="00BA2D2B" w:rsidRPr="001F42D3" w:rsidRDefault="00BA2D2B" w:rsidP="00FB6FC1">
            <w:pPr>
              <w:pStyle w:val="TableEntry"/>
            </w:pPr>
            <w:r w:rsidRPr="001F42D3">
              <w:t>source application</w:t>
            </w:r>
          </w:p>
        </w:tc>
        <w:tc>
          <w:tcPr>
            <w:tcW w:w="724" w:type="dxa"/>
            <w:vAlign w:val="bottom"/>
          </w:tcPr>
          <w:p w14:paraId="0B61C1C5" w14:textId="77777777" w:rsidR="00BA2D2B" w:rsidRPr="001F42D3" w:rsidRDefault="00BA2D2B" w:rsidP="001F5A5C">
            <w:pPr>
              <w:pStyle w:val="TableEntry"/>
            </w:pPr>
            <w:r w:rsidRPr="001F42D3">
              <w:t>1</w:t>
            </w:r>
          </w:p>
        </w:tc>
        <w:tc>
          <w:tcPr>
            <w:tcW w:w="810" w:type="dxa"/>
          </w:tcPr>
          <w:p w14:paraId="40535FB5" w14:textId="77777777" w:rsidR="00BA2D2B" w:rsidRPr="001F42D3" w:rsidRDefault="00BA2D2B" w:rsidP="001F5A5C">
            <w:pPr>
              <w:pStyle w:val="TableEntry"/>
            </w:pPr>
            <w:r w:rsidRPr="001F42D3">
              <w:t>ST</w:t>
            </w:r>
          </w:p>
        </w:tc>
        <w:tc>
          <w:tcPr>
            <w:tcW w:w="810" w:type="dxa"/>
          </w:tcPr>
          <w:p w14:paraId="598B84FC" w14:textId="77777777" w:rsidR="00BA2D2B" w:rsidRPr="001F42D3" w:rsidRDefault="00BA2D2B" w:rsidP="001F5A5C">
            <w:pPr>
              <w:pStyle w:val="TableEntry"/>
            </w:pPr>
            <w:r w:rsidRPr="001F42D3">
              <w:t>10</w:t>
            </w:r>
          </w:p>
        </w:tc>
        <w:tc>
          <w:tcPr>
            <w:tcW w:w="716" w:type="dxa"/>
          </w:tcPr>
          <w:p w14:paraId="58799668" w14:textId="7AC10BAD" w:rsidR="00BA2D2B" w:rsidRPr="001F42D3" w:rsidRDefault="00BA2D2B" w:rsidP="001F5A5C">
            <w:pPr>
              <w:pStyle w:val="TableEntry"/>
            </w:pPr>
            <w:r w:rsidRPr="001F42D3">
              <w:t>RE</w:t>
            </w:r>
          </w:p>
        </w:tc>
        <w:tc>
          <w:tcPr>
            <w:tcW w:w="810" w:type="dxa"/>
          </w:tcPr>
          <w:p w14:paraId="4B8BEBF9" w14:textId="77777777" w:rsidR="00BA2D2B" w:rsidRPr="001F42D3" w:rsidRDefault="00BA2D2B" w:rsidP="006C0E8E">
            <w:pPr>
              <w:pStyle w:val="TableEntry"/>
              <w:spacing w:before="0" w:after="0" w:line="200" w:lineRule="atLeast"/>
              <w:ind w:left="29" w:right="29"/>
              <w:rPr>
                <w:sz w:val="16"/>
                <w:szCs w:val="16"/>
              </w:rPr>
            </w:pPr>
          </w:p>
        </w:tc>
        <w:tc>
          <w:tcPr>
            <w:tcW w:w="644" w:type="dxa"/>
          </w:tcPr>
          <w:p w14:paraId="51E88147" w14:textId="77777777" w:rsidR="00BA2D2B" w:rsidRPr="001F42D3" w:rsidRDefault="00E86B15" w:rsidP="001F5A5C">
            <w:pPr>
              <w:pStyle w:val="TableEntry"/>
            </w:pPr>
            <w:r w:rsidRPr="001F42D3">
              <w:t>0</w:t>
            </w:r>
          </w:p>
        </w:tc>
        <w:tc>
          <w:tcPr>
            <w:tcW w:w="706" w:type="dxa"/>
          </w:tcPr>
          <w:p w14:paraId="5FB4681E" w14:textId="77777777" w:rsidR="00BA2D2B" w:rsidRPr="001F42D3" w:rsidRDefault="00BA2D2B" w:rsidP="001F5A5C">
            <w:pPr>
              <w:pStyle w:val="TableEntry"/>
            </w:pPr>
            <w:r w:rsidRPr="001F42D3">
              <w:t>1</w:t>
            </w:r>
          </w:p>
        </w:tc>
        <w:tc>
          <w:tcPr>
            <w:tcW w:w="810" w:type="dxa"/>
          </w:tcPr>
          <w:p w14:paraId="270B333F" w14:textId="77777777" w:rsidR="00BA2D2B" w:rsidRPr="001F42D3" w:rsidRDefault="00BA2D2B" w:rsidP="006C0E8E">
            <w:pPr>
              <w:pStyle w:val="TableEntry"/>
              <w:spacing w:before="0" w:after="0" w:line="200" w:lineRule="atLeast"/>
              <w:ind w:left="29" w:right="29"/>
              <w:rPr>
                <w:sz w:val="16"/>
                <w:szCs w:val="16"/>
              </w:rPr>
            </w:pPr>
          </w:p>
        </w:tc>
        <w:tc>
          <w:tcPr>
            <w:tcW w:w="990" w:type="dxa"/>
          </w:tcPr>
          <w:p w14:paraId="73B9C463" w14:textId="77777777" w:rsidR="00BA2D2B" w:rsidRPr="001F42D3" w:rsidRDefault="00BA2D2B" w:rsidP="001F5A5C">
            <w:pPr>
              <w:pStyle w:val="TableEntry"/>
            </w:pPr>
            <w:r w:rsidRPr="001F42D3">
              <w:t>Y</w:t>
            </w:r>
          </w:p>
        </w:tc>
        <w:tc>
          <w:tcPr>
            <w:tcW w:w="1454" w:type="dxa"/>
          </w:tcPr>
          <w:p w14:paraId="38AFF543" w14:textId="77777777" w:rsidR="00BA2D2B" w:rsidRPr="001F42D3" w:rsidRDefault="00BA2D2B" w:rsidP="006C0E8E">
            <w:pPr>
              <w:pStyle w:val="TableEntry"/>
              <w:spacing w:before="0" w:after="0" w:line="200" w:lineRule="atLeast"/>
              <w:ind w:left="29" w:right="29"/>
              <w:rPr>
                <w:sz w:val="16"/>
                <w:szCs w:val="16"/>
              </w:rPr>
            </w:pPr>
          </w:p>
        </w:tc>
      </w:tr>
      <w:tr w:rsidR="00C40FD5" w:rsidRPr="001F42D3" w14:paraId="4CF77FEB" w14:textId="77777777" w:rsidTr="00CF5627">
        <w:trPr>
          <w:cantSplit/>
          <w:jc w:val="center"/>
        </w:trPr>
        <w:tc>
          <w:tcPr>
            <w:tcW w:w="1274" w:type="dxa"/>
            <w:vAlign w:val="bottom"/>
          </w:tcPr>
          <w:p w14:paraId="0DE5E025" w14:textId="5AE9E348" w:rsidR="00BA2D2B" w:rsidRPr="001F42D3" w:rsidRDefault="00BA2D2B" w:rsidP="00FB6FC1">
            <w:pPr>
              <w:pStyle w:val="TableEntry"/>
            </w:pPr>
            <w:r w:rsidRPr="001F42D3">
              <w:t>type of data</w:t>
            </w:r>
          </w:p>
        </w:tc>
        <w:tc>
          <w:tcPr>
            <w:tcW w:w="724" w:type="dxa"/>
          </w:tcPr>
          <w:p w14:paraId="46D49DDE" w14:textId="77777777" w:rsidR="00BA2D2B" w:rsidRPr="001F42D3" w:rsidRDefault="00BA2D2B" w:rsidP="006C0E8E">
            <w:pPr>
              <w:pStyle w:val="TableEntry"/>
              <w:spacing w:before="0" w:after="0" w:line="200" w:lineRule="atLeast"/>
              <w:ind w:left="29" w:right="29"/>
              <w:rPr>
                <w:sz w:val="16"/>
                <w:szCs w:val="16"/>
              </w:rPr>
            </w:pPr>
          </w:p>
        </w:tc>
        <w:tc>
          <w:tcPr>
            <w:tcW w:w="810" w:type="dxa"/>
          </w:tcPr>
          <w:p w14:paraId="65B930DA" w14:textId="77777777" w:rsidR="00BA2D2B" w:rsidRPr="001F42D3" w:rsidRDefault="00BA2D2B" w:rsidP="006C0E8E">
            <w:pPr>
              <w:pStyle w:val="TableEntry"/>
              <w:spacing w:before="0" w:after="0" w:line="200" w:lineRule="atLeast"/>
              <w:ind w:left="29" w:right="29"/>
              <w:rPr>
                <w:color w:val="FFFFFF"/>
                <w:sz w:val="16"/>
                <w:szCs w:val="16"/>
              </w:rPr>
            </w:pPr>
          </w:p>
        </w:tc>
        <w:tc>
          <w:tcPr>
            <w:tcW w:w="810" w:type="dxa"/>
          </w:tcPr>
          <w:p w14:paraId="0C9407EB" w14:textId="77777777" w:rsidR="00BA2D2B" w:rsidRPr="001F42D3" w:rsidRDefault="00BA2D2B" w:rsidP="006C0E8E">
            <w:pPr>
              <w:pStyle w:val="TableEntry"/>
              <w:spacing w:before="0" w:after="0" w:line="200" w:lineRule="atLeast"/>
              <w:ind w:left="29" w:right="29"/>
              <w:rPr>
                <w:color w:val="FFFFFF"/>
                <w:sz w:val="16"/>
                <w:szCs w:val="16"/>
              </w:rPr>
            </w:pPr>
          </w:p>
        </w:tc>
        <w:tc>
          <w:tcPr>
            <w:tcW w:w="716" w:type="dxa"/>
          </w:tcPr>
          <w:p w14:paraId="26008B5A" w14:textId="77777777" w:rsidR="00BA2D2B" w:rsidRPr="001F42D3" w:rsidRDefault="00BA2D2B" w:rsidP="006C0E8E">
            <w:pPr>
              <w:pStyle w:val="TableEntry"/>
              <w:spacing w:before="0" w:after="0" w:line="200" w:lineRule="atLeast"/>
              <w:ind w:left="29" w:right="29"/>
              <w:rPr>
                <w:color w:val="FFFFFF"/>
                <w:sz w:val="16"/>
                <w:szCs w:val="16"/>
              </w:rPr>
            </w:pPr>
          </w:p>
        </w:tc>
        <w:tc>
          <w:tcPr>
            <w:tcW w:w="810" w:type="dxa"/>
          </w:tcPr>
          <w:p w14:paraId="7DEED262" w14:textId="77777777" w:rsidR="00BA2D2B" w:rsidRPr="001F42D3" w:rsidRDefault="00BA2D2B" w:rsidP="006C0E8E">
            <w:pPr>
              <w:pStyle w:val="TableEntry"/>
              <w:spacing w:before="0" w:after="0" w:line="200" w:lineRule="atLeast"/>
              <w:ind w:left="29" w:right="29"/>
              <w:rPr>
                <w:color w:val="FFFFFF"/>
                <w:sz w:val="16"/>
                <w:szCs w:val="16"/>
              </w:rPr>
            </w:pPr>
          </w:p>
        </w:tc>
        <w:tc>
          <w:tcPr>
            <w:tcW w:w="644" w:type="dxa"/>
          </w:tcPr>
          <w:p w14:paraId="4E09FFDF" w14:textId="77777777" w:rsidR="00BA2D2B" w:rsidRPr="001F42D3" w:rsidRDefault="00BA2D2B" w:rsidP="006C0E8E">
            <w:pPr>
              <w:pStyle w:val="TableEntry"/>
              <w:spacing w:before="0" w:after="0" w:line="200" w:lineRule="atLeast"/>
              <w:ind w:left="29" w:right="29"/>
              <w:rPr>
                <w:color w:val="FFFFFF"/>
                <w:sz w:val="16"/>
                <w:szCs w:val="16"/>
              </w:rPr>
            </w:pPr>
          </w:p>
        </w:tc>
        <w:tc>
          <w:tcPr>
            <w:tcW w:w="706" w:type="dxa"/>
          </w:tcPr>
          <w:p w14:paraId="70A9FB08" w14:textId="77777777" w:rsidR="00BA2D2B" w:rsidRPr="001F42D3" w:rsidRDefault="00BA2D2B" w:rsidP="006C0E8E">
            <w:pPr>
              <w:pStyle w:val="TableEntry"/>
              <w:spacing w:before="0" w:after="0" w:line="200" w:lineRule="atLeast"/>
              <w:ind w:left="29" w:right="29"/>
              <w:rPr>
                <w:color w:val="FFFFFF"/>
                <w:sz w:val="16"/>
                <w:szCs w:val="16"/>
              </w:rPr>
            </w:pPr>
          </w:p>
        </w:tc>
        <w:tc>
          <w:tcPr>
            <w:tcW w:w="810" w:type="dxa"/>
          </w:tcPr>
          <w:p w14:paraId="441046C3" w14:textId="77777777" w:rsidR="00BA2D2B" w:rsidRPr="001F42D3" w:rsidRDefault="00BA2D2B" w:rsidP="006C0E8E">
            <w:pPr>
              <w:pStyle w:val="TableEntry"/>
              <w:spacing w:before="0" w:after="0" w:line="200" w:lineRule="atLeast"/>
              <w:ind w:left="29" w:right="29"/>
              <w:rPr>
                <w:color w:val="FFFFFF"/>
                <w:sz w:val="16"/>
                <w:szCs w:val="16"/>
              </w:rPr>
            </w:pPr>
          </w:p>
        </w:tc>
        <w:tc>
          <w:tcPr>
            <w:tcW w:w="990" w:type="dxa"/>
          </w:tcPr>
          <w:p w14:paraId="3F776D33" w14:textId="77777777" w:rsidR="00BA2D2B" w:rsidRPr="001F42D3" w:rsidRDefault="00BA2D2B" w:rsidP="006C0E8E">
            <w:pPr>
              <w:pStyle w:val="TableEntry"/>
              <w:spacing w:before="0" w:after="0" w:line="200" w:lineRule="atLeast"/>
              <w:ind w:left="29" w:right="29"/>
              <w:rPr>
                <w:sz w:val="16"/>
                <w:szCs w:val="16"/>
              </w:rPr>
            </w:pPr>
          </w:p>
        </w:tc>
        <w:tc>
          <w:tcPr>
            <w:tcW w:w="1454" w:type="dxa"/>
          </w:tcPr>
          <w:p w14:paraId="63A50681" w14:textId="77777777" w:rsidR="00BA2D2B" w:rsidRPr="001F42D3" w:rsidRDefault="00BA2D2B" w:rsidP="006C0E8E">
            <w:pPr>
              <w:pStyle w:val="TableEntry"/>
              <w:spacing w:before="0" w:after="0" w:line="200" w:lineRule="atLeast"/>
              <w:ind w:left="29" w:right="29"/>
              <w:rPr>
                <w:sz w:val="16"/>
                <w:szCs w:val="16"/>
              </w:rPr>
            </w:pPr>
          </w:p>
        </w:tc>
      </w:tr>
      <w:tr w:rsidR="00C40FD5" w:rsidRPr="001F42D3" w14:paraId="1A55B923" w14:textId="77777777" w:rsidTr="00CF5627">
        <w:trPr>
          <w:cantSplit/>
          <w:jc w:val="center"/>
        </w:trPr>
        <w:tc>
          <w:tcPr>
            <w:tcW w:w="1274" w:type="dxa"/>
          </w:tcPr>
          <w:p w14:paraId="4DF33A47" w14:textId="59C12FAD" w:rsidR="00BA2D2B" w:rsidRPr="001F42D3" w:rsidRDefault="00BA2D2B" w:rsidP="00FB6FC1">
            <w:pPr>
              <w:pStyle w:val="TableEntry"/>
            </w:pPr>
            <w:r w:rsidRPr="001F42D3">
              <w:t>Units</w:t>
            </w:r>
          </w:p>
        </w:tc>
        <w:tc>
          <w:tcPr>
            <w:tcW w:w="724" w:type="dxa"/>
          </w:tcPr>
          <w:p w14:paraId="070FA2D1" w14:textId="634ED69D" w:rsidR="00BA2D2B" w:rsidRPr="001F42D3" w:rsidRDefault="00BA2D2B" w:rsidP="00FB6FC1">
            <w:pPr>
              <w:pStyle w:val="TableEntry"/>
            </w:pPr>
            <w:r w:rsidRPr="001F42D3">
              <w:t>6</w:t>
            </w:r>
          </w:p>
        </w:tc>
        <w:tc>
          <w:tcPr>
            <w:tcW w:w="810" w:type="dxa"/>
          </w:tcPr>
          <w:p w14:paraId="7DE5EA6A" w14:textId="628C2BE9" w:rsidR="00BA2D2B" w:rsidRPr="001F42D3" w:rsidRDefault="00BA2D2B" w:rsidP="00FB6FC1">
            <w:pPr>
              <w:pStyle w:val="TableEntry"/>
              <w:rPr>
                <w:color w:val="FFFFFF"/>
              </w:rPr>
            </w:pPr>
            <w:r w:rsidRPr="001F42D3">
              <w:t>CWE</w:t>
            </w:r>
          </w:p>
        </w:tc>
        <w:tc>
          <w:tcPr>
            <w:tcW w:w="810" w:type="dxa"/>
          </w:tcPr>
          <w:p w14:paraId="785ED113" w14:textId="367D728C" w:rsidR="00BA2D2B" w:rsidRPr="001F42D3" w:rsidRDefault="00BA2D2B" w:rsidP="00FB6FC1">
            <w:pPr>
              <w:pStyle w:val="TableEntry"/>
              <w:rPr>
                <w:color w:val="FFFFFF"/>
              </w:rPr>
            </w:pPr>
            <w:r w:rsidRPr="001F42D3">
              <w:t>478</w:t>
            </w:r>
          </w:p>
        </w:tc>
        <w:tc>
          <w:tcPr>
            <w:tcW w:w="716" w:type="dxa"/>
          </w:tcPr>
          <w:p w14:paraId="6887CDBF" w14:textId="05A023BA" w:rsidR="00BA2D2B" w:rsidRPr="001F42D3" w:rsidRDefault="00BA2D2B" w:rsidP="00FB6FC1">
            <w:pPr>
              <w:pStyle w:val="TableEntry"/>
              <w:rPr>
                <w:color w:val="FFFFFF"/>
              </w:rPr>
            </w:pPr>
            <w:r w:rsidRPr="001F42D3">
              <w:t>RE</w:t>
            </w:r>
          </w:p>
        </w:tc>
        <w:tc>
          <w:tcPr>
            <w:tcW w:w="810" w:type="dxa"/>
          </w:tcPr>
          <w:p w14:paraId="3CECFE5D" w14:textId="6B875941" w:rsidR="00BA2D2B" w:rsidRPr="001F42D3" w:rsidRDefault="00BA2D2B" w:rsidP="00FB6FC1">
            <w:pPr>
              <w:pStyle w:val="TableEntry"/>
              <w:rPr>
                <w:color w:val="FFFFFF"/>
              </w:rPr>
            </w:pPr>
            <w:r w:rsidRPr="001F42D3">
              <w:t>False</w:t>
            </w:r>
          </w:p>
        </w:tc>
        <w:tc>
          <w:tcPr>
            <w:tcW w:w="644" w:type="dxa"/>
          </w:tcPr>
          <w:p w14:paraId="6AE717CA" w14:textId="427805C7" w:rsidR="00BA2D2B" w:rsidRPr="001F42D3" w:rsidRDefault="00BA2D2B" w:rsidP="00FB6FC1">
            <w:pPr>
              <w:pStyle w:val="TableEntry"/>
              <w:rPr>
                <w:color w:val="FFFFFF"/>
              </w:rPr>
            </w:pPr>
            <w:r w:rsidRPr="001F42D3">
              <w:t>0</w:t>
            </w:r>
          </w:p>
        </w:tc>
        <w:tc>
          <w:tcPr>
            <w:tcW w:w="706" w:type="dxa"/>
          </w:tcPr>
          <w:p w14:paraId="3E8890B3" w14:textId="1182842E" w:rsidR="00BA2D2B" w:rsidRPr="001F42D3" w:rsidRDefault="00BA2D2B" w:rsidP="00FB6FC1">
            <w:pPr>
              <w:pStyle w:val="TableEntry"/>
              <w:rPr>
                <w:color w:val="FFFFFF"/>
              </w:rPr>
            </w:pPr>
            <w:r w:rsidRPr="001F42D3">
              <w:t>1</w:t>
            </w:r>
          </w:p>
        </w:tc>
        <w:tc>
          <w:tcPr>
            <w:tcW w:w="810" w:type="dxa"/>
          </w:tcPr>
          <w:p w14:paraId="182407A9" w14:textId="571586DE" w:rsidR="00BA2D2B" w:rsidRPr="001F42D3" w:rsidRDefault="00BA2D2B" w:rsidP="001F5A5C">
            <w:pPr>
              <w:pStyle w:val="TableEntry"/>
            </w:pPr>
          </w:p>
        </w:tc>
        <w:tc>
          <w:tcPr>
            <w:tcW w:w="990" w:type="dxa"/>
          </w:tcPr>
          <w:p w14:paraId="39468FB3" w14:textId="6FE3C84A" w:rsidR="00BA2D2B" w:rsidRPr="001F42D3" w:rsidRDefault="00BA2D2B" w:rsidP="001F5A5C">
            <w:pPr>
              <w:pStyle w:val="TableEntry"/>
            </w:pPr>
          </w:p>
        </w:tc>
        <w:tc>
          <w:tcPr>
            <w:tcW w:w="1454" w:type="dxa"/>
          </w:tcPr>
          <w:p w14:paraId="63038D6F" w14:textId="1087B054" w:rsidR="00BA2D2B" w:rsidRPr="001F42D3" w:rsidRDefault="00BA2D2B" w:rsidP="001F5A5C">
            <w:pPr>
              <w:pStyle w:val="TableEntry"/>
            </w:pPr>
          </w:p>
        </w:tc>
      </w:tr>
      <w:tr w:rsidR="00C40FD5" w:rsidRPr="001F42D3" w14:paraId="575A98A8" w14:textId="77777777" w:rsidTr="00CF5627">
        <w:trPr>
          <w:cantSplit/>
          <w:jc w:val="center"/>
        </w:trPr>
        <w:tc>
          <w:tcPr>
            <w:tcW w:w="1274" w:type="dxa"/>
          </w:tcPr>
          <w:p w14:paraId="65AC3713" w14:textId="40843A4B" w:rsidR="00BA2D2B" w:rsidRPr="001F42D3" w:rsidRDefault="00BA2D2B" w:rsidP="00CF5627">
            <w:pPr>
              <w:pStyle w:val="TableEntryItalicindent"/>
            </w:pPr>
            <w:r w:rsidRPr="001F42D3">
              <w:t>identifier</w:t>
            </w:r>
          </w:p>
        </w:tc>
        <w:tc>
          <w:tcPr>
            <w:tcW w:w="724" w:type="dxa"/>
          </w:tcPr>
          <w:p w14:paraId="1AC9B90F" w14:textId="2BBD166E" w:rsidR="00BA2D2B" w:rsidRPr="001F42D3" w:rsidRDefault="00BA2D2B" w:rsidP="00FB6FC1">
            <w:pPr>
              <w:pStyle w:val="TableEntry"/>
              <w:rPr>
                <w:i/>
              </w:rPr>
            </w:pPr>
            <w:r w:rsidRPr="001F42D3">
              <w:rPr>
                <w:i/>
              </w:rPr>
              <w:t>1</w:t>
            </w:r>
          </w:p>
        </w:tc>
        <w:tc>
          <w:tcPr>
            <w:tcW w:w="810" w:type="dxa"/>
          </w:tcPr>
          <w:p w14:paraId="47CD302B" w14:textId="101242DF" w:rsidR="00BA2D2B" w:rsidRPr="001F42D3" w:rsidRDefault="00BA2D2B" w:rsidP="00FB6FC1">
            <w:pPr>
              <w:pStyle w:val="TableEntry"/>
              <w:rPr>
                <w:color w:val="FFFFFF"/>
              </w:rPr>
            </w:pPr>
            <w:r w:rsidRPr="001F42D3">
              <w:t>ST</w:t>
            </w:r>
          </w:p>
        </w:tc>
        <w:tc>
          <w:tcPr>
            <w:tcW w:w="810" w:type="dxa"/>
          </w:tcPr>
          <w:p w14:paraId="25BDB28C" w14:textId="279C0E60" w:rsidR="00BA2D2B" w:rsidRPr="001F42D3" w:rsidRDefault="00BA2D2B" w:rsidP="00FB6FC1">
            <w:pPr>
              <w:pStyle w:val="TableEntry"/>
              <w:rPr>
                <w:color w:val="FFFFFF"/>
              </w:rPr>
            </w:pPr>
            <w:r w:rsidRPr="001F42D3">
              <w:t>20</w:t>
            </w:r>
          </w:p>
        </w:tc>
        <w:tc>
          <w:tcPr>
            <w:tcW w:w="716" w:type="dxa"/>
          </w:tcPr>
          <w:p w14:paraId="79775EED" w14:textId="28E0368B" w:rsidR="00BA2D2B" w:rsidRPr="001F42D3" w:rsidRDefault="00BA2D2B" w:rsidP="00FB6FC1">
            <w:pPr>
              <w:pStyle w:val="TableEntry"/>
              <w:rPr>
                <w:color w:val="FFFFFF"/>
              </w:rPr>
            </w:pPr>
            <w:r w:rsidRPr="001F42D3">
              <w:t>RE</w:t>
            </w:r>
          </w:p>
        </w:tc>
        <w:tc>
          <w:tcPr>
            <w:tcW w:w="810" w:type="dxa"/>
          </w:tcPr>
          <w:p w14:paraId="7381A188" w14:textId="3C9938C8" w:rsidR="00BA2D2B" w:rsidRPr="001F42D3" w:rsidRDefault="00BA2D2B" w:rsidP="001F5A5C">
            <w:pPr>
              <w:pStyle w:val="TableEntry"/>
            </w:pPr>
          </w:p>
        </w:tc>
        <w:tc>
          <w:tcPr>
            <w:tcW w:w="644" w:type="dxa"/>
          </w:tcPr>
          <w:p w14:paraId="4F1ECCED" w14:textId="5D2412AB" w:rsidR="00BA2D2B" w:rsidRPr="001F42D3" w:rsidRDefault="00BA2D2B" w:rsidP="00FB6FC1">
            <w:pPr>
              <w:pStyle w:val="TableEntry"/>
              <w:rPr>
                <w:color w:val="FFFFFF"/>
              </w:rPr>
            </w:pPr>
            <w:r w:rsidRPr="001F42D3">
              <w:t>0</w:t>
            </w:r>
          </w:p>
        </w:tc>
        <w:tc>
          <w:tcPr>
            <w:tcW w:w="706" w:type="dxa"/>
          </w:tcPr>
          <w:p w14:paraId="6BA876F0" w14:textId="4BED04EF" w:rsidR="00BA2D2B" w:rsidRPr="001F42D3" w:rsidRDefault="00BA2D2B" w:rsidP="00FB6FC1">
            <w:pPr>
              <w:pStyle w:val="TableEntry"/>
              <w:rPr>
                <w:color w:val="FFFFFF"/>
              </w:rPr>
            </w:pPr>
            <w:r w:rsidRPr="001F42D3">
              <w:t>1</w:t>
            </w:r>
          </w:p>
        </w:tc>
        <w:tc>
          <w:tcPr>
            <w:tcW w:w="810" w:type="dxa"/>
          </w:tcPr>
          <w:p w14:paraId="38E7C308" w14:textId="5EE3245B" w:rsidR="00BA2D2B" w:rsidRPr="001F42D3" w:rsidRDefault="00BA2D2B" w:rsidP="001F5A5C">
            <w:pPr>
              <w:pStyle w:val="TableEntry"/>
            </w:pPr>
          </w:p>
        </w:tc>
        <w:tc>
          <w:tcPr>
            <w:tcW w:w="990" w:type="dxa"/>
          </w:tcPr>
          <w:p w14:paraId="2E31EED6" w14:textId="4AF6A79A" w:rsidR="00BA2D2B" w:rsidRPr="001F42D3" w:rsidRDefault="00BA2D2B" w:rsidP="001F5A5C">
            <w:pPr>
              <w:pStyle w:val="TableEntry"/>
            </w:pPr>
          </w:p>
        </w:tc>
        <w:tc>
          <w:tcPr>
            <w:tcW w:w="1454" w:type="dxa"/>
          </w:tcPr>
          <w:p w14:paraId="4CA454EB" w14:textId="7388920A" w:rsidR="00BA2D2B" w:rsidRPr="001F42D3" w:rsidRDefault="00BA2D2B" w:rsidP="001F5A5C">
            <w:pPr>
              <w:pStyle w:val="TableEntry"/>
            </w:pPr>
          </w:p>
        </w:tc>
      </w:tr>
      <w:tr w:rsidR="00C40FD5" w:rsidRPr="001F42D3" w14:paraId="3E34A235" w14:textId="77777777" w:rsidTr="00CF5627">
        <w:trPr>
          <w:cantSplit/>
          <w:jc w:val="center"/>
        </w:trPr>
        <w:tc>
          <w:tcPr>
            <w:tcW w:w="1274" w:type="dxa"/>
          </w:tcPr>
          <w:p w14:paraId="499F4457" w14:textId="59577454" w:rsidR="00BA2D2B" w:rsidRPr="001F42D3" w:rsidRDefault="00BA2D2B" w:rsidP="00CF5627">
            <w:pPr>
              <w:pStyle w:val="TableEntryItalicindent"/>
            </w:pPr>
            <w:r w:rsidRPr="001F42D3">
              <w:t>text</w:t>
            </w:r>
          </w:p>
        </w:tc>
        <w:tc>
          <w:tcPr>
            <w:tcW w:w="724" w:type="dxa"/>
          </w:tcPr>
          <w:p w14:paraId="7E0D993D" w14:textId="0B16AD89" w:rsidR="00BA2D2B" w:rsidRPr="001F42D3" w:rsidRDefault="00BA2D2B" w:rsidP="00FB6FC1">
            <w:pPr>
              <w:pStyle w:val="TableEntry"/>
              <w:rPr>
                <w:i/>
              </w:rPr>
            </w:pPr>
            <w:r w:rsidRPr="001F42D3">
              <w:rPr>
                <w:i/>
              </w:rPr>
              <w:t>2</w:t>
            </w:r>
          </w:p>
        </w:tc>
        <w:tc>
          <w:tcPr>
            <w:tcW w:w="810" w:type="dxa"/>
          </w:tcPr>
          <w:p w14:paraId="6ABCBEFB" w14:textId="000C0D48" w:rsidR="00BA2D2B" w:rsidRPr="001F42D3" w:rsidRDefault="00BA2D2B" w:rsidP="00FB6FC1">
            <w:pPr>
              <w:pStyle w:val="TableEntry"/>
              <w:rPr>
                <w:color w:val="FFFFFF"/>
              </w:rPr>
            </w:pPr>
            <w:r w:rsidRPr="001F42D3">
              <w:t>ST</w:t>
            </w:r>
          </w:p>
        </w:tc>
        <w:tc>
          <w:tcPr>
            <w:tcW w:w="810" w:type="dxa"/>
          </w:tcPr>
          <w:p w14:paraId="65F78CE8" w14:textId="69663295" w:rsidR="00BA2D2B" w:rsidRPr="001F42D3" w:rsidRDefault="00BA2D2B" w:rsidP="00FB6FC1">
            <w:pPr>
              <w:pStyle w:val="TableEntry"/>
              <w:rPr>
                <w:color w:val="FFFFFF"/>
              </w:rPr>
            </w:pPr>
            <w:r w:rsidRPr="001F42D3">
              <w:t>199</w:t>
            </w:r>
          </w:p>
        </w:tc>
        <w:tc>
          <w:tcPr>
            <w:tcW w:w="716" w:type="dxa"/>
          </w:tcPr>
          <w:p w14:paraId="64E5856F" w14:textId="10AF7D83" w:rsidR="00BA2D2B" w:rsidRPr="001F42D3" w:rsidRDefault="00BA2D2B" w:rsidP="00FB6FC1">
            <w:pPr>
              <w:pStyle w:val="TableEntry"/>
              <w:rPr>
                <w:color w:val="FFFFFF"/>
              </w:rPr>
            </w:pPr>
            <w:r w:rsidRPr="001F42D3">
              <w:t>O</w:t>
            </w:r>
          </w:p>
        </w:tc>
        <w:tc>
          <w:tcPr>
            <w:tcW w:w="810" w:type="dxa"/>
          </w:tcPr>
          <w:p w14:paraId="543CD568" w14:textId="376EC39C" w:rsidR="00BA2D2B" w:rsidRPr="001F42D3" w:rsidRDefault="00BA2D2B" w:rsidP="001F5A5C">
            <w:pPr>
              <w:pStyle w:val="TableEntry"/>
            </w:pPr>
          </w:p>
        </w:tc>
        <w:tc>
          <w:tcPr>
            <w:tcW w:w="644" w:type="dxa"/>
          </w:tcPr>
          <w:p w14:paraId="3CD3C7B4" w14:textId="2F531A47" w:rsidR="00BA2D2B" w:rsidRPr="001F42D3" w:rsidRDefault="00BA2D2B" w:rsidP="00FB6FC1">
            <w:pPr>
              <w:pStyle w:val="TableEntry"/>
              <w:rPr>
                <w:color w:val="FFFFFF"/>
              </w:rPr>
            </w:pPr>
            <w:r w:rsidRPr="001F42D3">
              <w:t>0</w:t>
            </w:r>
          </w:p>
        </w:tc>
        <w:tc>
          <w:tcPr>
            <w:tcW w:w="706" w:type="dxa"/>
          </w:tcPr>
          <w:p w14:paraId="23A124D3" w14:textId="2223F122" w:rsidR="00BA2D2B" w:rsidRPr="001F42D3" w:rsidRDefault="00BA2D2B" w:rsidP="00FB6FC1">
            <w:pPr>
              <w:pStyle w:val="TableEntry"/>
              <w:rPr>
                <w:color w:val="FFFFFF"/>
              </w:rPr>
            </w:pPr>
            <w:r w:rsidRPr="001F42D3">
              <w:t>1</w:t>
            </w:r>
          </w:p>
        </w:tc>
        <w:tc>
          <w:tcPr>
            <w:tcW w:w="810" w:type="dxa"/>
          </w:tcPr>
          <w:p w14:paraId="780E83B9" w14:textId="57E668F0" w:rsidR="00BA2D2B" w:rsidRPr="001F42D3" w:rsidRDefault="00BA2D2B" w:rsidP="001F5A5C">
            <w:pPr>
              <w:pStyle w:val="TableEntry"/>
            </w:pPr>
          </w:p>
        </w:tc>
        <w:tc>
          <w:tcPr>
            <w:tcW w:w="990" w:type="dxa"/>
          </w:tcPr>
          <w:p w14:paraId="5FE03E93" w14:textId="3D5492E2" w:rsidR="00BA2D2B" w:rsidRPr="001F42D3" w:rsidRDefault="00BA2D2B" w:rsidP="001F5A5C">
            <w:pPr>
              <w:pStyle w:val="TableEntry"/>
            </w:pPr>
          </w:p>
        </w:tc>
        <w:tc>
          <w:tcPr>
            <w:tcW w:w="1454" w:type="dxa"/>
          </w:tcPr>
          <w:p w14:paraId="38CD7CAC" w14:textId="7093BDD1" w:rsidR="00BA2D2B" w:rsidRPr="001F42D3" w:rsidRDefault="00BA2D2B" w:rsidP="001F5A5C">
            <w:pPr>
              <w:pStyle w:val="TableEntry"/>
            </w:pPr>
          </w:p>
        </w:tc>
      </w:tr>
      <w:tr w:rsidR="00C40FD5" w:rsidRPr="001F42D3" w14:paraId="0C022AF9" w14:textId="77777777" w:rsidTr="00CF5627">
        <w:trPr>
          <w:cantSplit/>
          <w:jc w:val="center"/>
        </w:trPr>
        <w:tc>
          <w:tcPr>
            <w:tcW w:w="1274" w:type="dxa"/>
          </w:tcPr>
          <w:p w14:paraId="043FAF4A" w14:textId="6EE5F355" w:rsidR="00BA2D2B" w:rsidRPr="001F42D3" w:rsidRDefault="00BA2D2B" w:rsidP="00FB6FC1">
            <w:pPr>
              <w:pStyle w:val="TableEntry"/>
            </w:pPr>
            <w:r w:rsidRPr="001F42D3">
              <w:lastRenderedPageBreak/>
              <w:t>Abnormal Flags</w:t>
            </w:r>
          </w:p>
        </w:tc>
        <w:tc>
          <w:tcPr>
            <w:tcW w:w="724" w:type="dxa"/>
          </w:tcPr>
          <w:p w14:paraId="1A3449CE" w14:textId="06B50030" w:rsidR="00BA2D2B" w:rsidRPr="001F42D3" w:rsidRDefault="00BA2D2B" w:rsidP="006421A7">
            <w:pPr>
              <w:pStyle w:val="TableEntry"/>
            </w:pPr>
            <w:r w:rsidRPr="001F42D3">
              <w:t>8</w:t>
            </w:r>
          </w:p>
        </w:tc>
        <w:tc>
          <w:tcPr>
            <w:tcW w:w="810" w:type="dxa"/>
          </w:tcPr>
          <w:p w14:paraId="630025D9" w14:textId="68D4F219" w:rsidR="00BA2D2B" w:rsidRPr="001F42D3" w:rsidRDefault="00BA2D2B" w:rsidP="00FB6FC1">
            <w:pPr>
              <w:pStyle w:val="TableEntry"/>
              <w:rPr>
                <w:color w:val="FFFFFF"/>
              </w:rPr>
            </w:pPr>
            <w:r w:rsidRPr="001F42D3">
              <w:t>IS</w:t>
            </w:r>
          </w:p>
        </w:tc>
        <w:tc>
          <w:tcPr>
            <w:tcW w:w="810" w:type="dxa"/>
          </w:tcPr>
          <w:p w14:paraId="17B8D0A6" w14:textId="4C589FEB" w:rsidR="00BA2D2B" w:rsidRPr="001F42D3" w:rsidRDefault="00BA2D2B" w:rsidP="00FB6FC1">
            <w:pPr>
              <w:pStyle w:val="TableEntry"/>
              <w:rPr>
                <w:color w:val="FFFFFF"/>
              </w:rPr>
            </w:pPr>
            <w:r w:rsidRPr="001F42D3">
              <w:t>5</w:t>
            </w:r>
          </w:p>
        </w:tc>
        <w:tc>
          <w:tcPr>
            <w:tcW w:w="716" w:type="dxa"/>
          </w:tcPr>
          <w:p w14:paraId="2829297A" w14:textId="7EFBD75B" w:rsidR="00BA2D2B" w:rsidRPr="001F42D3" w:rsidRDefault="00BA2D2B" w:rsidP="00FB6FC1">
            <w:pPr>
              <w:pStyle w:val="TableEntry"/>
              <w:rPr>
                <w:color w:val="FFFFFF"/>
              </w:rPr>
            </w:pPr>
            <w:r w:rsidRPr="001F42D3">
              <w:t>O</w:t>
            </w:r>
          </w:p>
        </w:tc>
        <w:tc>
          <w:tcPr>
            <w:tcW w:w="810" w:type="dxa"/>
          </w:tcPr>
          <w:p w14:paraId="4E28F780" w14:textId="1E81A7DC" w:rsidR="00BA2D2B" w:rsidRPr="001F42D3" w:rsidRDefault="00BA2D2B" w:rsidP="00FB6FC1">
            <w:pPr>
              <w:pStyle w:val="TableEntry"/>
              <w:rPr>
                <w:color w:val="FFFFFF"/>
              </w:rPr>
            </w:pPr>
            <w:r w:rsidRPr="001F42D3">
              <w:t>True</w:t>
            </w:r>
          </w:p>
        </w:tc>
        <w:tc>
          <w:tcPr>
            <w:tcW w:w="644" w:type="dxa"/>
          </w:tcPr>
          <w:p w14:paraId="14ABBC99" w14:textId="6F1168AD" w:rsidR="00BA2D2B" w:rsidRPr="001F42D3" w:rsidRDefault="00BA2D2B" w:rsidP="00FB6FC1">
            <w:pPr>
              <w:pStyle w:val="TableEntry"/>
              <w:rPr>
                <w:color w:val="FFFFFF"/>
              </w:rPr>
            </w:pPr>
            <w:r w:rsidRPr="001F42D3">
              <w:t>0</w:t>
            </w:r>
          </w:p>
        </w:tc>
        <w:tc>
          <w:tcPr>
            <w:tcW w:w="706" w:type="dxa"/>
          </w:tcPr>
          <w:p w14:paraId="1B6EFDEB" w14:textId="09E9B92D" w:rsidR="00BA2D2B" w:rsidRPr="001F42D3" w:rsidRDefault="00BA2D2B" w:rsidP="00FB6FC1">
            <w:pPr>
              <w:pStyle w:val="TableEntry"/>
              <w:rPr>
                <w:color w:val="FFFFFF"/>
              </w:rPr>
            </w:pPr>
            <w:r w:rsidRPr="001F42D3">
              <w:t>*</w:t>
            </w:r>
          </w:p>
        </w:tc>
        <w:tc>
          <w:tcPr>
            <w:tcW w:w="810" w:type="dxa"/>
          </w:tcPr>
          <w:p w14:paraId="0C0FED07" w14:textId="66719E6E" w:rsidR="00BA2D2B" w:rsidRPr="001F42D3" w:rsidRDefault="00BA2D2B" w:rsidP="006421A7">
            <w:pPr>
              <w:pStyle w:val="TableEntry"/>
              <w:rPr>
                <w:color w:val="FFFFFF"/>
              </w:rPr>
            </w:pPr>
            <w:r w:rsidRPr="001F42D3">
              <w:t>0078</w:t>
            </w:r>
          </w:p>
        </w:tc>
        <w:tc>
          <w:tcPr>
            <w:tcW w:w="990" w:type="dxa"/>
          </w:tcPr>
          <w:p w14:paraId="5A04D20D" w14:textId="2FD7CCCF" w:rsidR="00BA2D2B" w:rsidRPr="001F42D3" w:rsidRDefault="00BA2D2B" w:rsidP="001F5A5C">
            <w:pPr>
              <w:pStyle w:val="TableEntry"/>
            </w:pPr>
          </w:p>
        </w:tc>
        <w:tc>
          <w:tcPr>
            <w:tcW w:w="1454" w:type="dxa"/>
          </w:tcPr>
          <w:p w14:paraId="05FB1285" w14:textId="04D8FBCB" w:rsidR="00BA2D2B" w:rsidRPr="001F42D3" w:rsidRDefault="00BA2D2B" w:rsidP="001F5A5C">
            <w:pPr>
              <w:pStyle w:val="TableEntry"/>
            </w:pPr>
          </w:p>
        </w:tc>
      </w:tr>
      <w:tr w:rsidR="00C40FD5" w:rsidRPr="001F42D3" w14:paraId="08CAFA00" w14:textId="77777777" w:rsidTr="00CF5627">
        <w:trPr>
          <w:cantSplit/>
          <w:jc w:val="center"/>
        </w:trPr>
        <w:tc>
          <w:tcPr>
            <w:tcW w:w="1274" w:type="dxa"/>
          </w:tcPr>
          <w:p w14:paraId="4A373DD7" w14:textId="13403F04" w:rsidR="00BA2D2B" w:rsidRPr="001F42D3" w:rsidRDefault="00BA2D2B" w:rsidP="006421A7">
            <w:pPr>
              <w:pStyle w:val="TableEntry"/>
            </w:pPr>
            <w:r w:rsidRPr="001F42D3">
              <w:t>Observation Result Status</w:t>
            </w:r>
          </w:p>
        </w:tc>
        <w:tc>
          <w:tcPr>
            <w:tcW w:w="724" w:type="dxa"/>
          </w:tcPr>
          <w:p w14:paraId="444C4177" w14:textId="22BE2CA2" w:rsidR="00BA2D2B" w:rsidRPr="001F42D3" w:rsidRDefault="00BA2D2B" w:rsidP="006421A7">
            <w:pPr>
              <w:pStyle w:val="TableEntry"/>
            </w:pPr>
            <w:r w:rsidRPr="001F42D3">
              <w:t>11</w:t>
            </w:r>
          </w:p>
        </w:tc>
        <w:tc>
          <w:tcPr>
            <w:tcW w:w="810" w:type="dxa"/>
          </w:tcPr>
          <w:p w14:paraId="3C783C56" w14:textId="74C314D2" w:rsidR="00BA2D2B" w:rsidRPr="001F42D3" w:rsidRDefault="00BA2D2B" w:rsidP="006421A7">
            <w:pPr>
              <w:pStyle w:val="TableEntry"/>
              <w:rPr>
                <w:color w:val="FFFFFF"/>
              </w:rPr>
            </w:pPr>
            <w:r w:rsidRPr="001F42D3">
              <w:t>ID</w:t>
            </w:r>
          </w:p>
        </w:tc>
        <w:tc>
          <w:tcPr>
            <w:tcW w:w="810" w:type="dxa"/>
          </w:tcPr>
          <w:p w14:paraId="6BAF7B5E" w14:textId="7B02B18C" w:rsidR="00BA2D2B" w:rsidRPr="001F42D3" w:rsidRDefault="00BA2D2B" w:rsidP="006421A7">
            <w:pPr>
              <w:pStyle w:val="TableEntry"/>
              <w:rPr>
                <w:color w:val="FFFFFF"/>
              </w:rPr>
            </w:pPr>
            <w:r w:rsidRPr="001F42D3">
              <w:t>1</w:t>
            </w:r>
          </w:p>
        </w:tc>
        <w:tc>
          <w:tcPr>
            <w:tcW w:w="716" w:type="dxa"/>
          </w:tcPr>
          <w:p w14:paraId="461CB3F8" w14:textId="31625267" w:rsidR="00BA2D2B" w:rsidRPr="001F42D3" w:rsidRDefault="00BA2D2B" w:rsidP="00FB6FC1">
            <w:pPr>
              <w:pStyle w:val="TableEntry"/>
              <w:rPr>
                <w:color w:val="FFFFFF"/>
              </w:rPr>
            </w:pPr>
            <w:r w:rsidRPr="001F42D3">
              <w:t>R</w:t>
            </w:r>
          </w:p>
        </w:tc>
        <w:tc>
          <w:tcPr>
            <w:tcW w:w="810" w:type="dxa"/>
          </w:tcPr>
          <w:p w14:paraId="5630FD72" w14:textId="24000DB7" w:rsidR="00BA2D2B" w:rsidRPr="001F42D3" w:rsidRDefault="00BA2D2B" w:rsidP="00FB6FC1">
            <w:pPr>
              <w:pStyle w:val="TableEntry"/>
              <w:rPr>
                <w:color w:val="FFFFFF"/>
              </w:rPr>
            </w:pPr>
            <w:r w:rsidRPr="001F42D3">
              <w:t>False</w:t>
            </w:r>
          </w:p>
        </w:tc>
        <w:tc>
          <w:tcPr>
            <w:tcW w:w="644" w:type="dxa"/>
          </w:tcPr>
          <w:p w14:paraId="3077DBC7" w14:textId="311AE638" w:rsidR="00BA2D2B" w:rsidRPr="001F42D3" w:rsidRDefault="00BA2D2B" w:rsidP="006421A7">
            <w:pPr>
              <w:pStyle w:val="TableEntry"/>
              <w:rPr>
                <w:color w:val="FFFFFF"/>
              </w:rPr>
            </w:pPr>
            <w:r w:rsidRPr="001F42D3">
              <w:t>1</w:t>
            </w:r>
          </w:p>
        </w:tc>
        <w:tc>
          <w:tcPr>
            <w:tcW w:w="706" w:type="dxa"/>
          </w:tcPr>
          <w:p w14:paraId="01372136" w14:textId="6FFEC9C8" w:rsidR="00BA2D2B" w:rsidRPr="001F42D3" w:rsidRDefault="00BA2D2B" w:rsidP="006421A7">
            <w:pPr>
              <w:pStyle w:val="TableEntry"/>
              <w:rPr>
                <w:color w:val="FFFFFF"/>
              </w:rPr>
            </w:pPr>
            <w:r w:rsidRPr="001F42D3">
              <w:t>1</w:t>
            </w:r>
          </w:p>
        </w:tc>
        <w:tc>
          <w:tcPr>
            <w:tcW w:w="810" w:type="dxa"/>
          </w:tcPr>
          <w:p w14:paraId="3B01C5C5" w14:textId="1C8FFCE3" w:rsidR="00BA2D2B" w:rsidRPr="001F42D3" w:rsidRDefault="00BA2D2B" w:rsidP="006421A7">
            <w:pPr>
              <w:pStyle w:val="TableEntry"/>
              <w:rPr>
                <w:color w:val="FFFFFF"/>
              </w:rPr>
            </w:pPr>
            <w:r w:rsidRPr="001F42D3">
              <w:t>0085</w:t>
            </w:r>
          </w:p>
        </w:tc>
        <w:tc>
          <w:tcPr>
            <w:tcW w:w="990" w:type="dxa"/>
          </w:tcPr>
          <w:p w14:paraId="4E0CF666" w14:textId="5AE5546C" w:rsidR="00BA2D2B" w:rsidRPr="001F42D3" w:rsidRDefault="00BA2D2B" w:rsidP="001F5A5C">
            <w:pPr>
              <w:pStyle w:val="TableEntry"/>
            </w:pPr>
          </w:p>
        </w:tc>
        <w:tc>
          <w:tcPr>
            <w:tcW w:w="1454" w:type="dxa"/>
          </w:tcPr>
          <w:p w14:paraId="62559892" w14:textId="2AE4A9C6" w:rsidR="00BA2D2B" w:rsidRPr="001F42D3" w:rsidRDefault="00BA2D2B" w:rsidP="001F5A5C">
            <w:pPr>
              <w:pStyle w:val="TableEntry"/>
            </w:pPr>
          </w:p>
        </w:tc>
      </w:tr>
      <w:tr w:rsidR="00C40FD5" w:rsidRPr="001F42D3" w14:paraId="665F52B9" w14:textId="77777777" w:rsidTr="00CF5627">
        <w:trPr>
          <w:cantSplit/>
          <w:jc w:val="center"/>
        </w:trPr>
        <w:tc>
          <w:tcPr>
            <w:tcW w:w="1274" w:type="dxa"/>
          </w:tcPr>
          <w:p w14:paraId="6DE5871F" w14:textId="2151D20B" w:rsidR="00BA2D2B" w:rsidRPr="001F42D3" w:rsidRDefault="00BA2D2B" w:rsidP="006421A7">
            <w:pPr>
              <w:pStyle w:val="TableEntry"/>
            </w:pPr>
            <w:r w:rsidRPr="001F42D3">
              <w:t>Date/Time of the Observation</w:t>
            </w:r>
          </w:p>
        </w:tc>
        <w:tc>
          <w:tcPr>
            <w:tcW w:w="724" w:type="dxa"/>
          </w:tcPr>
          <w:p w14:paraId="197DA826" w14:textId="5AF3C3EA" w:rsidR="00BA2D2B" w:rsidRPr="001F42D3" w:rsidRDefault="00BA2D2B" w:rsidP="006421A7">
            <w:pPr>
              <w:pStyle w:val="TableEntry"/>
            </w:pPr>
            <w:r w:rsidRPr="001F42D3">
              <w:t>14</w:t>
            </w:r>
          </w:p>
        </w:tc>
        <w:tc>
          <w:tcPr>
            <w:tcW w:w="810" w:type="dxa"/>
          </w:tcPr>
          <w:p w14:paraId="04A88543" w14:textId="54AFD2A1" w:rsidR="00BA2D2B" w:rsidRPr="001F42D3" w:rsidRDefault="00BA2D2B" w:rsidP="006421A7">
            <w:pPr>
              <w:pStyle w:val="TableEntry"/>
              <w:rPr>
                <w:color w:val="FFFFFF"/>
              </w:rPr>
            </w:pPr>
            <w:r w:rsidRPr="001F42D3">
              <w:t>TS</w:t>
            </w:r>
          </w:p>
        </w:tc>
        <w:tc>
          <w:tcPr>
            <w:tcW w:w="810" w:type="dxa"/>
          </w:tcPr>
          <w:p w14:paraId="500D0B71" w14:textId="78305688" w:rsidR="00BA2D2B" w:rsidRPr="001F42D3" w:rsidRDefault="00BA2D2B" w:rsidP="006421A7">
            <w:pPr>
              <w:pStyle w:val="TableEntry"/>
              <w:rPr>
                <w:color w:val="FFFFFF"/>
              </w:rPr>
            </w:pPr>
            <w:r w:rsidRPr="001F42D3">
              <w:t>26</w:t>
            </w:r>
          </w:p>
        </w:tc>
        <w:tc>
          <w:tcPr>
            <w:tcW w:w="716" w:type="dxa"/>
          </w:tcPr>
          <w:p w14:paraId="1F7CDF6B" w14:textId="71749CC2" w:rsidR="00BA2D2B" w:rsidRPr="001F42D3" w:rsidRDefault="00BA2D2B" w:rsidP="00FB6FC1">
            <w:pPr>
              <w:pStyle w:val="TableEntry"/>
              <w:rPr>
                <w:color w:val="FFFFFF"/>
              </w:rPr>
            </w:pPr>
            <w:r w:rsidRPr="001F42D3">
              <w:t>RE</w:t>
            </w:r>
          </w:p>
        </w:tc>
        <w:tc>
          <w:tcPr>
            <w:tcW w:w="810" w:type="dxa"/>
          </w:tcPr>
          <w:p w14:paraId="1493DEE5" w14:textId="21AEBA56" w:rsidR="00BA2D2B" w:rsidRPr="001F42D3" w:rsidRDefault="00BA2D2B" w:rsidP="00FB6FC1">
            <w:pPr>
              <w:pStyle w:val="TableEntry"/>
              <w:rPr>
                <w:color w:val="FFFFFF"/>
              </w:rPr>
            </w:pPr>
            <w:r w:rsidRPr="001F42D3">
              <w:t>False</w:t>
            </w:r>
          </w:p>
        </w:tc>
        <w:tc>
          <w:tcPr>
            <w:tcW w:w="644" w:type="dxa"/>
          </w:tcPr>
          <w:p w14:paraId="07DAB490" w14:textId="472F3275" w:rsidR="00BA2D2B" w:rsidRPr="001F42D3" w:rsidRDefault="00BA2D2B" w:rsidP="006421A7">
            <w:pPr>
              <w:pStyle w:val="TableEntry"/>
              <w:rPr>
                <w:color w:val="FFFFFF"/>
              </w:rPr>
            </w:pPr>
            <w:r w:rsidRPr="001F42D3">
              <w:t>0</w:t>
            </w:r>
          </w:p>
        </w:tc>
        <w:tc>
          <w:tcPr>
            <w:tcW w:w="706" w:type="dxa"/>
          </w:tcPr>
          <w:p w14:paraId="6C4DA2B8" w14:textId="78AF9BB3" w:rsidR="00BA2D2B" w:rsidRPr="001F42D3" w:rsidRDefault="00BA2D2B" w:rsidP="006421A7">
            <w:pPr>
              <w:pStyle w:val="TableEntry"/>
              <w:rPr>
                <w:color w:val="FFFFFF"/>
              </w:rPr>
            </w:pPr>
            <w:r w:rsidRPr="001F42D3">
              <w:t>1</w:t>
            </w:r>
          </w:p>
        </w:tc>
        <w:tc>
          <w:tcPr>
            <w:tcW w:w="810" w:type="dxa"/>
          </w:tcPr>
          <w:p w14:paraId="796865B3" w14:textId="03F52322" w:rsidR="00BA2D2B" w:rsidRPr="001F42D3" w:rsidRDefault="00BA2D2B" w:rsidP="001F5A5C">
            <w:pPr>
              <w:pStyle w:val="TableEntry"/>
            </w:pPr>
          </w:p>
        </w:tc>
        <w:tc>
          <w:tcPr>
            <w:tcW w:w="990" w:type="dxa"/>
          </w:tcPr>
          <w:p w14:paraId="351283C8" w14:textId="6E5181A0" w:rsidR="00BA2D2B" w:rsidRPr="001F42D3" w:rsidRDefault="00BA2D2B" w:rsidP="001F5A5C">
            <w:pPr>
              <w:pStyle w:val="TableEntry"/>
            </w:pPr>
          </w:p>
        </w:tc>
        <w:tc>
          <w:tcPr>
            <w:tcW w:w="1454" w:type="dxa"/>
          </w:tcPr>
          <w:p w14:paraId="22565DF5" w14:textId="47E6D2C2" w:rsidR="00BA2D2B" w:rsidRPr="001F42D3" w:rsidRDefault="00BA2D2B" w:rsidP="001F5A5C">
            <w:pPr>
              <w:pStyle w:val="TableEntry"/>
            </w:pPr>
          </w:p>
        </w:tc>
      </w:tr>
      <w:tr w:rsidR="00C40FD5" w:rsidRPr="001F42D3" w14:paraId="30818B69" w14:textId="77777777" w:rsidTr="00CF5627">
        <w:trPr>
          <w:cantSplit/>
          <w:jc w:val="center"/>
        </w:trPr>
        <w:tc>
          <w:tcPr>
            <w:tcW w:w="1274" w:type="dxa"/>
          </w:tcPr>
          <w:p w14:paraId="71F5716C" w14:textId="7D302B39" w:rsidR="00BA2D2B" w:rsidRPr="001F42D3" w:rsidRDefault="00BA2D2B" w:rsidP="00CF5627">
            <w:pPr>
              <w:pStyle w:val="TableEntryItalicindent"/>
            </w:pPr>
            <w:r w:rsidRPr="001F42D3">
              <w:t>time</w:t>
            </w:r>
          </w:p>
        </w:tc>
        <w:tc>
          <w:tcPr>
            <w:tcW w:w="724" w:type="dxa"/>
          </w:tcPr>
          <w:p w14:paraId="700D43DA" w14:textId="3BF7263D" w:rsidR="00BA2D2B" w:rsidRPr="001F42D3" w:rsidRDefault="00BA2D2B" w:rsidP="006421A7">
            <w:pPr>
              <w:pStyle w:val="TableEntry"/>
              <w:rPr>
                <w:i/>
              </w:rPr>
            </w:pPr>
            <w:r w:rsidRPr="001F42D3">
              <w:rPr>
                <w:i/>
              </w:rPr>
              <w:t>1</w:t>
            </w:r>
          </w:p>
        </w:tc>
        <w:tc>
          <w:tcPr>
            <w:tcW w:w="810" w:type="dxa"/>
          </w:tcPr>
          <w:p w14:paraId="47F0F9B5" w14:textId="1382C7CE" w:rsidR="00BA2D2B" w:rsidRPr="001F42D3" w:rsidRDefault="00BA2D2B" w:rsidP="006421A7">
            <w:pPr>
              <w:pStyle w:val="TableEntry"/>
              <w:rPr>
                <w:color w:val="FFFFFF"/>
              </w:rPr>
            </w:pPr>
            <w:r w:rsidRPr="001F42D3">
              <w:t>DTM</w:t>
            </w:r>
          </w:p>
        </w:tc>
        <w:tc>
          <w:tcPr>
            <w:tcW w:w="810" w:type="dxa"/>
          </w:tcPr>
          <w:p w14:paraId="02A863CF" w14:textId="1B37F4EB" w:rsidR="00BA2D2B" w:rsidRPr="001F42D3" w:rsidRDefault="00BA2D2B" w:rsidP="006421A7">
            <w:pPr>
              <w:pStyle w:val="TableEntry"/>
              <w:rPr>
                <w:color w:val="FFFFFF"/>
              </w:rPr>
            </w:pPr>
            <w:r w:rsidRPr="001F42D3">
              <w:t>24</w:t>
            </w:r>
          </w:p>
        </w:tc>
        <w:tc>
          <w:tcPr>
            <w:tcW w:w="716" w:type="dxa"/>
          </w:tcPr>
          <w:p w14:paraId="1109A184" w14:textId="4CBB8EFF" w:rsidR="00BA2D2B" w:rsidRPr="001F42D3" w:rsidRDefault="00BA2D2B" w:rsidP="00FB6FC1">
            <w:pPr>
              <w:pStyle w:val="TableEntry"/>
              <w:rPr>
                <w:color w:val="FFFFFF"/>
              </w:rPr>
            </w:pPr>
            <w:r w:rsidRPr="001F42D3">
              <w:t>RE</w:t>
            </w:r>
          </w:p>
        </w:tc>
        <w:tc>
          <w:tcPr>
            <w:tcW w:w="810" w:type="dxa"/>
          </w:tcPr>
          <w:p w14:paraId="398609F7" w14:textId="5269AC3F" w:rsidR="00BA2D2B" w:rsidRPr="001F42D3" w:rsidRDefault="00E86B15" w:rsidP="001F5A5C">
            <w:pPr>
              <w:pStyle w:val="TableEntry"/>
            </w:pPr>
            <w:r w:rsidRPr="001F42D3">
              <w:t>0</w:t>
            </w:r>
          </w:p>
        </w:tc>
        <w:tc>
          <w:tcPr>
            <w:tcW w:w="644" w:type="dxa"/>
          </w:tcPr>
          <w:p w14:paraId="66391E5F" w14:textId="3B01BE09" w:rsidR="00BA2D2B" w:rsidRPr="001F42D3" w:rsidRDefault="00E86B15" w:rsidP="006421A7">
            <w:pPr>
              <w:pStyle w:val="TableEntry"/>
              <w:rPr>
                <w:color w:val="FFFFFF"/>
              </w:rPr>
            </w:pPr>
            <w:r w:rsidRPr="001F42D3">
              <w:t>0</w:t>
            </w:r>
          </w:p>
        </w:tc>
        <w:tc>
          <w:tcPr>
            <w:tcW w:w="706" w:type="dxa"/>
          </w:tcPr>
          <w:p w14:paraId="384F13F4" w14:textId="4CE42E3E" w:rsidR="00BA2D2B" w:rsidRPr="001F42D3" w:rsidRDefault="00BA2D2B" w:rsidP="006421A7">
            <w:pPr>
              <w:pStyle w:val="TableEntry"/>
              <w:rPr>
                <w:color w:val="FFFFFF"/>
              </w:rPr>
            </w:pPr>
            <w:r w:rsidRPr="001F42D3">
              <w:t>1</w:t>
            </w:r>
          </w:p>
        </w:tc>
        <w:tc>
          <w:tcPr>
            <w:tcW w:w="810" w:type="dxa"/>
          </w:tcPr>
          <w:p w14:paraId="4CBD51A1" w14:textId="68CEEB98" w:rsidR="00BA2D2B" w:rsidRPr="001F42D3" w:rsidRDefault="00BA2D2B" w:rsidP="001F5A5C">
            <w:pPr>
              <w:pStyle w:val="TableEntry"/>
            </w:pPr>
          </w:p>
        </w:tc>
        <w:tc>
          <w:tcPr>
            <w:tcW w:w="990" w:type="dxa"/>
          </w:tcPr>
          <w:p w14:paraId="15F16D1A" w14:textId="653115B6" w:rsidR="00BA2D2B" w:rsidRPr="001F42D3" w:rsidRDefault="00BA2D2B" w:rsidP="001F5A5C">
            <w:pPr>
              <w:pStyle w:val="TableEntry"/>
            </w:pPr>
          </w:p>
        </w:tc>
        <w:tc>
          <w:tcPr>
            <w:tcW w:w="1454" w:type="dxa"/>
          </w:tcPr>
          <w:p w14:paraId="69F3293A" w14:textId="271ACBBF" w:rsidR="00BA2D2B" w:rsidRPr="001F42D3" w:rsidRDefault="00BA2D2B" w:rsidP="001F5A5C">
            <w:pPr>
              <w:pStyle w:val="TableEntry"/>
            </w:pPr>
            <w:r w:rsidRPr="001F42D3">
              <w:t>20070422170125</w:t>
            </w:r>
          </w:p>
        </w:tc>
      </w:tr>
      <w:tr w:rsidR="00C40FD5" w:rsidRPr="001F42D3" w14:paraId="7EA8BC4D" w14:textId="77777777" w:rsidTr="00CF5627">
        <w:trPr>
          <w:cantSplit/>
          <w:jc w:val="center"/>
        </w:trPr>
        <w:tc>
          <w:tcPr>
            <w:tcW w:w="1274" w:type="dxa"/>
          </w:tcPr>
          <w:p w14:paraId="74CDFFDA" w14:textId="4A07360D" w:rsidR="00BA2D2B" w:rsidRPr="001F42D3" w:rsidRDefault="00BA2D2B" w:rsidP="006421A7">
            <w:pPr>
              <w:pStyle w:val="TableEntry"/>
            </w:pPr>
            <w:r w:rsidRPr="001F42D3">
              <w:t>Observation Method</w:t>
            </w:r>
          </w:p>
        </w:tc>
        <w:tc>
          <w:tcPr>
            <w:tcW w:w="724" w:type="dxa"/>
          </w:tcPr>
          <w:p w14:paraId="1DDD3DB1" w14:textId="11B17E7F" w:rsidR="00BA2D2B" w:rsidRPr="001F42D3" w:rsidRDefault="00BA2D2B" w:rsidP="006421A7">
            <w:pPr>
              <w:pStyle w:val="TableEntry"/>
            </w:pPr>
            <w:r w:rsidRPr="001F42D3">
              <w:t>17</w:t>
            </w:r>
          </w:p>
        </w:tc>
        <w:tc>
          <w:tcPr>
            <w:tcW w:w="810" w:type="dxa"/>
          </w:tcPr>
          <w:p w14:paraId="4B946D91" w14:textId="614E8595" w:rsidR="00BA2D2B" w:rsidRPr="001F42D3" w:rsidRDefault="00BA2D2B" w:rsidP="006421A7">
            <w:pPr>
              <w:pStyle w:val="TableEntry"/>
              <w:rPr>
                <w:color w:val="FFFFFF"/>
              </w:rPr>
            </w:pPr>
            <w:r w:rsidRPr="001F42D3">
              <w:t>CWE</w:t>
            </w:r>
          </w:p>
        </w:tc>
        <w:tc>
          <w:tcPr>
            <w:tcW w:w="810" w:type="dxa"/>
          </w:tcPr>
          <w:p w14:paraId="183C2B58" w14:textId="1C678EDB" w:rsidR="00BA2D2B" w:rsidRPr="001F42D3" w:rsidRDefault="00BA2D2B" w:rsidP="006421A7">
            <w:pPr>
              <w:pStyle w:val="TableEntry"/>
              <w:rPr>
                <w:color w:val="FFFFFF"/>
              </w:rPr>
            </w:pPr>
            <w:r w:rsidRPr="001F42D3">
              <w:t>478</w:t>
            </w:r>
          </w:p>
        </w:tc>
        <w:tc>
          <w:tcPr>
            <w:tcW w:w="716" w:type="dxa"/>
          </w:tcPr>
          <w:p w14:paraId="57579660" w14:textId="4BE02659" w:rsidR="00BA2D2B" w:rsidRPr="001F42D3" w:rsidRDefault="00BA2D2B" w:rsidP="00FB6FC1">
            <w:pPr>
              <w:pStyle w:val="TableEntry"/>
              <w:rPr>
                <w:color w:val="FFFFFF"/>
              </w:rPr>
            </w:pPr>
            <w:r w:rsidRPr="001F42D3">
              <w:t>O</w:t>
            </w:r>
          </w:p>
        </w:tc>
        <w:tc>
          <w:tcPr>
            <w:tcW w:w="810" w:type="dxa"/>
          </w:tcPr>
          <w:p w14:paraId="5630BEAF" w14:textId="712C0669" w:rsidR="00BA2D2B" w:rsidRPr="001F42D3" w:rsidRDefault="00BA2D2B" w:rsidP="00FB6FC1">
            <w:pPr>
              <w:pStyle w:val="TableEntry"/>
              <w:rPr>
                <w:color w:val="FFFFFF"/>
              </w:rPr>
            </w:pPr>
            <w:r w:rsidRPr="001F42D3">
              <w:t>True</w:t>
            </w:r>
          </w:p>
        </w:tc>
        <w:tc>
          <w:tcPr>
            <w:tcW w:w="644" w:type="dxa"/>
          </w:tcPr>
          <w:p w14:paraId="2710294D" w14:textId="40FEE16E" w:rsidR="00BA2D2B" w:rsidRPr="001F42D3" w:rsidRDefault="00BA2D2B" w:rsidP="006421A7">
            <w:pPr>
              <w:pStyle w:val="TableEntry"/>
              <w:rPr>
                <w:color w:val="FFFFFF"/>
              </w:rPr>
            </w:pPr>
            <w:r w:rsidRPr="001F42D3">
              <w:t>0</w:t>
            </w:r>
          </w:p>
        </w:tc>
        <w:tc>
          <w:tcPr>
            <w:tcW w:w="706" w:type="dxa"/>
          </w:tcPr>
          <w:p w14:paraId="320D2DC4" w14:textId="0D1B1966" w:rsidR="00BA2D2B" w:rsidRPr="001F42D3" w:rsidRDefault="00BA2D2B" w:rsidP="006421A7">
            <w:pPr>
              <w:pStyle w:val="TableEntry"/>
              <w:rPr>
                <w:color w:val="FFFFFF"/>
              </w:rPr>
            </w:pPr>
            <w:r w:rsidRPr="001F42D3">
              <w:t>*</w:t>
            </w:r>
          </w:p>
        </w:tc>
        <w:tc>
          <w:tcPr>
            <w:tcW w:w="810" w:type="dxa"/>
          </w:tcPr>
          <w:p w14:paraId="3EA173EC" w14:textId="63AA08C3" w:rsidR="00BA2D2B" w:rsidRPr="001F42D3" w:rsidRDefault="00BA2D2B" w:rsidP="001F5A5C">
            <w:pPr>
              <w:pStyle w:val="TableEntry"/>
            </w:pPr>
          </w:p>
        </w:tc>
        <w:tc>
          <w:tcPr>
            <w:tcW w:w="990" w:type="dxa"/>
          </w:tcPr>
          <w:p w14:paraId="52E8F5A8" w14:textId="0D1F0F36" w:rsidR="00BA2D2B" w:rsidRPr="001F42D3" w:rsidRDefault="00BA2D2B" w:rsidP="001F5A5C">
            <w:pPr>
              <w:pStyle w:val="TableEntry"/>
            </w:pPr>
          </w:p>
        </w:tc>
        <w:tc>
          <w:tcPr>
            <w:tcW w:w="1454" w:type="dxa"/>
          </w:tcPr>
          <w:p w14:paraId="4E250E77" w14:textId="7B975372" w:rsidR="00BA2D2B" w:rsidRPr="001F42D3" w:rsidRDefault="00BA2D2B" w:rsidP="001F5A5C">
            <w:pPr>
              <w:pStyle w:val="TableEntry"/>
            </w:pPr>
          </w:p>
        </w:tc>
      </w:tr>
      <w:tr w:rsidR="00C40FD5" w:rsidRPr="001F42D3" w14:paraId="721ACE6C" w14:textId="77777777" w:rsidTr="00CF5627">
        <w:trPr>
          <w:cantSplit/>
          <w:jc w:val="center"/>
        </w:trPr>
        <w:tc>
          <w:tcPr>
            <w:tcW w:w="1274" w:type="dxa"/>
          </w:tcPr>
          <w:p w14:paraId="2A4CC458" w14:textId="77692B88" w:rsidR="00BA2D2B" w:rsidRPr="001F42D3" w:rsidRDefault="00BA2D2B" w:rsidP="00CF5627">
            <w:pPr>
              <w:pStyle w:val="TableEntryItalicindent"/>
            </w:pPr>
            <w:r w:rsidRPr="001F42D3">
              <w:t>identifier</w:t>
            </w:r>
          </w:p>
        </w:tc>
        <w:tc>
          <w:tcPr>
            <w:tcW w:w="724" w:type="dxa"/>
          </w:tcPr>
          <w:p w14:paraId="5E152CDF" w14:textId="18B7E8A2" w:rsidR="00BA2D2B" w:rsidRPr="001F42D3" w:rsidRDefault="00BA2D2B" w:rsidP="006421A7">
            <w:pPr>
              <w:pStyle w:val="TableEntry"/>
              <w:rPr>
                <w:i/>
              </w:rPr>
            </w:pPr>
            <w:r w:rsidRPr="001F42D3">
              <w:rPr>
                <w:i/>
              </w:rPr>
              <w:t>1</w:t>
            </w:r>
          </w:p>
        </w:tc>
        <w:tc>
          <w:tcPr>
            <w:tcW w:w="810" w:type="dxa"/>
          </w:tcPr>
          <w:p w14:paraId="6D675D19" w14:textId="62645BCD" w:rsidR="00BA2D2B" w:rsidRPr="001F42D3" w:rsidRDefault="00BA2D2B" w:rsidP="006421A7">
            <w:pPr>
              <w:pStyle w:val="TableEntry"/>
              <w:rPr>
                <w:color w:val="FFFFFF"/>
              </w:rPr>
            </w:pPr>
            <w:r w:rsidRPr="001F42D3">
              <w:t>ST</w:t>
            </w:r>
          </w:p>
        </w:tc>
        <w:tc>
          <w:tcPr>
            <w:tcW w:w="810" w:type="dxa"/>
          </w:tcPr>
          <w:p w14:paraId="316B6C1D" w14:textId="3F22B638" w:rsidR="00BA2D2B" w:rsidRPr="001F42D3" w:rsidRDefault="00BA2D2B" w:rsidP="006421A7">
            <w:pPr>
              <w:pStyle w:val="TableEntry"/>
              <w:rPr>
                <w:color w:val="FFFFFF"/>
              </w:rPr>
            </w:pPr>
            <w:r w:rsidRPr="001F42D3">
              <w:t>20</w:t>
            </w:r>
          </w:p>
        </w:tc>
        <w:tc>
          <w:tcPr>
            <w:tcW w:w="716" w:type="dxa"/>
          </w:tcPr>
          <w:p w14:paraId="011F5AE6" w14:textId="31B547A7" w:rsidR="00BA2D2B" w:rsidRPr="001F42D3" w:rsidRDefault="00BA2D2B" w:rsidP="00FB6FC1">
            <w:pPr>
              <w:pStyle w:val="TableEntry"/>
              <w:rPr>
                <w:color w:val="FFFFFF"/>
              </w:rPr>
            </w:pPr>
            <w:r w:rsidRPr="001F42D3">
              <w:t>R</w:t>
            </w:r>
          </w:p>
        </w:tc>
        <w:tc>
          <w:tcPr>
            <w:tcW w:w="810" w:type="dxa"/>
          </w:tcPr>
          <w:p w14:paraId="2AEECC2C" w14:textId="128AAC2F" w:rsidR="00BA2D2B" w:rsidRPr="001F42D3" w:rsidRDefault="00BA2D2B" w:rsidP="001F5A5C">
            <w:pPr>
              <w:pStyle w:val="TableEntry"/>
            </w:pPr>
          </w:p>
        </w:tc>
        <w:tc>
          <w:tcPr>
            <w:tcW w:w="644" w:type="dxa"/>
          </w:tcPr>
          <w:p w14:paraId="261B8AAE" w14:textId="6CFC4ABB" w:rsidR="00BA2D2B" w:rsidRPr="001F42D3" w:rsidRDefault="00E86B15" w:rsidP="001F5A5C">
            <w:pPr>
              <w:pStyle w:val="TableEntry"/>
              <w:rPr>
                <w:color w:val="FFFFFF"/>
              </w:rPr>
            </w:pPr>
            <w:r w:rsidRPr="001F42D3">
              <w:t>1</w:t>
            </w:r>
          </w:p>
        </w:tc>
        <w:tc>
          <w:tcPr>
            <w:tcW w:w="706" w:type="dxa"/>
          </w:tcPr>
          <w:p w14:paraId="09A3FA43" w14:textId="25CBE8F6" w:rsidR="00BA2D2B" w:rsidRPr="001F42D3" w:rsidRDefault="00BA2D2B" w:rsidP="006421A7">
            <w:pPr>
              <w:pStyle w:val="TableEntry"/>
              <w:rPr>
                <w:color w:val="FFFFFF"/>
              </w:rPr>
            </w:pPr>
            <w:r w:rsidRPr="001F42D3">
              <w:t>1</w:t>
            </w:r>
          </w:p>
        </w:tc>
        <w:tc>
          <w:tcPr>
            <w:tcW w:w="810" w:type="dxa"/>
          </w:tcPr>
          <w:p w14:paraId="72C48B48" w14:textId="1AB4F71E" w:rsidR="00BA2D2B" w:rsidRPr="001F42D3" w:rsidRDefault="00BA2D2B" w:rsidP="001F5A5C">
            <w:pPr>
              <w:pStyle w:val="TableEntry"/>
            </w:pPr>
          </w:p>
        </w:tc>
        <w:tc>
          <w:tcPr>
            <w:tcW w:w="990" w:type="dxa"/>
          </w:tcPr>
          <w:p w14:paraId="79202E6B" w14:textId="2B78F3E5" w:rsidR="00BA2D2B" w:rsidRPr="001F42D3" w:rsidRDefault="00BA2D2B" w:rsidP="001F5A5C">
            <w:pPr>
              <w:pStyle w:val="TableEntry"/>
            </w:pPr>
          </w:p>
        </w:tc>
        <w:tc>
          <w:tcPr>
            <w:tcW w:w="1454" w:type="dxa"/>
          </w:tcPr>
          <w:p w14:paraId="62A1BE9F" w14:textId="5A31624B" w:rsidR="00BA2D2B" w:rsidRPr="001F42D3" w:rsidRDefault="00BA2D2B" w:rsidP="001F5A5C">
            <w:pPr>
              <w:pStyle w:val="TableEntry"/>
            </w:pPr>
          </w:p>
        </w:tc>
      </w:tr>
      <w:tr w:rsidR="00C40FD5" w:rsidRPr="001F42D3" w14:paraId="1818FF67" w14:textId="77777777" w:rsidTr="00CF5627">
        <w:trPr>
          <w:cantSplit/>
          <w:jc w:val="center"/>
        </w:trPr>
        <w:tc>
          <w:tcPr>
            <w:tcW w:w="1274" w:type="dxa"/>
          </w:tcPr>
          <w:p w14:paraId="096DFE52" w14:textId="3394C9BD" w:rsidR="00BA2D2B" w:rsidRPr="001F42D3" w:rsidRDefault="00BA2D2B" w:rsidP="006421A7">
            <w:pPr>
              <w:pStyle w:val="TableEntry"/>
              <w:rPr>
                <w:i/>
              </w:rPr>
            </w:pPr>
            <w:r w:rsidRPr="001F42D3">
              <w:rPr>
                <w:i/>
              </w:rPr>
              <w:t>text</w:t>
            </w:r>
          </w:p>
        </w:tc>
        <w:tc>
          <w:tcPr>
            <w:tcW w:w="724" w:type="dxa"/>
          </w:tcPr>
          <w:p w14:paraId="5BC257A5" w14:textId="6E0C201D" w:rsidR="00BA2D2B" w:rsidRPr="001F42D3" w:rsidRDefault="00BA2D2B" w:rsidP="006421A7">
            <w:pPr>
              <w:pStyle w:val="TableEntry"/>
              <w:rPr>
                <w:i/>
              </w:rPr>
            </w:pPr>
            <w:r w:rsidRPr="001F42D3">
              <w:rPr>
                <w:i/>
              </w:rPr>
              <w:t>2</w:t>
            </w:r>
          </w:p>
        </w:tc>
        <w:tc>
          <w:tcPr>
            <w:tcW w:w="810" w:type="dxa"/>
          </w:tcPr>
          <w:p w14:paraId="49A93633" w14:textId="6238EB2C" w:rsidR="00BA2D2B" w:rsidRPr="001F42D3" w:rsidRDefault="00BA2D2B" w:rsidP="006421A7">
            <w:pPr>
              <w:pStyle w:val="TableEntry"/>
              <w:rPr>
                <w:color w:val="FFFFFF"/>
              </w:rPr>
            </w:pPr>
            <w:r w:rsidRPr="001F42D3">
              <w:t>ST</w:t>
            </w:r>
          </w:p>
        </w:tc>
        <w:tc>
          <w:tcPr>
            <w:tcW w:w="810" w:type="dxa"/>
          </w:tcPr>
          <w:p w14:paraId="7B911386" w14:textId="3CA2F3E4" w:rsidR="00BA2D2B" w:rsidRPr="001F42D3" w:rsidRDefault="00BA2D2B" w:rsidP="006421A7">
            <w:pPr>
              <w:pStyle w:val="TableEntry"/>
              <w:rPr>
                <w:color w:val="FFFFFF"/>
              </w:rPr>
            </w:pPr>
            <w:r w:rsidRPr="001F42D3">
              <w:t>199</w:t>
            </w:r>
          </w:p>
        </w:tc>
        <w:tc>
          <w:tcPr>
            <w:tcW w:w="716" w:type="dxa"/>
          </w:tcPr>
          <w:p w14:paraId="07A6E316" w14:textId="527343CD" w:rsidR="00BA2D2B" w:rsidRPr="001F42D3" w:rsidRDefault="00BA2D2B" w:rsidP="00FB6FC1">
            <w:pPr>
              <w:pStyle w:val="TableEntry"/>
              <w:rPr>
                <w:color w:val="FFFFFF"/>
              </w:rPr>
            </w:pPr>
            <w:r w:rsidRPr="001F42D3">
              <w:t>R</w:t>
            </w:r>
          </w:p>
        </w:tc>
        <w:tc>
          <w:tcPr>
            <w:tcW w:w="810" w:type="dxa"/>
          </w:tcPr>
          <w:p w14:paraId="28626995" w14:textId="2AFCDE60" w:rsidR="00BA2D2B" w:rsidRPr="001F42D3" w:rsidRDefault="00BA2D2B" w:rsidP="001F5A5C">
            <w:pPr>
              <w:pStyle w:val="TableEntry"/>
            </w:pPr>
          </w:p>
        </w:tc>
        <w:tc>
          <w:tcPr>
            <w:tcW w:w="644" w:type="dxa"/>
          </w:tcPr>
          <w:p w14:paraId="62794182" w14:textId="41EBC69E" w:rsidR="00BA2D2B" w:rsidRPr="001F42D3" w:rsidRDefault="00E86B15" w:rsidP="006421A7">
            <w:pPr>
              <w:pStyle w:val="TableEntry"/>
              <w:rPr>
                <w:color w:val="FFFFFF"/>
              </w:rPr>
            </w:pPr>
            <w:r w:rsidRPr="001F42D3">
              <w:t>1</w:t>
            </w:r>
          </w:p>
        </w:tc>
        <w:tc>
          <w:tcPr>
            <w:tcW w:w="706" w:type="dxa"/>
          </w:tcPr>
          <w:p w14:paraId="60D303E6" w14:textId="0D2F68A7" w:rsidR="00BA2D2B" w:rsidRPr="001F42D3" w:rsidRDefault="00BA2D2B" w:rsidP="006421A7">
            <w:pPr>
              <w:pStyle w:val="TableEntry"/>
              <w:rPr>
                <w:color w:val="FFFFFF"/>
              </w:rPr>
            </w:pPr>
            <w:r w:rsidRPr="001F42D3">
              <w:t>1</w:t>
            </w:r>
          </w:p>
        </w:tc>
        <w:tc>
          <w:tcPr>
            <w:tcW w:w="810" w:type="dxa"/>
          </w:tcPr>
          <w:p w14:paraId="1A496912" w14:textId="6ECE8C8E" w:rsidR="00BA2D2B" w:rsidRPr="001F42D3" w:rsidRDefault="00BA2D2B" w:rsidP="001F5A5C">
            <w:pPr>
              <w:pStyle w:val="TableEntry"/>
            </w:pPr>
          </w:p>
        </w:tc>
        <w:tc>
          <w:tcPr>
            <w:tcW w:w="990" w:type="dxa"/>
          </w:tcPr>
          <w:p w14:paraId="0D509B34" w14:textId="04F32524" w:rsidR="00BA2D2B" w:rsidRPr="001F42D3" w:rsidRDefault="00BA2D2B" w:rsidP="001F5A5C">
            <w:pPr>
              <w:pStyle w:val="TableEntry"/>
            </w:pPr>
          </w:p>
        </w:tc>
        <w:tc>
          <w:tcPr>
            <w:tcW w:w="1454" w:type="dxa"/>
          </w:tcPr>
          <w:p w14:paraId="685ECE30" w14:textId="7EE48BCC" w:rsidR="00BA2D2B" w:rsidRPr="001F42D3" w:rsidRDefault="00BA2D2B" w:rsidP="001F5A5C">
            <w:pPr>
              <w:pStyle w:val="TableEntry"/>
            </w:pPr>
          </w:p>
        </w:tc>
      </w:tr>
      <w:tr w:rsidR="00C40FD5" w:rsidRPr="001F42D3" w14:paraId="73F5A558" w14:textId="77777777" w:rsidTr="00CF5627">
        <w:trPr>
          <w:cantSplit/>
          <w:jc w:val="center"/>
        </w:trPr>
        <w:tc>
          <w:tcPr>
            <w:tcW w:w="1274" w:type="dxa"/>
          </w:tcPr>
          <w:p w14:paraId="120ABE7B" w14:textId="20D41A61" w:rsidR="00BA2D2B" w:rsidRPr="001F42D3" w:rsidRDefault="00BA2D2B" w:rsidP="006421A7">
            <w:pPr>
              <w:pStyle w:val="TableEntry"/>
            </w:pPr>
            <w:r w:rsidRPr="001F42D3">
              <w:t>Equipment Instance Identifier</w:t>
            </w:r>
          </w:p>
        </w:tc>
        <w:tc>
          <w:tcPr>
            <w:tcW w:w="724" w:type="dxa"/>
          </w:tcPr>
          <w:p w14:paraId="413A20AB" w14:textId="0404CC17" w:rsidR="00BA2D2B" w:rsidRPr="001F42D3" w:rsidRDefault="00BA2D2B" w:rsidP="006421A7">
            <w:pPr>
              <w:pStyle w:val="TableEntry"/>
            </w:pPr>
            <w:r w:rsidRPr="001F42D3">
              <w:t>18</w:t>
            </w:r>
          </w:p>
        </w:tc>
        <w:tc>
          <w:tcPr>
            <w:tcW w:w="810" w:type="dxa"/>
          </w:tcPr>
          <w:p w14:paraId="6E040B7F" w14:textId="47164175" w:rsidR="00BA2D2B" w:rsidRPr="001F42D3" w:rsidRDefault="00BA2D2B" w:rsidP="001F5A5C">
            <w:pPr>
              <w:pStyle w:val="TableEntry"/>
              <w:rPr>
                <w:color w:val="FFFFFF"/>
              </w:rPr>
            </w:pPr>
            <w:r w:rsidRPr="001F42D3">
              <w:t>EI</w:t>
            </w:r>
          </w:p>
        </w:tc>
        <w:tc>
          <w:tcPr>
            <w:tcW w:w="810" w:type="dxa"/>
          </w:tcPr>
          <w:p w14:paraId="2C39FD00" w14:textId="3BD9FAB3" w:rsidR="00BA2D2B" w:rsidRPr="001F42D3" w:rsidRDefault="00BA2D2B" w:rsidP="006421A7">
            <w:pPr>
              <w:pStyle w:val="TableEntry"/>
              <w:rPr>
                <w:color w:val="FFFFFF"/>
              </w:rPr>
            </w:pPr>
            <w:r w:rsidRPr="001F42D3">
              <w:t>424</w:t>
            </w:r>
          </w:p>
        </w:tc>
        <w:tc>
          <w:tcPr>
            <w:tcW w:w="716" w:type="dxa"/>
          </w:tcPr>
          <w:p w14:paraId="47ABB833" w14:textId="34736CA9" w:rsidR="00BA2D2B" w:rsidRPr="001F42D3" w:rsidRDefault="00BA2D2B" w:rsidP="006421A7">
            <w:pPr>
              <w:pStyle w:val="TableEntry"/>
              <w:rPr>
                <w:color w:val="FFFFFF"/>
              </w:rPr>
            </w:pPr>
            <w:r w:rsidRPr="001F42D3">
              <w:t>O</w:t>
            </w:r>
          </w:p>
        </w:tc>
        <w:tc>
          <w:tcPr>
            <w:tcW w:w="810" w:type="dxa"/>
          </w:tcPr>
          <w:p w14:paraId="21C65625" w14:textId="4B1C5BBF" w:rsidR="00BA2D2B" w:rsidRPr="001F42D3" w:rsidRDefault="00BA2D2B" w:rsidP="006421A7">
            <w:pPr>
              <w:pStyle w:val="TableEntry"/>
              <w:rPr>
                <w:color w:val="FFFFFF"/>
              </w:rPr>
            </w:pPr>
            <w:r w:rsidRPr="001F42D3">
              <w:t>True</w:t>
            </w:r>
          </w:p>
        </w:tc>
        <w:tc>
          <w:tcPr>
            <w:tcW w:w="644" w:type="dxa"/>
          </w:tcPr>
          <w:p w14:paraId="50E38635" w14:textId="19F88BC0" w:rsidR="00BA2D2B" w:rsidRPr="001F42D3" w:rsidRDefault="00BA2D2B" w:rsidP="006421A7">
            <w:pPr>
              <w:pStyle w:val="TableEntry"/>
              <w:rPr>
                <w:color w:val="FFFFFF"/>
              </w:rPr>
            </w:pPr>
            <w:r w:rsidRPr="001F42D3">
              <w:t>0</w:t>
            </w:r>
          </w:p>
        </w:tc>
        <w:tc>
          <w:tcPr>
            <w:tcW w:w="706" w:type="dxa"/>
          </w:tcPr>
          <w:p w14:paraId="43A08502" w14:textId="6F1604A9" w:rsidR="00BA2D2B" w:rsidRPr="001F42D3" w:rsidRDefault="00BA2D2B" w:rsidP="006421A7">
            <w:pPr>
              <w:pStyle w:val="TableEntry"/>
              <w:rPr>
                <w:color w:val="FFFFFF"/>
              </w:rPr>
            </w:pPr>
            <w:r w:rsidRPr="001F42D3">
              <w:t>*</w:t>
            </w:r>
          </w:p>
        </w:tc>
        <w:tc>
          <w:tcPr>
            <w:tcW w:w="810" w:type="dxa"/>
          </w:tcPr>
          <w:p w14:paraId="001B6AD5" w14:textId="3ABDC546" w:rsidR="00BA2D2B" w:rsidRPr="001F42D3" w:rsidRDefault="00BA2D2B" w:rsidP="001F5A5C">
            <w:pPr>
              <w:pStyle w:val="TableEntry"/>
            </w:pPr>
          </w:p>
        </w:tc>
        <w:tc>
          <w:tcPr>
            <w:tcW w:w="990" w:type="dxa"/>
          </w:tcPr>
          <w:p w14:paraId="36DE1D55" w14:textId="1D45EE44" w:rsidR="00BA2D2B" w:rsidRPr="001F42D3" w:rsidRDefault="00BA2D2B" w:rsidP="001F5A5C">
            <w:pPr>
              <w:pStyle w:val="TableEntry"/>
            </w:pPr>
          </w:p>
        </w:tc>
        <w:tc>
          <w:tcPr>
            <w:tcW w:w="1454" w:type="dxa"/>
          </w:tcPr>
          <w:p w14:paraId="02182950" w14:textId="1ED26665" w:rsidR="00BA2D2B" w:rsidRPr="001F42D3" w:rsidRDefault="00BA2D2B" w:rsidP="001F5A5C">
            <w:pPr>
              <w:pStyle w:val="TableEntry"/>
            </w:pPr>
          </w:p>
        </w:tc>
      </w:tr>
      <w:tr w:rsidR="00C40FD5" w:rsidRPr="001F42D3" w14:paraId="1160E2D0" w14:textId="77777777" w:rsidTr="00CF5627">
        <w:trPr>
          <w:cantSplit/>
          <w:jc w:val="center"/>
        </w:trPr>
        <w:tc>
          <w:tcPr>
            <w:tcW w:w="1274" w:type="dxa"/>
          </w:tcPr>
          <w:p w14:paraId="31D52585" w14:textId="08AEF34E" w:rsidR="00BA2D2B" w:rsidRPr="001F42D3" w:rsidRDefault="00BA2D2B" w:rsidP="00CF5627">
            <w:pPr>
              <w:pStyle w:val="TableEntryItalicindent"/>
            </w:pPr>
            <w:r w:rsidRPr="001F42D3">
              <w:t>entity identifier</w:t>
            </w:r>
          </w:p>
        </w:tc>
        <w:tc>
          <w:tcPr>
            <w:tcW w:w="724" w:type="dxa"/>
          </w:tcPr>
          <w:p w14:paraId="590D3628" w14:textId="3AB8BD2B" w:rsidR="00BA2D2B" w:rsidRPr="001F42D3" w:rsidRDefault="00BA2D2B" w:rsidP="00AD69C9">
            <w:pPr>
              <w:pStyle w:val="TableEntry"/>
              <w:rPr>
                <w:i/>
              </w:rPr>
            </w:pPr>
            <w:r w:rsidRPr="001F42D3">
              <w:rPr>
                <w:i/>
              </w:rPr>
              <w:t>1</w:t>
            </w:r>
          </w:p>
        </w:tc>
        <w:tc>
          <w:tcPr>
            <w:tcW w:w="810" w:type="dxa"/>
          </w:tcPr>
          <w:p w14:paraId="6AE38A60" w14:textId="5C3DFF8C" w:rsidR="00BA2D2B" w:rsidRPr="001F42D3" w:rsidRDefault="00BA2D2B" w:rsidP="00AD69C9">
            <w:pPr>
              <w:pStyle w:val="TableEntry"/>
              <w:rPr>
                <w:color w:val="FFFFFF"/>
              </w:rPr>
            </w:pPr>
            <w:r w:rsidRPr="001F42D3">
              <w:t>ST</w:t>
            </w:r>
          </w:p>
        </w:tc>
        <w:tc>
          <w:tcPr>
            <w:tcW w:w="810" w:type="dxa"/>
          </w:tcPr>
          <w:p w14:paraId="364069A8" w14:textId="51819166" w:rsidR="00BA2D2B" w:rsidRPr="001F42D3" w:rsidRDefault="00BA2D2B" w:rsidP="00AD69C9">
            <w:pPr>
              <w:pStyle w:val="TableEntry"/>
              <w:rPr>
                <w:color w:val="FFFFFF"/>
              </w:rPr>
            </w:pPr>
            <w:r w:rsidRPr="001F42D3">
              <w:t>199</w:t>
            </w:r>
          </w:p>
        </w:tc>
        <w:tc>
          <w:tcPr>
            <w:tcW w:w="716" w:type="dxa"/>
          </w:tcPr>
          <w:p w14:paraId="60221158" w14:textId="72B3D356" w:rsidR="00BA2D2B" w:rsidRPr="001F42D3" w:rsidRDefault="00BA2D2B" w:rsidP="00AD69C9">
            <w:pPr>
              <w:pStyle w:val="TableEntry"/>
              <w:rPr>
                <w:color w:val="FFFFFF"/>
              </w:rPr>
            </w:pPr>
            <w:r w:rsidRPr="001F42D3">
              <w:t>O</w:t>
            </w:r>
          </w:p>
        </w:tc>
        <w:tc>
          <w:tcPr>
            <w:tcW w:w="810" w:type="dxa"/>
          </w:tcPr>
          <w:p w14:paraId="16004978" w14:textId="77BF8FE9" w:rsidR="00BA2D2B" w:rsidRPr="001F42D3" w:rsidRDefault="00BA2D2B" w:rsidP="001F5A5C">
            <w:pPr>
              <w:pStyle w:val="TableEntry"/>
            </w:pPr>
          </w:p>
        </w:tc>
        <w:tc>
          <w:tcPr>
            <w:tcW w:w="644" w:type="dxa"/>
          </w:tcPr>
          <w:p w14:paraId="240F34AC" w14:textId="0B00DFA6" w:rsidR="00BA2D2B" w:rsidRPr="001F42D3" w:rsidRDefault="00BA2D2B" w:rsidP="006421A7">
            <w:pPr>
              <w:pStyle w:val="TableEntry"/>
              <w:rPr>
                <w:color w:val="FFFFFF"/>
              </w:rPr>
            </w:pPr>
            <w:r w:rsidRPr="001F42D3">
              <w:t>0</w:t>
            </w:r>
          </w:p>
        </w:tc>
        <w:tc>
          <w:tcPr>
            <w:tcW w:w="706" w:type="dxa"/>
          </w:tcPr>
          <w:p w14:paraId="7664672C" w14:textId="3B909C7A" w:rsidR="00BA2D2B" w:rsidRPr="001F42D3" w:rsidRDefault="00BA2D2B" w:rsidP="006421A7">
            <w:pPr>
              <w:pStyle w:val="TableEntry"/>
              <w:rPr>
                <w:color w:val="FFFFFF"/>
              </w:rPr>
            </w:pPr>
            <w:r w:rsidRPr="001F42D3">
              <w:t>1</w:t>
            </w:r>
          </w:p>
        </w:tc>
        <w:tc>
          <w:tcPr>
            <w:tcW w:w="810" w:type="dxa"/>
          </w:tcPr>
          <w:p w14:paraId="04D70823" w14:textId="35CFBE80" w:rsidR="00BA2D2B" w:rsidRPr="001F42D3" w:rsidRDefault="00BA2D2B" w:rsidP="001F5A5C">
            <w:pPr>
              <w:pStyle w:val="TableEntry"/>
            </w:pPr>
          </w:p>
        </w:tc>
        <w:tc>
          <w:tcPr>
            <w:tcW w:w="990" w:type="dxa"/>
          </w:tcPr>
          <w:p w14:paraId="485FD1A6" w14:textId="7DCC0798" w:rsidR="00BA2D2B" w:rsidRPr="001F42D3" w:rsidRDefault="00BA2D2B" w:rsidP="001F5A5C">
            <w:pPr>
              <w:pStyle w:val="TableEntry"/>
            </w:pPr>
          </w:p>
        </w:tc>
        <w:tc>
          <w:tcPr>
            <w:tcW w:w="1454" w:type="dxa"/>
          </w:tcPr>
          <w:p w14:paraId="1EFAAA38" w14:textId="174C3CEB" w:rsidR="00BA2D2B" w:rsidRPr="001F42D3" w:rsidRDefault="00BA2D2B" w:rsidP="001F5A5C">
            <w:pPr>
              <w:pStyle w:val="TableEntry"/>
            </w:pPr>
          </w:p>
        </w:tc>
      </w:tr>
    </w:tbl>
    <w:p w14:paraId="4CEA0F71" w14:textId="77777777" w:rsidR="00B11855" w:rsidRPr="001F42D3" w:rsidRDefault="003D003E" w:rsidP="00D55F5E">
      <w:pPr>
        <w:pStyle w:val="Note"/>
        <w:ind w:left="0" w:hanging="2"/>
      </w:pPr>
      <w:r w:rsidRPr="001F42D3">
        <w:t>Note: Field names are in Roman type, relevant component names within a field are listed underneath in italic type.</w:t>
      </w:r>
    </w:p>
    <w:p w14:paraId="412BAB7C" w14:textId="77777777" w:rsidR="008E1C27" w:rsidRPr="001F42D3" w:rsidRDefault="008E1C27" w:rsidP="00D55F5E">
      <w:pPr>
        <w:pStyle w:val="BodyText"/>
      </w:pPr>
    </w:p>
    <w:p w14:paraId="43192509" w14:textId="0E5DD7C7" w:rsidR="00B11855" w:rsidRPr="001F42D3" w:rsidRDefault="003D003E" w:rsidP="00D55F5E">
      <w:pPr>
        <w:pStyle w:val="BodyText"/>
      </w:pPr>
      <w:r w:rsidRPr="001F42D3">
        <w:t xml:space="preserve">OBX-1 Set ID – This field contains the sequence number. </w:t>
      </w:r>
    </w:p>
    <w:p w14:paraId="36AE956C" w14:textId="1996512E" w:rsidR="00B11855" w:rsidRPr="001F42D3" w:rsidRDefault="003D003E" w:rsidP="00D55F5E">
      <w:pPr>
        <w:pStyle w:val="BodyText"/>
      </w:pPr>
      <w:r w:rsidRPr="001F42D3">
        <w:t xml:space="preserve">OBX-2 Value Type – The </w:t>
      </w:r>
      <w:r w:rsidR="006D613E" w:rsidRPr="001F42D3">
        <w:t>HL7</w:t>
      </w:r>
      <w:r w:rsidR="00995105" w:rsidRPr="001F42D3">
        <w:t xml:space="preserve"> </w:t>
      </w:r>
      <w:r w:rsidRPr="001F42D3">
        <w:t xml:space="preserve">data type of the Observation Value will depend on the P11073_10103 term data type, as shown in </w:t>
      </w:r>
      <w:r w:rsidR="00CA3A2C" w:rsidRPr="001F42D3">
        <w:t>Table</w:t>
      </w:r>
      <w:r w:rsidRPr="001F42D3">
        <w:t xml:space="preserve"> 3.9.4.1.2</w:t>
      </w:r>
      <w:r w:rsidR="002924C0" w:rsidRPr="001F42D3">
        <w:t>.5-2</w:t>
      </w:r>
      <w:r w:rsidRPr="001F42D3">
        <w:t>.</w:t>
      </w:r>
    </w:p>
    <w:p w14:paraId="4317004A" w14:textId="36B50E54" w:rsidR="00B11855" w:rsidRPr="001F42D3" w:rsidRDefault="003D003E" w:rsidP="00CF5627">
      <w:pPr>
        <w:pStyle w:val="TableTitle"/>
      </w:pPr>
      <w:r w:rsidRPr="001F42D3">
        <w:t>Table 3.9.4.1.2.5</w:t>
      </w:r>
      <w:r w:rsidR="005D79DE" w:rsidRPr="001F42D3">
        <w:rPr>
          <w:rFonts w:eastAsia="MS Gothic"/>
        </w:rPr>
        <w:t>-</w:t>
      </w:r>
      <w:r w:rsidR="00E86B15" w:rsidRPr="001F42D3">
        <w:t>2</w:t>
      </w:r>
      <w:r w:rsidRPr="001F42D3">
        <w:t xml:space="preserve">: IEEE to </w:t>
      </w:r>
      <w:r w:rsidR="006D613E" w:rsidRPr="001F42D3">
        <w:t>HL7</w:t>
      </w:r>
      <w:r w:rsidR="00995105" w:rsidRPr="001F42D3">
        <w:t xml:space="preserve"> </w:t>
      </w:r>
      <w:r w:rsidRPr="001F42D3">
        <w:t>Data Type Matching</w:t>
      </w:r>
    </w:p>
    <w:tbl>
      <w:tblPr>
        <w:tblW w:w="7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36"/>
        <w:gridCol w:w="2160"/>
      </w:tblGrid>
      <w:tr w:rsidR="00B11855" w:rsidRPr="001F42D3" w14:paraId="764B3943" w14:textId="77777777" w:rsidTr="00A17802">
        <w:trPr>
          <w:cantSplit/>
          <w:tblHeader/>
          <w:jc w:val="center"/>
        </w:trPr>
        <w:tc>
          <w:tcPr>
            <w:tcW w:w="5336" w:type="dxa"/>
            <w:shd w:val="clear" w:color="auto" w:fill="D9D9D9"/>
          </w:tcPr>
          <w:p w14:paraId="6472E867" w14:textId="77777777" w:rsidR="00B11855" w:rsidRPr="001F42D3" w:rsidRDefault="003D003E" w:rsidP="0048497C">
            <w:pPr>
              <w:pStyle w:val="TableEntryHeader"/>
            </w:pPr>
            <w:r w:rsidRPr="001F42D3">
              <w:t>Applicable IEEE 11073 MDC_IDC types</w:t>
            </w:r>
          </w:p>
        </w:tc>
        <w:tc>
          <w:tcPr>
            <w:tcW w:w="2160" w:type="dxa"/>
            <w:shd w:val="clear" w:color="auto" w:fill="D9D9D9"/>
          </w:tcPr>
          <w:p w14:paraId="274AA93C" w14:textId="5AF38455" w:rsidR="00B11855" w:rsidRPr="001F42D3" w:rsidRDefault="006D613E" w:rsidP="0048497C">
            <w:pPr>
              <w:pStyle w:val="TableEntryHeader"/>
            </w:pPr>
            <w:r w:rsidRPr="001F42D3">
              <w:t>HL7</w:t>
            </w:r>
            <w:r w:rsidR="00995105" w:rsidRPr="001F42D3">
              <w:t xml:space="preserve"> </w:t>
            </w:r>
            <w:r w:rsidR="003D003E" w:rsidRPr="001F42D3">
              <w:t>v2 data type</w:t>
            </w:r>
          </w:p>
        </w:tc>
      </w:tr>
      <w:tr w:rsidR="00B11855" w:rsidRPr="001F42D3" w14:paraId="76F68987" w14:textId="77777777" w:rsidTr="00A17802">
        <w:trPr>
          <w:cantSplit/>
          <w:jc w:val="center"/>
        </w:trPr>
        <w:tc>
          <w:tcPr>
            <w:tcW w:w="5336" w:type="dxa"/>
          </w:tcPr>
          <w:p w14:paraId="3EE0B0B5" w14:textId="77777777" w:rsidR="00B11855" w:rsidRPr="001F42D3" w:rsidRDefault="003D003E" w:rsidP="0048497C">
            <w:pPr>
              <w:pStyle w:val="TableEntry"/>
            </w:pPr>
            <w:r w:rsidRPr="001F42D3">
              <w:t xml:space="preserve">String </w:t>
            </w:r>
          </w:p>
        </w:tc>
        <w:tc>
          <w:tcPr>
            <w:tcW w:w="2160" w:type="dxa"/>
          </w:tcPr>
          <w:p w14:paraId="4CE7E2D9" w14:textId="77777777" w:rsidR="00B11855" w:rsidRPr="001F42D3" w:rsidRDefault="003D003E" w:rsidP="0048497C">
            <w:pPr>
              <w:pStyle w:val="TableEntry"/>
            </w:pPr>
            <w:r w:rsidRPr="001F42D3">
              <w:t>ST</w:t>
            </w:r>
          </w:p>
        </w:tc>
      </w:tr>
      <w:tr w:rsidR="00B11855" w:rsidRPr="001F42D3" w14:paraId="231D5488" w14:textId="77777777" w:rsidTr="00A17802">
        <w:trPr>
          <w:cantSplit/>
          <w:jc w:val="center"/>
        </w:trPr>
        <w:tc>
          <w:tcPr>
            <w:tcW w:w="5336" w:type="dxa"/>
          </w:tcPr>
          <w:p w14:paraId="6B06F30E" w14:textId="77777777" w:rsidR="00B11855" w:rsidRPr="001F42D3" w:rsidRDefault="003D003E" w:rsidP="0048497C">
            <w:pPr>
              <w:pStyle w:val="TableEntry"/>
            </w:pPr>
            <w:r w:rsidRPr="001F42D3">
              <w:t>Enumerated</w:t>
            </w:r>
          </w:p>
        </w:tc>
        <w:tc>
          <w:tcPr>
            <w:tcW w:w="2160" w:type="dxa"/>
          </w:tcPr>
          <w:p w14:paraId="04A75966" w14:textId="77777777" w:rsidR="00B11855" w:rsidRPr="001F42D3" w:rsidRDefault="003D003E" w:rsidP="0048497C">
            <w:pPr>
              <w:pStyle w:val="TableEntry"/>
            </w:pPr>
            <w:r w:rsidRPr="001F42D3">
              <w:t>CWE or CNE</w:t>
            </w:r>
          </w:p>
        </w:tc>
      </w:tr>
      <w:tr w:rsidR="00B11855" w:rsidRPr="001F42D3" w14:paraId="04769B5F" w14:textId="77777777" w:rsidTr="00A17802">
        <w:trPr>
          <w:cantSplit/>
          <w:jc w:val="center"/>
        </w:trPr>
        <w:tc>
          <w:tcPr>
            <w:tcW w:w="5336" w:type="dxa"/>
          </w:tcPr>
          <w:p w14:paraId="37409AE8" w14:textId="77777777" w:rsidR="00B11855" w:rsidRPr="001F42D3" w:rsidRDefault="003D003E" w:rsidP="0048497C">
            <w:pPr>
              <w:pStyle w:val="TableEntry"/>
            </w:pPr>
            <w:r w:rsidRPr="001F42D3">
              <w:t>Date Time</w:t>
            </w:r>
          </w:p>
        </w:tc>
        <w:tc>
          <w:tcPr>
            <w:tcW w:w="2160" w:type="dxa"/>
          </w:tcPr>
          <w:p w14:paraId="44838448" w14:textId="77777777" w:rsidR="00B11855" w:rsidRPr="001F42D3" w:rsidRDefault="003D003E" w:rsidP="0048497C">
            <w:pPr>
              <w:pStyle w:val="TableEntry"/>
            </w:pPr>
            <w:r w:rsidRPr="001F42D3">
              <w:t>DTM</w:t>
            </w:r>
          </w:p>
        </w:tc>
      </w:tr>
      <w:tr w:rsidR="00B11855" w:rsidRPr="001F42D3" w14:paraId="62D484B4" w14:textId="77777777" w:rsidTr="00A17802">
        <w:trPr>
          <w:cantSplit/>
          <w:jc w:val="center"/>
        </w:trPr>
        <w:tc>
          <w:tcPr>
            <w:tcW w:w="5336" w:type="dxa"/>
          </w:tcPr>
          <w:p w14:paraId="55333D7D" w14:textId="77777777" w:rsidR="00B11855" w:rsidRPr="001F42D3" w:rsidRDefault="003D003E" w:rsidP="0048497C">
            <w:pPr>
              <w:pStyle w:val="TableEntry"/>
            </w:pPr>
            <w:r w:rsidRPr="001F42D3">
              <w:t>Numeric</w:t>
            </w:r>
          </w:p>
        </w:tc>
        <w:tc>
          <w:tcPr>
            <w:tcW w:w="2160" w:type="dxa"/>
          </w:tcPr>
          <w:p w14:paraId="29CAC42C" w14:textId="77777777" w:rsidR="00B11855" w:rsidRPr="001F42D3" w:rsidRDefault="003D003E" w:rsidP="0048497C">
            <w:pPr>
              <w:pStyle w:val="TableEntry"/>
            </w:pPr>
            <w:r w:rsidRPr="001F42D3">
              <w:t>NM</w:t>
            </w:r>
          </w:p>
        </w:tc>
      </w:tr>
      <w:tr w:rsidR="00B11855" w:rsidRPr="001F42D3" w14:paraId="4507D719" w14:textId="77777777" w:rsidTr="00A17802">
        <w:trPr>
          <w:cantSplit/>
          <w:jc w:val="center"/>
        </w:trPr>
        <w:tc>
          <w:tcPr>
            <w:tcW w:w="5336" w:type="dxa"/>
          </w:tcPr>
          <w:p w14:paraId="0DF3DA7D" w14:textId="77777777" w:rsidR="00B11855" w:rsidRPr="001F42D3" w:rsidRDefault="003D003E" w:rsidP="0048497C">
            <w:pPr>
              <w:pStyle w:val="TableEntry"/>
            </w:pPr>
            <w:r w:rsidRPr="001F42D3">
              <w:t>Structured Numeric</w:t>
            </w:r>
          </w:p>
        </w:tc>
        <w:tc>
          <w:tcPr>
            <w:tcW w:w="2160" w:type="dxa"/>
          </w:tcPr>
          <w:p w14:paraId="5F11B2DE" w14:textId="40C26BAF" w:rsidR="00B11855" w:rsidRPr="001F42D3" w:rsidRDefault="003D003E" w:rsidP="0048497C">
            <w:pPr>
              <w:pStyle w:val="TableEntry"/>
            </w:pPr>
            <w:r w:rsidRPr="001F42D3">
              <w:t>SN (</w:t>
            </w:r>
            <w:r w:rsidR="005B0C7C" w:rsidRPr="001F42D3">
              <w:t>s</w:t>
            </w:r>
            <w:r w:rsidRPr="001F42D3">
              <w:t>ee Note)</w:t>
            </w:r>
          </w:p>
        </w:tc>
      </w:tr>
      <w:tr w:rsidR="00360D3E" w:rsidRPr="001F42D3" w14:paraId="33B1DA83" w14:textId="77777777" w:rsidTr="00A17802">
        <w:trPr>
          <w:cantSplit/>
          <w:jc w:val="center"/>
        </w:trPr>
        <w:tc>
          <w:tcPr>
            <w:tcW w:w="5336" w:type="dxa"/>
          </w:tcPr>
          <w:p w14:paraId="5A1D9130" w14:textId="7CF0C76B" w:rsidR="00360D3E" w:rsidRPr="001F42D3" w:rsidRDefault="00360D3E" w:rsidP="00360D3E">
            <w:pPr>
              <w:pStyle w:val="TableEntry"/>
            </w:pPr>
            <w:r w:rsidRPr="001F42D3">
              <w:rPr>
                <w:color w:val="000000"/>
                <w:szCs w:val="18"/>
              </w:rPr>
              <w:t>Encapsulated Data</w:t>
            </w:r>
          </w:p>
        </w:tc>
        <w:tc>
          <w:tcPr>
            <w:tcW w:w="2160" w:type="dxa"/>
          </w:tcPr>
          <w:p w14:paraId="3B57D5CD" w14:textId="3C1F5A71" w:rsidR="00360D3E" w:rsidRPr="001F42D3" w:rsidRDefault="00360D3E" w:rsidP="00360D3E">
            <w:pPr>
              <w:pStyle w:val="TableEntry"/>
            </w:pPr>
            <w:r w:rsidRPr="001F42D3">
              <w:rPr>
                <w:color w:val="000000"/>
                <w:szCs w:val="18"/>
              </w:rPr>
              <w:t>ED (see Note 2)</w:t>
            </w:r>
          </w:p>
        </w:tc>
      </w:tr>
    </w:tbl>
    <w:p w14:paraId="58D3BBDD" w14:textId="7DA9E55F" w:rsidR="00B11855" w:rsidRPr="001F42D3" w:rsidRDefault="002F745D" w:rsidP="002F745D">
      <w:pPr>
        <w:pStyle w:val="Note"/>
        <w:ind w:left="0" w:hanging="2"/>
      </w:pPr>
      <w:r w:rsidRPr="001F42D3">
        <w:t>Note: The Structured Numeric type (SN) is used for numeric terms that require qualifications. SN types may be qualified as &gt;Num1 or &lt;Num1 to express a ‘greater than’ or ‘less than’ relationship using the ‘comparator’ character &gt; or &lt; respectively. Alternatively, a numeric ratio between two values Num1 and Num2 may be expressed using the Separator/Suffix characters ‘/’ (solidus) or ‘:’ (either character may be used)</w:t>
      </w:r>
      <w:r w:rsidR="003D003E" w:rsidRPr="001F42D3">
        <w:t>.</w:t>
      </w:r>
    </w:p>
    <w:p w14:paraId="67B2D482" w14:textId="4A006D07" w:rsidR="00D95BB6" w:rsidRPr="001F42D3" w:rsidRDefault="00D95BB6" w:rsidP="002F745D">
      <w:pPr>
        <w:pStyle w:val="Note"/>
        <w:ind w:left="0" w:hanging="2"/>
      </w:pPr>
      <w:r w:rsidRPr="001F42D3">
        <w:t>Note 2: The ED data type shall be restricted to use for encapsulated PDFs and reference pointers per section 3.9.4.1.2.7</w:t>
      </w:r>
    </w:p>
    <w:p w14:paraId="4DDAE8B2" w14:textId="77777777" w:rsidR="00B11855" w:rsidRPr="001F42D3" w:rsidRDefault="00B11855" w:rsidP="00D55F5E">
      <w:pPr>
        <w:pStyle w:val="BodyText"/>
      </w:pPr>
    </w:p>
    <w:p w14:paraId="621DE594" w14:textId="77777777" w:rsidR="00B11855" w:rsidRPr="001F42D3" w:rsidRDefault="003D003E" w:rsidP="00D55F5E">
      <w:pPr>
        <w:pStyle w:val="BodyText"/>
      </w:pPr>
      <w:r w:rsidRPr="001F42D3">
        <w:lastRenderedPageBreak/>
        <w:t>OBX-3.1 Observation Identifier, Identifier shall be &lt;Code&gt; [numeric] as defined in Annex C.3 ‘Expanded Terms’ of IEEE 11073-10103 (see 3.9.3 Referenced Standards).</w:t>
      </w:r>
    </w:p>
    <w:p w14:paraId="2FFD54B4" w14:textId="77777777" w:rsidR="00B11855" w:rsidRPr="001F42D3" w:rsidRDefault="003D003E" w:rsidP="00D55F5E">
      <w:pPr>
        <w:pStyle w:val="BodyText"/>
      </w:pPr>
      <w:r w:rsidRPr="001F42D3">
        <w:t>OBX-3.2 Observation Identifier, shall be &lt;Reference ID&gt; as defined in Annex C.3 ‘Expanded Terms’ in IEEE 11073-10103 (see 3.9.3 Referenced Standards)</w:t>
      </w:r>
    </w:p>
    <w:p w14:paraId="24A7537C" w14:textId="77777777" w:rsidR="00B11855" w:rsidRPr="001F42D3" w:rsidRDefault="003D003E" w:rsidP="00D55F5E">
      <w:pPr>
        <w:pStyle w:val="BodyText"/>
      </w:pPr>
      <w:r w:rsidRPr="001F42D3">
        <w:t>OBX-3.3 Observation Identifier, Name of Coding System shall be MDC to reference the group of medical device communication standards (IEEE 11073-</w:t>
      </w:r>
      <w:r w:rsidR="00E86B15" w:rsidRPr="001F42D3">
        <w:t>1010x</w:t>
      </w:r>
      <w:r w:rsidRPr="001F42D3">
        <w:t>)</w:t>
      </w:r>
    </w:p>
    <w:p w14:paraId="423A8A92" w14:textId="117F44C8" w:rsidR="00B11855" w:rsidRPr="001F42D3" w:rsidRDefault="003D003E" w:rsidP="00D55F5E">
      <w:pPr>
        <w:pStyle w:val="BodyText"/>
      </w:pPr>
      <w:r w:rsidRPr="001F42D3">
        <w:t xml:space="preserve">OBX-4 Observation Sub-ID – </w:t>
      </w:r>
      <w:r w:rsidR="00AE4B58" w:rsidRPr="001F42D3">
        <w:t>The sub-ID in OBX-4 shall be unique for each OBX-3 data value triplets</w:t>
      </w:r>
      <w:r w:rsidR="001F42D3">
        <w:t xml:space="preserve">. </w:t>
      </w:r>
      <w:r w:rsidR="00AE4B58" w:rsidRPr="001F42D3">
        <w:t>The combined OBX-3 and OBX-4 data values shall be unique within each message. If a value is provided in OBX-4, the value is a Sub-ID which associates the observation value with other observation values having the same Sub-ID within the same containment node within the message</w:t>
      </w:r>
      <w:r w:rsidR="001F42D3">
        <w:t xml:space="preserve">. </w:t>
      </w:r>
      <w:r w:rsidR="00AE4B58" w:rsidRPr="001F42D3">
        <w:t>If a value is provided in OBX-4 for an OBX segment containing an encapsulated PDF or reference pointer to external report, the encapsulated PDF or reference pointer to external report is assumed to be associated with a specific episode having the same Sub-ID within the message, see section 3.9.4.1.2.7 for details</w:t>
      </w:r>
      <w:r w:rsidR="001F42D3">
        <w:t xml:space="preserve">. </w:t>
      </w:r>
      <w:r w:rsidR="00AE4B58" w:rsidRPr="001F42D3">
        <w:t>An encapsulated PDF or reference pointer to external report that is not associated with an episode may be included in a message</w:t>
      </w:r>
      <w:r w:rsidR="001F42D3">
        <w:t xml:space="preserve">. </w:t>
      </w:r>
      <w:r w:rsidR="00AE4B58" w:rsidRPr="001F42D3">
        <w:t>If so, OBX-4 shall be blank.</w:t>
      </w:r>
    </w:p>
    <w:p w14:paraId="5AE2EAAA" w14:textId="77777777" w:rsidR="00B11855" w:rsidRPr="001F42D3" w:rsidRDefault="003D003E" w:rsidP="00D55F5E">
      <w:pPr>
        <w:pStyle w:val="BodyText"/>
      </w:pPr>
      <w:r w:rsidRPr="001F42D3">
        <w:t>OBX-5 Observation Value – This is the actual value of the observation.</w:t>
      </w:r>
    </w:p>
    <w:p w14:paraId="4E515D9D" w14:textId="77777777" w:rsidR="00B11855" w:rsidRPr="001F42D3" w:rsidRDefault="003D003E" w:rsidP="00D55F5E">
      <w:pPr>
        <w:pStyle w:val="BodyText"/>
      </w:pPr>
      <w:r w:rsidRPr="001F42D3">
        <w:t>If OBX-2 is of type CWE then</w:t>
      </w:r>
    </w:p>
    <w:p w14:paraId="2281326B" w14:textId="77777777" w:rsidR="00B11855" w:rsidRPr="001F42D3" w:rsidRDefault="003D003E" w:rsidP="00D55F5E">
      <w:pPr>
        <w:pStyle w:val="BodyText"/>
      </w:pPr>
      <w:r w:rsidRPr="001F42D3">
        <w:t>OBX-5.1 shall be &lt;Code&gt; [numeric] as defined in Annex D.3 ‘enumerations’ or Annex E.3 ‘vendor enumerations’ of IEEE 11073-10103 (see 3.9.3 Referenced Standards) .</w:t>
      </w:r>
    </w:p>
    <w:p w14:paraId="5177F94E" w14:textId="77777777" w:rsidR="00B11855" w:rsidRPr="001F42D3" w:rsidRDefault="003D003E" w:rsidP="00D55F5E">
      <w:pPr>
        <w:pStyle w:val="BodyText"/>
      </w:pPr>
      <w:r w:rsidRPr="001F42D3">
        <w:t>OBX-5.2 shall be &lt;Enumerator Identifier&gt;_&lt;EnumerationCode [mnemonic]&gt; as defined in Annex D.3 ‘enumerations’ or Annex E.3 ‘vendor enumerations’ in IEEE 11073-10103 (see 3.9.3 Referenced Standards)</w:t>
      </w:r>
    </w:p>
    <w:p w14:paraId="02A3F54A" w14:textId="77777777" w:rsidR="00B11855" w:rsidRPr="001F42D3" w:rsidRDefault="003D003E" w:rsidP="00D55F5E">
      <w:pPr>
        <w:pStyle w:val="BodyText"/>
      </w:pPr>
      <w:r w:rsidRPr="001F42D3">
        <w:t>OBX-5.3 shall be MDC to reference the group of medical device communication standards (IEEE 11073-</w:t>
      </w:r>
      <w:r w:rsidR="00E86B15" w:rsidRPr="001F42D3">
        <w:t>1010x</w:t>
      </w:r>
      <w:r w:rsidRPr="001F42D3">
        <w:t>)</w:t>
      </w:r>
    </w:p>
    <w:p w14:paraId="6705C417" w14:textId="77777777" w:rsidR="00B11855" w:rsidRPr="001F42D3" w:rsidRDefault="003D003E" w:rsidP="00D55F5E">
      <w:pPr>
        <w:pStyle w:val="BodyText"/>
      </w:pPr>
      <w:r w:rsidRPr="001F42D3">
        <w:t>OBX-5.9 may contain the according Display Name as defined in Annex D.3 ‘enumerations’ or Annex E.3 ‘vendor enumerations’ of IEEE 11073-10103 (see 3.9.3 Referenced Standard) or an equivalent (maybe more compact) localized display name. If the vendor has implemented vendor-specific extensions (per IEEE 11073-10103 Sections 8 and A.4) than OBX-5.9 is required. This display name should only be used by the receiving system as a reference or if the Identifier in OBX-5.1 is unknown to the receiver (e.g., for proprietary vendor content). Generation and localization of display in the receiving system shall always be preferred.</w:t>
      </w:r>
    </w:p>
    <w:p w14:paraId="634086A4" w14:textId="77777777" w:rsidR="00B11855" w:rsidRPr="001F42D3" w:rsidRDefault="003D003E" w:rsidP="00D55F5E">
      <w:pPr>
        <w:pStyle w:val="BodyText"/>
      </w:pPr>
      <w:r w:rsidRPr="001F42D3">
        <w:t>OBX-6 Unit – Will be coded with the MDC_IDC Nomenclature (based on UCUM) Unit for associated observation.</w:t>
      </w:r>
    </w:p>
    <w:p w14:paraId="3D7A1BB8" w14:textId="77777777" w:rsidR="00B11855" w:rsidRPr="001F42D3" w:rsidRDefault="003D003E" w:rsidP="00D55F5E">
      <w:pPr>
        <w:pStyle w:val="BodyText"/>
      </w:pPr>
      <w:r w:rsidRPr="001F42D3">
        <w:t xml:space="preserve">OBX-8 Abnormal Flags – This field will contain a code from the extended User-defined Table 0078 – Abnormal Flags as specified below. </w:t>
      </w:r>
    </w:p>
    <w:p w14:paraId="10862907" w14:textId="77777777" w:rsidR="00B11855" w:rsidRPr="001F42D3" w:rsidRDefault="003D003E" w:rsidP="00CF5627">
      <w:pPr>
        <w:pStyle w:val="TableTitle"/>
      </w:pPr>
      <w:r w:rsidRPr="001F42D3">
        <w:lastRenderedPageBreak/>
        <w:t>Table 3.9.4.1.2.5</w:t>
      </w:r>
      <w:r w:rsidR="005D79DE" w:rsidRPr="001F42D3">
        <w:rPr>
          <w:rFonts w:eastAsia="MS Gothic"/>
        </w:rPr>
        <w:t>-</w:t>
      </w:r>
      <w:r w:rsidR="00E86B15" w:rsidRPr="001F42D3">
        <w:t>3</w:t>
      </w:r>
      <w:r w:rsidRPr="001F42D3">
        <w:t>: User-defined Table – 078 Abnormal Flags</w:t>
      </w:r>
    </w:p>
    <w:tbl>
      <w:tblPr>
        <w:tblW w:w="8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
        <w:gridCol w:w="1350"/>
        <w:gridCol w:w="2872"/>
        <w:gridCol w:w="3040"/>
      </w:tblGrid>
      <w:tr w:rsidR="00C40FD5" w:rsidRPr="001F42D3" w14:paraId="51F0A650" w14:textId="77777777" w:rsidTr="00A17802">
        <w:trPr>
          <w:cantSplit/>
          <w:tblHeader/>
          <w:jc w:val="center"/>
        </w:trPr>
        <w:tc>
          <w:tcPr>
            <w:tcW w:w="963" w:type="dxa"/>
            <w:shd w:val="clear" w:color="auto" w:fill="D9D9D9"/>
          </w:tcPr>
          <w:p w14:paraId="05E0BA74" w14:textId="77777777" w:rsidR="00B11855" w:rsidRPr="001F42D3" w:rsidRDefault="003D003E" w:rsidP="001F5A5C">
            <w:pPr>
              <w:pStyle w:val="TableEntryHeader"/>
            </w:pPr>
            <w:r w:rsidRPr="001F42D3">
              <w:t>Value</w:t>
            </w:r>
          </w:p>
        </w:tc>
        <w:tc>
          <w:tcPr>
            <w:tcW w:w="1350" w:type="dxa"/>
            <w:shd w:val="clear" w:color="auto" w:fill="D9D9D9"/>
          </w:tcPr>
          <w:p w14:paraId="195D9D81" w14:textId="6CB20E46" w:rsidR="00B11855" w:rsidRPr="001F42D3" w:rsidRDefault="003D003E" w:rsidP="00FE1495">
            <w:pPr>
              <w:pStyle w:val="TableEntryHeader"/>
            </w:pPr>
            <w:r w:rsidRPr="001F42D3">
              <w:t>ExtendedValue?</w:t>
            </w:r>
          </w:p>
        </w:tc>
        <w:tc>
          <w:tcPr>
            <w:tcW w:w="2872" w:type="dxa"/>
            <w:shd w:val="clear" w:color="auto" w:fill="D9D9D9"/>
          </w:tcPr>
          <w:p w14:paraId="37701B88" w14:textId="77777777" w:rsidR="00B11855" w:rsidRPr="001F42D3" w:rsidRDefault="003D003E" w:rsidP="001F5A5C">
            <w:pPr>
              <w:pStyle w:val="TableEntryHeader"/>
            </w:pPr>
            <w:r w:rsidRPr="001F42D3">
              <w:t>Description</w:t>
            </w:r>
          </w:p>
        </w:tc>
        <w:tc>
          <w:tcPr>
            <w:tcW w:w="3040" w:type="dxa"/>
            <w:shd w:val="clear" w:color="auto" w:fill="D9D9D9"/>
          </w:tcPr>
          <w:p w14:paraId="62DCF6B0" w14:textId="77777777" w:rsidR="00B11855" w:rsidRPr="001F42D3" w:rsidRDefault="003D003E" w:rsidP="001F5A5C">
            <w:pPr>
              <w:pStyle w:val="TableEntryHeader"/>
            </w:pPr>
            <w:r w:rsidRPr="001F42D3">
              <w:t>Comment</w:t>
            </w:r>
          </w:p>
        </w:tc>
      </w:tr>
      <w:tr w:rsidR="00B11855" w:rsidRPr="001F42D3" w14:paraId="76550FD3" w14:textId="77777777" w:rsidTr="006C0E8E">
        <w:trPr>
          <w:cantSplit/>
          <w:jc w:val="center"/>
        </w:trPr>
        <w:tc>
          <w:tcPr>
            <w:tcW w:w="963" w:type="dxa"/>
          </w:tcPr>
          <w:p w14:paraId="182925E1" w14:textId="77777777" w:rsidR="00B11855" w:rsidRPr="001F42D3" w:rsidRDefault="003D003E" w:rsidP="001F5A5C">
            <w:pPr>
              <w:pStyle w:val="TableEntry"/>
            </w:pPr>
            <w:r w:rsidRPr="001F42D3">
              <w:t>NI</w:t>
            </w:r>
          </w:p>
        </w:tc>
        <w:tc>
          <w:tcPr>
            <w:tcW w:w="1350" w:type="dxa"/>
          </w:tcPr>
          <w:p w14:paraId="7D9EE1E8" w14:textId="77777777" w:rsidR="00B11855" w:rsidRPr="001F42D3" w:rsidRDefault="003D003E" w:rsidP="001F5A5C">
            <w:pPr>
              <w:pStyle w:val="TableEntry"/>
            </w:pPr>
            <w:r w:rsidRPr="001F42D3">
              <w:t>Yes</w:t>
            </w:r>
          </w:p>
        </w:tc>
        <w:tc>
          <w:tcPr>
            <w:tcW w:w="2872" w:type="dxa"/>
          </w:tcPr>
          <w:p w14:paraId="534D71D3" w14:textId="05DA7DE8" w:rsidR="00B11855" w:rsidRPr="001F42D3" w:rsidRDefault="003D003E" w:rsidP="00403636">
            <w:pPr>
              <w:pStyle w:val="TableEntry"/>
            </w:pPr>
            <w:r w:rsidRPr="001F42D3">
              <w:t>No information. There is no information which can be inferred</w:t>
            </w:r>
            <w:r w:rsidR="00403636" w:rsidRPr="001F42D3">
              <w:t xml:space="preserve"> </w:t>
            </w:r>
            <w:r w:rsidRPr="001F42D3">
              <w:t>from this exceptional value.</w:t>
            </w:r>
          </w:p>
        </w:tc>
        <w:tc>
          <w:tcPr>
            <w:tcW w:w="3040" w:type="dxa"/>
          </w:tcPr>
          <w:p w14:paraId="5D147EE5" w14:textId="77777777" w:rsidR="00B11855" w:rsidRPr="001F42D3" w:rsidRDefault="003D003E" w:rsidP="001F5A5C">
            <w:pPr>
              <w:pStyle w:val="TableEntry"/>
            </w:pPr>
            <w:r w:rsidRPr="001F42D3">
              <w:t>No value is provided in OBX-5.</w:t>
            </w:r>
          </w:p>
        </w:tc>
      </w:tr>
      <w:tr w:rsidR="00B11855" w:rsidRPr="001F42D3" w14:paraId="65EAB429" w14:textId="77777777" w:rsidTr="006C0E8E">
        <w:trPr>
          <w:cantSplit/>
          <w:jc w:val="center"/>
        </w:trPr>
        <w:tc>
          <w:tcPr>
            <w:tcW w:w="963" w:type="dxa"/>
          </w:tcPr>
          <w:p w14:paraId="384CFC6D" w14:textId="77777777" w:rsidR="00B11855" w:rsidRPr="001F42D3" w:rsidRDefault="003D003E" w:rsidP="001F5A5C">
            <w:pPr>
              <w:pStyle w:val="TableEntry"/>
            </w:pPr>
            <w:r w:rsidRPr="001F42D3">
              <w:t>NAV</w:t>
            </w:r>
          </w:p>
        </w:tc>
        <w:tc>
          <w:tcPr>
            <w:tcW w:w="1350" w:type="dxa"/>
          </w:tcPr>
          <w:p w14:paraId="7C7CB54A" w14:textId="77777777" w:rsidR="00B11855" w:rsidRPr="001F42D3" w:rsidRDefault="003D003E" w:rsidP="001F5A5C">
            <w:pPr>
              <w:pStyle w:val="TableEntry"/>
            </w:pPr>
            <w:r w:rsidRPr="001F42D3">
              <w:t>Yes</w:t>
            </w:r>
          </w:p>
        </w:tc>
        <w:tc>
          <w:tcPr>
            <w:tcW w:w="2872" w:type="dxa"/>
          </w:tcPr>
          <w:p w14:paraId="5743D3F7" w14:textId="69F79DEA" w:rsidR="00B11855" w:rsidRPr="001F42D3" w:rsidRDefault="003D003E" w:rsidP="001F5A5C">
            <w:pPr>
              <w:pStyle w:val="TableEntry"/>
            </w:pPr>
            <w:r w:rsidRPr="001F42D3">
              <w:t>Temporarily not available. Information is not available at this time</w:t>
            </w:r>
            <w:r w:rsidR="003E06E5" w:rsidRPr="001F42D3">
              <w:t>,</w:t>
            </w:r>
            <w:r w:rsidRPr="001F42D3">
              <w:t xml:space="preserve"> but it is expected that it will be available later.</w:t>
            </w:r>
          </w:p>
        </w:tc>
        <w:tc>
          <w:tcPr>
            <w:tcW w:w="3040" w:type="dxa"/>
          </w:tcPr>
          <w:p w14:paraId="60277CC6" w14:textId="77777777" w:rsidR="00B11855" w:rsidRPr="001F42D3" w:rsidRDefault="003D003E" w:rsidP="001F5A5C">
            <w:pPr>
              <w:pStyle w:val="TableEntry"/>
            </w:pPr>
            <w:r w:rsidRPr="001F42D3">
              <w:t>No value is provided in OBX-5.</w:t>
            </w:r>
          </w:p>
        </w:tc>
      </w:tr>
      <w:tr w:rsidR="00B11855" w:rsidRPr="001F42D3" w14:paraId="1BB8DB62" w14:textId="77777777" w:rsidTr="006C0E8E">
        <w:trPr>
          <w:cantSplit/>
          <w:jc w:val="center"/>
        </w:trPr>
        <w:tc>
          <w:tcPr>
            <w:tcW w:w="963" w:type="dxa"/>
          </w:tcPr>
          <w:p w14:paraId="780E68E0" w14:textId="77777777" w:rsidR="00B11855" w:rsidRPr="001F42D3" w:rsidRDefault="003D003E" w:rsidP="001F5A5C">
            <w:pPr>
              <w:pStyle w:val="TableEntry"/>
            </w:pPr>
            <w:r w:rsidRPr="001F42D3">
              <w:t>OFF</w:t>
            </w:r>
          </w:p>
        </w:tc>
        <w:tc>
          <w:tcPr>
            <w:tcW w:w="1350" w:type="dxa"/>
          </w:tcPr>
          <w:p w14:paraId="5BDA4D5D" w14:textId="77777777" w:rsidR="00B11855" w:rsidRPr="001F42D3" w:rsidRDefault="003D003E" w:rsidP="001F5A5C">
            <w:pPr>
              <w:pStyle w:val="TableEntry"/>
            </w:pPr>
            <w:r w:rsidRPr="001F42D3">
              <w:t>Yes</w:t>
            </w:r>
          </w:p>
        </w:tc>
        <w:tc>
          <w:tcPr>
            <w:tcW w:w="2872" w:type="dxa"/>
          </w:tcPr>
          <w:p w14:paraId="2AFDB9E7" w14:textId="62C9D005" w:rsidR="00B11855" w:rsidRPr="001F42D3" w:rsidRDefault="003D003E" w:rsidP="00AD69C9">
            <w:pPr>
              <w:pStyle w:val="TableEntry"/>
            </w:pPr>
            <w:r w:rsidRPr="001F42D3">
              <w:t>Numeric measurement function is available but has been deactivated by user.</w:t>
            </w:r>
          </w:p>
        </w:tc>
        <w:tc>
          <w:tcPr>
            <w:tcW w:w="3040" w:type="dxa"/>
          </w:tcPr>
          <w:p w14:paraId="62D18A70" w14:textId="77777777" w:rsidR="00B11855" w:rsidRPr="001F42D3" w:rsidRDefault="003D003E" w:rsidP="001F5A5C">
            <w:pPr>
              <w:pStyle w:val="TableEntry"/>
            </w:pPr>
            <w:r w:rsidRPr="001F42D3">
              <w:t>No value is provided in OBX-5.</w:t>
            </w:r>
          </w:p>
        </w:tc>
      </w:tr>
      <w:tr w:rsidR="00B11855" w:rsidRPr="001F42D3" w14:paraId="5454C073" w14:textId="77777777" w:rsidTr="006C0E8E">
        <w:trPr>
          <w:cantSplit/>
          <w:jc w:val="center"/>
        </w:trPr>
        <w:tc>
          <w:tcPr>
            <w:tcW w:w="963" w:type="dxa"/>
          </w:tcPr>
          <w:p w14:paraId="1DC4F946" w14:textId="77777777" w:rsidR="00B11855" w:rsidRPr="001F42D3" w:rsidRDefault="003D003E" w:rsidP="001F5A5C">
            <w:pPr>
              <w:pStyle w:val="TableEntry"/>
            </w:pPr>
            <w:r w:rsidRPr="001F42D3">
              <w:t>&gt;</w:t>
            </w:r>
          </w:p>
        </w:tc>
        <w:tc>
          <w:tcPr>
            <w:tcW w:w="1350" w:type="dxa"/>
          </w:tcPr>
          <w:p w14:paraId="289BAE86" w14:textId="77777777" w:rsidR="00B11855" w:rsidRPr="001F42D3" w:rsidRDefault="003D003E" w:rsidP="001F5A5C">
            <w:pPr>
              <w:pStyle w:val="TableEntry"/>
            </w:pPr>
            <w:r w:rsidRPr="001F42D3">
              <w:t>N</w:t>
            </w:r>
          </w:p>
        </w:tc>
        <w:tc>
          <w:tcPr>
            <w:tcW w:w="2872" w:type="dxa"/>
          </w:tcPr>
          <w:p w14:paraId="77831814" w14:textId="77777777" w:rsidR="00B11855" w:rsidRPr="001F42D3" w:rsidRDefault="003D003E" w:rsidP="001F5A5C">
            <w:pPr>
              <w:pStyle w:val="TableEntry"/>
            </w:pPr>
            <w:r w:rsidRPr="001F42D3">
              <w:t>Above absolute high-off instrument scale.</w:t>
            </w:r>
          </w:p>
        </w:tc>
        <w:tc>
          <w:tcPr>
            <w:tcW w:w="3040" w:type="dxa"/>
          </w:tcPr>
          <w:p w14:paraId="7B3FA974" w14:textId="77777777" w:rsidR="00B11855" w:rsidRPr="001F42D3" w:rsidRDefault="003D003E" w:rsidP="001F5A5C">
            <w:pPr>
              <w:pStyle w:val="TableEntry"/>
            </w:pPr>
            <w:r w:rsidRPr="001F42D3">
              <w:t>Provide the high-off instrument scale number in OBX-5 if available.</w:t>
            </w:r>
          </w:p>
        </w:tc>
      </w:tr>
      <w:tr w:rsidR="00B11855" w:rsidRPr="001F42D3" w14:paraId="09F0CD53" w14:textId="77777777" w:rsidTr="006C0E8E">
        <w:trPr>
          <w:cantSplit/>
          <w:jc w:val="center"/>
        </w:trPr>
        <w:tc>
          <w:tcPr>
            <w:tcW w:w="963" w:type="dxa"/>
          </w:tcPr>
          <w:p w14:paraId="5267D89D" w14:textId="77777777" w:rsidR="00B11855" w:rsidRPr="001F42D3" w:rsidRDefault="003D003E" w:rsidP="001F5A5C">
            <w:pPr>
              <w:pStyle w:val="TableEntry"/>
            </w:pPr>
            <w:r w:rsidRPr="001F42D3">
              <w:t>&lt;</w:t>
            </w:r>
          </w:p>
        </w:tc>
        <w:tc>
          <w:tcPr>
            <w:tcW w:w="1350" w:type="dxa"/>
          </w:tcPr>
          <w:p w14:paraId="74EDDAE5" w14:textId="77777777" w:rsidR="00B11855" w:rsidRPr="001F42D3" w:rsidRDefault="003D003E" w:rsidP="001F5A5C">
            <w:pPr>
              <w:pStyle w:val="TableEntry"/>
            </w:pPr>
            <w:r w:rsidRPr="001F42D3">
              <w:t>N</w:t>
            </w:r>
          </w:p>
        </w:tc>
        <w:tc>
          <w:tcPr>
            <w:tcW w:w="2872" w:type="dxa"/>
          </w:tcPr>
          <w:p w14:paraId="63F3778E" w14:textId="77777777" w:rsidR="00B11855" w:rsidRPr="001F42D3" w:rsidRDefault="003D003E" w:rsidP="001F5A5C">
            <w:pPr>
              <w:pStyle w:val="TableEntry"/>
            </w:pPr>
            <w:r w:rsidRPr="001F42D3">
              <w:t>Below absolute low-off instrument scale.</w:t>
            </w:r>
          </w:p>
        </w:tc>
        <w:tc>
          <w:tcPr>
            <w:tcW w:w="3040" w:type="dxa"/>
          </w:tcPr>
          <w:p w14:paraId="0E3E5FE0" w14:textId="77777777" w:rsidR="00B11855" w:rsidRPr="001F42D3" w:rsidRDefault="003D003E" w:rsidP="001F5A5C">
            <w:pPr>
              <w:pStyle w:val="TableEntry"/>
            </w:pPr>
            <w:r w:rsidRPr="001F42D3">
              <w:t>Provide the low-off instrument scale number in OBX-5 if available.</w:t>
            </w:r>
          </w:p>
        </w:tc>
      </w:tr>
    </w:tbl>
    <w:p w14:paraId="76019E6C" w14:textId="77777777" w:rsidR="00B11855" w:rsidRPr="001F42D3" w:rsidRDefault="00B11855" w:rsidP="00D55F5E">
      <w:pPr>
        <w:pStyle w:val="BodyText"/>
      </w:pPr>
    </w:p>
    <w:p w14:paraId="37279B0F" w14:textId="00E708F5" w:rsidR="00B11855" w:rsidRPr="001F42D3" w:rsidRDefault="003D003E" w:rsidP="00D55F5E">
      <w:pPr>
        <w:pStyle w:val="BodyText"/>
      </w:pPr>
      <w:r w:rsidRPr="001F42D3">
        <w:t xml:space="preserve">OBX-11 Observation Result Status – This field holds the value from the table </w:t>
      </w:r>
      <w:r w:rsidR="006D613E" w:rsidRPr="001F42D3">
        <w:rPr>
          <w:rStyle w:val="Emphasis"/>
        </w:rPr>
        <w:t>HL7</w:t>
      </w:r>
      <w:r w:rsidR="00995105" w:rsidRPr="001F42D3">
        <w:rPr>
          <w:rStyle w:val="Emphasis"/>
        </w:rPr>
        <w:t xml:space="preserve"> </w:t>
      </w:r>
      <w:r w:rsidRPr="001F42D3">
        <w:rPr>
          <w:rStyle w:val="Emphasis"/>
        </w:rPr>
        <w:t>Table 0085 - Observation result status codes interpretation.</w:t>
      </w:r>
      <w:r w:rsidRPr="001F42D3">
        <w:t xml:space="preserve"> Valid values are </w:t>
      </w:r>
      <w:r w:rsidR="00FB7FAE" w:rsidRPr="001F42D3">
        <w:t>the following</w:t>
      </w:r>
      <w:r w:rsidRPr="001F42D3">
        <w:t xml:space="preserve">: F, P, R, S, &amp; X. The X denotes a missing or null value, and in this case the OBX-5 will be empty. </w:t>
      </w:r>
    </w:p>
    <w:p w14:paraId="057451D0" w14:textId="77777777" w:rsidR="00B11855" w:rsidRPr="001F42D3" w:rsidRDefault="003D003E" w:rsidP="00D55F5E">
      <w:pPr>
        <w:pStyle w:val="BodyText"/>
      </w:pPr>
      <w:r w:rsidRPr="001F42D3">
        <w:t>OBX-14 Date/Time of Observation – This field is required when the observation reported is different from the OBR report header. If an observation method is reported in OBX-17 the date will represent end date/time of the reported time interval.</w:t>
      </w:r>
    </w:p>
    <w:p w14:paraId="5A73575A" w14:textId="77777777" w:rsidR="00B11855" w:rsidRPr="001F42D3" w:rsidRDefault="003D003E" w:rsidP="00D55F5E">
      <w:pPr>
        <w:pStyle w:val="BodyText"/>
      </w:pPr>
      <w:r w:rsidRPr="001F42D3">
        <w:t>OBX-18 Equipment Instance Identifier – A unique identifier for the equipment or software that was responsible for the production of the observation</w:t>
      </w:r>
    </w:p>
    <w:p w14:paraId="15EAF9C8" w14:textId="77777777" w:rsidR="00B11855" w:rsidRPr="001F42D3" w:rsidRDefault="00855E3C" w:rsidP="00123C7B">
      <w:pPr>
        <w:pStyle w:val="Heading6"/>
        <w:numPr>
          <w:ilvl w:val="0"/>
          <w:numId w:val="0"/>
        </w:numPr>
        <w:rPr>
          <w:noProof w:val="0"/>
        </w:rPr>
      </w:pPr>
      <w:bookmarkStart w:id="1741" w:name="_Toc214889744"/>
      <w:r w:rsidRPr="001F42D3">
        <w:rPr>
          <w:noProof w:val="0"/>
        </w:rPr>
        <w:t>3.9.4.1.2.6</w:t>
      </w:r>
      <w:r w:rsidR="00EB6E71" w:rsidRPr="001F42D3">
        <w:rPr>
          <w:noProof w:val="0"/>
        </w:rPr>
        <w:t xml:space="preserve"> </w:t>
      </w:r>
      <w:bookmarkStart w:id="1742" w:name="_Toc401769843"/>
      <w:r w:rsidR="003D003E" w:rsidRPr="001F42D3">
        <w:rPr>
          <w:noProof w:val="0"/>
        </w:rPr>
        <w:t>IEEE 1073.1.1.3 IDC term mapping to OBX segment</w:t>
      </w:r>
      <w:bookmarkEnd w:id="1741"/>
      <w:bookmarkEnd w:id="1742"/>
      <w:r w:rsidR="003D003E" w:rsidRPr="001F42D3">
        <w:rPr>
          <w:noProof w:val="0"/>
        </w:rPr>
        <w:t xml:space="preserve"> </w:t>
      </w:r>
    </w:p>
    <w:p w14:paraId="727D1836" w14:textId="77777777" w:rsidR="00B11855" w:rsidRPr="001F42D3" w:rsidRDefault="003D003E" w:rsidP="00D55F5E">
      <w:pPr>
        <w:pStyle w:val="BodyText"/>
      </w:pPr>
      <w:r w:rsidRPr="001F42D3">
        <w:t xml:space="preserve">In the IEEE 11073_10103 MDC_IDC nomenclature for Observation Identifiers (OBX-3) each term is discrete, </w:t>
      </w:r>
      <w:r w:rsidR="004C60BF" w:rsidRPr="001F42D3">
        <w:t>self-descriptive</w:t>
      </w:r>
      <w:r w:rsidRPr="001F42D3">
        <w:t xml:space="preserve"> and maps to one OBX segment. Refer to the IEEE 11073_10103 MDC_IDC standard for information concerning the IDC nomenclature.</w:t>
      </w:r>
    </w:p>
    <w:p w14:paraId="4416D66A" w14:textId="77777777" w:rsidR="00B11855" w:rsidRPr="001F42D3" w:rsidRDefault="00855E3C" w:rsidP="00123C7B">
      <w:pPr>
        <w:pStyle w:val="Heading6"/>
        <w:numPr>
          <w:ilvl w:val="0"/>
          <w:numId w:val="0"/>
        </w:numPr>
        <w:rPr>
          <w:noProof w:val="0"/>
        </w:rPr>
      </w:pPr>
      <w:bookmarkStart w:id="1743" w:name="_Toc214889745"/>
      <w:r w:rsidRPr="001F42D3">
        <w:rPr>
          <w:noProof w:val="0"/>
        </w:rPr>
        <w:t>3.9.4.1.2.7</w:t>
      </w:r>
      <w:r w:rsidR="00EB6E71" w:rsidRPr="001F42D3">
        <w:rPr>
          <w:noProof w:val="0"/>
        </w:rPr>
        <w:t xml:space="preserve"> </w:t>
      </w:r>
      <w:bookmarkStart w:id="1744" w:name="_Toc401769844"/>
      <w:r w:rsidR="003D003E" w:rsidRPr="001F42D3">
        <w:rPr>
          <w:noProof w:val="0"/>
        </w:rPr>
        <w:t>OBX Segment with Encapsulated PDF or Reference Pointer to External Report [Optional]</w:t>
      </w:r>
      <w:bookmarkEnd w:id="1743"/>
      <w:bookmarkEnd w:id="1744"/>
    </w:p>
    <w:p w14:paraId="3B2C71A8" w14:textId="77777777" w:rsidR="00B11855" w:rsidRPr="001F42D3" w:rsidRDefault="003D003E" w:rsidP="00D55F5E">
      <w:pPr>
        <w:pStyle w:val="BodyText"/>
      </w:pPr>
      <w:r w:rsidRPr="001F42D3">
        <w:t xml:space="preserve">Optionally, observations or additional analyses may be provided in an encapsulated PDF containing displayable information or as a reference pointer to an external report. </w:t>
      </w:r>
    </w:p>
    <w:p w14:paraId="2F935670" w14:textId="77777777" w:rsidR="00B11855" w:rsidRPr="001F42D3" w:rsidRDefault="003D003E" w:rsidP="00CF5627">
      <w:pPr>
        <w:pStyle w:val="TableTitle"/>
      </w:pPr>
      <w:r w:rsidRPr="001F42D3">
        <w:t>Table 3.9.4.1.2.7</w:t>
      </w:r>
      <w:r w:rsidR="005D79DE" w:rsidRPr="001F42D3">
        <w:rPr>
          <w:rFonts w:eastAsia="MS Gothic"/>
        </w:rPr>
        <w:t>-</w:t>
      </w:r>
      <w:r w:rsidR="00E86B15" w:rsidRPr="001F42D3">
        <w:t>1</w:t>
      </w:r>
      <w:r w:rsidRPr="001F42D3">
        <w:t>: OBX Segment</w:t>
      </w:r>
    </w:p>
    <w:tbl>
      <w:tblPr>
        <w:tblW w:w="9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7"/>
        <w:gridCol w:w="783"/>
        <w:gridCol w:w="828"/>
        <w:gridCol w:w="720"/>
        <w:gridCol w:w="752"/>
        <w:gridCol w:w="868"/>
        <w:gridCol w:w="900"/>
        <w:gridCol w:w="810"/>
        <w:gridCol w:w="729"/>
        <w:gridCol w:w="981"/>
        <w:gridCol w:w="1206"/>
      </w:tblGrid>
      <w:tr w:rsidR="00C40FD5" w:rsidRPr="001F42D3" w14:paraId="603DF4DA" w14:textId="77777777" w:rsidTr="00CF5627">
        <w:trPr>
          <w:cantSplit/>
          <w:tblHeader/>
          <w:jc w:val="center"/>
        </w:trPr>
        <w:tc>
          <w:tcPr>
            <w:tcW w:w="1377" w:type="dxa"/>
            <w:shd w:val="clear" w:color="auto" w:fill="D9D9D9"/>
          </w:tcPr>
          <w:p w14:paraId="4267CFD1" w14:textId="77777777" w:rsidR="00B11855" w:rsidRPr="001F42D3" w:rsidRDefault="003D003E" w:rsidP="001F5A5C">
            <w:pPr>
              <w:pStyle w:val="TableEntryHeader"/>
            </w:pPr>
            <w:r w:rsidRPr="001F42D3">
              <w:t>Name</w:t>
            </w:r>
          </w:p>
        </w:tc>
        <w:tc>
          <w:tcPr>
            <w:tcW w:w="783" w:type="dxa"/>
            <w:shd w:val="clear" w:color="auto" w:fill="D9D9D9"/>
          </w:tcPr>
          <w:p w14:paraId="239C698E" w14:textId="77777777" w:rsidR="00B11855" w:rsidRPr="001F42D3" w:rsidRDefault="003D003E" w:rsidP="001F5A5C">
            <w:pPr>
              <w:pStyle w:val="TableEntryHeader"/>
            </w:pPr>
            <w:r w:rsidRPr="001F42D3">
              <w:t>Seq</w:t>
            </w:r>
          </w:p>
        </w:tc>
        <w:tc>
          <w:tcPr>
            <w:tcW w:w="828" w:type="dxa"/>
            <w:shd w:val="clear" w:color="auto" w:fill="D9D9D9"/>
          </w:tcPr>
          <w:p w14:paraId="428A4441" w14:textId="77777777" w:rsidR="00B11855" w:rsidRPr="001F42D3" w:rsidRDefault="003D003E" w:rsidP="001F5A5C">
            <w:pPr>
              <w:pStyle w:val="TableEntryHeader"/>
            </w:pPr>
            <w:r w:rsidRPr="001F42D3">
              <w:t>DT</w:t>
            </w:r>
          </w:p>
        </w:tc>
        <w:tc>
          <w:tcPr>
            <w:tcW w:w="720" w:type="dxa"/>
            <w:shd w:val="clear" w:color="auto" w:fill="D9D9D9"/>
          </w:tcPr>
          <w:p w14:paraId="4D693905" w14:textId="77777777" w:rsidR="00B11855" w:rsidRPr="001F42D3" w:rsidRDefault="003D003E" w:rsidP="001F5A5C">
            <w:pPr>
              <w:pStyle w:val="TableEntryHeader"/>
            </w:pPr>
            <w:r w:rsidRPr="001F42D3">
              <w:t>Len</w:t>
            </w:r>
          </w:p>
        </w:tc>
        <w:tc>
          <w:tcPr>
            <w:tcW w:w="752" w:type="dxa"/>
            <w:shd w:val="clear" w:color="auto" w:fill="D9D9D9"/>
          </w:tcPr>
          <w:p w14:paraId="58BD52A0" w14:textId="77777777" w:rsidR="00B11855" w:rsidRPr="001F42D3" w:rsidRDefault="003D003E" w:rsidP="001F5A5C">
            <w:pPr>
              <w:pStyle w:val="TableEntryHeader"/>
            </w:pPr>
            <w:r w:rsidRPr="001F42D3">
              <w:t>Opt</w:t>
            </w:r>
          </w:p>
        </w:tc>
        <w:tc>
          <w:tcPr>
            <w:tcW w:w="868" w:type="dxa"/>
            <w:shd w:val="clear" w:color="auto" w:fill="D9D9D9"/>
          </w:tcPr>
          <w:p w14:paraId="7217ADD9" w14:textId="77777777" w:rsidR="00B11855" w:rsidRPr="001F42D3" w:rsidRDefault="003D003E" w:rsidP="001F5A5C">
            <w:pPr>
              <w:pStyle w:val="TableEntryHeader"/>
            </w:pPr>
            <w:r w:rsidRPr="001F42D3">
              <w:t>Rep</w:t>
            </w:r>
          </w:p>
        </w:tc>
        <w:tc>
          <w:tcPr>
            <w:tcW w:w="900" w:type="dxa"/>
            <w:shd w:val="clear" w:color="auto" w:fill="D9D9D9"/>
          </w:tcPr>
          <w:p w14:paraId="117542FD" w14:textId="77777777" w:rsidR="00B11855" w:rsidRPr="001F42D3" w:rsidRDefault="003D003E" w:rsidP="001F5A5C">
            <w:pPr>
              <w:pStyle w:val="TableEntryHeader"/>
            </w:pPr>
            <w:r w:rsidRPr="001F42D3">
              <w:t>Min</w:t>
            </w:r>
          </w:p>
        </w:tc>
        <w:tc>
          <w:tcPr>
            <w:tcW w:w="810" w:type="dxa"/>
            <w:shd w:val="clear" w:color="auto" w:fill="D9D9D9"/>
          </w:tcPr>
          <w:p w14:paraId="5A979FC7" w14:textId="77777777" w:rsidR="00B11855" w:rsidRPr="001F42D3" w:rsidRDefault="003D003E" w:rsidP="001F5A5C">
            <w:pPr>
              <w:pStyle w:val="TableEntryHeader"/>
            </w:pPr>
            <w:r w:rsidRPr="001F42D3">
              <w:t>Max</w:t>
            </w:r>
          </w:p>
        </w:tc>
        <w:tc>
          <w:tcPr>
            <w:tcW w:w="729" w:type="dxa"/>
            <w:shd w:val="clear" w:color="auto" w:fill="D9D9D9"/>
          </w:tcPr>
          <w:p w14:paraId="05D97428" w14:textId="77777777" w:rsidR="00B11855" w:rsidRPr="001F42D3" w:rsidRDefault="003D003E" w:rsidP="001F5A5C">
            <w:pPr>
              <w:pStyle w:val="TableEntryHeader"/>
            </w:pPr>
            <w:r w:rsidRPr="001F42D3">
              <w:t>Tbl</w:t>
            </w:r>
          </w:p>
        </w:tc>
        <w:tc>
          <w:tcPr>
            <w:tcW w:w="981" w:type="dxa"/>
            <w:shd w:val="clear" w:color="auto" w:fill="D9D9D9"/>
          </w:tcPr>
          <w:p w14:paraId="0249D45D" w14:textId="77777777" w:rsidR="00B11855" w:rsidRPr="001F42D3" w:rsidRDefault="003D003E" w:rsidP="001F5A5C">
            <w:pPr>
              <w:pStyle w:val="TableEntryHeader"/>
            </w:pPr>
            <w:r w:rsidRPr="001F42D3">
              <w:t>Fixed Value</w:t>
            </w:r>
          </w:p>
        </w:tc>
        <w:tc>
          <w:tcPr>
            <w:tcW w:w="1206" w:type="dxa"/>
            <w:shd w:val="clear" w:color="auto" w:fill="D9D9D9"/>
          </w:tcPr>
          <w:p w14:paraId="65649F3E" w14:textId="77777777" w:rsidR="00B11855" w:rsidRPr="001F42D3" w:rsidRDefault="003D003E" w:rsidP="001F5A5C">
            <w:pPr>
              <w:pStyle w:val="TableEntryHeader"/>
            </w:pPr>
            <w:r w:rsidRPr="001F42D3">
              <w:t>Ex Val</w:t>
            </w:r>
          </w:p>
        </w:tc>
      </w:tr>
      <w:tr w:rsidR="00C40FD5" w:rsidRPr="001F42D3" w14:paraId="5FFAB3FA" w14:textId="77777777" w:rsidTr="00CF5627">
        <w:trPr>
          <w:cantSplit/>
          <w:jc w:val="center"/>
        </w:trPr>
        <w:tc>
          <w:tcPr>
            <w:tcW w:w="1377" w:type="dxa"/>
          </w:tcPr>
          <w:p w14:paraId="43E72C2E" w14:textId="733E490C" w:rsidR="00B11855" w:rsidRPr="001F42D3" w:rsidRDefault="003D003E" w:rsidP="005E01AF">
            <w:pPr>
              <w:pStyle w:val="TableEntry"/>
            </w:pPr>
            <w:r w:rsidRPr="001F42D3">
              <w:t>Set ID - OBX</w:t>
            </w:r>
          </w:p>
        </w:tc>
        <w:tc>
          <w:tcPr>
            <w:tcW w:w="783" w:type="dxa"/>
          </w:tcPr>
          <w:p w14:paraId="1696CA83" w14:textId="37854D84" w:rsidR="00B11855" w:rsidRPr="001F42D3" w:rsidRDefault="003D003E" w:rsidP="005E01AF">
            <w:pPr>
              <w:pStyle w:val="TableEntry"/>
            </w:pPr>
            <w:r w:rsidRPr="001F42D3">
              <w:t>1</w:t>
            </w:r>
          </w:p>
        </w:tc>
        <w:tc>
          <w:tcPr>
            <w:tcW w:w="828" w:type="dxa"/>
          </w:tcPr>
          <w:p w14:paraId="31E3C959" w14:textId="0FFB9A0C" w:rsidR="00B11855" w:rsidRPr="001F42D3" w:rsidRDefault="003D003E" w:rsidP="005E01AF">
            <w:pPr>
              <w:pStyle w:val="TableEntry"/>
              <w:rPr>
                <w:color w:val="FFFFFF"/>
              </w:rPr>
            </w:pPr>
            <w:r w:rsidRPr="001F42D3">
              <w:t>SI</w:t>
            </w:r>
          </w:p>
        </w:tc>
        <w:tc>
          <w:tcPr>
            <w:tcW w:w="720" w:type="dxa"/>
          </w:tcPr>
          <w:p w14:paraId="0AB0394C" w14:textId="425170B6" w:rsidR="00B11855" w:rsidRPr="001F42D3" w:rsidRDefault="003D003E" w:rsidP="001F5A5C">
            <w:pPr>
              <w:pStyle w:val="TableEntry"/>
              <w:rPr>
                <w:color w:val="FFFFFF"/>
              </w:rPr>
            </w:pPr>
            <w:r w:rsidRPr="001F42D3">
              <w:t>4</w:t>
            </w:r>
          </w:p>
        </w:tc>
        <w:tc>
          <w:tcPr>
            <w:tcW w:w="752" w:type="dxa"/>
          </w:tcPr>
          <w:p w14:paraId="2592C38C" w14:textId="495DD25B" w:rsidR="00B11855" w:rsidRPr="001F42D3" w:rsidRDefault="003D003E" w:rsidP="005E01AF">
            <w:pPr>
              <w:pStyle w:val="TableEntry"/>
              <w:rPr>
                <w:color w:val="FFFFFF"/>
              </w:rPr>
            </w:pPr>
            <w:r w:rsidRPr="001F42D3">
              <w:t>R</w:t>
            </w:r>
          </w:p>
        </w:tc>
        <w:tc>
          <w:tcPr>
            <w:tcW w:w="868" w:type="dxa"/>
          </w:tcPr>
          <w:p w14:paraId="0A648869" w14:textId="2F5BB78A" w:rsidR="00B11855" w:rsidRPr="001F42D3" w:rsidRDefault="003D003E" w:rsidP="005E01AF">
            <w:pPr>
              <w:pStyle w:val="TableEntry"/>
              <w:rPr>
                <w:color w:val="FFFFFF"/>
              </w:rPr>
            </w:pPr>
            <w:r w:rsidRPr="001F42D3">
              <w:t>False</w:t>
            </w:r>
          </w:p>
        </w:tc>
        <w:tc>
          <w:tcPr>
            <w:tcW w:w="900" w:type="dxa"/>
          </w:tcPr>
          <w:p w14:paraId="4DD1E09C" w14:textId="6C9CF1BC" w:rsidR="00B11855" w:rsidRPr="001F42D3" w:rsidRDefault="00E86B15" w:rsidP="005E01AF">
            <w:pPr>
              <w:pStyle w:val="TableEntry"/>
              <w:rPr>
                <w:color w:val="FFFFFF"/>
              </w:rPr>
            </w:pPr>
            <w:r w:rsidRPr="001F42D3">
              <w:t>1</w:t>
            </w:r>
          </w:p>
        </w:tc>
        <w:tc>
          <w:tcPr>
            <w:tcW w:w="810" w:type="dxa"/>
          </w:tcPr>
          <w:p w14:paraId="07A2B0EB" w14:textId="5BF2B9DF" w:rsidR="00B11855" w:rsidRPr="001F42D3" w:rsidRDefault="003D003E" w:rsidP="005E01AF">
            <w:pPr>
              <w:pStyle w:val="TableEntry"/>
              <w:rPr>
                <w:color w:val="FFFFFF"/>
              </w:rPr>
            </w:pPr>
            <w:r w:rsidRPr="001F42D3">
              <w:t>1</w:t>
            </w:r>
          </w:p>
        </w:tc>
        <w:tc>
          <w:tcPr>
            <w:tcW w:w="729" w:type="dxa"/>
          </w:tcPr>
          <w:p w14:paraId="0769DE99" w14:textId="09D19487" w:rsidR="00B11855" w:rsidRPr="001F42D3" w:rsidRDefault="00B11855" w:rsidP="001F5A5C">
            <w:pPr>
              <w:pStyle w:val="TableEntry"/>
            </w:pPr>
          </w:p>
        </w:tc>
        <w:tc>
          <w:tcPr>
            <w:tcW w:w="981" w:type="dxa"/>
          </w:tcPr>
          <w:p w14:paraId="038D420B" w14:textId="483BC3D4" w:rsidR="00B11855" w:rsidRPr="001F42D3" w:rsidRDefault="00B11855" w:rsidP="001F5A5C">
            <w:pPr>
              <w:pStyle w:val="TableEntry"/>
            </w:pPr>
          </w:p>
        </w:tc>
        <w:tc>
          <w:tcPr>
            <w:tcW w:w="1206" w:type="dxa"/>
          </w:tcPr>
          <w:p w14:paraId="5D2B44C9" w14:textId="37D46C1D" w:rsidR="00B11855" w:rsidRPr="001F42D3" w:rsidRDefault="00B11855" w:rsidP="001F5A5C">
            <w:pPr>
              <w:pStyle w:val="TableEntry"/>
            </w:pPr>
          </w:p>
        </w:tc>
      </w:tr>
      <w:tr w:rsidR="00C40FD5" w:rsidRPr="001F42D3" w14:paraId="2C82DF62" w14:textId="77777777" w:rsidTr="00CF5627">
        <w:trPr>
          <w:cantSplit/>
          <w:jc w:val="center"/>
        </w:trPr>
        <w:tc>
          <w:tcPr>
            <w:tcW w:w="1377" w:type="dxa"/>
          </w:tcPr>
          <w:p w14:paraId="2FD7594F" w14:textId="6B44750A" w:rsidR="00B11855" w:rsidRPr="001F42D3" w:rsidRDefault="003D003E" w:rsidP="005E01AF">
            <w:pPr>
              <w:pStyle w:val="TableEntry"/>
            </w:pPr>
            <w:r w:rsidRPr="001F42D3">
              <w:t>Value Type</w:t>
            </w:r>
          </w:p>
        </w:tc>
        <w:tc>
          <w:tcPr>
            <w:tcW w:w="783" w:type="dxa"/>
          </w:tcPr>
          <w:p w14:paraId="7389FD38" w14:textId="3C4AFF0A" w:rsidR="00B11855" w:rsidRPr="001F42D3" w:rsidRDefault="003D003E" w:rsidP="005E01AF">
            <w:pPr>
              <w:pStyle w:val="TableEntry"/>
            </w:pPr>
            <w:r w:rsidRPr="001F42D3">
              <w:t>2</w:t>
            </w:r>
          </w:p>
        </w:tc>
        <w:tc>
          <w:tcPr>
            <w:tcW w:w="828" w:type="dxa"/>
          </w:tcPr>
          <w:p w14:paraId="0FC43F2A" w14:textId="2426E698" w:rsidR="00B11855" w:rsidRPr="001F42D3" w:rsidRDefault="003D003E" w:rsidP="005E01AF">
            <w:pPr>
              <w:pStyle w:val="TableEntry"/>
              <w:rPr>
                <w:color w:val="FFFFFF"/>
              </w:rPr>
            </w:pPr>
            <w:r w:rsidRPr="001F42D3">
              <w:t>ID</w:t>
            </w:r>
          </w:p>
        </w:tc>
        <w:tc>
          <w:tcPr>
            <w:tcW w:w="720" w:type="dxa"/>
          </w:tcPr>
          <w:p w14:paraId="76B7DE6F" w14:textId="03692565" w:rsidR="00B11855" w:rsidRPr="001F42D3" w:rsidRDefault="003D003E" w:rsidP="00AD69C9">
            <w:pPr>
              <w:pStyle w:val="TableEntry"/>
              <w:rPr>
                <w:color w:val="FFFFFF"/>
              </w:rPr>
            </w:pPr>
            <w:r w:rsidRPr="001F42D3">
              <w:t>2</w:t>
            </w:r>
          </w:p>
        </w:tc>
        <w:tc>
          <w:tcPr>
            <w:tcW w:w="752" w:type="dxa"/>
          </w:tcPr>
          <w:p w14:paraId="06DD40AA" w14:textId="73CC54CD" w:rsidR="00B11855" w:rsidRPr="001F42D3" w:rsidRDefault="003D003E" w:rsidP="00AD69C9">
            <w:pPr>
              <w:pStyle w:val="TableEntry"/>
              <w:rPr>
                <w:color w:val="FFFFFF"/>
              </w:rPr>
            </w:pPr>
            <w:r w:rsidRPr="001F42D3">
              <w:t>R</w:t>
            </w:r>
          </w:p>
        </w:tc>
        <w:tc>
          <w:tcPr>
            <w:tcW w:w="868" w:type="dxa"/>
          </w:tcPr>
          <w:p w14:paraId="71066271" w14:textId="00DE36C3" w:rsidR="00B11855" w:rsidRPr="001F42D3" w:rsidRDefault="003D003E" w:rsidP="00AD69C9">
            <w:pPr>
              <w:pStyle w:val="TableEntry"/>
              <w:rPr>
                <w:color w:val="FFFFFF"/>
              </w:rPr>
            </w:pPr>
            <w:r w:rsidRPr="001F42D3">
              <w:t>False</w:t>
            </w:r>
          </w:p>
        </w:tc>
        <w:tc>
          <w:tcPr>
            <w:tcW w:w="900" w:type="dxa"/>
          </w:tcPr>
          <w:p w14:paraId="1CFB7B18" w14:textId="35763C58" w:rsidR="00B11855" w:rsidRPr="001F42D3" w:rsidRDefault="00B11855" w:rsidP="00AD69C9">
            <w:pPr>
              <w:pStyle w:val="TableEntry"/>
              <w:rPr>
                <w:color w:val="FFFFFF"/>
              </w:rPr>
            </w:pPr>
          </w:p>
        </w:tc>
        <w:tc>
          <w:tcPr>
            <w:tcW w:w="810" w:type="dxa"/>
          </w:tcPr>
          <w:p w14:paraId="76AE0CE0" w14:textId="13F5DE6D" w:rsidR="00B11855" w:rsidRPr="001F42D3" w:rsidRDefault="003D003E" w:rsidP="00AD69C9">
            <w:pPr>
              <w:pStyle w:val="TableEntry"/>
              <w:rPr>
                <w:color w:val="FFFFFF"/>
              </w:rPr>
            </w:pPr>
            <w:r w:rsidRPr="001F42D3">
              <w:t>1</w:t>
            </w:r>
          </w:p>
        </w:tc>
        <w:tc>
          <w:tcPr>
            <w:tcW w:w="729" w:type="dxa"/>
          </w:tcPr>
          <w:p w14:paraId="0E30E052" w14:textId="5A62C8FF" w:rsidR="00B11855" w:rsidRPr="001F42D3" w:rsidRDefault="003D003E" w:rsidP="00AD69C9">
            <w:pPr>
              <w:pStyle w:val="TableEntry"/>
              <w:rPr>
                <w:color w:val="FFFFFF"/>
              </w:rPr>
            </w:pPr>
            <w:r w:rsidRPr="001F42D3">
              <w:t>0125</w:t>
            </w:r>
          </w:p>
        </w:tc>
        <w:tc>
          <w:tcPr>
            <w:tcW w:w="981" w:type="dxa"/>
          </w:tcPr>
          <w:p w14:paraId="041A4F7B" w14:textId="1AC5D0D4" w:rsidR="00B11855" w:rsidRPr="001F42D3" w:rsidRDefault="003D003E" w:rsidP="001F5A5C">
            <w:pPr>
              <w:pStyle w:val="TableEntry"/>
            </w:pPr>
            <w:r w:rsidRPr="001F42D3">
              <w:t>Y</w:t>
            </w:r>
          </w:p>
        </w:tc>
        <w:tc>
          <w:tcPr>
            <w:tcW w:w="1206" w:type="dxa"/>
          </w:tcPr>
          <w:p w14:paraId="0067E32D" w14:textId="31E927F6" w:rsidR="00B11855" w:rsidRPr="001F42D3" w:rsidRDefault="003D003E" w:rsidP="001F5A5C">
            <w:pPr>
              <w:pStyle w:val="TableEntry"/>
            </w:pPr>
            <w:r w:rsidRPr="001F42D3">
              <w:t>ED</w:t>
            </w:r>
          </w:p>
        </w:tc>
      </w:tr>
      <w:tr w:rsidR="00C40FD5" w:rsidRPr="001F42D3" w14:paraId="02F11C3A" w14:textId="77777777" w:rsidTr="00CF5627">
        <w:trPr>
          <w:cantSplit/>
          <w:jc w:val="center"/>
        </w:trPr>
        <w:tc>
          <w:tcPr>
            <w:tcW w:w="1377" w:type="dxa"/>
          </w:tcPr>
          <w:p w14:paraId="33C0889F" w14:textId="58AEE521" w:rsidR="00B11855" w:rsidRPr="001F42D3" w:rsidRDefault="003D003E" w:rsidP="005E01AF">
            <w:pPr>
              <w:pStyle w:val="TableEntry"/>
            </w:pPr>
            <w:r w:rsidRPr="001F42D3">
              <w:lastRenderedPageBreak/>
              <w:t>Observation Identifier</w:t>
            </w:r>
          </w:p>
        </w:tc>
        <w:tc>
          <w:tcPr>
            <w:tcW w:w="783" w:type="dxa"/>
          </w:tcPr>
          <w:p w14:paraId="7C4611B3" w14:textId="4898F7E2" w:rsidR="00B11855" w:rsidRPr="001F42D3" w:rsidRDefault="003D003E" w:rsidP="005E01AF">
            <w:pPr>
              <w:pStyle w:val="TableEntry"/>
            </w:pPr>
            <w:r w:rsidRPr="001F42D3">
              <w:t>3</w:t>
            </w:r>
          </w:p>
        </w:tc>
        <w:tc>
          <w:tcPr>
            <w:tcW w:w="828" w:type="dxa"/>
          </w:tcPr>
          <w:p w14:paraId="27220D58" w14:textId="2F6A6B39" w:rsidR="00B11855" w:rsidRPr="001F42D3" w:rsidRDefault="003D003E" w:rsidP="005E01AF">
            <w:pPr>
              <w:pStyle w:val="TableEntry"/>
              <w:rPr>
                <w:color w:val="FFFFFF"/>
              </w:rPr>
            </w:pPr>
            <w:r w:rsidRPr="001F42D3">
              <w:t>CWE</w:t>
            </w:r>
          </w:p>
        </w:tc>
        <w:tc>
          <w:tcPr>
            <w:tcW w:w="720" w:type="dxa"/>
          </w:tcPr>
          <w:p w14:paraId="6066B29F" w14:textId="20A0468C" w:rsidR="00B11855" w:rsidRPr="001F42D3" w:rsidRDefault="003D003E" w:rsidP="00AD69C9">
            <w:pPr>
              <w:pStyle w:val="TableEntry"/>
              <w:rPr>
                <w:color w:val="FFFFFF"/>
              </w:rPr>
            </w:pPr>
            <w:r w:rsidRPr="001F42D3">
              <w:t>478</w:t>
            </w:r>
          </w:p>
        </w:tc>
        <w:tc>
          <w:tcPr>
            <w:tcW w:w="752" w:type="dxa"/>
          </w:tcPr>
          <w:p w14:paraId="5EDF6CCE" w14:textId="3FBF1E5C" w:rsidR="00B11855" w:rsidRPr="001F42D3" w:rsidRDefault="003D003E" w:rsidP="00AD69C9">
            <w:pPr>
              <w:pStyle w:val="TableEntry"/>
              <w:rPr>
                <w:color w:val="FFFFFF"/>
              </w:rPr>
            </w:pPr>
            <w:r w:rsidRPr="001F42D3">
              <w:t>R</w:t>
            </w:r>
          </w:p>
        </w:tc>
        <w:tc>
          <w:tcPr>
            <w:tcW w:w="868" w:type="dxa"/>
          </w:tcPr>
          <w:p w14:paraId="3C5DFC05" w14:textId="21FC7D6D" w:rsidR="00B11855" w:rsidRPr="001F42D3" w:rsidRDefault="003D003E" w:rsidP="00AD69C9">
            <w:pPr>
              <w:pStyle w:val="TableEntry"/>
              <w:rPr>
                <w:color w:val="FFFFFF"/>
              </w:rPr>
            </w:pPr>
            <w:r w:rsidRPr="001F42D3">
              <w:t>False</w:t>
            </w:r>
          </w:p>
        </w:tc>
        <w:tc>
          <w:tcPr>
            <w:tcW w:w="900" w:type="dxa"/>
          </w:tcPr>
          <w:p w14:paraId="7C9A15D8" w14:textId="6E647571" w:rsidR="00B11855" w:rsidRPr="001F42D3" w:rsidRDefault="003D003E" w:rsidP="00AD69C9">
            <w:pPr>
              <w:pStyle w:val="TableEntry"/>
              <w:rPr>
                <w:color w:val="FFFFFF"/>
              </w:rPr>
            </w:pPr>
            <w:r w:rsidRPr="001F42D3">
              <w:t>1</w:t>
            </w:r>
          </w:p>
        </w:tc>
        <w:tc>
          <w:tcPr>
            <w:tcW w:w="810" w:type="dxa"/>
          </w:tcPr>
          <w:p w14:paraId="3E44EAFE" w14:textId="1EFA6EC2" w:rsidR="00B11855" w:rsidRPr="001F42D3" w:rsidRDefault="003D003E" w:rsidP="00AD69C9">
            <w:pPr>
              <w:pStyle w:val="TableEntry"/>
              <w:rPr>
                <w:color w:val="FFFFFF"/>
              </w:rPr>
            </w:pPr>
            <w:r w:rsidRPr="001F42D3">
              <w:t>1</w:t>
            </w:r>
          </w:p>
        </w:tc>
        <w:tc>
          <w:tcPr>
            <w:tcW w:w="729" w:type="dxa"/>
          </w:tcPr>
          <w:p w14:paraId="74F7DEEC" w14:textId="0877C1F3" w:rsidR="00B11855" w:rsidRPr="001F42D3" w:rsidRDefault="00B11855" w:rsidP="001F5A5C">
            <w:pPr>
              <w:pStyle w:val="TableEntry"/>
            </w:pPr>
          </w:p>
        </w:tc>
        <w:tc>
          <w:tcPr>
            <w:tcW w:w="981" w:type="dxa"/>
          </w:tcPr>
          <w:p w14:paraId="642FFCF7" w14:textId="755846F7" w:rsidR="00B11855" w:rsidRPr="001F42D3" w:rsidRDefault="00B11855" w:rsidP="001F5A5C">
            <w:pPr>
              <w:pStyle w:val="TableEntry"/>
            </w:pPr>
          </w:p>
        </w:tc>
        <w:tc>
          <w:tcPr>
            <w:tcW w:w="1206" w:type="dxa"/>
          </w:tcPr>
          <w:p w14:paraId="20088C0A" w14:textId="77777777" w:rsidR="00B11855" w:rsidRPr="001F42D3" w:rsidRDefault="00B11855" w:rsidP="001F5A5C">
            <w:pPr>
              <w:pStyle w:val="TableEntry"/>
              <w:rPr>
                <w:sz w:val="16"/>
                <w:szCs w:val="16"/>
              </w:rPr>
            </w:pPr>
          </w:p>
        </w:tc>
      </w:tr>
      <w:tr w:rsidR="00C40FD5" w:rsidRPr="001F42D3" w14:paraId="03019EED" w14:textId="77777777" w:rsidTr="00CF5627">
        <w:trPr>
          <w:cantSplit/>
          <w:jc w:val="center"/>
        </w:trPr>
        <w:tc>
          <w:tcPr>
            <w:tcW w:w="1377" w:type="dxa"/>
          </w:tcPr>
          <w:p w14:paraId="76D48035" w14:textId="56A75AB4" w:rsidR="00B11855" w:rsidRPr="001F42D3" w:rsidRDefault="003D003E" w:rsidP="00CF5627">
            <w:pPr>
              <w:pStyle w:val="TableEntryItalicindent"/>
            </w:pPr>
            <w:r w:rsidRPr="001F42D3">
              <w:t>identifier</w:t>
            </w:r>
          </w:p>
        </w:tc>
        <w:tc>
          <w:tcPr>
            <w:tcW w:w="783" w:type="dxa"/>
          </w:tcPr>
          <w:p w14:paraId="514778BA" w14:textId="6D4F97A9" w:rsidR="00B11855" w:rsidRPr="001F42D3" w:rsidRDefault="003D003E" w:rsidP="005E01AF">
            <w:pPr>
              <w:pStyle w:val="TableEntry"/>
              <w:rPr>
                <w:i/>
              </w:rPr>
            </w:pPr>
            <w:r w:rsidRPr="001F42D3">
              <w:rPr>
                <w:i/>
              </w:rPr>
              <w:t>1</w:t>
            </w:r>
          </w:p>
        </w:tc>
        <w:tc>
          <w:tcPr>
            <w:tcW w:w="828" w:type="dxa"/>
          </w:tcPr>
          <w:p w14:paraId="3DEF51B6" w14:textId="217A1A4B" w:rsidR="00B11855" w:rsidRPr="001F42D3" w:rsidRDefault="003D003E" w:rsidP="005E01AF">
            <w:pPr>
              <w:pStyle w:val="TableEntry"/>
              <w:rPr>
                <w:color w:val="FFFFFF"/>
              </w:rPr>
            </w:pPr>
            <w:r w:rsidRPr="001F42D3">
              <w:t>ST</w:t>
            </w:r>
          </w:p>
        </w:tc>
        <w:tc>
          <w:tcPr>
            <w:tcW w:w="720" w:type="dxa"/>
          </w:tcPr>
          <w:p w14:paraId="211E7A4D" w14:textId="644F784D" w:rsidR="00B11855" w:rsidRPr="001F42D3" w:rsidRDefault="003D003E" w:rsidP="00AD69C9">
            <w:pPr>
              <w:pStyle w:val="TableEntry"/>
              <w:rPr>
                <w:color w:val="FFFFFF"/>
              </w:rPr>
            </w:pPr>
            <w:r w:rsidRPr="001F42D3">
              <w:t>20</w:t>
            </w:r>
          </w:p>
        </w:tc>
        <w:tc>
          <w:tcPr>
            <w:tcW w:w="752" w:type="dxa"/>
          </w:tcPr>
          <w:p w14:paraId="2946A4E1" w14:textId="57C6FFA2" w:rsidR="00B11855" w:rsidRPr="001F42D3" w:rsidRDefault="003D003E" w:rsidP="00AD69C9">
            <w:pPr>
              <w:pStyle w:val="TableEntry"/>
              <w:rPr>
                <w:color w:val="FFFFFF"/>
              </w:rPr>
            </w:pPr>
            <w:r w:rsidRPr="001F42D3">
              <w:t>R</w:t>
            </w:r>
          </w:p>
        </w:tc>
        <w:tc>
          <w:tcPr>
            <w:tcW w:w="868" w:type="dxa"/>
          </w:tcPr>
          <w:p w14:paraId="16301B77" w14:textId="0849C5A4" w:rsidR="00B11855" w:rsidRPr="001F42D3" w:rsidRDefault="00B11855" w:rsidP="001F5A5C">
            <w:pPr>
              <w:pStyle w:val="TableEntry"/>
            </w:pPr>
          </w:p>
        </w:tc>
        <w:tc>
          <w:tcPr>
            <w:tcW w:w="900" w:type="dxa"/>
          </w:tcPr>
          <w:p w14:paraId="4E9A61E5" w14:textId="112FEB9D" w:rsidR="00B11855" w:rsidRPr="001F42D3" w:rsidRDefault="003D003E" w:rsidP="00AD69C9">
            <w:pPr>
              <w:pStyle w:val="TableEntry"/>
              <w:rPr>
                <w:color w:val="FFFFFF"/>
              </w:rPr>
            </w:pPr>
            <w:r w:rsidRPr="001F42D3">
              <w:t>1</w:t>
            </w:r>
          </w:p>
        </w:tc>
        <w:tc>
          <w:tcPr>
            <w:tcW w:w="810" w:type="dxa"/>
          </w:tcPr>
          <w:p w14:paraId="13AA7AD7" w14:textId="766EA100" w:rsidR="00B11855" w:rsidRPr="001F42D3" w:rsidRDefault="003D003E" w:rsidP="00AD69C9">
            <w:pPr>
              <w:pStyle w:val="TableEntry"/>
              <w:rPr>
                <w:color w:val="FFFFFF"/>
              </w:rPr>
            </w:pPr>
            <w:r w:rsidRPr="001F42D3">
              <w:t>1</w:t>
            </w:r>
          </w:p>
        </w:tc>
        <w:tc>
          <w:tcPr>
            <w:tcW w:w="729" w:type="dxa"/>
          </w:tcPr>
          <w:p w14:paraId="0E374C1F" w14:textId="0D237B55" w:rsidR="00B11855" w:rsidRPr="001F42D3" w:rsidRDefault="00B11855" w:rsidP="001F5A5C">
            <w:pPr>
              <w:pStyle w:val="TableEntry"/>
            </w:pPr>
          </w:p>
        </w:tc>
        <w:tc>
          <w:tcPr>
            <w:tcW w:w="981" w:type="dxa"/>
          </w:tcPr>
          <w:p w14:paraId="7A6FF5B5" w14:textId="253F28F3" w:rsidR="00B11855" w:rsidRPr="001F42D3" w:rsidRDefault="003D003E" w:rsidP="001F5A5C">
            <w:pPr>
              <w:pStyle w:val="TableEntry"/>
            </w:pPr>
            <w:r w:rsidRPr="001F42D3">
              <w:t>Y</w:t>
            </w:r>
          </w:p>
        </w:tc>
        <w:tc>
          <w:tcPr>
            <w:tcW w:w="1206" w:type="dxa"/>
          </w:tcPr>
          <w:p w14:paraId="343226A7" w14:textId="0312A72E" w:rsidR="00B11855" w:rsidRPr="001F42D3" w:rsidRDefault="003D003E" w:rsidP="001F5A5C">
            <w:pPr>
              <w:pStyle w:val="TableEntry"/>
            </w:pPr>
            <w:r w:rsidRPr="001F42D3">
              <w:t>18750-0   </w:t>
            </w:r>
          </w:p>
        </w:tc>
      </w:tr>
      <w:tr w:rsidR="00C40FD5" w:rsidRPr="001F42D3" w14:paraId="481D1C3C" w14:textId="77777777" w:rsidTr="00CF5627">
        <w:trPr>
          <w:cantSplit/>
          <w:jc w:val="center"/>
        </w:trPr>
        <w:tc>
          <w:tcPr>
            <w:tcW w:w="1377" w:type="dxa"/>
          </w:tcPr>
          <w:p w14:paraId="703A9DCC" w14:textId="7DA44C53" w:rsidR="00B11855" w:rsidRPr="001F42D3" w:rsidRDefault="003D003E" w:rsidP="005E01AF">
            <w:pPr>
              <w:pStyle w:val="TableEntry"/>
            </w:pPr>
            <w:r w:rsidRPr="001F42D3">
              <w:t>Text</w:t>
            </w:r>
          </w:p>
        </w:tc>
        <w:tc>
          <w:tcPr>
            <w:tcW w:w="783" w:type="dxa"/>
          </w:tcPr>
          <w:p w14:paraId="13C481B1" w14:textId="23110A56" w:rsidR="00B11855" w:rsidRPr="001F42D3" w:rsidRDefault="003D003E" w:rsidP="005E01AF">
            <w:pPr>
              <w:pStyle w:val="TableEntry"/>
            </w:pPr>
            <w:r w:rsidRPr="001F42D3">
              <w:t>2</w:t>
            </w:r>
          </w:p>
        </w:tc>
        <w:tc>
          <w:tcPr>
            <w:tcW w:w="828" w:type="dxa"/>
          </w:tcPr>
          <w:p w14:paraId="74B020F7" w14:textId="5FC64B4C" w:rsidR="00B11855" w:rsidRPr="001F42D3" w:rsidRDefault="003D003E" w:rsidP="005E01AF">
            <w:pPr>
              <w:pStyle w:val="TableEntry"/>
              <w:rPr>
                <w:color w:val="FFFFFF"/>
              </w:rPr>
            </w:pPr>
            <w:r w:rsidRPr="001F42D3">
              <w:t>ST</w:t>
            </w:r>
          </w:p>
        </w:tc>
        <w:tc>
          <w:tcPr>
            <w:tcW w:w="720" w:type="dxa"/>
          </w:tcPr>
          <w:p w14:paraId="23ED9061" w14:textId="55439C71" w:rsidR="00B11855" w:rsidRPr="001F42D3" w:rsidRDefault="003D003E" w:rsidP="00AD69C9">
            <w:pPr>
              <w:pStyle w:val="TableEntry"/>
              <w:rPr>
                <w:color w:val="FFFFFF"/>
              </w:rPr>
            </w:pPr>
            <w:r w:rsidRPr="001F42D3">
              <w:t>199</w:t>
            </w:r>
          </w:p>
        </w:tc>
        <w:tc>
          <w:tcPr>
            <w:tcW w:w="752" w:type="dxa"/>
          </w:tcPr>
          <w:p w14:paraId="6BC89B66" w14:textId="1DD5823B" w:rsidR="00B11855" w:rsidRPr="001F42D3" w:rsidRDefault="003D003E" w:rsidP="00AD69C9">
            <w:pPr>
              <w:pStyle w:val="TableEntry"/>
              <w:rPr>
                <w:color w:val="FFFFFF"/>
              </w:rPr>
            </w:pPr>
            <w:r w:rsidRPr="001F42D3">
              <w:t>R</w:t>
            </w:r>
          </w:p>
        </w:tc>
        <w:tc>
          <w:tcPr>
            <w:tcW w:w="868" w:type="dxa"/>
          </w:tcPr>
          <w:p w14:paraId="09FE80CF" w14:textId="22F1C97B" w:rsidR="00B11855" w:rsidRPr="001F42D3" w:rsidRDefault="00B11855" w:rsidP="001F5A5C">
            <w:pPr>
              <w:pStyle w:val="TableEntry"/>
            </w:pPr>
          </w:p>
        </w:tc>
        <w:tc>
          <w:tcPr>
            <w:tcW w:w="900" w:type="dxa"/>
          </w:tcPr>
          <w:p w14:paraId="03A03648" w14:textId="30CB486E" w:rsidR="00B11855" w:rsidRPr="001F42D3" w:rsidRDefault="00E86B15" w:rsidP="00AD69C9">
            <w:pPr>
              <w:pStyle w:val="TableEntry"/>
              <w:rPr>
                <w:color w:val="FFFFFF"/>
              </w:rPr>
            </w:pPr>
            <w:r w:rsidRPr="001F42D3">
              <w:t>1</w:t>
            </w:r>
          </w:p>
        </w:tc>
        <w:tc>
          <w:tcPr>
            <w:tcW w:w="810" w:type="dxa"/>
          </w:tcPr>
          <w:p w14:paraId="344F1AA9" w14:textId="01A66826" w:rsidR="00B11855" w:rsidRPr="001F42D3" w:rsidRDefault="003D003E" w:rsidP="00AD69C9">
            <w:pPr>
              <w:pStyle w:val="TableEntry"/>
              <w:rPr>
                <w:color w:val="FFFFFF"/>
              </w:rPr>
            </w:pPr>
            <w:r w:rsidRPr="001F42D3">
              <w:t>1</w:t>
            </w:r>
          </w:p>
        </w:tc>
        <w:tc>
          <w:tcPr>
            <w:tcW w:w="729" w:type="dxa"/>
          </w:tcPr>
          <w:p w14:paraId="59BE8934" w14:textId="67F63884" w:rsidR="00B11855" w:rsidRPr="001F42D3" w:rsidRDefault="00B11855" w:rsidP="001F5A5C">
            <w:pPr>
              <w:pStyle w:val="TableEntry"/>
            </w:pPr>
          </w:p>
        </w:tc>
        <w:tc>
          <w:tcPr>
            <w:tcW w:w="981" w:type="dxa"/>
          </w:tcPr>
          <w:p w14:paraId="7DA2787D" w14:textId="6BE3216E" w:rsidR="00B11855" w:rsidRPr="001F42D3" w:rsidRDefault="003D003E" w:rsidP="001F5A5C">
            <w:pPr>
              <w:pStyle w:val="TableEntry"/>
            </w:pPr>
            <w:r w:rsidRPr="001F42D3">
              <w:t>Y</w:t>
            </w:r>
          </w:p>
        </w:tc>
        <w:tc>
          <w:tcPr>
            <w:tcW w:w="1206" w:type="dxa"/>
          </w:tcPr>
          <w:p w14:paraId="5CF54320" w14:textId="77777777" w:rsidR="00B11855" w:rsidRPr="001F42D3" w:rsidRDefault="003D003E" w:rsidP="001F5A5C">
            <w:pPr>
              <w:pStyle w:val="TableEntry"/>
            </w:pPr>
            <w:r w:rsidRPr="001F42D3">
              <w:t>Cardiac Electrophysiology Report</w:t>
            </w:r>
          </w:p>
        </w:tc>
      </w:tr>
      <w:tr w:rsidR="00C40FD5" w:rsidRPr="001F42D3" w14:paraId="61A6EDDD" w14:textId="77777777" w:rsidTr="00CF5627">
        <w:trPr>
          <w:cantSplit/>
          <w:jc w:val="center"/>
        </w:trPr>
        <w:tc>
          <w:tcPr>
            <w:tcW w:w="1377" w:type="dxa"/>
          </w:tcPr>
          <w:p w14:paraId="1FD0FC12" w14:textId="03865979" w:rsidR="00B11855" w:rsidRPr="001F42D3" w:rsidRDefault="003D003E" w:rsidP="005E01AF">
            <w:pPr>
              <w:pStyle w:val="TableEntry"/>
              <w:rPr>
                <w:i/>
              </w:rPr>
            </w:pPr>
            <w:r w:rsidRPr="001F42D3">
              <w:rPr>
                <w:i/>
              </w:rPr>
              <w:t>name of coding system</w:t>
            </w:r>
          </w:p>
        </w:tc>
        <w:tc>
          <w:tcPr>
            <w:tcW w:w="783" w:type="dxa"/>
          </w:tcPr>
          <w:p w14:paraId="2F6302F3" w14:textId="542328A2" w:rsidR="00B11855" w:rsidRPr="001F42D3" w:rsidRDefault="003D003E" w:rsidP="005E01AF">
            <w:pPr>
              <w:pStyle w:val="TableEntry"/>
              <w:rPr>
                <w:i/>
              </w:rPr>
            </w:pPr>
            <w:r w:rsidRPr="001F42D3">
              <w:rPr>
                <w:i/>
              </w:rPr>
              <w:t>3</w:t>
            </w:r>
          </w:p>
        </w:tc>
        <w:tc>
          <w:tcPr>
            <w:tcW w:w="828" w:type="dxa"/>
          </w:tcPr>
          <w:p w14:paraId="0474F7E7" w14:textId="63DAB919" w:rsidR="00B11855" w:rsidRPr="001F42D3" w:rsidRDefault="003D003E" w:rsidP="001F5A5C">
            <w:pPr>
              <w:pStyle w:val="TableEntry"/>
              <w:rPr>
                <w:color w:val="FFFFFF"/>
              </w:rPr>
            </w:pPr>
            <w:r w:rsidRPr="001F42D3">
              <w:t>ID</w:t>
            </w:r>
          </w:p>
        </w:tc>
        <w:tc>
          <w:tcPr>
            <w:tcW w:w="720" w:type="dxa"/>
          </w:tcPr>
          <w:p w14:paraId="1657014F" w14:textId="58FBE3A6" w:rsidR="00B11855" w:rsidRPr="001F42D3" w:rsidRDefault="003D003E" w:rsidP="00AD69C9">
            <w:pPr>
              <w:pStyle w:val="TableEntry"/>
              <w:rPr>
                <w:color w:val="FFFFFF"/>
              </w:rPr>
            </w:pPr>
            <w:r w:rsidRPr="001F42D3">
              <w:t>20</w:t>
            </w:r>
          </w:p>
        </w:tc>
        <w:tc>
          <w:tcPr>
            <w:tcW w:w="752" w:type="dxa"/>
          </w:tcPr>
          <w:p w14:paraId="22D9E381" w14:textId="525942E7" w:rsidR="00B11855" w:rsidRPr="001F42D3" w:rsidRDefault="003D003E" w:rsidP="00AD69C9">
            <w:pPr>
              <w:pStyle w:val="TableEntry"/>
              <w:rPr>
                <w:color w:val="FFFFFF"/>
              </w:rPr>
            </w:pPr>
            <w:r w:rsidRPr="001F42D3">
              <w:t>R</w:t>
            </w:r>
          </w:p>
        </w:tc>
        <w:tc>
          <w:tcPr>
            <w:tcW w:w="868" w:type="dxa"/>
          </w:tcPr>
          <w:p w14:paraId="1BF9A15C" w14:textId="45686B77" w:rsidR="00B11855" w:rsidRPr="001F42D3" w:rsidRDefault="00B11855" w:rsidP="001F5A5C">
            <w:pPr>
              <w:pStyle w:val="TableEntry"/>
            </w:pPr>
          </w:p>
        </w:tc>
        <w:tc>
          <w:tcPr>
            <w:tcW w:w="900" w:type="dxa"/>
          </w:tcPr>
          <w:p w14:paraId="52B00390" w14:textId="51EF7C03" w:rsidR="00B11855" w:rsidRPr="001F42D3" w:rsidRDefault="003D003E" w:rsidP="00AD69C9">
            <w:pPr>
              <w:pStyle w:val="TableEntry"/>
              <w:rPr>
                <w:color w:val="FFFFFF"/>
              </w:rPr>
            </w:pPr>
            <w:r w:rsidRPr="001F42D3">
              <w:t>0</w:t>
            </w:r>
          </w:p>
        </w:tc>
        <w:tc>
          <w:tcPr>
            <w:tcW w:w="810" w:type="dxa"/>
          </w:tcPr>
          <w:p w14:paraId="45858D8B" w14:textId="6B755960" w:rsidR="00B11855" w:rsidRPr="001F42D3" w:rsidRDefault="003D003E" w:rsidP="00AD69C9">
            <w:pPr>
              <w:pStyle w:val="TableEntry"/>
              <w:rPr>
                <w:color w:val="FFFFFF"/>
              </w:rPr>
            </w:pPr>
            <w:r w:rsidRPr="001F42D3">
              <w:t>1</w:t>
            </w:r>
          </w:p>
        </w:tc>
        <w:tc>
          <w:tcPr>
            <w:tcW w:w="729" w:type="dxa"/>
          </w:tcPr>
          <w:p w14:paraId="2F93EC5B" w14:textId="0FF2B35C" w:rsidR="00B11855" w:rsidRPr="001F42D3" w:rsidRDefault="003D003E" w:rsidP="00AD69C9">
            <w:pPr>
              <w:pStyle w:val="TableEntry"/>
              <w:rPr>
                <w:color w:val="FFFFFF"/>
              </w:rPr>
            </w:pPr>
            <w:r w:rsidRPr="001F42D3">
              <w:t>0396</w:t>
            </w:r>
          </w:p>
        </w:tc>
        <w:tc>
          <w:tcPr>
            <w:tcW w:w="981" w:type="dxa"/>
          </w:tcPr>
          <w:p w14:paraId="58DF373F" w14:textId="6CD79115" w:rsidR="00B11855" w:rsidRPr="001F42D3" w:rsidRDefault="003D003E" w:rsidP="001F5A5C">
            <w:pPr>
              <w:pStyle w:val="TableEntry"/>
            </w:pPr>
            <w:r w:rsidRPr="001F42D3">
              <w:t>Y</w:t>
            </w:r>
          </w:p>
        </w:tc>
        <w:tc>
          <w:tcPr>
            <w:tcW w:w="1206" w:type="dxa"/>
          </w:tcPr>
          <w:p w14:paraId="06576413" w14:textId="24E5C978" w:rsidR="00B11855" w:rsidRPr="001F42D3" w:rsidRDefault="003D003E" w:rsidP="001F5A5C">
            <w:pPr>
              <w:pStyle w:val="TableEntry"/>
            </w:pPr>
            <w:r w:rsidRPr="001F42D3">
              <w:t>LN</w:t>
            </w:r>
          </w:p>
        </w:tc>
      </w:tr>
      <w:tr w:rsidR="002A04AE" w:rsidRPr="001F42D3" w14:paraId="7908F32E" w14:textId="77777777" w:rsidTr="00CF5627">
        <w:trPr>
          <w:cantSplit/>
          <w:jc w:val="center"/>
        </w:trPr>
        <w:tc>
          <w:tcPr>
            <w:tcW w:w="1377" w:type="dxa"/>
          </w:tcPr>
          <w:p w14:paraId="6DA46E92" w14:textId="6F808317" w:rsidR="002A04AE" w:rsidRPr="001F42D3" w:rsidRDefault="000B7F15" w:rsidP="005E01AF">
            <w:pPr>
              <w:pStyle w:val="TableEntry"/>
            </w:pPr>
            <w:r w:rsidRPr="001F42D3">
              <w:t>alternate identifier</w:t>
            </w:r>
          </w:p>
        </w:tc>
        <w:tc>
          <w:tcPr>
            <w:tcW w:w="783" w:type="dxa"/>
          </w:tcPr>
          <w:p w14:paraId="5832C329" w14:textId="3EF0A7DC" w:rsidR="002A04AE" w:rsidRPr="001F42D3" w:rsidRDefault="00D77190" w:rsidP="001F5A5C">
            <w:pPr>
              <w:pStyle w:val="TableEntry"/>
            </w:pPr>
            <w:r w:rsidRPr="001F42D3">
              <w:t>4</w:t>
            </w:r>
          </w:p>
        </w:tc>
        <w:tc>
          <w:tcPr>
            <w:tcW w:w="828" w:type="dxa"/>
          </w:tcPr>
          <w:p w14:paraId="2E75D9EE" w14:textId="0E9F1B7C" w:rsidR="002A04AE" w:rsidRPr="001F42D3" w:rsidRDefault="00D77190" w:rsidP="00AD69C9">
            <w:pPr>
              <w:pStyle w:val="TableEntry"/>
            </w:pPr>
            <w:r w:rsidRPr="001F42D3">
              <w:t>ST</w:t>
            </w:r>
          </w:p>
        </w:tc>
        <w:tc>
          <w:tcPr>
            <w:tcW w:w="720" w:type="dxa"/>
          </w:tcPr>
          <w:p w14:paraId="7A3657B9" w14:textId="3C50B1CA" w:rsidR="002A04AE" w:rsidRPr="001F42D3" w:rsidRDefault="00D77190" w:rsidP="00AD69C9">
            <w:pPr>
              <w:pStyle w:val="TableEntry"/>
            </w:pPr>
            <w:r w:rsidRPr="001F42D3">
              <w:t>255</w:t>
            </w:r>
          </w:p>
        </w:tc>
        <w:tc>
          <w:tcPr>
            <w:tcW w:w="752" w:type="dxa"/>
          </w:tcPr>
          <w:p w14:paraId="11D0535D" w14:textId="67016243" w:rsidR="002A04AE" w:rsidRPr="001F42D3" w:rsidRDefault="00D77190" w:rsidP="001F5A5C">
            <w:pPr>
              <w:pStyle w:val="TableEntry"/>
            </w:pPr>
            <w:r w:rsidRPr="001F42D3">
              <w:t>RE</w:t>
            </w:r>
          </w:p>
        </w:tc>
        <w:tc>
          <w:tcPr>
            <w:tcW w:w="868" w:type="dxa"/>
          </w:tcPr>
          <w:p w14:paraId="001AD3B5" w14:textId="77777777" w:rsidR="002A04AE" w:rsidRPr="001F42D3" w:rsidRDefault="002A04AE" w:rsidP="00AD69C9">
            <w:pPr>
              <w:pStyle w:val="TableEntry"/>
            </w:pPr>
          </w:p>
        </w:tc>
        <w:tc>
          <w:tcPr>
            <w:tcW w:w="900" w:type="dxa"/>
          </w:tcPr>
          <w:p w14:paraId="20386DB8" w14:textId="22BE68AD" w:rsidR="002A04AE" w:rsidRPr="001F42D3" w:rsidRDefault="00D77190" w:rsidP="001F5A5C">
            <w:pPr>
              <w:pStyle w:val="TableEntry"/>
            </w:pPr>
            <w:r w:rsidRPr="001F42D3">
              <w:t>0</w:t>
            </w:r>
          </w:p>
        </w:tc>
        <w:tc>
          <w:tcPr>
            <w:tcW w:w="810" w:type="dxa"/>
          </w:tcPr>
          <w:p w14:paraId="2FD5F0B5" w14:textId="56827465" w:rsidR="002A04AE" w:rsidRPr="001F42D3" w:rsidRDefault="00D77190" w:rsidP="001F5A5C">
            <w:pPr>
              <w:pStyle w:val="TableEntry"/>
            </w:pPr>
            <w:r w:rsidRPr="001F42D3">
              <w:t>1</w:t>
            </w:r>
          </w:p>
        </w:tc>
        <w:tc>
          <w:tcPr>
            <w:tcW w:w="729" w:type="dxa"/>
          </w:tcPr>
          <w:p w14:paraId="3D800ED8" w14:textId="77777777" w:rsidR="002A04AE" w:rsidRPr="001F42D3" w:rsidRDefault="002A04AE" w:rsidP="001F5A5C">
            <w:pPr>
              <w:pStyle w:val="TableEntry"/>
              <w:rPr>
                <w:color w:val="FFFFFF"/>
                <w:sz w:val="16"/>
                <w:szCs w:val="16"/>
              </w:rPr>
            </w:pPr>
          </w:p>
        </w:tc>
        <w:tc>
          <w:tcPr>
            <w:tcW w:w="981" w:type="dxa"/>
          </w:tcPr>
          <w:p w14:paraId="74C64C0F" w14:textId="77777777" w:rsidR="002A04AE" w:rsidRPr="001F42D3" w:rsidRDefault="002A04AE" w:rsidP="001F5A5C">
            <w:pPr>
              <w:pStyle w:val="TableEntry"/>
              <w:rPr>
                <w:sz w:val="16"/>
                <w:szCs w:val="16"/>
              </w:rPr>
            </w:pPr>
          </w:p>
        </w:tc>
        <w:tc>
          <w:tcPr>
            <w:tcW w:w="1206" w:type="dxa"/>
          </w:tcPr>
          <w:p w14:paraId="7660C23F" w14:textId="1B6EB7CD" w:rsidR="002A04AE" w:rsidRPr="001F42D3" w:rsidRDefault="00961510" w:rsidP="001F5A5C">
            <w:pPr>
              <w:pStyle w:val="TableEntry"/>
            </w:pPr>
            <w:r w:rsidRPr="001F42D3">
              <w:t>file_name_example.pdf</w:t>
            </w:r>
          </w:p>
        </w:tc>
      </w:tr>
      <w:tr w:rsidR="002A04AE" w:rsidRPr="001F42D3" w14:paraId="55CF6177" w14:textId="77777777" w:rsidTr="00CF5627">
        <w:trPr>
          <w:cantSplit/>
          <w:jc w:val="center"/>
        </w:trPr>
        <w:tc>
          <w:tcPr>
            <w:tcW w:w="1377" w:type="dxa"/>
          </w:tcPr>
          <w:p w14:paraId="67661522" w14:textId="04CC24AF" w:rsidR="002A04AE" w:rsidRPr="001F42D3" w:rsidRDefault="000B7F15" w:rsidP="005E01AF">
            <w:pPr>
              <w:pStyle w:val="TableEntry"/>
            </w:pPr>
            <w:r w:rsidRPr="001F42D3">
              <w:t>alternate text</w:t>
            </w:r>
          </w:p>
        </w:tc>
        <w:tc>
          <w:tcPr>
            <w:tcW w:w="783" w:type="dxa"/>
          </w:tcPr>
          <w:p w14:paraId="5245A912" w14:textId="60764E1E" w:rsidR="002A04AE" w:rsidRPr="001F42D3" w:rsidRDefault="00961510" w:rsidP="001F5A5C">
            <w:pPr>
              <w:pStyle w:val="TableEntry"/>
            </w:pPr>
            <w:r w:rsidRPr="001F42D3">
              <w:t>5</w:t>
            </w:r>
          </w:p>
        </w:tc>
        <w:tc>
          <w:tcPr>
            <w:tcW w:w="828" w:type="dxa"/>
          </w:tcPr>
          <w:p w14:paraId="5573EAB5" w14:textId="4F37F318" w:rsidR="002A04AE" w:rsidRPr="001F42D3" w:rsidRDefault="00961510" w:rsidP="00AD69C9">
            <w:pPr>
              <w:pStyle w:val="TableEntry"/>
            </w:pPr>
            <w:r w:rsidRPr="001F42D3">
              <w:t>ST</w:t>
            </w:r>
          </w:p>
        </w:tc>
        <w:tc>
          <w:tcPr>
            <w:tcW w:w="720" w:type="dxa"/>
          </w:tcPr>
          <w:p w14:paraId="5B00136B" w14:textId="11461944" w:rsidR="002A04AE" w:rsidRPr="001F42D3" w:rsidRDefault="00961510" w:rsidP="00AD69C9">
            <w:pPr>
              <w:pStyle w:val="TableEntry"/>
            </w:pPr>
            <w:r w:rsidRPr="001F42D3">
              <w:t>100</w:t>
            </w:r>
          </w:p>
        </w:tc>
        <w:tc>
          <w:tcPr>
            <w:tcW w:w="752" w:type="dxa"/>
          </w:tcPr>
          <w:p w14:paraId="2CF5DEC4" w14:textId="76CF20A1" w:rsidR="002A04AE" w:rsidRPr="001F42D3" w:rsidRDefault="00961510" w:rsidP="001F5A5C">
            <w:pPr>
              <w:pStyle w:val="TableEntry"/>
            </w:pPr>
            <w:r w:rsidRPr="001F42D3">
              <w:t>RE</w:t>
            </w:r>
          </w:p>
        </w:tc>
        <w:tc>
          <w:tcPr>
            <w:tcW w:w="868" w:type="dxa"/>
          </w:tcPr>
          <w:p w14:paraId="6F6FD872" w14:textId="77777777" w:rsidR="002A04AE" w:rsidRPr="001F42D3" w:rsidRDefault="002A04AE" w:rsidP="00AD69C9">
            <w:pPr>
              <w:pStyle w:val="TableEntry"/>
            </w:pPr>
          </w:p>
        </w:tc>
        <w:tc>
          <w:tcPr>
            <w:tcW w:w="900" w:type="dxa"/>
          </w:tcPr>
          <w:p w14:paraId="30CF860D" w14:textId="6C0C6D39" w:rsidR="002A04AE" w:rsidRPr="001F42D3" w:rsidRDefault="00961510" w:rsidP="001F5A5C">
            <w:pPr>
              <w:pStyle w:val="TableEntry"/>
            </w:pPr>
            <w:r w:rsidRPr="001F42D3">
              <w:t>0</w:t>
            </w:r>
          </w:p>
        </w:tc>
        <w:tc>
          <w:tcPr>
            <w:tcW w:w="810" w:type="dxa"/>
          </w:tcPr>
          <w:p w14:paraId="24566549" w14:textId="4C564BB3" w:rsidR="002A04AE" w:rsidRPr="001F42D3" w:rsidRDefault="00961510" w:rsidP="001F5A5C">
            <w:pPr>
              <w:pStyle w:val="TableEntry"/>
            </w:pPr>
            <w:r w:rsidRPr="001F42D3">
              <w:t>1</w:t>
            </w:r>
          </w:p>
        </w:tc>
        <w:tc>
          <w:tcPr>
            <w:tcW w:w="729" w:type="dxa"/>
          </w:tcPr>
          <w:p w14:paraId="21785CB7" w14:textId="77777777" w:rsidR="002A04AE" w:rsidRPr="001F42D3" w:rsidRDefault="002A04AE" w:rsidP="001F5A5C">
            <w:pPr>
              <w:pStyle w:val="TableEntry"/>
              <w:rPr>
                <w:color w:val="FFFFFF"/>
                <w:sz w:val="16"/>
                <w:szCs w:val="16"/>
              </w:rPr>
            </w:pPr>
          </w:p>
        </w:tc>
        <w:tc>
          <w:tcPr>
            <w:tcW w:w="981" w:type="dxa"/>
          </w:tcPr>
          <w:p w14:paraId="21899EFD" w14:textId="77777777" w:rsidR="002A04AE" w:rsidRPr="001F42D3" w:rsidRDefault="002A04AE" w:rsidP="001F5A5C">
            <w:pPr>
              <w:pStyle w:val="TableEntry"/>
              <w:rPr>
                <w:sz w:val="16"/>
                <w:szCs w:val="16"/>
              </w:rPr>
            </w:pPr>
          </w:p>
        </w:tc>
        <w:tc>
          <w:tcPr>
            <w:tcW w:w="1206" w:type="dxa"/>
          </w:tcPr>
          <w:p w14:paraId="37A526D4" w14:textId="0C2489D6" w:rsidR="002A04AE" w:rsidRPr="001F42D3" w:rsidRDefault="00961510" w:rsidP="001F5A5C">
            <w:pPr>
              <w:pStyle w:val="TableEntry"/>
            </w:pPr>
            <w:r w:rsidRPr="001F42D3">
              <w:t>Example Cardiac Device Report</w:t>
            </w:r>
          </w:p>
        </w:tc>
      </w:tr>
      <w:tr w:rsidR="00C40FD5" w:rsidRPr="001F42D3" w14:paraId="53DC4F6B" w14:textId="77777777" w:rsidTr="00CF5627">
        <w:trPr>
          <w:cantSplit/>
          <w:jc w:val="center"/>
        </w:trPr>
        <w:tc>
          <w:tcPr>
            <w:tcW w:w="1377" w:type="dxa"/>
          </w:tcPr>
          <w:p w14:paraId="5C0023A1" w14:textId="1E6EB75E" w:rsidR="00B11855" w:rsidRPr="001F42D3" w:rsidRDefault="003D003E" w:rsidP="005E01AF">
            <w:pPr>
              <w:pStyle w:val="TableEntry"/>
            </w:pPr>
            <w:r w:rsidRPr="001F42D3">
              <w:t>Observation Sub-ID</w:t>
            </w:r>
          </w:p>
        </w:tc>
        <w:tc>
          <w:tcPr>
            <w:tcW w:w="783" w:type="dxa"/>
          </w:tcPr>
          <w:p w14:paraId="0C63CA5B" w14:textId="187D6286" w:rsidR="00B11855" w:rsidRPr="001F42D3" w:rsidRDefault="003D003E" w:rsidP="001F5A5C">
            <w:pPr>
              <w:pStyle w:val="TableEntry"/>
            </w:pPr>
            <w:r w:rsidRPr="001F42D3">
              <w:t>4</w:t>
            </w:r>
          </w:p>
        </w:tc>
        <w:tc>
          <w:tcPr>
            <w:tcW w:w="828" w:type="dxa"/>
          </w:tcPr>
          <w:p w14:paraId="6B56C9FE" w14:textId="1D396C33" w:rsidR="00B11855" w:rsidRPr="001F42D3" w:rsidRDefault="003D003E" w:rsidP="00AD69C9">
            <w:pPr>
              <w:pStyle w:val="TableEntry"/>
              <w:rPr>
                <w:color w:val="FFFFFF"/>
              </w:rPr>
            </w:pPr>
            <w:r w:rsidRPr="001F42D3">
              <w:t>ST</w:t>
            </w:r>
          </w:p>
        </w:tc>
        <w:tc>
          <w:tcPr>
            <w:tcW w:w="720" w:type="dxa"/>
          </w:tcPr>
          <w:p w14:paraId="7B8FF34E" w14:textId="3EF898E0" w:rsidR="00B11855" w:rsidRPr="001F42D3" w:rsidRDefault="003D003E" w:rsidP="00AD69C9">
            <w:pPr>
              <w:pStyle w:val="TableEntry"/>
              <w:rPr>
                <w:color w:val="FFFFFF"/>
              </w:rPr>
            </w:pPr>
            <w:r w:rsidRPr="001F42D3">
              <w:t>20</w:t>
            </w:r>
          </w:p>
        </w:tc>
        <w:tc>
          <w:tcPr>
            <w:tcW w:w="752" w:type="dxa"/>
          </w:tcPr>
          <w:p w14:paraId="5C75F60A" w14:textId="77777777" w:rsidR="00B11855" w:rsidRPr="001F42D3" w:rsidRDefault="00E86B15" w:rsidP="001F5A5C">
            <w:pPr>
              <w:pStyle w:val="TableEntry"/>
              <w:rPr>
                <w:color w:val="FFFFFF"/>
              </w:rPr>
            </w:pPr>
            <w:r w:rsidRPr="001F42D3">
              <w:t>RE</w:t>
            </w:r>
          </w:p>
        </w:tc>
        <w:tc>
          <w:tcPr>
            <w:tcW w:w="868" w:type="dxa"/>
          </w:tcPr>
          <w:p w14:paraId="346CBD78" w14:textId="620D93A1" w:rsidR="00B11855" w:rsidRPr="001F42D3" w:rsidRDefault="003D003E" w:rsidP="00AD69C9">
            <w:pPr>
              <w:pStyle w:val="TableEntry"/>
              <w:rPr>
                <w:color w:val="FFFFFF"/>
              </w:rPr>
            </w:pPr>
            <w:r w:rsidRPr="001F42D3">
              <w:t>False</w:t>
            </w:r>
          </w:p>
        </w:tc>
        <w:tc>
          <w:tcPr>
            <w:tcW w:w="900" w:type="dxa"/>
          </w:tcPr>
          <w:p w14:paraId="4AAD6448" w14:textId="77777777" w:rsidR="00B11855" w:rsidRPr="001F42D3" w:rsidRDefault="003D003E" w:rsidP="001F5A5C">
            <w:pPr>
              <w:pStyle w:val="TableEntry"/>
            </w:pPr>
            <w:r w:rsidRPr="001F42D3">
              <w:t>0</w:t>
            </w:r>
          </w:p>
        </w:tc>
        <w:tc>
          <w:tcPr>
            <w:tcW w:w="810" w:type="dxa"/>
          </w:tcPr>
          <w:p w14:paraId="78ED0721" w14:textId="77777777" w:rsidR="00B11855" w:rsidRPr="001F42D3" w:rsidRDefault="003D003E" w:rsidP="001F5A5C">
            <w:pPr>
              <w:pStyle w:val="TableEntry"/>
            </w:pPr>
            <w:r w:rsidRPr="001F42D3">
              <w:t>1</w:t>
            </w:r>
          </w:p>
        </w:tc>
        <w:tc>
          <w:tcPr>
            <w:tcW w:w="729" w:type="dxa"/>
          </w:tcPr>
          <w:p w14:paraId="3837692F" w14:textId="77777777" w:rsidR="00B11855" w:rsidRPr="001F42D3" w:rsidRDefault="00B11855" w:rsidP="001F5A5C">
            <w:pPr>
              <w:pStyle w:val="TableEntry"/>
              <w:rPr>
                <w:color w:val="FFFFFF"/>
                <w:sz w:val="16"/>
                <w:szCs w:val="16"/>
              </w:rPr>
            </w:pPr>
          </w:p>
        </w:tc>
        <w:tc>
          <w:tcPr>
            <w:tcW w:w="981" w:type="dxa"/>
          </w:tcPr>
          <w:p w14:paraId="40CB1501" w14:textId="77777777" w:rsidR="00B11855" w:rsidRPr="001F42D3" w:rsidRDefault="00B11855" w:rsidP="001F5A5C">
            <w:pPr>
              <w:pStyle w:val="TableEntry"/>
              <w:rPr>
                <w:sz w:val="16"/>
                <w:szCs w:val="16"/>
              </w:rPr>
            </w:pPr>
          </w:p>
        </w:tc>
        <w:tc>
          <w:tcPr>
            <w:tcW w:w="1206" w:type="dxa"/>
          </w:tcPr>
          <w:p w14:paraId="49F1948A" w14:textId="77777777" w:rsidR="00B11855" w:rsidRPr="001F42D3" w:rsidRDefault="003D003E" w:rsidP="001F5A5C">
            <w:pPr>
              <w:pStyle w:val="TableEntry"/>
            </w:pPr>
            <w:r w:rsidRPr="001F42D3">
              <w:t>1</w:t>
            </w:r>
          </w:p>
        </w:tc>
      </w:tr>
      <w:tr w:rsidR="00C40FD5" w:rsidRPr="001F42D3" w14:paraId="2316855E" w14:textId="77777777" w:rsidTr="00CF5627">
        <w:trPr>
          <w:cantSplit/>
          <w:jc w:val="center"/>
        </w:trPr>
        <w:tc>
          <w:tcPr>
            <w:tcW w:w="1377" w:type="dxa"/>
          </w:tcPr>
          <w:p w14:paraId="45DF9B2E" w14:textId="3DE5618D" w:rsidR="00B11855" w:rsidRPr="001F42D3" w:rsidRDefault="003D003E" w:rsidP="005E01AF">
            <w:pPr>
              <w:pStyle w:val="TableEntry"/>
            </w:pPr>
            <w:r w:rsidRPr="001F42D3">
              <w:t>Observation Value</w:t>
            </w:r>
          </w:p>
        </w:tc>
        <w:tc>
          <w:tcPr>
            <w:tcW w:w="783" w:type="dxa"/>
          </w:tcPr>
          <w:p w14:paraId="2E510F5A" w14:textId="23DC44CD" w:rsidR="00B11855" w:rsidRPr="001F42D3" w:rsidRDefault="003D003E" w:rsidP="005E01AF">
            <w:pPr>
              <w:pStyle w:val="TableEntry"/>
            </w:pPr>
            <w:r w:rsidRPr="001F42D3">
              <w:t>5</w:t>
            </w:r>
          </w:p>
        </w:tc>
        <w:tc>
          <w:tcPr>
            <w:tcW w:w="828" w:type="dxa"/>
          </w:tcPr>
          <w:p w14:paraId="76C6A8CA" w14:textId="5448397F" w:rsidR="00B11855" w:rsidRPr="001F42D3" w:rsidRDefault="003D003E" w:rsidP="001F5A5C">
            <w:pPr>
              <w:pStyle w:val="TableEntry"/>
              <w:rPr>
                <w:color w:val="FFFFFF"/>
              </w:rPr>
            </w:pPr>
            <w:r w:rsidRPr="001F42D3">
              <w:t>ED</w:t>
            </w:r>
          </w:p>
        </w:tc>
        <w:tc>
          <w:tcPr>
            <w:tcW w:w="720" w:type="dxa"/>
          </w:tcPr>
          <w:p w14:paraId="3E4636F5" w14:textId="71D2B2D9" w:rsidR="00B11855" w:rsidRPr="001F42D3" w:rsidRDefault="003D003E" w:rsidP="00AD69C9">
            <w:pPr>
              <w:pStyle w:val="TableEntry"/>
              <w:rPr>
                <w:color w:val="FFFFFF"/>
              </w:rPr>
            </w:pPr>
            <w:r w:rsidRPr="001F42D3">
              <w:t>99999</w:t>
            </w:r>
          </w:p>
        </w:tc>
        <w:tc>
          <w:tcPr>
            <w:tcW w:w="752" w:type="dxa"/>
          </w:tcPr>
          <w:p w14:paraId="26B72C4C" w14:textId="3B241662" w:rsidR="00B11855" w:rsidRPr="001F42D3" w:rsidRDefault="003D003E" w:rsidP="00AD69C9">
            <w:pPr>
              <w:pStyle w:val="TableEntry"/>
              <w:rPr>
                <w:color w:val="FFFFFF"/>
              </w:rPr>
            </w:pPr>
            <w:r w:rsidRPr="001F42D3">
              <w:t>R</w:t>
            </w:r>
          </w:p>
        </w:tc>
        <w:tc>
          <w:tcPr>
            <w:tcW w:w="868" w:type="dxa"/>
          </w:tcPr>
          <w:p w14:paraId="5C2B2A89" w14:textId="727B88A3" w:rsidR="00B11855" w:rsidRPr="001F42D3" w:rsidRDefault="003D003E" w:rsidP="00AD69C9">
            <w:pPr>
              <w:pStyle w:val="TableEntry"/>
              <w:rPr>
                <w:color w:val="FFFFFF"/>
              </w:rPr>
            </w:pPr>
            <w:r w:rsidRPr="001F42D3">
              <w:t>True</w:t>
            </w:r>
          </w:p>
        </w:tc>
        <w:tc>
          <w:tcPr>
            <w:tcW w:w="900" w:type="dxa"/>
          </w:tcPr>
          <w:p w14:paraId="7F0BBC2E" w14:textId="0835C9A8" w:rsidR="00B11855" w:rsidRPr="001F42D3" w:rsidRDefault="00E86B15" w:rsidP="00AD69C9">
            <w:pPr>
              <w:pStyle w:val="TableEntry"/>
              <w:rPr>
                <w:color w:val="FFFFFF"/>
              </w:rPr>
            </w:pPr>
            <w:r w:rsidRPr="001F42D3">
              <w:t>1</w:t>
            </w:r>
          </w:p>
        </w:tc>
        <w:tc>
          <w:tcPr>
            <w:tcW w:w="810" w:type="dxa"/>
          </w:tcPr>
          <w:p w14:paraId="003F3EEE" w14:textId="1285F000" w:rsidR="00B11855" w:rsidRPr="001F42D3" w:rsidRDefault="003D003E" w:rsidP="00AD69C9">
            <w:pPr>
              <w:pStyle w:val="TableEntry"/>
              <w:rPr>
                <w:color w:val="FFFFFF"/>
              </w:rPr>
            </w:pPr>
            <w:r w:rsidRPr="001F42D3">
              <w:t>*</w:t>
            </w:r>
          </w:p>
        </w:tc>
        <w:tc>
          <w:tcPr>
            <w:tcW w:w="729" w:type="dxa"/>
          </w:tcPr>
          <w:p w14:paraId="155DDAA6" w14:textId="3754EBCB" w:rsidR="00B11855" w:rsidRPr="001F42D3" w:rsidRDefault="00B11855" w:rsidP="001F5A5C">
            <w:pPr>
              <w:pStyle w:val="TableEntry"/>
            </w:pPr>
          </w:p>
        </w:tc>
        <w:tc>
          <w:tcPr>
            <w:tcW w:w="981" w:type="dxa"/>
          </w:tcPr>
          <w:p w14:paraId="4C99CFE6" w14:textId="4FE6A2A3" w:rsidR="00B11855" w:rsidRPr="001F42D3" w:rsidRDefault="00B11855" w:rsidP="001F5A5C">
            <w:pPr>
              <w:pStyle w:val="TableEntry"/>
            </w:pPr>
          </w:p>
        </w:tc>
        <w:tc>
          <w:tcPr>
            <w:tcW w:w="1206" w:type="dxa"/>
          </w:tcPr>
          <w:p w14:paraId="43C9783D" w14:textId="5DFA2386" w:rsidR="00B11855" w:rsidRPr="001F42D3" w:rsidRDefault="003D003E" w:rsidP="001F5A5C">
            <w:pPr>
              <w:pStyle w:val="TableEntry"/>
            </w:pPr>
            <w:r w:rsidRPr="001F42D3">
              <w:t>Encapsulated PDF</w:t>
            </w:r>
          </w:p>
        </w:tc>
      </w:tr>
      <w:tr w:rsidR="00C40FD5" w:rsidRPr="001F42D3" w14:paraId="5740C197" w14:textId="77777777" w:rsidTr="00CF5627">
        <w:trPr>
          <w:cantSplit/>
          <w:jc w:val="center"/>
        </w:trPr>
        <w:tc>
          <w:tcPr>
            <w:tcW w:w="1377" w:type="dxa"/>
          </w:tcPr>
          <w:p w14:paraId="32072C62" w14:textId="6031C37D" w:rsidR="00B11855" w:rsidRPr="001F42D3" w:rsidRDefault="003D003E" w:rsidP="00CF5627">
            <w:pPr>
              <w:pStyle w:val="TableEntryItalicindent"/>
            </w:pPr>
            <w:r w:rsidRPr="001F42D3">
              <w:t>source application</w:t>
            </w:r>
          </w:p>
        </w:tc>
        <w:tc>
          <w:tcPr>
            <w:tcW w:w="783" w:type="dxa"/>
          </w:tcPr>
          <w:p w14:paraId="583E7F25" w14:textId="70257D41" w:rsidR="00B11855" w:rsidRPr="001F42D3" w:rsidRDefault="003D003E" w:rsidP="005E01AF">
            <w:pPr>
              <w:pStyle w:val="TableEntry"/>
              <w:rPr>
                <w:i/>
              </w:rPr>
            </w:pPr>
            <w:r w:rsidRPr="001F42D3">
              <w:rPr>
                <w:i/>
              </w:rPr>
              <w:t>1</w:t>
            </w:r>
          </w:p>
        </w:tc>
        <w:tc>
          <w:tcPr>
            <w:tcW w:w="828" w:type="dxa"/>
          </w:tcPr>
          <w:p w14:paraId="70A09C95" w14:textId="69432790" w:rsidR="00B11855" w:rsidRPr="001F42D3" w:rsidRDefault="003D003E" w:rsidP="001F5A5C">
            <w:pPr>
              <w:pStyle w:val="TableEntry"/>
              <w:rPr>
                <w:color w:val="FFFFFF"/>
              </w:rPr>
            </w:pPr>
            <w:r w:rsidRPr="001F42D3">
              <w:t>ST</w:t>
            </w:r>
          </w:p>
        </w:tc>
        <w:tc>
          <w:tcPr>
            <w:tcW w:w="720" w:type="dxa"/>
          </w:tcPr>
          <w:p w14:paraId="5CA400C8" w14:textId="5051B061" w:rsidR="00B11855" w:rsidRPr="001F42D3" w:rsidRDefault="003D003E" w:rsidP="00AD69C9">
            <w:pPr>
              <w:pStyle w:val="TableEntry"/>
              <w:rPr>
                <w:color w:val="FFFFFF"/>
              </w:rPr>
            </w:pPr>
            <w:r w:rsidRPr="001F42D3">
              <w:t>10</w:t>
            </w:r>
          </w:p>
        </w:tc>
        <w:tc>
          <w:tcPr>
            <w:tcW w:w="752" w:type="dxa"/>
          </w:tcPr>
          <w:p w14:paraId="1ABECDDA" w14:textId="68E856BF" w:rsidR="00B11855" w:rsidRPr="001F42D3" w:rsidRDefault="003D003E" w:rsidP="00AD69C9">
            <w:pPr>
              <w:pStyle w:val="TableEntry"/>
              <w:rPr>
                <w:color w:val="FFFFFF"/>
              </w:rPr>
            </w:pPr>
            <w:r w:rsidRPr="001F42D3">
              <w:t>RE</w:t>
            </w:r>
          </w:p>
        </w:tc>
        <w:tc>
          <w:tcPr>
            <w:tcW w:w="868" w:type="dxa"/>
          </w:tcPr>
          <w:p w14:paraId="24EBEBD4" w14:textId="3454D19A" w:rsidR="00B11855" w:rsidRPr="001F42D3" w:rsidRDefault="00B11855" w:rsidP="001F5A5C">
            <w:pPr>
              <w:pStyle w:val="TableEntry"/>
            </w:pPr>
          </w:p>
        </w:tc>
        <w:tc>
          <w:tcPr>
            <w:tcW w:w="900" w:type="dxa"/>
          </w:tcPr>
          <w:p w14:paraId="09C2F05F" w14:textId="34F9D038" w:rsidR="00B11855" w:rsidRPr="001F42D3" w:rsidRDefault="00E86B15" w:rsidP="00AD69C9">
            <w:pPr>
              <w:pStyle w:val="TableEntry"/>
              <w:rPr>
                <w:color w:val="FFFFFF"/>
              </w:rPr>
            </w:pPr>
            <w:r w:rsidRPr="001F42D3">
              <w:t>0</w:t>
            </w:r>
          </w:p>
        </w:tc>
        <w:tc>
          <w:tcPr>
            <w:tcW w:w="810" w:type="dxa"/>
          </w:tcPr>
          <w:p w14:paraId="168C2383" w14:textId="6EB5D4EC" w:rsidR="00B11855" w:rsidRPr="001F42D3" w:rsidRDefault="003D003E" w:rsidP="00AD69C9">
            <w:pPr>
              <w:pStyle w:val="TableEntry"/>
              <w:rPr>
                <w:color w:val="FFFFFF"/>
              </w:rPr>
            </w:pPr>
            <w:r w:rsidRPr="001F42D3">
              <w:t>1</w:t>
            </w:r>
          </w:p>
        </w:tc>
        <w:tc>
          <w:tcPr>
            <w:tcW w:w="729" w:type="dxa"/>
          </w:tcPr>
          <w:p w14:paraId="193B1882" w14:textId="77777777" w:rsidR="00B11855" w:rsidRPr="001F42D3" w:rsidRDefault="00B11855" w:rsidP="001F5A5C">
            <w:pPr>
              <w:pStyle w:val="TableEntry"/>
              <w:rPr>
                <w:color w:val="FFFFFF"/>
                <w:sz w:val="16"/>
                <w:szCs w:val="16"/>
              </w:rPr>
            </w:pPr>
          </w:p>
        </w:tc>
        <w:tc>
          <w:tcPr>
            <w:tcW w:w="981" w:type="dxa"/>
          </w:tcPr>
          <w:p w14:paraId="0B27E462" w14:textId="77777777" w:rsidR="00B11855" w:rsidRPr="001F42D3" w:rsidRDefault="003D003E" w:rsidP="001F5A5C">
            <w:pPr>
              <w:pStyle w:val="TableEntry"/>
            </w:pPr>
            <w:r w:rsidRPr="001F42D3">
              <w:t>Y</w:t>
            </w:r>
          </w:p>
        </w:tc>
        <w:tc>
          <w:tcPr>
            <w:tcW w:w="1206" w:type="dxa"/>
          </w:tcPr>
          <w:p w14:paraId="14713D13" w14:textId="50B6671B" w:rsidR="00B11855" w:rsidRPr="001F42D3" w:rsidRDefault="003D003E" w:rsidP="001F5A5C">
            <w:pPr>
              <w:pStyle w:val="TableEntry"/>
            </w:pPr>
            <w:r w:rsidRPr="001F42D3">
              <w:t>Application</w:t>
            </w:r>
          </w:p>
        </w:tc>
      </w:tr>
      <w:tr w:rsidR="00C40FD5" w:rsidRPr="001F42D3" w14:paraId="7EF9E04F" w14:textId="77777777" w:rsidTr="00CF5627">
        <w:trPr>
          <w:cantSplit/>
          <w:jc w:val="center"/>
        </w:trPr>
        <w:tc>
          <w:tcPr>
            <w:tcW w:w="1377" w:type="dxa"/>
          </w:tcPr>
          <w:p w14:paraId="6A4FA6D4" w14:textId="009E5CF1" w:rsidR="00B11855" w:rsidRPr="001F42D3" w:rsidRDefault="003D003E" w:rsidP="00CF5627">
            <w:pPr>
              <w:pStyle w:val="TableEntryItalicindent"/>
            </w:pPr>
            <w:r w:rsidRPr="001F42D3">
              <w:t>type of data</w:t>
            </w:r>
          </w:p>
        </w:tc>
        <w:tc>
          <w:tcPr>
            <w:tcW w:w="783" w:type="dxa"/>
          </w:tcPr>
          <w:p w14:paraId="0CBFFF37" w14:textId="56602CC4" w:rsidR="00B11855" w:rsidRPr="001F42D3" w:rsidRDefault="003D003E" w:rsidP="005E01AF">
            <w:pPr>
              <w:pStyle w:val="TableEntry"/>
              <w:rPr>
                <w:i/>
              </w:rPr>
            </w:pPr>
            <w:r w:rsidRPr="001F42D3">
              <w:rPr>
                <w:i/>
              </w:rPr>
              <w:t>2</w:t>
            </w:r>
          </w:p>
        </w:tc>
        <w:tc>
          <w:tcPr>
            <w:tcW w:w="828" w:type="dxa"/>
          </w:tcPr>
          <w:p w14:paraId="3CAE9F8C" w14:textId="42A24348" w:rsidR="00B11855" w:rsidRPr="001F42D3" w:rsidRDefault="003D003E" w:rsidP="001F5A5C">
            <w:pPr>
              <w:pStyle w:val="TableEntry"/>
              <w:rPr>
                <w:color w:val="FFFFFF"/>
              </w:rPr>
            </w:pPr>
            <w:r w:rsidRPr="001F42D3">
              <w:t>ST</w:t>
            </w:r>
          </w:p>
        </w:tc>
        <w:tc>
          <w:tcPr>
            <w:tcW w:w="720" w:type="dxa"/>
          </w:tcPr>
          <w:p w14:paraId="122B8B0A" w14:textId="65FBEB8F" w:rsidR="00B11855" w:rsidRPr="001F42D3" w:rsidRDefault="003D003E" w:rsidP="00AD69C9">
            <w:pPr>
              <w:pStyle w:val="TableEntry"/>
              <w:rPr>
                <w:color w:val="FFFFFF"/>
              </w:rPr>
            </w:pPr>
            <w:r w:rsidRPr="001F42D3">
              <w:t>10</w:t>
            </w:r>
          </w:p>
        </w:tc>
        <w:tc>
          <w:tcPr>
            <w:tcW w:w="752" w:type="dxa"/>
          </w:tcPr>
          <w:p w14:paraId="2B81B58F" w14:textId="0C88B4F4" w:rsidR="00B11855" w:rsidRPr="001F42D3" w:rsidRDefault="003D003E" w:rsidP="00AD69C9">
            <w:pPr>
              <w:pStyle w:val="TableEntry"/>
              <w:rPr>
                <w:color w:val="FFFFFF"/>
              </w:rPr>
            </w:pPr>
            <w:r w:rsidRPr="001F42D3">
              <w:t>RE</w:t>
            </w:r>
          </w:p>
        </w:tc>
        <w:tc>
          <w:tcPr>
            <w:tcW w:w="868" w:type="dxa"/>
          </w:tcPr>
          <w:p w14:paraId="2A1EE7E5" w14:textId="7392AC9C" w:rsidR="00B11855" w:rsidRPr="001F42D3" w:rsidRDefault="00B11855" w:rsidP="001F5A5C">
            <w:pPr>
              <w:pStyle w:val="TableEntry"/>
            </w:pPr>
          </w:p>
        </w:tc>
        <w:tc>
          <w:tcPr>
            <w:tcW w:w="900" w:type="dxa"/>
          </w:tcPr>
          <w:p w14:paraId="7EB317D3" w14:textId="5CF4D0CF" w:rsidR="00B11855" w:rsidRPr="001F42D3" w:rsidRDefault="00E86B15" w:rsidP="00AD69C9">
            <w:pPr>
              <w:pStyle w:val="TableEntry"/>
              <w:rPr>
                <w:color w:val="FFFFFF"/>
              </w:rPr>
            </w:pPr>
            <w:r w:rsidRPr="001F42D3">
              <w:t>0</w:t>
            </w:r>
          </w:p>
        </w:tc>
        <w:tc>
          <w:tcPr>
            <w:tcW w:w="810" w:type="dxa"/>
          </w:tcPr>
          <w:p w14:paraId="37A5FF7A" w14:textId="36FB8405" w:rsidR="00B11855" w:rsidRPr="001F42D3" w:rsidRDefault="003D003E" w:rsidP="00AD69C9">
            <w:pPr>
              <w:pStyle w:val="TableEntry"/>
              <w:rPr>
                <w:color w:val="FFFFFF"/>
              </w:rPr>
            </w:pPr>
            <w:r w:rsidRPr="001F42D3">
              <w:t>1</w:t>
            </w:r>
          </w:p>
        </w:tc>
        <w:tc>
          <w:tcPr>
            <w:tcW w:w="729" w:type="dxa"/>
          </w:tcPr>
          <w:p w14:paraId="7646AEAE" w14:textId="77777777" w:rsidR="00B11855" w:rsidRPr="001F42D3" w:rsidRDefault="00B11855" w:rsidP="001F5A5C">
            <w:pPr>
              <w:pStyle w:val="TableEntry"/>
              <w:rPr>
                <w:color w:val="FFFFFF"/>
                <w:sz w:val="16"/>
                <w:szCs w:val="16"/>
              </w:rPr>
            </w:pPr>
          </w:p>
        </w:tc>
        <w:tc>
          <w:tcPr>
            <w:tcW w:w="981" w:type="dxa"/>
          </w:tcPr>
          <w:p w14:paraId="10A82E5E" w14:textId="77777777" w:rsidR="00B11855" w:rsidRPr="001F42D3" w:rsidRDefault="003D003E" w:rsidP="001F5A5C">
            <w:pPr>
              <w:pStyle w:val="TableEntry"/>
            </w:pPr>
            <w:r w:rsidRPr="001F42D3">
              <w:t>Y</w:t>
            </w:r>
          </w:p>
        </w:tc>
        <w:tc>
          <w:tcPr>
            <w:tcW w:w="1206" w:type="dxa"/>
          </w:tcPr>
          <w:p w14:paraId="1F078805" w14:textId="6A048017" w:rsidR="00B11855" w:rsidRPr="001F42D3" w:rsidRDefault="003D003E" w:rsidP="001F5A5C">
            <w:pPr>
              <w:pStyle w:val="TableEntry"/>
            </w:pPr>
            <w:r w:rsidRPr="001F42D3">
              <w:t>PDF</w:t>
            </w:r>
          </w:p>
        </w:tc>
      </w:tr>
      <w:tr w:rsidR="00C40FD5" w:rsidRPr="001F42D3" w14:paraId="0BCF96AC" w14:textId="77777777" w:rsidTr="00CF5627">
        <w:trPr>
          <w:cantSplit/>
          <w:jc w:val="center"/>
        </w:trPr>
        <w:tc>
          <w:tcPr>
            <w:tcW w:w="1377" w:type="dxa"/>
          </w:tcPr>
          <w:p w14:paraId="531F3541" w14:textId="49B2EF1C" w:rsidR="00B11855" w:rsidRPr="001F42D3" w:rsidRDefault="003D003E" w:rsidP="00CF5627">
            <w:pPr>
              <w:pStyle w:val="TableEntryItalicindent"/>
            </w:pPr>
            <w:r w:rsidRPr="001F42D3">
              <w:t>Encoding</w:t>
            </w:r>
          </w:p>
        </w:tc>
        <w:tc>
          <w:tcPr>
            <w:tcW w:w="783" w:type="dxa"/>
          </w:tcPr>
          <w:p w14:paraId="6F4AD082" w14:textId="708BEF91" w:rsidR="00B11855" w:rsidRPr="001F42D3" w:rsidRDefault="003D003E" w:rsidP="005E01AF">
            <w:pPr>
              <w:pStyle w:val="TableEntry"/>
              <w:rPr>
                <w:i/>
              </w:rPr>
            </w:pPr>
            <w:r w:rsidRPr="001F42D3">
              <w:rPr>
                <w:i/>
              </w:rPr>
              <w:t>4</w:t>
            </w:r>
          </w:p>
        </w:tc>
        <w:tc>
          <w:tcPr>
            <w:tcW w:w="828" w:type="dxa"/>
          </w:tcPr>
          <w:p w14:paraId="242DF986" w14:textId="43728B2E" w:rsidR="00B11855" w:rsidRPr="001F42D3" w:rsidRDefault="003D003E" w:rsidP="001F5A5C">
            <w:pPr>
              <w:pStyle w:val="TableEntry"/>
              <w:rPr>
                <w:color w:val="FFFFFF"/>
              </w:rPr>
            </w:pPr>
            <w:r w:rsidRPr="001F42D3">
              <w:t>ST</w:t>
            </w:r>
          </w:p>
        </w:tc>
        <w:tc>
          <w:tcPr>
            <w:tcW w:w="720" w:type="dxa"/>
          </w:tcPr>
          <w:p w14:paraId="12CA4B8B" w14:textId="1C524725" w:rsidR="00B11855" w:rsidRPr="001F42D3" w:rsidRDefault="003D003E" w:rsidP="00AD69C9">
            <w:pPr>
              <w:pStyle w:val="TableEntry"/>
              <w:rPr>
                <w:color w:val="FFFFFF"/>
              </w:rPr>
            </w:pPr>
            <w:r w:rsidRPr="001F42D3">
              <w:t>10</w:t>
            </w:r>
          </w:p>
        </w:tc>
        <w:tc>
          <w:tcPr>
            <w:tcW w:w="752" w:type="dxa"/>
          </w:tcPr>
          <w:p w14:paraId="75C0E05F" w14:textId="1B800B58" w:rsidR="00B11855" w:rsidRPr="001F42D3" w:rsidRDefault="003D003E" w:rsidP="00AD69C9">
            <w:pPr>
              <w:pStyle w:val="TableEntry"/>
              <w:rPr>
                <w:color w:val="FFFFFF"/>
              </w:rPr>
            </w:pPr>
            <w:r w:rsidRPr="001F42D3">
              <w:t>RE</w:t>
            </w:r>
          </w:p>
        </w:tc>
        <w:tc>
          <w:tcPr>
            <w:tcW w:w="868" w:type="dxa"/>
          </w:tcPr>
          <w:p w14:paraId="036C844B" w14:textId="1A3FEB97" w:rsidR="00B11855" w:rsidRPr="001F42D3" w:rsidRDefault="00B11855" w:rsidP="001F5A5C">
            <w:pPr>
              <w:pStyle w:val="TableEntry"/>
            </w:pPr>
          </w:p>
        </w:tc>
        <w:tc>
          <w:tcPr>
            <w:tcW w:w="900" w:type="dxa"/>
          </w:tcPr>
          <w:p w14:paraId="751BD462" w14:textId="213DB14F" w:rsidR="00B11855" w:rsidRPr="001F42D3" w:rsidRDefault="00E86B15" w:rsidP="00AD69C9">
            <w:pPr>
              <w:pStyle w:val="TableEntry"/>
              <w:rPr>
                <w:color w:val="FFFFFF"/>
              </w:rPr>
            </w:pPr>
            <w:r w:rsidRPr="001F42D3">
              <w:t>0</w:t>
            </w:r>
          </w:p>
        </w:tc>
        <w:tc>
          <w:tcPr>
            <w:tcW w:w="810" w:type="dxa"/>
          </w:tcPr>
          <w:p w14:paraId="47AFBB12" w14:textId="56C7F90B" w:rsidR="00B11855" w:rsidRPr="001F42D3" w:rsidRDefault="003D003E" w:rsidP="00AD69C9">
            <w:pPr>
              <w:pStyle w:val="TableEntry"/>
              <w:rPr>
                <w:color w:val="FFFFFF"/>
              </w:rPr>
            </w:pPr>
            <w:r w:rsidRPr="001F42D3">
              <w:t>1</w:t>
            </w:r>
          </w:p>
        </w:tc>
        <w:tc>
          <w:tcPr>
            <w:tcW w:w="729" w:type="dxa"/>
          </w:tcPr>
          <w:p w14:paraId="3BA88AF7" w14:textId="77777777" w:rsidR="00B11855" w:rsidRPr="001F42D3" w:rsidRDefault="00B11855" w:rsidP="001F5A5C">
            <w:pPr>
              <w:pStyle w:val="TableEntry"/>
              <w:rPr>
                <w:color w:val="FFFFFF"/>
                <w:sz w:val="16"/>
                <w:szCs w:val="16"/>
              </w:rPr>
            </w:pPr>
          </w:p>
        </w:tc>
        <w:tc>
          <w:tcPr>
            <w:tcW w:w="981" w:type="dxa"/>
          </w:tcPr>
          <w:p w14:paraId="4BE7EF03" w14:textId="77777777" w:rsidR="00B11855" w:rsidRPr="001F42D3" w:rsidRDefault="003D003E" w:rsidP="001F5A5C">
            <w:pPr>
              <w:pStyle w:val="TableEntry"/>
            </w:pPr>
            <w:r w:rsidRPr="001F42D3">
              <w:t>Y</w:t>
            </w:r>
          </w:p>
        </w:tc>
        <w:tc>
          <w:tcPr>
            <w:tcW w:w="1206" w:type="dxa"/>
          </w:tcPr>
          <w:p w14:paraId="1BC9124B" w14:textId="50A9F090" w:rsidR="00B11855" w:rsidRPr="001F42D3" w:rsidRDefault="003D003E" w:rsidP="001F5A5C">
            <w:pPr>
              <w:pStyle w:val="TableEntry"/>
            </w:pPr>
            <w:r w:rsidRPr="001F42D3">
              <w:t>Base64</w:t>
            </w:r>
          </w:p>
        </w:tc>
      </w:tr>
      <w:tr w:rsidR="00C40FD5" w:rsidRPr="001F42D3" w14:paraId="4A06F7A0" w14:textId="77777777" w:rsidTr="00CF5627">
        <w:trPr>
          <w:cantSplit/>
          <w:jc w:val="center"/>
        </w:trPr>
        <w:tc>
          <w:tcPr>
            <w:tcW w:w="1377" w:type="dxa"/>
          </w:tcPr>
          <w:p w14:paraId="35D40CA4" w14:textId="227EAECA" w:rsidR="00B11855" w:rsidRPr="001F42D3" w:rsidRDefault="003D003E" w:rsidP="00CF5627">
            <w:pPr>
              <w:pStyle w:val="TableEntryItalicindent"/>
            </w:pPr>
            <w:r w:rsidRPr="001F42D3">
              <w:t>Data</w:t>
            </w:r>
          </w:p>
        </w:tc>
        <w:tc>
          <w:tcPr>
            <w:tcW w:w="783" w:type="dxa"/>
          </w:tcPr>
          <w:p w14:paraId="22F5C659" w14:textId="71043320" w:rsidR="00B11855" w:rsidRPr="001F42D3" w:rsidRDefault="003D003E" w:rsidP="005E01AF">
            <w:pPr>
              <w:pStyle w:val="TableEntry"/>
              <w:rPr>
                <w:i/>
              </w:rPr>
            </w:pPr>
            <w:r w:rsidRPr="001F42D3">
              <w:rPr>
                <w:i/>
              </w:rPr>
              <w:t>5</w:t>
            </w:r>
          </w:p>
        </w:tc>
        <w:tc>
          <w:tcPr>
            <w:tcW w:w="828" w:type="dxa"/>
          </w:tcPr>
          <w:p w14:paraId="49C704D8" w14:textId="492A5839" w:rsidR="00B11855" w:rsidRPr="001F42D3" w:rsidRDefault="003D003E" w:rsidP="001F5A5C">
            <w:pPr>
              <w:pStyle w:val="TableEntry"/>
              <w:rPr>
                <w:color w:val="FFFFFF"/>
              </w:rPr>
            </w:pPr>
            <w:r w:rsidRPr="001F42D3">
              <w:t>ED</w:t>
            </w:r>
          </w:p>
        </w:tc>
        <w:tc>
          <w:tcPr>
            <w:tcW w:w="720" w:type="dxa"/>
          </w:tcPr>
          <w:p w14:paraId="7311BB5E" w14:textId="78875773" w:rsidR="00B11855" w:rsidRPr="001F42D3" w:rsidRDefault="003D003E" w:rsidP="00AD69C9">
            <w:pPr>
              <w:pStyle w:val="TableEntry"/>
              <w:rPr>
                <w:color w:val="FFFFFF"/>
              </w:rPr>
            </w:pPr>
            <w:r w:rsidRPr="001F42D3">
              <w:t>*</w:t>
            </w:r>
          </w:p>
        </w:tc>
        <w:tc>
          <w:tcPr>
            <w:tcW w:w="752" w:type="dxa"/>
          </w:tcPr>
          <w:p w14:paraId="0A4DEA61" w14:textId="7B32C152" w:rsidR="00B11855" w:rsidRPr="001F42D3" w:rsidRDefault="003D003E" w:rsidP="00AD69C9">
            <w:pPr>
              <w:pStyle w:val="TableEntry"/>
              <w:rPr>
                <w:color w:val="FFFFFF"/>
              </w:rPr>
            </w:pPr>
            <w:r w:rsidRPr="001F42D3">
              <w:t>RE</w:t>
            </w:r>
          </w:p>
        </w:tc>
        <w:tc>
          <w:tcPr>
            <w:tcW w:w="868" w:type="dxa"/>
          </w:tcPr>
          <w:p w14:paraId="6A254DFF" w14:textId="652F7261" w:rsidR="00B11855" w:rsidRPr="001F42D3" w:rsidRDefault="00B11855" w:rsidP="001F5A5C">
            <w:pPr>
              <w:pStyle w:val="TableEntry"/>
            </w:pPr>
          </w:p>
        </w:tc>
        <w:tc>
          <w:tcPr>
            <w:tcW w:w="900" w:type="dxa"/>
          </w:tcPr>
          <w:p w14:paraId="342E29C5" w14:textId="6843DC5C" w:rsidR="00B11855" w:rsidRPr="001F42D3" w:rsidRDefault="00E86B15" w:rsidP="00AD69C9">
            <w:pPr>
              <w:pStyle w:val="TableEntry"/>
              <w:rPr>
                <w:color w:val="FFFFFF"/>
              </w:rPr>
            </w:pPr>
            <w:r w:rsidRPr="001F42D3">
              <w:t>0</w:t>
            </w:r>
          </w:p>
        </w:tc>
        <w:tc>
          <w:tcPr>
            <w:tcW w:w="810" w:type="dxa"/>
          </w:tcPr>
          <w:p w14:paraId="6A054740" w14:textId="0E69AF8F" w:rsidR="00B11855" w:rsidRPr="001F42D3" w:rsidRDefault="003D003E" w:rsidP="00AD69C9">
            <w:pPr>
              <w:pStyle w:val="TableEntry"/>
              <w:rPr>
                <w:color w:val="FFFFFF"/>
              </w:rPr>
            </w:pPr>
            <w:r w:rsidRPr="001F42D3">
              <w:t>1</w:t>
            </w:r>
          </w:p>
        </w:tc>
        <w:tc>
          <w:tcPr>
            <w:tcW w:w="729" w:type="dxa"/>
          </w:tcPr>
          <w:p w14:paraId="678B5689" w14:textId="77777777" w:rsidR="00B11855" w:rsidRPr="001F42D3" w:rsidRDefault="00B11855" w:rsidP="001F5A5C">
            <w:pPr>
              <w:pStyle w:val="TableEntry"/>
              <w:rPr>
                <w:color w:val="FFFFFF"/>
                <w:sz w:val="16"/>
                <w:szCs w:val="16"/>
              </w:rPr>
            </w:pPr>
          </w:p>
        </w:tc>
        <w:tc>
          <w:tcPr>
            <w:tcW w:w="981" w:type="dxa"/>
          </w:tcPr>
          <w:p w14:paraId="6783C260" w14:textId="77777777" w:rsidR="00B11855" w:rsidRPr="001F42D3" w:rsidRDefault="003D003E" w:rsidP="001F5A5C">
            <w:pPr>
              <w:pStyle w:val="TableEntry"/>
            </w:pPr>
            <w:r w:rsidRPr="001F42D3">
              <w:t>Y</w:t>
            </w:r>
          </w:p>
        </w:tc>
        <w:tc>
          <w:tcPr>
            <w:tcW w:w="1206" w:type="dxa"/>
          </w:tcPr>
          <w:p w14:paraId="44C4B956" w14:textId="0780B747" w:rsidR="00B11855" w:rsidRPr="001F42D3" w:rsidRDefault="003D003E" w:rsidP="001F5A5C">
            <w:pPr>
              <w:pStyle w:val="TableEntry"/>
            </w:pPr>
            <w:r w:rsidRPr="001F42D3">
              <w:t>Encapsulated and Base64 binary encoded PDF File</w:t>
            </w:r>
          </w:p>
        </w:tc>
      </w:tr>
      <w:tr w:rsidR="00C40FD5" w:rsidRPr="001F42D3" w14:paraId="2B6597C4" w14:textId="77777777" w:rsidTr="00CF5627">
        <w:trPr>
          <w:cantSplit/>
          <w:jc w:val="center"/>
        </w:trPr>
        <w:tc>
          <w:tcPr>
            <w:tcW w:w="1377" w:type="dxa"/>
          </w:tcPr>
          <w:p w14:paraId="085697BC" w14:textId="7003C65A" w:rsidR="00B11855" w:rsidRPr="001F42D3" w:rsidRDefault="003D003E" w:rsidP="005E01AF">
            <w:pPr>
              <w:pStyle w:val="TableEntry"/>
            </w:pPr>
            <w:r w:rsidRPr="001F42D3">
              <w:t>Observation Result Status</w:t>
            </w:r>
          </w:p>
        </w:tc>
        <w:tc>
          <w:tcPr>
            <w:tcW w:w="783" w:type="dxa"/>
          </w:tcPr>
          <w:p w14:paraId="7D07BC45" w14:textId="5BDD674D" w:rsidR="00B11855" w:rsidRPr="001F42D3" w:rsidRDefault="003D003E" w:rsidP="005E01AF">
            <w:pPr>
              <w:pStyle w:val="TableEntry"/>
            </w:pPr>
            <w:r w:rsidRPr="001F42D3">
              <w:t>11</w:t>
            </w:r>
          </w:p>
        </w:tc>
        <w:tc>
          <w:tcPr>
            <w:tcW w:w="828" w:type="dxa"/>
          </w:tcPr>
          <w:p w14:paraId="2CCE8D04" w14:textId="57D0D182" w:rsidR="00B11855" w:rsidRPr="001F42D3" w:rsidRDefault="003D003E" w:rsidP="001F5A5C">
            <w:pPr>
              <w:pStyle w:val="TableEntry"/>
              <w:rPr>
                <w:color w:val="FFFFFF"/>
              </w:rPr>
            </w:pPr>
            <w:r w:rsidRPr="001F42D3">
              <w:t>ID</w:t>
            </w:r>
          </w:p>
        </w:tc>
        <w:tc>
          <w:tcPr>
            <w:tcW w:w="720" w:type="dxa"/>
          </w:tcPr>
          <w:p w14:paraId="0B04A64D" w14:textId="01024E95" w:rsidR="00B11855" w:rsidRPr="001F42D3" w:rsidRDefault="003D003E" w:rsidP="00AD69C9">
            <w:pPr>
              <w:pStyle w:val="TableEntry"/>
              <w:rPr>
                <w:color w:val="FFFFFF"/>
              </w:rPr>
            </w:pPr>
            <w:r w:rsidRPr="001F42D3">
              <w:t>1</w:t>
            </w:r>
          </w:p>
        </w:tc>
        <w:tc>
          <w:tcPr>
            <w:tcW w:w="752" w:type="dxa"/>
          </w:tcPr>
          <w:p w14:paraId="4C6C9543" w14:textId="508D6240" w:rsidR="00B11855" w:rsidRPr="001F42D3" w:rsidRDefault="003D003E" w:rsidP="00AD69C9">
            <w:pPr>
              <w:pStyle w:val="TableEntry"/>
              <w:rPr>
                <w:color w:val="FFFFFF"/>
              </w:rPr>
            </w:pPr>
            <w:r w:rsidRPr="001F42D3">
              <w:t>R</w:t>
            </w:r>
          </w:p>
        </w:tc>
        <w:tc>
          <w:tcPr>
            <w:tcW w:w="868" w:type="dxa"/>
          </w:tcPr>
          <w:p w14:paraId="7CA71B81" w14:textId="5AFF0CF6" w:rsidR="00B11855" w:rsidRPr="001F42D3" w:rsidRDefault="003D003E" w:rsidP="00AD69C9">
            <w:pPr>
              <w:pStyle w:val="TableEntry"/>
              <w:rPr>
                <w:color w:val="FFFFFF"/>
              </w:rPr>
            </w:pPr>
            <w:r w:rsidRPr="001F42D3">
              <w:t>False</w:t>
            </w:r>
          </w:p>
        </w:tc>
        <w:tc>
          <w:tcPr>
            <w:tcW w:w="900" w:type="dxa"/>
          </w:tcPr>
          <w:p w14:paraId="31D720D8" w14:textId="05A12B43" w:rsidR="00B11855" w:rsidRPr="001F42D3" w:rsidRDefault="003D003E" w:rsidP="00AD69C9">
            <w:pPr>
              <w:pStyle w:val="TableEntry"/>
              <w:rPr>
                <w:color w:val="FFFFFF"/>
              </w:rPr>
            </w:pPr>
            <w:r w:rsidRPr="001F42D3">
              <w:t>1</w:t>
            </w:r>
          </w:p>
        </w:tc>
        <w:tc>
          <w:tcPr>
            <w:tcW w:w="810" w:type="dxa"/>
          </w:tcPr>
          <w:p w14:paraId="2513D769" w14:textId="1305606A" w:rsidR="00B11855" w:rsidRPr="001F42D3" w:rsidRDefault="003D003E" w:rsidP="00AD69C9">
            <w:pPr>
              <w:pStyle w:val="TableEntry"/>
              <w:rPr>
                <w:color w:val="FFFFFF"/>
              </w:rPr>
            </w:pPr>
            <w:r w:rsidRPr="001F42D3">
              <w:t>1</w:t>
            </w:r>
          </w:p>
        </w:tc>
        <w:tc>
          <w:tcPr>
            <w:tcW w:w="729" w:type="dxa"/>
          </w:tcPr>
          <w:p w14:paraId="053BA1ED" w14:textId="50508964" w:rsidR="00B11855" w:rsidRPr="001F42D3" w:rsidRDefault="003D003E" w:rsidP="00AD69C9">
            <w:pPr>
              <w:pStyle w:val="TableEntry"/>
              <w:rPr>
                <w:color w:val="FFFFFF"/>
              </w:rPr>
            </w:pPr>
            <w:r w:rsidRPr="001F42D3">
              <w:t>0085</w:t>
            </w:r>
          </w:p>
        </w:tc>
        <w:tc>
          <w:tcPr>
            <w:tcW w:w="981" w:type="dxa"/>
          </w:tcPr>
          <w:p w14:paraId="5BBFBF36" w14:textId="3CB394B9" w:rsidR="00B11855" w:rsidRPr="001F42D3" w:rsidRDefault="00B11855" w:rsidP="001F5A5C">
            <w:pPr>
              <w:pStyle w:val="TableEntry"/>
            </w:pPr>
          </w:p>
        </w:tc>
        <w:tc>
          <w:tcPr>
            <w:tcW w:w="1206" w:type="dxa"/>
          </w:tcPr>
          <w:p w14:paraId="66176AB5" w14:textId="505D5D6A" w:rsidR="00B11855" w:rsidRPr="001F42D3" w:rsidRDefault="00B11855" w:rsidP="001F5A5C">
            <w:pPr>
              <w:pStyle w:val="TableEntry"/>
            </w:pPr>
          </w:p>
        </w:tc>
      </w:tr>
      <w:tr w:rsidR="00C40FD5" w:rsidRPr="001F42D3" w14:paraId="1AC30F22" w14:textId="77777777" w:rsidTr="00CF5627">
        <w:trPr>
          <w:cantSplit/>
          <w:jc w:val="center"/>
        </w:trPr>
        <w:tc>
          <w:tcPr>
            <w:tcW w:w="1377" w:type="dxa"/>
          </w:tcPr>
          <w:p w14:paraId="737C1743" w14:textId="28D58E0A" w:rsidR="00B11855" w:rsidRPr="001F42D3" w:rsidRDefault="003D003E" w:rsidP="005E01AF">
            <w:pPr>
              <w:pStyle w:val="TableEntry"/>
            </w:pPr>
            <w:r w:rsidRPr="001F42D3">
              <w:t>Date/Time of the Observation</w:t>
            </w:r>
          </w:p>
        </w:tc>
        <w:tc>
          <w:tcPr>
            <w:tcW w:w="783" w:type="dxa"/>
          </w:tcPr>
          <w:p w14:paraId="7A95561B" w14:textId="23B6EA01" w:rsidR="00B11855" w:rsidRPr="001F42D3" w:rsidRDefault="003D003E" w:rsidP="00AD69C9">
            <w:pPr>
              <w:pStyle w:val="TableEntry"/>
            </w:pPr>
            <w:r w:rsidRPr="001F42D3">
              <w:t>14</w:t>
            </w:r>
          </w:p>
        </w:tc>
        <w:tc>
          <w:tcPr>
            <w:tcW w:w="828" w:type="dxa"/>
          </w:tcPr>
          <w:p w14:paraId="4E1531E2" w14:textId="3B3BF012" w:rsidR="00B11855" w:rsidRPr="001F42D3" w:rsidRDefault="003D003E" w:rsidP="00AD69C9">
            <w:pPr>
              <w:pStyle w:val="TableEntry"/>
              <w:rPr>
                <w:color w:val="FFFFFF"/>
              </w:rPr>
            </w:pPr>
            <w:r w:rsidRPr="001F42D3">
              <w:t>TS</w:t>
            </w:r>
          </w:p>
        </w:tc>
        <w:tc>
          <w:tcPr>
            <w:tcW w:w="720" w:type="dxa"/>
          </w:tcPr>
          <w:p w14:paraId="1E27907B" w14:textId="0575B5DD" w:rsidR="00B11855" w:rsidRPr="001F42D3" w:rsidRDefault="003D003E" w:rsidP="00AD69C9">
            <w:pPr>
              <w:pStyle w:val="TableEntry"/>
              <w:rPr>
                <w:color w:val="FFFFFF"/>
              </w:rPr>
            </w:pPr>
            <w:r w:rsidRPr="001F42D3">
              <w:t>26</w:t>
            </w:r>
          </w:p>
        </w:tc>
        <w:tc>
          <w:tcPr>
            <w:tcW w:w="752" w:type="dxa"/>
          </w:tcPr>
          <w:p w14:paraId="6EDE8F4E" w14:textId="0FCE922A" w:rsidR="00B11855" w:rsidRPr="001F42D3" w:rsidRDefault="003D003E" w:rsidP="00AD69C9">
            <w:pPr>
              <w:pStyle w:val="TableEntry"/>
              <w:rPr>
                <w:color w:val="FFFFFF"/>
              </w:rPr>
            </w:pPr>
            <w:r w:rsidRPr="001F42D3">
              <w:t>RE</w:t>
            </w:r>
          </w:p>
        </w:tc>
        <w:tc>
          <w:tcPr>
            <w:tcW w:w="868" w:type="dxa"/>
          </w:tcPr>
          <w:p w14:paraId="6B2C8E42" w14:textId="02CA158D" w:rsidR="00B11855" w:rsidRPr="001F42D3" w:rsidRDefault="003D003E" w:rsidP="00AD69C9">
            <w:pPr>
              <w:pStyle w:val="TableEntry"/>
              <w:rPr>
                <w:color w:val="FFFFFF"/>
              </w:rPr>
            </w:pPr>
            <w:r w:rsidRPr="001F42D3">
              <w:t>False</w:t>
            </w:r>
          </w:p>
        </w:tc>
        <w:tc>
          <w:tcPr>
            <w:tcW w:w="900" w:type="dxa"/>
          </w:tcPr>
          <w:p w14:paraId="275A5B9C" w14:textId="1DA96FDB" w:rsidR="00B11855" w:rsidRPr="001F42D3" w:rsidRDefault="003D003E" w:rsidP="00AD69C9">
            <w:pPr>
              <w:pStyle w:val="TableEntry"/>
              <w:rPr>
                <w:color w:val="FFFFFF"/>
              </w:rPr>
            </w:pPr>
            <w:r w:rsidRPr="001F42D3">
              <w:t>0</w:t>
            </w:r>
          </w:p>
        </w:tc>
        <w:tc>
          <w:tcPr>
            <w:tcW w:w="810" w:type="dxa"/>
          </w:tcPr>
          <w:p w14:paraId="50793D39" w14:textId="0834EFCB" w:rsidR="00B11855" w:rsidRPr="001F42D3" w:rsidRDefault="003D003E" w:rsidP="00AD69C9">
            <w:pPr>
              <w:pStyle w:val="TableEntry"/>
              <w:rPr>
                <w:color w:val="FFFFFF"/>
              </w:rPr>
            </w:pPr>
            <w:r w:rsidRPr="001F42D3">
              <w:t>1</w:t>
            </w:r>
          </w:p>
        </w:tc>
        <w:tc>
          <w:tcPr>
            <w:tcW w:w="729" w:type="dxa"/>
          </w:tcPr>
          <w:p w14:paraId="562E8D78" w14:textId="71DFF0F2" w:rsidR="00B11855" w:rsidRPr="001F42D3" w:rsidRDefault="00B11855" w:rsidP="001F5A5C">
            <w:pPr>
              <w:pStyle w:val="TableEntry"/>
            </w:pPr>
          </w:p>
        </w:tc>
        <w:tc>
          <w:tcPr>
            <w:tcW w:w="981" w:type="dxa"/>
          </w:tcPr>
          <w:p w14:paraId="52F625A9" w14:textId="372B6894" w:rsidR="00B11855" w:rsidRPr="001F42D3" w:rsidRDefault="00B11855" w:rsidP="001F5A5C">
            <w:pPr>
              <w:pStyle w:val="TableEntry"/>
            </w:pPr>
          </w:p>
        </w:tc>
        <w:tc>
          <w:tcPr>
            <w:tcW w:w="1206" w:type="dxa"/>
          </w:tcPr>
          <w:p w14:paraId="480FA1E8" w14:textId="1757C890" w:rsidR="00B11855" w:rsidRPr="001F42D3" w:rsidRDefault="00B11855" w:rsidP="001F5A5C">
            <w:pPr>
              <w:pStyle w:val="TableEntry"/>
            </w:pPr>
          </w:p>
        </w:tc>
      </w:tr>
      <w:tr w:rsidR="00C40FD5" w:rsidRPr="001F42D3" w14:paraId="6AF03F9A" w14:textId="77777777" w:rsidTr="00CF5627">
        <w:trPr>
          <w:cantSplit/>
          <w:jc w:val="center"/>
        </w:trPr>
        <w:tc>
          <w:tcPr>
            <w:tcW w:w="1377" w:type="dxa"/>
          </w:tcPr>
          <w:p w14:paraId="48285AA0" w14:textId="1DB60B24" w:rsidR="00B11855" w:rsidRPr="001F42D3" w:rsidRDefault="003D003E" w:rsidP="00CF5627">
            <w:pPr>
              <w:pStyle w:val="TableEntryItalicindent"/>
            </w:pPr>
            <w:r w:rsidRPr="001F42D3">
              <w:t>Time</w:t>
            </w:r>
          </w:p>
        </w:tc>
        <w:tc>
          <w:tcPr>
            <w:tcW w:w="783" w:type="dxa"/>
          </w:tcPr>
          <w:p w14:paraId="4F298CB5" w14:textId="6BD61AD9" w:rsidR="00B11855" w:rsidRPr="001F42D3" w:rsidRDefault="003D003E" w:rsidP="00AD69C9">
            <w:pPr>
              <w:pStyle w:val="TableEntry"/>
              <w:rPr>
                <w:i/>
              </w:rPr>
            </w:pPr>
            <w:r w:rsidRPr="001F42D3">
              <w:rPr>
                <w:i/>
              </w:rPr>
              <w:t>1</w:t>
            </w:r>
          </w:p>
        </w:tc>
        <w:tc>
          <w:tcPr>
            <w:tcW w:w="828" w:type="dxa"/>
          </w:tcPr>
          <w:p w14:paraId="0807DAC4" w14:textId="0FD0EE92" w:rsidR="00B11855" w:rsidRPr="001F42D3" w:rsidRDefault="003D003E" w:rsidP="001F5A5C">
            <w:pPr>
              <w:pStyle w:val="TableEntry"/>
              <w:rPr>
                <w:color w:val="FFFFFF"/>
              </w:rPr>
            </w:pPr>
            <w:r w:rsidRPr="001F42D3">
              <w:t>DTM</w:t>
            </w:r>
          </w:p>
        </w:tc>
        <w:tc>
          <w:tcPr>
            <w:tcW w:w="720" w:type="dxa"/>
          </w:tcPr>
          <w:p w14:paraId="306050F8" w14:textId="5D5D14B4" w:rsidR="00B11855" w:rsidRPr="001F42D3" w:rsidRDefault="003D003E" w:rsidP="00AD69C9">
            <w:pPr>
              <w:pStyle w:val="TableEntry"/>
              <w:rPr>
                <w:color w:val="FFFFFF"/>
              </w:rPr>
            </w:pPr>
            <w:r w:rsidRPr="001F42D3">
              <w:t>24</w:t>
            </w:r>
          </w:p>
        </w:tc>
        <w:tc>
          <w:tcPr>
            <w:tcW w:w="752" w:type="dxa"/>
          </w:tcPr>
          <w:p w14:paraId="7A0F03AC" w14:textId="56F02A09" w:rsidR="00B11855" w:rsidRPr="001F42D3" w:rsidRDefault="003D003E" w:rsidP="00AD69C9">
            <w:pPr>
              <w:pStyle w:val="TableEntry"/>
              <w:rPr>
                <w:color w:val="FFFFFF"/>
              </w:rPr>
            </w:pPr>
            <w:r w:rsidRPr="001F42D3">
              <w:t>R</w:t>
            </w:r>
          </w:p>
        </w:tc>
        <w:tc>
          <w:tcPr>
            <w:tcW w:w="868" w:type="dxa"/>
          </w:tcPr>
          <w:p w14:paraId="2D0CC590" w14:textId="568983A5" w:rsidR="00B11855" w:rsidRPr="001F42D3" w:rsidRDefault="00B11855" w:rsidP="001F5A5C">
            <w:pPr>
              <w:pStyle w:val="TableEntry"/>
            </w:pPr>
          </w:p>
        </w:tc>
        <w:tc>
          <w:tcPr>
            <w:tcW w:w="900" w:type="dxa"/>
          </w:tcPr>
          <w:p w14:paraId="5E03E453" w14:textId="748C2BC0" w:rsidR="00B11855" w:rsidRPr="001F42D3" w:rsidRDefault="003D003E" w:rsidP="00AD69C9">
            <w:pPr>
              <w:pStyle w:val="TableEntry"/>
              <w:rPr>
                <w:color w:val="FFFFFF"/>
              </w:rPr>
            </w:pPr>
            <w:r w:rsidRPr="001F42D3">
              <w:t>1</w:t>
            </w:r>
          </w:p>
        </w:tc>
        <w:tc>
          <w:tcPr>
            <w:tcW w:w="810" w:type="dxa"/>
          </w:tcPr>
          <w:p w14:paraId="565B3B23" w14:textId="40776AA6" w:rsidR="00B11855" w:rsidRPr="001F42D3" w:rsidRDefault="003D003E" w:rsidP="00AD69C9">
            <w:pPr>
              <w:pStyle w:val="TableEntry"/>
              <w:rPr>
                <w:color w:val="FFFFFF"/>
              </w:rPr>
            </w:pPr>
            <w:r w:rsidRPr="001F42D3">
              <w:t>1</w:t>
            </w:r>
          </w:p>
        </w:tc>
        <w:tc>
          <w:tcPr>
            <w:tcW w:w="729" w:type="dxa"/>
          </w:tcPr>
          <w:p w14:paraId="04F898A4" w14:textId="40432C8F" w:rsidR="00B11855" w:rsidRPr="001F42D3" w:rsidRDefault="00B11855" w:rsidP="001F5A5C">
            <w:pPr>
              <w:pStyle w:val="TableEntry"/>
            </w:pPr>
          </w:p>
        </w:tc>
        <w:tc>
          <w:tcPr>
            <w:tcW w:w="981" w:type="dxa"/>
          </w:tcPr>
          <w:p w14:paraId="500486C5" w14:textId="6C114403" w:rsidR="00B11855" w:rsidRPr="001F42D3" w:rsidRDefault="00B11855" w:rsidP="001F5A5C">
            <w:pPr>
              <w:pStyle w:val="TableEntry"/>
            </w:pPr>
          </w:p>
        </w:tc>
        <w:tc>
          <w:tcPr>
            <w:tcW w:w="1206" w:type="dxa"/>
          </w:tcPr>
          <w:p w14:paraId="58B32070" w14:textId="6D6B0DAA" w:rsidR="00B11855" w:rsidRPr="001F42D3" w:rsidRDefault="003D003E" w:rsidP="001F5A5C">
            <w:pPr>
              <w:pStyle w:val="TableEntry"/>
            </w:pPr>
            <w:r w:rsidRPr="001F42D3">
              <w:t>20040328134623.1234+0300</w:t>
            </w:r>
          </w:p>
        </w:tc>
      </w:tr>
    </w:tbl>
    <w:p w14:paraId="1DC4EBC3" w14:textId="77777777" w:rsidR="00B11855" w:rsidRPr="001F42D3" w:rsidRDefault="003D003E" w:rsidP="00FE5769">
      <w:pPr>
        <w:pStyle w:val="Note"/>
        <w:ind w:left="0" w:hanging="2"/>
      </w:pPr>
      <w:r w:rsidRPr="001F42D3">
        <w:t>Note: Field names are in Roman type, relevant component names within a field are listed underneath in italic type.</w:t>
      </w:r>
    </w:p>
    <w:p w14:paraId="26955236" w14:textId="77777777" w:rsidR="00B11855" w:rsidRPr="001F42D3" w:rsidRDefault="00B11855" w:rsidP="00FE5769">
      <w:pPr>
        <w:pStyle w:val="BodyText"/>
      </w:pPr>
    </w:p>
    <w:p w14:paraId="497FA833" w14:textId="38762CCE" w:rsidR="00B11855" w:rsidRPr="001F42D3" w:rsidRDefault="003D003E" w:rsidP="00FE5769">
      <w:pPr>
        <w:pStyle w:val="BodyText"/>
      </w:pPr>
      <w:r w:rsidRPr="001F42D3">
        <w:t>OBX-2 If sending an encapsulated PDF</w:t>
      </w:r>
      <w:r w:rsidR="0017799F" w:rsidRPr="001F42D3">
        <w:t>,</w:t>
      </w:r>
      <w:r w:rsidRPr="001F42D3">
        <w:t xml:space="preserve"> the value will be ED. If referencing an external report</w:t>
      </w:r>
      <w:r w:rsidR="0017799F" w:rsidRPr="001F42D3">
        <w:t>,</w:t>
      </w:r>
      <w:r w:rsidRPr="001F42D3">
        <w:t xml:space="preserve"> the value will be RP.</w:t>
      </w:r>
    </w:p>
    <w:p w14:paraId="645A4DF1" w14:textId="77777777" w:rsidR="00736772" w:rsidRPr="001F42D3" w:rsidRDefault="003D003E" w:rsidP="00736772">
      <w:pPr>
        <w:pStyle w:val="BodyText"/>
      </w:pPr>
      <w:r w:rsidRPr="001F42D3">
        <w:t xml:space="preserve">OBX-3 </w:t>
      </w:r>
      <w:r w:rsidR="00736772" w:rsidRPr="001F42D3">
        <w:t xml:space="preserve">This field contains the coding system identifier (LOINC) and further information about the file name and content. </w:t>
      </w:r>
    </w:p>
    <w:p w14:paraId="41648A6A" w14:textId="2B7CA4EA" w:rsidR="00B11855" w:rsidRPr="001F42D3" w:rsidRDefault="00736772" w:rsidP="00736772">
      <w:pPr>
        <w:pStyle w:val="BodyText"/>
        <w:rPr>
          <w:rStyle w:val="ExampleInline"/>
        </w:rPr>
      </w:pPr>
      <w:r w:rsidRPr="001F42D3">
        <w:lastRenderedPageBreak/>
        <w:t xml:space="preserve">OBX-3.1 - 3.3 - </w:t>
      </w:r>
      <w:r w:rsidR="003D003E" w:rsidRPr="001F42D3">
        <w:t xml:space="preserve">Value is a report ID from the LOINC coding system, and will be set to </w:t>
      </w:r>
      <w:r w:rsidR="003D003E" w:rsidRPr="001F42D3">
        <w:rPr>
          <w:rStyle w:val="ExampleInline"/>
        </w:rPr>
        <w:t xml:space="preserve">18750-0^Cardiac Electrophysiology Report^LN. </w:t>
      </w:r>
    </w:p>
    <w:p w14:paraId="7847C7CC" w14:textId="518FCC6C" w:rsidR="00DB0579" w:rsidRPr="001F42D3" w:rsidRDefault="00DB0579" w:rsidP="00DB0579">
      <w:pPr>
        <w:pStyle w:val="BodyText"/>
      </w:pPr>
      <w:r w:rsidRPr="001F42D3">
        <w:t>OBX-3.4 This field can be used to include a file name. Include the full file name with extension as applicable</w:t>
      </w:r>
      <w:r w:rsidR="001F42D3">
        <w:t xml:space="preserve">. </w:t>
      </w:r>
      <w:r w:rsidRPr="001F42D3">
        <w:t>Special characters shall not be used.</w:t>
      </w:r>
    </w:p>
    <w:p w14:paraId="06622BE1" w14:textId="77777777" w:rsidR="00DB0579" w:rsidRPr="001F42D3" w:rsidRDefault="00DB0579" w:rsidP="00DB0579">
      <w:pPr>
        <w:pStyle w:val="BodyText"/>
      </w:pPr>
      <w:r w:rsidRPr="001F42D3">
        <w:t xml:space="preserve">OBX-3.5 This field can be used to include a document title which can be used for display purposes. The document title shall be in the language specified in MSH-19 within the message. </w:t>
      </w:r>
    </w:p>
    <w:p w14:paraId="491ECED6" w14:textId="62130FD4" w:rsidR="00B11855" w:rsidRPr="001F42D3" w:rsidRDefault="003D003E" w:rsidP="00DB0579">
      <w:pPr>
        <w:pStyle w:val="BodyText"/>
      </w:pPr>
      <w:r w:rsidRPr="001F42D3">
        <w:t>OBX-4 If a value is provided here the embedded PDF will contain data related to a specific episode or EGM being referenced via grouping to other episode related data elements having the same Sub-ID in OBX-4 inside this message.</w:t>
      </w:r>
      <w:r w:rsidR="000A55B9" w:rsidRPr="001F42D3">
        <w:t xml:space="preserve"> An encapsulated PDF or reference pointer to external report that is not associated with an episode may be included in a message</w:t>
      </w:r>
      <w:r w:rsidR="001F42D3">
        <w:t xml:space="preserve">. </w:t>
      </w:r>
      <w:r w:rsidR="000A55B9" w:rsidRPr="001F42D3">
        <w:t>If so, OBX-4 shall be blank.</w:t>
      </w:r>
    </w:p>
    <w:p w14:paraId="3DF1C8C6" w14:textId="4FABA79D" w:rsidR="00B11855" w:rsidRPr="001F42D3" w:rsidRDefault="003D003E" w:rsidP="00FE5769">
      <w:pPr>
        <w:pStyle w:val="BodyText"/>
      </w:pPr>
      <w:r w:rsidRPr="001F42D3">
        <w:t>OBX-5 If referencing an external document</w:t>
      </w:r>
      <w:r w:rsidR="0017799F" w:rsidRPr="001F42D3">
        <w:t>,</w:t>
      </w:r>
      <w:r w:rsidRPr="001F42D3">
        <w:t xml:space="preserve"> the Observation Value will contain a reference pointer to the external document. </w:t>
      </w:r>
    </w:p>
    <w:p w14:paraId="7FB03662" w14:textId="55DA9554" w:rsidR="00B11855" w:rsidRPr="001F42D3" w:rsidRDefault="003D003E" w:rsidP="00FE5769">
      <w:pPr>
        <w:pStyle w:val="BodyText"/>
      </w:pPr>
      <w:r w:rsidRPr="001F42D3">
        <w:t>OBX-5.1 If sending an encapsulated PDF</w:t>
      </w:r>
      <w:r w:rsidR="00C11DE7" w:rsidRPr="001F42D3">
        <w:t>,</w:t>
      </w:r>
      <w:r w:rsidRPr="001F42D3">
        <w:t xml:space="preserve"> the Type of Data component will have the value "Application"</w:t>
      </w:r>
    </w:p>
    <w:p w14:paraId="2623415E" w14:textId="4F0D2352" w:rsidR="00B11855" w:rsidRPr="001F42D3" w:rsidRDefault="003D003E" w:rsidP="00FE5769">
      <w:pPr>
        <w:pStyle w:val="BodyText"/>
      </w:pPr>
      <w:r w:rsidRPr="001F42D3">
        <w:t>OBX-5.2 If sending an encapsulated PDF</w:t>
      </w:r>
      <w:r w:rsidR="00C11DE7" w:rsidRPr="001F42D3">
        <w:t>,</w:t>
      </w:r>
      <w:r w:rsidRPr="001F42D3">
        <w:t xml:space="preserve"> the Data Subtype component will have the value "PDF". </w:t>
      </w:r>
    </w:p>
    <w:p w14:paraId="318F7F0D" w14:textId="77777777" w:rsidR="00B11855" w:rsidRPr="001F42D3" w:rsidRDefault="003D003E" w:rsidP="00FE5769">
      <w:pPr>
        <w:pStyle w:val="BodyText"/>
      </w:pPr>
      <w:r w:rsidRPr="001F42D3">
        <w:t>OBX-5.3 Will be empty</w:t>
      </w:r>
    </w:p>
    <w:p w14:paraId="6909EFA2" w14:textId="743258E3" w:rsidR="00B11855" w:rsidRPr="001F42D3" w:rsidRDefault="003D003E" w:rsidP="00FE5769">
      <w:pPr>
        <w:pStyle w:val="BodyText"/>
      </w:pPr>
      <w:r w:rsidRPr="001F42D3">
        <w:t>OBX-5.4 If sending an encapsulated PDF</w:t>
      </w:r>
      <w:r w:rsidR="00C11DE7" w:rsidRPr="001F42D3">
        <w:t>,</w:t>
      </w:r>
      <w:r w:rsidRPr="001F42D3">
        <w:t xml:space="preserve"> the Encoding component will have the value "Base64".</w:t>
      </w:r>
    </w:p>
    <w:p w14:paraId="3D3B18DB" w14:textId="47B13DD9" w:rsidR="00B11855" w:rsidRPr="001F42D3" w:rsidRDefault="003D003E" w:rsidP="00FE5769">
      <w:pPr>
        <w:pStyle w:val="BodyText"/>
      </w:pPr>
      <w:r w:rsidRPr="001F42D3">
        <w:t>OBX-5.5 If sending an encapsulated PDF</w:t>
      </w:r>
      <w:r w:rsidR="00C11DE7" w:rsidRPr="001F42D3">
        <w:t>,</w:t>
      </w:r>
      <w:r w:rsidRPr="001F42D3">
        <w:t xml:space="preserve"> the Data component contains the encapsulated Base64-encoded PDF/A document in accordance with ISO 19005-1.</w:t>
      </w:r>
    </w:p>
    <w:p w14:paraId="1F355ED4" w14:textId="77777777" w:rsidR="00B11855" w:rsidRPr="001F42D3" w:rsidRDefault="003D003E" w:rsidP="00FE5769">
      <w:pPr>
        <w:pStyle w:val="Note"/>
        <w:ind w:left="0" w:hanging="2"/>
      </w:pPr>
      <w:r w:rsidRPr="001F42D3">
        <w:t>Notes:</w:t>
      </w:r>
      <w:r w:rsidRPr="001F42D3">
        <w:tab/>
        <w:t>1. An actor participating in this transaction must support encapsulated data with a length beyond the nominal 65536 byte limit of the OBX-5.</w:t>
      </w:r>
    </w:p>
    <w:p w14:paraId="5D83B99D" w14:textId="3EF82639" w:rsidR="00B11855" w:rsidRPr="001F42D3" w:rsidRDefault="003D003E" w:rsidP="00FE5769">
      <w:pPr>
        <w:pStyle w:val="Note"/>
        <w:ind w:left="0" w:hanging="2"/>
      </w:pPr>
      <w:r w:rsidRPr="001F42D3">
        <w:tab/>
        <w:t xml:space="preserve">2. The base64 encoded stream must not include CR/LF characters, which are forbidden within </w:t>
      </w:r>
      <w:r w:rsidR="006D613E" w:rsidRPr="001F42D3">
        <w:t>HL7</w:t>
      </w:r>
      <w:r w:rsidR="00995105" w:rsidRPr="001F42D3">
        <w:t xml:space="preserve"> </w:t>
      </w:r>
      <w:r w:rsidRPr="001F42D3">
        <w:t>field text streams. Breaking a base64 encoded stream into lines of 76 characters or less is used for email in accordance with RFC822, but is not applicable to encapsulated data in HL7.</w:t>
      </w:r>
      <w:r w:rsidRPr="001F42D3">
        <w:br/>
        <w:t>The attached PDF or externally referenced report will contain in its content the device ID, patient ID and name if known, and the dates of the procedure and document.</w:t>
      </w:r>
    </w:p>
    <w:p w14:paraId="2174AAA2" w14:textId="77777777" w:rsidR="00B11855" w:rsidRPr="001F42D3" w:rsidRDefault="00B11855" w:rsidP="007F34D4">
      <w:pPr>
        <w:pStyle w:val="BodyText"/>
      </w:pPr>
    </w:p>
    <w:p w14:paraId="13C2C03A" w14:textId="77777777" w:rsidR="00B11855" w:rsidRPr="001F42D3" w:rsidRDefault="00855E3C" w:rsidP="00123C7B">
      <w:pPr>
        <w:pStyle w:val="Heading6"/>
        <w:numPr>
          <w:ilvl w:val="0"/>
          <w:numId w:val="0"/>
        </w:numPr>
        <w:rPr>
          <w:noProof w:val="0"/>
        </w:rPr>
      </w:pPr>
      <w:bookmarkStart w:id="1745" w:name="_Toc214889746"/>
      <w:r w:rsidRPr="001F42D3">
        <w:rPr>
          <w:noProof w:val="0"/>
        </w:rPr>
        <w:t>3.9.4.1.2.8</w:t>
      </w:r>
      <w:r w:rsidR="00EB6E71" w:rsidRPr="001F42D3">
        <w:rPr>
          <w:noProof w:val="0"/>
        </w:rPr>
        <w:t xml:space="preserve"> </w:t>
      </w:r>
      <w:bookmarkStart w:id="1746" w:name="_Toc401769845"/>
      <w:r w:rsidR="003D003E" w:rsidRPr="001F42D3">
        <w:rPr>
          <w:noProof w:val="0"/>
        </w:rPr>
        <w:t>NTE Segment – Notes and Comments [Optional]</w:t>
      </w:r>
      <w:bookmarkEnd w:id="1745"/>
      <w:bookmarkEnd w:id="1746"/>
    </w:p>
    <w:p w14:paraId="2BBDF125" w14:textId="77777777" w:rsidR="00B11855" w:rsidRPr="001F42D3" w:rsidRDefault="003D003E" w:rsidP="00CF5627">
      <w:pPr>
        <w:pStyle w:val="TableTitle"/>
      </w:pPr>
      <w:r w:rsidRPr="001F42D3">
        <w:t>Table 3.9.4.1.2.8</w:t>
      </w:r>
      <w:r w:rsidR="005D79DE" w:rsidRPr="001F42D3">
        <w:rPr>
          <w:rFonts w:eastAsia="MS Gothic"/>
        </w:rPr>
        <w:t>-</w:t>
      </w:r>
      <w:r w:rsidR="00E86B15" w:rsidRPr="001F42D3">
        <w:t>1</w:t>
      </w:r>
      <w:r w:rsidRPr="001F42D3">
        <w:t>: NTE Segment – Notes and Comments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6"/>
        <w:gridCol w:w="783"/>
        <w:gridCol w:w="961"/>
        <w:gridCol w:w="627"/>
        <w:gridCol w:w="811"/>
        <w:gridCol w:w="1072"/>
        <w:gridCol w:w="938"/>
        <w:gridCol w:w="861"/>
        <w:gridCol w:w="883"/>
        <w:gridCol w:w="1038"/>
      </w:tblGrid>
      <w:tr w:rsidR="00C40FD5" w:rsidRPr="001F42D3" w14:paraId="5A57583C" w14:textId="77777777" w:rsidTr="00B34AEB">
        <w:trPr>
          <w:cantSplit/>
          <w:tblHeader/>
          <w:jc w:val="center"/>
        </w:trPr>
        <w:tc>
          <w:tcPr>
            <w:tcW w:w="0" w:type="auto"/>
            <w:shd w:val="clear" w:color="auto" w:fill="D9D9D9" w:themeFill="background1" w:themeFillShade="D9"/>
          </w:tcPr>
          <w:p w14:paraId="30D8D3C9" w14:textId="77777777" w:rsidR="00C70AE3" w:rsidRPr="001F42D3" w:rsidRDefault="00C70AE3" w:rsidP="001F5A5C">
            <w:pPr>
              <w:pStyle w:val="TableEntryHeader"/>
            </w:pPr>
            <w:r w:rsidRPr="001F42D3">
              <w:t>ELEMENT NAME</w:t>
            </w:r>
          </w:p>
        </w:tc>
        <w:tc>
          <w:tcPr>
            <w:tcW w:w="0" w:type="auto"/>
            <w:shd w:val="clear" w:color="auto" w:fill="D9D9D9" w:themeFill="background1" w:themeFillShade="D9"/>
          </w:tcPr>
          <w:p w14:paraId="09419A78" w14:textId="77777777" w:rsidR="00C70AE3" w:rsidRPr="001F42D3" w:rsidRDefault="00C70AE3" w:rsidP="001F5A5C">
            <w:pPr>
              <w:pStyle w:val="TableEntryHeader"/>
            </w:pPr>
            <w:r w:rsidRPr="001F42D3">
              <w:t>SEQ</w:t>
            </w:r>
          </w:p>
        </w:tc>
        <w:tc>
          <w:tcPr>
            <w:tcW w:w="0" w:type="auto"/>
            <w:shd w:val="clear" w:color="auto" w:fill="D9D9D9" w:themeFill="background1" w:themeFillShade="D9"/>
          </w:tcPr>
          <w:p w14:paraId="34CF95E8" w14:textId="77777777" w:rsidR="00C70AE3" w:rsidRPr="001F42D3" w:rsidRDefault="00C70AE3" w:rsidP="001F5A5C">
            <w:pPr>
              <w:pStyle w:val="TableEntryHeader"/>
            </w:pPr>
            <w:r w:rsidRPr="001F42D3">
              <w:t>COMP</w:t>
            </w:r>
          </w:p>
        </w:tc>
        <w:tc>
          <w:tcPr>
            <w:tcW w:w="0" w:type="auto"/>
            <w:shd w:val="clear" w:color="auto" w:fill="D9D9D9" w:themeFill="background1" w:themeFillShade="D9"/>
          </w:tcPr>
          <w:p w14:paraId="1AB6B47C" w14:textId="77777777" w:rsidR="00C70AE3" w:rsidRPr="001F42D3" w:rsidRDefault="00C70AE3" w:rsidP="001F5A5C">
            <w:pPr>
              <w:pStyle w:val="TableEntryHeader"/>
            </w:pPr>
            <w:r w:rsidRPr="001F42D3">
              <w:t>DT</w:t>
            </w:r>
          </w:p>
        </w:tc>
        <w:tc>
          <w:tcPr>
            <w:tcW w:w="0" w:type="auto"/>
            <w:shd w:val="clear" w:color="auto" w:fill="D9D9D9" w:themeFill="background1" w:themeFillShade="D9"/>
          </w:tcPr>
          <w:p w14:paraId="6E36AC4C" w14:textId="77777777" w:rsidR="00C70AE3" w:rsidRPr="001F42D3" w:rsidRDefault="00C70AE3" w:rsidP="001F5A5C">
            <w:pPr>
              <w:pStyle w:val="TableEntryHeader"/>
            </w:pPr>
            <w:r w:rsidRPr="001F42D3">
              <w:t>LEN</w:t>
            </w:r>
          </w:p>
        </w:tc>
        <w:tc>
          <w:tcPr>
            <w:tcW w:w="0" w:type="auto"/>
            <w:shd w:val="clear" w:color="auto" w:fill="D9D9D9" w:themeFill="background1" w:themeFillShade="D9"/>
          </w:tcPr>
          <w:p w14:paraId="427CC2BD" w14:textId="77777777" w:rsidR="00C70AE3" w:rsidRPr="001F42D3" w:rsidRDefault="00C70AE3" w:rsidP="001F5A5C">
            <w:pPr>
              <w:pStyle w:val="TableEntryHeader"/>
            </w:pPr>
            <w:r w:rsidRPr="001F42D3">
              <w:t>USAGE</w:t>
            </w:r>
          </w:p>
        </w:tc>
        <w:tc>
          <w:tcPr>
            <w:tcW w:w="0" w:type="auto"/>
            <w:shd w:val="clear" w:color="auto" w:fill="D9D9D9" w:themeFill="background1" w:themeFillShade="D9"/>
          </w:tcPr>
          <w:p w14:paraId="4747B27D" w14:textId="77777777" w:rsidR="00C70AE3" w:rsidRPr="001F42D3" w:rsidRDefault="00C70AE3" w:rsidP="001F5A5C">
            <w:pPr>
              <w:pStyle w:val="TableEntryHeader"/>
            </w:pPr>
            <w:r w:rsidRPr="001F42D3">
              <w:t>CARD</w:t>
            </w:r>
          </w:p>
        </w:tc>
        <w:tc>
          <w:tcPr>
            <w:tcW w:w="0" w:type="auto"/>
            <w:shd w:val="clear" w:color="auto" w:fill="D9D9D9" w:themeFill="background1" w:themeFillShade="D9"/>
          </w:tcPr>
          <w:p w14:paraId="2497397B" w14:textId="77777777" w:rsidR="00C70AE3" w:rsidRPr="001F42D3" w:rsidRDefault="00C70AE3" w:rsidP="001F5A5C">
            <w:pPr>
              <w:pStyle w:val="TableEntryHeader"/>
            </w:pPr>
            <w:r w:rsidRPr="001F42D3">
              <w:t>TBL#</w:t>
            </w:r>
          </w:p>
        </w:tc>
        <w:tc>
          <w:tcPr>
            <w:tcW w:w="0" w:type="auto"/>
            <w:shd w:val="clear" w:color="auto" w:fill="D9D9D9" w:themeFill="background1" w:themeFillShade="D9"/>
          </w:tcPr>
          <w:p w14:paraId="5884F5E1" w14:textId="77777777" w:rsidR="00C70AE3" w:rsidRPr="001F42D3" w:rsidRDefault="00C70AE3" w:rsidP="001F5A5C">
            <w:pPr>
              <w:pStyle w:val="TableEntryHeader"/>
            </w:pPr>
            <w:r w:rsidRPr="001F42D3">
              <w:t>Fixed</w:t>
            </w:r>
          </w:p>
        </w:tc>
        <w:tc>
          <w:tcPr>
            <w:tcW w:w="0" w:type="auto"/>
            <w:shd w:val="clear" w:color="auto" w:fill="D9D9D9" w:themeFill="background1" w:themeFillShade="D9"/>
          </w:tcPr>
          <w:p w14:paraId="7FD99C8A" w14:textId="77777777" w:rsidR="00C70AE3" w:rsidRPr="001F42D3" w:rsidRDefault="00C70AE3" w:rsidP="001F5A5C">
            <w:pPr>
              <w:pStyle w:val="TableEntryHeader"/>
            </w:pPr>
            <w:r w:rsidRPr="001F42D3">
              <w:t>Ex. Values</w:t>
            </w:r>
          </w:p>
        </w:tc>
      </w:tr>
      <w:tr w:rsidR="00C40FD5" w:rsidRPr="001F42D3" w14:paraId="10BBDA93" w14:textId="77777777" w:rsidTr="00B627FB">
        <w:trPr>
          <w:cantSplit/>
          <w:jc w:val="center"/>
        </w:trPr>
        <w:tc>
          <w:tcPr>
            <w:tcW w:w="0" w:type="auto"/>
          </w:tcPr>
          <w:p w14:paraId="63E0EA9C" w14:textId="50DF2F19" w:rsidR="00C70AE3" w:rsidRPr="001F42D3" w:rsidRDefault="00C70AE3" w:rsidP="001F5A5C">
            <w:pPr>
              <w:pStyle w:val="TableEntry"/>
            </w:pPr>
            <w:r w:rsidRPr="001F42D3">
              <w:t>Set ID  - NTE</w:t>
            </w:r>
          </w:p>
        </w:tc>
        <w:tc>
          <w:tcPr>
            <w:tcW w:w="0" w:type="auto"/>
          </w:tcPr>
          <w:p w14:paraId="46954354" w14:textId="1D1EBC7C" w:rsidR="00C70AE3" w:rsidRPr="001F42D3" w:rsidRDefault="00C70AE3" w:rsidP="001F5A5C">
            <w:pPr>
              <w:pStyle w:val="TableEntry"/>
            </w:pPr>
            <w:r w:rsidRPr="001F42D3">
              <w:t>1</w:t>
            </w:r>
          </w:p>
        </w:tc>
        <w:tc>
          <w:tcPr>
            <w:tcW w:w="0" w:type="auto"/>
          </w:tcPr>
          <w:p w14:paraId="6744D37E" w14:textId="3F3191D3" w:rsidR="00C70AE3" w:rsidRPr="001F42D3" w:rsidRDefault="00C70AE3" w:rsidP="001F5A5C">
            <w:pPr>
              <w:pStyle w:val="TableEntry"/>
            </w:pPr>
          </w:p>
        </w:tc>
        <w:tc>
          <w:tcPr>
            <w:tcW w:w="0" w:type="auto"/>
          </w:tcPr>
          <w:p w14:paraId="56726AC7" w14:textId="7A7C3405" w:rsidR="00C70AE3" w:rsidRPr="001F42D3" w:rsidRDefault="00C70AE3" w:rsidP="00EF1957">
            <w:pPr>
              <w:pStyle w:val="TableEntry"/>
            </w:pPr>
            <w:r w:rsidRPr="001F42D3">
              <w:t>SI</w:t>
            </w:r>
          </w:p>
        </w:tc>
        <w:tc>
          <w:tcPr>
            <w:tcW w:w="0" w:type="auto"/>
          </w:tcPr>
          <w:p w14:paraId="7E77449B" w14:textId="09E48AFF" w:rsidR="00C70AE3" w:rsidRPr="001F42D3" w:rsidRDefault="00C70AE3" w:rsidP="001F5A5C">
            <w:pPr>
              <w:pStyle w:val="TableEntry"/>
            </w:pPr>
            <w:r w:rsidRPr="001F42D3">
              <w:t>4</w:t>
            </w:r>
          </w:p>
        </w:tc>
        <w:tc>
          <w:tcPr>
            <w:tcW w:w="0" w:type="auto"/>
          </w:tcPr>
          <w:p w14:paraId="408FF93A" w14:textId="1FB510C3" w:rsidR="00C70AE3" w:rsidRPr="001F42D3" w:rsidRDefault="00C70AE3" w:rsidP="001F5A5C">
            <w:pPr>
              <w:pStyle w:val="TableEntry"/>
            </w:pPr>
            <w:r w:rsidRPr="001F42D3">
              <w:t>O</w:t>
            </w:r>
          </w:p>
        </w:tc>
        <w:tc>
          <w:tcPr>
            <w:tcW w:w="0" w:type="auto"/>
          </w:tcPr>
          <w:p w14:paraId="6E58F6EA" w14:textId="0050BE31" w:rsidR="00C70AE3" w:rsidRPr="001F42D3" w:rsidRDefault="00C70AE3" w:rsidP="001F5A5C">
            <w:pPr>
              <w:pStyle w:val="TableEntry"/>
            </w:pPr>
            <w:r w:rsidRPr="001F42D3">
              <w:t>[</w:t>
            </w:r>
            <w:r w:rsidR="00E86B15" w:rsidRPr="001F42D3">
              <w:t>0</w:t>
            </w:r>
            <w:r w:rsidRPr="001F42D3">
              <w:t>..1]</w:t>
            </w:r>
          </w:p>
        </w:tc>
        <w:tc>
          <w:tcPr>
            <w:tcW w:w="0" w:type="auto"/>
          </w:tcPr>
          <w:p w14:paraId="66056ED5" w14:textId="77777777" w:rsidR="00C70AE3" w:rsidRPr="001F42D3" w:rsidRDefault="00C70AE3" w:rsidP="001F5A5C">
            <w:pPr>
              <w:pStyle w:val="TableEntry"/>
            </w:pPr>
          </w:p>
        </w:tc>
        <w:tc>
          <w:tcPr>
            <w:tcW w:w="0" w:type="auto"/>
          </w:tcPr>
          <w:p w14:paraId="7979DD15" w14:textId="77777777" w:rsidR="00C70AE3" w:rsidRPr="001F42D3" w:rsidRDefault="00C70AE3" w:rsidP="001F5A5C">
            <w:pPr>
              <w:pStyle w:val="TableEntry"/>
            </w:pPr>
          </w:p>
        </w:tc>
        <w:tc>
          <w:tcPr>
            <w:tcW w:w="0" w:type="auto"/>
          </w:tcPr>
          <w:p w14:paraId="53236A8F" w14:textId="349D1DDE" w:rsidR="00C70AE3" w:rsidRPr="001F42D3" w:rsidRDefault="00C70AE3" w:rsidP="001F5A5C">
            <w:pPr>
              <w:pStyle w:val="TableEntry"/>
            </w:pPr>
            <w:r w:rsidRPr="001F42D3">
              <w:t>1</w:t>
            </w:r>
          </w:p>
        </w:tc>
      </w:tr>
      <w:tr w:rsidR="00C40FD5" w:rsidRPr="001F42D3" w14:paraId="2A4F829E" w14:textId="77777777" w:rsidTr="00B627FB">
        <w:trPr>
          <w:cantSplit/>
          <w:jc w:val="center"/>
        </w:trPr>
        <w:tc>
          <w:tcPr>
            <w:tcW w:w="0" w:type="auto"/>
          </w:tcPr>
          <w:p w14:paraId="11BCFF17" w14:textId="0A8F8CBE" w:rsidR="00C70AE3" w:rsidRPr="001F42D3" w:rsidRDefault="00C70AE3" w:rsidP="001F5A5C">
            <w:pPr>
              <w:pStyle w:val="TableEntry"/>
            </w:pPr>
            <w:r w:rsidRPr="001F42D3">
              <w:t>Source of comment</w:t>
            </w:r>
          </w:p>
        </w:tc>
        <w:tc>
          <w:tcPr>
            <w:tcW w:w="0" w:type="auto"/>
          </w:tcPr>
          <w:p w14:paraId="1A92C5FD" w14:textId="507F9338" w:rsidR="00C70AE3" w:rsidRPr="001F42D3" w:rsidRDefault="00C70AE3" w:rsidP="00EF1957">
            <w:pPr>
              <w:pStyle w:val="TableEntry"/>
            </w:pPr>
            <w:r w:rsidRPr="001F42D3">
              <w:t>2</w:t>
            </w:r>
          </w:p>
        </w:tc>
        <w:tc>
          <w:tcPr>
            <w:tcW w:w="0" w:type="auto"/>
          </w:tcPr>
          <w:p w14:paraId="0BC229F8" w14:textId="493FBBA9" w:rsidR="00C70AE3" w:rsidRPr="001F42D3" w:rsidRDefault="00C70AE3" w:rsidP="001F5A5C">
            <w:pPr>
              <w:pStyle w:val="TableEntry"/>
            </w:pPr>
          </w:p>
        </w:tc>
        <w:tc>
          <w:tcPr>
            <w:tcW w:w="0" w:type="auto"/>
          </w:tcPr>
          <w:p w14:paraId="32D0C545" w14:textId="395608FA" w:rsidR="00C70AE3" w:rsidRPr="001F42D3" w:rsidRDefault="00C70AE3" w:rsidP="00EF1957">
            <w:pPr>
              <w:pStyle w:val="TableEntry"/>
            </w:pPr>
            <w:r w:rsidRPr="001F42D3">
              <w:t>CX</w:t>
            </w:r>
          </w:p>
        </w:tc>
        <w:tc>
          <w:tcPr>
            <w:tcW w:w="0" w:type="auto"/>
          </w:tcPr>
          <w:p w14:paraId="0E2CA80F" w14:textId="34A32A59" w:rsidR="00C70AE3" w:rsidRPr="001F42D3" w:rsidRDefault="00C70AE3" w:rsidP="001F5A5C">
            <w:pPr>
              <w:pStyle w:val="TableEntry"/>
            </w:pPr>
            <w:r w:rsidRPr="001F42D3">
              <w:t xml:space="preserve">20 </w:t>
            </w:r>
          </w:p>
        </w:tc>
        <w:tc>
          <w:tcPr>
            <w:tcW w:w="0" w:type="auto"/>
          </w:tcPr>
          <w:p w14:paraId="6237FF92" w14:textId="729C75C4" w:rsidR="00C70AE3" w:rsidRPr="001F42D3" w:rsidRDefault="00C70AE3" w:rsidP="001F5A5C">
            <w:pPr>
              <w:pStyle w:val="TableEntry"/>
            </w:pPr>
            <w:r w:rsidRPr="001F42D3">
              <w:t xml:space="preserve">O </w:t>
            </w:r>
          </w:p>
        </w:tc>
        <w:tc>
          <w:tcPr>
            <w:tcW w:w="0" w:type="auto"/>
          </w:tcPr>
          <w:p w14:paraId="19545FC1" w14:textId="775ECD72" w:rsidR="00C70AE3" w:rsidRPr="001F42D3" w:rsidRDefault="00C70AE3" w:rsidP="001F5A5C">
            <w:pPr>
              <w:pStyle w:val="TableEntry"/>
            </w:pPr>
            <w:r w:rsidRPr="001F42D3">
              <w:t>[</w:t>
            </w:r>
            <w:r w:rsidR="00E86B15" w:rsidRPr="001F42D3">
              <w:t>0</w:t>
            </w:r>
            <w:r w:rsidRPr="001F42D3">
              <w:t>..1]</w:t>
            </w:r>
          </w:p>
        </w:tc>
        <w:tc>
          <w:tcPr>
            <w:tcW w:w="0" w:type="auto"/>
          </w:tcPr>
          <w:p w14:paraId="54EA2F2D" w14:textId="77777777" w:rsidR="00C70AE3" w:rsidRPr="001F42D3" w:rsidRDefault="00C70AE3" w:rsidP="001F5A5C">
            <w:pPr>
              <w:pStyle w:val="TableEntry"/>
            </w:pPr>
          </w:p>
        </w:tc>
        <w:tc>
          <w:tcPr>
            <w:tcW w:w="0" w:type="auto"/>
          </w:tcPr>
          <w:p w14:paraId="3720B6CD" w14:textId="77777777" w:rsidR="00C70AE3" w:rsidRPr="001F42D3" w:rsidRDefault="00C70AE3" w:rsidP="001F5A5C">
            <w:pPr>
              <w:pStyle w:val="TableEntry"/>
            </w:pPr>
            <w:r w:rsidRPr="001F42D3">
              <w:t>Y</w:t>
            </w:r>
          </w:p>
        </w:tc>
        <w:tc>
          <w:tcPr>
            <w:tcW w:w="0" w:type="auto"/>
          </w:tcPr>
          <w:p w14:paraId="7D11AE0F" w14:textId="0AFC8853" w:rsidR="00C70AE3" w:rsidRPr="001F42D3" w:rsidRDefault="00C70AE3" w:rsidP="001F5A5C">
            <w:pPr>
              <w:pStyle w:val="TableEntry"/>
            </w:pPr>
            <w:r w:rsidRPr="001F42D3">
              <w:t xml:space="preserve">L </w:t>
            </w:r>
          </w:p>
        </w:tc>
      </w:tr>
      <w:tr w:rsidR="00C40FD5" w:rsidRPr="001F42D3" w14:paraId="2530FD60" w14:textId="77777777" w:rsidTr="00B627FB">
        <w:trPr>
          <w:cantSplit/>
          <w:jc w:val="center"/>
        </w:trPr>
        <w:tc>
          <w:tcPr>
            <w:tcW w:w="0" w:type="auto"/>
          </w:tcPr>
          <w:p w14:paraId="4752A2F7" w14:textId="1506A003" w:rsidR="00C70AE3" w:rsidRPr="001F42D3" w:rsidRDefault="00C70AE3" w:rsidP="001F5A5C">
            <w:pPr>
              <w:pStyle w:val="TableEntry"/>
            </w:pPr>
            <w:r w:rsidRPr="001F42D3">
              <w:t>Comment</w:t>
            </w:r>
          </w:p>
        </w:tc>
        <w:tc>
          <w:tcPr>
            <w:tcW w:w="0" w:type="auto"/>
          </w:tcPr>
          <w:p w14:paraId="4842C714" w14:textId="3A354DFC" w:rsidR="00C70AE3" w:rsidRPr="001F42D3" w:rsidRDefault="00C70AE3" w:rsidP="001F5A5C">
            <w:pPr>
              <w:pStyle w:val="TableEntry"/>
            </w:pPr>
            <w:r w:rsidRPr="001F42D3">
              <w:t>3</w:t>
            </w:r>
          </w:p>
        </w:tc>
        <w:tc>
          <w:tcPr>
            <w:tcW w:w="0" w:type="auto"/>
          </w:tcPr>
          <w:p w14:paraId="44DC32F1" w14:textId="77777777" w:rsidR="00C70AE3" w:rsidRPr="001F42D3" w:rsidRDefault="00C70AE3" w:rsidP="001F5A5C">
            <w:pPr>
              <w:pStyle w:val="TableEntry"/>
            </w:pPr>
          </w:p>
        </w:tc>
        <w:tc>
          <w:tcPr>
            <w:tcW w:w="0" w:type="auto"/>
          </w:tcPr>
          <w:p w14:paraId="4E9B17E0" w14:textId="7F2BF4E5" w:rsidR="00C70AE3" w:rsidRPr="001F42D3" w:rsidRDefault="00C70AE3" w:rsidP="00EF1957">
            <w:pPr>
              <w:pStyle w:val="TableEntry"/>
            </w:pPr>
            <w:r w:rsidRPr="001F42D3">
              <w:t>FT</w:t>
            </w:r>
          </w:p>
        </w:tc>
        <w:tc>
          <w:tcPr>
            <w:tcW w:w="0" w:type="auto"/>
          </w:tcPr>
          <w:p w14:paraId="2EEFBB6D" w14:textId="545EE881" w:rsidR="00C70AE3" w:rsidRPr="001F42D3" w:rsidRDefault="00C70AE3" w:rsidP="001F5A5C">
            <w:pPr>
              <w:pStyle w:val="TableEntry"/>
            </w:pPr>
            <w:r w:rsidRPr="001F42D3">
              <w:t>65536</w:t>
            </w:r>
          </w:p>
        </w:tc>
        <w:tc>
          <w:tcPr>
            <w:tcW w:w="0" w:type="auto"/>
          </w:tcPr>
          <w:p w14:paraId="3DF61047" w14:textId="279D84DA" w:rsidR="00C70AE3" w:rsidRPr="001F42D3" w:rsidRDefault="00C70AE3" w:rsidP="00EF1957">
            <w:pPr>
              <w:pStyle w:val="TableEntry"/>
            </w:pPr>
            <w:r w:rsidRPr="001F42D3">
              <w:t>O</w:t>
            </w:r>
          </w:p>
        </w:tc>
        <w:tc>
          <w:tcPr>
            <w:tcW w:w="0" w:type="auto"/>
          </w:tcPr>
          <w:p w14:paraId="23DB38CE" w14:textId="60FE7596" w:rsidR="00C70AE3" w:rsidRPr="001F42D3" w:rsidRDefault="00C70AE3" w:rsidP="001F5A5C">
            <w:pPr>
              <w:pStyle w:val="TableEntry"/>
            </w:pPr>
            <w:r w:rsidRPr="001F42D3">
              <w:t>[</w:t>
            </w:r>
            <w:r w:rsidR="00E86B15" w:rsidRPr="001F42D3">
              <w:t>0</w:t>
            </w:r>
            <w:r w:rsidRPr="001F42D3">
              <w:t>..*]</w:t>
            </w:r>
          </w:p>
        </w:tc>
        <w:tc>
          <w:tcPr>
            <w:tcW w:w="0" w:type="auto"/>
          </w:tcPr>
          <w:p w14:paraId="2C1EF57A" w14:textId="77777777" w:rsidR="00C70AE3" w:rsidRPr="001F42D3" w:rsidRDefault="00C70AE3" w:rsidP="001F5A5C">
            <w:pPr>
              <w:pStyle w:val="TableEntry"/>
            </w:pPr>
          </w:p>
        </w:tc>
        <w:tc>
          <w:tcPr>
            <w:tcW w:w="0" w:type="auto"/>
          </w:tcPr>
          <w:p w14:paraId="3ABC1D77" w14:textId="77777777" w:rsidR="00C70AE3" w:rsidRPr="001F42D3" w:rsidRDefault="00C70AE3" w:rsidP="001F5A5C">
            <w:pPr>
              <w:pStyle w:val="TableEntry"/>
            </w:pPr>
          </w:p>
        </w:tc>
        <w:tc>
          <w:tcPr>
            <w:tcW w:w="0" w:type="auto"/>
          </w:tcPr>
          <w:p w14:paraId="5DC33765" w14:textId="1CF1E5E5" w:rsidR="00C70AE3" w:rsidRPr="001F42D3" w:rsidRDefault="00C70AE3" w:rsidP="001F5A5C">
            <w:pPr>
              <w:pStyle w:val="TableEntry"/>
            </w:pPr>
          </w:p>
        </w:tc>
      </w:tr>
    </w:tbl>
    <w:p w14:paraId="637523FD" w14:textId="77777777" w:rsidR="00B11855" w:rsidRPr="001F42D3" w:rsidRDefault="00B11855" w:rsidP="00C70AE3">
      <w:pPr>
        <w:pStyle w:val="BodyText"/>
      </w:pPr>
    </w:p>
    <w:p w14:paraId="1FF29221" w14:textId="77777777" w:rsidR="00B11855" w:rsidRPr="001F42D3" w:rsidRDefault="003D003E" w:rsidP="00C70AE3">
      <w:pPr>
        <w:pStyle w:val="BodyText"/>
      </w:pPr>
      <w:r w:rsidRPr="001F42D3">
        <w:t>NTE-3 Comments – Contains any notes, comments needed that are not included as part of an observation.</w:t>
      </w:r>
    </w:p>
    <w:p w14:paraId="37DCC113" w14:textId="77777777" w:rsidR="00B11855" w:rsidRPr="001F42D3" w:rsidRDefault="00A9614E" w:rsidP="00123C7B">
      <w:pPr>
        <w:pStyle w:val="Heading5"/>
        <w:numPr>
          <w:ilvl w:val="0"/>
          <w:numId w:val="0"/>
        </w:numPr>
        <w:rPr>
          <w:noProof w:val="0"/>
        </w:rPr>
      </w:pPr>
      <w:bookmarkStart w:id="1747" w:name="_Toc214889747"/>
      <w:r w:rsidRPr="001F42D3">
        <w:rPr>
          <w:noProof w:val="0"/>
        </w:rPr>
        <w:t>3.9.4.1.3 Expected Actions</w:t>
      </w:r>
      <w:bookmarkEnd w:id="1747"/>
    </w:p>
    <w:p w14:paraId="2AE7BB83" w14:textId="77777777" w:rsidR="00B11855" w:rsidRPr="001F42D3" w:rsidRDefault="00855E3C" w:rsidP="00123C7B">
      <w:pPr>
        <w:pStyle w:val="Heading6"/>
        <w:numPr>
          <w:ilvl w:val="0"/>
          <w:numId w:val="0"/>
        </w:numPr>
        <w:rPr>
          <w:noProof w:val="0"/>
        </w:rPr>
      </w:pPr>
      <w:bookmarkStart w:id="1748" w:name="_Toc214889748"/>
      <w:r w:rsidRPr="001F42D3">
        <w:rPr>
          <w:noProof w:val="0"/>
        </w:rPr>
        <w:t>3</w:t>
      </w:r>
      <w:r w:rsidR="00A9614E" w:rsidRPr="001F42D3">
        <w:rPr>
          <w:noProof w:val="0"/>
        </w:rPr>
        <w:t>.9.4.1.3.1</w:t>
      </w:r>
      <w:r w:rsidR="00EB6E71" w:rsidRPr="001F42D3">
        <w:rPr>
          <w:noProof w:val="0"/>
        </w:rPr>
        <w:t xml:space="preserve"> </w:t>
      </w:r>
      <w:bookmarkStart w:id="1749" w:name="_Toc401769847"/>
      <w:r w:rsidR="003D003E" w:rsidRPr="001F42D3">
        <w:rPr>
          <w:noProof w:val="0"/>
        </w:rPr>
        <w:t>Implantable Device – Cardiac – Consumer</w:t>
      </w:r>
      <w:bookmarkEnd w:id="1748"/>
      <w:bookmarkEnd w:id="1749"/>
    </w:p>
    <w:p w14:paraId="1711609E" w14:textId="4A06A67B" w:rsidR="00B11855" w:rsidRPr="001F42D3" w:rsidRDefault="003D003E" w:rsidP="00C70AE3">
      <w:pPr>
        <w:pStyle w:val="BodyText"/>
      </w:pPr>
      <w:r w:rsidRPr="001F42D3">
        <w:t xml:space="preserve">The Implantable Device – Cardiac – Consumer will return the standard </w:t>
      </w:r>
      <w:r w:rsidR="006D613E" w:rsidRPr="001F42D3">
        <w:t>HL7</w:t>
      </w:r>
      <w:r w:rsidR="00995105" w:rsidRPr="001F42D3">
        <w:t xml:space="preserve"> </w:t>
      </w:r>
      <w:r w:rsidRPr="001F42D3">
        <w:t>acknowledgement message to the Device Observation Creator.</w:t>
      </w:r>
    </w:p>
    <w:p w14:paraId="10B44094" w14:textId="77777777" w:rsidR="00B11855" w:rsidRPr="001F42D3" w:rsidRDefault="003D003E" w:rsidP="00123C7B">
      <w:pPr>
        <w:pStyle w:val="Heading3"/>
        <w:rPr>
          <w:noProof w:val="0"/>
        </w:rPr>
      </w:pPr>
      <w:bookmarkStart w:id="1750" w:name="_Toc401769352"/>
      <w:bookmarkStart w:id="1751" w:name="_Toc401769848"/>
      <w:bookmarkStart w:id="1752" w:name="_Toc214889749"/>
      <w:r w:rsidRPr="001F42D3">
        <w:rPr>
          <w:noProof w:val="0"/>
        </w:rPr>
        <w:t>Security Considerations</w:t>
      </w:r>
      <w:bookmarkEnd w:id="1750"/>
      <w:bookmarkEnd w:id="1751"/>
      <w:bookmarkEnd w:id="1752"/>
    </w:p>
    <w:p w14:paraId="6E1E2390" w14:textId="04B1949F" w:rsidR="00B11855" w:rsidRPr="001F42D3" w:rsidRDefault="003D003E" w:rsidP="00C70AE3">
      <w:pPr>
        <w:pStyle w:val="BodyText"/>
      </w:pPr>
      <w:r w:rsidRPr="001F42D3">
        <w:t>This profile does not require the use of ATNA. There are several implementation models for this profile that do not require transmission of data over public networks including intra-institutional, VPN, etc. However, when public networks are used, ATNA is one option for secure transport over those networks. It is recommended that the Implantable Device – Cardiac – Reporter be grouped with the Secure Node of the ATNA Profile to secure communications for remote follow-ups if data is sent across an un-trusted network.</w:t>
      </w:r>
    </w:p>
    <w:p w14:paraId="07DD34D3" w14:textId="7BCE10B8" w:rsidR="008630D6" w:rsidRPr="001F42D3" w:rsidRDefault="008630D6" w:rsidP="008630D6">
      <w:pPr>
        <w:pStyle w:val="Heading2"/>
        <w:numPr>
          <w:ilvl w:val="0"/>
          <w:numId w:val="0"/>
        </w:numPr>
        <w:rPr>
          <w:noProof w:val="0"/>
        </w:rPr>
      </w:pPr>
      <w:bookmarkStart w:id="1753" w:name="_Toc371555173"/>
      <w:bookmarkStart w:id="1754" w:name="_Toc436215465"/>
      <w:bookmarkStart w:id="1755" w:name="_Hlk23879684"/>
      <w:bookmarkStart w:id="1756" w:name="_Toc214889750"/>
      <w:r w:rsidRPr="001F42D3">
        <w:rPr>
          <w:noProof w:val="0"/>
        </w:rPr>
        <w:t>3.10 Communicate Infusion Event Data</w:t>
      </w:r>
      <w:bookmarkEnd w:id="1753"/>
      <w:bookmarkEnd w:id="1754"/>
      <w:r w:rsidR="00C74AF7" w:rsidRPr="001F42D3">
        <w:rPr>
          <w:noProof w:val="0"/>
        </w:rPr>
        <w:t xml:space="preserve"> </w:t>
      </w:r>
      <w:r w:rsidR="009E6C9B" w:rsidRPr="001F42D3">
        <w:rPr>
          <w:noProof w:val="0"/>
        </w:rPr>
        <w:t>[</w:t>
      </w:r>
      <w:r w:rsidR="00C74AF7" w:rsidRPr="001F42D3">
        <w:rPr>
          <w:noProof w:val="0"/>
        </w:rPr>
        <w:t>PCD-10</w:t>
      </w:r>
      <w:r w:rsidR="009E6C9B" w:rsidRPr="001F42D3">
        <w:rPr>
          <w:noProof w:val="0"/>
        </w:rPr>
        <w:t>]</w:t>
      </w:r>
      <w:bookmarkEnd w:id="1756"/>
    </w:p>
    <w:p w14:paraId="4C404018" w14:textId="5702E89A" w:rsidR="008630D6" w:rsidRPr="001F42D3" w:rsidRDefault="008630D6" w:rsidP="008630D6">
      <w:pPr>
        <w:pStyle w:val="BodyText"/>
      </w:pPr>
      <w:r w:rsidRPr="001F42D3">
        <w:t xml:space="preserve">This section corresponds to the Communicate Infusion Event Data </w:t>
      </w:r>
      <w:r w:rsidR="00C74AF7" w:rsidRPr="001F42D3">
        <w:t xml:space="preserve">(PCD-10) </w:t>
      </w:r>
      <w:r w:rsidRPr="001F42D3">
        <w:t xml:space="preserve">transaction of the </w:t>
      </w:r>
      <w:r w:rsidR="00A60E41" w:rsidRPr="001F42D3">
        <w:t>IHE Devices Technical Framework</w:t>
      </w:r>
      <w:r w:rsidRPr="001F42D3">
        <w:t>. Communicate Infusion Event Data is used by the DOR and DOC Actors.</w:t>
      </w:r>
    </w:p>
    <w:p w14:paraId="57E7B075" w14:textId="77777777" w:rsidR="008630D6" w:rsidRPr="001F42D3" w:rsidRDefault="008630D6" w:rsidP="008630D6">
      <w:pPr>
        <w:pStyle w:val="Heading3"/>
        <w:numPr>
          <w:ilvl w:val="0"/>
          <w:numId w:val="0"/>
        </w:numPr>
        <w:rPr>
          <w:noProof w:val="0"/>
        </w:rPr>
      </w:pPr>
      <w:bookmarkStart w:id="1757" w:name="_Toc371555174"/>
      <w:bookmarkStart w:id="1758" w:name="_Toc436215466"/>
      <w:bookmarkStart w:id="1759" w:name="_Toc214889751"/>
      <w:r w:rsidRPr="001F42D3">
        <w:rPr>
          <w:noProof w:val="0"/>
        </w:rPr>
        <w:t>3.10.1 Scope</w:t>
      </w:r>
      <w:bookmarkEnd w:id="1757"/>
      <w:bookmarkEnd w:id="1758"/>
      <w:bookmarkEnd w:id="1759"/>
    </w:p>
    <w:p w14:paraId="6E696D3D" w14:textId="77777777" w:rsidR="008630D6" w:rsidRPr="001F42D3" w:rsidRDefault="008630D6" w:rsidP="008630D6">
      <w:pPr>
        <w:pStyle w:val="BodyText"/>
      </w:pPr>
      <w:r w:rsidRPr="001F42D3">
        <w:t>This transaction is used to communicate infusion event data from:</w:t>
      </w:r>
    </w:p>
    <w:p w14:paraId="5D90BD36" w14:textId="77777777" w:rsidR="008630D6" w:rsidRPr="001F42D3" w:rsidRDefault="008630D6" w:rsidP="005C1693">
      <w:pPr>
        <w:pStyle w:val="ListBullet2"/>
      </w:pPr>
      <w:r w:rsidRPr="001F42D3">
        <w:t xml:space="preserve"> A Device Observation Reporter (DOR) to a Device Observation Consumer (DOC).</w:t>
      </w:r>
    </w:p>
    <w:p w14:paraId="14B7AACB" w14:textId="77777777" w:rsidR="008630D6" w:rsidRPr="001F42D3" w:rsidRDefault="008630D6" w:rsidP="008630D6">
      <w:pPr>
        <w:pStyle w:val="BodyText"/>
      </w:pPr>
    </w:p>
    <w:p w14:paraId="651FEFFB" w14:textId="03B2A250" w:rsidR="008630D6" w:rsidRPr="001F42D3" w:rsidRDefault="00334399" w:rsidP="008630D6">
      <w:pPr>
        <w:pStyle w:val="Heading3"/>
        <w:numPr>
          <w:ilvl w:val="0"/>
          <w:numId w:val="0"/>
        </w:numPr>
        <w:rPr>
          <w:noProof w:val="0"/>
        </w:rPr>
      </w:pPr>
      <w:bookmarkStart w:id="1760" w:name="_Toc371555175"/>
      <w:bookmarkStart w:id="1761" w:name="_Toc436215467"/>
      <w:bookmarkStart w:id="1762" w:name="_Toc214889752"/>
      <w:r w:rsidRPr="001F42D3">
        <mc:AlternateContent>
          <mc:Choice Requires="wpc">
            <w:drawing>
              <wp:anchor distT="0" distB="0" distL="114300" distR="114300" simplePos="0" relativeHeight="251877888" behindDoc="0" locked="0" layoutInCell="1" allowOverlap="1" wp14:anchorId="04721D33" wp14:editId="6C2932EC">
                <wp:simplePos x="0" y="0"/>
                <wp:positionH relativeFrom="character">
                  <wp:posOffset>660748</wp:posOffset>
                </wp:positionH>
                <wp:positionV relativeFrom="line">
                  <wp:posOffset>361637</wp:posOffset>
                </wp:positionV>
                <wp:extent cx="4611370" cy="1376593"/>
                <wp:effectExtent l="0" t="0" r="0" b="0"/>
                <wp:wrapNone/>
                <wp:docPr id="198" name="Canvas 1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6" name="Rectangle 50"/>
                        <wps:cNvSpPr>
                          <a:spLocks noChangeArrowheads="1"/>
                        </wps:cNvSpPr>
                        <wps:spPr bwMode="auto">
                          <a:xfrm>
                            <a:off x="0" y="0"/>
                            <a:ext cx="3873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F74CD" w14:textId="77777777" w:rsidR="00351E42" w:rsidRDefault="00351E42" w:rsidP="008630D6">
                              <w:pPr>
                                <w:ind w:hanging="2"/>
                              </w:pPr>
                              <w:r>
                                <w:rPr>
                                  <w:color w:val="000000"/>
                                </w:rPr>
                                <w:t xml:space="preserve"> </w:t>
                              </w:r>
                            </w:p>
                          </w:txbxContent>
                        </wps:txbx>
                        <wps:bodyPr rot="0" vert="horz" wrap="none" lIns="0" tIns="0" rIns="0" bIns="0" anchor="t" anchorCtr="0" upright="1">
                          <a:spAutoFit/>
                        </wps:bodyPr>
                      </wps:wsp>
                      <wps:wsp>
                        <wps:cNvPr id="187" name="Oval 51"/>
                        <wps:cNvSpPr>
                          <a:spLocks noChangeArrowheads="1"/>
                        </wps:cNvSpPr>
                        <wps:spPr bwMode="auto">
                          <a:xfrm>
                            <a:off x="1307465" y="772795"/>
                            <a:ext cx="1550035" cy="4438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8" name="Rectangle 52"/>
                        <wps:cNvSpPr>
                          <a:spLocks noChangeArrowheads="1"/>
                        </wps:cNvSpPr>
                        <wps:spPr bwMode="auto">
                          <a:xfrm>
                            <a:off x="1460847" y="873760"/>
                            <a:ext cx="120840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D8C67" w14:textId="77777777" w:rsidR="00351E42" w:rsidRDefault="00351E42" w:rsidP="00B34AEB">
                              <w:pPr>
                                <w:ind w:hanging="2"/>
                                <w:jc w:val="center"/>
                              </w:pPr>
                              <w:r>
                                <w:rPr>
                                  <w:color w:val="000000"/>
                                  <w:sz w:val="18"/>
                                  <w:szCs w:val="18"/>
                                </w:rPr>
                                <w:t>Communicate Infusion Event Data</w:t>
                              </w:r>
                            </w:p>
                          </w:txbxContent>
                        </wps:txbx>
                        <wps:bodyPr rot="0" vert="horz" wrap="square" lIns="0" tIns="0" rIns="0" bIns="0" anchor="t" anchorCtr="0" upright="1">
                          <a:noAutofit/>
                        </wps:bodyPr>
                      </wps:wsp>
                      <wps:wsp>
                        <wps:cNvPr id="189" name="Rectangle 53"/>
                        <wps:cNvSpPr>
                          <a:spLocks noChangeArrowheads="1"/>
                        </wps:cNvSpPr>
                        <wps:spPr bwMode="auto">
                          <a:xfrm>
                            <a:off x="2378075" y="849884"/>
                            <a:ext cx="2921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59DDA" w14:textId="77777777" w:rsidR="00351E42" w:rsidRDefault="00351E42" w:rsidP="008630D6">
                              <w:pPr>
                                <w:ind w:hanging="2"/>
                              </w:pPr>
                              <w:r>
                                <w:rPr>
                                  <w:color w:val="000000"/>
                                  <w:sz w:val="18"/>
                                  <w:szCs w:val="18"/>
                                </w:rPr>
                                <w:t xml:space="preserve"> </w:t>
                              </w:r>
                            </w:p>
                          </w:txbxContent>
                        </wps:txbx>
                        <wps:bodyPr rot="0" vert="horz" wrap="none" lIns="0" tIns="0" rIns="0" bIns="0" anchor="t" anchorCtr="0" upright="1">
                          <a:spAutoFit/>
                        </wps:bodyPr>
                      </wps:wsp>
                      <wps:wsp>
                        <wps:cNvPr id="190" name="Rectangle 54"/>
                        <wps:cNvSpPr>
                          <a:spLocks noChangeArrowheads="1"/>
                        </wps:cNvSpPr>
                        <wps:spPr bwMode="auto">
                          <a:xfrm>
                            <a:off x="177165" y="39370"/>
                            <a:ext cx="1765935" cy="4591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1" name="Rectangle 55"/>
                        <wps:cNvSpPr>
                          <a:spLocks noChangeArrowheads="1"/>
                        </wps:cNvSpPr>
                        <wps:spPr bwMode="auto">
                          <a:xfrm>
                            <a:off x="276225" y="92599"/>
                            <a:ext cx="1552575"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4D3AD" w14:textId="77777777" w:rsidR="00351E42" w:rsidRDefault="00351E42" w:rsidP="008630D6">
                              <w:pPr>
                                <w:ind w:hanging="2"/>
                                <w:jc w:val="center"/>
                              </w:pPr>
                              <w:r>
                                <w:rPr>
                                  <w:color w:val="000000"/>
                                  <w:sz w:val="18"/>
                                  <w:szCs w:val="18"/>
                                </w:rPr>
                                <w:t>Device Observation Reporter (DOR)</w:t>
                              </w:r>
                            </w:p>
                          </w:txbxContent>
                        </wps:txbx>
                        <wps:bodyPr rot="0" vert="horz" wrap="square" lIns="0" tIns="0" rIns="0" bIns="0" anchor="t" anchorCtr="0" upright="1">
                          <a:spAutoFit/>
                        </wps:bodyPr>
                      </wps:wsp>
                      <wps:wsp>
                        <wps:cNvPr id="192" name="Rectangle 56"/>
                        <wps:cNvSpPr>
                          <a:spLocks noChangeArrowheads="1"/>
                        </wps:cNvSpPr>
                        <wps:spPr bwMode="auto">
                          <a:xfrm>
                            <a:off x="814705" y="92599"/>
                            <a:ext cx="2921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0B0D2" w14:textId="77777777" w:rsidR="00351E42" w:rsidRDefault="00351E42" w:rsidP="008630D6">
                              <w:pPr>
                                <w:ind w:hanging="2"/>
                              </w:pPr>
                              <w:r>
                                <w:rPr>
                                  <w:color w:val="000000"/>
                                  <w:sz w:val="18"/>
                                  <w:szCs w:val="18"/>
                                </w:rPr>
                                <w:t xml:space="preserve"> </w:t>
                              </w:r>
                            </w:p>
                          </w:txbxContent>
                        </wps:txbx>
                        <wps:bodyPr rot="0" vert="horz" wrap="none" lIns="0" tIns="0" rIns="0" bIns="0" anchor="t" anchorCtr="0" upright="1">
                          <a:spAutoFit/>
                        </wps:bodyPr>
                      </wps:wsp>
                      <wps:wsp>
                        <wps:cNvPr id="193" name="Line 57"/>
                        <wps:cNvCnPr>
                          <a:cxnSpLocks noChangeShapeType="1"/>
                        </wps:cNvCnPr>
                        <wps:spPr bwMode="auto">
                          <a:xfrm>
                            <a:off x="1118870" y="497205"/>
                            <a:ext cx="363220" cy="3409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Rectangle 58"/>
                        <wps:cNvSpPr>
                          <a:spLocks noChangeArrowheads="1"/>
                        </wps:cNvSpPr>
                        <wps:spPr bwMode="auto">
                          <a:xfrm>
                            <a:off x="2728595" y="39370"/>
                            <a:ext cx="1843405" cy="4591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5" name="Rectangle 59"/>
                        <wps:cNvSpPr>
                          <a:spLocks noChangeArrowheads="1"/>
                        </wps:cNvSpPr>
                        <wps:spPr bwMode="auto">
                          <a:xfrm>
                            <a:off x="2857500" y="92599"/>
                            <a:ext cx="160020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2F27B" w14:textId="77777777" w:rsidR="00351E42" w:rsidRDefault="00351E42" w:rsidP="008630D6">
                              <w:pPr>
                                <w:ind w:hanging="2"/>
                                <w:jc w:val="center"/>
                              </w:pPr>
                              <w:r>
                                <w:rPr>
                                  <w:color w:val="000000"/>
                                  <w:sz w:val="18"/>
                                  <w:szCs w:val="18"/>
                                </w:rPr>
                                <w:t>Device Observation Consumer (DOC)</w:t>
                              </w:r>
                            </w:p>
                          </w:txbxContent>
                        </wps:txbx>
                        <wps:bodyPr rot="0" vert="horz" wrap="square" lIns="0" tIns="0" rIns="0" bIns="0" anchor="t" anchorCtr="0" upright="1">
                          <a:spAutoFit/>
                        </wps:bodyPr>
                      </wps:wsp>
                      <wps:wsp>
                        <wps:cNvPr id="196" name="Rectangle 60"/>
                        <wps:cNvSpPr>
                          <a:spLocks noChangeArrowheads="1"/>
                        </wps:cNvSpPr>
                        <wps:spPr bwMode="auto">
                          <a:xfrm>
                            <a:off x="3347085" y="92599"/>
                            <a:ext cx="2921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8DD9A" w14:textId="77777777" w:rsidR="00351E42" w:rsidRDefault="00351E42" w:rsidP="008630D6">
                              <w:pPr>
                                <w:ind w:hanging="2"/>
                              </w:pPr>
                              <w:r>
                                <w:rPr>
                                  <w:color w:val="000000"/>
                                  <w:sz w:val="18"/>
                                  <w:szCs w:val="18"/>
                                </w:rPr>
                                <w:t xml:space="preserve"> </w:t>
                              </w:r>
                            </w:p>
                          </w:txbxContent>
                        </wps:txbx>
                        <wps:bodyPr rot="0" vert="horz" wrap="none" lIns="0" tIns="0" rIns="0" bIns="0" anchor="t" anchorCtr="0" upright="1">
                          <a:spAutoFit/>
                        </wps:bodyPr>
                      </wps:wsp>
                      <wps:wsp>
                        <wps:cNvPr id="197" name="Freeform 61"/>
                        <wps:cNvSpPr>
                          <a:spLocks/>
                        </wps:cNvSpPr>
                        <wps:spPr bwMode="auto">
                          <a:xfrm>
                            <a:off x="2733675" y="514350"/>
                            <a:ext cx="466725" cy="352425"/>
                          </a:xfrm>
                          <a:custGeom>
                            <a:avLst/>
                            <a:gdLst>
                              <a:gd name="T0" fmla="*/ 1035 w 1035"/>
                              <a:gd name="T1" fmla="*/ 0 h 529"/>
                              <a:gd name="T2" fmla="*/ 0 w 1035"/>
                              <a:gd name="T3" fmla="*/ 529 h 529"/>
                            </a:gdLst>
                            <a:ahLst/>
                            <a:cxnLst>
                              <a:cxn ang="0">
                                <a:pos x="T0" y="T1"/>
                              </a:cxn>
                              <a:cxn ang="0">
                                <a:pos x="T2" y="T3"/>
                              </a:cxn>
                            </a:cxnLst>
                            <a:rect l="0" t="0" r="r" b="b"/>
                            <a:pathLst>
                              <a:path w="1035" h="529">
                                <a:moveTo>
                                  <a:pt x="1035" y="0"/>
                                </a:moveTo>
                                <a:lnTo>
                                  <a:pt x="0" y="529"/>
                                </a:lnTo>
                              </a:path>
                            </a:pathLst>
                          </a:custGeom>
                          <a:solidFill>
                            <a:srgbClr val="FFFFFF"/>
                          </a:solidFill>
                          <a:ln w="9525">
                            <a:solidFill>
                              <a:srgbClr val="000000"/>
                            </a:solidFill>
                            <a:prstDash val="solid"/>
                            <a:round/>
                            <a:headEnd type="triangle" w="med" len="med"/>
                            <a:tailEnd type="none" w="med" len="me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4721D33" id="Canvas 198" o:spid="_x0000_s1177" editas="canvas" style="position:absolute;margin-left:52.05pt;margin-top:28.5pt;width:363.1pt;height:108.4pt;z-index:251877888;mso-position-horizontal-relative:char;mso-position-vertical-relative:line" coordsize="46113,1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">
                <v:shape id="_x0000_s1178" type="#_x0000_t75" style="position:absolute;width:46113;height:13760;visibility:visible;mso-wrap-style:square">
                  <v:fill o:detectmouseclick="t"/>
                  <v:path o:connecttype="none"/>
                </v:shape>
                <v:rect id="Rectangle 50" o:spid="_x0000_s1179" style="position:absolute;width:387;height:25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" filled="f" stroked="f">
                  <v:textbox style="mso-fit-shape-to-text:t" inset="0,0,0,0">
                    <w:txbxContent>
                      <w:p w14:paraId="53AF74CD" w14:textId="77777777" w:rsidR="00351E42" w:rsidRDefault="00351E42" w:rsidP="008630D6">
                        <w:pPr>
                          <w:ind w:hanging="2"/>
                        </w:pPr>
                        <w:r>
                          <w:rPr>
                            <w:color w:val="000000"/>
                          </w:rPr>
                          <w:t xml:space="preserve"> </w:t>
                        </w:r>
                      </w:p>
                    </w:txbxContent>
                  </v:textbox>
                </v:rect>
                <v:oval id="Oval 51" o:spid="_x0000_s1180" style="position:absolute;left:13074;top:7727;width:15501;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"/>
                <v:rect id="Rectangle 52" o:spid="_x0000_s1181" style="position:absolute;left:14608;top:8737;width:1208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3DCD8C67" w14:textId="77777777" w:rsidR="00351E42" w:rsidRDefault="00351E42" w:rsidP="00B34AEB">
                        <w:pPr>
                          <w:ind w:hanging="2"/>
                          <w:jc w:val="center"/>
                        </w:pPr>
                        <w:r>
                          <w:rPr>
                            <w:color w:val="000000"/>
                            <w:sz w:val="18"/>
                            <w:szCs w:val="18"/>
                          </w:rPr>
                          <w:t>Communicate Infusion Event Data</w:t>
                        </w:r>
                      </w:p>
                    </w:txbxContent>
                  </v:textbox>
                </v:rect>
                <v:rect id="Rectangle 53" o:spid="_x0000_s1182" style="position:absolute;left:23780;top:8498;width:292;height:2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" filled="f" stroked="f">
                  <v:textbox style="mso-fit-shape-to-text:t" inset="0,0,0,0">
                    <w:txbxContent>
                      <w:p w14:paraId="62B59DDA" w14:textId="77777777" w:rsidR="00351E42" w:rsidRDefault="00351E42" w:rsidP="008630D6">
                        <w:pPr>
                          <w:ind w:hanging="2"/>
                        </w:pPr>
                        <w:r>
                          <w:rPr>
                            <w:color w:val="000000"/>
                            <w:sz w:val="18"/>
                            <w:szCs w:val="18"/>
                          </w:rPr>
                          <w:t xml:space="preserve"> </w:t>
                        </w:r>
                      </w:p>
                    </w:txbxContent>
                  </v:textbox>
                </v:rect>
                <v:rect id="Rectangle 54" o:spid="_x0000_s1183" style="position:absolute;left:1771;top:393;width:17660;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"/>
                <v:rect id="Rectangle 55" o:spid="_x0000_s1184" style="position:absolute;left:2762;top:925;width:15526;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" filled="f" stroked="f">
                  <v:textbox style="mso-fit-shape-to-text:t" inset="0,0,0,0">
                    <w:txbxContent>
                      <w:p w14:paraId="78C4D3AD" w14:textId="77777777" w:rsidR="00351E42" w:rsidRDefault="00351E42" w:rsidP="008630D6">
                        <w:pPr>
                          <w:ind w:hanging="2"/>
                          <w:jc w:val="center"/>
                        </w:pPr>
                        <w:r>
                          <w:rPr>
                            <w:color w:val="000000"/>
                            <w:sz w:val="18"/>
                            <w:szCs w:val="18"/>
                          </w:rPr>
                          <w:t>Device Observation Reporter (DOR)</w:t>
                        </w:r>
                      </w:p>
                    </w:txbxContent>
                  </v:textbox>
                </v:rect>
                <v:rect id="Rectangle 56" o:spid="_x0000_s1185" style="position:absolute;left:8147;top:925;width:292;height:2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" filled="f" stroked="f">
                  <v:textbox style="mso-fit-shape-to-text:t" inset="0,0,0,0">
                    <w:txbxContent>
                      <w:p w14:paraId="4B30B0D2" w14:textId="77777777" w:rsidR="00351E42" w:rsidRDefault="00351E42" w:rsidP="008630D6">
                        <w:pPr>
                          <w:ind w:hanging="2"/>
                        </w:pPr>
                        <w:r>
                          <w:rPr>
                            <w:color w:val="000000"/>
                            <w:sz w:val="18"/>
                            <w:szCs w:val="18"/>
                          </w:rPr>
                          <w:t xml:space="preserve"> </w:t>
                        </w:r>
                      </w:p>
                    </w:txbxContent>
                  </v:textbox>
                </v:rect>
                <v:line id="Line 57" o:spid="_x0000_s1186" style="position:absolute;visibility:visible;mso-wrap-style:square" from="11188,4972" to="14820,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u6wwAAANwAAAAPAAAAZHJzL2Rvd25yZXYueG1sRE9LawIx&#10;EL4X/A9hhN5q1gr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khnbusMAAADcAAAADwAA&#10;AAAAAAAAAAAAAAAHAgAAZHJzL2Rvd25yZXYueG1sUEsFBgAAAAADAAMAtwAAAPcCAAAAAA==&#10;">
                  <v:stroke endarrow="block"/>
                </v:line>
                <v:rect id="Rectangle 58" o:spid="_x0000_s1187" style="position:absolute;left:27285;top:393;width:18435;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"/>
                <v:rect id="Rectangle 59" o:spid="_x0000_s1188" style="position:absolute;left:28575;top:925;width:1600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" filled="f" stroked="f">
                  <v:textbox style="mso-fit-shape-to-text:t" inset="0,0,0,0">
                    <w:txbxContent>
                      <w:p w14:paraId="57B2F27B" w14:textId="77777777" w:rsidR="00351E42" w:rsidRDefault="00351E42" w:rsidP="008630D6">
                        <w:pPr>
                          <w:ind w:hanging="2"/>
                          <w:jc w:val="center"/>
                        </w:pPr>
                        <w:r>
                          <w:rPr>
                            <w:color w:val="000000"/>
                            <w:sz w:val="18"/>
                            <w:szCs w:val="18"/>
                          </w:rPr>
                          <w:t>Device Observation Consumer (DOC)</w:t>
                        </w:r>
                      </w:p>
                    </w:txbxContent>
                  </v:textbox>
                </v:rect>
                <v:rect id="Rectangle 60" o:spid="_x0000_s1189" style="position:absolute;left:33470;top:925;width:292;height:2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" filled="f" stroked="f">
                  <v:textbox style="mso-fit-shape-to-text:t" inset="0,0,0,0">
                    <w:txbxContent>
                      <w:p w14:paraId="21F8DD9A" w14:textId="77777777" w:rsidR="00351E42" w:rsidRDefault="00351E42" w:rsidP="008630D6">
                        <w:pPr>
                          <w:ind w:hanging="2"/>
                        </w:pPr>
                        <w:r>
                          <w:rPr>
                            <w:color w:val="000000"/>
                            <w:sz w:val="18"/>
                            <w:szCs w:val="18"/>
                          </w:rPr>
                          <w:t xml:space="preserve"> </w:t>
                        </w:r>
                      </w:p>
                    </w:txbxContent>
                  </v:textbox>
                </v:rect>
                <v:shape id="Freeform 61" o:spid="_x0000_s1190" style="position:absolute;left:27336;top:5143;width:4668;height:3524;visibility:visible;mso-wrap-style:square;v-text-anchor:top" coordsize="1035,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" path="m1035,l,529e">
                  <v:stroke startarrow="block"/>
                  <v:path arrowok="t" o:connecttype="custom" o:connectlocs="466725,0;0,352425" o:connectangles="0,0"/>
                </v:shape>
                <w10:wrap anchory="line"/>
              </v:group>
            </w:pict>
          </mc:Fallback>
        </mc:AlternateContent>
      </w:r>
      <w:r w:rsidR="008630D6" w:rsidRPr="001F42D3">
        <w:rPr>
          <w:noProof w:val="0"/>
        </w:rPr>
        <w:t>3.10.2 Use Case Roles</w:t>
      </w:r>
      <w:bookmarkEnd w:id="1760"/>
      <w:bookmarkEnd w:id="1761"/>
      <w:bookmarkEnd w:id="1762"/>
    </w:p>
    <w:p w14:paraId="15465FE8" w14:textId="587E6341" w:rsidR="008630D6" w:rsidRPr="001F42D3" w:rsidRDefault="008630D6" w:rsidP="008630D6">
      <w:pPr>
        <w:pStyle w:val="BodyText"/>
        <w:jc w:val="center"/>
      </w:pPr>
      <w:r w:rsidRPr="001F42D3">
        <w:rPr>
          <w:noProof/>
        </w:rPr>
        <mc:AlternateContent>
          <mc:Choice Requires="wps">
            <w:drawing>
              <wp:inline distT="0" distB="0" distL="0" distR="0" wp14:anchorId="576B8A8F" wp14:editId="0B925E08">
                <wp:extent cx="4610100" cy="122682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10100" cy="1226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E270C" id="Rectangle 6" o:spid="_x0000_s1026" style="width:363pt;height:9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" filled="f" stroked="f">
                <o:lock v:ext="edit" aspectratio="t"/>
                <w10:anchorlock/>
              </v:rect>
            </w:pict>
          </mc:Fallback>
        </mc:AlternateContent>
      </w:r>
    </w:p>
    <w:p w14:paraId="47D9F417" w14:textId="77777777" w:rsidR="008630D6" w:rsidRPr="001F42D3" w:rsidRDefault="008630D6" w:rsidP="005C1693">
      <w:pPr>
        <w:pStyle w:val="BodyText"/>
      </w:pPr>
      <w:r w:rsidRPr="001F42D3">
        <w:rPr>
          <w:b/>
        </w:rPr>
        <w:t>Actor:</w:t>
      </w:r>
      <w:r w:rsidRPr="001F42D3">
        <w:t xml:space="preserve"> Device Observation Reporter</w:t>
      </w:r>
      <w:r w:rsidRPr="001F42D3">
        <w:tab/>
      </w:r>
    </w:p>
    <w:p w14:paraId="0F75E1A9" w14:textId="77777777" w:rsidR="008630D6" w:rsidRPr="001F42D3" w:rsidRDefault="008630D6" w:rsidP="001F65FA">
      <w:pPr>
        <w:pStyle w:val="BodyText"/>
      </w:pPr>
      <w:r w:rsidRPr="001F42D3">
        <w:rPr>
          <w:b/>
        </w:rPr>
        <w:t>Role:</w:t>
      </w:r>
      <w:r w:rsidRPr="001F42D3">
        <w:t xml:space="preserve">  Sends infusion event data to DOC</w:t>
      </w:r>
    </w:p>
    <w:p w14:paraId="385ED8ED" w14:textId="77777777" w:rsidR="008630D6" w:rsidRPr="001F42D3" w:rsidRDefault="008630D6" w:rsidP="005C1693">
      <w:pPr>
        <w:pStyle w:val="BodyText"/>
      </w:pPr>
      <w:r w:rsidRPr="001F42D3">
        <w:rPr>
          <w:b/>
        </w:rPr>
        <w:t>Actor:</w:t>
      </w:r>
      <w:r w:rsidRPr="001F42D3">
        <w:t xml:space="preserve"> Device Observation Consumer</w:t>
      </w:r>
    </w:p>
    <w:p w14:paraId="29B4CF58" w14:textId="77777777" w:rsidR="008630D6" w:rsidRPr="001F42D3" w:rsidRDefault="008630D6" w:rsidP="008630D6">
      <w:pPr>
        <w:pStyle w:val="BodyText"/>
      </w:pPr>
      <w:r w:rsidRPr="001F42D3">
        <w:rPr>
          <w:b/>
        </w:rPr>
        <w:lastRenderedPageBreak/>
        <w:t>Role:</w:t>
      </w:r>
      <w:r w:rsidRPr="001F42D3">
        <w:t xml:space="preserve">  Receives infusion event data from DOR</w:t>
      </w:r>
    </w:p>
    <w:p w14:paraId="1883353E" w14:textId="77777777" w:rsidR="008630D6" w:rsidRPr="001F42D3" w:rsidRDefault="008630D6" w:rsidP="008630D6">
      <w:pPr>
        <w:pStyle w:val="Heading3"/>
        <w:numPr>
          <w:ilvl w:val="0"/>
          <w:numId w:val="0"/>
        </w:numPr>
        <w:rPr>
          <w:noProof w:val="0"/>
        </w:rPr>
      </w:pPr>
      <w:bookmarkStart w:id="1763" w:name="_Toc371555176"/>
      <w:bookmarkStart w:id="1764" w:name="_Toc436215468"/>
      <w:bookmarkStart w:id="1765" w:name="_Toc214889753"/>
      <w:r w:rsidRPr="001F42D3">
        <w:rPr>
          <w:noProof w:val="0"/>
        </w:rPr>
        <w:t>3.10.3 Referenced Standard</w:t>
      </w:r>
      <w:bookmarkEnd w:id="1763"/>
      <w:bookmarkEnd w:id="1764"/>
      <w:bookmarkEnd w:id="1765"/>
    </w:p>
    <w:p w14:paraId="7C9E4FEE" w14:textId="77777777" w:rsidR="008630D6" w:rsidRPr="001F42D3" w:rsidRDefault="008630D6" w:rsidP="005C1693">
      <w:pPr>
        <w:pStyle w:val="ListBullet2"/>
      </w:pPr>
      <w:r w:rsidRPr="001F42D3">
        <w:t>HL7® - Health Level 7 Version 2.6 Ch7 Observation Reporting</w:t>
      </w:r>
    </w:p>
    <w:p w14:paraId="606D5771" w14:textId="77777777" w:rsidR="008630D6" w:rsidRPr="001F42D3" w:rsidRDefault="008630D6" w:rsidP="005C1693">
      <w:pPr>
        <w:pStyle w:val="ListBullet2"/>
      </w:pPr>
      <w:r w:rsidRPr="001F42D3">
        <w:t>ISO/IEEE 11073-10101 Nomenclature</w:t>
      </w:r>
    </w:p>
    <w:p w14:paraId="5DC07F2A" w14:textId="77777777" w:rsidR="008630D6" w:rsidRPr="001F42D3" w:rsidRDefault="008630D6" w:rsidP="005C1693">
      <w:pPr>
        <w:pStyle w:val="ListBullet2"/>
      </w:pPr>
      <w:r w:rsidRPr="001F42D3">
        <w:t>IEEE P11073-10101a Nomenclature</w:t>
      </w:r>
    </w:p>
    <w:p w14:paraId="3CDB446D" w14:textId="79D174AE" w:rsidR="008630D6" w:rsidRPr="001F42D3" w:rsidRDefault="008630D6" w:rsidP="008630D6">
      <w:pPr>
        <w:pStyle w:val="Heading3"/>
        <w:numPr>
          <w:ilvl w:val="0"/>
          <w:numId w:val="0"/>
        </w:numPr>
        <w:rPr>
          <w:noProof w:val="0"/>
        </w:rPr>
      </w:pPr>
      <w:r w:rsidRPr="001F42D3">
        <w:rPr>
          <w:noProof w:val="0"/>
        </w:rPr>
        <w:br w:type="page"/>
      </w:r>
      <w:bookmarkStart w:id="1766" w:name="_Toc371555177"/>
      <w:bookmarkStart w:id="1767" w:name="_Toc436215469"/>
      <w:bookmarkStart w:id="1768" w:name="_Toc214889754"/>
      <w:r w:rsidRPr="001F42D3">
        <w:rPr>
          <w:noProof w:val="0"/>
        </w:rPr>
        <w:lastRenderedPageBreak/>
        <w:t xml:space="preserve">3.10.4 </w:t>
      </w:r>
      <w:bookmarkEnd w:id="1766"/>
      <w:bookmarkEnd w:id="1767"/>
      <w:r w:rsidR="00AE47C1" w:rsidRPr="001F42D3">
        <w:rPr>
          <w:noProof w:val="0"/>
        </w:rPr>
        <w:t>Messages</w:t>
      </w:r>
      <w:bookmarkEnd w:id="1768"/>
    </w:p>
    <w:p w14:paraId="1DF1EEC6" w14:textId="73762B1F" w:rsidR="008E1C27" w:rsidRPr="001F42D3" w:rsidRDefault="008E1C27" w:rsidP="005B0C7C">
      <w:pPr>
        <w:pStyle w:val="BodyText"/>
      </w:pPr>
      <w:bookmarkStart w:id="1769" w:name="_Toc296670674"/>
      <w:bookmarkStart w:id="1770" w:name="_Toc296672954"/>
      <w:bookmarkStart w:id="1771" w:name="_Toc296674778"/>
      <w:bookmarkStart w:id="1772" w:name="_Toc296674823"/>
      <w:bookmarkStart w:id="1773" w:name="_Toc296676117"/>
      <w:bookmarkStart w:id="1774" w:name="_Toc296676171"/>
      <w:bookmarkStart w:id="1775" w:name="_Toc296676336"/>
      <w:bookmarkStart w:id="1776" w:name="_Toc296682354"/>
      <w:bookmarkStart w:id="1777" w:name="_Toc296682546"/>
      <w:bookmarkStart w:id="1778" w:name="_Toc300744903"/>
      <w:bookmarkStart w:id="1779" w:name="_Toc343249555"/>
      <w:bookmarkStart w:id="1780" w:name="_Toc343763944"/>
      <w:bookmarkStart w:id="1781" w:name="_Toc343764025"/>
      <w:bookmarkStart w:id="1782" w:name="_Toc343764431"/>
      <w:bookmarkStart w:id="1783" w:name="_Toc343764507"/>
      <w:bookmarkStart w:id="1784" w:name="_Toc391389152"/>
      <w:bookmarkStart w:id="1785" w:name="_Toc391389214"/>
      <w:bookmarkStart w:id="1786" w:name="_Toc391389517"/>
      <w:bookmarkStart w:id="1787" w:name="_Toc427599800"/>
      <w:bookmarkStart w:id="1788" w:name="_Toc428368389"/>
      <w:bookmarkStart w:id="1789" w:name="_Toc435451613"/>
      <w:bookmarkStart w:id="1790" w:name="_Toc435452938"/>
      <w:bookmarkStart w:id="1791" w:name="_Toc435619339"/>
      <w:bookmarkStart w:id="1792" w:name="_Toc436212039"/>
      <w:bookmarkStart w:id="1793" w:name="_Toc436215470"/>
      <w:r w:rsidRPr="001F42D3">
        <w:rPr>
          <w:noProof/>
        </w:rPr>
        <mc:AlternateContent>
          <mc:Choice Requires="wpc">
            <w:drawing>
              <wp:anchor distT="0" distB="0" distL="114300" distR="114300" simplePos="0" relativeHeight="251878912" behindDoc="0" locked="0" layoutInCell="1" allowOverlap="1" wp14:anchorId="28D6E713" wp14:editId="09FE8494">
                <wp:simplePos x="0" y="0"/>
                <wp:positionH relativeFrom="margin">
                  <wp:align>center</wp:align>
                </wp:positionH>
                <wp:positionV relativeFrom="line">
                  <wp:posOffset>108585</wp:posOffset>
                </wp:positionV>
                <wp:extent cx="5462270" cy="2939415"/>
                <wp:effectExtent l="0" t="0" r="0" b="0"/>
                <wp:wrapNone/>
                <wp:docPr id="185" name="Canvas 1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 name="Text Box 64"/>
                        <wps:cNvSpPr txBox="1">
                          <a:spLocks noChangeArrowheads="1"/>
                        </wps:cNvSpPr>
                        <wps:spPr bwMode="auto">
                          <a:xfrm>
                            <a:off x="1641475" y="1343661"/>
                            <a:ext cx="225615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93559F" w14:textId="77777777" w:rsidR="00351E42" w:rsidRPr="005D72BF" w:rsidRDefault="00351E42" w:rsidP="008630D6">
                              <w:pPr>
                                <w:pStyle w:val="FigureText"/>
                                <w:ind w:hanging="2"/>
                                <w:rPr>
                                  <w:szCs w:val="16"/>
                                </w:rPr>
                              </w:pPr>
                              <w:r>
                                <w:rPr>
                                  <w:szCs w:val="16"/>
                                </w:rPr>
                                <w:t>PCD-10 Communicate Infusion Event</w:t>
                              </w:r>
                              <w:r w:rsidRPr="005D72BF">
                                <w:rPr>
                                  <w:szCs w:val="16"/>
                                </w:rPr>
                                <w:t xml:space="preserve"> Data</w:t>
                              </w:r>
                            </w:p>
                          </w:txbxContent>
                        </wps:txbx>
                        <wps:bodyPr rot="0" vert="horz" wrap="square" lIns="91440" tIns="45720" rIns="91440" bIns="45720" anchor="t" anchorCtr="0" upright="1">
                          <a:noAutofit/>
                        </wps:bodyPr>
                      </wps:wsp>
                      <wps:wsp>
                        <wps:cNvPr id="32" name="Rectangle 65"/>
                        <wps:cNvSpPr>
                          <a:spLocks noChangeArrowheads="1"/>
                        </wps:cNvSpPr>
                        <wps:spPr bwMode="auto">
                          <a:xfrm>
                            <a:off x="1459865" y="1276985"/>
                            <a:ext cx="237490" cy="1069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Rectangle 66"/>
                        <wps:cNvSpPr>
                          <a:spLocks noChangeArrowheads="1"/>
                        </wps:cNvSpPr>
                        <wps:spPr bwMode="auto">
                          <a:xfrm>
                            <a:off x="3834765" y="1276985"/>
                            <a:ext cx="237490" cy="1069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 name="Line 67"/>
                        <wps:cNvCnPr>
                          <a:cxnSpLocks noChangeShapeType="1"/>
                        </wps:cNvCnPr>
                        <wps:spPr bwMode="auto">
                          <a:xfrm>
                            <a:off x="1697355" y="1751965"/>
                            <a:ext cx="21374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Line 68"/>
                        <wps:cNvCnPr>
                          <a:cxnSpLocks noChangeShapeType="1"/>
                        </wps:cNvCnPr>
                        <wps:spPr bwMode="auto">
                          <a:xfrm>
                            <a:off x="1578610" y="802005"/>
                            <a:ext cx="635" cy="2018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Text Box 69"/>
                        <wps:cNvSpPr txBox="1">
                          <a:spLocks noChangeArrowheads="1"/>
                        </wps:cNvSpPr>
                        <wps:spPr bwMode="auto">
                          <a:xfrm>
                            <a:off x="3478530" y="89535"/>
                            <a:ext cx="915035"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AE087E" w14:textId="77777777" w:rsidR="00351E42" w:rsidRPr="005D72BF" w:rsidRDefault="00351E42" w:rsidP="008630D6">
                              <w:pPr>
                                <w:pStyle w:val="FigureText"/>
                                <w:ind w:hanging="2"/>
                                <w:rPr>
                                  <w:szCs w:val="16"/>
                                </w:rPr>
                              </w:pPr>
                              <w:r w:rsidRPr="005D72BF">
                                <w:rPr>
                                  <w:szCs w:val="16"/>
                                </w:rPr>
                                <w:t xml:space="preserve">Device Observation Consumer </w:t>
                              </w:r>
                              <w:r w:rsidRPr="005D72BF">
                                <w:rPr>
                                  <w:szCs w:val="16"/>
                                </w:rPr>
                                <w:br/>
                                <w:t>(DOC)</w:t>
                              </w:r>
                            </w:p>
                          </w:txbxContent>
                        </wps:txbx>
                        <wps:bodyPr rot="0" vert="horz" wrap="square" lIns="91440" tIns="45720" rIns="91440" bIns="45720" anchor="t" anchorCtr="0" upright="1">
                          <a:noAutofit/>
                        </wps:bodyPr>
                      </wps:wsp>
                      <wps:wsp>
                        <wps:cNvPr id="183" name="Line 70"/>
                        <wps:cNvCnPr>
                          <a:cxnSpLocks noChangeShapeType="1"/>
                        </wps:cNvCnPr>
                        <wps:spPr bwMode="auto">
                          <a:xfrm>
                            <a:off x="3953510" y="802005"/>
                            <a:ext cx="635" cy="2018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Text Box 71"/>
                        <wps:cNvSpPr txBox="1">
                          <a:spLocks noChangeArrowheads="1"/>
                        </wps:cNvSpPr>
                        <wps:spPr bwMode="auto">
                          <a:xfrm>
                            <a:off x="1068705" y="89535"/>
                            <a:ext cx="914400"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7D9E66" w14:textId="77777777" w:rsidR="00351E42" w:rsidRPr="005D72BF" w:rsidRDefault="00351E42" w:rsidP="008630D6">
                              <w:pPr>
                                <w:pStyle w:val="FigureText"/>
                                <w:ind w:hanging="2"/>
                                <w:rPr>
                                  <w:szCs w:val="16"/>
                                </w:rPr>
                              </w:pPr>
                              <w:r w:rsidRPr="005D72BF">
                                <w:rPr>
                                  <w:szCs w:val="16"/>
                                </w:rPr>
                                <w:t xml:space="preserve">Device Observation Reporter </w:t>
                              </w:r>
                              <w:r w:rsidRPr="005D72BF">
                                <w:rPr>
                                  <w:szCs w:val="16"/>
                                </w:rPr>
                                <w:br/>
                                <w:t>(DOR)</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8D6E713" id="Canvas 185" o:spid="_x0000_s1191" editas="canvas" style="position:absolute;margin-left:0;margin-top:8.55pt;width:430.1pt;height:231.45pt;z-index:251878912;mso-position-horizontal:center;mso-position-horizontal-relative:margin;mso-position-vertical-relative:line" coordsize="54622,29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">
                <v:shape id="_x0000_s1192" type="#_x0000_t75" style="position:absolute;width:54622;height:29394;visibility:visible;mso-wrap-style:square">
                  <v:fill o:detectmouseclick="t"/>
                  <v:path o:connecttype="none"/>
                </v:shape>
                <v:shape id="Text Box 64" o:spid="_x0000_s1193" type="#_x0000_t202" style="position:absolute;left:16414;top:13436;width:22562;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1393559F" w14:textId="77777777" w:rsidR="00351E42" w:rsidRPr="005D72BF" w:rsidRDefault="00351E42" w:rsidP="008630D6">
                        <w:pPr>
                          <w:pStyle w:val="FigureText"/>
                          <w:ind w:hanging="2"/>
                          <w:rPr>
                            <w:szCs w:val="16"/>
                          </w:rPr>
                        </w:pPr>
                        <w:r>
                          <w:rPr>
                            <w:szCs w:val="16"/>
                          </w:rPr>
                          <w:t>PCD-10 Communicate Infusion Event</w:t>
                        </w:r>
                        <w:r w:rsidRPr="005D72BF">
                          <w:rPr>
                            <w:szCs w:val="16"/>
                          </w:rPr>
                          <w:t xml:space="preserve"> Data</w:t>
                        </w:r>
                      </w:p>
                    </w:txbxContent>
                  </v:textbox>
                </v:shape>
                <v:rect id="Rectangle 65" o:spid="_x0000_s1194" style="position:absolute;left:14598;top:12769;width:2375;height:10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rect id="Rectangle 66" o:spid="_x0000_s1195" style="position:absolute;left:38347;top:12769;width:2375;height:10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line id="Line 67" o:spid="_x0000_s1196" style="position:absolute;visibility:visible;mso-wrap-style:square" from="16973,17519" to="38347,17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">
                  <v:stroke endarrow="block"/>
                </v:line>
                <v:line id="Line 68" o:spid="_x0000_s1197" style="position:absolute;visibility:visible;mso-wrap-style:square" from="15786,8020" to="15792,2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shape id="Text Box 69" o:spid="_x0000_s1198" type="#_x0000_t202" style="position:absolute;left:34785;top:895;width:9150;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" stroked="f">
                  <v:textbox>
                    <w:txbxContent>
                      <w:p w14:paraId="74AE087E" w14:textId="77777777" w:rsidR="00351E42" w:rsidRPr="005D72BF" w:rsidRDefault="00351E42" w:rsidP="008630D6">
                        <w:pPr>
                          <w:pStyle w:val="FigureText"/>
                          <w:ind w:hanging="2"/>
                          <w:rPr>
                            <w:szCs w:val="16"/>
                          </w:rPr>
                        </w:pPr>
                        <w:r w:rsidRPr="005D72BF">
                          <w:rPr>
                            <w:szCs w:val="16"/>
                          </w:rPr>
                          <w:t xml:space="preserve">Device Observation Consumer </w:t>
                        </w:r>
                        <w:r w:rsidRPr="005D72BF">
                          <w:rPr>
                            <w:szCs w:val="16"/>
                          </w:rPr>
                          <w:br/>
                          <w:t>(DOC)</w:t>
                        </w:r>
                      </w:p>
                    </w:txbxContent>
                  </v:textbox>
                </v:shape>
                <v:line id="Line 70" o:spid="_x0000_s1199" style="position:absolute;visibility:visible;mso-wrap-style:square" from="39535,8020" to="39541,2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"/>
                <v:shape id="Text Box 71" o:spid="_x0000_s1200" type="#_x0000_t202" style="position:absolute;left:10687;top:895;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" stroked="f">
                  <v:textbox>
                    <w:txbxContent>
                      <w:p w14:paraId="3D7D9E66" w14:textId="77777777" w:rsidR="00351E42" w:rsidRPr="005D72BF" w:rsidRDefault="00351E42" w:rsidP="008630D6">
                        <w:pPr>
                          <w:pStyle w:val="FigureText"/>
                          <w:ind w:hanging="2"/>
                          <w:rPr>
                            <w:szCs w:val="16"/>
                          </w:rPr>
                        </w:pPr>
                        <w:r w:rsidRPr="005D72BF">
                          <w:rPr>
                            <w:szCs w:val="16"/>
                          </w:rPr>
                          <w:t xml:space="preserve">Device Observation Reporter </w:t>
                        </w:r>
                        <w:r w:rsidRPr="005D72BF">
                          <w:rPr>
                            <w:szCs w:val="16"/>
                          </w:rPr>
                          <w:br/>
                          <w:t>(DOR)</w:t>
                        </w:r>
                      </w:p>
                    </w:txbxContent>
                  </v:textbox>
                </v:shape>
                <w10:wrap anchorx="margin" anchory="line"/>
              </v:group>
            </w:pict>
          </mc:Fallback>
        </mc:AlternateContent>
      </w:r>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p>
    <w:p w14:paraId="2E6758DD" w14:textId="60106786" w:rsidR="008630D6" w:rsidRPr="001F42D3" w:rsidRDefault="008630D6" w:rsidP="00B34AEB">
      <w:pPr>
        <w:pStyle w:val="BodyText"/>
      </w:pPr>
    </w:p>
    <w:p w14:paraId="4DC8D227" w14:textId="77777777" w:rsidR="008630D6" w:rsidRPr="001F42D3" w:rsidRDefault="008630D6" w:rsidP="00B34AEB">
      <w:pPr>
        <w:pStyle w:val="BodyText"/>
      </w:pPr>
    </w:p>
    <w:p w14:paraId="2C330107" w14:textId="77777777" w:rsidR="008630D6" w:rsidRPr="001F42D3" w:rsidRDefault="008630D6" w:rsidP="00B34AEB">
      <w:pPr>
        <w:pStyle w:val="BodyText"/>
      </w:pPr>
    </w:p>
    <w:p w14:paraId="3BBB41BC" w14:textId="77777777" w:rsidR="008630D6" w:rsidRPr="001F42D3" w:rsidRDefault="008630D6" w:rsidP="00B34AEB">
      <w:pPr>
        <w:pStyle w:val="BodyText"/>
      </w:pPr>
    </w:p>
    <w:p w14:paraId="19D59B1F" w14:textId="77777777" w:rsidR="008630D6" w:rsidRPr="001F42D3" w:rsidRDefault="008630D6" w:rsidP="00B34AEB">
      <w:pPr>
        <w:pStyle w:val="BodyText"/>
      </w:pPr>
    </w:p>
    <w:p w14:paraId="32ACB53A" w14:textId="77777777" w:rsidR="008630D6" w:rsidRPr="001F42D3" w:rsidRDefault="008630D6" w:rsidP="00B34AEB">
      <w:pPr>
        <w:pStyle w:val="BodyText"/>
      </w:pPr>
    </w:p>
    <w:p w14:paraId="26B1380E" w14:textId="77777777" w:rsidR="008630D6" w:rsidRPr="001F42D3" w:rsidRDefault="008630D6" w:rsidP="00B34AEB">
      <w:pPr>
        <w:pStyle w:val="BodyText"/>
      </w:pPr>
    </w:p>
    <w:p w14:paraId="77C03D96" w14:textId="77777777" w:rsidR="008630D6" w:rsidRPr="001F42D3" w:rsidRDefault="008630D6" w:rsidP="00B34AEB">
      <w:pPr>
        <w:pStyle w:val="BodyText"/>
      </w:pPr>
    </w:p>
    <w:p w14:paraId="25078ECB" w14:textId="77777777" w:rsidR="008630D6" w:rsidRPr="001F42D3" w:rsidRDefault="008630D6" w:rsidP="00B34AEB">
      <w:pPr>
        <w:pStyle w:val="BodyText"/>
      </w:pPr>
    </w:p>
    <w:p w14:paraId="0E7342ED" w14:textId="77777777" w:rsidR="008E1C27" w:rsidRPr="001F42D3" w:rsidRDefault="008E1C27" w:rsidP="00B34AEB">
      <w:pPr>
        <w:pStyle w:val="BodyText"/>
      </w:pPr>
      <w:bookmarkStart w:id="1794" w:name="_Toc343764508"/>
      <w:bookmarkStart w:id="1795" w:name="_Toc371555178"/>
      <w:bookmarkStart w:id="1796" w:name="_Toc436215471"/>
    </w:p>
    <w:p w14:paraId="70ABB4FD" w14:textId="77777777" w:rsidR="008E1C27" w:rsidRPr="001F42D3" w:rsidRDefault="008E1C27" w:rsidP="00B34AEB">
      <w:pPr>
        <w:pStyle w:val="BodyText"/>
      </w:pPr>
    </w:p>
    <w:p w14:paraId="407C1DF6" w14:textId="77777777" w:rsidR="008E1C27" w:rsidRPr="001F42D3" w:rsidRDefault="008E1C27" w:rsidP="00B34AEB">
      <w:pPr>
        <w:pStyle w:val="BodyText"/>
      </w:pPr>
    </w:p>
    <w:p w14:paraId="2DFDB96B" w14:textId="39BDC6B0" w:rsidR="008630D6" w:rsidRPr="001F42D3" w:rsidRDefault="008630D6" w:rsidP="008630D6">
      <w:pPr>
        <w:pStyle w:val="Heading4"/>
        <w:numPr>
          <w:ilvl w:val="0"/>
          <w:numId w:val="0"/>
        </w:numPr>
        <w:rPr>
          <w:bCs/>
          <w:noProof w:val="0"/>
        </w:rPr>
      </w:pPr>
      <w:bookmarkStart w:id="1797" w:name="_Toc214889755"/>
      <w:r w:rsidRPr="001F42D3">
        <w:rPr>
          <w:bCs/>
          <w:noProof w:val="0"/>
        </w:rPr>
        <w:t>3.10.4.1 Communicate Infusion Event Data</w:t>
      </w:r>
      <w:bookmarkEnd w:id="1794"/>
      <w:bookmarkEnd w:id="1795"/>
      <w:bookmarkEnd w:id="1796"/>
      <w:bookmarkEnd w:id="1797"/>
    </w:p>
    <w:p w14:paraId="79BF1622" w14:textId="77777777" w:rsidR="008630D6" w:rsidRPr="001F42D3" w:rsidRDefault="008630D6" w:rsidP="008630D6">
      <w:pPr>
        <w:pStyle w:val="BodyText"/>
      </w:pPr>
      <w:r w:rsidRPr="001F42D3">
        <w:t>Event messages are generated by the infusion pump or Gateway during normal execution of an infusion therapy. Example of such events are start of infusion delivery, rate change or transition from piggyback to primary or transition to KVO. This information is sent from a DOR to a DOC.</w:t>
      </w:r>
    </w:p>
    <w:p w14:paraId="32C11582" w14:textId="77777777" w:rsidR="008630D6" w:rsidRPr="001F42D3" w:rsidRDefault="008630D6" w:rsidP="008630D6">
      <w:pPr>
        <w:pStyle w:val="BodyText"/>
      </w:pPr>
      <w:r w:rsidRPr="001F42D3">
        <w:t>Note that while a system is off-line, all events should be buffered and then communicated when communication is established again. Event time stamps should indicate when the event occurred, not when it was communicated.</w:t>
      </w:r>
    </w:p>
    <w:p w14:paraId="3462D925" w14:textId="77777777" w:rsidR="008630D6" w:rsidRPr="001F42D3" w:rsidRDefault="008630D6" w:rsidP="008630D6">
      <w:pPr>
        <w:pStyle w:val="Heading5"/>
        <w:numPr>
          <w:ilvl w:val="0"/>
          <w:numId w:val="0"/>
        </w:numPr>
        <w:rPr>
          <w:bCs/>
          <w:noProof w:val="0"/>
        </w:rPr>
      </w:pPr>
      <w:bookmarkStart w:id="1798" w:name="_Toc343764509"/>
      <w:bookmarkStart w:id="1799" w:name="_Toc371555179"/>
      <w:bookmarkStart w:id="1800" w:name="_Toc436215472"/>
      <w:bookmarkStart w:id="1801" w:name="_Toc214889756"/>
      <w:r w:rsidRPr="001F42D3">
        <w:rPr>
          <w:bCs/>
          <w:noProof w:val="0"/>
        </w:rPr>
        <w:t>3.10.4.1.1 Trigger Events</w:t>
      </w:r>
      <w:bookmarkEnd w:id="1798"/>
      <w:bookmarkEnd w:id="1799"/>
      <w:bookmarkEnd w:id="1800"/>
      <w:bookmarkEnd w:id="1801"/>
    </w:p>
    <w:p w14:paraId="4F312DC4" w14:textId="77777777" w:rsidR="008630D6" w:rsidRPr="001F42D3" w:rsidRDefault="008630D6" w:rsidP="008630D6">
      <w:pPr>
        <w:pStyle w:val="BodyText"/>
      </w:pPr>
      <w:r w:rsidRPr="001F42D3">
        <w:t xml:space="preserve">The ORU^R42^ORU_R01 message is an unsolicited update initiated by the Device Observation Reporter. The ORU^R42 can be sent with or without a preceding order, since it is common in a clinical setting for device data to be reported without a specific order having been transacted in the information system (that is, the reporting is the result of a "standing order" for monitoring in a particular clinical situation). </w:t>
      </w:r>
    </w:p>
    <w:p w14:paraId="2CB5A36D" w14:textId="77777777" w:rsidR="008630D6" w:rsidRPr="001F42D3" w:rsidRDefault="008630D6" w:rsidP="008630D6">
      <w:pPr>
        <w:pStyle w:val="Heading5"/>
        <w:numPr>
          <w:ilvl w:val="0"/>
          <w:numId w:val="0"/>
        </w:numPr>
        <w:rPr>
          <w:bCs/>
          <w:noProof w:val="0"/>
        </w:rPr>
      </w:pPr>
      <w:bookmarkStart w:id="1802" w:name="_Toc343764510"/>
      <w:bookmarkStart w:id="1803" w:name="_Toc371555180"/>
      <w:bookmarkStart w:id="1804" w:name="_Toc436215473"/>
      <w:bookmarkStart w:id="1805" w:name="_Toc214889757"/>
      <w:r w:rsidRPr="001F42D3">
        <w:rPr>
          <w:bCs/>
          <w:noProof w:val="0"/>
        </w:rPr>
        <w:t>3.10.4.1.2 Message Semantics</w:t>
      </w:r>
      <w:bookmarkEnd w:id="1802"/>
      <w:bookmarkEnd w:id="1803"/>
      <w:bookmarkEnd w:id="1804"/>
      <w:bookmarkEnd w:id="1805"/>
    </w:p>
    <w:p w14:paraId="4F4B63AA" w14:textId="77777777" w:rsidR="008630D6" w:rsidRPr="001F42D3" w:rsidRDefault="008630D6" w:rsidP="008630D6">
      <w:pPr>
        <w:pStyle w:val="BodyText"/>
      </w:pPr>
      <w:r w:rsidRPr="001F42D3">
        <w:t>Refer to the HL7</w:t>
      </w:r>
      <w:r w:rsidRPr="005C1693">
        <w:rPr>
          <w:vertAlign w:val="superscript"/>
        </w:rPr>
        <w:t>®</w:t>
      </w:r>
      <w:r w:rsidRPr="001F42D3">
        <w:t xml:space="preserve"> standard for the ORU message of HL7 2.6 Chapter 7 and the general message semantics. </w:t>
      </w:r>
    </w:p>
    <w:p w14:paraId="1A3B4D26" w14:textId="290D25C7" w:rsidR="008630D6" w:rsidRPr="001F42D3" w:rsidRDefault="008630D6" w:rsidP="008630D6">
      <w:pPr>
        <w:pStyle w:val="BodyText"/>
      </w:pPr>
      <w:r w:rsidRPr="001F42D3">
        <w:t xml:space="preserve">The ORU^R42^ORU_R01 message structure provides the mechanism for mapping the hierarchical structure of an IEEE 11073 containment tree to a series of OBX segments. See the </w:t>
      </w:r>
      <w:r w:rsidRPr="001F42D3">
        <w:lastRenderedPageBreak/>
        <w:t xml:space="preserve">discussion of how the containment is represented using a "dotted notation" in field OBX-4 Observation Sub-ID in the </w:t>
      </w:r>
      <w:r w:rsidR="007E67D4" w:rsidRPr="001F42D3">
        <w:t>DEV TF</w:t>
      </w:r>
      <w:r w:rsidRPr="001F42D3">
        <w:t>-2: Appendix B.8.</w:t>
      </w:r>
    </w:p>
    <w:p w14:paraId="700B5CDB" w14:textId="46382EA9" w:rsidR="008630D6" w:rsidRPr="001F42D3" w:rsidRDefault="008630D6" w:rsidP="008630D6">
      <w:pPr>
        <w:pStyle w:val="BodyText"/>
      </w:pPr>
      <w:r w:rsidRPr="001F42D3">
        <w:t xml:space="preserve">See “ISO/IEEE Nomenclature mapping to HL7 OBX-3” in the </w:t>
      </w:r>
      <w:r w:rsidR="007E67D4" w:rsidRPr="001F42D3">
        <w:t>DEV TF</w:t>
      </w:r>
      <w:r w:rsidRPr="001F42D3">
        <w:t xml:space="preserve">-2: Appendix A.1 for further information on the mapping rules. </w:t>
      </w:r>
    </w:p>
    <w:p w14:paraId="7EF62448" w14:textId="77777777" w:rsidR="008630D6" w:rsidRPr="001F42D3" w:rsidRDefault="008630D6" w:rsidP="008630D6">
      <w:pPr>
        <w:pStyle w:val="Heading5"/>
        <w:numPr>
          <w:ilvl w:val="0"/>
          <w:numId w:val="0"/>
        </w:numPr>
        <w:rPr>
          <w:bCs/>
          <w:noProof w:val="0"/>
        </w:rPr>
      </w:pPr>
      <w:bookmarkStart w:id="1806" w:name="_Toc343764511"/>
      <w:bookmarkStart w:id="1807" w:name="_Toc371555181"/>
      <w:bookmarkStart w:id="1808" w:name="_Toc436215474"/>
      <w:bookmarkStart w:id="1809" w:name="_Toc214889758"/>
      <w:r w:rsidRPr="001F42D3">
        <w:rPr>
          <w:bCs/>
          <w:noProof w:val="0"/>
        </w:rPr>
        <w:t>3.10.4.1.3 Expected Actions</w:t>
      </w:r>
      <w:bookmarkEnd w:id="1806"/>
      <w:bookmarkEnd w:id="1807"/>
      <w:bookmarkEnd w:id="1808"/>
      <w:bookmarkEnd w:id="1809"/>
    </w:p>
    <w:p w14:paraId="43DADF8F" w14:textId="36FB0716" w:rsidR="008630D6" w:rsidRPr="001F42D3" w:rsidRDefault="008630D6" w:rsidP="008630D6">
      <w:pPr>
        <w:pStyle w:val="BodyText"/>
      </w:pPr>
      <w:r w:rsidRPr="001F42D3">
        <w:t xml:space="preserve">The ORU^R42^ORU_R01 message is sent from the DOR to the DOC. Upon receipt the DOC validates the message and responds with an acknowledgement as defined in </w:t>
      </w:r>
      <w:r w:rsidR="007E67D4" w:rsidRPr="001F42D3">
        <w:t>DEV TF</w:t>
      </w:r>
      <w:r w:rsidRPr="001F42D3">
        <w:t>-2: Appendix G.1, Acknowledgment Modes.</w:t>
      </w:r>
    </w:p>
    <w:bookmarkEnd w:id="1755"/>
    <w:p w14:paraId="2B9F37C2" w14:textId="77777777" w:rsidR="008630D6" w:rsidRPr="001F42D3" w:rsidRDefault="008630D6" w:rsidP="00C70AE3">
      <w:pPr>
        <w:pStyle w:val="BodyText"/>
      </w:pPr>
    </w:p>
    <w:p w14:paraId="1B415F7A" w14:textId="0DB217A8" w:rsidR="00800492" w:rsidRPr="001F42D3" w:rsidRDefault="00800492" w:rsidP="005C1693">
      <w:pPr>
        <w:pStyle w:val="PartTitle"/>
      </w:pPr>
      <w:bookmarkStart w:id="1810" w:name="_Toc400638436"/>
      <w:bookmarkStart w:id="1811" w:name="_Toc401769849"/>
      <w:bookmarkStart w:id="1812" w:name="_Toc214889759"/>
      <w:r w:rsidRPr="001F42D3">
        <w:lastRenderedPageBreak/>
        <w:t>Appendices</w:t>
      </w:r>
      <w:bookmarkEnd w:id="1812"/>
    </w:p>
    <w:p w14:paraId="15473530" w14:textId="64DB8A60" w:rsidR="00EB6E71" w:rsidRPr="001F42D3" w:rsidRDefault="00800492" w:rsidP="00B34AEB">
      <w:pPr>
        <w:pStyle w:val="Heading1"/>
        <w:numPr>
          <w:ilvl w:val="0"/>
          <w:numId w:val="0"/>
        </w:numPr>
        <w:rPr>
          <w:noProof w:val="0"/>
        </w:rPr>
      </w:pPr>
      <w:bookmarkStart w:id="1813" w:name="_Toc214889760"/>
      <w:r w:rsidRPr="001F42D3">
        <w:rPr>
          <w:noProof w:val="0"/>
        </w:rPr>
        <w:lastRenderedPageBreak/>
        <w:t xml:space="preserve">Appendix A </w:t>
      </w:r>
      <w:r w:rsidR="00EB6E71" w:rsidRPr="001F42D3">
        <w:rPr>
          <w:noProof w:val="0"/>
        </w:rPr>
        <w:t>Mapping ISO/IEEE 11073 Domain Information Model to HL7</w:t>
      </w:r>
      <w:bookmarkEnd w:id="1810"/>
      <w:bookmarkEnd w:id="1811"/>
      <w:bookmarkEnd w:id="1813"/>
    </w:p>
    <w:p w14:paraId="67D03F3D" w14:textId="2C37A8F0" w:rsidR="00B11855" w:rsidRPr="001F42D3" w:rsidRDefault="003D003E" w:rsidP="006F7DBC">
      <w:pPr>
        <w:pStyle w:val="BodyText"/>
      </w:pPr>
      <w:r w:rsidRPr="001F42D3">
        <w:t xml:space="preserve">Figure A-1: System Package </w:t>
      </w:r>
      <w:r w:rsidR="00670F96" w:rsidRPr="001F42D3">
        <w:t>Model</w:t>
      </w:r>
      <w:r w:rsidRPr="001F42D3">
        <w:t xml:space="preserve"> represents the system level containment of the 11073 DIM. </w:t>
      </w:r>
    </w:p>
    <w:p w14:paraId="3B16E7F8" w14:textId="77777777" w:rsidR="006F7DBC" w:rsidRPr="001F42D3" w:rsidRDefault="006F7DBC" w:rsidP="001F5A5C">
      <w:pPr>
        <w:pStyle w:val="BodyText"/>
      </w:pPr>
    </w:p>
    <w:p w14:paraId="78CDE2A4" w14:textId="77777777" w:rsidR="006F7DBC" w:rsidRPr="001F42D3" w:rsidRDefault="00F73333" w:rsidP="000A5604">
      <w:pPr>
        <w:pStyle w:val="FigureTitle"/>
      </w:pPr>
      <w:r w:rsidRPr="001F42D3">
        <w:rPr>
          <w:noProof/>
        </w:rPr>
        <w:drawing>
          <wp:inline distT="0" distB="0" distL="0" distR="0" wp14:anchorId="6EB84020" wp14:editId="2D80F128">
            <wp:extent cx="5449570" cy="4377055"/>
            <wp:effectExtent l="0" t="0" r="0" b="4445"/>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49570" cy="4377055"/>
                    </a:xfrm>
                    <a:prstGeom prst="rect">
                      <a:avLst/>
                    </a:prstGeom>
                    <a:noFill/>
                    <a:ln>
                      <a:noFill/>
                    </a:ln>
                  </pic:spPr>
                </pic:pic>
              </a:graphicData>
            </a:graphic>
          </wp:inline>
        </w:drawing>
      </w:r>
    </w:p>
    <w:p w14:paraId="0D7CADB5" w14:textId="77777777" w:rsidR="00B11855" w:rsidRPr="001F42D3" w:rsidRDefault="003D003E" w:rsidP="00CF5627">
      <w:pPr>
        <w:pStyle w:val="FigureTitle"/>
      </w:pPr>
      <w:r w:rsidRPr="001F42D3">
        <w:t>Figure A-1: System Package Model</w:t>
      </w:r>
    </w:p>
    <w:p w14:paraId="1AFCFCC2" w14:textId="6E58BEA6" w:rsidR="00B11855" w:rsidRPr="001F42D3" w:rsidRDefault="003D003E" w:rsidP="00C70AE3">
      <w:pPr>
        <w:pStyle w:val="BodyText"/>
      </w:pPr>
      <w:r w:rsidRPr="001F42D3">
        <w:t xml:space="preserve">The mapping from 11073 to </w:t>
      </w:r>
      <w:r w:rsidR="006D613E" w:rsidRPr="001F42D3">
        <w:t>HL7</w:t>
      </w:r>
      <w:r w:rsidR="00995105" w:rsidRPr="001F42D3">
        <w:t xml:space="preserve"> </w:t>
      </w:r>
      <w:r w:rsidRPr="001F42D3">
        <w:t>will be described by focusing on the Medical Package defined by the Medical Device System shown in Figure A-1: System Package Model and elaborated in Figure A-2: Medical Package Model.</w:t>
      </w:r>
    </w:p>
    <w:p w14:paraId="17A59B5E" w14:textId="77777777" w:rsidR="00B11855" w:rsidRPr="001F42D3" w:rsidRDefault="00F73333" w:rsidP="00C70AE3">
      <w:pPr>
        <w:pStyle w:val="BodyText"/>
      </w:pPr>
      <w:r w:rsidRPr="001F42D3">
        <w:rPr>
          <w:noProof/>
        </w:rPr>
        <w:lastRenderedPageBreak/>
        <w:drawing>
          <wp:inline distT="0" distB="0" distL="0" distR="0" wp14:anchorId="46B05ABB" wp14:editId="7695918B">
            <wp:extent cx="5681345" cy="4291330"/>
            <wp:effectExtent l="0" t="0" r="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81345" cy="4291330"/>
                    </a:xfrm>
                    <a:prstGeom prst="rect">
                      <a:avLst/>
                    </a:prstGeom>
                    <a:noFill/>
                    <a:ln>
                      <a:noFill/>
                    </a:ln>
                  </pic:spPr>
                </pic:pic>
              </a:graphicData>
            </a:graphic>
          </wp:inline>
        </w:drawing>
      </w:r>
    </w:p>
    <w:p w14:paraId="328DD9BD" w14:textId="77777777" w:rsidR="00B11855" w:rsidRPr="001F42D3" w:rsidRDefault="003D003E" w:rsidP="00CF5627">
      <w:pPr>
        <w:pStyle w:val="FigureTitle"/>
      </w:pPr>
      <w:r w:rsidRPr="001F42D3">
        <w:t>Figure A-2: Medical Package Model</w:t>
      </w:r>
    </w:p>
    <w:p w14:paraId="67485C23" w14:textId="5D96E0BC" w:rsidR="00B11855" w:rsidRPr="001F42D3" w:rsidRDefault="003D003E" w:rsidP="00C70AE3">
      <w:pPr>
        <w:pStyle w:val="BodyText"/>
      </w:pPr>
      <w:r w:rsidRPr="001F42D3">
        <w:t xml:space="preserve">The </w:t>
      </w:r>
      <w:r w:rsidR="006D613E" w:rsidRPr="001F42D3">
        <w:t>HL7</w:t>
      </w:r>
      <w:r w:rsidR="00995105" w:rsidRPr="001F42D3">
        <w:t xml:space="preserve"> </w:t>
      </w:r>
      <w:r w:rsidRPr="001F42D3">
        <w:t>OBX segment provides two fields which are used in mapping the objects shown in Figure A-2: Medical Package Model; these are OBX-3 Observation Identifier and OBX-4 Observation Sub-Id.</w:t>
      </w:r>
    </w:p>
    <w:p w14:paraId="5E03897F" w14:textId="01F40050" w:rsidR="00B11855" w:rsidRPr="001F42D3" w:rsidRDefault="003D003E" w:rsidP="00C70AE3">
      <w:pPr>
        <w:pStyle w:val="BodyText"/>
      </w:pPr>
      <w:r w:rsidRPr="001F42D3">
        <w:t xml:space="preserve">OBX-3 is expressed as an </w:t>
      </w:r>
      <w:r w:rsidR="006D613E" w:rsidRPr="001F42D3">
        <w:t>HL7</w:t>
      </w:r>
      <w:r w:rsidR="00995105" w:rsidRPr="001F42D3">
        <w:t xml:space="preserve"> </w:t>
      </w:r>
      <w:r w:rsidRPr="001F42D3">
        <w:t xml:space="preserve">Coded Element With Exceptions (CWE) data type and the details of mapping the 11073 MDC to the </w:t>
      </w:r>
      <w:r w:rsidR="006D613E" w:rsidRPr="001F42D3">
        <w:t>HL7</w:t>
      </w:r>
      <w:r w:rsidR="00995105" w:rsidRPr="001F42D3">
        <w:t xml:space="preserve"> </w:t>
      </w:r>
      <w:r w:rsidRPr="001F42D3">
        <w:t xml:space="preserve">CWE datatype are described in Appendix </w:t>
      </w:r>
      <w:r w:rsidR="00B37DF5" w:rsidRPr="001F42D3">
        <w:t>A.1 ISO</w:t>
      </w:r>
      <w:r w:rsidRPr="001F42D3">
        <w:t xml:space="preserve">/IEEE Nomenclature mapping to </w:t>
      </w:r>
      <w:r w:rsidR="006D613E" w:rsidRPr="001F42D3">
        <w:t>HL7</w:t>
      </w:r>
      <w:r w:rsidR="00995105" w:rsidRPr="001F42D3">
        <w:t xml:space="preserve"> </w:t>
      </w:r>
      <w:r w:rsidRPr="001F42D3">
        <w:t>OBX-3.</w:t>
      </w:r>
    </w:p>
    <w:p w14:paraId="48BEC4B9" w14:textId="77777777" w:rsidR="00B11855" w:rsidRPr="001F42D3" w:rsidRDefault="003D003E" w:rsidP="00C70AE3">
      <w:pPr>
        <w:pStyle w:val="BodyText"/>
      </w:pPr>
      <w:r w:rsidRPr="001F42D3">
        <w:t>OBX-4 is used to express the containment level of a particular item expressed in OBX-3. This is done by defining the nodes of the &lt;MDS&gt; &lt;VMD&gt; &lt;CHAN&gt; &lt;METRIC&gt; hierarchy of the containment tree as a set of ordinal numbers expressed in a dotted notation such that each OBX-3 is expressed unambiguously in terms of its containment as defined by OBX-4. This may be supplemented by a further level or levels to distinguish attributes or other subordinate structures as may be specified in particular PCD profiles. See under OBX-4 in Appendix B for the details of the "dotted notation" used to express this containment.</w:t>
      </w:r>
    </w:p>
    <w:p w14:paraId="598DC326" w14:textId="77777777" w:rsidR="006F7DBC" w:rsidRPr="001F42D3" w:rsidRDefault="00F73333" w:rsidP="00A17802">
      <w:pPr>
        <w:pStyle w:val="BodyText"/>
        <w:jc w:val="center"/>
      </w:pPr>
      <w:r w:rsidRPr="001F42D3">
        <w:rPr>
          <w:noProof/>
        </w:rPr>
        <w:lastRenderedPageBreak/>
        <w:drawing>
          <wp:inline distT="0" distB="0" distL="0" distR="0" wp14:anchorId="62FD8AFD" wp14:editId="33C9F1BD">
            <wp:extent cx="4730750" cy="3328670"/>
            <wp:effectExtent l="0" t="0" r="0" b="508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30750" cy="3328670"/>
                    </a:xfrm>
                    <a:prstGeom prst="rect">
                      <a:avLst/>
                    </a:prstGeom>
                    <a:noFill/>
                    <a:ln>
                      <a:noFill/>
                    </a:ln>
                  </pic:spPr>
                </pic:pic>
              </a:graphicData>
            </a:graphic>
          </wp:inline>
        </w:drawing>
      </w:r>
    </w:p>
    <w:p w14:paraId="2E846FC2" w14:textId="77777777" w:rsidR="00B11855" w:rsidRPr="001F42D3" w:rsidRDefault="003D003E" w:rsidP="00CF5627">
      <w:pPr>
        <w:pStyle w:val="FigureTitle"/>
      </w:pPr>
      <w:r w:rsidRPr="001F42D3">
        <w:t>Figure A-3: Example of Mapping Containment to OBX-4</w:t>
      </w:r>
    </w:p>
    <w:p w14:paraId="4CD7344A" w14:textId="35E2EB2D" w:rsidR="00B11855" w:rsidRPr="001F42D3" w:rsidRDefault="003D003E" w:rsidP="00C70AE3">
      <w:pPr>
        <w:pStyle w:val="BodyText"/>
      </w:pPr>
      <w:r w:rsidRPr="001F42D3">
        <w:t>For example</w:t>
      </w:r>
      <w:r w:rsidR="0071129F" w:rsidRPr="001F42D3">
        <w:t>,</w:t>
      </w:r>
      <w:r w:rsidRPr="001F42D3">
        <w:t xml:space="preserve"> the OBX-4 for the &lt;VS Mon&gt; &lt;ECG&gt; &lt;Ctach&gt; &lt;HR&gt; would be expressed as 1.2.1.3.</w:t>
      </w:r>
    </w:p>
    <w:p w14:paraId="76FDE44E" w14:textId="35DEDDBC" w:rsidR="00FB22C3" w:rsidRPr="001F42D3" w:rsidRDefault="00FB22C3" w:rsidP="00FB22C3">
      <w:pPr>
        <w:pStyle w:val="BodyText"/>
      </w:pPr>
      <w:r w:rsidRPr="001F42D3">
        <w:t>NOTE: The ordinal numbers in an OBX-4 are not normative for a given parameter (identified in OBX-3) and may vary between implementations. Each OBX-4 Sub-Id must be unique within a given containment and message</w:t>
      </w:r>
      <w:r w:rsidR="0071129F" w:rsidRPr="001F42D3">
        <w:t>,</w:t>
      </w:r>
      <w:r w:rsidRPr="001F42D3">
        <w:t xml:space="preserve"> but the numbers and mappings may change between messages.</w:t>
      </w:r>
    </w:p>
    <w:p w14:paraId="052C73FC" w14:textId="08BCB432" w:rsidR="00B11855" w:rsidRPr="001F42D3" w:rsidRDefault="003D003E" w:rsidP="00C70AE3">
      <w:pPr>
        <w:pStyle w:val="BodyText"/>
      </w:pPr>
      <w:r w:rsidRPr="001F42D3">
        <w:t xml:space="preserve">In OBX-2 the valid </w:t>
      </w:r>
      <w:r w:rsidR="006D613E" w:rsidRPr="001F42D3">
        <w:t>HL7</w:t>
      </w:r>
      <w:r w:rsidR="00995105" w:rsidRPr="001F42D3">
        <w:t xml:space="preserve"> </w:t>
      </w:r>
      <w:r w:rsidRPr="001F42D3">
        <w:t>types for the mapping are NM, ST, SN, CWE, CF (String may have some implied structure)</w:t>
      </w:r>
    </w:p>
    <w:p w14:paraId="156A308A" w14:textId="77777777" w:rsidR="00B11855" w:rsidRPr="001F42D3" w:rsidRDefault="003D003E" w:rsidP="00C70AE3">
      <w:pPr>
        <w:pStyle w:val="BodyText"/>
      </w:pPr>
      <w:r w:rsidRPr="001F42D3">
        <w:t>The specification of the containment tree provides a mechanism to address dynamic configuration of a PCD. For example, a patient monitor may have one or more "plug-ins" which may be added to and removed from the patient monitor as the patient’s clinical condition changes. These should be individually identifiable by a unique device instance identifier. When a plug-in is removed, the ordinal numbers previously assigned to that plug-in should be reserved. Addition of a new plug-in with a different unique device instance identifier shall result in the assignment of ordinal numbers which have not been reserved. Replacement of the "known" plug-in after its removal shall result in the re-assignment of the same reserved ordinal number to the plug-in that it formerly had. If the DOR system cannot distinguish individual instances of a module, it may treat modules that are functionally equivalent as though they were the same module for the purposes of the above scheme.</w:t>
      </w:r>
    </w:p>
    <w:p w14:paraId="25D4D522" w14:textId="6DD18F63" w:rsidR="00B11855" w:rsidRPr="001F42D3" w:rsidRDefault="00800492" w:rsidP="00B34AEB">
      <w:pPr>
        <w:pStyle w:val="Heading2"/>
        <w:numPr>
          <w:ilvl w:val="0"/>
          <w:numId w:val="0"/>
        </w:numPr>
        <w:rPr>
          <w:noProof w:val="0"/>
        </w:rPr>
      </w:pPr>
      <w:bookmarkStart w:id="1814" w:name="_Ref272321238"/>
      <w:bookmarkStart w:id="1815" w:name="_Toc401769850"/>
      <w:bookmarkStart w:id="1816" w:name="_Toc214889761"/>
      <w:r w:rsidRPr="001F42D3">
        <w:rPr>
          <w:noProof w:val="0"/>
        </w:rPr>
        <w:lastRenderedPageBreak/>
        <w:t xml:space="preserve">A.1 </w:t>
      </w:r>
      <w:r w:rsidR="003D003E" w:rsidRPr="001F42D3">
        <w:rPr>
          <w:noProof w:val="0"/>
        </w:rPr>
        <w:t xml:space="preserve">ISO/IEEE Nomenclature mapping to </w:t>
      </w:r>
      <w:r w:rsidR="006D613E" w:rsidRPr="001F42D3">
        <w:rPr>
          <w:noProof w:val="0"/>
        </w:rPr>
        <w:t>HL7</w:t>
      </w:r>
      <w:r w:rsidR="00995105" w:rsidRPr="001F42D3">
        <w:rPr>
          <w:noProof w:val="0"/>
        </w:rPr>
        <w:t xml:space="preserve"> </w:t>
      </w:r>
      <w:r w:rsidR="003D003E" w:rsidRPr="001F42D3">
        <w:rPr>
          <w:noProof w:val="0"/>
        </w:rPr>
        <w:t>OBX-3</w:t>
      </w:r>
      <w:bookmarkEnd w:id="1814"/>
      <w:bookmarkEnd w:id="1815"/>
      <w:bookmarkEnd w:id="1816"/>
    </w:p>
    <w:p w14:paraId="71013943" w14:textId="2C712234" w:rsidR="00B11855" w:rsidRPr="001F42D3" w:rsidRDefault="003D003E" w:rsidP="005C17EC">
      <w:pPr>
        <w:pStyle w:val="BodyText"/>
      </w:pPr>
      <w:r w:rsidRPr="001F42D3">
        <w:t xml:space="preserve">The ISO/IEEE Nomenclature provides an unambiguous coding which is mapped to </w:t>
      </w:r>
      <w:r w:rsidR="006D613E" w:rsidRPr="001F42D3">
        <w:t>HL7</w:t>
      </w:r>
      <w:r w:rsidR="00995105" w:rsidRPr="001F42D3">
        <w:t xml:space="preserve"> </w:t>
      </w:r>
      <w:r w:rsidRPr="001F42D3">
        <w:t>OBX-3 as follows:</w:t>
      </w:r>
    </w:p>
    <w:p w14:paraId="56FEBD38" w14:textId="0B39E03D" w:rsidR="00B11855" w:rsidRPr="001F42D3" w:rsidRDefault="006D613E" w:rsidP="005C17EC">
      <w:pPr>
        <w:pStyle w:val="BodyText"/>
      </w:pPr>
      <w:r w:rsidRPr="001F42D3">
        <w:t>HL7</w:t>
      </w:r>
      <w:r w:rsidR="00995105" w:rsidRPr="001F42D3">
        <w:t xml:space="preserve"> </w:t>
      </w:r>
      <w:r w:rsidR="003D003E" w:rsidRPr="001F42D3">
        <w:t>OBX-3 is of type CWE consisting of:</w:t>
      </w:r>
    </w:p>
    <w:p w14:paraId="7C70BD66" w14:textId="465C323E" w:rsidR="00B11855" w:rsidRPr="001F42D3" w:rsidRDefault="003D003E" w:rsidP="00CF5627">
      <w:pPr>
        <w:pStyle w:val="TableTitle"/>
      </w:pPr>
      <w:r w:rsidRPr="001F42D3">
        <w:t>Table A.1-</w:t>
      </w:r>
      <w:r w:rsidR="00DA4C12" w:rsidRPr="001F42D3">
        <w:t>1</w:t>
      </w:r>
      <w:r w:rsidR="005D79DE" w:rsidRPr="001F42D3">
        <w:t>:</w:t>
      </w:r>
      <w:r w:rsidR="00DA4C12" w:rsidRPr="001F42D3">
        <w:t xml:space="preserve"> </w:t>
      </w:r>
      <w:r w:rsidR="006D613E" w:rsidRPr="001F42D3">
        <w:t>HL7</w:t>
      </w:r>
      <w:r w:rsidR="00995105" w:rsidRPr="001F42D3">
        <w:t xml:space="preserve"> </w:t>
      </w:r>
      <w:r w:rsidRPr="001F42D3">
        <w:t xml:space="preserve">Component Table - CWE - Coded With Exceptions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7"/>
        <w:gridCol w:w="927"/>
        <w:gridCol w:w="641"/>
        <w:gridCol w:w="985"/>
        <w:gridCol w:w="886"/>
        <w:gridCol w:w="874"/>
        <w:gridCol w:w="1485"/>
        <w:gridCol w:w="1440"/>
        <w:gridCol w:w="1555"/>
      </w:tblGrid>
      <w:tr w:rsidR="00C40FD5" w:rsidRPr="001F42D3" w14:paraId="7EDCC80F" w14:textId="77777777" w:rsidTr="005C1693">
        <w:trPr>
          <w:cantSplit/>
          <w:tblHeader/>
          <w:jc w:val="center"/>
        </w:trPr>
        <w:tc>
          <w:tcPr>
            <w:tcW w:w="797" w:type="dxa"/>
            <w:shd w:val="clear" w:color="auto" w:fill="D9D9D9"/>
          </w:tcPr>
          <w:p w14:paraId="0C1EDB08" w14:textId="77777777" w:rsidR="00B11855" w:rsidRPr="001F42D3" w:rsidRDefault="003D003E" w:rsidP="006C0E8E">
            <w:pPr>
              <w:pStyle w:val="TableEntryHeader"/>
            </w:pPr>
            <w:r w:rsidRPr="001F42D3">
              <w:t>SEQ</w:t>
            </w:r>
          </w:p>
        </w:tc>
        <w:tc>
          <w:tcPr>
            <w:tcW w:w="927" w:type="dxa"/>
            <w:shd w:val="clear" w:color="auto" w:fill="D9D9D9"/>
          </w:tcPr>
          <w:p w14:paraId="16C587D1" w14:textId="77777777" w:rsidR="00B11855" w:rsidRPr="001F42D3" w:rsidRDefault="003D003E" w:rsidP="006C0E8E">
            <w:pPr>
              <w:pStyle w:val="TableEntryHeader"/>
            </w:pPr>
            <w:r w:rsidRPr="001F42D3">
              <w:t>LEN</w:t>
            </w:r>
          </w:p>
        </w:tc>
        <w:tc>
          <w:tcPr>
            <w:tcW w:w="641" w:type="dxa"/>
            <w:shd w:val="clear" w:color="auto" w:fill="D9D9D9"/>
          </w:tcPr>
          <w:p w14:paraId="32F82276" w14:textId="77777777" w:rsidR="00B11855" w:rsidRPr="001F42D3" w:rsidRDefault="003D003E" w:rsidP="006C0E8E">
            <w:pPr>
              <w:pStyle w:val="TableEntryHeader"/>
            </w:pPr>
            <w:r w:rsidRPr="001F42D3">
              <w:t>DT</w:t>
            </w:r>
          </w:p>
        </w:tc>
        <w:tc>
          <w:tcPr>
            <w:tcW w:w="985" w:type="dxa"/>
            <w:shd w:val="clear" w:color="auto" w:fill="D9D9D9"/>
          </w:tcPr>
          <w:p w14:paraId="744ED1EB" w14:textId="77777777" w:rsidR="00B11855" w:rsidRPr="001F42D3" w:rsidRDefault="003D003E" w:rsidP="006C0E8E">
            <w:pPr>
              <w:pStyle w:val="TableEntryHeader"/>
            </w:pPr>
            <w:r w:rsidRPr="001F42D3">
              <w:t>Usage</w:t>
            </w:r>
          </w:p>
        </w:tc>
        <w:tc>
          <w:tcPr>
            <w:tcW w:w="886" w:type="dxa"/>
            <w:shd w:val="clear" w:color="auto" w:fill="D9D9D9"/>
          </w:tcPr>
          <w:p w14:paraId="0ED82866" w14:textId="77777777" w:rsidR="00B11855" w:rsidRPr="001F42D3" w:rsidRDefault="003D003E" w:rsidP="006C0E8E">
            <w:pPr>
              <w:pStyle w:val="TableEntryHeader"/>
            </w:pPr>
            <w:r w:rsidRPr="001F42D3">
              <w:t>Card.</w:t>
            </w:r>
          </w:p>
        </w:tc>
        <w:tc>
          <w:tcPr>
            <w:tcW w:w="874" w:type="dxa"/>
            <w:shd w:val="clear" w:color="auto" w:fill="D9D9D9"/>
          </w:tcPr>
          <w:p w14:paraId="159286A2" w14:textId="77777777" w:rsidR="00B11855" w:rsidRPr="001F42D3" w:rsidRDefault="003D003E" w:rsidP="006C0E8E">
            <w:pPr>
              <w:pStyle w:val="TableEntryHeader"/>
            </w:pPr>
            <w:r w:rsidRPr="001F42D3">
              <w:t>TBL#</w:t>
            </w:r>
          </w:p>
        </w:tc>
        <w:tc>
          <w:tcPr>
            <w:tcW w:w="1485" w:type="dxa"/>
            <w:shd w:val="clear" w:color="auto" w:fill="D9D9D9"/>
          </w:tcPr>
          <w:p w14:paraId="3143A375" w14:textId="77777777" w:rsidR="00B11855" w:rsidRPr="001F42D3" w:rsidRDefault="003D003E" w:rsidP="006C0E8E">
            <w:pPr>
              <w:pStyle w:val="TableEntryHeader"/>
            </w:pPr>
            <w:r w:rsidRPr="001F42D3">
              <w:t>Component Name</w:t>
            </w:r>
          </w:p>
        </w:tc>
        <w:tc>
          <w:tcPr>
            <w:tcW w:w="1440" w:type="dxa"/>
            <w:shd w:val="clear" w:color="auto" w:fill="D9D9D9"/>
          </w:tcPr>
          <w:p w14:paraId="0AE29899" w14:textId="77777777" w:rsidR="00B11855" w:rsidRPr="001F42D3" w:rsidRDefault="003D003E" w:rsidP="006C0E8E">
            <w:pPr>
              <w:pStyle w:val="TableEntryHeader"/>
            </w:pPr>
            <w:r w:rsidRPr="001F42D3">
              <w:t>Comments</w:t>
            </w:r>
          </w:p>
        </w:tc>
        <w:tc>
          <w:tcPr>
            <w:tcW w:w="1555" w:type="dxa"/>
            <w:shd w:val="clear" w:color="auto" w:fill="D9D9D9"/>
          </w:tcPr>
          <w:p w14:paraId="3204D7EF" w14:textId="77777777" w:rsidR="00B11855" w:rsidRPr="001F42D3" w:rsidRDefault="003D003E" w:rsidP="006C0E8E">
            <w:pPr>
              <w:pStyle w:val="TableEntryHeader"/>
            </w:pPr>
            <w:r w:rsidRPr="001F42D3">
              <w:t>Sec Ref</w:t>
            </w:r>
          </w:p>
        </w:tc>
      </w:tr>
      <w:tr w:rsidR="00C40FD5" w:rsidRPr="001F42D3" w14:paraId="39FB1405" w14:textId="77777777" w:rsidTr="005C1693">
        <w:trPr>
          <w:cantSplit/>
          <w:jc w:val="center"/>
        </w:trPr>
        <w:tc>
          <w:tcPr>
            <w:tcW w:w="797" w:type="dxa"/>
          </w:tcPr>
          <w:p w14:paraId="76F3D84A" w14:textId="77777777" w:rsidR="00B11855" w:rsidRPr="001F42D3" w:rsidRDefault="003D003E" w:rsidP="006C0E8E">
            <w:pPr>
              <w:pStyle w:val="TableEntry"/>
              <w:keepNext/>
            </w:pPr>
            <w:r w:rsidRPr="001F42D3">
              <w:t>1</w:t>
            </w:r>
          </w:p>
        </w:tc>
        <w:tc>
          <w:tcPr>
            <w:tcW w:w="927" w:type="dxa"/>
          </w:tcPr>
          <w:p w14:paraId="03BD7E01" w14:textId="77777777" w:rsidR="00B11855" w:rsidRPr="001F42D3" w:rsidRDefault="003D003E" w:rsidP="006C0E8E">
            <w:pPr>
              <w:pStyle w:val="TableEntry"/>
              <w:keepNext/>
            </w:pPr>
            <w:r w:rsidRPr="001F42D3">
              <w:t>20</w:t>
            </w:r>
          </w:p>
        </w:tc>
        <w:tc>
          <w:tcPr>
            <w:tcW w:w="641" w:type="dxa"/>
          </w:tcPr>
          <w:p w14:paraId="1797AE3A" w14:textId="77777777" w:rsidR="00B11855" w:rsidRPr="001F42D3" w:rsidRDefault="003D003E" w:rsidP="006C0E8E">
            <w:pPr>
              <w:pStyle w:val="TableEntry"/>
              <w:keepNext/>
            </w:pPr>
            <w:r w:rsidRPr="001F42D3">
              <w:t>ST</w:t>
            </w:r>
          </w:p>
        </w:tc>
        <w:tc>
          <w:tcPr>
            <w:tcW w:w="985" w:type="dxa"/>
          </w:tcPr>
          <w:p w14:paraId="3103B3F3" w14:textId="77777777" w:rsidR="00B11855" w:rsidRPr="001F42D3" w:rsidRDefault="003D003E" w:rsidP="006C0E8E">
            <w:pPr>
              <w:pStyle w:val="TableEntry"/>
              <w:keepNext/>
            </w:pPr>
            <w:r w:rsidRPr="001F42D3">
              <w:t>R</w:t>
            </w:r>
          </w:p>
        </w:tc>
        <w:tc>
          <w:tcPr>
            <w:tcW w:w="886" w:type="dxa"/>
          </w:tcPr>
          <w:p w14:paraId="761B32B0" w14:textId="77777777" w:rsidR="00B11855" w:rsidRPr="001F42D3" w:rsidRDefault="003D003E" w:rsidP="006C0E8E">
            <w:pPr>
              <w:pStyle w:val="TableEntry"/>
              <w:keepNext/>
            </w:pPr>
            <w:r w:rsidRPr="001F42D3">
              <w:t>[1..1]</w:t>
            </w:r>
          </w:p>
        </w:tc>
        <w:tc>
          <w:tcPr>
            <w:tcW w:w="874" w:type="dxa"/>
          </w:tcPr>
          <w:p w14:paraId="0C7479BC" w14:textId="77777777" w:rsidR="00B11855" w:rsidRPr="001F42D3" w:rsidRDefault="00B11855" w:rsidP="006C0E8E">
            <w:pPr>
              <w:pStyle w:val="TableEntry"/>
              <w:keepNext/>
            </w:pPr>
          </w:p>
        </w:tc>
        <w:tc>
          <w:tcPr>
            <w:tcW w:w="1485" w:type="dxa"/>
          </w:tcPr>
          <w:p w14:paraId="6B6ED512" w14:textId="77777777" w:rsidR="00B11855" w:rsidRPr="001F42D3" w:rsidRDefault="003D003E" w:rsidP="006C0E8E">
            <w:pPr>
              <w:pStyle w:val="TableEntry"/>
              <w:keepNext/>
            </w:pPr>
            <w:r w:rsidRPr="001F42D3">
              <w:t>Identifier</w:t>
            </w:r>
          </w:p>
        </w:tc>
        <w:tc>
          <w:tcPr>
            <w:tcW w:w="1440" w:type="dxa"/>
          </w:tcPr>
          <w:p w14:paraId="15F10116" w14:textId="77777777" w:rsidR="00B11855" w:rsidRPr="001F42D3" w:rsidRDefault="003D003E" w:rsidP="006C0E8E">
            <w:pPr>
              <w:pStyle w:val="TableEntry"/>
              <w:keepNext/>
            </w:pPr>
            <w:r w:rsidRPr="001F42D3">
              <w:t>Nomenclature Code</w:t>
            </w:r>
          </w:p>
        </w:tc>
        <w:tc>
          <w:tcPr>
            <w:tcW w:w="1555" w:type="dxa"/>
          </w:tcPr>
          <w:p w14:paraId="59C3720C" w14:textId="77777777" w:rsidR="00B11855" w:rsidRPr="001F42D3" w:rsidRDefault="003D003E" w:rsidP="006C0E8E">
            <w:pPr>
              <w:pStyle w:val="TableEntry"/>
              <w:keepNext/>
            </w:pPr>
            <w:r w:rsidRPr="001F42D3">
              <w:t>2.A.74</w:t>
            </w:r>
          </w:p>
        </w:tc>
      </w:tr>
      <w:tr w:rsidR="00C40FD5" w:rsidRPr="001F42D3" w14:paraId="4A625A59" w14:textId="77777777" w:rsidTr="005C1693">
        <w:trPr>
          <w:cantSplit/>
          <w:jc w:val="center"/>
        </w:trPr>
        <w:tc>
          <w:tcPr>
            <w:tcW w:w="797" w:type="dxa"/>
          </w:tcPr>
          <w:p w14:paraId="703BDF9A" w14:textId="77777777" w:rsidR="00B11855" w:rsidRPr="001F42D3" w:rsidRDefault="003D003E" w:rsidP="00805BA1">
            <w:pPr>
              <w:pStyle w:val="TableEntry"/>
            </w:pPr>
            <w:r w:rsidRPr="001F42D3">
              <w:t>2</w:t>
            </w:r>
          </w:p>
        </w:tc>
        <w:tc>
          <w:tcPr>
            <w:tcW w:w="927" w:type="dxa"/>
          </w:tcPr>
          <w:p w14:paraId="43FE0457" w14:textId="77777777" w:rsidR="00B11855" w:rsidRPr="001F42D3" w:rsidRDefault="003D003E" w:rsidP="00805BA1">
            <w:pPr>
              <w:pStyle w:val="TableEntry"/>
            </w:pPr>
            <w:r w:rsidRPr="001F42D3">
              <w:t>199</w:t>
            </w:r>
          </w:p>
        </w:tc>
        <w:tc>
          <w:tcPr>
            <w:tcW w:w="641" w:type="dxa"/>
          </w:tcPr>
          <w:p w14:paraId="02F95EF1" w14:textId="77777777" w:rsidR="00B11855" w:rsidRPr="001F42D3" w:rsidRDefault="003D003E" w:rsidP="00805BA1">
            <w:pPr>
              <w:pStyle w:val="TableEntry"/>
            </w:pPr>
            <w:r w:rsidRPr="001F42D3">
              <w:t>ST</w:t>
            </w:r>
          </w:p>
        </w:tc>
        <w:tc>
          <w:tcPr>
            <w:tcW w:w="985" w:type="dxa"/>
          </w:tcPr>
          <w:p w14:paraId="33BBF528" w14:textId="77777777" w:rsidR="00B11855" w:rsidRPr="001F42D3" w:rsidRDefault="003D003E" w:rsidP="00805BA1">
            <w:pPr>
              <w:pStyle w:val="TableEntry"/>
            </w:pPr>
            <w:r w:rsidRPr="001F42D3">
              <w:t>R</w:t>
            </w:r>
          </w:p>
        </w:tc>
        <w:tc>
          <w:tcPr>
            <w:tcW w:w="886" w:type="dxa"/>
          </w:tcPr>
          <w:p w14:paraId="4CB8BC73" w14:textId="77777777" w:rsidR="00B11855" w:rsidRPr="001F42D3" w:rsidRDefault="003D003E" w:rsidP="00805BA1">
            <w:pPr>
              <w:pStyle w:val="TableEntry"/>
            </w:pPr>
            <w:r w:rsidRPr="001F42D3">
              <w:t>[1..1]</w:t>
            </w:r>
          </w:p>
        </w:tc>
        <w:tc>
          <w:tcPr>
            <w:tcW w:w="874" w:type="dxa"/>
          </w:tcPr>
          <w:p w14:paraId="66226C1B" w14:textId="77777777" w:rsidR="00B11855" w:rsidRPr="001F42D3" w:rsidRDefault="00B11855" w:rsidP="00805BA1">
            <w:pPr>
              <w:pStyle w:val="TableEntry"/>
            </w:pPr>
          </w:p>
        </w:tc>
        <w:tc>
          <w:tcPr>
            <w:tcW w:w="1485" w:type="dxa"/>
          </w:tcPr>
          <w:p w14:paraId="519A29F7" w14:textId="77777777" w:rsidR="00B11855" w:rsidRPr="001F42D3" w:rsidRDefault="003D003E" w:rsidP="00805BA1">
            <w:pPr>
              <w:pStyle w:val="TableEntry"/>
            </w:pPr>
            <w:r w:rsidRPr="001F42D3">
              <w:t>Text</w:t>
            </w:r>
          </w:p>
        </w:tc>
        <w:tc>
          <w:tcPr>
            <w:tcW w:w="1440" w:type="dxa"/>
          </w:tcPr>
          <w:p w14:paraId="2248C0A0" w14:textId="77777777" w:rsidR="00B11855" w:rsidRPr="001F42D3" w:rsidRDefault="003D003E" w:rsidP="00805BA1">
            <w:pPr>
              <w:pStyle w:val="TableEntry"/>
            </w:pPr>
            <w:r w:rsidRPr="001F42D3">
              <w:t>Reference ID</w:t>
            </w:r>
          </w:p>
        </w:tc>
        <w:tc>
          <w:tcPr>
            <w:tcW w:w="1555" w:type="dxa"/>
          </w:tcPr>
          <w:p w14:paraId="5C127012" w14:textId="77777777" w:rsidR="00B11855" w:rsidRPr="001F42D3" w:rsidRDefault="003D003E" w:rsidP="00805BA1">
            <w:pPr>
              <w:pStyle w:val="TableEntry"/>
            </w:pPr>
            <w:r w:rsidRPr="001F42D3">
              <w:t>2.A.74</w:t>
            </w:r>
          </w:p>
        </w:tc>
      </w:tr>
      <w:tr w:rsidR="00C40FD5" w:rsidRPr="001F42D3" w14:paraId="64F90A8B" w14:textId="77777777" w:rsidTr="005C1693">
        <w:trPr>
          <w:cantSplit/>
          <w:jc w:val="center"/>
        </w:trPr>
        <w:tc>
          <w:tcPr>
            <w:tcW w:w="797" w:type="dxa"/>
          </w:tcPr>
          <w:p w14:paraId="3A30F32E" w14:textId="77777777" w:rsidR="00B11855" w:rsidRPr="001F42D3" w:rsidRDefault="003D003E" w:rsidP="00805BA1">
            <w:pPr>
              <w:pStyle w:val="TableEntry"/>
            </w:pPr>
            <w:r w:rsidRPr="001F42D3">
              <w:t>3</w:t>
            </w:r>
          </w:p>
        </w:tc>
        <w:tc>
          <w:tcPr>
            <w:tcW w:w="927" w:type="dxa"/>
          </w:tcPr>
          <w:p w14:paraId="02EE064E" w14:textId="77777777" w:rsidR="00B11855" w:rsidRPr="001F42D3" w:rsidRDefault="003D003E" w:rsidP="00805BA1">
            <w:pPr>
              <w:pStyle w:val="TableEntry"/>
            </w:pPr>
            <w:r w:rsidRPr="001F42D3">
              <w:t>20</w:t>
            </w:r>
          </w:p>
        </w:tc>
        <w:tc>
          <w:tcPr>
            <w:tcW w:w="641" w:type="dxa"/>
          </w:tcPr>
          <w:p w14:paraId="0074829B" w14:textId="77777777" w:rsidR="00B11855" w:rsidRPr="001F42D3" w:rsidRDefault="003D003E" w:rsidP="00805BA1">
            <w:pPr>
              <w:pStyle w:val="TableEntry"/>
            </w:pPr>
            <w:r w:rsidRPr="001F42D3">
              <w:t>ID</w:t>
            </w:r>
          </w:p>
        </w:tc>
        <w:tc>
          <w:tcPr>
            <w:tcW w:w="985" w:type="dxa"/>
          </w:tcPr>
          <w:p w14:paraId="10C3247E" w14:textId="77777777" w:rsidR="00B11855" w:rsidRPr="001F42D3" w:rsidRDefault="003D003E" w:rsidP="00805BA1">
            <w:pPr>
              <w:pStyle w:val="TableEntry"/>
            </w:pPr>
            <w:r w:rsidRPr="001F42D3">
              <w:t>R</w:t>
            </w:r>
          </w:p>
        </w:tc>
        <w:tc>
          <w:tcPr>
            <w:tcW w:w="886" w:type="dxa"/>
          </w:tcPr>
          <w:p w14:paraId="295BB861" w14:textId="77777777" w:rsidR="00B11855" w:rsidRPr="001F42D3" w:rsidRDefault="003D003E" w:rsidP="00805BA1">
            <w:pPr>
              <w:pStyle w:val="TableEntry"/>
            </w:pPr>
            <w:r w:rsidRPr="001F42D3">
              <w:t>[1..1]</w:t>
            </w:r>
          </w:p>
        </w:tc>
        <w:tc>
          <w:tcPr>
            <w:tcW w:w="874" w:type="dxa"/>
          </w:tcPr>
          <w:p w14:paraId="3EBD3A4F" w14:textId="77777777" w:rsidR="00B11855" w:rsidRPr="001F42D3" w:rsidRDefault="003D003E" w:rsidP="00805BA1">
            <w:pPr>
              <w:pStyle w:val="TableEntry"/>
            </w:pPr>
            <w:r w:rsidRPr="001F42D3">
              <w:t>0396</w:t>
            </w:r>
          </w:p>
        </w:tc>
        <w:tc>
          <w:tcPr>
            <w:tcW w:w="1485" w:type="dxa"/>
          </w:tcPr>
          <w:p w14:paraId="7C72C947" w14:textId="77777777" w:rsidR="00B11855" w:rsidRPr="001F42D3" w:rsidRDefault="003D003E" w:rsidP="00805BA1">
            <w:pPr>
              <w:pStyle w:val="TableEntry"/>
            </w:pPr>
            <w:r w:rsidRPr="001F42D3">
              <w:t>Name of Coding System</w:t>
            </w:r>
          </w:p>
        </w:tc>
        <w:tc>
          <w:tcPr>
            <w:tcW w:w="1440" w:type="dxa"/>
          </w:tcPr>
          <w:p w14:paraId="5AA0AE2A" w14:textId="77777777" w:rsidR="00B11855" w:rsidRPr="001F42D3" w:rsidRDefault="003D003E" w:rsidP="00805BA1">
            <w:pPr>
              <w:pStyle w:val="TableEntry"/>
            </w:pPr>
            <w:r w:rsidRPr="001F42D3">
              <w:t>"MDC"</w:t>
            </w:r>
          </w:p>
        </w:tc>
        <w:tc>
          <w:tcPr>
            <w:tcW w:w="1555" w:type="dxa"/>
          </w:tcPr>
          <w:p w14:paraId="61466762" w14:textId="77777777" w:rsidR="00B11855" w:rsidRPr="001F42D3" w:rsidRDefault="003D003E" w:rsidP="00805BA1">
            <w:pPr>
              <w:pStyle w:val="TableEntry"/>
            </w:pPr>
            <w:r w:rsidRPr="001F42D3">
              <w:t>2.A.35</w:t>
            </w:r>
          </w:p>
        </w:tc>
      </w:tr>
      <w:tr w:rsidR="00C40FD5" w:rsidRPr="001F42D3" w14:paraId="2D0A60FF" w14:textId="77777777" w:rsidTr="005C1693">
        <w:trPr>
          <w:cantSplit/>
          <w:jc w:val="center"/>
        </w:trPr>
        <w:tc>
          <w:tcPr>
            <w:tcW w:w="797" w:type="dxa"/>
          </w:tcPr>
          <w:p w14:paraId="41165E92" w14:textId="77777777" w:rsidR="00B11855" w:rsidRPr="001F42D3" w:rsidRDefault="003D003E" w:rsidP="00805BA1">
            <w:pPr>
              <w:pStyle w:val="TableEntry"/>
            </w:pPr>
            <w:r w:rsidRPr="001F42D3">
              <w:t>4</w:t>
            </w:r>
          </w:p>
        </w:tc>
        <w:tc>
          <w:tcPr>
            <w:tcW w:w="927" w:type="dxa"/>
          </w:tcPr>
          <w:p w14:paraId="1236EC58" w14:textId="77777777" w:rsidR="00B11855" w:rsidRPr="001F42D3" w:rsidRDefault="003D003E" w:rsidP="00805BA1">
            <w:pPr>
              <w:pStyle w:val="TableEntry"/>
            </w:pPr>
            <w:r w:rsidRPr="001F42D3">
              <w:t>20</w:t>
            </w:r>
          </w:p>
        </w:tc>
        <w:tc>
          <w:tcPr>
            <w:tcW w:w="641" w:type="dxa"/>
          </w:tcPr>
          <w:p w14:paraId="6015B59F" w14:textId="77777777" w:rsidR="00B11855" w:rsidRPr="001F42D3" w:rsidRDefault="003D003E" w:rsidP="00805BA1">
            <w:pPr>
              <w:pStyle w:val="TableEntry"/>
            </w:pPr>
            <w:r w:rsidRPr="001F42D3">
              <w:t>ST</w:t>
            </w:r>
          </w:p>
        </w:tc>
        <w:tc>
          <w:tcPr>
            <w:tcW w:w="985" w:type="dxa"/>
          </w:tcPr>
          <w:p w14:paraId="3BE583CE" w14:textId="77777777" w:rsidR="00B11855" w:rsidRPr="001F42D3" w:rsidRDefault="003D003E" w:rsidP="00805BA1">
            <w:pPr>
              <w:pStyle w:val="TableEntry"/>
            </w:pPr>
            <w:r w:rsidRPr="001F42D3">
              <w:t>RE</w:t>
            </w:r>
          </w:p>
        </w:tc>
        <w:tc>
          <w:tcPr>
            <w:tcW w:w="886" w:type="dxa"/>
          </w:tcPr>
          <w:p w14:paraId="6EFE5704" w14:textId="77777777" w:rsidR="00B11855" w:rsidRPr="001F42D3" w:rsidRDefault="003D003E" w:rsidP="00805BA1">
            <w:pPr>
              <w:pStyle w:val="TableEntry"/>
            </w:pPr>
            <w:r w:rsidRPr="001F42D3">
              <w:t>[0..1]</w:t>
            </w:r>
          </w:p>
        </w:tc>
        <w:tc>
          <w:tcPr>
            <w:tcW w:w="874" w:type="dxa"/>
          </w:tcPr>
          <w:p w14:paraId="2E5D24D9" w14:textId="77777777" w:rsidR="00B11855" w:rsidRPr="001F42D3" w:rsidRDefault="00B11855" w:rsidP="00805BA1">
            <w:pPr>
              <w:pStyle w:val="TableEntry"/>
            </w:pPr>
          </w:p>
        </w:tc>
        <w:tc>
          <w:tcPr>
            <w:tcW w:w="1485" w:type="dxa"/>
          </w:tcPr>
          <w:p w14:paraId="465B5DFE" w14:textId="77777777" w:rsidR="00B11855" w:rsidRPr="001F42D3" w:rsidRDefault="003D003E" w:rsidP="00805BA1">
            <w:pPr>
              <w:pStyle w:val="TableEntry"/>
            </w:pPr>
            <w:r w:rsidRPr="001F42D3">
              <w:t>Alternate Identifier</w:t>
            </w:r>
          </w:p>
        </w:tc>
        <w:tc>
          <w:tcPr>
            <w:tcW w:w="1440" w:type="dxa"/>
          </w:tcPr>
          <w:p w14:paraId="3A31A5DA" w14:textId="77777777" w:rsidR="00B11855" w:rsidRPr="001F42D3" w:rsidRDefault="00B11855" w:rsidP="00805BA1">
            <w:pPr>
              <w:pStyle w:val="TableEntry"/>
            </w:pPr>
          </w:p>
        </w:tc>
        <w:tc>
          <w:tcPr>
            <w:tcW w:w="1555" w:type="dxa"/>
          </w:tcPr>
          <w:p w14:paraId="1DB4681A" w14:textId="77777777" w:rsidR="00B11855" w:rsidRPr="001F42D3" w:rsidRDefault="003D003E" w:rsidP="00805BA1">
            <w:pPr>
              <w:pStyle w:val="TableEntry"/>
            </w:pPr>
            <w:r w:rsidRPr="001F42D3">
              <w:t>2.A.74</w:t>
            </w:r>
          </w:p>
        </w:tc>
      </w:tr>
      <w:tr w:rsidR="00C40FD5" w:rsidRPr="001F42D3" w14:paraId="311AD80F" w14:textId="77777777" w:rsidTr="005C1693">
        <w:trPr>
          <w:cantSplit/>
          <w:jc w:val="center"/>
        </w:trPr>
        <w:tc>
          <w:tcPr>
            <w:tcW w:w="797" w:type="dxa"/>
          </w:tcPr>
          <w:p w14:paraId="0237EF48" w14:textId="77777777" w:rsidR="00B11855" w:rsidRPr="001F42D3" w:rsidRDefault="003D003E" w:rsidP="00805BA1">
            <w:pPr>
              <w:pStyle w:val="TableEntry"/>
            </w:pPr>
            <w:r w:rsidRPr="001F42D3">
              <w:t>5</w:t>
            </w:r>
          </w:p>
        </w:tc>
        <w:tc>
          <w:tcPr>
            <w:tcW w:w="927" w:type="dxa"/>
          </w:tcPr>
          <w:p w14:paraId="36E34C10" w14:textId="77777777" w:rsidR="00B11855" w:rsidRPr="001F42D3" w:rsidRDefault="003D003E" w:rsidP="00805BA1">
            <w:pPr>
              <w:pStyle w:val="TableEntry"/>
            </w:pPr>
            <w:r w:rsidRPr="001F42D3">
              <w:t>199</w:t>
            </w:r>
          </w:p>
        </w:tc>
        <w:tc>
          <w:tcPr>
            <w:tcW w:w="641" w:type="dxa"/>
          </w:tcPr>
          <w:p w14:paraId="48E9D06A" w14:textId="77777777" w:rsidR="00B11855" w:rsidRPr="001F42D3" w:rsidRDefault="003D003E" w:rsidP="00805BA1">
            <w:pPr>
              <w:pStyle w:val="TableEntry"/>
            </w:pPr>
            <w:r w:rsidRPr="001F42D3">
              <w:t>ST</w:t>
            </w:r>
          </w:p>
        </w:tc>
        <w:tc>
          <w:tcPr>
            <w:tcW w:w="985" w:type="dxa"/>
          </w:tcPr>
          <w:p w14:paraId="4CED51BE" w14:textId="77777777" w:rsidR="00B11855" w:rsidRPr="001F42D3" w:rsidRDefault="003D003E" w:rsidP="00805BA1">
            <w:pPr>
              <w:pStyle w:val="TableEntry"/>
            </w:pPr>
            <w:r w:rsidRPr="001F42D3">
              <w:t>RE</w:t>
            </w:r>
          </w:p>
        </w:tc>
        <w:tc>
          <w:tcPr>
            <w:tcW w:w="886" w:type="dxa"/>
          </w:tcPr>
          <w:p w14:paraId="4765BAB1" w14:textId="77777777" w:rsidR="00B11855" w:rsidRPr="001F42D3" w:rsidRDefault="003D003E" w:rsidP="00805BA1">
            <w:pPr>
              <w:pStyle w:val="TableEntry"/>
            </w:pPr>
            <w:r w:rsidRPr="001F42D3">
              <w:t>[0..1]</w:t>
            </w:r>
          </w:p>
        </w:tc>
        <w:tc>
          <w:tcPr>
            <w:tcW w:w="874" w:type="dxa"/>
          </w:tcPr>
          <w:p w14:paraId="24B7FBE2" w14:textId="77777777" w:rsidR="00B11855" w:rsidRPr="001F42D3" w:rsidRDefault="00B11855" w:rsidP="00805BA1">
            <w:pPr>
              <w:pStyle w:val="TableEntry"/>
            </w:pPr>
          </w:p>
        </w:tc>
        <w:tc>
          <w:tcPr>
            <w:tcW w:w="1485" w:type="dxa"/>
          </w:tcPr>
          <w:p w14:paraId="4146CFF0" w14:textId="77777777" w:rsidR="00B11855" w:rsidRPr="001F42D3" w:rsidRDefault="003D003E" w:rsidP="00805BA1">
            <w:pPr>
              <w:pStyle w:val="TableEntry"/>
            </w:pPr>
            <w:r w:rsidRPr="001F42D3">
              <w:t>Alternate Text</w:t>
            </w:r>
          </w:p>
        </w:tc>
        <w:tc>
          <w:tcPr>
            <w:tcW w:w="1440" w:type="dxa"/>
          </w:tcPr>
          <w:p w14:paraId="54A404ED" w14:textId="77777777" w:rsidR="00B11855" w:rsidRPr="001F42D3" w:rsidRDefault="00B11855" w:rsidP="00805BA1">
            <w:pPr>
              <w:pStyle w:val="TableEntry"/>
            </w:pPr>
          </w:p>
        </w:tc>
        <w:tc>
          <w:tcPr>
            <w:tcW w:w="1555" w:type="dxa"/>
          </w:tcPr>
          <w:p w14:paraId="335DD0AA" w14:textId="77777777" w:rsidR="00B11855" w:rsidRPr="001F42D3" w:rsidRDefault="003D003E" w:rsidP="00805BA1">
            <w:pPr>
              <w:pStyle w:val="TableEntry"/>
            </w:pPr>
            <w:r w:rsidRPr="001F42D3">
              <w:t>2.A.74</w:t>
            </w:r>
          </w:p>
        </w:tc>
      </w:tr>
      <w:tr w:rsidR="00C40FD5" w:rsidRPr="001F42D3" w14:paraId="2CFF6B76" w14:textId="77777777" w:rsidTr="005C1693">
        <w:trPr>
          <w:cantSplit/>
          <w:jc w:val="center"/>
        </w:trPr>
        <w:tc>
          <w:tcPr>
            <w:tcW w:w="797" w:type="dxa"/>
          </w:tcPr>
          <w:p w14:paraId="6DDF8A2B" w14:textId="77777777" w:rsidR="00B11855" w:rsidRPr="001F42D3" w:rsidRDefault="003D003E" w:rsidP="00805BA1">
            <w:pPr>
              <w:pStyle w:val="TableEntry"/>
            </w:pPr>
            <w:r w:rsidRPr="001F42D3">
              <w:t>6</w:t>
            </w:r>
          </w:p>
        </w:tc>
        <w:tc>
          <w:tcPr>
            <w:tcW w:w="927" w:type="dxa"/>
          </w:tcPr>
          <w:p w14:paraId="33C481D7" w14:textId="77777777" w:rsidR="00B11855" w:rsidRPr="001F42D3" w:rsidRDefault="003D003E" w:rsidP="00805BA1">
            <w:pPr>
              <w:pStyle w:val="TableEntry"/>
            </w:pPr>
            <w:r w:rsidRPr="001F42D3">
              <w:t>20</w:t>
            </w:r>
          </w:p>
        </w:tc>
        <w:tc>
          <w:tcPr>
            <w:tcW w:w="641" w:type="dxa"/>
          </w:tcPr>
          <w:p w14:paraId="14B5F671" w14:textId="77777777" w:rsidR="00B11855" w:rsidRPr="001F42D3" w:rsidRDefault="003D003E" w:rsidP="00805BA1">
            <w:pPr>
              <w:pStyle w:val="TableEntry"/>
            </w:pPr>
            <w:r w:rsidRPr="001F42D3">
              <w:t>ID</w:t>
            </w:r>
          </w:p>
        </w:tc>
        <w:tc>
          <w:tcPr>
            <w:tcW w:w="985" w:type="dxa"/>
          </w:tcPr>
          <w:p w14:paraId="23BBFEA8" w14:textId="77777777" w:rsidR="00B11855" w:rsidRPr="001F42D3" w:rsidRDefault="003D003E" w:rsidP="00805BA1">
            <w:pPr>
              <w:pStyle w:val="TableEntry"/>
            </w:pPr>
            <w:r w:rsidRPr="001F42D3">
              <w:t>RE</w:t>
            </w:r>
          </w:p>
        </w:tc>
        <w:tc>
          <w:tcPr>
            <w:tcW w:w="886" w:type="dxa"/>
          </w:tcPr>
          <w:p w14:paraId="7E252FF2" w14:textId="77777777" w:rsidR="00B11855" w:rsidRPr="001F42D3" w:rsidRDefault="003D003E" w:rsidP="00805BA1">
            <w:pPr>
              <w:pStyle w:val="TableEntry"/>
            </w:pPr>
            <w:r w:rsidRPr="001F42D3">
              <w:t>[0..1]</w:t>
            </w:r>
          </w:p>
        </w:tc>
        <w:tc>
          <w:tcPr>
            <w:tcW w:w="874" w:type="dxa"/>
          </w:tcPr>
          <w:p w14:paraId="73AD4A9A" w14:textId="77777777" w:rsidR="00B11855" w:rsidRPr="001F42D3" w:rsidRDefault="003D003E" w:rsidP="00805BA1">
            <w:pPr>
              <w:pStyle w:val="TableEntry"/>
            </w:pPr>
            <w:r w:rsidRPr="001F42D3">
              <w:t>0396</w:t>
            </w:r>
          </w:p>
        </w:tc>
        <w:tc>
          <w:tcPr>
            <w:tcW w:w="1485" w:type="dxa"/>
          </w:tcPr>
          <w:p w14:paraId="5A13E12B" w14:textId="77777777" w:rsidR="00B11855" w:rsidRPr="001F42D3" w:rsidRDefault="003D003E" w:rsidP="00805BA1">
            <w:pPr>
              <w:pStyle w:val="TableEntry"/>
            </w:pPr>
            <w:r w:rsidRPr="001F42D3">
              <w:t>Name of Alternate Coding System</w:t>
            </w:r>
          </w:p>
        </w:tc>
        <w:tc>
          <w:tcPr>
            <w:tcW w:w="1440" w:type="dxa"/>
          </w:tcPr>
          <w:p w14:paraId="47B205C3" w14:textId="77777777" w:rsidR="00B11855" w:rsidRPr="001F42D3" w:rsidRDefault="00B11855" w:rsidP="00805BA1">
            <w:pPr>
              <w:pStyle w:val="TableEntry"/>
            </w:pPr>
          </w:p>
        </w:tc>
        <w:tc>
          <w:tcPr>
            <w:tcW w:w="1555" w:type="dxa"/>
          </w:tcPr>
          <w:p w14:paraId="1393ED33" w14:textId="77777777" w:rsidR="00B11855" w:rsidRPr="001F42D3" w:rsidRDefault="003D003E" w:rsidP="00805BA1">
            <w:pPr>
              <w:pStyle w:val="TableEntry"/>
            </w:pPr>
            <w:r w:rsidRPr="001F42D3">
              <w:t>2.A.35</w:t>
            </w:r>
          </w:p>
        </w:tc>
      </w:tr>
      <w:tr w:rsidR="00C40FD5" w:rsidRPr="001F42D3" w14:paraId="3DEFFA71" w14:textId="77777777" w:rsidTr="005C1693">
        <w:trPr>
          <w:cantSplit/>
          <w:jc w:val="center"/>
        </w:trPr>
        <w:tc>
          <w:tcPr>
            <w:tcW w:w="797" w:type="dxa"/>
          </w:tcPr>
          <w:p w14:paraId="5DCA4E9B" w14:textId="77777777" w:rsidR="00B11855" w:rsidRPr="001F42D3" w:rsidRDefault="003D003E" w:rsidP="00805BA1">
            <w:pPr>
              <w:pStyle w:val="TableEntry"/>
            </w:pPr>
            <w:r w:rsidRPr="001F42D3">
              <w:t>7</w:t>
            </w:r>
          </w:p>
        </w:tc>
        <w:tc>
          <w:tcPr>
            <w:tcW w:w="927" w:type="dxa"/>
          </w:tcPr>
          <w:p w14:paraId="353667C0" w14:textId="77777777" w:rsidR="00B11855" w:rsidRPr="001F42D3" w:rsidRDefault="003D003E" w:rsidP="00805BA1">
            <w:pPr>
              <w:pStyle w:val="TableEntry"/>
            </w:pPr>
            <w:r w:rsidRPr="001F42D3">
              <w:t>10</w:t>
            </w:r>
          </w:p>
        </w:tc>
        <w:tc>
          <w:tcPr>
            <w:tcW w:w="641" w:type="dxa"/>
          </w:tcPr>
          <w:p w14:paraId="0337099E" w14:textId="77777777" w:rsidR="00B11855" w:rsidRPr="001F42D3" w:rsidRDefault="003D003E" w:rsidP="00805BA1">
            <w:pPr>
              <w:pStyle w:val="TableEntry"/>
            </w:pPr>
            <w:r w:rsidRPr="001F42D3">
              <w:t>ST</w:t>
            </w:r>
          </w:p>
        </w:tc>
        <w:tc>
          <w:tcPr>
            <w:tcW w:w="985" w:type="dxa"/>
          </w:tcPr>
          <w:p w14:paraId="7178B635" w14:textId="77777777" w:rsidR="00B11855" w:rsidRPr="001F42D3" w:rsidRDefault="003D003E" w:rsidP="00805BA1">
            <w:pPr>
              <w:pStyle w:val="TableEntry"/>
            </w:pPr>
            <w:r w:rsidRPr="001F42D3">
              <w:t>X</w:t>
            </w:r>
          </w:p>
        </w:tc>
        <w:tc>
          <w:tcPr>
            <w:tcW w:w="886" w:type="dxa"/>
          </w:tcPr>
          <w:p w14:paraId="3EF2F7DB" w14:textId="77777777" w:rsidR="00B11855" w:rsidRPr="001F42D3" w:rsidRDefault="003D003E" w:rsidP="00805BA1">
            <w:pPr>
              <w:pStyle w:val="TableEntry"/>
            </w:pPr>
            <w:r w:rsidRPr="001F42D3">
              <w:t>[0..0]</w:t>
            </w:r>
          </w:p>
        </w:tc>
        <w:tc>
          <w:tcPr>
            <w:tcW w:w="874" w:type="dxa"/>
          </w:tcPr>
          <w:p w14:paraId="0A1B6CFF" w14:textId="77777777" w:rsidR="00B11855" w:rsidRPr="001F42D3" w:rsidRDefault="00B11855" w:rsidP="00805BA1">
            <w:pPr>
              <w:pStyle w:val="TableEntry"/>
            </w:pPr>
          </w:p>
        </w:tc>
        <w:tc>
          <w:tcPr>
            <w:tcW w:w="1485" w:type="dxa"/>
          </w:tcPr>
          <w:p w14:paraId="59311D58" w14:textId="77777777" w:rsidR="00B11855" w:rsidRPr="001F42D3" w:rsidRDefault="003D003E" w:rsidP="00805BA1">
            <w:pPr>
              <w:pStyle w:val="TableEntry"/>
            </w:pPr>
            <w:r w:rsidRPr="001F42D3">
              <w:t>Coding System Version ID</w:t>
            </w:r>
          </w:p>
        </w:tc>
        <w:tc>
          <w:tcPr>
            <w:tcW w:w="1440" w:type="dxa"/>
          </w:tcPr>
          <w:p w14:paraId="4C3FA756" w14:textId="77777777" w:rsidR="00B11855" w:rsidRPr="001F42D3" w:rsidRDefault="00B11855" w:rsidP="00805BA1">
            <w:pPr>
              <w:pStyle w:val="TableEntry"/>
            </w:pPr>
          </w:p>
        </w:tc>
        <w:tc>
          <w:tcPr>
            <w:tcW w:w="1555" w:type="dxa"/>
          </w:tcPr>
          <w:p w14:paraId="41037D70" w14:textId="77777777" w:rsidR="00B11855" w:rsidRPr="001F42D3" w:rsidRDefault="003D003E" w:rsidP="00805BA1">
            <w:pPr>
              <w:pStyle w:val="TableEntry"/>
            </w:pPr>
            <w:r w:rsidRPr="001F42D3">
              <w:t>2.A.74</w:t>
            </w:r>
          </w:p>
        </w:tc>
      </w:tr>
      <w:tr w:rsidR="00C40FD5" w:rsidRPr="001F42D3" w14:paraId="56DC27B6" w14:textId="77777777" w:rsidTr="005C1693">
        <w:trPr>
          <w:cantSplit/>
          <w:jc w:val="center"/>
        </w:trPr>
        <w:tc>
          <w:tcPr>
            <w:tcW w:w="797" w:type="dxa"/>
          </w:tcPr>
          <w:p w14:paraId="3A67A934" w14:textId="77777777" w:rsidR="00B11855" w:rsidRPr="001F42D3" w:rsidRDefault="003D003E" w:rsidP="00805BA1">
            <w:pPr>
              <w:pStyle w:val="TableEntry"/>
            </w:pPr>
            <w:r w:rsidRPr="001F42D3">
              <w:t>8</w:t>
            </w:r>
          </w:p>
        </w:tc>
        <w:tc>
          <w:tcPr>
            <w:tcW w:w="927" w:type="dxa"/>
          </w:tcPr>
          <w:p w14:paraId="35D2F5CD" w14:textId="77777777" w:rsidR="00B11855" w:rsidRPr="001F42D3" w:rsidRDefault="003D003E" w:rsidP="00805BA1">
            <w:pPr>
              <w:pStyle w:val="TableEntry"/>
            </w:pPr>
            <w:r w:rsidRPr="001F42D3">
              <w:t>10</w:t>
            </w:r>
          </w:p>
        </w:tc>
        <w:tc>
          <w:tcPr>
            <w:tcW w:w="641" w:type="dxa"/>
          </w:tcPr>
          <w:p w14:paraId="792C7F01" w14:textId="77777777" w:rsidR="00B11855" w:rsidRPr="001F42D3" w:rsidRDefault="003D003E" w:rsidP="00805BA1">
            <w:pPr>
              <w:pStyle w:val="TableEntry"/>
            </w:pPr>
            <w:r w:rsidRPr="001F42D3">
              <w:t>ST</w:t>
            </w:r>
          </w:p>
        </w:tc>
        <w:tc>
          <w:tcPr>
            <w:tcW w:w="985" w:type="dxa"/>
          </w:tcPr>
          <w:p w14:paraId="3B1138C8" w14:textId="77777777" w:rsidR="00B11855" w:rsidRPr="001F42D3" w:rsidRDefault="003D003E" w:rsidP="00805BA1">
            <w:pPr>
              <w:pStyle w:val="TableEntry"/>
            </w:pPr>
            <w:r w:rsidRPr="001F42D3">
              <w:t>X</w:t>
            </w:r>
          </w:p>
        </w:tc>
        <w:tc>
          <w:tcPr>
            <w:tcW w:w="886" w:type="dxa"/>
          </w:tcPr>
          <w:p w14:paraId="1EBC2E65" w14:textId="77777777" w:rsidR="00B11855" w:rsidRPr="001F42D3" w:rsidRDefault="003D003E" w:rsidP="00805BA1">
            <w:pPr>
              <w:pStyle w:val="TableEntry"/>
            </w:pPr>
            <w:r w:rsidRPr="001F42D3">
              <w:t>[0..0]</w:t>
            </w:r>
          </w:p>
        </w:tc>
        <w:tc>
          <w:tcPr>
            <w:tcW w:w="874" w:type="dxa"/>
          </w:tcPr>
          <w:p w14:paraId="344C9516" w14:textId="77777777" w:rsidR="00B11855" w:rsidRPr="001F42D3" w:rsidRDefault="00B11855" w:rsidP="00805BA1">
            <w:pPr>
              <w:pStyle w:val="TableEntry"/>
            </w:pPr>
          </w:p>
        </w:tc>
        <w:tc>
          <w:tcPr>
            <w:tcW w:w="1485" w:type="dxa"/>
          </w:tcPr>
          <w:p w14:paraId="79002FE6" w14:textId="77777777" w:rsidR="00B11855" w:rsidRPr="001F42D3" w:rsidRDefault="003D003E" w:rsidP="00805BA1">
            <w:pPr>
              <w:pStyle w:val="TableEntry"/>
            </w:pPr>
            <w:r w:rsidRPr="001F42D3">
              <w:t>Alternate Coding System Version ID</w:t>
            </w:r>
          </w:p>
        </w:tc>
        <w:tc>
          <w:tcPr>
            <w:tcW w:w="1440" w:type="dxa"/>
          </w:tcPr>
          <w:p w14:paraId="173A92A1" w14:textId="77777777" w:rsidR="00B11855" w:rsidRPr="001F42D3" w:rsidRDefault="00B11855" w:rsidP="00805BA1">
            <w:pPr>
              <w:pStyle w:val="TableEntry"/>
            </w:pPr>
          </w:p>
        </w:tc>
        <w:tc>
          <w:tcPr>
            <w:tcW w:w="1555" w:type="dxa"/>
          </w:tcPr>
          <w:p w14:paraId="3D17D892" w14:textId="77777777" w:rsidR="00B11855" w:rsidRPr="001F42D3" w:rsidRDefault="003D003E" w:rsidP="00805BA1">
            <w:pPr>
              <w:pStyle w:val="TableEntry"/>
            </w:pPr>
            <w:r w:rsidRPr="001F42D3">
              <w:t>2.A.74</w:t>
            </w:r>
          </w:p>
        </w:tc>
      </w:tr>
      <w:tr w:rsidR="00C40FD5" w:rsidRPr="001F42D3" w14:paraId="3CF4EE35" w14:textId="77777777" w:rsidTr="005C1693">
        <w:trPr>
          <w:cantSplit/>
          <w:jc w:val="center"/>
        </w:trPr>
        <w:tc>
          <w:tcPr>
            <w:tcW w:w="797" w:type="dxa"/>
          </w:tcPr>
          <w:p w14:paraId="56EC66AE" w14:textId="77777777" w:rsidR="00B11855" w:rsidRPr="001F42D3" w:rsidRDefault="003D003E" w:rsidP="00805BA1">
            <w:pPr>
              <w:pStyle w:val="TableEntry"/>
            </w:pPr>
            <w:r w:rsidRPr="001F42D3">
              <w:t>9</w:t>
            </w:r>
          </w:p>
        </w:tc>
        <w:tc>
          <w:tcPr>
            <w:tcW w:w="927" w:type="dxa"/>
          </w:tcPr>
          <w:p w14:paraId="462BFAD3" w14:textId="77777777" w:rsidR="00B11855" w:rsidRPr="001F42D3" w:rsidRDefault="003D003E" w:rsidP="00805BA1">
            <w:pPr>
              <w:pStyle w:val="TableEntry"/>
            </w:pPr>
            <w:r w:rsidRPr="001F42D3">
              <w:t>199</w:t>
            </w:r>
          </w:p>
        </w:tc>
        <w:tc>
          <w:tcPr>
            <w:tcW w:w="641" w:type="dxa"/>
          </w:tcPr>
          <w:p w14:paraId="204253C9" w14:textId="77777777" w:rsidR="00B11855" w:rsidRPr="001F42D3" w:rsidRDefault="003D003E" w:rsidP="00805BA1">
            <w:pPr>
              <w:pStyle w:val="TableEntry"/>
            </w:pPr>
            <w:r w:rsidRPr="001F42D3">
              <w:t>ST</w:t>
            </w:r>
          </w:p>
        </w:tc>
        <w:tc>
          <w:tcPr>
            <w:tcW w:w="985" w:type="dxa"/>
          </w:tcPr>
          <w:p w14:paraId="2B950569" w14:textId="77777777" w:rsidR="00B11855" w:rsidRPr="001F42D3" w:rsidRDefault="003D003E" w:rsidP="00805BA1">
            <w:pPr>
              <w:pStyle w:val="TableEntry"/>
            </w:pPr>
            <w:r w:rsidRPr="001F42D3">
              <w:t>X</w:t>
            </w:r>
          </w:p>
        </w:tc>
        <w:tc>
          <w:tcPr>
            <w:tcW w:w="886" w:type="dxa"/>
          </w:tcPr>
          <w:p w14:paraId="0EFD5A40" w14:textId="77777777" w:rsidR="00B11855" w:rsidRPr="001F42D3" w:rsidRDefault="003D003E" w:rsidP="00805BA1">
            <w:pPr>
              <w:pStyle w:val="TableEntry"/>
            </w:pPr>
            <w:r w:rsidRPr="001F42D3">
              <w:t>[0..0]</w:t>
            </w:r>
          </w:p>
        </w:tc>
        <w:tc>
          <w:tcPr>
            <w:tcW w:w="874" w:type="dxa"/>
          </w:tcPr>
          <w:p w14:paraId="287BF935" w14:textId="77777777" w:rsidR="00B11855" w:rsidRPr="001F42D3" w:rsidRDefault="00B11855" w:rsidP="00805BA1">
            <w:pPr>
              <w:pStyle w:val="TableEntry"/>
            </w:pPr>
          </w:p>
        </w:tc>
        <w:tc>
          <w:tcPr>
            <w:tcW w:w="1485" w:type="dxa"/>
          </w:tcPr>
          <w:p w14:paraId="37142352" w14:textId="77777777" w:rsidR="00B11855" w:rsidRPr="001F42D3" w:rsidRDefault="003D003E" w:rsidP="00805BA1">
            <w:pPr>
              <w:pStyle w:val="TableEntry"/>
            </w:pPr>
            <w:r w:rsidRPr="001F42D3">
              <w:t>Original Text</w:t>
            </w:r>
          </w:p>
        </w:tc>
        <w:tc>
          <w:tcPr>
            <w:tcW w:w="1440" w:type="dxa"/>
          </w:tcPr>
          <w:p w14:paraId="1A9BDC0E" w14:textId="77777777" w:rsidR="00B11855" w:rsidRPr="001F42D3" w:rsidRDefault="00B11855" w:rsidP="00805BA1">
            <w:pPr>
              <w:pStyle w:val="TableEntry"/>
            </w:pPr>
          </w:p>
        </w:tc>
        <w:tc>
          <w:tcPr>
            <w:tcW w:w="1555" w:type="dxa"/>
          </w:tcPr>
          <w:p w14:paraId="6855C1B3" w14:textId="77777777" w:rsidR="00B11855" w:rsidRPr="001F42D3" w:rsidRDefault="003D003E" w:rsidP="00805BA1">
            <w:pPr>
              <w:pStyle w:val="TableEntry"/>
            </w:pPr>
            <w:r w:rsidRPr="001F42D3">
              <w:t>2.A.74</w:t>
            </w:r>
          </w:p>
        </w:tc>
      </w:tr>
    </w:tbl>
    <w:p w14:paraId="1B633C9A" w14:textId="7DD1A323" w:rsidR="00B11855" w:rsidRPr="001F42D3" w:rsidRDefault="003D003E" w:rsidP="004574FE">
      <w:pPr>
        <w:pStyle w:val="Note"/>
        <w:ind w:left="0" w:hanging="2"/>
      </w:pPr>
      <w:r w:rsidRPr="001F42D3">
        <w:t>Definition: This data type transmits codes</w:t>
      </w:r>
      <w:r w:rsidR="00471147" w:rsidRPr="001F42D3">
        <w:t>,</w:t>
      </w:r>
      <w:r w:rsidRPr="001F42D3">
        <w:t xml:space="preserve"> and the text associated with the code.</w:t>
      </w:r>
    </w:p>
    <w:tbl>
      <w:tblPr>
        <w:tblW w:w="0" w:type="auto"/>
        <w:tblLayout w:type="fixed"/>
        <w:tblLook w:val="04A0" w:firstRow="1" w:lastRow="0" w:firstColumn="1" w:lastColumn="0" w:noHBand="0" w:noVBand="1"/>
      </w:tblPr>
      <w:tblGrid>
        <w:gridCol w:w="9576"/>
      </w:tblGrid>
      <w:tr w:rsidR="00B11855" w:rsidRPr="001F42D3" w14:paraId="4E388F47"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49188F26" w14:textId="77777777" w:rsidR="00B11855" w:rsidRPr="001F42D3" w:rsidRDefault="003D003E" w:rsidP="004574FE">
            <w:pPr>
              <w:pStyle w:val="Note"/>
              <w:ind w:left="0" w:hanging="2"/>
            </w:pPr>
            <w:r w:rsidRPr="001F42D3">
              <w:t>Maximum Length: 705</w:t>
            </w:r>
          </w:p>
        </w:tc>
      </w:tr>
    </w:tbl>
    <w:p w14:paraId="6ADD74E7" w14:textId="77777777" w:rsidR="00B11855" w:rsidRPr="001F42D3" w:rsidRDefault="003D003E" w:rsidP="004574FE">
      <w:pPr>
        <w:pStyle w:val="Note"/>
        <w:ind w:left="0" w:hanging="2"/>
      </w:pPr>
      <w:r w:rsidRPr="001F42D3">
        <w:t>Where:</w:t>
      </w:r>
    </w:p>
    <w:p w14:paraId="4CDAA127" w14:textId="4845BA77" w:rsidR="00B11855" w:rsidRPr="001F42D3" w:rsidRDefault="003D003E" w:rsidP="004574FE">
      <w:pPr>
        <w:pStyle w:val="Note"/>
        <w:ind w:left="0" w:hanging="2"/>
      </w:pPr>
      <w:r w:rsidRPr="001F42D3">
        <w:t>Nomenclature Code is the string representation of the decimal value corresponding to the context free 32bit representation of the Nomenclature Code</w:t>
      </w:r>
    </w:p>
    <w:p w14:paraId="7A6529E9" w14:textId="77777777" w:rsidR="00B11855" w:rsidRPr="001F42D3" w:rsidRDefault="003D003E" w:rsidP="004574FE">
      <w:pPr>
        <w:pStyle w:val="Note"/>
        <w:ind w:left="0" w:hanging="2"/>
      </w:pPr>
      <w:r w:rsidRPr="001F42D3">
        <w:t>[context-free] Nomenclature Code = (Code Block number * 2**16) + [context-sensitive], where [context-sensitive] is an offset, reflecting a particular variant of an associated "discriminator". The Reference ID is also modified to reflect the variant.</w:t>
      </w:r>
    </w:p>
    <w:p w14:paraId="1605BA32" w14:textId="77777777" w:rsidR="00B11855" w:rsidRPr="001F42D3" w:rsidRDefault="003D003E" w:rsidP="004574FE">
      <w:pPr>
        <w:pStyle w:val="Note"/>
        <w:ind w:left="0" w:hanging="2"/>
      </w:pPr>
      <w:r w:rsidRPr="001F42D3">
        <w:t>For example, for the "Device Type" Nomenclature, the Device Type discriminator is as follows:</w:t>
      </w:r>
    </w:p>
    <w:p w14:paraId="74C4CF07" w14:textId="77777777" w:rsidR="00B11855" w:rsidRPr="001F42D3" w:rsidRDefault="00B11855" w:rsidP="000A5604">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8"/>
        <w:gridCol w:w="2880"/>
        <w:gridCol w:w="2880"/>
      </w:tblGrid>
      <w:tr w:rsidR="00C40FD5" w:rsidRPr="001F42D3" w14:paraId="123BB79C" w14:textId="77777777" w:rsidTr="00EB7483">
        <w:trPr>
          <w:cantSplit/>
          <w:jc w:val="center"/>
        </w:trPr>
        <w:tc>
          <w:tcPr>
            <w:tcW w:w="2988" w:type="dxa"/>
            <w:shd w:val="clear" w:color="auto" w:fill="D9D9D9"/>
          </w:tcPr>
          <w:p w14:paraId="3D472898" w14:textId="77777777" w:rsidR="00B11855" w:rsidRPr="001F42D3" w:rsidRDefault="003D003E" w:rsidP="000A5604">
            <w:pPr>
              <w:pStyle w:val="TableEntryHeader"/>
            </w:pPr>
            <w:r w:rsidRPr="001F42D3">
              <w:t>Ref ID variant</w:t>
            </w:r>
          </w:p>
        </w:tc>
        <w:tc>
          <w:tcPr>
            <w:tcW w:w="2880" w:type="dxa"/>
            <w:shd w:val="clear" w:color="auto" w:fill="D9D9D9"/>
          </w:tcPr>
          <w:p w14:paraId="6DED1C2B" w14:textId="77777777" w:rsidR="00B11855" w:rsidRPr="001F42D3" w:rsidRDefault="003D003E" w:rsidP="000A5604">
            <w:pPr>
              <w:pStyle w:val="TableEntryHeader"/>
            </w:pPr>
            <w:r w:rsidRPr="001F42D3">
              <w:t>Description</w:t>
            </w:r>
          </w:p>
        </w:tc>
        <w:tc>
          <w:tcPr>
            <w:tcW w:w="2880" w:type="dxa"/>
            <w:shd w:val="clear" w:color="auto" w:fill="D9D9D9"/>
          </w:tcPr>
          <w:p w14:paraId="3C5E8C5E" w14:textId="77777777" w:rsidR="00B11855" w:rsidRPr="001F42D3" w:rsidRDefault="003D003E" w:rsidP="000A5604">
            <w:pPr>
              <w:pStyle w:val="TableEntryHeader"/>
            </w:pPr>
            <w:r w:rsidRPr="001F42D3">
              <w:t>Term Code Offset</w:t>
            </w:r>
          </w:p>
        </w:tc>
      </w:tr>
      <w:tr w:rsidR="00B11855" w:rsidRPr="001F42D3" w14:paraId="3D73CEE2" w14:textId="77777777" w:rsidTr="006C0E8E">
        <w:trPr>
          <w:cantSplit/>
          <w:jc w:val="center"/>
        </w:trPr>
        <w:tc>
          <w:tcPr>
            <w:tcW w:w="2988" w:type="dxa"/>
          </w:tcPr>
          <w:p w14:paraId="17FF9DC3" w14:textId="77777777" w:rsidR="00B11855" w:rsidRPr="001F42D3" w:rsidRDefault="003D003E" w:rsidP="000A5604">
            <w:pPr>
              <w:pStyle w:val="TableEntry"/>
            </w:pPr>
            <w:r w:rsidRPr="001F42D3">
              <w:t>DEV</w:t>
            </w:r>
          </w:p>
        </w:tc>
        <w:tc>
          <w:tcPr>
            <w:tcW w:w="2880" w:type="dxa"/>
          </w:tcPr>
          <w:p w14:paraId="4453FD42" w14:textId="77777777" w:rsidR="00B11855" w:rsidRPr="001F42D3" w:rsidRDefault="003D003E" w:rsidP="000A5604">
            <w:pPr>
              <w:pStyle w:val="TableEntry"/>
            </w:pPr>
            <w:r w:rsidRPr="001F42D3">
              <w:t>Not otherwise specified</w:t>
            </w:r>
          </w:p>
        </w:tc>
        <w:tc>
          <w:tcPr>
            <w:tcW w:w="2880" w:type="dxa"/>
          </w:tcPr>
          <w:p w14:paraId="6527A863" w14:textId="77777777" w:rsidR="00B11855" w:rsidRPr="001F42D3" w:rsidRDefault="003D003E" w:rsidP="000A5604">
            <w:pPr>
              <w:pStyle w:val="TableEntry"/>
            </w:pPr>
            <w:r w:rsidRPr="001F42D3">
              <w:t>0</w:t>
            </w:r>
          </w:p>
        </w:tc>
      </w:tr>
      <w:tr w:rsidR="00B11855" w:rsidRPr="001F42D3" w14:paraId="05045D88" w14:textId="77777777" w:rsidTr="006C0E8E">
        <w:trPr>
          <w:cantSplit/>
          <w:jc w:val="center"/>
        </w:trPr>
        <w:tc>
          <w:tcPr>
            <w:tcW w:w="2988" w:type="dxa"/>
          </w:tcPr>
          <w:p w14:paraId="1ED483AE" w14:textId="77777777" w:rsidR="00B11855" w:rsidRPr="001F42D3" w:rsidRDefault="003D003E" w:rsidP="000A5604">
            <w:pPr>
              <w:pStyle w:val="TableEntry"/>
            </w:pPr>
            <w:r w:rsidRPr="001F42D3">
              <w:t>MDS</w:t>
            </w:r>
          </w:p>
        </w:tc>
        <w:tc>
          <w:tcPr>
            <w:tcW w:w="2880" w:type="dxa"/>
          </w:tcPr>
          <w:p w14:paraId="59CC59F0" w14:textId="77777777" w:rsidR="00B11855" w:rsidRPr="001F42D3" w:rsidRDefault="003D003E" w:rsidP="000A5604">
            <w:pPr>
              <w:pStyle w:val="TableEntry"/>
            </w:pPr>
            <w:r w:rsidRPr="001F42D3">
              <w:t>Medical Device System</w:t>
            </w:r>
          </w:p>
        </w:tc>
        <w:tc>
          <w:tcPr>
            <w:tcW w:w="2880" w:type="dxa"/>
          </w:tcPr>
          <w:p w14:paraId="0FA34114" w14:textId="77777777" w:rsidR="00B11855" w:rsidRPr="001F42D3" w:rsidRDefault="003D003E" w:rsidP="000A5604">
            <w:pPr>
              <w:pStyle w:val="TableEntry"/>
            </w:pPr>
            <w:r w:rsidRPr="001F42D3">
              <w:t>1</w:t>
            </w:r>
          </w:p>
        </w:tc>
      </w:tr>
      <w:tr w:rsidR="00B11855" w:rsidRPr="001F42D3" w14:paraId="5F49A6B5" w14:textId="77777777" w:rsidTr="006C0E8E">
        <w:trPr>
          <w:cantSplit/>
          <w:jc w:val="center"/>
        </w:trPr>
        <w:tc>
          <w:tcPr>
            <w:tcW w:w="2988" w:type="dxa"/>
          </w:tcPr>
          <w:p w14:paraId="1384E5E7" w14:textId="77777777" w:rsidR="00B11855" w:rsidRPr="001F42D3" w:rsidRDefault="003D003E" w:rsidP="000A5604">
            <w:pPr>
              <w:pStyle w:val="TableEntry"/>
            </w:pPr>
            <w:r w:rsidRPr="001F42D3">
              <w:t>VMD</w:t>
            </w:r>
          </w:p>
        </w:tc>
        <w:tc>
          <w:tcPr>
            <w:tcW w:w="2880" w:type="dxa"/>
          </w:tcPr>
          <w:p w14:paraId="6C748AEF" w14:textId="77777777" w:rsidR="00B11855" w:rsidRPr="001F42D3" w:rsidRDefault="003D003E" w:rsidP="000A5604">
            <w:pPr>
              <w:pStyle w:val="TableEntry"/>
            </w:pPr>
            <w:r w:rsidRPr="001F42D3">
              <w:t>Virtual Medical Device</w:t>
            </w:r>
          </w:p>
        </w:tc>
        <w:tc>
          <w:tcPr>
            <w:tcW w:w="2880" w:type="dxa"/>
          </w:tcPr>
          <w:p w14:paraId="4E02DF9F" w14:textId="77777777" w:rsidR="00B11855" w:rsidRPr="001F42D3" w:rsidRDefault="003D003E" w:rsidP="000A5604">
            <w:pPr>
              <w:pStyle w:val="TableEntry"/>
            </w:pPr>
            <w:r w:rsidRPr="001F42D3">
              <w:t>2</w:t>
            </w:r>
          </w:p>
        </w:tc>
      </w:tr>
      <w:tr w:rsidR="00B11855" w:rsidRPr="001F42D3" w14:paraId="76DC65B7" w14:textId="77777777" w:rsidTr="006C0E8E">
        <w:trPr>
          <w:cantSplit/>
          <w:jc w:val="center"/>
        </w:trPr>
        <w:tc>
          <w:tcPr>
            <w:tcW w:w="2988" w:type="dxa"/>
          </w:tcPr>
          <w:p w14:paraId="278D66B1" w14:textId="77777777" w:rsidR="00B11855" w:rsidRPr="001F42D3" w:rsidRDefault="003D003E" w:rsidP="000A5604">
            <w:pPr>
              <w:pStyle w:val="TableEntry"/>
            </w:pPr>
            <w:r w:rsidRPr="001F42D3">
              <w:t>CHAN</w:t>
            </w:r>
          </w:p>
        </w:tc>
        <w:tc>
          <w:tcPr>
            <w:tcW w:w="2880" w:type="dxa"/>
          </w:tcPr>
          <w:p w14:paraId="76A94E38" w14:textId="77777777" w:rsidR="00B11855" w:rsidRPr="001F42D3" w:rsidRDefault="003D003E" w:rsidP="000A5604">
            <w:pPr>
              <w:pStyle w:val="TableEntry"/>
            </w:pPr>
            <w:r w:rsidRPr="001F42D3">
              <w:t>Channel</w:t>
            </w:r>
          </w:p>
        </w:tc>
        <w:tc>
          <w:tcPr>
            <w:tcW w:w="2880" w:type="dxa"/>
          </w:tcPr>
          <w:p w14:paraId="582AA3D7" w14:textId="77777777" w:rsidR="00B11855" w:rsidRPr="001F42D3" w:rsidRDefault="003D003E" w:rsidP="000A5604">
            <w:pPr>
              <w:pStyle w:val="TableEntry"/>
            </w:pPr>
            <w:r w:rsidRPr="001F42D3">
              <w:t>3</w:t>
            </w:r>
          </w:p>
        </w:tc>
      </w:tr>
    </w:tbl>
    <w:p w14:paraId="5AD1530B" w14:textId="0EB4FF84" w:rsidR="00B11855" w:rsidRPr="001F42D3" w:rsidRDefault="003D003E" w:rsidP="004574FE">
      <w:pPr>
        <w:pStyle w:val="BodyText"/>
      </w:pPr>
      <w:r w:rsidRPr="001F42D3">
        <w:lastRenderedPageBreak/>
        <w:t xml:space="preserve">Nomenclature codes are obtained from IEEE-11073-10101 Medical Device Communications – Nomenclature where available. Additional codes that are not yet standardized are contained in the Rosetta Terminology Mapping (see </w:t>
      </w:r>
      <w:r w:rsidR="006E73C1" w:rsidRPr="001F42D3">
        <w:t>IHE Devices Technical Framework</w:t>
      </w:r>
      <w:r w:rsidRPr="001F42D3">
        <w:t xml:space="preserve"> Volume 3).</w:t>
      </w:r>
    </w:p>
    <w:p w14:paraId="2B6BC5EF" w14:textId="77777777" w:rsidR="00B11855" w:rsidRPr="001F42D3" w:rsidRDefault="003D003E" w:rsidP="004574FE">
      <w:pPr>
        <w:pStyle w:val="BodyText"/>
      </w:pPr>
      <w:r w:rsidRPr="001F42D3">
        <w:t>The context-free nomenclature code for a term in code block number 1 whose term code=4104 is equal to ((1 * 2**16) + 4104) = 1*65536 + 4104 = 69640 (which uniquely identifies the SpO2 monitor term) with a Reference ID of MDC_DEV_ANALY_SAT_O2. The context-sensitive form for the variant "MDS” is “MDC_DEV_ANALY_SAT_O2_MDS (appending the suffix "MDS"), and the Term Code is 69640+1 = 69641 (adding the Term Code Offset to the base Term Code).</w:t>
      </w:r>
    </w:p>
    <w:p w14:paraId="60952A21" w14:textId="77777777" w:rsidR="00B11855" w:rsidRPr="001F42D3" w:rsidRDefault="003D003E" w:rsidP="00CF5627">
      <w:pPr>
        <w:pStyle w:val="BodyText"/>
      </w:pPr>
      <w:r w:rsidRPr="001F42D3">
        <w:t>The OBX-3 representation is “69641^MDC_DEV_ANALY_SAT_O2_MDS^MDC"</w:t>
      </w:r>
    </w:p>
    <w:p w14:paraId="557E18B1" w14:textId="77777777" w:rsidR="00B11855" w:rsidRPr="001F42D3" w:rsidRDefault="003D003E" w:rsidP="004574FE">
      <w:pPr>
        <w:pStyle w:val="BodyText"/>
      </w:pPr>
      <w:r w:rsidRPr="001F42D3">
        <w:t xml:space="preserve">The Virtual Medical Device variants are: MDC_DEV_ANALY_SAT_O2_VMD </w:t>
      </w:r>
      <w:r w:rsidR="00BC5827" w:rsidRPr="001F42D3">
        <w:t>69642</w:t>
      </w:r>
      <w:r w:rsidRPr="001F42D3">
        <w:t>, and "69642^ MDC_DEV_ANALY_SAT_O2_VMD^MDC" in OBX-3 representation.</w:t>
      </w:r>
    </w:p>
    <w:p w14:paraId="61861CEF" w14:textId="3D46CCF5" w:rsidR="00B11855" w:rsidRPr="001F42D3" w:rsidRDefault="003D003E" w:rsidP="004574FE">
      <w:pPr>
        <w:pStyle w:val="BodyText"/>
      </w:pPr>
      <w:r w:rsidRPr="001F42D3">
        <w:t xml:space="preserve">To distinguish between periodic and aperiodic data, map from the IEEE 11073 Metric Access to </w:t>
      </w:r>
      <w:r w:rsidR="006D613E" w:rsidRPr="001F42D3">
        <w:t>HL7</w:t>
      </w:r>
      <w:r w:rsidR="00995105" w:rsidRPr="001F42D3">
        <w:t xml:space="preserve"> </w:t>
      </w:r>
      <w:r w:rsidRPr="001F42D3">
        <w:t xml:space="preserve">and code in OBX-17. This is used where you want to distinguish periodic, aperiodic etc. Metric Category also provides </w:t>
      </w:r>
      <w:r w:rsidR="002B3E76" w:rsidRPr="001F42D3">
        <w:t xml:space="preserve">a </w:t>
      </w:r>
      <w:r w:rsidRPr="001F42D3">
        <w:t>distinction between manual and automatic.</w:t>
      </w:r>
    </w:p>
    <w:p w14:paraId="7110E678" w14:textId="77777777" w:rsidR="00B11855" w:rsidRPr="001F42D3" w:rsidRDefault="003D003E" w:rsidP="004574FE">
      <w:pPr>
        <w:pStyle w:val="BodyText"/>
      </w:pPr>
      <w:r w:rsidRPr="001F42D3">
        <w:t>Examples of device data (as opposed to patient data) that may be included to allow a receiving system to have a better record of the nature and status of a device are:</w:t>
      </w:r>
    </w:p>
    <w:p w14:paraId="30668E25" w14:textId="5FB7D1D0" w:rsidR="00B11855" w:rsidRPr="001F42D3" w:rsidRDefault="003D003E" w:rsidP="004574FE">
      <w:pPr>
        <w:pStyle w:val="BodyText"/>
      </w:pPr>
      <w:r w:rsidRPr="001F42D3">
        <w:t xml:space="preserve">MDC_ATTR_SYS_TYPE is used to describe the type of </w:t>
      </w:r>
      <w:r w:rsidR="00EE3242" w:rsidRPr="001F42D3">
        <w:t>de</w:t>
      </w:r>
      <w:r w:rsidR="00F72311" w:rsidRPr="001F42D3">
        <w:t>vice</w:t>
      </w:r>
      <w:r w:rsidRPr="001F42D3">
        <w:t xml:space="preserve"> such as monitor, ventilator, infusion pump, and shall be mapped at the MDS level in the OBX with the value described by OBX-3.</w:t>
      </w:r>
    </w:p>
    <w:p w14:paraId="6967E15A" w14:textId="77777777" w:rsidR="00B11855" w:rsidRPr="001F42D3" w:rsidRDefault="003D003E" w:rsidP="004574FE">
      <w:pPr>
        <w:pStyle w:val="BodyText"/>
      </w:pPr>
      <w:r w:rsidRPr="001F42D3">
        <w:t>MDC_ATTR_ID_MODEL is used to provide device vendor/model and shall be mapped at the MDS level in the OBX with the value described by OBX-3.</w:t>
      </w:r>
    </w:p>
    <w:p w14:paraId="513D3793" w14:textId="77777777" w:rsidR="00B11855" w:rsidRPr="001F42D3" w:rsidRDefault="003D003E" w:rsidP="004574FE">
      <w:pPr>
        <w:pStyle w:val="BodyText"/>
      </w:pPr>
      <w:r w:rsidRPr="001F42D3">
        <w:t>The unique identification of the particular instance of the device is put in OBX-18.</w:t>
      </w:r>
    </w:p>
    <w:p w14:paraId="3489E23D" w14:textId="77777777" w:rsidR="00B11855" w:rsidRPr="001F42D3" w:rsidRDefault="003D003E" w:rsidP="004574FE">
      <w:pPr>
        <w:pStyle w:val="BodyText"/>
      </w:pPr>
      <w:r w:rsidRPr="001F42D3">
        <w:t xml:space="preserve">MDC_ATTR_VMS_MDS_STAT describes states - disconnected, configuring, operating, terminating, disassociated, reconfiguring. </w:t>
      </w:r>
    </w:p>
    <w:p w14:paraId="28B8FDDA" w14:textId="77777777" w:rsidR="00B11855" w:rsidRPr="001F42D3" w:rsidRDefault="003D003E" w:rsidP="004574FE">
      <w:pPr>
        <w:pStyle w:val="BodyText"/>
      </w:pPr>
      <w:r w:rsidRPr="001F42D3">
        <w:t>For PCDs with complex operation states such as an infusion pump with a set of states like "Stopped", "Infusing Primary", "Infusing Secondary", "Bolus", etc., or a ventilator with states "Standby", "Ventilating", etc., the Device Operational Status Enumeration Object is mapped to OBX-3.</w:t>
      </w:r>
    </w:p>
    <w:p w14:paraId="5BEF56CE" w14:textId="3A62BC95" w:rsidR="00B11855" w:rsidRPr="001F42D3" w:rsidRDefault="003D003E" w:rsidP="004574FE">
      <w:pPr>
        <w:pStyle w:val="BodyText"/>
      </w:pPr>
      <w:r w:rsidRPr="001F42D3">
        <w:t xml:space="preserve">See the Rosetta Terminology Mapping documents referenced in </w:t>
      </w:r>
      <w:r w:rsidR="006E73C1" w:rsidRPr="001F42D3">
        <w:t>IHE Devices Technical Framework</w:t>
      </w:r>
      <w:r w:rsidR="00DA4C12" w:rsidRPr="001F42D3">
        <w:t xml:space="preserve"> Vol. 3</w:t>
      </w:r>
      <w:r w:rsidRPr="001F42D3">
        <w:t xml:space="preserve"> for further examples of device data.</w:t>
      </w:r>
    </w:p>
    <w:p w14:paraId="07E20909" w14:textId="77777777" w:rsidR="00B11855" w:rsidRPr="001F42D3" w:rsidRDefault="00B11855" w:rsidP="004574FE">
      <w:pPr>
        <w:pStyle w:val="BodyText"/>
      </w:pPr>
    </w:p>
    <w:p w14:paraId="05815CD7" w14:textId="5980A7CA" w:rsidR="00B11855" w:rsidRPr="001F42D3" w:rsidRDefault="00800492" w:rsidP="00B34AEB">
      <w:pPr>
        <w:pStyle w:val="Heading1"/>
        <w:numPr>
          <w:ilvl w:val="0"/>
          <w:numId w:val="0"/>
        </w:numPr>
        <w:rPr>
          <w:noProof w:val="0"/>
        </w:rPr>
      </w:pPr>
      <w:bookmarkStart w:id="1817" w:name="_Ref400458280"/>
      <w:bookmarkStart w:id="1818" w:name="_Toc401769851"/>
      <w:bookmarkStart w:id="1819" w:name="_Toc214889762"/>
      <w:r w:rsidRPr="001F42D3">
        <w:rPr>
          <w:noProof w:val="0"/>
        </w:rPr>
        <w:lastRenderedPageBreak/>
        <w:t xml:space="preserve">Appendix B </w:t>
      </w:r>
      <w:r w:rsidR="003D003E" w:rsidRPr="001F42D3">
        <w:rPr>
          <w:noProof w:val="0"/>
        </w:rPr>
        <w:t>Common Segment Descriptions</w:t>
      </w:r>
      <w:bookmarkEnd w:id="1817"/>
      <w:bookmarkEnd w:id="1818"/>
      <w:bookmarkEnd w:id="1819"/>
    </w:p>
    <w:p w14:paraId="4ED34AEB" w14:textId="0405DDD3" w:rsidR="00B11855" w:rsidRPr="001F42D3" w:rsidRDefault="00800492" w:rsidP="00B34AEB">
      <w:pPr>
        <w:pStyle w:val="Heading2"/>
        <w:numPr>
          <w:ilvl w:val="0"/>
          <w:numId w:val="0"/>
        </w:numPr>
        <w:rPr>
          <w:noProof w:val="0"/>
        </w:rPr>
      </w:pPr>
      <w:bookmarkStart w:id="1820" w:name="_Toc401769852"/>
      <w:bookmarkStart w:id="1821" w:name="_Toc214889763"/>
      <w:r w:rsidRPr="001F42D3">
        <w:rPr>
          <w:noProof w:val="0"/>
        </w:rPr>
        <w:t xml:space="preserve">B.1 </w:t>
      </w:r>
      <w:r w:rsidR="003D003E" w:rsidRPr="001F42D3">
        <w:rPr>
          <w:noProof w:val="0"/>
        </w:rPr>
        <w:t>MSH – Message Header Segment</w:t>
      </w:r>
      <w:bookmarkEnd w:id="1820"/>
      <w:bookmarkEnd w:id="1821"/>
    </w:p>
    <w:p w14:paraId="1AEDF6A9" w14:textId="571ECABA" w:rsidR="00B11855" w:rsidRPr="001F42D3" w:rsidRDefault="003D003E" w:rsidP="000A5604">
      <w:pPr>
        <w:pStyle w:val="BodyText"/>
      </w:pPr>
      <w:r w:rsidRPr="001F42D3">
        <w:t xml:space="preserve">See </w:t>
      </w:r>
      <w:r w:rsidR="006D613E" w:rsidRPr="001F42D3">
        <w:t>HL7</w:t>
      </w:r>
      <w:r w:rsidR="00995105" w:rsidRPr="001F42D3">
        <w:t xml:space="preserve"> </w:t>
      </w:r>
      <w:r w:rsidRPr="001F42D3">
        <w:t>v2.6: chapter 2 (2.14.9)</w:t>
      </w:r>
    </w:p>
    <w:p w14:paraId="361C6A57" w14:textId="77777777" w:rsidR="00B11855" w:rsidRPr="001F42D3" w:rsidRDefault="003D003E" w:rsidP="000A5604">
      <w:pPr>
        <w:pStyle w:val="BodyText"/>
      </w:pPr>
      <w:r w:rsidRPr="001F42D3">
        <w:t>This segment defines the intent, source, destination, and some specifics of the syntax of a message.</w:t>
      </w:r>
    </w:p>
    <w:p w14:paraId="580D94FB" w14:textId="77777777" w:rsidR="00B11855" w:rsidRPr="001F42D3" w:rsidRDefault="003D003E" w:rsidP="00CF5627">
      <w:pPr>
        <w:pStyle w:val="TableTitle"/>
      </w:pPr>
      <w:r w:rsidRPr="001F42D3">
        <w:t>Table B.1-1: MSH - Message Header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5"/>
        <w:gridCol w:w="1196"/>
        <w:gridCol w:w="760"/>
        <w:gridCol w:w="961"/>
        <w:gridCol w:w="933"/>
        <w:gridCol w:w="1037"/>
        <w:gridCol w:w="3288"/>
      </w:tblGrid>
      <w:tr w:rsidR="00C40FD5" w:rsidRPr="001F42D3" w14:paraId="4416985F" w14:textId="77777777" w:rsidTr="00EB7483">
        <w:trPr>
          <w:cantSplit/>
          <w:tblHeader/>
          <w:jc w:val="center"/>
        </w:trPr>
        <w:tc>
          <w:tcPr>
            <w:tcW w:w="975" w:type="dxa"/>
            <w:shd w:val="clear" w:color="auto" w:fill="D9D9D9"/>
          </w:tcPr>
          <w:p w14:paraId="1C194AE9" w14:textId="77777777" w:rsidR="00B11855" w:rsidRPr="001F42D3" w:rsidRDefault="003D003E" w:rsidP="000A5604">
            <w:pPr>
              <w:pStyle w:val="TableEntryHeader"/>
            </w:pPr>
            <w:r w:rsidRPr="001F42D3">
              <w:t>SEQ</w:t>
            </w:r>
          </w:p>
        </w:tc>
        <w:tc>
          <w:tcPr>
            <w:tcW w:w="1196" w:type="dxa"/>
            <w:shd w:val="clear" w:color="auto" w:fill="D9D9D9"/>
          </w:tcPr>
          <w:p w14:paraId="115B8B70" w14:textId="77777777" w:rsidR="00B11855" w:rsidRPr="001F42D3" w:rsidRDefault="003D003E" w:rsidP="000A5604">
            <w:pPr>
              <w:pStyle w:val="TableEntryHeader"/>
            </w:pPr>
            <w:r w:rsidRPr="001F42D3">
              <w:t>LEN</w:t>
            </w:r>
          </w:p>
        </w:tc>
        <w:tc>
          <w:tcPr>
            <w:tcW w:w="760" w:type="dxa"/>
            <w:shd w:val="clear" w:color="auto" w:fill="D9D9D9"/>
          </w:tcPr>
          <w:p w14:paraId="00010369" w14:textId="77777777" w:rsidR="00B11855" w:rsidRPr="001F42D3" w:rsidRDefault="003D003E" w:rsidP="000A5604">
            <w:pPr>
              <w:pStyle w:val="TableEntryHeader"/>
            </w:pPr>
            <w:r w:rsidRPr="001F42D3">
              <w:t>DT</w:t>
            </w:r>
          </w:p>
        </w:tc>
        <w:tc>
          <w:tcPr>
            <w:tcW w:w="961" w:type="dxa"/>
            <w:shd w:val="clear" w:color="auto" w:fill="D9D9D9"/>
          </w:tcPr>
          <w:p w14:paraId="41EC7DB4" w14:textId="77777777" w:rsidR="00B11855" w:rsidRPr="001F42D3" w:rsidRDefault="003D003E" w:rsidP="000A5604">
            <w:pPr>
              <w:pStyle w:val="TableEntryHeader"/>
            </w:pPr>
            <w:r w:rsidRPr="001F42D3">
              <w:t>Usage</w:t>
            </w:r>
          </w:p>
        </w:tc>
        <w:tc>
          <w:tcPr>
            <w:tcW w:w="933" w:type="dxa"/>
            <w:shd w:val="clear" w:color="auto" w:fill="D9D9D9"/>
          </w:tcPr>
          <w:p w14:paraId="289F42D4" w14:textId="77777777" w:rsidR="00B11855" w:rsidRPr="001F42D3" w:rsidRDefault="003D003E" w:rsidP="000A5604">
            <w:pPr>
              <w:pStyle w:val="TableEntryHeader"/>
            </w:pPr>
            <w:r w:rsidRPr="001F42D3">
              <w:t>Card.</w:t>
            </w:r>
          </w:p>
        </w:tc>
        <w:tc>
          <w:tcPr>
            <w:tcW w:w="1037" w:type="dxa"/>
            <w:shd w:val="clear" w:color="auto" w:fill="D9D9D9"/>
          </w:tcPr>
          <w:p w14:paraId="00D37797" w14:textId="77777777" w:rsidR="00B11855" w:rsidRPr="001F42D3" w:rsidRDefault="003D003E" w:rsidP="000A5604">
            <w:pPr>
              <w:pStyle w:val="TableEntryHeader"/>
            </w:pPr>
            <w:r w:rsidRPr="001F42D3">
              <w:t>TBL#</w:t>
            </w:r>
          </w:p>
        </w:tc>
        <w:tc>
          <w:tcPr>
            <w:tcW w:w="3288" w:type="dxa"/>
            <w:shd w:val="clear" w:color="auto" w:fill="D9D9D9"/>
          </w:tcPr>
          <w:p w14:paraId="4B9F94A7" w14:textId="77777777" w:rsidR="00B11855" w:rsidRPr="001F42D3" w:rsidRDefault="003D003E" w:rsidP="000A5604">
            <w:pPr>
              <w:pStyle w:val="TableEntryHeader"/>
            </w:pPr>
            <w:r w:rsidRPr="001F42D3">
              <w:t>Element name</w:t>
            </w:r>
          </w:p>
        </w:tc>
      </w:tr>
      <w:tr w:rsidR="00C40FD5" w:rsidRPr="001F42D3" w14:paraId="3063E64A" w14:textId="77777777" w:rsidTr="00EB7483">
        <w:trPr>
          <w:cantSplit/>
          <w:jc w:val="center"/>
        </w:trPr>
        <w:tc>
          <w:tcPr>
            <w:tcW w:w="975" w:type="dxa"/>
          </w:tcPr>
          <w:p w14:paraId="31E04150" w14:textId="77777777" w:rsidR="00B11855" w:rsidRPr="001F42D3" w:rsidRDefault="003D003E" w:rsidP="000A5604">
            <w:pPr>
              <w:pStyle w:val="TableEntry"/>
            </w:pPr>
            <w:r w:rsidRPr="001F42D3">
              <w:t>1</w:t>
            </w:r>
          </w:p>
        </w:tc>
        <w:tc>
          <w:tcPr>
            <w:tcW w:w="1196" w:type="dxa"/>
          </w:tcPr>
          <w:p w14:paraId="03367AE0" w14:textId="77777777" w:rsidR="00B11855" w:rsidRPr="001F42D3" w:rsidRDefault="003D003E" w:rsidP="000A5604">
            <w:pPr>
              <w:pStyle w:val="TableEntry"/>
            </w:pPr>
            <w:r w:rsidRPr="001F42D3">
              <w:t>1</w:t>
            </w:r>
          </w:p>
        </w:tc>
        <w:tc>
          <w:tcPr>
            <w:tcW w:w="760" w:type="dxa"/>
          </w:tcPr>
          <w:p w14:paraId="5C148A90" w14:textId="77777777" w:rsidR="00B11855" w:rsidRPr="001F42D3" w:rsidRDefault="003D003E" w:rsidP="000A5604">
            <w:pPr>
              <w:pStyle w:val="TableEntry"/>
            </w:pPr>
            <w:r w:rsidRPr="001F42D3">
              <w:t>ST</w:t>
            </w:r>
          </w:p>
        </w:tc>
        <w:tc>
          <w:tcPr>
            <w:tcW w:w="961" w:type="dxa"/>
          </w:tcPr>
          <w:p w14:paraId="1B149015" w14:textId="77777777" w:rsidR="00B11855" w:rsidRPr="001F42D3" w:rsidRDefault="003D003E" w:rsidP="000A5604">
            <w:pPr>
              <w:pStyle w:val="TableEntry"/>
            </w:pPr>
            <w:r w:rsidRPr="001F42D3">
              <w:t>R</w:t>
            </w:r>
          </w:p>
        </w:tc>
        <w:tc>
          <w:tcPr>
            <w:tcW w:w="933" w:type="dxa"/>
          </w:tcPr>
          <w:p w14:paraId="7EE830F8" w14:textId="77777777" w:rsidR="00B11855" w:rsidRPr="001F42D3" w:rsidRDefault="003D003E" w:rsidP="000A5604">
            <w:pPr>
              <w:pStyle w:val="TableEntry"/>
            </w:pPr>
            <w:r w:rsidRPr="001F42D3">
              <w:t>[1..1]</w:t>
            </w:r>
          </w:p>
        </w:tc>
        <w:tc>
          <w:tcPr>
            <w:tcW w:w="1037" w:type="dxa"/>
          </w:tcPr>
          <w:p w14:paraId="2CAB94E7" w14:textId="77777777" w:rsidR="00B11855" w:rsidRPr="001F42D3" w:rsidRDefault="00B11855" w:rsidP="000A5604">
            <w:pPr>
              <w:pStyle w:val="TableEntry"/>
            </w:pPr>
          </w:p>
        </w:tc>
        <w:tc>
          <w:tcPr>
            <w:tcW w:w="3288" w:type="dxa"/>
          </w:tcPr>
          <w:p w14:paraId="4D7C30AB" w14:textId="77777777" w:rsidR="00B11855" w:rsidRPr="001F42D3" w:rsidRDefault="003D003E" w:rsidP="000A5604">
            <w:pPr>
              <w:pStyle w:val="TableEntry"/>
            </w:pPr>
            <w:r w:rsidRPr="001F42D3">
              <w:t>Field Separator</w:t>
            </w:r>
          </w:p>
        </w:tc>
      </w:tr>
      <w:tr w:rsidR="00C40FD5" w:rsidRPr="001F42D3" w14:paraId="21067C0B" w14:textId="77777777" w:rsidTr="00EB7483">
        <w:trPr>
          <w:cantSplit/>
          <w:jc w:val="center"/>
        </w:trPr>
        <w:tc>
          <w:tcPr>
            <w:tcW w:w="975" w:type="dxa"/>
          </w:tcPr>
          <w:p w14:paraId="03867A61" w14:textId="77777777" w:rsidR="00B11855" w:rsidRPr="001F42D3" w:rsidRDefault="003D003E" w:rsidP="000A5604">
            <w:pPr>
              <w:pStyle w:val="TableEntry"/>
            </w:pPr>
            <w:r w:rsidRPr="001F42D3">
              <w:t>2</w:t>
            </w:r>
          </w:p>
        </w:tc>
        <w:tc>
          <w:tcPr>
            <w:tcW w:w="1196" w:type="dxa"/>
          </w:tcPr>
          <w:p w14:paraId="59119861" w14:textId="77777777" w:rsidR="00B11855" w:rsidRPr="001F42D3" w:rsidRDefault="003D003E" w:rsidP="000A5604">
            <w:pPr>
              <w:pStyle w:val="TableEntry"/>
            </w:pPr>
            <w:r w:rsidRPr="001F42D3">
              <w:t>4</w:t>
            </w:r>
          </w:p>
        </w:tc>
        <w:tc>
          <w:tcPr>
            <w:tcW w:w="760" w:type="dxa"/>
          </w:tcPr>
          <w:p w14:paraId="130FA379" w14:textId="77777777" w:rsidR="00B11855" w:rsidRPr="001F42D3" w:rsidRDefault="003D003E" w:rsidP="000A5604">
            <w:pPr>
              <w:pStyle w:val="TableEntry"/>
            </w:pPr>
            <w:r w:rsidRPr="001F42D3">
              <w:t>ST</w:t>
            </w:r>
          </w:p>
        </w:tc>
        <w:tc>
          <w:tcPr>
            <w:tcW w:w="961" w:type="dxa"/>
          </w:tcPr>
          <w:p w14:paraId="59FF1174" w14:textId="77777777" w:rsidR="00B11855" w:rsidRPr="001F42D3" w:rsidRDefault="003D003E" w:rsidP="000A5604">
            <w:pPr>
              <w:pStyle w:val="TableEntry"/>
            </w:pPr>
            <w:r w:rsidRPr="001F42D3">
              <w:t>R</w:t>
            </w:r>
          </w:p>
        </w:tc>
        <w:tc>
          <w:tcPr>
            <w:tcW w:w="933" w:type="dxa"/>
          </w:tcPr>
          <w:p w14:paraId="294D6755" w14:textId="77777777" w:rsidR="00B11855" w:rsidRPr="001F42D3" w:rsidRDefault="003D003E" w:rsidP="000A5604">
            <w:pPr>
              <w:pStyle w:val="TableEntry"/>
            </w:pPr>
            <w:r w:rsidRPr="001F42D3">
              <w:t>[1..1]</w:t>
            </w:r>
          </w:p>
        </w:tc>
        <w:tc>
          <w:tcPr>
            <w:tcW w:w="1037" w:type="dxa"/>
          </w:tcPr>
          <w:p w14:paraId="1981F9B4" w14:textId="77777777" w:rsidR="00B11855" w:rsidRPr="001F42D3" w:rsidRDefault="00B11855" w:rsidP="000A5604">
            <w:pPr>
              <w:pStyle w:val="TableEntry"/>
            </w:pPr>
          </w:p>
        </w:tc>
        <w:tc>
          <w:tcPr>
            <w:tcW w:w="3288" w:type="dxa"/>
          </w:tcPr>
          <w:p w14:paraId="2A552F5B" w14:textId="77777777" w:rsidR="00B11855" w:rsidRPr="001F42D3" w:rsidRDefault="003D003E" w:rsidP="000A5604">
            <w:pPr>
              <w:pStyle w:val="TableEntry"/>
            </w:pPr>
            <w:r w:rsidRPr="001F42D3">
              <w:t>Encoding Characters</w:t>
            </w:r>
          </w:p>
        </w:tc>
      </w:tr>
      <w:tr w:rsidR="00C40FD5" w:rsidRPr="001F42D3" w14:paraId="656173A5" w14:textId="77777777" w:rsidTr="00EB7483">
        <w:trPr>
          <w:cantSplit/>
          <w:jc w:val="center"/>
        </w:trPr>
        <w:tc>
          <w:tcPr>
            <w:tcW w:w="975" w:type="dxa"/>
          </w:tcPr>
          <w:p w14:paraId="10D17E80" w14:textId="77777777" w:rsidR="00B11855" w:rsidRPr="001F42D3" w:rsidRDefault="003D003E" w:rsidP="000A5604">
            <w:pPr>
              <w:pStyle w:val="TableEntry"/>
            </w:pPr>
            <w:r w:rsidRPr="001F42D3">
              <w:t>3</w:t>
            </w:r>
          </w:p>
        </w:tc>
        <w:tc>
          <w:tcPr>
            <w:tcW w:w="1196" w:type="dxa"/>
          </w:tcPr>
          <w:p w14:paraId="4FEEB96F" w14:textId="77777777" w:rsidR="00B11855" w:rsidRPr="001F42D3" w:rsidRDefault="003D003E" w:rsidP="000A5604">
            <w:pPr>
              <w:pStyle w:val="TableEntry"/>
            </w:pPr>
            <w:r w:rsidRPr="001F42D3">
              <w:t>227</w:t>
            </w:r>
          </w:p>
        </w:tc>
        <w:tc>
          <w:tcPr>
            <w:tcW w:w="760" w:type="dxa"/>
          </w:tcPr>
          <w:p w14:paraId="144CB55D" w14:textId="77777777" w:rsidR="00B11855" w:rsidRPr="001F42D3" w:rsidRDefault="003D003E" w:rsidP="000A5604">
            <w:pPr>
              <w:pStyle w:val="TableEntry"/>
            </w:pPr>
            <w:r w:rsidRPr="001F42D3">
              <w:t>HD</w:t>
            </w:r>
          </w:p>
        </w:tc>
        <w:tc>
          <w:tcPr>
            <w:tcW w:w="961" w:type="dxa"/>
          </w:tcPr>
          <w:p w14:paraId="5DD662B0" w14:textId="77777777" w:rsidR="00B11855" w:rsidRPr="001F42D3" w:rsidRDefault="003D003E" w:rsidP="000A5604">
            <w:pPr>
              <w:pStyle w:val="TableEntry"/>
            </w:pPr>
            <w:r w:rsidRPr="001F42D3">
              <w:t>R</w:t>
            </w:r>
          </w:p>
        </w:tc>
        <w:tc>
          <w:tcPr>
            <w:tcW w:w="933" w:type="dxa"/>
          </w:tcPr>
          <w:p w14:paraId="0494D2BB" w14:textId="77777777" w:rsidR="00B11855" w:rsidRPr="001F42D3" w:rsidRDefault="003D003E" w:rsidP="000A5604">
            <w:pPr>
              <w:pStyle w:val="TableEntry"/>
            </w:pPr>
            <w:r w:rsidRPr="001F42D3">
              <w:t>[1..1]</w:t>
            </w:r>
          </w:p>
        </w:tc>
        <w:tc>
          <w:tcPr>
            <w:tcW w:w="1037" w:type="dxa"/>
          </w:tcPr>
          <w:p w14:paraId="5C650CC6" w14:textId="77777777" w:rsidR="00B11855" w:rsidRPr="001F42D3" w:rsidRDefault="003D003E" w:rsidP="000A5604">
            <w:pPr>
              <w:pStyle w:val="TableEntry"/>
            </w:pPr>
            <w:r w:rsidRPr="001F42D3">
              <w:t>0361</w:t>
            </w:r>
          </w:p>
        </w:tc>
        <w:tc>
          <w:tcPr>
            <w:tcW w:w="3288" w:type="dxa"/>
          </w:tcPr>
          <w:p w14:paraId="2BA7F4A7" w14:textId="77777777" w:rsidR="00B11855" w:rsidRPr="001F42D3" w:rsidRDefault="003D003E" w:rsidP="000A5604">
            <w:pPr>
              <w:pStyle w:val="TableEntry"/>
            </w:pPr>
            <w:r w:rsidRPr="001F42D3">
              <w:t>Sending Application</w:t>
            </w:r>
          </w:p>
        </w:tc>
      </w:tr>
      <w:tr w:rsidR="00C40FD5" w:rsidRPr="001F42D3" w14:paraId="5DB8D1AB" w14:textId="77777777" w:rsidTr="00EB7483">
        <w:trPr>
          <w:cantSplit/>
          <w:jc w:val="center"/>
        </w:trPr>
        <w:tc>
          <w:tcPr>
            <w:tcW w:w="975" w:type="dxa"/>
          </w:tcPr>
          <w:p w14:paraId="669E7DFF" w14:textId="77777777" w:rsidR="00B11855" w:rsidRPr="001F42D3" w:rsidRDefault="003D003E" w:rsidP="000A5604">
            <w:pPr>
              <w:pStyle w:val="TableEntry"/>
            </w:pPr>
            <w:r w:rsidRPr="001F42D3">
              <w:t>4</w:t>
            </w:r>
          </w:p>
        </w:tc>
        <w:tc>
          <w:tcPr>
            <w:tcW w:w="1196" w:type="dxa"/>
          </w:tcPr>
          <w:p w14:paraId="69547F8B" w14:textId="77777777" w:rsidR="00B11855" w:rsidRPr="001F42D3" w:rsidRDefault="003D003E" w:rsidP="000A5604">
            <w:pPr>
              <w:pStyle w:val="TableEntry"/>
            </w:pPr>
            <w:r w:rsidRPr="001F42D3">
              <w:t>227</w:t>
            </w:r>
          </w:p>
        </w:tc>
        <w:tc>
          <w:tcPr>
            <w:tcW w:w="760" w:type="dxa"/>
          </w:tcPr>
          <w:p w14:paraId="69ADE484" w14:textId="77777777" w:rsidR="00B11855" w:rsidRPr="001F42D3" w:rsidRDefault="003D003E" w:rsidP="000A5604">
            <w:pPr>
              <w:pStyle w:val="TableEntry"/>
            </w:pPr>
            <w:r w:rsidRPr="001F42D3">
              <w:t>HD</w:t>
            </w:r>
          </w:p>
        </w:tc>
        <w:tc>
          <w:tcPr>
            <w:tcW w:w="961" w:type="dxa"/>
          </w:tcPr>
          <w:p w14:paraId="4F2480CE" w14:textId="77777777" w:rsidR="00B11855" w:rsidRPr="001F42D3" w:rsidRDefault="003D003E" w:rsidP="000A5604">
            <w:pPr>
              <w:pStyle w:val="TableEntry"/>
            </w:pPr>
            <w:r w:rsidRPr="001F42D3">
              <w:t>RE</w:t>
            </w:r>
          </w:p>
        </w:tc>
        <w:tc>
          <w:tcPr>
            <w:tcW w:w="933" w:type="dxa"/>
          </w:tcPr>
          <w:p w14:paraId="466E4B68" w14:textId="77777777" w:rsidR="00B11855" w:rsidRPr="001F42D3" w:rsidRDefault="003D003E" w:rsidP="000A5604">
            <w:pPr>
              <w:pStyle w:val="TableEntry"/>
            </w:pPr>
            <w:r w:rsidRPr="001F42D3">
              <w:t>[0..1]</w:t>
            </w:r>
          </w:p>
        </w:tc>
        <w:tc>
          <w:tcPr>
            <w:tcW w:w="1037" w:type="dxa"/>
          </w:tcPr>
          <w:p w14:paraId="104FB631" w14:textId="77777777" w:rsidR="00B11855" w:rsidRPr="001F42D3" w:rsidRDefault="003D003E" w:rsidP="000A5604">
            <w:pPr>
              <w:pStyle w:val="TableEntry"/>
            </w:pPr>
            <w:r w:rsidRPr="001F42D3">
              <w:t>0362</w:t>
            </w:r>
          </w:p>
        </w:tc>
        <w:tc>
          <w:tcPr>
            <w:tcW w:w="3288" w:type="dxa"/>
          </w:tcPr>
          <w:p w14:paraId="5D0D2E5F" w14:textId="77777777" w:rsidR="00B11855" w:rsidRPr="001F42D3" w:rsidRDefault="003D003E" w:rsidP="000A5604">
            <w:pPr>
              <w:pStyle w:val="TableEntry"/>
            </w:pPr>
            <w:r w:rsidRPr="001F42D3">
              <w:t>Sending Facility</w:t>
            </w:r>
          </w:p>
        </w:tc>
      </w:tr>
      <w:tr w:rsidR="00C40FD5" w:rsidRPr="001F42D3" w14:paraId="6D035E8F" w14:textId="77777777" w:rsidTr="00EB7483">
        <w:trPr>
          <w:cantSplit/>
          <w:jc w:val="center"/>
        </w:trPr>
        <w:tc>
          <w:tcPr>
            <w:tcW w:w="975" w:type="dxa"/>
          </w:tcPr>
          <w:p w14:paraId="16508130" w14:textId="77777777" w:rsidR="00B11855" w:rsidRPr="001F42D3" w:rsidRDefault="003D003E" w:rsidP="000A5604">
            <w:pPr>
              <w:pStyle w:val="TableEntry"/>
            </w:pPr>
            <w:r w:rsidRPr="001F42D3">
              <w:t>5</w:t>
            </w:r>
          </w:p>
        </w:tc>
        <w:tc>
          <w:tcPr>
            <w:tcW w:w="1196" w:type="dxa"/>
          </w:tcPr>
          <w:p w14:paraId="2978CFC7" w14:textId="77777777" w:rsidR="00B11855" w:rsidRPr="001F42D3" w:rsidRDefault="003D003E" w:rsidP="000A5604">
            <w:pPr>
              <w:pStyle w:val="TableEntry"/>
            </w:pPr>
            <w:r w:rsidRPr="001F42D3">
              <w:t>227</w:t>
            </w:r>
          </w:p>
        </w:tc>
        <w:tc>
          <w:tcPr>
            <w:tcW w:w="760" w:type="dxa"/>
          </w:tcPr>
          <w:p w14:paraId="1AC7C7C2" w14:textId="77777777" w:rsidR="00B11855" w:rsidRPr="001F42D3" w:rsidRDefault="003D003E" w:rsidP="000A5604">
            <w:pPr>
              <w:pStyle w:val="TableEntry"/>
            </w:pPr>
            <w:r w:rsidRPr="001F42D3">
              <w:t>HD</w:t>
            </w:r>
          </w:p>
        </w:tc>
        <w:tc>
          <w:tcPr>
            <w:tcW w:w="961" w:type="dxa"/>
          </w:tcPr>
          <w:p w14:paraId="7D47155F" w14:textId="77777777" w:rsidR="00B11855" w:rsidRPr="001F42D3" w:rsidRDefault="003D003E" w:rsidP="000A5604">
            <w:pPr>
              <w:pStyle w:val="TableEntry"/>
            </w:pPr>
            <w:r w:rsidRPr="001F42D3">
              <w:t>RE</w:t>
            </w:r>
          </w:p>
        </w:tc>
        <w:tc>
          <w:tcPr>
            <w:tcW w:w="933" w:type="dxa"/>
          </w:tcPr>
          <w:p w14:paraId="2B0BCAAF" w14:textId="77777777" w:rsidR="00B11855" w:rsidRPr="001F42D3" w:rsidRDefault="003D003E" w:rsidP="000A5604">
            <w:pPr>
              <w:pStyle w:val="TableEntry"/>
            </w:pPr>
            <w:r w:rsidRPr="001F42D3">
              <w:t>[0..1]</w:t>
            </w:r>
          </w:p>
        </w:tc>
        <w:tc>
          <w:tcPr>
            <w:tcW w:w="1037" w:type="dxa"/>
          </w:tcPr>
          <w:p w14:paraId="7E6B6813" w14:textId="77777777" w:rsidR="00B11855" w:rsidRPr="001F42D3" w:rsidRDefault="003D003E" w:rsidP="000A5604">
            <w:pPr>
              <w:pStyle w:val="TableEntry"/>
            </w:pPr>
            <w:r w:rsidRPr="001F42D3">
              <w:t>0361</w:t>
            </w:r>
          </w:p>
        </w:tc>
        <w:tc>
          <w:tcPr>
            <w:tcW w:w="3288" w:type="dxa"/>
          </w:tcPr>
          <w:p w14:paraId="79848C32" w14:textId="77777777" w:rsidR="00B11855" w:rsidRPr="001F42D3" w:rsidRDefault="003D003E" w:rsidP="000A5604">
            <w:pPr>
              <w:pStyle w:val="TableEntry"/>
            </w:pPr>
            <w:r w:rsidRPr="001F42D3">
              <w:t>Receiving Application</w:t>
            </w:r>
          </w:p>
        </w:tc>
      </w:tr>
      <w:tr w:rsidR="00C40FD5" w:rsidRPr="001F42D3" w14:paraId="388A9B4C" w14:textId="77777777" w:rsidTr="00EB7483">
        <w:trPr>
          <w:cantSplit/>
          <w:jc w:val="center"/>
        </w:trPr>
        <w:tc>
          <w:tcPr>
            <w:tcW w:w="975" w:type="dxa"/>
          </w:tcPr>
          <w:p w14:paraId="354F92A7" w14:textId="77777777" w:rsidR="00B11855" w:rsidRPr="001F42D3" w:rsidRDefault="003D003E" w:rsidP="000A5604">
            <w:pPr>
              <w:pStyle w:val="TableEntry"/>
            </w:pPr>
            <w:r w:rsidRPr="001F42D3">
              <w:t>6</w:t>
            </w:r>
          </w:p>
        </w:tc>
        <w:tc>
          <w:tcPr>
            <w:tcW w:w="1196" w:type="dxa"/>
          </w:tcPr>
          <w:p w14:paraId="48B9F080" w14:textId="77777777" w:rsidR="00B11855" w:rsidRPr="001F42D3" w:rsidRDefault="003D003E" w:rsidP="000A5604">
            <w:pPr>
              <w:pStyle w:val="TableEntry"/>
            </w:pPr>
            <w:r w:rsidRPr="001F42D3">
              <w:t>227</w:t>
            </w:r>
          </w:p>
        </w:tc>
        <w:tc>
          <w:tcPr>
            <w:tcW w:w="760" w:type="dxa"/>
          </w:tcPr>
          <w:p w14:paraId="204C448E" w14:textId="77777777" w:rsidR="00B11855" w:rsidRPr="001F42D3" w:rsidRDefault="003D003E" w:rsidP="000A5604">
            <w:pPr>
              <w:pStyle w:val="TableEntry"/>
            </w:pPr>
            <w:r w:rsidRPr="001F42D3">
              <w:t>HD</w:t>
            </w:r>
          </w:p>
        </w:tc>
        <w:tc>
          <w:tcPr>
            <w:tcW w:w="961" w:type="dxa"/>
          </w:tcPr>
          <w:p w14:paraId="28EEBE33" w14:textId="77777777" w:rsidR="00B11855" w:rsidRPr="001F42D3" w:rsidRDefault="003D003E" w:rsidP="000A5604">
            <w:pPr>
              <w:pStyle w:val="TableEntry"/>
            </w:pPr>
            <w:r w:rsidRPr="001F42D3">
              <w:t>RE</w:t>
            </w:r>
          </w:p>
        </w:tc>
        <w:tc>
          <w:tcPr>
            <w:tcW w:w="933" w:type="dxa"/>
          </w:tcPr>
          <w:p w14:paraId="6A03705C" w14:textId="77777777" w:rsidR="00B11855" w:rsidRPr="001F42D3" w:rsidRDefault="003D003E" w:rsidP="000A5604">
            <w:pPr>
              <w:pStyle w:val="TableEntry"/>
            </w:pPr>
            <w:r w:rsidRPr="001F42D3">
              <w:t>[0..1]</w:t>
            </w:r>
          </w:p>
        </w:tc>
        <w:tc>
          <w:tcPr>
            <w:tcW w:w="1037" w:type="dxa"/>
          </w:tcPr>
          <w:p w14:paraId="20FA5E5A" w14:textId="77777777" w:rsidR="00B11855" w:rsidRPr="001F42D3" w:rsidRDefault="003D003E" w:rsidP="000A5604">
            <w:pPr>
              <w:pStyle w:val="TableEntry"/>
            </w:pPr>
            <w:r w:rsidRPr="001F42D3">
              <w:t>0362</w:t>
            </w:r>
          </w:p>
        </w:tc>
        <w:tc>
          <w:tcPr>
            <w:tcW w:w="3288" w:type="dxa"/>
          </w:tcPr>
          <w:p w14:paraId="40026FDF" w14:textId="77777777" w:rsidR="00B11855" w:rsidRPr="001F42D3" w:rsidRDefault="003D003E" w:rsidP="000A5604">
            <w:pPr>
              <w:pStyle w:val="TableEntry"/>
            </w:pPr>
            <w:r w:rsidRPr="001F42D3">
              <w:t>Receiving Facility</w:t>
            </w:r>
          </w:p>
        </w:tc>
      </w:tr>
      <w:tr w:rsidR="00C40FD5" w:rsidRPr="001F42D3" w14:paraId="0C112DF8" w14:textId="77777777" w:rsidTr="00EB7483">
        <w:trPr>
          <w:cantSplit/>
          <w:jc w:val="center"/>
        </w:trPr>
        <w:tc>
          <w:tcPr>
            <w:tcW w:w="975" w:type="dxa"/>
          </w:tcPr>
          <w:p w14:paraId="387491EB" w14:textId="77777777" w:rsidR="00B11855" w:rsidRPr="001F42D3" w:rsidRDefault="003D003E" w:rsidP="000A5604">
            <w:pPr>
              <w:pStyle w:val="TableEntry"/>
            </w:pPr>
            <w:r w:rsidRPr="001F42D3">
              <w:t>7</w:t>
            </w:r>
          </w:p>
        </w:tc>
        <w:tc>
          <w:tcPr>
            <w:tcW w:w="1196" w:type="dxa"/>
          </w:tcPr>
          <w:p w14:paraId="6B0EC002" w14:textId="77777777" w:rsidR="00B11855" w:rsidRPr="001F42D3" w:rsidRDefault="003D003E" w:rsidP="000A5604">
            <w:pPr>
              <w:pStyle w:val="TableEntry"/>
            </w:pPr>
            <w:r w:rsidRPr="001F42D3">
              <w:t>24</w:t>
            </w:r>
          </w:p>
        </w:tc>
        <w:tc>
          <w:tcPr>
            <w:tcW w:w="760" w:type="dxa"/>
          </w:tcPr>
          <w:p w14:paraId="2FE8EC30" w14:textId="77777777" w:rsidR="00B11855" w:rsidRPr="001F42D3" w:rsidRDefault="003D003E" w:rsidP="000A5604">
            <w:pPr>
              <w:pStyle w:val="TableEntry"/>
            </w:pPr>
            <w:r w:rsidRPr="001F42D3">
              <w:t>DTM</w:t>
            </w:r>
          </w:p>
        </w:tc>
        <w:tc>
          <w:tcPr>
            <w:tcW w:w="961" w:type="dxa"/>
          </w:tcPr>
          <w:p w14:paraId="15B9B0CD" w14:textId="77777777" w:rsidR="00B11855" w:rsidRPr="001F42D3" w:rsidRDefault="003D003E" w:rsidP="000A5604">
            <w:pPr>
              <w:pStyle w:val="TableEntry"/>
            </w:pPr>
            <w:r w:rsidRPr="001F42D3">
              <w:t>R</w:t>
            </w:r>
          </w:p>
        </w:tc>
        <w:tc>
          <w:tcPr>
            <w:tcW w:w="933" w:type="dxa"/>
          </w:tcPr>
          <w:p w14:paraId="0FC06744" w14:textId="77777777" w:rsidR="00B11855" w:rsidRPr="001F42D3" w:rsidRDefault="003D003E" w:rsidP="000A5604">
            <w:pPr>
              <w:pStyle w:val="TableEntry"/>
            </w:pPr>
            <w:r w:rsidRPr="001F42D3">
              <w:t>[1..1]</w:t>
            </w:r>
          </w:p>
        </w:tc>
        <w:tc>
          <w:tcPr>
            <w:tcW w:w="1037" w:type="dxa"/>
          </w:tcPr>
          <w:p w14:paraId="6346576B" w14:textId="77777777" w:rsidR="00B11855" w:rsidRPr="001F42D3" w:rsidRDefault="00B11855" w:rsidP="000A5604">
            <w:pPr>
              <w:pStyle w:val="TableEntry"/>
            </w:pPr>
          </w:p>
        </w:tc>
        <w:tc>
          <w:tcPr>
            <w:tcW w:w="3288" w:type="dxa"/>
          </w:tcPr>
          <w:p w14:paraId="1C949B29" w14:textId="77777777" w:rsidR="00B11855" w:rsidRPr="001F42D3" w:rsidRDefault="003D003E" w:rsidP="000A5604">
            <w:pPr>
              <w:pStyle w:val="TableEntry"/>
            </w:pPr>
            <w:r w:rsidRPr="001F42D3">
              <w:t>Date/Time of Message</w:t>
            </w:r>
          </w:p>
        </w:tc>
      </w:tr>
      <w:tr w:rsidR="00C40FD5" w:rsidRPr="001F42D3" w14:paraId="4D73A9D0" w14:textId="77777777" w:rsidTr="00EB7483">
        <w:trPr>
          <w:cantSplit/>
          <w:jc w:val="center"/>
        </w:trPr>
        <w:tc>
          <w:tcPr>
            <w:tcW w:w="975" w:type="dxa"/>
          </w:tcPr>
          <w:p w14:paraId="0A1D2DCE" w14:textId="77777777" w:rsidR="00B11855" w:rsidRPr="001F42D3" w:rsidRDefault="003D003E" w:rsidP="000A5604">
            <w:pPr>
              <w:pStyle w:val="TableEntry"/>
            </w:pPr>
            <w:r w:rsidRPr="001F42D3">
              <w:t>8</w:t>
            </w:r>
          </w:p>
        </w:tc>
        <w:tc>
          <w:tcPr>
            <w:tcW w:w="1196" w:type="dxa"/>
          </w:tcPr>
          <w:p w14:paraId="1C72FFD8" w14:textId="77777777" w:rsidR="00B11855" w:rsidRPr="001F42D3" w:rsidRDefault="003D003E" w:rsidP="000A5604">
            <w:pPr>
              <w:pStyle w:val="TableEntry"/>
            </w:pPr>
            <w:r w:rsidRPr="001F42D3">
              <w:t>40</w:t>
            </w:r>
          </w:p>
        </w:tc>
        <w:tc>
          <w:tcPr>
            <w:tcW w:w="760" w:type="dxa"/>
          </w:tcPr>
          <w:p w14:paraId="02CDCA4E" w14:textId="77777777" w:rsidR="00B11855" w:rsidRPr="001F42D3" w:rsidRDefault="003D003E" w:rsidP="000A5604">
            <w:pPr>
              <w:pStyle w:val="TableEntry"/>
            </w:pPr>
            <w:r w:rsidRPr="001F42D3">
              <w:t>ST</w:t>
            </w:r>
          </w:p>
        </w:tc>
        <w:tc>
          <w:tcPr>
            <w:tcW w:w="961" w:type="dxa"/>
          </w:tcPr>
          <w:p w14:paraId="2BD6B4BB" w14:textId="77777777" w:rsidR="00B11855" w:rsidRPr="001F42D3" w:rsidRDefault="003D003E" w:rsidP="000A5604">
            <w:pPr>
              <w:pStyle w:val="TableEntry"/>
            </w:pPr>
            <w:r w:rsidRPr="001F42D3">
              <w:t>X</w:t>
            </w:r>
          </w:p>
        </w:tc>
        <w:tc>
          <w:tcPr>
            <w:tcW w:w="933" w:type="dxa"/>
          </w:tcPr>
          <w:p w14:paraId="66E02BB9" w14:textId="77777777" w:rsidR="00B11855" w:rsidRPr="001F42D3" w:rsidRDefault="003D003E" w:rsidP="000A5604">
            <w:pPr>
              <w:pStyle w:val="TableEntry"/>
            </w:pPr>
            <w:r w:rsidRPr="001F42D3">
              <w:t>[0..0]</w:t>
            </w:r>
          </w:p>
        </w:tc>
        <w:tc>
          <w:tcPr>
            <w:tcW w:w="1037" w:type="dxa"/>
          </w:tcPr>
          <w:p w14:paraId="40FA351E" w14:textId="77777777" w:rsidR="00B11855" w:rsidRPr="001F42D3" w:rsidRDefault="00B11855" w:rsidP="000A5604">
            <w:pPr>
              <w:pStyle w:val="TableEntry"/>
            </w:pPr>
          </w:p>
        </w:tc>
        <w:tc>
          <w:tcPr>
            <w:tcW w:w="3288" w:type="dxa"/>
          </w:tcPr>
          <w:p w14:paraId="59D4A2BA" w14:textId="77777777" w:rsidR="00B11855" w:rsidRPr="001F42D3" w:rsidRDefault="003D003E" w:rsidP="000A5604">
            <w:pPr>
              <w:pStyle w:val="TableEntry"/>
            </w:pPr>
            <w:r w:rsidRPr="001F42D3">
              <w:t>Security</w:t>
            </w:r>
          </w:p>
        </w:tc>
      </w:tr>
      <w:tr w:rsidR="00C40FD5" w:rsidRPr="001F42D3" w14:paraId="131C7703" w14:textId="77777777" w:rsidTr="00EB7483">
        <w:trPr>
          <w:cantSplit/>
          <w:jc w:val="center"/>
        </w:trPr>
        <w:tc>
          <w:tcPr>
            <w:tcW w:w="975" w:type="dxa"/>
          </w:tcPr>
          <w:p w14:paraId="69466E25" w14:textId="77777777" w:rsidR="00B11855" w:rsidRPr="001F42D3" w:rsidRDefault="003D003E" w:rsidP="000A5604">
            <w:pPr>
              <w:pStyle w:val="TableEntry"/>
            </w:pPr>
            <w:r w:rsidRPr="001F42D3">
              <w:t>9</w:t>
            </w:r>
          </w:p>
        </w:tc>
        <w:tc>
          <w:tcPr>
            <w:tcW w:w="1196" w:type="dxa"/>
          </w:tcPr>
          <w:p w14:paraId="4DFC7C9F" w14:textId="77777777" w:rsidR="00B11855" w:rsidRPr="001F42D3" w:rsidRDefault="003D003E" w:rsidP="000A5604">
            <w:pPr>
              <w:pStyle w:val="TableEntry"/>
            </w:pPr>
            <w:r w:rsidRPr="001F42D3">
              <w:t>15</w:t>
            </w:r>
          </w:p>
        </w:tc>
        <w:tc>
          <w:tcPr>
            <w:tcW w:w="760" w:type="dxa"/>
          </w:tcPr>
          <w:p w14:paraId="6A45D147" w14:textId="77777777" w:rsidR="00B11855" w:rsidRPr="001F42D3" w:rsidRDefault="003D003E" w:rsidP="000A5604">
            <w:pPr>
              <w:pStyle w:val="TableEntry"/>
            </w:pPr>
            <w:r w:rsidRPr="001F42D3">
              <w:t>MSG</w:t>
            </w:r>
          </w:p>
        </w:tc>
        <w:tc>
          <w:tcPr>
            <w:tcW w:w="961" w:type="dxa"/>
          </w:tcPr>
          <w:p w14:paraId="137A71C1" w14:textId="77777777" w:rsidR="00B11855" w:rsidRPr="001F42D3" w:rsidRDefault="003D003E" w:rsidP="000A5604">
            <w:pPr>
              <w:pStyle w:val="TableEntry"/>
            </w:pPr>
            <w:r w:rsidRPr="001F42D3">
              <w:t>R</w:t>
            </w:r>
          </w:p>
        </w:tc>
        <w:tc>
          <w:tcPr>
            <w:tcW w:w="933" w:type="dxa"/>
          </w:tcPr>
          <w:p w14:paraId="5B6AAE3C" w14:textId="77777777" w:rsidR="00B11855" w:rsidRPr="001F42D3" w:rsidRDefault="003D003E" w:rsidP="000A5604">
            <w:pPr>
              <w:pStyle w:val="TableEntry"/>
            </w:pPr>
            <w:r w:rsidRPr="001F42D3">
              <w:t>[1..1]</w:t>
            </w:r>
          </w:p>
        </w:tc>
        <w:tc>
          <w:tcPr>
            <w:tcW w:w="1037" w:type="dxa"/>
          </w:tcPr>
          <w:p w14:paraId="26AB2BAF" w14:textId="77777777" w:rsidR="00B11855" w:rsidRPr="001F42D3" w:rsidRDefault="00B11855" w:rsidP="000A5604">
            <w:pPr>
              <w:pStyle w:val="TableEntry"/>
            </w:pPr>
          </w:p>
        </w:tc>
        <w:tc>
          <w:tcPr>
            <w:tcW w:w="3288" w:type="dxa"/>
          </w:tcPr>
          <w:p w14:paraId="0FB7A408" w14:textId="77777777" w:rsidR="00B11855" w:rsidRPr="001F42D3" w:rsidRDefault="003D003E" w:rsidP="000A5604">
            <w:pPr>
              <w:pStyle w:val="TableEntry"/>
            </w:pPr>
            <w:r w:rsidRPr="001F42D3">
              <w:t>Message Type</w:t>
            </w:r>
          </w:p>
        </w:tc>
      </w:tr>
      <w:tr w:rsidR="00C40FD5" w:rsidRPr="001F42D3" w14:paraId="1BF40728" w14:textId="77777777" w:rsidTr="00EB7483">
        <w:trPr>
          <w:cantSplit/>
          <w:jc w:val="center"/>
        </w:trPr>
        <w:tc>
          <w:tcPr>
            <w:tcW w:w="975" w:type="dxa"/>
          </w:tcPr>
          <w:p w14:paraId="460E7918" w14:textId="77777777" w:rsidR="00B11855" w:rsidRPr="001F42D3" w:rsidRDefault="003D003E" w:rsidP="000A5604">
            <w:pPr>
              <w:pStyle w:val="TableEntry"/>
            </w:pPr>
            <w:r w:rsidRPr="001F42D3">
              <w:t>10</w:t>
            </w:r>
          </w:p>
        </w:tc>
        <w:tc>
          <w:tcPr>
            <w:tcW w:w="1196" w:type="dxa"/>
          </w:tcPr>
          <w:p w14:paraId="344860BE" w14:textId="77777777" w:rsidR="00B11855" w:rsidRPr="001F42D3" w:rsidRDefault="003D003E" w:rsidP="000A5604">
            <w:pPr>
              <w:pStyle w:val="TableEntry"/>
            </w:pPr>
            <w:r w:rsidRPr="001F42D3">
              <w:t>199</w:t>
            </w:r>
          </w:p>
        </w:tc>
        <w:tc>
          <w:tcPr>
            <w:tcW w:w="760" w:type="dxa"/>
          </w:tcPr>
          <w:p w14:paraId="57B41663" w14:textId="77777777" w:rsidR="00B11855" w:rsidRPr="001F42D3" w:rsidRDefault="003D003E" w:rsidP="000A5604">
            <w:pPr>
              <w:pStyle w:val="TableEntry"/>
            </w:pPr>
            <w:r w:rsidRPr="001F42D3">
              <w:t>ST</w:t>
            </w:r>
          </w:p>
        </w:tc>
        <w:tc>
          <w:tcPr>
            <w:tcW w:w="961" w:type="dxa"/>
          </w:tcPr>
          <w:p w14:paraId="32CBCB1A" w14:textId="77777777" w:rsidR="00B11855" w:rsidRPr="001F42D3" w:rsidRDefault="003D003E" w:rsidP="000A5604">
            <w:pPr>
              <w:pStyle w:val="TableEntry"/>
            </w:pPr>
            <w:r w:rsidRPr="001F42D3">
              <w:t>R</w:t>
            </w:r>
          </w:p>
        </w:tc>
        <w:tc>
          <w:tcPr>
            <w:tcW w:w="933" w:type="dxa"/>
          </w:tcPr>
          <w:p w14:paraId="4F3B76F1" w14:textId="77777777" w:rsidR="00B11855" w:rsidRPr="001F42D3" w:rsidRDefault="003D003E" w:rsidP="000A5604">
            <w:pPr>
              <w:pStyle w:val="TableEntry"/>
            </w:pPr>
            <w:r w:rsidRPr="001F42D3">
              <w:t>[1..1]</w:t>
            </w:r>
          </w:p>
        </w:tc>
        <w:tc>
          <w:tcPr>
            <w:tcW w:w="1037" w:type="dxa"/>
          </w:tcPr>
          <w:p w14:paraId="374ED4DE" w14:textId="77777777" w:rsidR="00B11855" w:rsidRPr="001F42D3" w:rsidRDefault="00B11855" w:rsidP="000A5604">
            <w:pPr>
              <w:pStyle w:val="TableEntry"/>
            </w:pPr>
          </w:p>
        </w:tc>
        <w:tc>
          <w:tcPr>
            <w:tcW w:w="3288" w:type="dxa"/>
          </w:tcPr>
          <w:p w14:paraId="66490FE7" w14:textId="77777777" w:rsidR="00B11855" w:rsidRPr="001F42D3" w:rsidRDefault="003D003E" w:rsidP="000A5604">
            <w:pPr>
              <w:pStyle w:val="TableEntry"/>
            </w:pPr>
            <w:r w:rsidRPr="001F42D3">
              <w:t>Message Control Id</w:t>
            </w:r>
          </w:p>
        </w:tc>
      </w:tr>
      <w:tr w:rsidR="00C40FD5" w:rsidRPr="001F42D3" w14:paraId="7D7F4DCE" w14:textId="77777777" w:rsidTr="00EB7483">
        <w:trPr>
          <w:cantSplit/>
          <w:jc w:val="center"/>
        </w:trPr>
        <w:tc>
          <w:tcPr>
            <w:tcW w:w="975" w:type="dxa"/>
          </w:tcPr>
          <w:p w14:paraId="7BC35521" w14:textId="77777777" w:rsidR="00B11855" w:rsidRPr="001F42D3" w:rsidRDefault="003D003E" w:rsidP="000A5604">
            <w:pPr>
              <w:pStyle w:val="TableEntry"/>
            </w:pPr>
            <w:r w:rsidRPr="001F42D3">
              <w:t>11</w:t>
            </w:r>
          </w:p>
        </w:tc>
        <w:tc>
          <w:tcPr>
            <w:tcW w:w="1196" w:type="dxa"/>
          </w:tcPr>
          <w:p w14:paraId="0FA5DDC2" w14:textId="77777777" w:rsidR="00B11855" w:rsidRPr="001F42D3" w:rsidRDefault="003D003E" w:rsidP="000A5604">
            <w:pPr>
              <w:pStyle w:val="TableEntry"/>
            </w:pPr>
            <w:r w:rsidRPr="001F42D3">
              <w:t>3</w:t>
            </w:r>
          </w:p>
        </w:tc>
        <w:tc>
          <w:tcPr>
            <w:tcW w:w="760" w:type="dxa"/>
          </w:tcPr>
          <w:p w14:paraId="69391E3C" w14:textId="77777777" w:rsidR="00B11855" w:rsidRPr="001F42D3" w:rsidRDefault="003D003E" w:rsidP="000A5604">
            <w:pPr>
              <w:pStyle w:val="TableEntry"/>
            </w:pPr>
            <w:r w:rsidRPr="001F42D3">
              <w:t>PT</w:t>
            </w:r>
          </w:p>
        </w:tc>
        <w:tc>
          <w:tcPr>
            <w:tcW w:w="961" w:type="dxa"/>
          </w:tcPr>
          <w:p w14:paraId="4F49DDEE" w14:textId="77777777" w:rsidR="00B11855" w:rsidRPr="001F42D3" w:rsidRDefault="003D003E" w:rsidP="000A5604">
            <w:pPr>
              <w:pStyle w:val="TableEntry"/>
            </w:pPr>
            <w:r w:rsidRPr="001F42D3">
              <w:t>R</w:t>
            </w:r>
          </w:p>
        </w:tc>
        <w:tc>
          <w:tcPr>
            <w:tcW w:w="933" w:type="dxa"/>
          </w:tcPr>
          <w:p w14:paraId="5FD3D025" w14:textId="77777777" w:rsidR="00B11855" w:rsidRPr="001F42D3" w:rsidRDefault="003D003E" w:rsidP="000A5604">
            <w:pPr>
              <w:pStyle w:val="TableEntry"/>
            </w:pPr>
            <w:r w:rsidRPr="001F42D3">
              <w:t>[1..1]</w:t>
            </w:r>
          </w:p>
        </w:tc>
        <w:tc>
          <w:tcPr>
            <w:tcW w:w="1037" w:type="dxa"/>
          </w:tcPr>
          <w:p w14:paraId="5BE50FBB" w14:textId="77777777" w:rsidR="00B11855" w:rsidRPr="001F42D3" w:rsidRDefault="00B11855" w:rsidP="000A5604">
            <w:pPr>
              <w:pStyle w:val="TableEntry"/>
            </w:pPr>
          </w:p>
        </w:tc>
        <w:tc>
          <w:tcPr>
            <w:tcW w:w="3288" w:type="dxa"/>
          </w:tcPr>
          <w:p w14:paraId="7D994F2C" w14:textId="77777777" w:rsidR="00B11855" w:rsidRPr="001F42D3" w:rsidRDefault="003D003E" w:rsidP="000A5604">
            <w:pPr>
              <w:pStyle w:val="TableEntry"/>
            </w:pPr>
            <w:r w:rsidRPr="001F42D3">
              <w:t>Processing Id</w:t>
            </w:r>
          </w:p>
        </w:tc>
      </w:tr>
      <w:tr w:rsidR="00C40FD5" w:rsidRPr="001F42D3" w14:paraId="2962C147" w14:textId="77777777" w:rsidTr="00EB7483">
        <w:trPr>
          <w:cantSplit/>
          <w:jc w:val="center"/>
        </w:trPr>
        <w:tc>
          <w:tcPr>
            <w:tcW w:w="975" w:type="dxa"/>
          </w:tcPr>
          <w:p w14:paraId="17D8DDBC" w14:textId="77777777" w:rsidR="00B11855" w:rsidRPr="001F42D3" w:rsidRDefault="003D003E" w:rsidP="000A5604">
            <w:pPr>
              <w:pStyle w:val="TableEntry"/>
            </w:pPr>
            <w:r w:rsidRPr="001F42D3">
              <w:t>12</w:t>
            </w:r>
          </w:p>
        </w:tc>
        <w:tc>
          <w:tcPr>
            <w:tcW w:w="1196" w:type="dxa"/>
          </w:tcPr>
          <w:p w14:paraId="75BF3F8C" w14:textId="77777777" w:rsidR="00B11855" w:rsidRPr="001F42D3" w:rsidRDefault="003D003E" w:rsidP="000A5604">
            <w:pPr>
              <w:pStyle w:val="TableEntry"/>
            </w:pPr>
            <w:r w:rsidRPr="001F42D3">
              <w:t>60</w:t>
            </w:r>
          </w:p>
        </w:tc>
        <w:tc>
          <w:tcPr>
            <w:tcW w:w="760" w:type="dxa"/>
          </w:tcPr>
          <w:p w14:paraId="44F5DE49" w14:textId="77777777" w:rsidR="00B11855" w:rsidRPr="001F42D3" w:rsidRDefault="003D003E" w:rsidP="000A5604">
            <w:pPr>
              <w:pStyle w:val="TableEntry"/>
            </w:pPr>
            <w:r w:rsidRPr="001F42D3">
              <w:t>VID</w:t>
            </w:r>
          </w:p>
        </w:tc>
        <w:tc>
          <w:tcPr>
            <w:tcW w:w="961" w:type="dxa"/>
          </w:tcPr>
          <w:p w14:paraId="275D7D40" w14:textId="77777777" w:rsidR="00B11855" w:rsidRPr="001F42D3" w:rsidRDefault="003D003E" w:rsidP="000A5604">
            <w:pPr>
              <w:pStyle w:val="TableEntry"/>
            </w:pPr>
            <w:r w:rsidRPr="001F42D3">
              <w:t>R</w:t>
            </w:r>
          </w:p>
        </w:tc>
        <w:tc>
          <w:tcPr>
            <w:tcW w:w="933" w:type="dxa"/>
          </w:tcPr>
          <w:p w14:paraId="489AB4D9" w14:textId="77777777" w:rsidR="00B11855" w:rsidRPr="001F42D3" w:rsidRDefault="003D003E" w:rsidP="000A5604">
            <w:pPr>
              <w:pStyle w:val="TableEntry"/>
            </w:pPr>
            <w:r w:rsidRPr="001F42D3">
              <w:t>[1..1]</w:t>
            </w:r>
          </w:p>
        </w:tc>
        <w:tc>
          <w:tcPr>
            <w:tcW w:w="1037" w:type="dxa"/>
          </w:tcPr>
          <w:p w14:paraId="7218D64D" w14:textId="77777777" w:rsidR="00B11855" w:rsidRPr="001F42D3" w:rsidRDefault="00B11855" w:rsidP="000A5604">
            <w:pPr>
              <w:pStyle w:val="TableEntry"/>
            </w:pPr>
          </w:p>
        </w:tc>
        <w:tc>
          <w:tcPr>
            <w:tcW w:w="3288" w:type="dxa"/>
          </w:tcPr>
          <w:p w14:paraId="3DE23046" w14:textId="77777777" w:rsidR="00B11855" w:rsidRPr="001F42D3" w:rsidRDefault="003D003E" w:rsidP="000A5604">
            <w:pPr>
              <w:pStyle w:val="TableEntry"/>
            </w:pPr>
            <w:r w:rsidRPr="001F42D3">
              <w:t>Version ID</w:t>
            </w:r>
          </w:p>
        </w:tc>
      </w:tr>
      <w:tr w:rsidR="00C40FD5" w:rsidRPr="001F42D3" w14:paraId="52417EFE" w14:textId="77777777" w:rsidTr="00EB7483">
        <w:trPr>
          <w:cantSplit/>
          <w:jc w:val="center"/>
        </w:trPr>
        <w:tc>
          <w:tcPr>
            <w:tcW w:w="975" w:type="dxa"/>
          </w:tcPr>
          <w:p w14:paraId="4C9D7E15" w14:textId="77777777" w:rsidR="00B11855" w:rsidRPr="001F42D3" w:rsidRDefault="003D003E" w:rsidP="000A5604">
            <w:pPr>
              <w:pStyle w:val="TableEntry"/>
            </w:pPr>
            <w:r w:rsidRPr="001F42D3">
              <w:t>13</w:t>
            </w:r>
          </w:p>
        </w:tc>
        <w:tc>
          <w:tcPr>
            <w:tcW w:w="1196" w:type="dxa"/>
          </w:tcPr>
          <w:p w14:paraId="50FADBCC" w14:textId="77777777" w:rsidR="00B11855" w:rsidRPr="001F42D3" w:rsidRDefault="003D003E" w:rsidP="000A5604">
            <w:pPr>
              <w:pStyle w:val="TableEntry"/>
            </w:pPr>
            <w:r w:rsidRPr="001F42D3">
              <w:t>15</w:t>
            </w:r>
          </w:p>
        </w:tc>
        <w:tc>
          <w:tcPr>
            <w:tcW w:w="760" w:type="dxa"/>
          </w:tcPr>
          <w:p w14:paraId="42CEF7BA" w14:textId="77777777" w:rsidR="00B11855" w:rsidRPr="001F42D3" w:rsidRDefault="003D003E" w:rsidP="000A5604">
            <w:pPr>
              <w:pStyle w:val="TableEntry"/>
            </w:pPr>
            <w:r w:rsidRPr="001F42D3">
              <w:t>NM</w:t>
            </w:r>
          </w:p>
        </w:tc>
        <w:tc>
          <w:tcPr>
            <w:tcW w:w="961" w:type="dxa"/>
          </w:tcPr>
          <w:p w14:paraId="19027383" w14:textId="77777777" w:rsidR="00B11855" w:rsidRPr="001F42D3" w:rsidRDefault="003D003E" w:rsidP="000A5604">
            <w:pPr>
              <w:pStyle w:val="TableEntry"/>
            </w:pPr>
            <w:r w:rsidRPr="001F42D3">
              <w:t>RE</w:t>
            </w:r>
          </w:p>
        </w:tc>
        <w:tc>
          <w:tcPr>
            <w:tcW w:w="933" w:type="dxa"/>
          </w:tcPr>
          <w:p w14:paraId="0E16335F" w14:textId="77777777" w:rsidR="00B11855" w:rsidRPr="001F42D3" w:rsidRDefault="003D003E" w:rsidP="000A5604">
            <w:pPr>
              <w:pStyle w:val="TableEntry"/>
            </w:pPr>
            <w:r w:rsidRPr="001F42D3">
              <w:t>[0..1]</w:t>
            </w:r>
          </w:p>
        </w:tc>
        <w:tc>
          <w:tcPr>
            <w:tcW w:w="1037" w:type="dxa"/>
          </w:tcPr>
          <w:p w14:paraId="04BD81A2" w14:textId="77777777" w:rsidR="00B11855" w:rsidRPr="001F42D3" w:rsidRDefault="00B11855" w:rsidP="000A5604">
            <w:pPr>
              <w:pStyle w:val="TableEntry"/>
            </w:pPr>
          </w:p>
        </w:tc>
        <w:tc>
          <w:tcPr>
            <w:tcW w:w="3288" w:type="dxa"/>
          </w:tcPr>
          <w:p w14:paraId="7522C737" w14:textId="77777777" w:rsidR="00B11855" w:rsidRPr="001F42D3" w:rsidRDefault="003D003E" w:rsidP="000A5604">
            <w:pPr>
              <w:pStyle w:val="TableEntry"/>
            </w:pPr>
            <w:r w:rsidRPr="001F42D3">
              <w:t>Sequence Number</w:t>
            </w:r>
          </w:p>
        </w:tc>
      </w:tr>
      <w:tr w:rsidR="00C40FD5" w:rsidRPr="001F42D3" w14:paraId="37AF22C6" w14:textId="77777777" w:rsidTr="00EB7483">
        <w:trPr>
          <w:cantSplit/>
          <w:jc w:val="center"/>
        </w:trPr>
        <w:tc>
          <w:tcPr>
            <w:tcW w:w="975" w:type="dxa"/>
          </w:tcPr>
          <w:p w14:paraId="35B1B369" w14:textId="77777777" w:rsidR="00B11855" w:rsidRPr="001F42D3" w:rsidRDefault="003D003E" w:rsidP="000A5604">
            <w:pPr>
              <w:pStyle w:val="TableEntry"/>
            </w:pPr>
            <w:r w:rsidRPr="001F42D3">
              <w:t>14</w:t>
            </w:r>
          </w:p>
        </w:tc>
        <w:tc>
          <w:tcPr>
            <w:tcW w:w="1196" w:type="dxa"/>
          </w:tcPr>
          <w:p w14:paraId="7D3C9483" w14:textId="77777777" w:rsidR="00B11855" w:rsidRPr="001F42D3" w:rsidRDefault="003D003E" w:rsidP="000A5604">
            <w:pPr>
              <w:pStyle w:val="TableEntry"/>
            </w:pPr>
            <w:r w:rsidRPr="001F42D3">
              <w:t>180</w:t>
            </w:r>
          </w:p>
        </w:tc>
        <w:tc>
          <w:tcPr>
            <w:tcW w:w="760" w:type="dxa"/>
          </w:tcPr>
          <w:p w14:paraId="181A6FD6" w14:textId="77777777" w:rsidR="00B11855" w:rsidRPr="001F42D3" w:rsidRDefault="003D003E" w:rsidP="000A5604">
            <w:pPr>
              <w:pStyle w:val="TableEntry"/>
            </w:pPr>
            <w:r w:rsidRPr="001F42D3">
              <w:t>ST</w:t>
            </w:r>
          </w:p>
        </w:tc>
        <w:tc>
          <w:tcPr>
            <w:tcW w:w="961" w:type="dxa"/>
          </w:tcPr>
          <w:p w14:paraId="49411D2A" w14:textId="77777777" w:rsidR="00B11855" w:rsidRPr="001F42D3" w:rsidRDefault="003D003E" w:rsidP="000A5604">
            <w:pPr>
              <w:pStyle w:val="TableEntry"/>
            </w:pPr>
            <w:r w:rsidRPr="001F42D3">
              <w:t>X</w:t>
            </w:r>
          </w:p>
        </w:tc>
        <w:tc>
          <w:tcPr>
            <w:tcW w:w="933" w:type="dxa"/>
          </w:tcPr>
          <w:p w14:paraId="6208A57A" w14:textId="77777777" w:rsidR="00B11855" w:rsidRPr="001F42D3" w:rsidRDefault="003D003E" w:rsidP="000A5604">
            <w:pPr>
              <w:pStyle w:val="TableEntry"/>
            </w:pPr>
            <w:r w:rsidRPr="001F42D3">
              <w:t>[0..0]</w:t>
            </w:r>
          </w:p>
        </w:tc>
        <w:tc>
          <w:tcPr>
            <w:tcW w:w="1037" w:type="dxa"/>
          </w:tcPr>
          <w:p w14:paraId="00C135A1" w14:textId="77777777" w:rsidR="00B11855" w:rsidRPr="001F42D3" w:rsidRDefault="00B11855" w:rsidP="000A5604">
            <w:pPr>
              <w:pStyle w:val="TableEntry"/>
            </w:pPr>
          </w:p>
        </w:tc>
        <w:tc>
          <w:tcPr>
            <w:tcW w:w="3288" w:type="dxa"/>
          </w:tcPr>
          <w:p w14:paraId="0F332214" w14:textId="77777777" w:rsidR="00B11855" w:rsidRPr="001F42D3" w:rsidRDefault="003D003E" w:rsidP="000A5604">
            <w:pPr>
              <w:pStyle w:val="TableEntry"/>
            </w:pPr>
            <w:r w:rsidRPr="001F42D3">
              <w:t>Continuation Pointer</w:t>
            </w:r>
          </w:p>
        </w:tc>
      </w:tr>
      <w:tr w:rsidR="00C40FD5" w:rsidRPr="001F42D3" w14:paraId="45DE55DF" w14:textId="77777777" w:rsidTr="00EB7483">
        <w:trPr>
          <w:cantSplit/>
          <w:jc w:val="center"/>
        </w:trPr>
        <w:tc>
          <w:tcPr>
            <w:tcW w:w="975" w:type="dxa"/>
          </w:tcPr>
          <w:p w14:paraId="54D5CC2D" w14:textId="77777777" w:rsidR="00B11855" w:rsidRPr="001F42D3" w:rsidRDefault="003D003E" w:rsidP="000A5604">
            <w:pPr>
              <w:pStyle w:val="TableEntry"/>
            </w:pPr>
            <w:r w:rsidRPr="001F42D3">
              <w:t>15</w:t>
            </w:r>
          </w:p>
        </w:tc>
        <w:tc>
          <w:tcPr>
            <w:tcW w:w="1196" w:type="dxa"/>
          </w:tcPr>
          <w:p w14:paraId="2906AC05" w14:textId="77777777" w:rsidR="00B11855" w:rsidRPr="001F42D3" w:rsidRDefault="003D003E" w:rsidP="000A5604">
            <w:pPr>
              <w:pStyle w:val="TableEntry"/>
            </w:pPr>
            <w:r w:rsidRPr="001F42D3">
              <w:t>2</w:t>
            </w:r>
          </w:p>
        </w:tc>
        <w:tc>
          <w:tcPr>
            <w:tcW w:w="760" w:type="dxa"/>
          </w:tcPr>
          <w:p w14:paraId="00021536" w14:textId="77777777" w:rsidR="00B11855" w:rsidRPr="001F42D3" w:rsidRDefault="003D003E" w:rsidP="000A5604">
            <w:pPr>
              <w:pStyle w:val="TableEntry"/>
            </w:pPr>
            <w:r w:rsidRPr="001F42D3">
              <w:t>ID</w:t>
            </w:r>
          </w:p>
        </w:tc>
        <w:tc>
          <w:tcPr>
            <w:tcW w:w="961" w:type="dxa"/>
          </w:tcPr>
          <w:p w14:paraId="6AF4607A" w14:textId="77777777" w:rsidR="00B11855" w:rsidRPr="001F42D3" w:rsidRDefault="003D003E" w:rsidP="000A5604">
            <w:pPr>
              <w:pStyle w:val="TableEntry"/>
            </w:pPr>
            <w:r w:rsidRPr="001F42D3">
              <w:t>R</w:t>
            </w:r>
          </w:p>
        </w:tc>
        <w:tc>
          <w:tcPr>
            <w:tcW w:w="933" w:type="dxa"/>
          </w:tcPr>
          <w:p w14:paraId="3C261A70" w14:textId="77777777" w:rsidR="00B11855" w:rsidRPr="001F42D3" w:rsidRDefault="003D003E" w:rsidP="000A5604">
            <w:pPr>
              <w:pStyle w:val="TableEntry"/>
            </w:pPr>
            <w:r w:rsidRPr="001F42D3">
              <w:t>[1..1]</w:t>
            </w:r>
          </w:p>
        </w:tc>
        <w:tc>
          <w:tcPr>
            <w:tcW w:w="1037" w:type="dxa"/>
          </w:tcPr>
          <w:p w14:paraId="1CD11487" w14:textId="77777777" w:rsidR="00B11855" w:rsidRPr="001F42D3" w:rsidRDefault="003D003E" w:rsidP="000A5604">
            <w:pPr>
              <w:pStyle w:val="TableEntry"/>
            </w:pPr>
            <w:r w:rsidRPr="001F42D3">
              <w:t>0155</w:t>
            </w:r>
          </w:p>
        </w:tc>
        <w:tc>
          <w:tcPr>
            <w:tcW w:w="3288" w:type="dxa"/>
          </w:tcPr>
          <w:p w14:paraId="1C0D50B8" w14:textId="77777777" w:rsidR="00B11855" w:rsidRPr="001F42D3" w:rsidRDefault="003D003E" w:rsidP="000A5604">
            <w:pPr>
              <w:pStyle w:val="TableEntry"/>
            </w:pPr>
            <w:r w:rsidRPr="001F42D3">
              <w:t>Accept Acknowledgement Type</w:t>
            </w:r>
          </w:p>
        </w:tc>
      </w:tr>
      <w:tr w:rsidR="00C40FD5" w:rsidRPr="001F42D3" w14:paraId="1E6F1E31" w14:textId="77777777" w:rsidTr="00EB7483">
        <w:trPr>
          <w:cantSplit/>
          <w:jc w:val="center"/>
        </w:trPr>
        <w:tc>
          <w:tcPr>
            <w:tcW w:w="975" w:type="dxa"/>
          </w:tcPr>
          <w:p w14:paraId="7D911A3C" w14:textId="77777777" w:rsidR="00B11855" w:rsidRPr="001F42D3" w:rsidRDefault="003D003E" w:rsidP="000A5604">
            <w:pPr>
              <w:pStyle w:val="TableEntry"/>
            </w:pPr>
            <w:r w:rsidRPr="001F42D3">
              <w:t>16</w:t>
            </w:r>
          </w:p>
        </w:tc>
        <w:tc>
          <w:tcPr>
            <w:tcW w:w="1196" w:type="dxa"/>
          </w:tcPr>
          <w:p w14:paraId="42A861EA" w14:textId="77777777" w:rsidR="00B11855" w:rsidRPr="001F42D3" w:rsidRDefault="003D003E" w:rsidP="000A5604">
            <w:pPr>
              <w:pStyle w:val="TableEntry"/>
            </w:pPr>
            <w:r w:rsidRPr="001F42D3">
              <w:t>2</w:t>
            </w:r>
          </w:p>
        </w:tc>
        <w:tc>
          <w:tcPr>
            <w:tcW w:w="760" w:type="dxa"/>
          </w:tcPr>
          <w:p w14:paraId="50C11A0F" w14:textId="77777777" w:rsidR="00B11855" w:rsidRPr="001F42D3" w:rsidRDefault="003D003E" w:rsidP="000A5604">
            <w:pPr>
              <w:pStyle w:val="TableEntry"/>
            </w:pPr>
            <w:r w:rsidRPr="001F42D3">
              <w:t>ID</w:t>
            </w:r>
          </w:p>
        </w:tc>
        <w:tc>
          <w:tcPr>
            <w:tcW w:w="961" w:type="dxa"/>
          </w:tcPr>
          <w:p w14:paraId="1B11994D" w14:textId="77777777" w:rsidR="00B11855" w:rsidRPr="001F42D3" w:rsidRDefault="003D003E" w:rsidP="000A5604">
            <w:pPr>
              <w:pStyle w:val="TableEntry"/>
            </w:pPr>
            <w:r w:rsidRPr="001F42D3">
              <w:t>R</w:t>
            </w:r>
          </w:p>
        </w:tc>
        <w:tc>
          <w:tcPr>
            <w:tcW w:w="933" w:type="dxa"/>
          </w:tcPr>
          <w:p w14:paraId="0D32EF60" w14:textId="77777777" w:rsidR="00B11855" w:rsidRPr="001F42D3" w:rsidRDefault="003D003E" w:rsidP="000A5604">
            <w:pPr>
              <w:pStyle w:val="TableEntry"/>
            </w:pPr>
            <w:r w:rsidRPr="001F42D3">
              <w:t>[1..1]</w:t>
            </w:r>
          </w:p>
        </w:tc>
        <w:tc>
          <w:tcPr>
            <w:tcW w:w="1037" w:type="dxa"/>
          </w:tcPr>
          <w:p w14:paraId="7615E587" w14:textId="77777777" w:rsidR="00B11855" w:rsidRPr="001F42D3" w:rsidRDefault="003D003E" w:rsidP="000A5604">
            <w:pPr>
              <w:pStyle w:val="TableEntry"/>
            </w:pPr>
            <w:r w:rsidRPr="001F42D3">
              <w:t>0155</w:t>
            </w:r>
          </w:p>
        </w:tc>
        <w:tc>
          <w:tcPr>
            <w:tcW w:w="3288" w:type="dxa"/>
          </w:tcPr>
          <w:p w14:paraId="411359F7" w14:textId="77777777" w:rsidR="00B11855" w:rsidRPr="001F42D3" w:rsidRDefault="003D003E" w:rsidP="000A5604">
            <w:pPr>
              <w:pStyle w:val="TableEntry"/>
            </w:pPr>
            <w:r w:rsidRPr="001F42D3">
              <w:t>Application Acknowledgement Type</w:t>
            </w:r>
          </w:p>
        </w:tc>
      </w:tr>
      <w:tr w:rsidR="00C40FD5" w:rsidRPr="001F42D3" w14:paraId="213F6D05" w14:textId="77777777" w:rsidTr="00EB7483">
        <w:trPr>
          <w:cantSplit/>
          <w:jc w:val="center"/>
        </w:trPr>
        <w:tc>
          <w:tcPr>
            <w:tcW w:w="975" w:type="dxa"/>
          </w:tcPr>
          <w:p w14:paraId="27E5FFE4" w14:textId="77777777" w:rsidR="00B11855" w:rsidRPr="001F42D3" w:rsidRDefault="003D003E" w:rsidP="000A5604">
            <w:pPr>
              <w:pStyle w:val="TableEntry"/>
            </w:pPr>
            <w:r w:rsidRPr="001F42D3">
              <w:t>17</w:t>
            </w:r>
          </w:p>
        </w:tc>
        <w:tc>
          <w:tcPr>
            <w:tcW w:w="1196" w:type="dxa"/>
          </w:tcPr>
          <w:p w14:paraId="3D96893F" w14:textId="77777777" w:rsidR="00B11855" w:rsidRPr="001F42D3" w:rsidRDefault="003D003E" w:rsidP="000A5604">
            <w:pPr>
              <w:pStyle w:val="TableEntry"/>
            </w:pPr>
            <w:r w:rsidRPr="001F42D3">
              <w:t>3</w:t>
            </w:r>
          </w:p>
        </w:tc>
        <w:tc>
          <w:tcPr>
            <w:tcW w:w="760" w:type="dxa"/>
          </w:tcPr>
          <w:p w14:paraId="531C114C" w14:textId="77777777" w:rsidR="00B11855" w:rsidRPr="001F42D3" w:rsidRDefault="003D003E" w:rsidP="000A5604">
            <w:pPr>
              <w:pStyle w:val="TableEntry"/>
            </w:pPr>
            <w:r w:rsidRPr="001F42D3">
              <w:t>ID</w:t>
            </w:r>
          </w:p>
        </w:tc>
        <w:tc>
          <w:tcPr>
            <w:tcW w:w="961" w:type="dxa"/>
          </w:tcPr>
          <w:p w14:paraId="76D08186" w14:textId="77777777" w:rsidR="00B11855" w:rsidRPr="001F42D3" w:rsidRDefault="003D003E" w:rsidP="000A5604">
            <w:pPr>
              <w:pStyle w:val="TableEntry"/>
            </w:pPr>
            <w:r w:rsidRPr="001F42D3">
              <w:t>RE</w:t>
            </w:r>
          </w:p>
        </w:tc>
        <w:tc>
          <w:tcPr>
            <w:tcW w:w="933" w:type="dxa"/>
          </w:tcPr>
          <w:p w14:paraId="3805E79E" w14:textId="77777777" w:rsidR="00B11855" w:rsidRPr="001F42D3" w:rsidRDefault="003D003E" w:rsidP="000A5604">
            <w:pPr>
              <w:pStyle w:val="TableEntry"/>
            </w:pPr>
            <w:r w:rsidRPr="001F42D3">
              <w:t>[0..1]</w:t>
            </w:r>
          </w:p>
        </w:tc>
        <w:tc>
          <w:tcPr>
            <w:tcW w:w="1037" w:type="dxa"/>
          </w:tcPr>
          <w:p w14:paraId="55936EA4" w14:textId="77777777" w:rsidR="00B11855" w:rsidRPr="001F42D3" w:rsidRDefault="003D003E" w:rsidP="000A5604">
            <w:pPr>
              <w:pStyle w:val="TableEntry"/>
            </w:pPr>
            <w:r w:rsidRPr="001F42D3">
              <w:t>0399</w:t>
            </w:r>
          </w:p>
        </w:tc>
        <w:tc>
          <w:tcPr>
            <w:tcW w:w="3288" w:type="dxa"/>
          </w:tcPr>
          <w:p w14:paraId="1408660B" w14:textId="77777777" w:rsidR="00B11855" w:rsidRPr="001F42D3" w:rsidRDefault="003D003E" w:rsidP="000A5604">
            <w:pPr>
              <w:pStyle w:val="TableEntry"/>
            </w:pPr>
            <w:r w:rsidRPr="001F42D3">
              <w:t>Country Code</w:t>
            </w:r>
          </w:p>
        </w:tc>
      </w:tr>
      <w:tr w:rsidR="00C40FD5" w:rsidRPr="001F42D3" w14:paraId="0470ACC5" w14:textId="77777777" w:rsidTr="00EB7483">
        <w:trPr>
          <w:cantSplit/>
          <w:jc w:val="center"/>
        </w:trPr>
        <w:tc>
          <w:tcPr>
            <w:tcW w:w="975" w:type="dxa"/>
          </w:tcPr>
          <w:p w14:paraId="19461510" w14:textId="77777777" w:rsidR="00B11855" w:rsidRPr="001F42D3" w:rsidRDefault="003D003E" w:rsidP="000A5604">
            <w:pPr>
              <w:pStyle w:val="TableEntry"/>
            </w:pPr>
            <w:r w:rsidRPr="001F42D3">
              <w:t>18</w:t>
            </w:r>
          </w:p>
        </w:tc>
        <w:tc>
          <w:tcPr>
            <w:tcW w:w="1196" w:type="dxa"/>
          </w:tcPr>
          <w:p w14:paraId="30A2BBCA" w14:textId="77777777" w:rsidR="00B11855" w:rsidRPr="001F42D3" w:rsidRDefault="003D003E" w:rsidP="000A5604">
            <w:pPr>
              <w:pStyle w:val="TableEntry"/>
            </w:pPr>
            <w:r w:rsidRPr="001F42D3">
              <w:t>16</w:t>
            </w:r>
          </w:p>
        </w:tc>
        <w:tc>
          <w:tcPr>
            <w:tcW w:w="760" w:type="dxa"/>
          </w:tcPr>
          <w:p w14:paraId="6E0AF7F7" w14:textId="77777777" w:rsidR="00B11855" w:rsidRPr="001F42D3" w:rsidRDefault="003D003E" w:rsidP="000A5604">
            <w:pPr>
              <w:pStyle w:val="TableEntry"/>
            </w:pPr>
            <w:r w:rsidRPr="001F42D3">
              <w:t>ID</w:t>
            </w:r>
          </w:p>
        </w:tc>
        <w:tc>
          <w:tcPr>
            <w:tcW w:w="961" w:type="dxa"/>
          </w:tcPr>
          <w:p w14:paraId="35D7B8CA" w14:textId="77777777" w:rsidR="00B11855" w:rsidRPr="001F42D3" w:rsidRDefault="003D003E" w:rsidP="000A5604">
            <w:pPr>
              <w:pStyle w:val="TableEntry"/>
            </w:pPr>
            <w:r w:rsidRPr="001F42D3">
              <w:t>RE</w:t>
            </w:r>
          </w:p>
        </w:tc>
        <w:tc>
          <w:tcPr>
            <w:tcW w:w="933" w:type="dxa"/>
          </w:tcPr>
          <w:p w14:paraId="2FD8F32D" w14:textId="77777777" w:rsidR="00B11855" w:rsidRPr="001F42D3" w:rsidRDefault="003D003E" w:rsidP="000A5604">
            <w:pPr>
              <w:pStyle w:val="TableEntry"/>
            </w:pPr>
            <w:r w:rsidRPr="001F42D3">
              <w:t>[0..1]</w:t>
            </w:r>
          </w:p>
        </w:tc>
        <w:tc>
          <w:tcPr>
            <w:tcW w:w="1037" w:type="dxa"/>
          </w:tcPr>
          <w:p w14:paraId="30F5DE5D" w14:textId="77777777" w:rsidR="00B11855" w:rsidRPr="001F42D3" w:rsidRDefault="003D003E" w:rsidP="000A5604">
            <w:pPr>
              <w:pStyle w:val="TableEntry"/>
            </w:pPr>
            <w:r w:rsidRPr="001F42D3">
              <w:t>0211</w:t>
            </w:r>
          </w:p>
        </w:tc>
        <w:tc>
          <w:tcPr>
            <w:tcW w:w="3288" w:type="dxa"/>
          </w:tcPr>
          <w:p w14:paraId="63606788" w14:textId="77777777" w:rsidR="00B11855" w:rsidRPr="001F42D3" w:rsidRDefault="003D003E" w:rsidP="000A5604">
            <w:pPr>
              <w:pStyle w:val="TableEntry"/>
            </w:pPr>
            <w:r w:rsidRPr="001F42D3">
              <w:t>Character Set</w:t>
            </w:r>
          </w:p>
        </w:tc>
      </w:tr>
      <w:tr w:rsidR="00C40FD5" w:rsidRPr="001F42D3" w14:paraId="79A19274" w14:textId="77777777" w:rsidTr="00EB7483">
        <w:trPr>
          <w:cantSplit/>
          <w:jc w:val="center"/>
        </w:trPr>
        <w:tc>
          <w:tcPr>
            <w:tcW w:w="975" w:type="dxa"/>
          </w:tcPr>
          <w:p w14:paraId="71A0A54E" w14:textId="77777777" w:rsidR="00B11855" w:rsidRPr="001F42D3" w:rsidRDefault="003D003E" w:rsidP="000A5604">
            <w:pPr>
              <w:pStyle w:val="TableEntry"/>
            </w:pPr>
            <w:r w:rsidRPr="001F42D3">
              <w:t>19</w:t>
            </w:r>
          </w:p>
        </w:tc>
        <w:tc>
          <w:tcPr>
            <w:tcW w:w="1196" w:type="dxa"/>
          </w:tcPr>
          <w:p w14:paraId="3AF293D4" w14:textId="77777777" w:rsidR="00B11855" w:rsidRPr="001F42D3" w:rsidRDefault="003D003E" w:rsidP="000A5604">
            <w:pPr>
              <w:pStyle w:val="TableEntry"/>
            </w:pPr>
            <w:r w:rsidRPr="001F42D3">
              <w:t>705</w:t>
            </w:r>
          </w:p>
        </w:tc>
        <w:tc>
          <w:tcPr>
            <w:tcW w:w="760" w:type="dxa"/>
          </w:tcPr>
          <w:p w14:paraId="071DF47A" w14:textId="77777777" w:rsidR="00B11855" w:rsidRPr="001F42D3" w:rsidRDefault="003D003E" w:rsidP="000A5604">
            <w:pPr>
              <w:pStyle w:val="TableEntry"/>
            </w:pPr>
            <w:r w:rsidRPr="001F42D3">
              <w:t>CWE</w:t>
            </w:r>
          </w:p>
        </w:tc>
        <w:tc>
          <w:tcPr>
            <w:tcW w:w="961" w:type="dxa"/>
          </w:tcPr>
          <w:p w14:paraId="2338923C" w14:textId="77777777" w:rsidR="00B11855" w:rsidRPr="001F42D3" w:rsidRDefault="003D003E" w:rsidP="000A5604">
            <w:pPr>
              <w:pStyle w:val="TableEntry"/>
            </w:pPr>
            <w:r w:rsidRPr="001F42D3">
              <w:t>RE</w:t>
            </w:r>
          </w:p>
        </w:tc>
        <w:tc>
          <w:tcPr>
            <w:tcW w:w="933" w:type="dxa"/>
          </w:tcPr>
          <w:p w14:paraId="4C4EDE30" w14:textId="77777777" w:rsidR="00B11855" w:rsidRPr="001F42D3" w:rsidRDefault="003D003E" w:rsidP="000A5604">
            <w:pPr>
              <w:pStyle w:val="TableEntry"/>
            </w:pPr>
            <w:r w:rsidRPr="001F42D3">
              <w:t>[0..1]</w:t>
            </w:r>
          </w:p>
        </w:tc>
        <w:tc>
          <w:tcPr>
            <w:tcW w:w="1037" w:type="dxa"/>
          </w:tcPr>
          <w:p w14:paraId="08AEC1D7" w14:textId="77777777" w:rsidR="00B11855" w:rsidRPr="001F42D3" w:rsidRDefault="00B11855" w:rsidP="000A5604">
            <w:pPr>
              <w:pStyle w:val="TableEntry"/>
            </w:pPr>
          </w:p>
        </w:tc>
        <w:tc>
          <w:tcPr>
            <w:tcW w:w="3288" w:type="dxa"/>
          </w:tcPr>
          <w:p w14:paraId="334F05E3" w14:textId="77777777" w:rsidR="00B11855" w:rsidRPr="001F42D3" w:rsidRDefault="003D003E" w:rsidP="000A5604">
            <w:pPr>
              <w:pStyle w:val="TableEntry"/>
            </w:pPr>
            <w:r w:rsidRPr="001F42D3">
              <w:t>Principal Language of Message</w:t>
            </w:r>
          </w:p>
        </w:tc>
      </w:tr>
      <w:tr w:rsidR="00C40FD5" w:rsidRPr="001F42D3" w14:paraId="1420FC79" w14:textId="77777777" w:rsidTr="00EB7483">
        <w:trPr>
          <w:cantSplit/>
          <w:jc w:val="center"/>
        </w:trPr>
        <w:tc>
          <w:tcPr>
            <w:tcW w:w="975" w:type="dxa"/>
          </w:tcPr>
          <w:p w14:paraId="467C66CC" w14:textId="77777777" w:rsidR="00B11855" w:rsidRPr="001F42D3" w:rsidRDefault="003D003E" w:rsidP="000A5604">
            <w:pPr>
              <w:pStyle w:val="TableEntry"/>
            </w:pPr>
            <w:r w:rsidRPr="001F42D3">
              <w:t>20</w:t>
            </w:r>
          </w:p>
        </w:tc>
        <w:tc>
          <w:tcPr>
            <w:tcW w:w="1196" w:type="dxa"/>
          </w:tcPr>
          <w:p w14:paraId="2D808749" w14:textId="77777777" w:rsidR="00B11855" w:rsidRPr="001F42D3" w:rsidRDefault="003D003E" w:rsidP="000A5604">
            <w:pPr>
              <w:pStyle w:val="TableEntry"/>
            </w:pPr>
            <w:r w:rsidRPr="001F42D3">
              <w:t>20</w:t>
            </w:r>
          </w:p>
        </w:tc>
        <w:tc>
          <w:tcPr>
            <w:tcW w:w="760" w:type="dxa"/>
          </w:tcPr>
          <w:p w14:paraId="36D2D9EE" w14:textId="77777777" w:rsidR="00B11855" w:rsidRPr="001F42D3" w:rsidRDefault="003D003E" w:rsidP="000A5604">
            <w:pPr>
              <w:pStyle w:val="TableEntry"/>
            </w:pPr>
            <w:r w:rsidRPr="001F42D3">
              <w:t>ID</w:t>
            </w:r>
          </w:p>
        </w:tc>
        <w:tc>
          <w:tcPr>
            <w:tcW w:w="961" w:type="dxa"/>
          </w:tcPr>
          <w:p w14:paraId="51FF5434" w14:textId="77777777" w:rsidR="00B11855" w:rsidRPr="001F42D3" w:rsidRDefault="003D003E" w:rsidP="000A5604">
            <w:pPr>
              <w:pStyle w:val="TableEntry"/>
            </w:pPr>
            <w:r w:rsidRPr="001F42D3">
              <w:t>X</w:t>
            </w:r>
          </w:p>
        </w:tc>
        <w:tc>
          <w:tcPr>
            <w:tcW w:w="933" w:type="dxa"/>
          </w:tcPr>
          <w:p w14:paraId="4B4E3970" w14:textId="77777777" w:rsidR="00B11855" w:rsidRPr="001F42D3" w:rsidRDefault="003D003E" w:rsidP="000A5604">
            <w:pPr>
              <w:pStyle w:val="TableEntry"/>
            </w:pPr>
            <w:r w:rsidRPr="001F42D3">
              <w:t>[0..0]</w:t>
            </w:r>
          </w:p>
        </w:tc>
        <w:tc>
          <w:tcPr>
            <w:tcW w:w="1037" w:type="dxa"/>
          </w:tcPr>
          <w:p w14:paraId="12FE62C5" w14:textId="77777777" w:rsidR="00B11855" w:rsidRPr="001F42D3" w:rsidRDefault="003D003E" w:rsidP="000A5604">
            <w:pPr>
              <w:pStyle w:val="TableEntry"/>
            </w:pPr>
            <w:r w:rsidRPr="001F42D3">
              <w:t>0356</w:t>
            </w:r>
          </w:p>
        </w:tc>
        <w:tc>
          <w:tcPr>
            <w:tcW w:w="3288" w:type="dxa"/>
          </w:tcPr>
          <w:p w14:paraId="441FD451" w14:textId="77777777" w:rsidR="00B11855" w:rsidRPr="001F42D3" w:rsidRDefault="003D003E" w:rsidP="000A5604">
            <w:pPr>
              <w:pStyle w:val="TableEntry"/>
            </w:pPr>
            <w:r w:rsidRPr="001F42D3">
              <w:t>Alternate Character Set Handling Scheme</w:t>
            </w:r>
          </w:p>
        </w:tc>
      </w:tr>
      <w:tr w:rsidR="00C40FD5" w:rsidRPr="001F42D3" w14:paraId="0894CD56" w14:textId="77777777" w:rsidTr="00EB7483">
        <w:trPr>
          <w:cantSplit/>
          <w:jc w:val="center"/>
        </w:trPr>
        <w:tc>
          <w:tcPr>
            <w:tcW w:w="975" w:type="dxa"/>
          </w:tcPr>
          <w:p w14:paraId="508267A7" w14:textId="77777777" w:rsidR="00B11855" w:rsidRPr="001F42D3" w:rsidRDefault="003D003E" w:rsidP="000A5604">
            <w:pPr>
              <w:pStyle w:val="TableEntry"/>
            </w:pPr>
            <w:r w:rsidRPr="001F42D3">
              <w:t>21</w:t>
            </w:r>
          </w:p>
        </w:tc>
        <w:tc>
          <w:tcPr>
            <w:tcW w:w="1196" w:type="dxa"/>
          </w:tcPr>
          <w:p w14:paraId="35CF4643" w14:textId="77777777" w:rsidR="00B11855" w:rsidRPr="001F42D3" w:rsidRDefault="003D003E" w:rsidP="000A5604">
            <w:pPr>
              <w:pStyle w:val="TableEntry"/>
            </w:pPr>
            <w:r w:rsidRPr="001F42D3">
              <w:t>427</w:t>
            </w:r>
          </w:p>
        </w:tc>
        <w:tc>
          <w:tcPr>
            <w:tcW w:w="760" w:type="dxa"/>
          </w:tcPr>
          <w:p w14:paraId="6BC754F3" w14:textId="77777777" w:rsidR="00B11855" w:rsidRPr="001F42D3" w:rsidRDefault="003D003E" w:rsidP="000A5604">
            <w:pPr>
              <w:pStyle w:val="TableEntry"/>
            </w:pPr>
            <w:r w:rsidRPr="001F42D3">
              <w:t>EI</w:t>
            </w:r>
          </w:p>
        </w:tc>
        <w:tc>
          <w:tcPr>
            <w:tcW w:w="961" w:type="dxa"/>
          </w:tcPr>
          <w:p w14:paraId="5912DB99" w14:textId="77777777" w:rsidR="00B11855" w:rsidRPr="001F42D3" w:rsidRDefault="00DA4C12" w:rsidP="000A5604">
            <w:pPr>
              <w:pStyle w:val="TableEntry"/>
            </w:pPr>
            <w:r w:rsidRPr="001F42D3">
              <w:t>O</w:t>
            </w:r>
          </w:p>
        </w:tc>
        <w:tc>
          <w:tcPr>
            <w:tcW w:w="933" w:type="dxa"/>
          </w:tcPr>
          <w:p w14:paraId="437F5705" w14:textId="77777777" w:rsidR="00B11855" w:rsidRPr="001F42D3" w:rsidRDefault="003D003E" w:rsidP="000A5604">
            <w:pPr>
              <w:pStyle w:val="TableEntry"/>
            </w:pPr>
            <w:r w:rsidRPr="001F42D3">
              <w:t>[</w:t>
            </w:r>
            <w:r w:rsidR="00DA4C12" w:rsidRPr="001F42D3">
              <w:t>0</w:t>
            </w:r>
            <w:r w:rsidRPr="001F42D3">
              <w:t>..1]</w:t>
            </w:r>
          </w:p>
        </w:tc>
        <w:tc>
          <w:tcPr>
            <w:tcW w:w="1037" w:type="dxa"/>
          </w:tcPr>
          <w:p w14:paraId="073A3DE0" w14:textId="77777777" w:rsidR="00B11855" w:rsidRPr="001F42D3" w:rsidRDefault="00B11855" w:rsidP="000A5604">
            <w:pPr>
              <w:pStyle w:val="TableEntry"/>
            </w:pPr>
          </w:p>
        </w:tc>
        <w:tc>
          <w:tcPr>
            <w:tcW w:w="3288" w:type="dxa"/>
          </w:tcPr>
          <w:p w14:paraId="606472CB" w14:textId="77777777" w:rsidR="00B11855" w:rsidRPr="001F42D3" w:rsidRDefault="003D003E" w:rsidP="000A5604">
            <w:pPr>
              <w:pStyle w:val="TableEntry"/>
            </w:pPr>
            <w:r w:rsidRPr="001F42D3">
              <w:t>Message Profile Identifier</w:t>
            </w:r>
          </w:p>
        </w:tc>
      </w:tr>
      <w:tr w:rsidR="00C40FD5" w:rsidRPr="001F42D3" w14:paraId="44EA1F93" w14:textId="77777777" w:rsidTr="00EB7483">
        <w:trPr>
          <w:cantSplit/>
          <w:jc w:val="center"/>
        </w:trPr>
        <w:tc>
          <w:tcPr>
            <w:tcW w:w="975" w:type="dxa"/>
          </w:tcPr>
          <w:p w14:paraId="4F960BD2" w14:textId="77777777" w:rsidR="00B11855" w:rsidRPr="001F42D3" w:rsidRDefault="003D003E" w:rsidP="000A5604">
            <w:pPr>
              <w:pStyle w:val="TableEntry"/>
            </w:pPr>
            <w:r w:rsidRPr="001F42D3">
              <w:t>22</w:t>
            </w:r>
          </w:p>
        </w:tc>
        <w:tc>
          <w:tcPr>
            <w:tcW w:w="1196" w:type="dxa"/>
          </w:tcPr>
          <w:p w14:paraId="4A505E3D" w14:textId="77777777" w:rsidR="00B11855" w:rsidRPr="001F42D3" w:rsidRDefault="003D003E" w:rsidP="000A5604">
            <w:pPr>
              <w:pStyle w:val="TableEntry"/>
            </w:pPr>
            <w:r w:rsidRPr="001F42D3">
              <w:t>567</w:t>
            </w:r>
          </w:p>
        </w:tc>
        <w:tc>
          <w:tcPr>
            <w:tcW w:w="760" w:type="dxa"/>
          </w:tcPr>
          <w:p w14:paraId="083C3A08" w14:textId="77777777" w:rsidR="00B11855" w:rsidRPr="001F42D3" w:rsidRDefault="003D003E" w:rsidP="000A5604">
            <w:pPr>
              <w:pStyle w:val="TableEntry"/>
            </w:pPr>
            <w:r w:rsidRPr="001F42D3">
              <w:t>XON</w:t>
            </w:r>
          </w:p>
        </w:tc>
        <w:tc>
          <w:tcPr>
            <w:tcW w:w="961" w:type="dxa"/>
          </w:tcPr>
          <w:p w14:paraId="098AFFA7" w14:textId="77777777" w:rsidR="00B11855" w:rsidRPr="001F42D3" w:rsidRDefault="003D003E" w:rsidP="000A5604">
            <w:pPr>
              <w:pStyle w:val="TableEntry"/>
            </w:pPr>
            <w:r w:rsidRPr="001F42D3">
              <w:t>X</w:t>
            </w:r>
          </w:p>
        </w:tc>
        <w:tc>
          <w:tcPr>
            <w:tcW w:w="933" w:type="dxa"/>
          </w:tcPr>
          <w:p w14:paraId="347E6CBB" w14:textId="77777777" w:rsidR="00B11855" w:rsidRPr="001F42D3" w:rsidRDefault="003D003E" w:rsidP="000A5604">
            <w:pPr>
              <w:pStyle w:val="TableEntry"/>
            </w:pPr>
            <w:r w:rsidRPr="001F42D3">
              <w:t>[0..0]</w:t>
            </w:r>
          </w:p>
        </w:tc>
        <w:tc>
          <w:tcPr>
            <w:tcW w:w="1037" w:type="dxa"/>
          </w:tcPr>
          <w:p w14:paraId="711E0B36" w14:textId="77777777" w:rsidR="00B11855" w:rsidRPr="001F42D3" w:rsidRDefault="00B11855" w:rsidP="000A5604">
            <w:pPr>
              <w:pStyle w:val="TableEntry"/>
            </w:pPr>
          </w:p>
        </w:tc>
        <w:tc>
          <w:tcPr>
            <w:tcW w:w="3288" w:type="dxa"/>
          </w:tcPr>
          <w:p w14:paraId="28A1092F" w14:textId="77777777" w:rsidR="00B11855" w:rsidRPr="001F42D3" w:rsidRDefault="003D003E" w:rsidP="000A5604">
            <w:pPr>
              <w:pStyle w:val="TableEntry"/>
            </w:pPr>
            <w:r w:rsidRPr="001F42D3">
              <w:t>Sending Responsible Organization</w:t>
            </w:r>
          </w:p>
        </w:tc>
      </w:tr>
      <w:tr w:rsidR="00C40FD5" w:rsidRPr="001F42D3" w14:paraId="1EF2BBFE" w14:textId="77777777" w:rsidTr="00EB7483">
        <w:trPr>
          <w:cantSplit/>
          <w:jc w:val="center"/>
        </w:trPr>
        <w:tc>
          <w:tcPr>
            <w:tcW w:w="975" w:type="dxa"/>
          </w:tcPr>
          <w:p w14:paraId="64CA1986" w14:textId="77777777" w:rsidR="00B11855" w:rsidRPr="001F42D3" w:rsidRDefault="003D003E" w:rsidP="000A5604">
            <w:pPr>
              <w:pStyle w:val="TableEntry"/>
            </w:pPr>
            <w:r w:rsidRPr="001F42D3">
              <w:t>23</w:t>
            </w:r>
          </w:p>
        </w:tc>
        <w:tc>
          <w:tcPr>
            <w:tcW w:w="1196" w:type="dxa"/>
          </w:tcPr>
          <w:p w14:paraId="384222B1" w14:textId="77777777" w:rsidR="00B11855" w:rsidRPr="001F42D3" w:rsidRDefault="003D003E" w:rsidP="000A5604">
            <w:pPr>
              <w:pStyle w:val="TableEntry"/>
            </w:pPr>
            <w:r w:rsidRPr="001F42D3">
              <w:t>567</w:t>
            </w:r>
          </w:p>
        </w:tc>
        <w:tc>
          <w:tcPr>
            <w:tcW w:w="760" w:type="dxa"/>
          </w:tcPr>
          <w:p w14:paraId="5C39A130" w14:textId="77777777" w:rsidR="00B11855" w:rsidRPr="001F42D3" w:rsidRDefault="003D003E" w:rsidP="000A5604">
            <w:pPr>
              <w:pStyle w:val="TableEntry"/>
            </w:pPr>
            <w:r w:rsidRPr="001F42D3">
              <w:t>XON</w:t>
            </w:r>
          </w:p>
        </w:tc>
        <w:tc>
          <w:tcPr>
            <w:tcW w:w="961" w:type="dxa"/>
          </w:tcPr>
          <w:p w14:paraId="29E993D1" w14:textId="77777777" w:rsidR="00B11855" w:rsidRPr="001F42D3" w:rsidRDefault="003D003E" w:rsidP="000A5604">
            <w:pPr>
              <w:pStyle w:val="TableEntry"/>
            </w:pPr>
            <w:r w:rsidRPr="001F42D3">
              <w:t>X</w:t>
            </w:r>
          </w:p>
        </w:tc>
        <w:tc>
          <w:tcPr>
            <w:tcW w:w="933" w:type="dxa"/>
          </w:tcPr>
          <w:p w14:paraId="00D8898E" w14:textId="77777777" w:rsidR="00B11855" w:rsidRPr="001F42D3" w:rsidRDefault="003D003E" w:rsidP="000A5604">
            <w:pPr>
              <w:pStyle w:val="TableEntry"/>
            </w:pPr>
            <w:r w:rsidRPr="001F42D3">
              <w:t>[0..0]</w:t>
            </w:r>
          </w:p>
        </w:tc>
        <w:tc>
          <w:tcPr>
            <w:tcW w:w="1037" w:type="dxa"/>
          </w:tcPr>
          <w:p w14:paraId="0E21AAC9" w14:textId="77777777" w:rsidR="00B11855" w:rsidRPr="001F42D3" w:rsidRDefault="00B11855" w:rsidP="000A5604">
            <w:pPr>
              <w:pStyle w:val="TableEntry"/>
            </w:pPr>
          </w:p>
        </w:tc>
        <w:tc>
          <w:tcPr>
            <w:tcW w:w="3288" w:type="dxa"/>
          </w:tcPr>
          <w:p w14:paraId="3CA19C37" w14:textId="77777777" w:rsidR="00B11855" w:rsidRPr="001F42D3" w:rsidRDefault="003D003E" w:rsidP="000A5604">
            <w:pPr>
              <w:pStyle w:val="TableEntry"/>
            </w:pPr>
            <w:r w:rsidRPr="001F42D3">
              <w:t>Receiving Responsible Organization</w:t>
            </w:r>
          </w:p>
        </w:tc>
      </w:tr>
      <w:tr w:rsidR="00C40FD5" w:rsidRPr="001F42D3" w14:paraId="32DB745D" w14:textId="77777777" w:rsidTr="00EB7483">
        <w:trPr>
          <w:cantSplit/>
          <w:jc w:val="center"/>
        </w:trPr>
        <w:tc>
          <w:tcPr>
            <w:tcW w:w="975" w:type="dxa"/>
          </w:tcPr>
          <w:p w14:paraId="6122BE83" w14:textId="77777777" w:rsidR="00B11855" w:rsidRPr="001F42D3" w:rsidRDefault="003D003E" w:rsidP="000A5604">
            <w:pPr>
              <w:pStyle w:val="TableEntry"/>
            </w:pPr>
            <w:r w:rsidRPr="001F42D3">
              <w:t>24</w:t>
            </w:r>
          </w:p>
        </w:tc>
        <w:tc>
          <w:tcPr>
            <w:tcW w:w="1196" w:type="dxa"/>
          </w:tcPr>
          <w:p w14:paraId="0CF38D1F" w14:textId="77777777" w:rsidR="00B11855" w:rsidRPr="001F42D3" w:rsidRDefault="003D003E" w:rsidP="000A5604">
            <w:pPr>
              <w:pStyle w:val="TableEntry"/>
            </w:pPr>
            <w:r w:rsidRPr="001F42D3">
              <w:t>227</w:t>
            </w:r>
          </w:p>
        </w:tc>
        <w:tc>
          <w:tcPr>
            <w:tcW w:w="760" w:type="dxa"/>
          </w:tcPr>
          <w:p w14:paraId="76799674" w14:textId="77777777" w:rsidR="00B11855" w:rsidRPr="001F42D3" w:rsidRDefault="003D003E" w:rsidP="000A5604">
            <w:pPr>
              <w:pStyle w:val="TableEntry"/>
            </w:pPr>
            <w:r w:rsidRPr="001F42D3">
              <w:t>HD</w:t>
            </w:r>
          </w:p>
        </w:tc>
        <w:tc>
          <w:tcPr>
            <w:tcW w:w="961" w:type="dxa"/>
          </w:tcPr>
          <w:p w14:paraId="318DE930" w14:textId="77777777" w:rsidR="00B11855" w:rsidRPr="001F42D3" w:rsidRDefault="003D003E" w:rsidP="000A5604">
            <w:pPr>
              <w:pStyle w:val="TableEntry"/>
            </w:pPr>
            <w:r w:rsidRPr="001F42D3">
              <w:t>X</w:t>
            </w:r>
          </w:p>
        </w:tc>
        <w:tc>
          <w:tcPr>
            <w:tcW w:w="933" w:type="dxa"/>
          </w:tcPr>
          <w:p w14:paraId="2C379275" w14:textId="77777777" w:rsidR="00B11855" w:rsidRPr="001F42D3" w:rsidRDefault="003D003E" w:rsidP="000A5604">
            <w:pPr>
              <w:pStyle w:val="TableEntry"/>
            </w:pPr>
            <w:r w:rsidRPr="001F42D3">
              <w:t>[0..0]</w:t>
            </w:r>
          </w:p>
        </w:tc>
        <w:tc>
          <w:tcPr>
            <w:tcW w:w="1037" w:type="dxa"/>
          </w:tcPr>
          <w:p w14:paraId="6AFA58EF" w14:textId="77777777" w:rsidR="00B11855" w:rsidRPr="001F42D3" w:rsidRDefault="00B11855" w:rsidP="000A5604">
            <w:pPr>
              <w:pStyle w:val="TableEntry"/>
            </w:pPr>
          </w:p>
        </w:tc>
        <w:tc>
          <w:tcPr>
            <w:tcW w:w="3288" w:type="dxa"/>
          </w:tcPr>
          <w:p w14:paraId="2132BF23" w14:textId="77777777" w:rsidR="00B11855" w:rsidRPr="001F42D3" w:rsidRDefault="003D003E" w:rsidP="000A5604">
            <w:pPr>
              <w:pStyle w:val="TableEntry"/>
            </w:pPr>
            <w:r w:rsidRPr="001F42D3">
              <w:t>Sending Network Address</w:t>
            </w:r>
          </w:p>
        </w:tc>
      </w:tr>
      <w:tr w:rsidR="00C40FD5" w:rsidRPr="001F42D3" w14:paraId="1F942A48" w14:textId="77777777" w:rsidTr="00EB7483">
        <w:trPr>
          <w:cantSplit/>
          <w:jc w:val="center"/>
        </w:trPr>
        <w:tc>
          <w:tcPr>
            <w:tcW w:w="975" w:type="dxa"/>
          </w:tcPr>
          <w:p w14:paraId="280BD4AD" w14:textId="77777777" w:rsidR="00B11855" w:rsidRPr="001F42D3" w:rsidRDefault="003D003E" w:rsidP="000A5604">
            <w:pPr>
              <w:pStyle w:val="TableEntry"/>
            </w:pPr>
            <w:r w:rsidRPr="001F42D3">
              <w:t>25</w:t>
            </w:r>
          </w:p>
        </w:tc>
        <w:tc>
          <w:tcPr>
            <w:tcW w:w="1196" w:type="dxa"/>
          </w:tcPr>
          <w:p w14:paraId="68EAAFDC" w14:textId="77777777" w:rsidR="00B11855" w:rsidRPr="001F42D3" w:rsidRDefault="003D003E" w:rsidP="000A5604">
            <w:pPr>
              <w:pStyle w:val="TableEntry"/>
            </w:pPr>
            <w:r w:rsidRPr="001F42D3">
              <w:t>227</w:t>
            </w:r>
          </w:p>
        </w:tc>
        <w:tc>
          <w:tcPr>
            <w:tcW w:w="760" w:type="dxa"/>
          </w:tcPr>
          <w:p w14:paraId="0E6981E9" w14:textId="77777777" w:rsidR="00B11855" w:rsidRPr="001F42D3" w:rsidRDefault="003D003E" w:rsidP="000A5604">
            <w:pPr>
              <w:pStyle w:val="TableEntry"/>
            </w:pPr>
            <w:r w:rsidRPr="001F42D3">
              <w:t>HD</w:t>
            </w:r>
          </w:p>
        </w:tc>
        <w:tc>
          <w:tcPr>
            <w:tcW w:w="961" w:type="dxa"/>
          </w:tcPr>
          <w:p w14:paraId="00A98C35" w14:textId="77777777" w:rsidR="00B11855" w:rsidRPr="001F42D3" w:rsidRDefault="003D003E" w:rsidP="000A5604">
            <w:pPr>
              <w:pStyle w:val="TableEntry"/>
            </w:pPr>
            <w:r w:rsidRPr="001F42D3">
              <w:t>X</w:t>
            </w:r>
          </w:p>
        </w:tc>
        <w:tc>
          <w:tcPr>
            <w:tcW w:w="933" w:type="dxa"/>
          </w:tcPr>
          <w:p w14:paraId="03748874" w14:textId="77777777" w:rsidR="00B11855" w:rsidRPr="001F42D3" w:rsidRDefault="003D003E" w:rsidP="000A5604">
            <w:pPr>
              <w:pStyle w:val="TableEntry"/>
            </w:pPr>
            <w:r w:rsidRPr="001F42D3">
              <w:t>[0..0]</w:t>
            </w:r>
          </w:p>
        </w:tc>
        <w:tc>
          <w:tcPr>
            <w:tcW w:w="1037" w:type="dxa"/>
          </w:tcPr>
          <w:p w14:paraId="28A36A4A" w14:textId="77777777" w:rsidR="00B11855" w:rsidRPr="001F42D3" w:rsidRDefault="00B11855" w:rsidP="000A5604">
            <w:pPr>
              <w:pStyle w:val="TableEntry"/>
            </w:pPr>
          </w:p>
        </w:tc>
        <w:tc>
          <w:tcPr>
            <w:tcW w:w="3288" w:type="dxa"/>
          </w:tcPr>
          <w:p w14:paraId="203154EF" w14:textId="77777777" w:rsidR="00B11855" w:rsidRPr="001F42D3" w:rsidRDefault="003D003E" w:rsidP="000A5604">
            <w:pPr>
              <w:pStyle w:val="TableEntry"/>
            </w:pPr>
            <w:r w:rsidRPr="001F42D3">
              <w:t>Receiving Network Address</w:t>
            </w:r>
          </w:p>
        </w:tc>
      </w:tr>
    </w:tbl>
    <w:p w14:paraId="1226D900" w14:textId="53541B2F" w:rsidR="00B11855" w:rsidRPr="001F42D3" w:rsidRDefault="00B11855" w:rsidP="00F92A87">
      <w:pPr>
        <w:pStyle w:val="BodyText"/>
      </w:pPr>
    </w:p>
    <w:p w14:paraId="775F7FBE" w14:textId="77777777" w:rsidR="00B11855" w:rsidRPr="001F42D3" w:rsidRDefault="003D003E" w:rsidP="00CF5627">
      <w:pPr>
        <w:pStyle w:val="HL7Field"/>
        <w:keepNext w:val="0"/>
        <w:ind w:hanging="2"/>
      </w:pPr>
      <w:r w:rsidRPr="001F42D3">
        <w:t xml:space="preserve">MSH-1   Field Separator </w:t>
      </w:r>
    </w:p>
    <w:p w14:paraId="25B4A110" w14:textId="21AAEE4A" w:rsidR="00B11855" w:rsidRPr="001F42D3" w:rsidRDefault="003D003E" w:rsidP="00DF61EC">
      <w:pPr>
        <w:pStyle w:val="HL7FieldIndent2"/>
        <w:ind w:left="0" w:hanging="2"/>
        <w:rPr>
          <w:noProof w:val="0"/>
        </w:rPr>
      </w:pPr>
      <w:r w:rsidRPr="001F42D3">
        <w:rPr>
          <w:noProof w:val="0"/>
        </w:rPr>
        <w:t xml:space="preserve">The </w:t>
      </w:r>
      <w:r w:rsidR="006E73C1" w:rsidRPr="001F42D3">
        <w:rPr>
          <w:noProof w:val="0"/>
        </w:rPr>
        <w:t>IHE Devices Technical Framework</w:t>
      </w:r>
      <w:r w:rsidRPr="001F42D3">
        <w:rPr>
          <w:noProof w:val="0"/>
        </w:rPr>
        <w:t xml:space="preserve"> requires that applications support HL7-recommended value that is | (ASCII 124).</w:t>
      </w:r>
    </w:p>
    <w:p w14:paraId="1D939671" w14:textId="77777777" w:rsidR="00B11855" w:rsidRPr="001F42D3" w:rsidRDefault="003D003E" w:rsidP="001422D4">
      <w:pPr>
        <w:pStyle w:val="HL7Field"/>
        <w:ind w:hanging="2"/>
      </w:pPr>
      <w:r w:rsidRPr="001F42D3">
        <w:lastRenderedPageBreak/>
        <w:t xml:space="preserve">MSH-2   Encoding Characters </w:t>
      </w:r>
    </w:p>
    <w:p w14:paraId="41FF264C" w14:textId="4819D163" w:rsidR="00B11855" w:rsidRPr="001F42D3" w:rsidRDefault="003D003E" w:rsidP="00DF61EC">
      <w:pPr>
        <w:pStyle w:val="HL7FieldIndent2"/>
        <w:ind w:left="0" w:hanging="2"/>
        <w:rPr>
          <w:noProof w:val="0"/>
        </w:rPr>
      </w:pPr>
      <w:r w:rsidRPr="001F42D3">
        <w:rPr>
          <w:noProof w:val="0"/>
        </w:rPr>
        <w:t xml:space="preserve">This field contains the four characters in the following order: the component separator, repetition separator, escape character, and subcomponent separator. The </w:t>
      </w:r>
      <w:r w:rsidR="006E73C1" w:rsidRPr="001F42D3">
        <w:rPr>
          <w:noProof w:val="0"/>
        </w:rPr>
        <w:t>IHE Devices Technical Framework</w:t>
      </w:r>
      <w:r w:rsidRPr="001F42D3">
        <w:rPr>
          <w:noProof w:val="0"/>
        </w:rPr>
        <w:t xml:space="preserve"> requires that applications support HL7-recommended values ^~\&amp; (ASCII 94, 126, 92, and 38, respectively).</w:t>
      </w:r>
    </w:p>
    <w:p w14:paraId="746D02C1" w14:textId="77777777" w:rsidR="00B11855" w:rsidRPr="001F42D3" w:rsidRDefault="003D003E" w:rsidP="001422D4">
      <w:pPr>
        <w:pStyle w:val="HL7Field"/>
        <w:ind w:hanging="2"/>
      </w:pPr>
      <w:r w:rsidRPr="001F42D3">
        <w:t>MSH-3   Sending Application (HD)</w:t>
      </w:r>
    </w:p>
    <w:p w14:paraId="150F9B74" w14:textId="77777777" w:rsidR="00B11855" w:rsidRPr="001F42D3" w:rsidRDefault="003D003E" w:rsidP="00DF61EC">
      <w:pPr>
        <w:pStyle w:val="Components"/>
        <w:ind w:left="0" w:hanging="2"/>
      </w:pPr>
      <w:r w:rsidRPr="001F42D3">
        <w:t>Components: &lt;Namespace ID (IS)&gt; ^ &lt;Universal ID (ST)&gt; ^ &lt;Universal ID Type (ID)&gt;</w:t>
      </w:r>
    </w:p>
    <w:p w14:paraId="12CB7601" w14:textId="070D32F9" w:rsidR="00B11855" w:rsidRPr="001F42D3" w:rsidRDefault="003D003E" w:rsidP="00DF61EC">
      <w:pPr>
        <w:pStyle w:val="HL7FieldIndent2"/>
        <w:ind w:left="0" w:hanging="2"/>
        <w:rPr>
          <w:noProof w:val="0"/>
        </w:rPr>
      </w:pPr>
      <w:r w:rsidRPr="001F42D3">
        <w:rPr>
          <w:noProof w:val="0"/>
        </w:rPr>
        <w:t xml:space="preserve">The intention of this field is to uniquely identify the software application implementing the PCD </w:t>
      </w:r>
      <w:r w:rsidR="00E76CA1" w:rsidRPr="001F42D3">
        <w:rPr>
          <w:noProof w:val="0"/>
        </w:rPr>
        <w:t>a</w:t>
      </w:r>
      <w:r w:rsidR="00CA3A2C" w:rsidRPr="001F42D3">
        <w:rPr>
          <w:noProof w:val="0"/>
        </w:rPr>
        <w:t>ctor</w:t>
      </w:r>
      <w:r w:rsidRPr="001F42D3">
        <w:rPr>
          <w:noProof w:val="0"/>
        </w:rPr>
        <w:t xml:space="preserve"> sending this message. For valid methods of accomplishing this, see Hierarchic Designator (HD) Data Type, Appendix Section </w:t>
      </w:r>
      <w:r w:rsidR="00B37DF5" w:rsidRPr="001F42D3">
        <w:rPr>
          <w:noProof w:val="0"/>
        </w:rPr>
        <w:t>C.6.</w:t>
      </w:r>
    </w:p>
    <w:p w14:paraId="227AB512" w14:textId="77777777" w:rsidR="00B11855" w:rsidRPr="001F42D3" w:rsidRDefault="003D003E" w:rsidP="001422D4">
      <w:pPr>
        <w:pStyle w:val="HL7Field"/>
        <w:ind w:hanging="2"/>
      </w:pPr>
      <w:r w:rsidRPr="001F42D3">
        <w:t>MSH-4   Sending Facility</w:t>
      </w:r>
    </w:p>
    <w:p w14:paraId="58812990" w14:textId="77777777" w:rsidR="00B11855" w:rsidRPr="001F42D3" w:rsidRDefault="003D003E" w:rsidP="00DF61EC">
      <w:pPr>
        <w:pStyle w:val="Components"/>
        <w:ind w:left="0" w:hanging="2"/>
      </w:pPr>
      <w:r w:rsidRPr="001F42D3">
        <w:t>Components: &lt;Namespace ID (IS)&gt; ^ &lt;Universal ID (ST)&gt; ^ &lt;Universal ID Type (ID)&gt;</w:t>
      </w:r>
    </w:p>
    <w:p w14:paraId="6E2451BA" w14:textId="2409083B" w:rsidR="00B11855" w:rsidRPr="001F42D3" w:rsidRDefault="003D003E" w:rsidP="00DF61EC">
      <w:pPr>
        <w:pStyle w:val="HL7FieldIndent2"/>
        <w:ind w:left="0" w:hanging="2"/>
        <w:rPr>
          <w:noProof w:val="0"/>
        </w:rPr>
      </w:pPr>
      <w:r w:rsidRPr="001F42D3">
        <w:rPr>
          <w:noProof w:val="0"/>
        </w:rPr>
        <w:t xml:space="preserve">For the </w:t>
      </w:r>
      <w:r w:rsidR="006E73C1" w:rsidRPr="001F42D3">
        <w:rPr>
          <w:noProof w:val="0"/>
        </w:rPr>
        <w:t>IHE Devices Technical Framework</w:t>
      </w:r>
      <w:r w:rsidRPr="001F42D3">
        <w:rPr>
          <w:noProof w:val="0"/>
        </w:rPr>
        <w:t xml:space="preserve">, when populated, this field shall be implemented as: </w:t>
      </w:r>
    </w:p>
    <w:p w14:paraId="0260334D" w14:textId="77777777" w:rsidR="00B11855" w:rsidRPr="001F42D3" w:rsidRDefault="003D003E" w:rsidP="00DF61EC">
      <w:pPr>
        <w:pStyle w:val="HL7FieldIndent2"/>
        <w:ind w:left="0" w:hanging="2"/>
        <w:rPr>
          <w:noProof w:val="0"/>
        </w:rPr>
      </w:pPr>
      <w:r w:rsidRPr="001F42D3">
        <w:rPr>
          <w:noProof w:val="0"/>
        </w:rPr>
        <w:t xml:space="preserve">First component (required): Namespace ID. The name of the organizational entity responsible for the DOR, typically the provider institution or department operating the DOR. </w:t>
      </w:r>
    </w:p>
    <w:p w14:paraId="3F9CC5A6" w14:textId="5CA3BD34" w:rsidR="00B11855" w:rsidRPr="001F42D3" w:rsidRDefault="003D003E" w:rsidP="00DF61EC">
      <w:pPr>
        <w:pStyle w:val="HL7FieldIndent2"/>
        <w:ind w:left="0" w:hanging="2"/>
        <w:rPr>
          <w:noProof w:val="0"/>
        </w:rPr>
      </w:pPr>
      <w:r w:rsidRPr="001F42D3">
        <w:rPr>
          <w:noProof w:val="0"/>
        </w:rPr>
        <w:t xml:space="preserve">Second component (optional): The Universal ID (see </w:t>
      </w:r>
      <w:r w:rsidR="006D613E" w:rsidRPr="001F42D3">
        <w:rPr>
          <w:noProof w:val="0"/>
        </w:rPr>
        <w:t>HL7</w:t>
      </w:r>
      <w:r w:rsidR="00995105" w:rsidRPr="001F42D3">
        <w:rPr>
          <w:noProof w:val="0"/>
        </w:rPr>
        <w:t xml:space="preserve"> </w:t>
      </w:r>
      <w:r w:rsidRPr="001F42D3">
        <w:rPr>
          <w:noProof w:val="0"/>
        </w:rPr>
        <w:t>v. 2.7 Ch. 2) of the organizational entity responsible for the DOR.</w:t>
      </w:r>
    </w:p>
    <w:p w14:paraId="7C573F61" w14:textId="77777777" w:rsidR="00B11855" w:rsidRPr="001F42D3" w:rsidRDefault="003D003E" w:rsidP="00DF61EC">
      <w:pPr>
        <w:pStyle w:val="HL7FieldIndent2"/>
        <w:ind w:left="0" w:hanging="2"/>
        <w:rPr>
          <w:noProof w:val="0"/>
        </w:rPr>
      </w:pPr>
      <w:r w:rsidRPr="001F42D3">
        <w:rPr>
          <w:noProof w:val="0"/>
        </w:rPr>
        <w:t>Third component (optional): The Universal ID Type. The codification of these three components is entirely site-defined. It may be detailed in the national extensions of this framework.</w:t>
      </w:r>
    </w:p>
    <w:p w14:paraId="3A27676C" w14:textId="77777777" w:rsidR="00B11855" w:rsidRPr="001F42D3" w:rsidRDefault="003D003E" w:rsidP="001422D4">
      <w:pPr>
        <w:pStyle w:val="HL7Field"/>
        <w:ind w:hanging="2"/>
      </w:pPr>
      <w:r w:rsidRPr="001F42D3">
        <w:t>MSH-5   Receiving Application (HD)</w:t>
      </w:r>
    </w:p>
    <w:p w14:paraId="14B76564" w14:textId="77777777" w:rsidR="00B11855" w:rsidRPr="001F42D3" w:rsidRDefault="003D003E" w:rsidP="00DF61EC">
      <w:pPr>
        <w:pStyle w:val="Components"/>
        <w:ind w:left="0" w:hanging="2"/>
      </w:pPr>
      <w:r w:rsidRPr="001F42D3">
        <w:t>Components: &lt;Namespace ID (IS)&gt; ^ &lt;Universal ID (ST)&gt; ^ &lt;Universal ID Type (ID)&gt;</w:t>
      </w:r>
    </w:p>
    <w:p w14:paraId="5AB967EC" w14:textId="7C5A2727" w:rsidR="00B11855" w:rsidRPr="001F42D3" w:rsidRDefault="003D003E" w:rsidP="00DF61EC">
      <w:pPr>
        <w:pStyle w:val="HL7FieldIndent2"/>
        <w:ind w:left="0" w:hanging="2"/>
        <w:rPr>
          <w:noProof w:val="0"/>
        </w:rPr>
      </w:pPr>
      <w:r w:rsidRPr="001F42D3">
        <w:rPr>
          <w:noProof w:val="0"/>
        </w:rPr>
        <w:t xml:space="preserve">For the </w:t>
      </w:r>
      <w:r w:rsidR="006E73C1" w:rsidRPr="001F42D3">
        <w:rPr>
          <w:noProof w:val="0"/>
        </w:rPr>
        <w:t>IHE Devices Technical Framework</w:t>
      </w:r>
      <w:r w:rsidRPr="001F42D3">
        <w:rPr>
          <w:noProof w:val="0"/>
        </w:rPr>
        <w:t xml:space="preserve">, when populated, this field shall be implemented as: </w:t>
      </w:r>
    </w:p>
    <w:p w14:paraId="15D4A43A" w14:textId="77777777" w:rsidR="00B11855" w:rsidRPr="001F42D3" w:rsidRDefault="003D003E" w:rsidP="00DF61EC">
      <w:pPr>
        <w:pStyle w:val="HL7FieldIndent2"/>
        <w:ind w:left="0" w:hanging="2"/>
        <w:rPr>
          <w:noProof w:val="0"/>
        </w:rPr>
      </w:pPr>
      <w:r w:rsidRPr="001F42D3">
        <w:rPr>
          <w:noProof w:val="0"/>
        </w:rPr>
        <w:t xml:space="preserve">First component (required): Namespace ID. The name of the organizational entity responsible for the receiving application. </w:t>
      </w:r>
    </w:p>
    <w:p w14:paraId="19ACF03B" w14:textId="109E59A5" w:rsidR="00B11855" w:rsidRPr="001F42D3" w:rsidRDefault="003D003E" w:rsidP="00DF61EC">
      <w:pPr>
        <w:pStyle w:val="HL7FieldIndent2"/>
        <w:ind w:left="0" w:hanging="2"/>
        <w:rPr>
          <w:noProof w:val="0"/>
        </w:rPr>
      </w:pPr>
      <w:r w:rsidRPr="001F42D3">
        <w:rPr>
          <w:noProof w:val="0"/>
        </w:rPr>
        <w:t xml:space="preserve">Second component (optional): The Universal ID (see </w:t>
      </w:r>
      <w:r w:rsidR="006D613E" w:rsidRPr="001F42D3">
        <w:rPr>
          <w:noProof w:val="0"/>
        </w:rPr>
        <w:t>HL7</w:t>
      </w:r>
      <w:r w:rsidR="00995105" w:rsidRPr="001F42D3">
        <w:rPr>
          <w:noProof w:val="0"/>
        </w:rPr>
        <w:t xml:space="preserve"> </w:t>
      </w:r>
      <w:r w:rsidRPr="001F42D3">
        <w:rPr>
          <w:noProof w:val="0"/>
        </w:rPr>
        <w:t>v. 2.7 Ch. 2) of the organizational entity responsible for the receiving application.</w:t>
      </w:r>
    </w:p>
    <w:p w14:paraId="1A88D2E4" w14:textId="77777777" w:rsidR="00B11855" w:rsidRPr="001F42D3" w:rsidRDefault="003D003E" w:rsidP="00DF61EC">
      <w:pPr>
        <w:pStyle w:val="HL7FieldIndent2"/>
        <w:ind w:left="0" w:hanging="2"/>
        <w:rPr>
          <w:noProof w:val="0"/>
        </w:rPr>
      </w:pPr>
      <w:r w:rsidRPr="001F42D3">
        <w:rPr>
          <w:noProof w:val="0"/>
        </w:rPr>
        <w:t>Third component (optional): The Universal ID Type. The codification of these three components is entirely site-defined. It may be detailed in the national extensions of this framework.</w:t>
      </w:r>
    </w:p>
    <w:p w14:paraId="0E0F24EF" w14:textId="2D2D40D6" w:rsidR="00B11855" w:rsidRPr="001F42D3" w:rsidRDefault="003D003E" w:rsidP="00DF61EC">
      <w:pPr>
        <w:pStyle w:val="HL7FieldIndent2"/>
        <w:ind w:left="0" w:hanging="2"/>
        <w:rPr>
          <w:noProof w:val="0"/>
        </w:rPr>
      </w:pPr>
      <w:r w:rsidRPr="001F42D3">
        <w:rPr>
          <w:noProof w:val="0"/>
        </w:rPr>
        <w:t>This field is not required for IHE PCD compliance but should be populated at the option of the organization operating the system if the field serves a desired function, such as facilitating the routing of messages.</w:t>
      </w:r>
    </w:p>
    <w:p w14:paraId="7608AFD3" w14:textId="77777777" w:rsidR="00B11855" w:rsidRPr="001F42D3" w:rsidRDefault="003D003E" w:rsidP="00500C7F">
      <w:pPr>
        <w:pStyle w:val="HL7Field"/>
        <w:ind w:hanging="2"/>
      </w:pPr>
      <w:r w:rsidRPr="001F42D3">
        <w:t>MSH-6   Receiving Facility</w:t>
      </w:r>
    </w:p>
    <w:p w14:paraId="464E2B09" w14:textId="77777777" w:rsidR="00B11855" w:rsidRPr="001F42D3" w:rsidRDefault="003D003E" w:rsidP="00CF5627">
      <w:pPr>
        <w:pStyle w:val="Components"/>
        <w:keepNext/>
        <w:ind w:left="0" w:hanging="2"/>
      </w:pPr>
      <w:r w:rsidRPr="001F42D3">
        <w:t>Components: &lt;Namespace ID (IS)&gt; ^ &lt;Universal ID (ST)&gt; ^ &lt;Universal ID Type (ID)&gt;</w:t>
      </w:r>
    </w:p>
    <w:p w14:paraId="3FD5DC00" w14:textId="564A0797" w:rsidR="00B11855" w:rsidRPr="001F42D3" w:rsidRDefault="003D003E" w:rsidP="00DF61EC">
      <w:pPr>
        <w:pStyle w:val="HL7FieldIndent2"/>
        <w:ind w:left="0" w:hanging="2"/>
        <w:rPr>
          <w:noProof w:val="0"/>
        </w:rPr>
      </w:pPr>
      <w:r w:rsidRPr="001F42D3">
        <w:rPr>
          <w:noProof w:val="0"/>
        </w:rPr>
        <w:t xml:space="preserve">For the </w:t>
      </w:r>
      <w:r w:rsidR="006E73C1" w:rsidRPr="001F42D3">
        <w:rPr>
          <w:noProof w:val="0"/>
        </w:rPr>
        <w:t>IHE Devices Technical Framework</w:t>
      </w:r>
      <w:r w:rsidRPr="001F42D3">
        <w:rPr>
          <w:noProof w:val="0"/>
        </w:rPr>
        <w:t xml:space="preserve">, when populated, this field shall be implemented as: </w:t>
      </w:r>
    </w:p>
    <w:p w14:paraId="0A65BCC7" w14:textId="77777777" w:rsidR="00B11855" w:rsidRPr="001F42D3" w:rsidRDefault="003D003E" w:rsidP="00DF61EC">
      <w:pPr>
        <w:pStyle w:val="HL7FieldIndent2"/>
        <w:ind w:left="0" w:hanging="2"/>
        <w:rPr>
          <w:noProof w:val="0"/>
        </w:rPr>
      </w:pPr>
      <w:r w:rsidRPr="001F42D3">
        <w:rPr>
          <w:noProof w:val="0"/>
        </w:rPr>
        <w:t xml:space="preserve">First component (required): Namespace ID. The name of the organizational entity responsible for the receiving facility. </w:t>
      </w:r>
    </w:p>
    <w:p w14:paraId="7C07CA6C" w14:textId="25E1DC0B" w:rsidR="00B11855" w:rsidRPr="001F42D3" w:rsidRDefault="003D003E" w:rsidP="00DF61EC">
      <w:pPr>
        <w:pStyle w:val="HL7FieldIndent2"/>
        <w:ind w:left="0" w:hanging="2"/>
        <w:rPr>
          <w:noProof w:val="0"/>
        </w:rPr>
      </w:pPr>
      <w:r w:rsidRPr="001F42D3">
        <w:rPr>
          <w:noProof w:val="0"/>
        </w:rPr>
        <w:lastRenderedPageBreak/>
        <w:t xml:space="preserve">Second component (optional): The Universal ID (see </w:t>
      </w:r>
      <w:r w:rsidR="006D613E" w:rsidRPr="001F42D3">
        <w:rPr>
          <w:noProof w:val="0"/>
        </w:rPr>
        <w:t>HL7</w:t>
      </w:r>
      <w:r w:rsidR="00995105" w:rsidRPr="001F42D3">
        <w:rPr>
          <w:noProof w:val="0"/>
        </w:rPr>
        <w:t xml:space="preserve"> </w:t>
      </w:r>
      <w:r w:rsidRPr="001F42D3">
        <w:rPr>
          <w:noProof w:val="0"/>
        </w:rPr>
        <w:t>v. 2.7 Ch. 2) of the organizational entity responsible for the receiving facility.</w:t>
      </w:r>
    </w:p>
    <w:p w14:paraId="51ED90E9" w14:textId="77777777" w:rsidR="00B11855" w:rsidRPr="001F42D3" w:rsidRDefault="003D003E" w:rsidP="00DF61EC">
      <w:pPr>
        <w:pStyle w:val="HL7FieldIndent2"/>
        <w:ind w:left="0" w:hanging="2"/>
        <w:rPr>
          <w:noProof w:val="0"/>
        </w:rPr>
      </w:pPr>
      <w:r w:rsidRPr="001F42D3">
        <w:rPr>
          <w:noProof w:val="0"/>
        </w:rPr>
        <w:t>Third component (optional): The Universal ID Type. The codification of these three components is entirely site-defined. It may be detailed in the national extensions of this framework.</w:t>
      </w:r>
    </w:p>
    <w:p w14:paraId="21DD2844" w14:textId="77777777" w:rsidR="00B11855" w:rsidRPr="001F42D3" w:rsidRDefault="003D003E" w:rsidP="001422D4">
      <w:pPr>
        <w:pStyle w:val="HL7Field"/>
        <w:ind w:hanging="2"/>
      </w:pPr>
      <w:r w:rsidRPr="001F42D3">
        <w:t>MSH-7   Date/Time of Message:</w:t>
      </w:r>
    </w:p>
    <w:p w14:paraId="3C5E8894" w14:textId="491FD765" w:rsidR="00B11855" w:rsidRPr="001F42D3" w:rsidRDefault="003D003E" w:rsidP="00DF61EC">
      <w:pPr>
        <w:pStyle w:val="HL7FieldIndent2"/>
        <w:ind w:left="0" w:hanging="2"/>
        <w:rPr>
          <w:noProof w:val="0"/>
        </w:rPr>
      </w:pPr>
      <w:bookmarkStart w:id="1822" w:name="OLE_LINK3"/>
      <w:r w:rsidRPr="001F42D3">
        <w:rPr>
          <w:noProof w:val="0"/>
        </w:rPr>
        <w:t xml:space="preserve">The IHE </w:t>
      </w:r>
      <w:r w:rsidR="007E67D4" w:rsidRPr="001F42D3">
        <w:rPr>
          <w:noProof w:val="0"/>
        </w:rPr>
        <w:t>DEV TF</w:t>
      </w:r>
      <w:r w:rsidRPr="001F42D3">
        <w:rPr>
          <w:noProof w:val="0"/>
        </w:rPr>
        <w:t xml:space="preserve"> requires this field be populated with:</w:t>
      </w:r>
    </w:p>
    <w:p w14:paraId="11AA615F" w14:textId="3BCFE8EC" w:rsidR="00B11855" w:rsidRPr="001F42D3" w:rsidRDefault="003D003E" w:rsidP="00EC0F74">
      <w:pPr>
        <w:pStyle w:val="HL7FieldIndent2"/>
        <w:ind w:left="0" w:hanging="2"/>
        <w:rPr>
          <w:noProof w:val="0"/>
        </w:rPr>
      </w:pPr>
      <w:r w:rsidRPr="001F42D3">
        <w:rPr>
          <w:noProof w:val="0"/>
        </w:rPr>
        <w:t xml:space="preserve">Format: </w:t>
      </w:r>
      <w:r w:rsidR="00EC0F74" w:rsidRPr="001F42D3">
        <w:rPr>
          <w:noProof w:val="0"/>
        </w:rPr>
        <w:t>YYYY[MM[DD[HH[MM[SS[.S[S[S[S]]]]]]]]][+/-ZZZZ]</w:t>
      </w:r>
    </w:p>
    <w:p w14:paraId="5066378D" w14:textId="23AC681F" w:rsidR="00B11855" w:rsidRPr="001F42D3" w:rsidRDefault="003D003E" w:rsidP="00DF61EC">
      <w:pPr>
        <w:pStyle w:val="HL7FieldIndent2"/>
        <w:ind w:left="0" w:hanging="2"/>
        <w:rPr>
          <w:noProof w:val="0"/>
        </w:rPr>
      </w:pPr>
      <w:r w:rsidRPr="001F42D3">
        <w:rPr>
          <w:noProof w:val="0"/>
        </w:rPr>
        <w:t xml:space="preserve">Time zone qualification of the date/time is required. </w:t>
      </w:r>
      <w:r w:rsidR="005424B7" w:rsidRPr="001F42D3">
        <w:rPr>
          <w:noProof w:val="0"/>
        </w:rPr>
        <w:t xml:space="preserve">The IHE </w:t>
      </w:r>
      <w:r w:rsidR="007E67D4" w:rsidRPr="001F42D3">
        <w:rPr>
          <w:noProof w:val="0"/>
        </w:rPr>
        <w:t>DEV TF</w:t>
      </w:r>
      <w:r w:rsidR="005424B7" w:rsidRPr="001F42D3">
        <w:rPr>
          <w:noProof w:val="0"/>
        </w:rPr>
        <w:t xml:space="preserve"> uses the IETF RFC3339 “Unknown Local Offset Convention” to make it possible to distinguish between the case where UTC is the preferred reference point for the specified, d</w:t>
      </w:r>
      <w:r w:rsidR="00E20D3D" w:rsidRPr="001F42D3">
        <w:rPr>
          <w:noProof w:val="0"/>
        </w:rPr>
        <w:t>e</w:t>
      </w:r>
      <w:r w:rsidR="005424B7" w:rsidRPr="001F42D3">
        <w:rPr>
          <w:noProof w:val="0"/>
        </w:rPr>
        <w:t>noted with +0000, and the case where the UTC time is known, but the offset to local time is unknown, denoted with -0000. This distinction is sometimes important in devices.</w:t>
      </w:r>
    </w:p>
    <w:bookmarkEnd w:id="1822"/>
    <w:p w14:paraId="7C6E0558" w14:textId="29051932" w:rsidR="00B11855" w:rsidRPr="001F42D3" w:rsidRDefault="003D003E" w:rsidP="00DF61EC">
      <w:pPr>
        <w:pStyle w:val="HL7FieldIndent2"/>
        <w:ind w:left="0" w:hanging="2"/>
        <w:rPr>
          <w:noProof w:val="0"/>
        </w:rPr>
      </w:pPr>
      <w:r w:rsidRPr="001F42D3">
        <w:rPr>
          <w:noProof w:val="0"/>
        </w:rPr>
        <w:t>MSH-7 shall be used only to provide time</w:t>
      </w:r>
      <w:r w:rsidR="00646289" w:rsidRPr="001F42D3">
        <w:rPr>
          <w:noProof w:val="0"/>
        </w:rPr>
        <w:t xml:space="preserve"> a message is created by the sending system, which is different from, and not be interpreted as, the time an observation is taken. See</w:t>
      </w:r>
      <w:r w:rsidR="00B37DF5" w:rsidRPr="001F42D3">
        <w:rPr>
          <w:noProof w:val="0"/>
        </w:rPr>
        <w:t xml:space="preserve"> </w:t>
      </w:r>
      <w:r w:rsidR="005B0C7C" w:rsidRPr="001F42D3">
        <w:rPr>
          <w:noProof w:val="0"/>
        </w:rPr>
        <w:t xml:space="preserve">Section </w:t>
      </w:r>
      <w:r w:rsidR="00B37DF5" w:rsidRPr="001F42D3">
        <w:rPr>
          <w:noProof w:val="0"/>
        </w:rPr>
        <w:t xml:space="preserve">B.8.7 Time Stamps and Time Synchronization </w:t>
      </w:r>
      <w:r w:rsidR="00646289" w:rsidRPr="001F42D3">
        <w:rPr>
          <w:noProof w:val="0"/>
        </w:rPr>
        <w:t>for a discussion of general considerations on time stamps in IHE PCD messages.</w:t>
      </w:r>
    </w:p>
    <w:p w14:paraId="23CFFB1B" w14:textId="77777777" w:rsidR="00B11855" w:rsidRPr="001F42D3" w:rsidRDefault="003D003E" w:rsidP="001422D4">
      <w:pPr>
        <w:pStyle w:val="HL7Field"/>
        <w:ind w:hanging="2"/>
      </w:pPr>
      <w:r w:rsidRPr="001F42D3">
        <w:t>MSH-9   Message Type</w:t>
      </w:r>
    </w:p>
    <w:p w14:paraId="7CE0F147" w14:textId="77777777" w:rsidR="00B11855" w:rsidRPr="001F42D3" w:rsidRDefault="003D003E" w:rsidP="00DF61EC">
      <w:pPr>
        <w:pStyle w:val="Components"/>
        <w:ind w:left="0" w:hanging="2"/>
      </w:pPr>
      <w:r w:rsidRPr="001F42D3">
        <w:t>Components: &lt;Message Code (ID)&gt; ^ &lt;Trigger Event (ID)&gt; ^ &lt;Message Structure (ID)&gt;</w:t>
      </w:r>
    </w:p>
    <w:p w14:paraId="5C953304" w14:textId="77777777" w:rsidR="00B11855" w:rsidRPr="001F42D3" w:rsidRDefault="003D003E" w:rsidP="00DF61EC">
      <w:pPr>
        <w:pStyle w:val="HL7FieldIndent2"/>
        <w:ind w:left="0" w:hanging="2"/>
        <w:rPr>
          <w:noProof w:val="0"/>
        </w:rPr>
      </w:pPr>
      <w:r w:rsidRPr="001F42D3">
        <w:rPr>
          <w:noProof w:val="0"/>
        </w:rPr>
        <w:t>Definition: This field contains the message type, trigger event, and the message structure ID for the message. All three components are required.</w:t>
      </w:r>
    </w:p>
    <w:p w14:paraId="62D314F7" w14:textId="77777777" w:rsidR="00B11855" w:rsidRPr="001F42D3" w:rsidRDefault="003D003E" w:rsidP="00DF61EC">
      <w:pPr>
        <w:pStyle w:val="HL7FieldIndent2"/>
        <w:ind w:left="0" w:hanging="2"/>
        <w:rPr>
          <w:noProof w:val="0"/>
        </w:rPr>
      </w:pPr>
      <w:r w:rsidRPr="001F42D3">
        <w:rPr>
          <w:noProof w:val="0"/>
        </w:rPr>
        <w:t>Its content is defined within each transaction-specific section of this document.</w:t>
      </w:r>
    </w:p>
    <w:p w14:paraId="56D832E0" w14:textId="680A9117" w:rsidR="00B11855" w:rsidRPr="001F42D3" w:rsidRDefault="003D003E" w:rsidP="00DF61EC">
      <w:pPr>
        <w:pStyle w:val="HL7FieldIndent2"/>
        <w:ind w:left="0" w:hanging="2"/>
        <w:rPr>
          <w:noProof w:val="0"/>
        </w:rPr>
      </w:pPr>
      <w:r w:rsidRPr="001F42D3">
        <w:rPr>
          <w:noProof w:val="0"/>
        </w:rPr>
        <w:t xml:space="preserve">For </w:t>
      </w:r>
      <w:r w:rsidR="00647994" w:rsidRPr="001F42D3">
        <w:rPr>
          <w:noProof w:val="0"/>
        </w:rPr>
        <w:t>[PCD-01]</w:t>
      </w:r>
      <w:r w:rsidRPr="001F42D3">
        <w:rPr>
          <w:noProof w:val="0"/>
        </w:rPr>
        <w:t xml:space="preserve">, this field must contain ORU^R01^ORU_R01. </w:t>
      </w:r>
    </w:p>
    <w:p w14:paraId="3F24B1D6" w14:textId="77777777" w:rsidR="00B11855" w:rsidRPr="001F42D3" w:rsidRDefault="003D003E" w:rsidP="00DF61EC">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requires that this field be valued as follows:</w:t>
      </w:r>
    </w:p>
    <w:p w14:paraId="7DC73F3F" w14:textId="786CFE23" w:rsidR="00B11855" w:rsidRPr="001F42D3" w:rsidRDefault="003D003E" w:rsidP="005C1693">
      <w:pPr>
        <w:pStyle w:val="ListBullet2"/>
      </w:pPr>
      <w:r w:rsidRPr="001F42D3">
        <w:t xml:space="preserve">RGV^O15^RGV_O15 for the IOP to IOC message that initiates the </w:t>
      </w:r>
      <w:r w:rsidR="00647994" w:rsidRPr="001F42D3">
        <w:t>[PCD-03]</w:t>
      </w:r>
      <w:r w:rsidRPr="001F42D3">
        <w:t xml:space="preserve"> transaction</w:t>
      </w:r>
    </w:p>
    <w:p w14:paraId="5FD2524A" w14:textId="77777777" w:rsidR="00B11855" w:rsidRPr="001F42D3" w:rsidRDefault="003D003E" w:rsidP="005C1693">
      <w:pPr>
        <w:pStyle w:val="ListBullet2"/>
      </w:pPr>
      <w:r w:rsidRPr="001F42D3">
        <w:t>ACK^O15^ACK for the IOC to IOP accept acknowledgment message</w:t>
      </w:r>
    </w:p>
    <w:p w14:paraId="22ABCB35" w14:textId="77777777" w:rsidR="00B11855" w:rsidRPr="001F42D3" w:rsidRDefault="003D003E" w:rsidP="005C1693">
      <w:pPr>
        <w:pStyle w:val="ListBullet2"/>
      </w:pPr>
      <w:r w:rsidRPr="001F42D3">
        <w:t>RRG^O16^RRG_O16 for the IOC to IOP application acknowledgment message</w:t>
      </w:r>
    </w:p>
    <w:p w14:paraId="339F806E" w14:textId="77777777" w:rsidR="00B11855" w:rsidRPr="001F42D3" w:rsidRDefault="003D003E" w:rsidP="005C1693">
      <w:pPr>
        <w:pStyle w:val="ListBullet2"/>
      </w:pPr>
      <w:r w:rsidRPr="001F42D3">
        <w:t>ACK^O16^ACK for the IOP to IOC acknowledgment of the IOC to IOP application acknowledgment message</w:t>
      </w:r>
    </w:p>
    <w:p w14:paraId="090EBD14" w14:textId="085E7C4E" w:rsidR="00021767" w:rsidRPr="001F42D3" w:rsidRDefault="00021767" w:rsidP="005C1693">
      <w:pPr>
        <w:pStyle w:val="ListBullet2"/>
      </w:pPr>
      <w:r w:rsidRPr="001F42D3">
        <w:t xml:space="preserve">For </w:t>
      </w:r>
      <w:r w:rsidR="00647994" w:rsidRPr="001F42D3">
        <w:t>[PCD-04]</w:t>
      </w:r>
      <w:r w:rsidRPr="001F42D3">
        <w:t>, this field must contain ORU^R40^ORU_R40.</w:t>
      </w:r>
    </w:p>
    <w:p w14:paraId="157855D3" w14:textId="2BD36BEB" w:rsidR="00D557B6" w:rsidRPr="001F42D3" w:rsidRDefault="00D557B6" w:rsidP="005C1693">
      <w:pPr>
        <w:pStyle w:val="ListBullet2"/>
      </w:pPr>
      <w:r w:rsidRPr="001F42D3">
        <w:t xml:space="preserve">For </w:t>
      </w:r>
      <w:r w:rsidR="00647994" w:rsidRPr="001F42D3">
        <w:t>[PCD-05]</w:t>
      </w:r>
      <w:r w:rsidRPr="001F42D3">
        <w:t>, this field must contain ORU^</w:t>
      </w:r>
      <w:r w:rsidR="00CA0B84" w:rsidRPr="001F42D3">
        <w:t>R41</w:t>
      </w:r>
      <w:r w:rsidRPr="001F42D3">
        <w:t>^ORU_</w:t>
      </w:r>
      <w:r w:rsidR="00CA0B84" w:rsidRPr="001F42D3">
        <w:t>R41</w:t>
      </w:r>
      <w:r w:rsidRPr="001F42D3">
        <w:t>.</w:t>
      </w:r>
    </w:p>
    <w:p w14:paraId="448143E9" w14:textId="77777777" w:rsidR="00B11855" w:rsidRPr="001F42D3" w:rsidRDefault="003D003E" w:rsidP="001422D4">
      <w:pPr>
        <w:pStyle w:val="HL7Field"/>
        <w:ind w:hanging="2"/>
      </w:pPr>
      <w:r w:rsidRPr="001F42D3">
        <w:t>MSH-10   Message Control Id</w:t>
      </w:r>
    </w:p>
    <w:p w14:paraId="2E172DB1" w14:textId="77777777" w:rsidR="00B11855" w:rsidRPr="001F42D3" w:rsidRDefault="003D003E" w:rsidP="00DF61EC">
      <w:pPr>
        <w:pStyle w:val="HL7FieldIndent2"/>
        <w:ind w:left="0" w:hanging="2"/>
        <w:rPr>
          <w:noProof w:val="0"/>
        </w:rPr>
      </w:pPr>
      <w:r w:rsidRPr="001F42D3">
        <w:rPr>
          <w:noProof w:val="0"/>
        </w:rPr>
        <w:t xml:space="preserve">Definition: This field contains a number or other identifier that uniquely identifies the message. Each message should be given a unique identifier by the sending system. The receiving system shall echo this ID back to the sending system in the Message Acknowledgment segment (MSA). </w:t>
      </w:r>
      <w:r w:rsidRPr="001F42D3">
        <w:rPr>
          <w:noProof w:val="0"/>
        </w:rPr>
        <w:lastRenderedPageBreak/>
        <w:t>The combination of this identifier and the name of the sending application (MSH-3) shall be unique across the Healthcare Enterprise.</w:t>
      </w:r>
    </w:p>
    <w:p w14:paraId="4A40B64B" w14:textId="77777777" w:rsidR="00B11855" w:rsidRPr="001F42D3" w:rsidRDefault="003D003E" w:rsidP="001422D4">
      <w:pPr>
        <w:pStyle w:val="HL7Field"/>
        <w:ind w:hanging="2"/>
      </w:pPr>
      <w:r w:rsidRPr="001F42D3">
        <w:t>MSH-11   Processing ID:</w:t>
      </w:r>
    </w:p>
    <w:p w14:paraId="2F9E30AA" w14:textId="77777777" w:rsidR="00B11855" w:rsidRPr="001F42D3" w:rsidRDefault="003D003E" w:rsidP="00DF61EC">
      <w:pPr>
        <w:pStyle w:val="Components"/>
        <w:ind w:left="0" w:hanging="2"/>
      </w:pPr>
      <w:r w:rsidRPr="001F42D3">
        <w:t>Components: &lt;Processing ID (ID)&gt; ^ &lt;Processing Mode (ID)&gt;</w:t>
      </w:r>
    </w:p>
    <w:p w14:paraId="62BDC64B" w14:textId="64C36850" w:rsidR="00B11855" w:rsidRPr="001F42D3" w:rsidRDefault="003D003E" w:rsidP="00DF61EC">
      <w:pPr>
        <w:pStyle w:val="HL7FieldIndent2"/>
        <w:ind w:left="0" w:hanging="2"/>
        <w:rPr>
          <w:noProof w:val="0"/>
        </w:rPr>
      </w:pPr>
      <w:r w:rsidRPr="001F42D3">
        <w:rPr>
          <w:noProof w:val="0"/>
        </w:rPr>
        <w:t xml:space="preserve">Definition: This data type indicates whether to process a message as defined in </w:t>
      </w:r>
      <w:r w:rsidR="006D613E" w:rsidRPr="001F42D3">
        <w:rPr>
          <w:noProof w:val="0"/>
        </w:rPr>
        <w:t>HL7</w:t>
      </w:r>
      <w:r w:rsidR="00995105" w:rsidRPr="001F42D3">
        <w:rPr>
          <w:noProof w:val="0"/>
        </w:rPr>
        <w:t xml:space="preserve"> </w:t>
      </w:r>
      <w:r w:rsidRPr="001F42D3">
        <w:rPr>
          <w:noProof w:val="0"/>
        </w:rPr>
        <w:t>Application (level 7) processing rules.</w:t>
      </w:r>
    </w:p>
    <w:p w14:paraId="256D119A" w14:textId="0C282AC6" w:rsidR="00B11855" w:rsidRPr="001F42D3" w:rsidRDefault="003D003E" w:rsidP="00DF61EC">
      <w:pPr>
        <w:pStyle w:val="HL7FieldIndent2"/>
        <w:ind w:left="0" w:hanging="2"/>
        <w:rPr>
          <w:noProof w:val="0"/>
        </w:rPr>
      </w:pPr>
      <w:r w:rsidRPr="001F42D3">
        <w:rPr>
          <w:noProof w:val="0"/>
        </w:rPr>
        <w:t xml:space="preserve">The </w:t>
      </w:r>
      <w:r w:rsidR="006E73C1" w:rsidRPr="001F42D3">
        <w:rPr>
          <w:noProof w:val="0"/>
        </w:rPr>
        <w:t>IHE Devices Technical Framework</w:t>
      </w:r>
      <w:r w:rsidR="00CB13DC" w:rsidRPr="001F42D3">
        <w:rPr>
          <w:noProof w:val="0"/>
        </w:rPr>
        <w:t xml:space="preserve"> </w:t>
      </w:r>
      <w:r w:rsidRPr="001F42D3">
        <w:rPr>
          <w:noProof w:val="0"/>
        </w:rPr>
        <w:t xml:space="preserve">requires the first component Processing ID be valued based on </w:t>
      </w:r>
      <w:r w:rsidR="006D613E" w:rsidRPr="001F42D3">
        <w:rPr>
          <w:noProof w:val="0"/>
        </w:rPr>
        <w:t>HL7</w:t>
      </w:r>
      <w:r w:rsidR="00995105" w:rsidRPr="001F42D3">
        <w:rPr>
          <w:noProof w:val="0"/>
        </w:rPr>
        <w:t xml:space="preserve"> </w:t>
      </w:r>
      <w:r w:rsidRPr="001F42D3">
        <w:rPr>
          <w:noProof w:val="0"/>
        </w:rPr>
        <w:t xml:space="preserve">Table 0103. Use of the second component Processing Mode is optional but if used is based on </w:t>
      </w:r>
      <w:r w:rsidR="006D613E" w:rsidRPr="001F42D3">
        <w:rPr>
          <w:noProof w:val="0"/>
        </w:rPr>
        <w:t>HL7</w:t>
      </w:r>
      <w:r w:rsidR="00995105" w:rsidRPr="001F42D3">
        <w:rPr>
          <w:noProof w:val="0"/>
        </w:rPr>
        <w:t xml:space="preserve"> </w:t>
      </w:r>
      <w:r w:rsidRPr="001F42D3">
        <w:rPr>
          <w:noProof w:val="0"/>
        </w:rPr>
        <w:t>Table 0207.</w:t>
      </w:r>
    </w:p>
    <w:p w14:paraId="6448F911" w14:textId="77777777" w:rsidR="00B11855" w:rsidRPr="001F42D3" w:rsidRDefault="003D003E" w:rsidP="00DF61EC">
      <w:pPr>
        <w:pStyle w:val="HL7FieldIndent2"/>
        <w:ind w:left="0" w:hanging="2"/>
        <w:rPr>
          <w:noProof w:val="0"/>
        </w:rPr>
      </w:pPr>
      <w:r w:rsidRPr="001F42D3">
        <w:rPr>
          <w:noProof w:val="0"/>
        </w:rPr>
        <w:t>The value in production systems should be P (Production). When it is desired to recognize and isolate test data, the value D (Debugging) may be used.</w:t>
      </w:r>
    </w:p>
    <w:p w14:paraId="5E87DCE3" w14:textId="77777777" w:rsidR="00B11855" w:rsidRPr="001F42D3" w:rsidRDefault="003D003E" w:rsidP="001422D4">
      <w:pPr>
        <w:pStyle w:val="HL7Field"/>
        <w:ind w:hanging="2"/>
      </w:pPr>
      <w:r w:rsidRPr="001F42D3">
        <w:t>MSH-12   Version ID</w:t>
      </w:r>
    </w:p>
    <w:p w14:paraId="1D31D6E5" w14:textId="77777777" w:rsidR="00B11855" w:rsidRPr="001F42D3" w:rsidRDefault="003D003E" w:rsidP="00DF61EC">
      <w:pPr>
        <w:pStyle w:val="Components"/>
        <w:ind w:left="0" w:hanging="2"/>
      </w:pPr>
      <w:r w:rsidRPr="001F42D3">
        <w:t>Components: &lt;Version ID (ID)&gt; ^ &lt;Internationalization Code (CWE)&gt; ^ &lt;International Version ID (CWE)&gt;</w:t>
      </w:r>
    </w:p>
    <w:p w14:paraId="1C0DCE49" w14:textId="77777777" w:rsidR="00B11855" w:rsidRPr="001F42D3" w:rsidRDefault="003D003E" w:rsidP="00DF61EC">
      <w:pPr>
        <w:pStyle w:val="HL7FieldIndent2"/>
        <w:ind w:left="0" w:hanging="2"/>
        <w:rPr>
          <w:noProof w:val="0"/>
        </w:rPr>
      </w:pPr>
      <w:r w:rsidRPr="001F42D3">
        <w:rPr>
          <w:noProof w:val="0"/>
        </w:rPr>
        <w:t xml:space="preserve">Definition: This field is matched by the receiving system to its own version to be sure the message will be interpreted correctly. </w:t>
      </w:r>
    </w:p>
    <w:p w14:paraId="58AF77BF" w14:textId="2353DF24" w:rsidR="00B11855" w:rsidRPr="001F42D3" w:rsidRDefault="003D003E" w:rsidP="00DF61EC">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is based on </w:t>
      </w:r>
      <w:r w:rsidR="006D613E" w:rsidRPr="001F42D3">
        <w:rPr>
          <w:noProof w:val="0"/>
        </w:rPr>
        <w:t>HL7</w:t>
      </w:r>
      <w:r w:rsidR="00995105" w:rsidRPr="001F42D3">
        <w:rPr>
          <w:noProof w:val="0"/>
        </w:rPr>
        <w:t xml:space="preserve"> </w:t>
      </w:r>
      <w:r w:rsidRPr="001F42D3">
        <w:rPr>
          <w:noProof w:val="0"/>
        </w:rPr>
        <w:t xml:space="preserve">V2.6. Where specific elements of later versions are </w:t>
      </w:r>
      <w:r w:rsidR="00403636" w:rsidRPr="001F42D3">
        <w:rPr>
          <w:noProof w:val="0"/>
        </w:rPr>
        <w:t>required,</w:t>
      </w:r>
      <w:r w:rsidRPr="001F42D3">
        <w:rPr>
          <w:noProof w:val="0"/>
        </w:rPr>
        <w:t xml:space="preserve"> they have been used and their usage flagged.</w:t>
      </w:r>
    </w:p>
    <w:p w14:paraId="5E91C130" w14:textId="2411812D" w:rsidR="00B11855" w:rsidRPr="001F42D3" w:rsidRDefault="003D003E" w:rsidP="00DF61EC">
      <w:pPr>
        <w:pStyle w:val="HL7FieldIndent2"/>
        <w:ind w:left="0" w:hanging="2"/>
        <w:rPr>
          <w:noProof w:val="0"/>
        </w:rPr>
      </w:pPr>
      <w:r w:rsidRPr="001F42D3">
        <w:rPr>
          <w:noProof w:val="0"/>
        </w:rPr>
        <w:t xml:space="preserve">Although </w:t>
      </w:r>
      <w:r w:rsidR="006D613E" w:rsidRPr="001F42D3">
        <w:rPr>
          <w:noProof w:val="0"/>
        </w:rPr>
        <w:t>HL7</w:t>
      </w:r>
      <w:r w:rsidR="00995105" w:rsidRPr="001F42D3">
        <w:rPr>
          <w:noProof w:val="0"/>
        </w:rPr>
        <w:t xml:space="preserve"> </w:t>
      </w:r>
      <w:r w:rsidRPr="001F42D3">
        <w:rPr>
          <w:noProof w:val="0"/>
        </w:rPr>
        <w:t xml:space="preserve">allows international affiliate versions to be specified the </w:t>
      </w:r>
      <w:r w:rsidR="006E73C1" w:rsidRPr="001F42D3">
        <w:rPr>
          <w:noProof w:val="0"/>
        </w:rPr>
        <w:t>IHE Devices Technical Framework</w:t>
      </w:r>
      <w:r w:rsidRPr="001F42D3">
        <w:rPr>
          <w:noProof w:val="0"/>
        </w:rPr>
        <w:t xml:space="preserve"> uses only the core version (first component of the field).</w:t>
      </w:r>
    </w:p>
    <w:p w14:paraId="18AD305F" w14:textId="77777777" w:rsidR="00B11855" w:rsidRPr="001F42D3" w:rsidRDefault="003D003E" w:rsidP="001422D4">
      <w:pPr>
        <w:pStyle w:val="HL7Field"/>
        <w:ind w:hanging="2"/>
      </w:pPr>
      <w:r w:rsidRPr="001F42D3">
        <w:t>MSH-13   Sequence Number (ID), required but may be empty:</w:t>
      </w:r>
    </w:p>
    <w:p w14:paraId="47256F7F" w14:textId="77777777" w:rsidR="00B11855" w:rsidRPr="001F42D3" w:rsidRDefault="003D003E" w:rsidP="00DF61EC">
      <w:pPr>
        <w:pStyle w:val="HL7FieldIndent2"/>
        <w:ind w:left="0" w:hanging="2"/>
        <w:rPr>
          <w:noProof w:val="0"/>
        </w:rPr>
      </w:pPr>
      <w:r w:rsidRPr="001F42D3">
        <w:rPr>
          <w:noProof w:val="0"/>
        </w:rPr>
        <w:t>Definition: A non-null value in this field implies that the sequence number protocol is in use. The sequence number protocol is not used in IHE PCD.</w:t>
      </w:r>
    </w:p>
    <w:p w14:paraId="023343D1" w14:textId="77777777" w:rsidR="00B11855" w:rsidRPr="001F42D3" w:rsidRDefault="003D003E" w:rsidP="001422D4">
      <w:pPr>
        <w:pStyle w:val="HL7Field"/>
        <w:ind w:hanging="2"/>
      </w:pPr>
      <w:r w:rsidRPr="001F42D3">
        <w:t>MSH-15   Accept Acknowledgement Type</w:t>
      </w:r>
    </w:p>
    <w:p w14:paraId="03BD52E4" w14:textId="3FE528E3" w:rsidR="00B11855" w:rsidRPr="001F42D3" w:rsidRDefault="003D003E" w:rsidP="00DF61EC">
      <w:pPr>
        <w:pStyle w:val="HL7FieldIndent2"/>
        <w:ind w:left="0" w:hanging="2"/>
        <w:rPr>
          <w:noProof w:val="0"/>
        </w:rPr>
      </w:pPr>
      <w:r w:rsidRPr="001F42D3">
        <w:rPr>
          <w:noProof w:val="0"/>
        </w:rPr>
        <w:t xml:space="preserve">Definition: This field identifies the conditions under which accept acknowledgments are required to be returned in response to this message. Required. Refer to </w:t>
      </w:r>
      <w:r w:rsidR="006D613E" w:rsidRPr="001F42D3">
        <w:rPr>
          <w:noProof w:val="0"/>
        </w:rPr>
        <w:t>HL7</w:t>
      </w:r>
      <w:r w:rsidR="00995105" w:rsidRPr="001F42D3">
        <w:rPr>
          <w:noProof w:val="0"/>
        </w:rPr>
        <w:t xml:space="preserve"> </w:t>
      </w:r>
      <w:r w:rsidRPr="001F42D3">
        <w:rPr>
          <w:noProof w:val="0"/>
        </w:rPr>
        <w:t>Table 0155 - Accept/application acknowledgment conditions for valid values. The receiving system must send (or not send) acknowledgements as specified by this field.</w:t>
      </w:r>
    </w:p>
    <w:p w14:paraId="11219D85" w14:textId="1D98A01F" w:rsidR="00B11855" w:rsidRPr="001F42D3" w:rsidRDefault="00B806D7" w:rsidP="00DF61EC">
      <w:pPr>
        <w:pStyle w:val="HL7FieldIndent2"/>
        <w:ind w:left="0" w:hanging="2"/>
        <w:rPr>
          <w:noProof w:val="0"/>
        </w:rPr>
      </w:pPr>
      <w:r w:rsidRPr="001F42D3">
        <w:rPr>
          <w:noProof w:val="0"/>
        </w:rPr>
        <w:t xml:space="preserve">In </w:t>
      </w:r>
      <w:r w:rsidR="00647994" w:rsidRPr="001F42D3">
        <w:rPr>
          <w:noProof w:val="0"/>
        </w:rPr>
        <w:t>[PCD-01]</w:t>
      </w:r>
      <w:r w:rsidRPr="001F42D3">
        <w:rPr>
          <w:noProof w:val="0"/>
        </w:rPr>
        <w:t xml:space="preserve">, </w:t>
      </w:r>
      <w:r w:rsidR="00647994" w:rsidRPr="001F42D3">
        <w:rPr>
          <w:noProof w:val="0"/>
        </w:rPr>
        <w:t>[PCD-04]</w:t>
      </w:r>
      <w:r w:rsidRPr="001F42D3">
        <w:rPr>
          <w:noProof w:val="0"/>
        </w:rPr>
        <w:t xml:space="preserve">, and </w:t>
      </w:r>
      <w:r w:rsidR="00647994" w:rsidRPr="001F42D3">
        <w:rPr>
          <w:noProof w:val="0"/>
        </w:rPr>
        <w:t>[PCD-05]</w:t>
      </w:r>
      <w:r w:rsidRPr="001F42D3">
        <w:rPr>
          <w:noProof w:val="0"/>
        </w:rPr>
        <w:t xml:space="preserve"> transactions, this field shall be valued as AL.</w:t>
      </w:r>
      <w:r w:rsidR="003D003E" w:rsidRPr="001F42D3">
        <w:rPr>
          <w:noProof w:val="0"/>
        </w:rPr>
        <w:t xml:space="preserve"> </w:t>
      </w:r>
    </w:p>
    <w:p w14:paraId="51A4B3A0" w14:textId="03438854" w:rsidR="00B11855" w:rsidRPr="001F42D3" w:rsidRDefault="003D003E" w:rsidP="00DF61EC">
      <w:pPr>
        <w:pStyle w:val="HL7FieldIndent2"/>
        <w:ind w:left="0" w:hanging="2"/>
        <w:rPr>
          <w:noProof w:val="0"/>
        </w:rPr>
      </w:pPr>
      <w:r w:rsidRPr="001F42D3">
        <w:rPr>
          <w:noProof w:val="0"/>
        </w:rPr>
        <w:t xml:space="preserve">In </w:t>
      </w:r>
      <w:r w:rsidR="00647994" w:rsidRPr="001F42D3">
        <w:rPr>
          <w:noProof w:val="0"/>
        </w:rPr>
        <w:t>[PCD-03]</w:t>
      </w:r>
      <w:r w:rsidRPr="001F42D3">
        <w:rPr>
          <w:noProof w:val="0"/>
        </w:rPr>
        <w:t xml:space="preserve"> transactions, see Section 3.3.4.4.1</w:t>
      </w:r>
    </w:p>
    <w:p w14:paraId="368BD42F" w14:textId="77777777" w:rsidR="00B11855" w:rsidRPr="001F42D3" w:rsidRDefault="003D003E" w:rsidP="00517B3F">
      <w:pPr>
        <w:pStyle w:val="HL7Field"/>
        <w:ind w:hanging="2"/>
      </w:pPr>
      <w:r w:rsidRPr="001F42D3">
        <w:t>MSH-16   Application Acknowledgement Type</w:t>
      </w:r>
    </w:p>
    <w:p w14:paraId="06243CB5" w14:textId="4A2106CD" w:rsidR="00703891" w:rsidRPr="001F42D3" w:rsidRDefault="003D003E" w:rsidP="00703891">
      <w:pPr>
        <w:pStyle w:val="Default"/>
        <w:rPr>
          <w:sz w:val="23"/>
          <w:szCs w:val="23"/>
        </w:rPr>
      </w:pPr>
      <w:r w:rsidRPr="001F42D3">
        <w:t xml:space="preserve">Definition: This field identifies the conditions under which application acknowledgments are required to be returned in response to this message. Required for enhanced acknowledgment mode. Refer to </w:t>
      </w:r>
      <w:r w:rsidR="006D613E" w:rsidRPr="001F42D3">
        <w:t>HL7</w:t>
      </w:r>
      <w:r w:rsidR="00995105" w:rsidRPr="001F42D3">
        <w:t xml:space="preserve"> </w:t>
      </w:r>
      <w:r w:rsidRPr="001F42D3">
        <w:t xml:space="preserve">Table 0155 - Accept/application acknowledgment conditions for valid values. </w:t>
      </w:r>
      <w:r w:rsidR="00703891" w:rsidRPr="001F42D3">
        <w:rPr>
          <w:sz w:val="23"/>
          <w:szCs w:val="23"/>
        </w:rPr>
        <w:t>For [PCD-01] and [PCD-05] transactions this field shall be valued as NE</w:t>
      </w:r>
      <w:r w:rsidR="001F42D3">
        <w:rPr>
          <w:sz w:val="23"/>
          <w:szCs w:val="23"/>
        </w:rPr>
        <w:t xml:space="preserve">. </w:t>
      </w:r>
      <w:r w:rsidR="00703891" w:rsidRPr="001F42D3">
        <w:rPr>
          <w:sz w:val="23"/>
          <w:szCs w:val="23"/>
        </w:rPr>
        <w:t xml:space="preserve">The ACM AR </w:t>
      </w:r>
      <w:r w:rsidR="00277D6B">
        <w:rPr>
          <w:sz w:val="23"/>
          <w:szCs w:val="23"/>
        </w:rPr>
        <w:t>Actor</w:t>
      </w:r>
      <w:r w:rsidR="00703891" w:rsidRPr="001F42D3">
        <w:rPr>
          <w:sz w:val="23"/>
          <w:szCs w:val="23"/>
        </w:rPr>
        <w:t xml:space="preserve"> should use MSH-16 in [PCD-04] to indicate whether or not the AR </w:t>
      </w:r>
      <w:r w:rsidR="00277D6B">
        <w:rPr>
          <w:sz w:val="23"/>
          <w:szCs w:val="23"/>
        </w:rPr>
        <w:t>Actor</w:t>
      </w:r>
      <w:r w:rsidR="00703891" w:rsidRPr="001F42D3">
        <w:rPr>
          <w:sz w:val="23"/>
          <w:szCs w:val="23"/>
        </w:rPr>
        <w:t xml:space="preserve"> is prepared to receive [PCD-05] transactions</w:t>
      </w:r>
      <w:r w:rsidR="001F42D3">
        <w:rPr>
          <w:sz w:val="23"/>
          <w:szCs w:val="23"/>
        </w:rPr>
        <w:t xml:space="preserve">. </w:t>
      </w:r>
      <w:r w:rsidR="00703891" w:rsidRPr="001F42D3">
        <w:rPr>
          <w:sz w:val="23"/>
          <w:szCs w:val="23"/>
        </w:rPr>
        <w:t xml:space="preserve">Set MSH-16 of the [PCD-04] transaction to other than NE to receive </w:t>
      </w:r>
      <w:r w:rsidR="00703891" w:rsidRPr="001F42D3">
        <w:rPr>
          <w:sz w:val="23"/>
          <w:szCs w:val="23"/>
        </w:rPr>
        <w:lastRenderedPageBreak/>
        <w:t xml:space="preserve">[PCD-05] transaction (and other error indications) or set it to NE to indicate to the AM </w:t>
      </w:r>
      <w:r w:rsidR="00277D6B">
        <w:rPr>
          <w:sz w:val="23"/>
          <w:szCs w:val="23"/>
        </w:rPr>
        <w:t>Actor</w:t>
      </w:r>
      <w:r w:rsidR="00703891" w:rsidRPr="001F42D3">
        <w:rPr>
          <w:sz w:val="23"/>
          <w:szCs w:val="23"/>
        </w:rPr>
        <w:t xml:space="preserve"> that [PCD-05] transactions are not to be sent</w:t>
      </w:r>
      <w:r w:rsidR="001F42D3">
        <w:rPr>
          <w:sz w:val="23"/>
          <w:szCs w:val="23"/>
        </w:rPr>
        <w:t xml:space="preserve">. </w:t>
      </w:r>
      <w:r w:rsidR="00703891" w:rsidRPr="001F42D3">
        <w:rPr>
          <w:sz w:val="23"/>
          <w:szCs w:val="23"/>
        </w:rPr>
        <w:t>The receiving system must send (or not send) acknowledgements as specified by this field.</w:t>
      </w:r>
    </w:p>
    <w:p w14:paraId="1FB1D4A4" w14:textId="3739A24D" w:rsidR="00B11855" w:rsidRPr="001F42D3" w:rsidRDefault="003D003E" w:rsidP="00703891">
      <w:pPr>
        <w:pStyle w:val="HL7FieldIndent2"/>
        <w:ind w:left="0" w:hanging="2"/>
        <w:rPr>
          <w:noProof w:val="0"/>
        </w:rPr>
      </w:pPr>
      <w:r w:rsidRPr="001F42D3">
        <w:rPr>
          <w:noProof w:val="0"/>
        </w:rPr>
        <w:t xml:space="preserve">For </w:t>
      </w:r>
      <w:r w:rsidR="00647994" w:rsidRPr="001F42D3">
        <w:rPr>
          <w:noProof w:val="0"/>
        </w:rPr>
        <w:t>[PCD-03]</w:t>
      </w:r>
      <w:r w:rsidRPr="001F42D3">
        <w:rPr>
          <w:noProof w:val="0"/>
        </w:rPr>
        <w:t xml:space="preserve"> transactions, see </w:t>
      </w:r>
      <w:r w:rsidR="00EE799D" w:rsidRPr="001F42D3">
        <w:rPr>
          <w:noProof w:val="0"/>
        </w:rPr>
        <w:t>Section</w:t>
      </w:r>
      <w:r w:rsidRPr="001F42D3">
        <w:rPr>
          <w:noProof w:val="0"/>
        </w:rPr>
        <w:t xml:space="preserve"> 3.3.4.4.1</w:t>
      </w:r>
    </w:p>
    <w:p w14:paraId="04375506" w14:textId="77777777" w:rsidR="00B11855" w:rsidRPr="001F42D3" w:rsidRDefault="003D003E" w:rsidP="00CF5627">
      <w:pPr>
        <w:pStyle w:val="HL7Field"/>
        <w:keepNext w:val="0"/>
        <w:ind w:hanging="2"/>
      </w:pPr>
      <w:r w:rsidRPr="001F42D3">
        <w:t>MSH-17   Country Code</w:t>
      </w:r>
    </w:p>
    <w:p w14:paraId="59C5788E" w14:textId="1E4603E7" w:rsidR="00B11855" w:rsidRPr="001F42D3" w:rsidRDefault="003D003E" w:rsidP="00DF61EC">
      <w:pPr>
        <w:pStyle w:val="HL7FieldIndent2"/>
        <w:ind w:left="0" w:hanging="2"/>
        <w:rPr>
          <w:noProof w:val="0"/>
        </w:rPr>
      </w:pPr>
      <w:r w:rsidRPr="001F42D3">
        <w:rPr>
          <w:noProof w:val="0"/>
        </w:rPr>
        <w:t xml:space="preserve">Definition: This field contains the country of origin for the message. It will be used primarily to specify default elements, such as currency denominations. The values to be used are those of ISO 3166. The ISO 3166 table has three separate forms of the country code: </w:t>
      </w:r>
      <w:r w:rsidR="006D613E" w:rsidRPr="001F42D3">
        <w:rPr>
          <w:noProof w:val="0"/>
        </w:rPr>
        <w:t>HL7</w:t>
      </w:r>
      <w:r w:rsidR="00995105" w:rsidRPr="001F42D3">
        <w:rPr>
          <w:noProof w:val="0"/>
        </w:rPr>
        <w:t xml:space="preserve"> </w:t>
      </w:r>
      <w:r w:rsidRPr="001F42D3">
        <w:rPr>
          <w:noProof w:val="0"/>
        </w:rPr>
        <w:t xml:space="preserve">specifies that the 3-character (alphabetic) form be used for the country code. </w:t>
      </w:r>
    </w:p>
    <w:p w14:paraId="07AED454" w14:textId="77777777" w:rsidR="00B11855" w:rsidRPr="001F42D3" w:rsidRDefault="003D003E" w:rsidP="001422D4">
      <w:pPr>
        <w:pStyle w:val="HL7Field"/>
        <w:ind w:hanging="2"/>
      </w:pPr>
      <w:r w:rsidRPr="001F42D3">
        <w:t>MSH-18   Character Set (ID)</w:t>
      </w:r>
    </w:p>
    <w:p w14:paraId="59144DD7" w14:textId="7F1068FD" w:rsidR="00B11855" w:rsidRPr="001F42D3" w:rsidRDefault="003D003E" w:rsidP="00DF61EC">
      <w:pPr>
        <w:pStyle w:val="HL7FieldIndent2"/>
        <w:ind w:left="0" w:hanging="2"/>
        <w:rPr>
          <w:noProof w:val="0"/>
        </w:rPr>
      </w:pPr>
      <w:r w:rsidRPr="001F42D3">
        <w:rPr>
          <w:noProof w:val="0"/>
        </w:rPr>
        <w:t xml:space="preserve">Definition: This field contains the character set for the entire message. Refer to </w:t>
      </w:r>
      <w:r w:rsidR="006D613E" w:rsidRPr="001F42D3">
        <w:rPr>
          <w:noProof w:val="0"/>
        </w:rPr>
        <w:t>HL7</w:t>
      </w:r>
      <w:r w:rsidR="00995105" w:rsidRPr="001F42D3">
        <w:rPr>
          <w:noProof w:val="0"/>
        </w:rPr>
        <w:t xml:space="preserve"> </w:t>
      </w:r>
      <w:r w:rsidRPr="001F42D3">
        <w:rPr>
          <w:noProof w:val="0"/>
        </w:rPr>
        <w:t>Table 0211 - Alternate character sets for valid values.</w:t>
      </w:r>
    </w:p>
    <w:p w14:paraId="7AFB1B33" w14:textId="0897AB2F" w:rsidR="00B11855" w:rsidRPr="001F42D3" w:rsidRDefault="003D003E" w:rsidP="00DF61EC">
      <w:pPr>
        <w:pStyle w:val="HL7FieldIndent2"/>
        <w:ind w:left="0" w:hanging="2"/>
        <w:rPr>
          <w:noProof w:val="0"/>
        </w:rPr>
      </w:pPr>
      <w:r w:rsidRPr="001F42D3">
        <w:rPr>
          <w:noProof w:val="0"/>
        </w:rPr>
        <w:t xml:space="preserve">An </w:t>
      </w:r>
      <w:r w:rsidR="006D613E" w:rsidRPr="001F42D3">
        <w:rPr>
          <w:noProof w:val="0"/>
        </w:rPr>
        <w:t>HL7</w:t>
      </w:r>
      <w:r w:rsidR="00995105" w:rsidRPr="001F42D3">
        <w:rPr>
          <w:noProof w:val="0"/>
        </w:rPr>
        <w:t xml:space="preserve"> </w:t>
      </w:r>
      <w:r w:rsidRPr="001F42D3">
        <w:rPr>
          <w:noProof w:val="0"/>
        </w:rPr>
        <w:t xml:space="preserve">message uses field MSH-18-character set to specify the character set(s) in use. Valid values for this field are specified in </w:t>
      </w:r>
      <w:r w:rsidR="006D613E" w:rsidRPr="001F42D3">
        <w:rPr>
          <w:noProof w:val="0"/>
        </w:rPr>
        <w:t>HL7</w:t>
      </w:r>
      <w:r w:rsidR="00995105" w:rsidRPr="001F42D3">
        <w:rPr>
          <w:noProof w:val="0"/>
        </w:rPr>
        <w:t xml:space="preserve"> </w:t>
      </w:r>
      <w:r w:rsidRPr="001F42D3">
        <w:rPr>
          <w:noProof w:val="0"/>
        </w:rPr>
        <w:t xml:space="preserve">Table 0211, "Alternate Character Sets". MSH-18-character set may be left blank or may contain a single value. If the field is left blank, the character set in use is understood to be the 7-bit ASCII set, decimal 0 through decimal 127 (hex 00 through hex 7F). This default value may also be explicitly specified as ASCII. </w:t>
      </w:r>
    </w:p>
    <w:p w14:paraId="0E4F7B87" w14:textId="1C8D5727" w:rsidR="00B11855" w:rsidRPr="001F42D3" w:rsidRDefault="003D003E" w:rsidP="00DF61EC">
      <w:pPr>
        <w:pStyle w:val="HL7FieldIndent2"/>
        <w:ind w:left="0" w:hanging="2"/>
        <w:rPr>
          <w:noProof w:val="0"/>
        </w:rPr>
      </w:pPr>
      <w:r w:rsidRPr="001F42D3">
        <w:rPr>
          <w:noProof w:val="0"/>
        </w:rPr>
        <w:t xml:space="preserve">Any encoding system, single-byte or multi-byte may be specified as the default character encoding in MSH-18-character set. If the default encoding is other than 7-bit ASCII, sites shall document this usage in the dynamic conformance profile or other implementation agreement. This is particularly effective in promoting interoperability between nations belonging to different </w:t>
      </w:r>
      <w:r w:rsidR="006D613E" w:rsidRPr="001F42D3">
        <w:rPr>
          <w:noProof w:val="0"/>
        </w:rPr>
        <w:t>HL7</w:t>
      </w:r>
      <w:r w:rsidR="00995105" w:rsidRPr="001F42D3">
        <w:rPr>
          <w:noProof w:val="0"/>
        </w:rPr>
        <w:t xml:space="preserve"> </w:t>
      </w:r>
      <w:r w:rsidRPr="001F42D3">
        <w:rPr>
          <w:noProof w:val="0"/>
        </w:rPr>
        <w:t xml:space="preserve">Affiliates, while limiting the amount of testing required to determine the encoding of a message. </w:t>
      </w:r>
    </w:p>
    <w:p w14:paraId="1A42913C" w14:textId="3F6DBAE3" w:rsidR="00B11855" w:rsidRPr="001F42D3" w:rsidRDefault="003D003E" w:rsidP="00DF61EC">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V2.6 for the semantics for alphabetic languages other than English (2.15.9.18.1) and for non-alphabetic languages (2.15.9.18.2)</w:t>
      </w:r>
    </w:p>
    <w:p w14:paraId="06CA5E34" w14:textId="71D328B4" w:rsidR="00B11855" w:rsidRPr="001F42D3" w:rsidRDefault="003D003E" w:rsidP="00DF61EC">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requires this field to be valued if the character set is other than ASCII. If the character set is ASCII the field may be null or have the value of ASCII. A single character set is required for a given message.</w:t>
      </w:r>
    </w:p>
    <w:p w14:paraId="1C8C953C" w14:textId="77777777" w:rsidR="00B11855" w:rsidRPr="001F42D3" w:rsidRDefault="003D003E" w:rsidP="001422D4">
      <w:pPr>
        <w:pStyle w:val="HL7Field"/>
        <w:ind w:hanging="2"/>
      </w:pPr>
      <w:r w:rsidRPr="001F42D3">
        <w:t>MSH-19   Principal Language of Message</w:t>
      </w:r>
    </w:p>
    <w:p w14:paraId="5845D5F1" w14:textId="77777777" w:rsidR="00B11855" w:rsidRPr="001F42D3" w:rsidRDefault="003D003E" w:rsidP="00DF61EC">
      <w:pPr>
        <w:pStyle w:val="Components"/>
        <w:ind w:left="0" w:hanging="2"/>
      </w:pPr>
      <w:r w:rsidRPr="001F42D3">
        <w:t>Components: &lt;Identifier (ST)&gt; ^ &lt;Text (ST)&gt; ^ &lt;Name of Coding System (ID)&gt; ^&lt;Alternate Identifier (ST)&gt; ^ &lt;Alternate Text (ST)&gt; ^ &lt;Name of Alternate Coding System (ID)&gt;</w:t>
      </w:r>
    </w:p>
    <w:p w14:paraId="0A2D72C5" w14:textId="77777777" w:rsidR="00B11855" w:rsidRPr="001F42D3" w:rsidRDefault="003D003E" w:rsidP="00DF61EC">
      <w:pPr>
        <w:pStyle w:val="HL7FieldIndent2"/>
        <w:ind w:left="0" w:hanging="2"/>
        <w:rPr>
          <w:noProof w:val="0"/>
        </w:rPr>
      </w:pPr>
      <w:r w:rsidRPr="001F42D3">
        <w:rPr>
          <w:noProof w:val="0"/>
        </w:rPr>
        <w:t>Definition: This field contains the principal language of the message. Codes come from ISO 639.</w:t>
      </w:r>
    </w:p>
    <w:p w14:paraId="0C98987B" w14:textId="77777777" w:rsidR="00B11855" w:rsidRPr="001F42D3" w:rsidRDefault="003D003E" w:rsidP="00DF61EC">
      <w:pPr>
        <w:pStyle w:val="HL7FieldIndent2"/>
        <w:ind w:left="0" w:hanging="2"/>
        <w:rPr>
          <w:noProof w:val="0"/>
        </w:rPr>
      </w:pPr>
      <w:r w:rsidRPr="001F42D3">
        <w:rPr>
          <w:noProof w:val="0"/>
        </w:rPr>
        <w:t>The PCD uses a default of en^English^ISO639 if the field is empty.</w:t>
      </w:r>
    </w:p>
    <w:p w14:paraId="551E60E7" w14:textId="77777777" w:rsidR="00B11855" w:rsidRPr="001F42D3" w:rsidRDefault="003D003E" w:rsidP="001422D4">
      <w:pPr>
        <w:pStyle w:val="HL7Field"/>
        <w:ind w:hanging="2"/>
      </w:pPr>
      <w:r w:rsidRPr="001F42D3">
        <w:t>MSH-21   Message Profile Identifier</w:t>
      </w:r>
    </w:p>
    <w:p w14:paraId="09785CEE" w14:textId="77777777" w:rsidR="00B11855" w:rsidRPr="001F42D3" w:rsidRDefault="003D003E" w:rsidP="00DF61EC">
      <w:pPr>
        <w:pStyle w:val="Components"/>
        <w:ind w:left="0" w:hanging="2"/>
      </w:pPr>
      <w:r w:rsidRPr="001F42D3">
        <w:t>Components: &lt;Entity Identifier (ST)&gt; ^ &lt;Namespace ID (IS)&gt; ^ &lt;Universal ID (ST)&gt; ^&lt;Universal ID Type (ID)&gt;</w:t>
      </w:r>
    </w:p>
    <w:p w14:paraId="6991D639" w14:textId="3E12AA20" w:rsidR="00B11855" w:rsidRPr="001F42D3" w:rsidRDefault="003D003E" w:rsidP="00DF61EC">
      <w:pPr>
        <w:pStyle w:val="HL7FieldIndent2"/>
        <w:ind w:left="0" w:hanging="2"/>
        <w:rPr>
          <w:noProof w:val="0"/>
        </w:rPr>
      </w:pPr>
      <w:r w:rsidRPr="001F42D3">
        <w:rPr>
          <w:noProof w:val="0"/>
        </w:rPr>
        <w:t xml:space="preserve">For </w:t>
      </w:r>
      <w:r w:rsidR="007E67D4" w:rsidRPr="001F42D3">
        <w:rPr>
          <w:noProof w:val="0"/>
        </w:rPr>
        <w:t>DEV TF</w:t>
      </w:r>
      <w:r w:rsidRPr="001F42D3">
        <w:rPr>
          <w:noProof w:val="0"/>
        </w:rPr>
        <w:t xml:space="preserve">, this field is required in non-ACK messages to allow identification of a specific message profile, particularly for testing purposes (it is superfluous and therefore not required in </w:t>
      </w:r>
      <w:r w:rsidRPr="001F42D3">
        <w:rPr>
          <w:noProof w:val="0"/>
        </w:rPr>
        <w:lastRenderedPageBreak/>
        <w:t xml:space="preserve">ACK messages). PCD message profiles are assigned ISO OIDs by the </w:t>
      </w:r>
      <w:r w:rsidR="0060777A" w:rsidRPr="001F42D3">
        <w:rPr>
          <w:noProof w:val="0"/>
        </w:rPr>
        <w:t xml:space="preserve">Devices </w:t>
      </w:r>
      <w:r w:rsidRPr="001F42D3">
        <w:rPr>
          <w:noProof w:val="0"/>
        </w:rPr>
        <w:t xml:space="preserve">Technical Committee and the appropriate Message Profile Identifiers are to be used here in conformant messages. When multiple message profiles are listed in this field they should be (vendor specific, country specific) constraints of the PCD </w:t>
      </w:r>
      <w:r w:rsidR="00CA3A2C" w:rsidRPr="001F42D3">
        <w:rPr>
          <w:noProof w:val="0"/>
        </w:rPr>
        <w:t>p</w:t>
      </w:r>
      <w:r w:rsidRPr="001F42D3">
        <w:rPr>
          <w:noProof w:val="0"/>
        </w:rPr>
        <w:t xml:space="preserve">rofile. Note that the overriding of PCD </w:t>
      </w:r>
      <w:r w:rsidR="00CA3A2C" w:rsidRPr="001F42D3">
        <w:rPr>
          <w:noProof w:val="0"/>
        </w:rPr>
        <w:t>p</w:t>
      </w:r>
      <w:r w:rsidRPr="001F42D3">
        <w:rPr>
          <w:noProof w:val="0"/>
        </w:rPr>
        <w:t xml:space="preserve">rofile constraints is only allowed in national extensions to this framework. </w:t>
      </w:r>
    </w:p>
    <w:p w14:paraId="1AD438A7" w14:textId="77777777" w:rsidR="00B11855" w:rsidRPr="001F42D3" w:rsidRDefault="003D003E" w:rsidP="00DF61EC">
      <w:pPr>
        <w:pStyle w:val="HL7FieldIndent2"/>
        <w:ind w:left="0" w:hanging="2"/>
        <w:rPr>
          <w:noProof w:val="0"/>
        </w:rPr>
      </w:pPr>
      <w:r w:rsidRPr="001F42D3">
        <w:rPr>
          <w:noProof w:val="0"/>
        </w:rPr>
        <w:t>Assigned OIDs for PCD messages (note that for convenience of reference this table includes OIDs for some messages that are not yet in Final Text status and are therefore not described in this Final Text Technical Framework document):</w:t>
      </w:r>
    </w:p>
    <w:p w14:paraId="5A8E2061" w14:textId="77777777" w:rsidR="00B11855" w:rsidRPr="001F42D3" w:rsidRDefault="00B11855" w:rsidP="00F92A87">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8"/>
        <w:gridCol w:w="6138"/>
      </w:tblGrid>
      <w:tr w:rsidR="00B11855" w:rsidRPr="001F42D3" w14:paraId="3C4304D9" w14:textId="77777777" w:rsidTr="00CF5627">
        <w:trPr>
          <w:cantSplit/>
          <w:jc w:val="center"/>
        </w:trPr>
        <w:tc>
          <w:tcPr>
            <w:tcW w:w="2718" w:type="dxa"/>
            <w:shd w:val="clear" w:color="auto" w:fill="D9D9D9"/>
          </w:tcPr>
          <w:p w14:paraId="197D0E8B" w14:textId="77777777" w:rsidR="00B11855" w:rsidRPr="001F42D3" w:rsidRDefault="003D003E" w:rsidP="00F92A87">
            <w:pPr>
              <w:pStyle w:val="TableEntryHeader"/>
            </w:pPr>
            <w:r w:rsidRPr="001F42D3">
              <w:t>Assigned OID</w:t>
            </w:r>
          </w:p>
        </w:tc>
        <w:tc>
          <w:tcPr>
            <w:tcW w:w="6138" w:type="dxa"/>
            <w:shd w:val="clear" w:color="auto" w:fill="D9D9D9"/>
          </w:tcPr>
          <w:p w14:paraId="6DA3B426" w14:textId="77777777" w:rsidR="00B11855" w:rsidRPr="001F42D3" w:rsidRDefault="003D003E" w:rsidP="00F92A87">
            <w:pPr>
              <w:pStyle w:val="TableEntryHeader"/>
            </w:pPr>
            <w:r w:rsidRPr="001F42D3">
              <w:t>PCD Message</w:t>
            </w:r>
          </w:p>
        </w:tc>
      </w:tr>
      <w:tr w:rsidR="00B11855" w:rsidRPr="001F42D3" w14:paraId="119D4F24" w14:textId="77777777" w:rsidTr="00CF5627">
        <w:trPr>
          <w:cantSplit/>
          <w:jc w:val="center"/>
        </w:trPr>
        <w:tc>
          <w:tcPr>
            <w:tcW w:w="2718" w:type="dxa"/>
          </w:tcPr>
          <w:p w14:paraId="721DDA29" w14:textId="77777777" w:rsidR="00B11855" w:rsidRPr="001F42D3" w:rsidRDefault="003D003E" w:rsidP="00F92A87">
            <w:pPr>
              <w:pStyle w:val="TableEntry"/>
            </w:pPr>
            <w:r w:rsidRPr="001F42D3">
              <w:t>1.3.6.1.4.1.19376.1.6.1.1.1</w:t>
            </w:r>
          </w:p>
        </w:tc>
        <w:tc>
          <w:tcPr>
            <w:tcW w:w="6138" w:type="dxa"/>
          </w:tcPr>
          <w:p w14:paraId="7E475538" w14:textId="0E7AE0F4" w:rsidR="00B11855" w:rsidRPr="001F42D3" w:rsidRDefault="003D003E" w:rsidP="00F92A87">
            <w:pPr>
              <w:pStyle w:val="TableEntry"/>
            </w:pPr>
            <w:r w:rsidRPr="001F42D3">
              <w:t xml:space="preserve">Device to Enterprise Communications </w:t>
            </w:r>
            <w:r w:rsidR="00647994" w:rsidRPr="001F42D3">
              <w:t>PCD-01</w:t>
            </w:r>
            <w:r w:rsidRPr="001F42D3">
              <w:t xml:space="preserve"> Communicate PCD Data message (also used for observations in response to a PCD-02 PCD Data Query)</w:t>
            </w:r>
          </w:p>
        </w:tc>
      </w:tr>
      <w:tr w:rsidR="00B11855" w:rsidRPr="001F42D3" w14:paraId="03677B2F" w14:textId="77777777" w:rsidTr="00CF5627">
        <w:trPr>
          <w:cantSplit/>
          <w:jc w:val="center"/>
        </w:trPr>
        <w:tc>
          <w:tcPr>
            <w:tcW w:w="2718" w:type="dxa"/>
          </w:tcPr>
          <w:p w14:paraId="5AF1CD0D" w14:textId="77777777" w:rsidR="00B11855" w:rsidRPr="001F42D3" w:rsidRDefault="003D003E" w:rsidP="00F92A87">
            <w:pPr>
              <w:pStyle w:val="TableEntry"/>
            </w:pPr>
            <w:r w:rsidRPr="001F42D3">
              <w:t>1.3.6.1.4.1.19376.1.6.1.2.1</w:t>
            </w:r>
          </w:p>
        </w:tc>
        <w:tc>
          <w:tcPr>
            <w:tcW w:w="6138" w:type="dxa"/>
          </w:tcPr>
          <w:p w14:paraId="095455AD" w14:textId="4E7D82A3" w:rsidR="00B11855" w:rsidRPr="001F42D3" w:rsidRDefault="003D003E" w:rsidP="00F92A87">
            <w:pPr>
              <w:pStyle w:val="TableEntry"/>
            </w:pPr>
            <w:r w:rsidRPr="001F42D3">
              <w:t xml:space="preserve">Device to Enterprise Communications PCD-02 PCD Data Query </w:t>
            </w:r>
          </w:p>
        </w:tc>
      </w:tr>
      <w:tr w:rsidR="00B11855" w:rsidRPr="001F42D3" w14:paraId="3132E998" w14:textId="77777777" w:rsidTr="00CF5627">
        <w:trPr>
          <w:cantSplit/>
          <w:jc w:val="center"/>
        </w:trPr>
        <w:tc>
          <w:tcPr>
            <w:tcW w:w="2718" w:type="dxa"/>
          </w:tcPr>
          <w:p w14:paraId="33ED696E" w14:textId="77777777" w:rsidR="00B11855" w:rsidRPr="001F42D3" w:rsidRDefault="003D003E" w:rsidP="00F92A87">
            <w:pPr>
              <w:pStyle w:val="TableEntry"/>
            </w:pPr>
            <w:r w:rsidRPr="001F42D3">
              <w:t>1.3.6.1.4.1.19376.1.6.1.3.1</w:t>
            </w:r>
          </w:p>
        </w:tc>
        <w:tc>
          <w:tcPr>
            <w:tcW w:w="6138" w:type="dxa"/>
          </w:tcPr>
          <w:p w14:paraId="35F27302" w14:textId="1B14B115" w:rsidR="00B11855" w:rsidRPr="001F42D3" w:rsidRDefault="003D003E" w:rsidP="00F92A87">
            <w:pPr>
              <w:pStyle w:val="TableEntry"/>
            </w:pPr>
            <w:r w:rsidRPr="001F42D3">
              <w:t xml:space="preserve">Point-of-care Infusion Verification </w:t>
            </w:r>
            <w:r w:rsidR="00647994" w:rsidRPr="001F42D3">
              <w:t>PCD-03</w:t>
            </w:r>
            <w:r w:rsidRPr="001F42D3">
              <w:t xml:space="preserve"> Communicate Infusion Order message </w:t>
            </w:r>
          </w:p>
        </w:tc>
      </w:tr>
      <w:tr w:rsidR="00B11855" w:rsidRPr="001F42D3" w14:paraId="017B8CB1" w14:textId="77777777" w:rsidTr="00CF5627">
        <w:trPr>
          <w:cantSplit/>
          <w:jc w:val="center"/>
        </w:trPr>
        <w:tc>
          <w:tcPr>
            <w:tcW w:w="2718" w:type="dxa"/>
          </w:tcPr>
          <w:p w14:paraId="09384C35" w14:textId="77777777" w:rsidR="00B11855" w:rsidRPr="001F42D3" w:rsidRDefault="003D003E" w:rsidP="00F92A87">
            <w:pPr>
              <w:pStyle w:val="TableEntry"/>
            </w:pPr>
            <w:r w:rsidRPr="001F42D3">
              <w:t>1.3.6.1.4.1.19376.1.6.1.3.2</w:t>
            </w:r>
          </w:p>
        </w:tc>
        <w:tc>
          <w:tcPr>
            <w:tcW w:w="6138" w:type="dxa"/>
          </w:tcPr>
          <w:p w14:paraId="4FD03484" w14:textId="77777777" w:rsidR="00B11855" w:rsidRPr="001F42D3" w:rsidRDefault="003D003E" w:rsidP="00F92A87">
            <w:pPr>
              <w:pStyle w:val="TableEntry"/>
            </w:pPr>
            <w:r w:rsidRPr="001F42D3">
              <w:t xml:space="preserve">Point-of-care Infusion Verification RRG^O16^RRG_O16 Pharmacy/Treatment Give Acknowledgment Message </w:t>
            </w:r>
          </w:p>
        </w:tc>
      </w:tr>
      <w:tr w:rsidR="00B11855" w:rsidRPr="001F42D3" w14:paraId="57DB4ED5" w14:textId="77777777" w:rsidTr="00CF5627">
        <w:trPr>
          <w:cantSplit/>
          <w:jc w:val="center"/>
        </w:trPr>
        <w:tc>
          <w:tcPr>
            <w:tcW w:w="2718" w:type="dxa"/>
          </w:tcPr>
          <w:p w14:paraId="7BD10284" w14:textId="77777777" w:rsidR="00B11855" w:rsidRPr="001F42D3" w:rsidRDefault="003D003E" w:rsidP="00F92A87">
            <w:pPr>
              <w:pStyle w:val="TableEntry"/>
            </w:pPr>
            <w:r w:rsidRPr="001F42D3">
              <w:t>1.3.6.1.4.1.19376.1.6.1.9.1</w:t>
            </w:r>
          </w:p>
        </w:tc>
        <w:tc>
          <w:tcPr>
            <w:tcW w:w="6138" w:type="dxa"/>
          </w:tcPr>
          <w:p w14:paraId="1C5A8635" w14:textId="77777777" w:rsidR="00B11855" w:rsidRPr="001F42D3" w:rsidRDefault="003D003E" w:rsidP="00F92A87">
            <w:pPr>
              <w:pStyle w:val="TableEntry"/>
            </w:pPr>
            <w:r w:rsidRPr="001F42D3">
              <w:t xml:space="preserve">Implantable Device - Cardiac Communicate IDC Observations </w:t>
            </w:r>
          </w:p>
        </w:tc>
      </w:tr>
      <w:tr w:rsidR="00694D54" w:rsidRPr="001F42D3" w14:paraId="7CCE1878" w14:textId="77777777" w:rsidTr="00CF5627">
        <w:trPr>
          <w:cantSplit/>
          <w:jc w:val="center"/>
        </w:trPr>
        <w:tc>
          <w:tcPr>
            <w:tcW w:w="2718" w:type="dxa"/>
          </w:tcPr>
          <w:p w14:paraId="39837376" w14:textId="16764EB4" w:rsidR="00694D54" w:rsidRPr="001F42D3" w:rsidRDefault="00694D54" w:rsidP="00F92A87">
            <w:pPr>
              <w:pStyle w:val="TableEntry"/>
            </w:pPr>
            <w:r w:rsidRPr="001F42D3">
              <w:t>1.3.6.1.4.1.19376.1.6.1.4.1</w:t>
            </w:r>
          </w:p>
        </w:tc>
        <w:tc>
          <w:tcPr>
            <w:tcW w:w="6138" w:type="dxa"/>
          </w:tcPr>
          <w:p w14:paraId="02F14419" w14:textId="6B19AD1D" w:rsidR="00694D54" w:rsidRPr="001F42D3" w:rsidRDefault="00694D54" w:rsidP="00F92A87">
            <w:pPr>
              <w:pStyle w:val="TableEntry"/>
            </w:pPr>
            <w:r w:rsidRPr="001F42D3">
              <w:t>Alert Communication Management PCD-04 Report Alert message</w:t>
            </w:r>
          </w:p>
        </w:tc>
      </w:tr>
      <w:tr w:rsidR="00694D54" w:rsidRPr="001F42D3" w14:paraId="152B9406" w14:textId="77777777" w:rsidTr="00CF5627">
        <w:trPr>
          <w:cantSplit/>
          <w:jc w:val="center"/>
        </w:trPr>
        <w:tc>
          <w:tcPr>
            <w:tcW w:w="2718" w:type="dxa"/>
          </w:tcPr>
          <w:p w14:paraId="2F082979" w14:textId="3EB103B2" w:rsidR="00694D54" w:rsidRPr="001F42D3" w:rsidRDefault="00694D54" w:rsidP="00F92A87">
            <w:pPr>
              <w:pStyle w:val="TableEntry"/>
            </w:pPr>
            <w:r w:rsidRPr="001F42D3">
              <w:t>1.3.6.1.4.1.19376.1.6.1.5.1</w:t>
            </w:r>
          </w:p>
        </w:tc>
        <w:tc>
          <w:tcPr>
            <w:tcW w:w="6138" w:type="dxa"/>
          </w:tcPr>
          <w:p w14:paraId="672BC4D9" w14:textId="60A1D8B9" w:rsidR="00694D54" w:rsidRPr="001F42D3" w:rsidRDefault="00694D54" w:rsidP="00F92A87">
            <w:pPr>
              <w:pStyle w:val="TableEntry"/>
            </w:pPr>
            <w:r w:rsidRPr="001F42D3">
              <w:t>Alert Communication Management PCD-05 Report Alert Status message</w:t>
            </w:r>
          </w:p>
        </w:tc>
      </w:tr>
      <w:tr w:rsidR="00694D54" w:rsidRPr="001F42D3" w14:paraId="0D0C7DC4" w14:textId="77777777" w:rsidTr="00CF5627">
        <w:trPr>
          <w:cantSplit/>
          <w:jc w:val="center"/>
        </w:trPr>
        <w:tc>
          <w:tcPr>
            <w:tcW w:w="2718" w:type="dxa"/>
          </w:tcPr>
          <w:p w14:paraId="2C8F1B40" w14:textId="3AF1C075" w:rsidR="00694D54" w:rsidRPr="001F42D3" w:rsidRDefault="00694D54" w:rsidP="00F92A87">
            <w:pPr>
              <w:pStyle w:val="TableEntry"/>
            </w:pPr>
            <w:r w:rsidRPr="001F42D3">
              <w:t>1.3.6.1.4.1.19376.1.6.1.6.1</w:t>
            </w:r>
          </w:p>
        </w:tc>
        <w:tc>
          <w:tcPr>
            <w:tcW w:w="6138" w:type="dxa"/>
          </w:tcPr>
          <w:p w14:paraId="0915312F" w14:textId="642B1D83" w:rsidR="00694D54" w:rsidRPr="001F42D3" w:rsidRDefault="00694D54" w:rsidP="00F92A87">
            <w:pPr>
              <w:pStyle w:val="TableEntry"/>
            </w:pPr>
            <w:r w:rsidRPr="001F42D3">
              <w:t>Alert Communication Management PCD-06 Disseminate Alert</w:t>
            </w:r>
          </w:p>
        </w:tc>
      </w:tr>
      <w:tr w:rsidR="00694D54" w:rsidRPr="001F42D3" w14:paraId="1AA418DD" w14:textId="77777777" w:rsidTr="00CF5627">
        <w:trPr>
          <w:cantSplit/>
          <w:jc w:val="center"/>
        </w:trPr>
        <w:tc>
          <w:tcPr>
            <w:tcW w:w="2718" w:type="dxa"/>
          </w:tcPr>
          <w:p w14:paraId="66BC9F1F" w14:textId="068FD7F8" w:rsidR="00694D54" w:rsidRPr="001F42D3" w:rsidRDefault="00694D54" w:rsidP="00F92A87">
            <w:pPr>
              <w:pStyle w:val="TableEntry"/>
            </w:pPr>
            <w:r w:rsidRPr="001F42D3">
              <w:t>1.3.6.1.4.1.19376.1.6.1.7.1</w:t>
            </w:r>
          </w:p>
        </w:tc>
        <w:tc>
          <w:tcPr>
            <w:tcW w:w="6138" w:type="dxa"/>
          </w:tcPr>
          <w:p w14:paraId="6D3162B1" w14:textId="67A7E806" w:rsidR="00694D54" w:rsidRPr="001F42D3" w:rsidRDefault="00694D54" w:rsidP="00F92A87">
            <w:pPr>
              <w:pStyle w:val="TableEntry"/>
            </w:pPr>
            <w:r w:rsidRPr="001F42D3">
              <w:t>Alert Communication Management PCD-07 Report Alert Dissemination Status</w:t>
            </w:r>
          </w:p>
        </w:tc>
      </w:tr>
    </w:tbl>
    <w:p w14:paraId="136C2855" w14:textId="77777777" w:rsidR="009D387F" w:rsidRPr="001F42D3" w:rsidRDefault="009D387F" w:rsidP="00DE1252">
      <w:pPr>
        <w:pStyle w:val="HL7FieldIndent2"/>
        <w:ind w:left="0" w:hanging="2"/>
        <w:rPr>
          <w:noProof w:val="0"/>
        </w:rPr>
      </w:pPr>
    </w:p>
    <w:p w14:paraId="37540E62" w14:textId="2F7D2398" w:rsidR="00B11855" w:rsidRPr="001F42D3" w:rsidRDefault="003D003E" w:rsidP="005C1693">
      <w:pPr>
        <w:pStyle w:val="BodyText"/>
      </w:pPr>
      <w:r w:rsidRPr="001F42D3">
        <w:t xml:space="preserve">The ISO OID in the table should be used as the universal ID (EI-3). The Universal ID Type (EI-4) for ISO OIDs is “ISO”. In IHE PCD profiles, the Entity Identifier (EI-1) is optional and may contain a human-readable name for the profile in the form “IHE_PCD_XXX” where XXX identifies the IHE PCD transaction, for example, IHE_PCD_001 for </w:t>
      </w:r>
      <w:r w:rsidR="00647994" w:rsidRPr="001F42D3">
        <w:t>[PCD-01]</w:t>
      </w:r>
      <w:r w:rsidRPr="001F42D3">
        <w:t>. Namespace Identifier (EI-2) is also optional, but may contain “IHE PCD” to identify the source of the profile for a human reader. It is emphasized that these suggested values are only for human readability and shall play no role in processing. Processing which depends on the Message profile identifier in the receiving application or in a test system shall base its recognition of the profile solely on the ISO OID (Universal ID, EI-3).</w:t>
      </w:r>
    </w:p>
    <w:p w14:paraId="2EB8A6B6" w14:textId="6FA77E2A" w:rsidR="00B11855" w:rsidRPr="001F42D3" w:rsidRDefault="003D003E" w:rsidP="005C1693">
      <w:pPr>
        <w:pStyle w:val="BodyText"/>
      </w:pPr>
      <w:r w:rsidRPr="001F42D3">
        <w:tab/>
        <w:t>Example: IHE_PCD_001^IHE PCD^</w:t>
      </w:r>
      <w:r w:rsidR="00410780" w:rsidRPr="001F42D3">
        <w:t>1.3.6.1.4.1.19376.1.6.4.4.1</w:t>
      </w:r>
      <w:r w:rsidRPr="001F42D3">
        <w:t>^ISO</w:t>
      </w:r>
    </w:p>
    <w:p w14:paraId="657868B7" w14:textId="5D34B072" w:rsidR="00B11855" w:rsidRPr="001F42D3" w:rsidRDefault="00800492" w:rsidP="00B34AEB">
      <w:pPr>
        <w:pStyle w:val="Heading2"/>
        <w:numPr>
          <w:ilvl w:val="0"/>
          <w:numId w:val="0"/>
        </w:numPr>
        <w:rPr>
          <w:noProof w:val="0"/>
        </w:rPr>
      </w:pPr>
      <w:bookmarkStart w:id="1823" w:name="_Toc497485609"/>
      <w:bookmarkStart w:id="1824" w:name="_Toc497485946"/>
      <w:bookmarkStart w:id="1825" w:name="_Toc497486173"/>
      <w:bookmarkStart w:id="1826" w:name="_Toc497486450"/>
      <w:bookmarkStart w:id="1827" w:name="_Toc497486677"/>
      <w:bookmarkStart w:id="1828" w:name="_Toc497493546"/>
      <w:bookmarkStart w:id="1829" w:name="_Toc431237252"/>
      <w:bookmarkStart w:id="1830" w:name="_Toc431238418"/>
      <w:bookmarkStart w:id="1831" w:name="_Toc431288154"/>
      <w:bookmarkStart w:id="1832" w:name="_Toc432168148"/>
      <w:bookmarkStart w:id="1833" w:name="_Toc432421269"/>
      <w:bookmarkStart w:id="1834" w:name="_Toc432514945"/>
      <w:bookmarkStart w:id="1835" w:name="_Toc432516220"/>
      <w:bookmarkStart w:id="1836" w:name="_Toc428881932"/>
      <w:bookmarkStart w:id="1837" w:name="_Toc428883215"/>
      <w:bookmarkStart w:id="1838" w:name="_Toc428883418"/>
      <w:bookmarkStart w:id="1839" w:name="_Toc428884932"/>
      <w:bookmarkStart w:id="1840" w:name="_Toc428889167"/>
      <w:bookmarkStart w:id="1841" w:name="_Toc401769854"/>
      <w:bookmarkStart w:id="1842" w:name="_Toc214889764"/>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r w:rsidRPr="001F42D3">
        <w:rPr>
          <w:noProof w:val="0"/>
        </w:rPr>
        <w:t xml:space="preserve">B.2 </w:t>
      </w:r>
      <w:r w:rsidR="003D003E" w:rsidRPr="001F42D3">
        <w:rPr>
          <w:noProof w:val="0"/>
        </w:rPr>
        <w:t>MSA – Message Acknowledgement Segment</w:t>
      </w:r>
      <w:bookmarkEnd w:id="1841"/>
      <w:bookmarkEnd w:id="1842"/>
    </w:p>
    <w:p w14:paraId="575617E9" w14:textId="6315EEE0" w:rsidR="00B11855" w:rsidRPr="001F42D3" w:rsidRDefault="003D003E" w:rsidP="00DE1252">
      <w:pPr>
        <w:pStyle w:val="BodyText"/>
      </w:pPr>
      <w:r w:rsidRPr="001F42D3">
        <w:t xml:space="preserve">See </w:t>
      </w:r>
      <w:r w:rsidR="006D613E" w:rsidRPr="001F42D3">
        <w:t>HL7</w:t>
      </w:r>
      <w:r w:rsidR="00995105" w:rsidRPr="001F42D3">
        <w:t xml:space="preserve"> </w:t>
      </w:r>
      <w:r w:rsidRPr="001F42D3">
        <w:t>v2.6: chapter 2 (2.14.8)</w:t>
      </w:r>
    </w:p>
    <w:p w14:paraId="1CE020E9" w14:textId="77777777" w:rsidR="00B11855" w:rsidRPr="001F42D3" w:rsidRDefault="003D003E" w:rsidP="00DE1252">
      <w:pPr>
        <w:pStyle w:val="BodyText"/>
      </w:pPr>
      <w:r w:rsidRPr="001F42D3">
        <w:t>This segment contains information sent while acknowledging another message.</w:t>
      </w:r>
    </w:p>
    <w:p w14:paraId="11C9AD29" w14:textId="77777777" w:rsidR="00B11855" w:rsidRPr="001F42D3" w:rsidRDefault="003D003E" w:rsidP="00CF5627">
      <w:pPr>
        <w:pStyle w:val="TableTitle"/>
      </w:pPr>
      <w:r w:rsidRPr="001F42D3">
        <w:lastRenderedPageBreak/>
        <w:t>Table B.2-1: MSA - Message Acknowledgement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0"/>
        <w:gridCol w:w="810"/>
        <w:gridCol w:w="810"/>
        <w:gridCol w:w="990"/>
        <w:gridCol w:w="900"/>
        <w:gridCol w:w="1036"/>
        <w:gridCol w:w="2852"/>
      </w:tblGrid>
      <w:tr w:rsidR="00C40FD5" w:rsidRPr="001F42D3" w14:paraId="6BF9CF0D" w14:textId="77777777" w:rsidTr="00EB7483">
        <w:trPr>
          <w:cantSplit/>
          <w:jc w:val="center"/>
        </w:trPr>
        <w:tc>
          <w:tcPr>
            <w:tcW w:w="810" w:type="dxa"/>
            <w:shd w:val="clear" w:color="auto" w:fill="D9D9D9"/>
          </w:tcPr>
          <w:p w14:paraId="0104ACE1" w14:textId="77777777" w:rsidR="00B11855" w:rsidRPr="001F42D3" w:rsidRDefault="003D003E" w:rsidP="00FA3EC5">
            <w:pPr>
              <w:pStyle w:val="TableEntryHeader"/>
            </w:pPr>
            <w:r w:rsidRPr="001F42D3">
              <w:t>SEQ</w:t>
            </w:r>
          </w:p>
        </w:tc>
        <w:tc>
          <w:tcPr>
            <w:tcW w:w="810" w:type="dxa"/>
            <w:shd w:val="clear" w:color="auto" w:fill="D9D9D9"/>
          </w:tcPr>
          <w:p w14:paraId="2B68E2F2" w14:textId="77777777" w:rsidR="00B11855" w:rsidRPr="001F42D3" w:rsidRDefault="003D003E" w:rsidP="00FA3EC5">
            <w:pPr>
              <w:pStyle w:val="TableEntryHeader"/>
            </w:pPr>
            <w:r w:rsidRPr="001F42D3">
              <w:t>LEN</w:t>
            </w:r>
          </w:p>
        </w:tc>
        <w:tc>
          <w:tcPr>
            <w:tcW w:w="810" w:type="dxa"/>
            <w:shd w:val="clear" w:color="auto" w:fill="D9D9D9"/>
          </w:tcPr>
          <w:p w14:paraId="71D72206" w14:textId="77777777" w:rsidR="00B11855" w:rsidRPr="001F42D3" w:rsidRDefault="003D003E" w:rsidP="00FA3EC5">
            <w:pPr>
              <w:pStyle w:val="TableEntryHeader"/>
            </w:pPr>
            <w:r w:rsidRPr="001F42D3">
              <w:t>DT</w:t>
            </w:r>
          </w:p>
        </w:tc>
        <w:tc>
          <w:tcPr>
            <w:tcW w:w="990" w:type="dxa"/>
            <w:shd w:val="clear" w:color="auto" w:fill="D9D9D9"/>
          </w:tcPr>
          <w:p w14:paraId="654129CA" w14:textId="77777777" w:rsidR="00B11855" w:rsidRPr="001F42D3" w:rsidRDefault="003D003E" w:rsidP="00FA3EC5">
            <w:pPr>
              <w:pStyle w:val="TableEntryHeader"/>
            </w:pPr>
            <w:r w:rsidRPr="001F42D3">
              <w:t>Usage</w:t>
            </w:r>
          </w:p>
        </w:tc>
        <w:tc>
          <w:tcPr>
            <w:tcW w:w="900" w:type="dxa"/>
            <w:shd w:val="clear" w:color="auto" w:fill="D9D9D9"/>
          </w:tcPr>
          <w:p w14:paraId="0FED184E" w14:textId="77777777" w:rsidR="00B11855" w:rsidRPr="001F42D3" w:rsidRDefault="003D003E" w:rsidP="00FA3EC5">
            <w:pPr>
              <w:pStyle w:val="TableEntryHeader"/>
            </w:pPr>
            <w:r w:rsidRPr="001F42D3">
              <w:t>Card.</w:t>
            </w:r>
          </w:p>
        </w:tc>
        <w:tc>
          <w:tcPr>
            <w:tcW w:w="1036" w:type="dxa"/>
            <w:shd w:val="clear" w:color="auto" w:fill="D9D9D9"/>
          </w:tcPr>
          <w:p w14:paraId="15CA2DB9" w14:textId="77777777" w:rsidR="00B11855" w:rsidRPr="001F42D3" w:rsidRDefault="003D003E" w:rsidP="00FA3EC5">
            <w:pPr>
              <w:pStyle w:val="TableEntryHeader"/>
            </w:pPr>
            <w:r w:rsidRPr="001F42D3">
              <w:t>TBL#</w:t>
            </w:r>
          </w:p>
        </w:tc>
        <w:tc>
          <w:tcPr>
            <w:tcW w:w="2852" w:type="dxa"/>
            <w:shd w:val="clear" w:color="auto" w:fill="D9D9D9"/>
          </w:tcPr>
          <w:p w14:paraId="0848CD54" w14:textId="77777777" w:rsidR="00B11855" w:rsidRPr="001F42D3" w:rsidRDefault="003D003E" w:rsidP="00FA3EC5">
            <w:pPr>
              <w:pStyle w:val="TableEntryHeader"/>
            </w:pPr>
            <w:r w:rsidRPr="001F42D3">
              <w:t>Element name</w:t>
            </w:r>
          </w:p>
        </w:tc>
      </w:tr>
      <w:tr w:rsidR="00C40FD5" w:rsidRPr="001F42D3" w14:paraId="6C73FBC5" w14:textId="77777777" w:rsidTr="006C0E8E">
        <w:trPr>
          <w:cantSplit/>
          <w:jc w:val="center"/>
        </w:trPr>
        <w:tc>
          <w:tcPr>
            <w:tcW w:w="810" w:type="dxa"/>
          </w:tcPr>
          <w:p w14:paraId="6989271F" w14:textId="77777777" w:rsidR="00B11855" w:rsidRPr="001F42D3" w:rsidRDefault="003D003E" w:rsidP="00FA3EC5">
            <w:pPr>
              <w:pStyle w:val="TableEntry"/>
            </w:pPr>
            <w:r w:rsidRPr="001F42D3">
              <w:t>1</w:t>
            </w:r>
          </w:p>
        </w:tc>
        <w:tc>
          <w:tcPr>
            <w:tcW w:w="810" w:type="dxa"/>
          </w:tcPr>
          <w:p w14:paraId="4DAEC4C6" w14:textId="77777777" w:rsidR="00B11855" w:rsidRPr="001F42D3" w:rsidRDefault="003D003E" w:rsidP="00FA3EC5">
            <w:pPr>
              <w:pStyle w:val="TableEntry"/>
            </w:pPr>
            <w:r w:rsidRPr="001F42D3">
              <w:t>2</w:t>
            </w:r>
          </w:p>
        </w:tc>
        <w:tc>
          <w:tcPr>
            <w:tcW w:w="810" w:type="dxa"/>
          </w:tcPr>
          <w:p w14:paraId="44BFCB14" w14:textId="77777777" w:rsidR="00B11855" w:rsidRPr="001F42D3" w:rsidRDefault="003D003E" w:rsidP="00FA3EC5">
            <w:pPr>
              <w:pStyle w:val="TableEntry"/>
            </w:pPr>
            <w:r w:rsidRPr="001F42D3">
              <w:t>ID</w:t>
            </w:r>
          </w:p>
        </w:tc>
        <w:tc>
          <w:tcPr>
            <w:tcW w:w="990" w:type="dxa"/>
          </w:tcPr>
          <w:p w14:paraId="0CDE8E5E" w14:textId="77777777" w:rsidR="00B11855" w:rsidRPr="001F42D3" w:rsidRDefault="003D003E" w:rsidP="00FA3EC5">
            <w:pPr>
              <w:pStyle w:val="TableEntry"/>
            </w:pPr>
            <w:r w:rsidRPr="001F42D3">
              <w:t>R</w:t>
            </w:r>
          </w:p>
        </w:tc>
        <w:tc>
          <w:tcPr>
            <w:tcW w:w="900" w:type="dxa"/>
          </w:tcPr>
          <w:p w14:paraId="5108664B" w14:textId="77777777" w:rsidR="00B11855" w:rsidRPr="001F42D3" w:rsidRDefault="003D003E" w:rsidP="00FA3EC5">
            <w:pPr>
              <w:pStyle w:val="TableEntry"/>
            </w:pPr>
            <w:r w:rsidRPr="001F42D3">
              <w:t>[1..1]</w:t>
            </w:r>
          </w:p>
        </w:tc>
        <w:tc>
          <w:tcPr>
            <w:tcW w:w="1036" w:type="dxa"/>
          </w:tcPr>
          <w:p w14:paraId="4A492349" w14:textId="77777777" w:rsidR="00B11855" w:rsidRPr="001F42D3" w:rsidRDefault="003D003E" w:rsidP="00FA3EC5">
            <w:pPr>
              <w:pStyle w:val="TableEntry"/>
            </w:pPr>
            <w:r w:rsidRPr="001F42D3">
              <w:t>0008</w:t>
            </w:r>
          </w:p>
        </w:tc>
        <w:tc>
          <w:tcPr>
            <w:tcW w:w="2852" w:type="dxa"/>
          </w:tcPr>
          <w:p w14:paraId="72DB91C4" w14:textId="77777777" w:rsidR="00B11855" w:rsidRPr="001F42D3" w:rsidRDefault="003D003E" w:rsidP="00FA3EC5">
            <w:pPr>
              <w:pStyle w:val="TableEntry"/>
            </w:pPr>
            <w:r w:rsidRPr="001F42D3">
              <w:t>Acknowledgement code</w:t>
            </w:r>
          </w:p>
        </w:tc>
      </w:tr>
      <w:tr w:rsidR="00C40FD5" w:rsidRPr="001F42D3" w14:paraId="1B3B77CB" w14:textId="77777777" w:rsidTr="006C0E8E">
        <w:trPr>
          <w:cantSplit/>
          <w:jc w:val="center"/>
        </w:trPr>
        <w:tc>
          <w:tcPr>
            <w:tcW w:w="810" w:type="dxa"/>
          </w:tcPr>
          <w:p w14:paraId="388EA03D" w14:textId="77777777" w:rsidR="00B11855" w:rsidRPr="001F42D3" w:rsidRDefault="003D003E" w:rsidP="00FA3EC5">
            <w:pPr>
              <w:pStyle w:val="TableEntry"/>
            </w:pPr>
            <w:r w:rsidRPr="001F42D3">
              <w:t>2</w:t>
            </w:r>
          </w:p>
        </w:tc>
        <w:tc>
          <w:tcPr>
            <w:tcW w:w="810" w:type="dxa"/>
          </w:tcPr>
          <w:p w14:paraId="52A61EBF" w14:textId="77777777" w:rsidR="00B11855" w:rsidRPr="001F42D3" w:rsidRDefault="003D003E" w:rsidP="00FA3EC5">
            <w:pPr>
              <w:pStyle w:val="TableEntry"/>
            </w:pPr>
            <w:r w:rsidRPr="001F42D3">
              <w:t>20</w:t>
            </w:r>
          </w:p>
        </w:tc>
        <w:tc>
          <w:tcPr>
            <w:tcW w:w="810" w:type="dxa"/>
          </w:tcPr>
          <w:p w14:paraId="49F67661" w14:textId="77777777" w:rsidR="00B11855" w:rsidRPr="001F42D3" w:rsidRDefault="003D003E" w:rsidP="00FA3EC5">
            <w:pPr>
              <w:pStyle w:val="TableEntry"/>
            </w:pPr>
            <w:r w:rsidRPr="001F42D3">
              <w:t>ST</w:t>
            </w:r>
          </w:p>
        </w:tc>
        <w:tc>
          <w:tcPr>
            <w:tcW w:w="990" w:type="dxa"/>
          </w:tcPr>
          <w:p w14:paraId="0F283DC9" w14:textId="77777777" w:rsidR="00B11855" w:rsidRPr="001F42D3" w:rsidRDefault="003D003E" w:rsidP="00FA3EC5">
            <w:pPr>
              <w:pStyle w:val="TableEntry"/>
            </w:pPr>
            <w:r w:rsidRPr="001F42D3">
              <w:t>R</w:t>
            </w:r>
          </w:p>
        </w:tc>
        <w:tc>
          <w:tcPr>
            <w:tcW w:w="900" w:type="dxa"/>
          </w:tcPr>
          <w:p w14:paraId="15D6F3A1" w14:textId="77777777" w:rsidR="00B11855" w:rsidRPr="001F42D3" w:rsidRDefault="003D003E" w:rsidP="00FA3EC5">
            <w:pPr>
              <w:pStyle w:val="TableEntry"/>
            </w:pPr>
            <w:r w:rsidRPr="001F42D3">
              <w:t>[1..1]</w:t>
            </w:r>
          </w:p>
        </w:tc>
        <w:tc>
          <w:tcPr>
            <w:tcW w:w="1036" w:type="dxa"/>
          </w:tcPr>
          <w:p w14:paraId="724D3663" w14:textId="77777777" w:rsidR="00B11855" w:rsidRPr="001F42D3" w:rsidRDefault="00B11855" w:rsidP="00FA3EC5">
            <w:pPr>
              <w:pStyle w:val="TableEntry"/>
            </w:pPr>
          </w:p>
        </w:tc>
        <w:tc>
          <w:tcPr>
            <w:tcW w:w="2852" w:type="dxa"/>
          </w:tcPr>
          <w:p w14:paraId="172C5812" w14:textId="77777777" w:rsidR="00B11855" w:rsidRPr="001F42D3" w:rsidRDefault="003D003E" w:rsidP="00FA3EC5">
            <w:pPr>
              <w:pStyle w:val="TableEntry"/>
            </w:pPr>
            <w:r w:rsidRPr="001F42D3">
              <w:t>Message Control Id</w:t>
            </w:r>
          </w:p>
        </w:tc>
      </w:tr>
      <w:tr w:rsidR="00C40FD5" w:rsidRPr="001F42D3" w14:paraId="0DED0F65" w14:textId="77777777" w:rsidTr="006C0E8E">
        <w:trPr>
          <w:cantSplit/>
          <w:jc w:val="center"/>
        </w:trPr>
        <w:tc>
          <w:tcPr>
            <w:tcW w:w="810" w:type="dxa"/>
          </w:tcPr>
          <w:p w14:paraId="536F64A3" w14:textId="77777777" w:rsidR="00B11855" w:rsidRPr="001F42D3" w:rsidRDefault="003D003E" w:rsidP="00FA3EC5">
            <w:pPr>
              <w:pStyle w:val="TableEntry"/>
            </w:pPr>
            <w:r w:rsidRPr="001F42D3">
              <w:t>3</w:t>
            </w:r>
          </w:p>
        </w:tc>
        <w:tc>
          <w:tcPr>
            <w:tcW w:w="810" w:type="dxa"/>
          </w:tcPr>
          <w:p w14:paraId="73749C66" w14:textId="77777777" w:rsidR="00B11855" w:rsidRPr="001F42D3" w:rsidRDefault="003D003E" w:rsidP="00FA3EC5">
            <w:pPr>
              <w:pStyle w:val="TableEntry"/>
            </w:pPr>
            <w:r w:rsidRPr="001F42D3">
              <w:t>80</w:t>
            </w:r>
          </w:p>
        </w:tc>
        <w:tc>
          <w:tcPr>
            <w:tcW w:w="810" w:type="dxa"/>
          </w:tcPr>
          <w:p w14:paraId="5BA0F76E" w14:textId="77777777" w:rsidR="00B11855" w:rsidRPr="001F42D3" w:rsidRDefault="003D003E" w:rsidP="00FA3EC5">
            <w:pPr>
              <w:pStyle w:val="TableEntry"/>
            </w:pPr>
            <w:r w:rsidRPr="001F42D3">
              <w:t>ST</w:t>
            </w:r>
          </w:p>
        </w:tc>
        <w:tc>
          <w:tcPr>
            <w:tcW w:w="990" w:type="dxa"/>
          </w:tcPr>
          <w:p w14:paraId="494112E6" w14:textId="77777777" w:rsidR="00B11855" w:rsidRPr="001F42D3" w:rsidRDefault="003D003E" w:rsidP="00FA3EC5">
            <w:pPr>
              <w:pStyle w:val="TableEntry"/>
            </w:pPr>
            <w:r w:rsidRPr="001F42D3">
              <w:t>X</w:t>
            </w:r>
          </w:p>
        </w:tc>
        <w:tc>
          <w:tcPr>
            <w:tcW w:w="900" w:type="dxa"/>
          </w:tcPr>
          <w:p w14:paraId="607ED686" w14:textId="77777777" w:rsidR="00B11855" w:rsidRPr="001F42D3" w:rsidRDefault="003D003E" w:rsidP="00FA3EC5">
            <w:pPr>
              <w:pStyle w:val="TableEntry"/>
            </w:pPr>
            <w:r w:rsidRPr="001F42D3">
              <w:t>[0..0]</w:t>
            </w:r>
          </w:p>
        </w:tc>
        <w:tc>
          <w:tcPr>
            <w:tcW w:w="1036" w:type="dxa"/>
          </w:tcPr>
          <w:p w14:paraId="7CF8ABC4" w14:textId="77777777" w:rsidR="00B11855" w:rsidRPr="001F42D3" w:rsidRDefault="00B11855" w:rsidP="00FA3EC5">
            <w:pPr>
              <w:pStyle w:val="TableEntry"/>
            </w:pPr>
          </w:p>
        </w:tc>
        <w:tc>
          <w:tcPr>
            <w:tcW w:w="2852" w:type="dxa"/>
          </w:tcPr>
          <w:p w14:paraId="6AE27D47" w14:textId="77777777" w:rsidR="00B11855" w:rsidRPr="001F42D3" w:rsidRDefault="003D003E" w:rsidP="00FA3EC5">
            <w:pPr>
              <w:pStyle w:val="TableEntry"/>
            </w:pPr>
            <w:r w:rsidRPr="001F42D3">
              <w:t>Text Message</w:t>
            </w:r>
          </w:p>
        </w:tc>
      </w:tr>
      <w:tr w:rsidR="00C40FD5" w:rsidRPr="001F42D3" w14:paraId="6F703EFD" w14:textId="77777777" w:rsidTr="006C0E8E">
        <w:trPr>
          <w:cantSplit/>
          <w:jc w:val="center"/>
        </w:trPr>
        <w:tc>
          <w:tcPr>
            <w:tcW w:w="810" w:type="dxa"/>
          </w:tcPr>
          <w:p w14:paraId="5A74603E" w14:textId="77777777" w:rsidR="00B11855" w:rsidRPr="001F42D3" w:rsidRDefault="003D003E" w:rsidP="00FA3EC5">
            <w:pPr>
              <w:pStyle w:val="TableEntry"/>
            </w:pPr>
            <w:r w:rsidRPr="001F42D3">
              <w:t>5</w:t>
            </w:r>
          </w:p>
        </w:tc>
        <w:tc>
          <w:tcPr>
            <w:tcW w:w="810" w:type="dxa"/>
          </w:tcPr>
          <w:p w14:paraId="3D9D2076" w14:textId="77777777" w:rsidR="00B11855" w:rsidRPr="001F42D3" w:rsidRDefault="003D003E" w:rsidP="00FA3EC5">
            <w:pPr>
              <w:pStyle w:val="TableEntry"/>
            </w:pPr>
            <w:r w:rsidRPr="001F42D3">
              <w:t>1</w:t>
            </w:r>
          </w:p>
        </w:tc>
        <w:tc>
          <w:tcPr>
            <w:tcW w:w="810" w:type="dxa"/>
          </w:tcPr>
          <w:p w14:paraId="4FF324F6" w14:textId="77777777" w:rsidR="00B11855" w:rsidRPr="001F42D3" w:rsidRDefault="003D003E" w:rsidP="00FA3EC5">
            <w:pPr>
              <w:pStyle w:val="TableEntry"/>
            </w:pPr>
            <w:r w:rsidRPr="001F42D3">
              <w:t>ID</w:t>
            </w:r>
          </w:p>
        </w:tc>
        <w:tc>
          <w:tcPr>
            <w:tcW w:w="990" w:type="dxa"/>
          </w:tcPr>
          <w:p w14:paraId="3DDDBFE4" w14:textId="77777777" w:rsidR="00B11855" w:rsidRPr="001F42D3" w:rsidRDefault="003D003E" w:rsidP="00FA3EC5">
            <w:pPr>
              <w:pStyle w:val="TableEntry"/>
            </w:pPr>
            <w:r w:rsidRPr="001F42D3">
              <w:t>X</w:t>
            </w:r>
          </w:p>
        </w:tc>
        <w:tc>
          <w:tcPr>
            <w:tcW w:w="900" w:type="dxa"/>
          </w:tcPr>
          <w:p w14:paraId="7F177573" w14:textId="77777777" w:rsidR="00B11855" w:rsidRPr="001F42D3" w:rsidRDefault="003D003E" w:rsidP="00FA3EC5">
            <w:pPr>
              <w:pStyle w:val="TableEntry"/>
            </w:pPr>
            <w:r w:rsidRPr="001F42D3">
              <w:t>[0..0]</w:t>
            </w:r>
          </w:p>
        </w:tc>
        <w:tc>
          <w:tcPr>
            <w:tcW w:w="1036" w:type="dxa"/>
          </w:tcPr>
          <w:p w14:paraId="4201C4FF" w14:textId="77777777" w:rsidR="00B11855" w:rsidRPr="001F42D3" w:rsidRDefault="00B11855" w:rsidP="00FA3EC5">
            <w:pPr>
              <w:pStyle w:val="TableEntry"/>
            </w:pPr>
          </w:p>
        </w:tc>
        <w:tc>
          <w:tcPr>
            <w:tcW w:w="2852" w:type="dxa"/>
          </w:tcPr>
          <w:p w14:paraId="58EF4D2B" w14:textId="77777777" w:rsidR="00B11855" w:rsidRPr="001F42D3" w:rsidRDefault="003D003E" w:rsidP="00FA3EC5">
            <w:pPr>
              <w:pStyle w:val="TableEntry"/>
            </w:pPr>
            <w:r w:rsidRPr="001F42D3">
              <w:t>Delayed Acknowledgment Type</w:t>
            </w:r>
          </w:p>
        </w:tc>
      </w:tr>
      <w:tr w:rsidR="00C40FD5" w:rsidRPr="001F42D3" w14:paraId="5D069B8C" w14:textId="77777777" w:rsidTr="006C0E8E">
        <w:trPr>
          <w:cantSplit/>
          <w:jc w:val="center"/>
        </w:trPr>
        <w:tc>
          <w:tcPr>
            <w:tcW w:w="810" w:type="dxa"/>
          </w:tcPr>
          <w:p w14:paraId="402D5DFB" w14:textId="77777777" w:rsidR="00B11855" w:rsidRPr="001F42D3" w:rsidRDefault="003D003E" w:rsidP="00FA3EC5">
            <w:pPr>
              <w:pStyle w:val="TableEntry"/>
            </w:pPr>
            <w:r w:rsidRPr="001F42D3">
              <w:t>6</w:t>
            </w:r>
          </w:p>
        </w:tc>
        <w:tc>
          <w:tcPr>
            <w:tcW w:w="810" w:type="dxa"/>
          </w:tcPr>
          <w:p w14:paraId="277B3995" w14:textId="77777777" w:rsidR="00B11855" w:rsidRPr="001F42D3" w:rsidRDefault="003D003E" w:rsidP="00FA3EC5">
            <w:pPr>
              <w:pStyle w:val="TableEntry"/>
            </w:pPr>
            <w:r w:rsidRPr="001F42D3">
              <w:t>705</w:t>
            </w:r>
          </w:p>
        </w:tc>
        <w:tc>
          <w:tcPr>
            <w:tcW w:w="810" w:type="dxa"/>
          </w:tcPr>
          <w:p w14:paraId="3D5CC2F9" w14:textId="77777777" w:rsidR="00B11855" w:rsidRPr="001F42D3" w:rsidRDefault="003D003E" w:rsidP="00FA3EC5">
            <w:pPr>
              <w:pStyle w:val="TableEntry"/>
            </w:pPr>
            <w:r w:rsidRPr="001F42D3">
              <w:t>CWE</w:t>
            </w:r>
          </w:p>
        </w:tc>
        <w:tc>
          <w:tcPr>
            <w:tcW w:w="990" w:type="dxa"/>
          </w:tcPr>
          <w:p w14:paraId="2AB0ACFD" w14:textId="77777777" w:rsidR="00B11855" w:rsidRPr="001F42D3" w:rsidRDefault="003D003E" w:rsidP="00FA3EC5">
            <w:pPr>
              <w:pStyle w:val="TableEntry"/>
            </w:pPr>
            <w:r w:rsidRPr="001F42D3">
              <w:t>X</w:t>
            </w:r>
          </w:p>
        </w:tc>
        <w:tc>
          <w:tcPr>
            <w:tcW w:w="900" w:type="dxa"/>
          </w:tcPr>
          <w:p w14:paraId="56E93A47" w14:textId="77777777" w:rsidR="00B11855" w:rsidRPr="001F42D3" w:rsidRDefault="003D003E" w:rsidP="00FA3EC5">
            <w:pPr>
              <w:pStyle w:val="TableEntry"/>
            </w:pPr>
            <w:r w:rsidRPr="001F42D3">
              <w:t>[0..0]</w:t>
            </w:r>
          </w:p>
        </w:tc>
        <w:tc>
          <w:tcPr>
            <w:tcW w:w="1036" w:type="dxa"/>
          </w:tcPr>
          <w:p w14:paraId="4C6DA3DD" w14:textId="77777777" w:rsidR="00B11855" w:rsidRPr="001F42D3" w:rsidRDefault="003D003E" w:rsidP="00FA3EC5">
            <w:pPr>
              <w:pStyle w:val="TableEntry"/>
            </w:pPr>
            <w:r w:rsidRPr="001F42D3">
              <w:t>0357</w:t>
            </w:r>
          </w:p>
        </w:tc>
        <w:tc>
          <w:tcPr>
            <w:tcW w:w="2852" w:type="dxa"/>
          </w:tcPr>
          <w:p w14:paraId="2534289B" w14:textId="77777777" w:rsidR="00B11855" w:rsidRPr="001F42D3" w:rsidRDefault="003D003E" w:rsidP="00FA3EC5">
            <w:pPr>
              <w:pStyle w:val="TableEntry"/>
            </w:pPr>
            <w:r w:rsidRPr="001F42D3">
              <w:t>Error Condition</w:t>
            </w:r>
          </w:p>
        </w:tc>
      </w:tr>
    </w:tbl>
    <w:p w14:paraId="618A3082" w14:textId="77777777" w:rsidR="009D387F" w:rsidRPr="001F42D3" w:rsidRDefault="009D387F" w:rsidP="00A92110">
      <w:pPr>
        <w:pStyle w:val="BodyText"/>
      </w:pPr>
    </w:p>
    <w:p w14:paraId="0D73E596" w14:textId="77777777" w:rsidR="00B11855" w:rsidRPr="001F42D3" w:rsidRDefault="003D003E" w:rsidP="00CF5627">
      <w:pPr>
        <w:pStyle w:val="BodyText"/>
      </w:pPr>
      <w:r w:rsidRPr="001F42D3">
        <w:rPr>
          <w:b/>
          <w:bCs/>
        </w:rPr>
        <w:t>MSA-1 Acknowledgment Code</w:t>
      </w:r>
    </w:p>
    <w:p w14:paraId="323B76B9" w14:textId="77777777" w:rsidR="00B11855" w:rsidRPr="001F42D3" w:rsidRDefault="003D003E" w:rsidP="00CF5627">
      <w:pPr>
        <w:pStyle w:val="HL7FieldIndent2"/>
        <w:ind w:left="0" w:hanging="2"/>
        <w:rPr>
          <w:noProof w:val="0"/>
        </w:rPr>
      </w:pPr>
      <w:r w:rsidRPr="001F42D3">
        <w:rPr>
          <w:noProof w:val="0"/>
        </w:rPr>
        <w:t>This field indicates the result of the processing of the message it is acknowledging.</w:t>
      </w:r>
    </w:p>
    <w:p w14:paraId="5BC854EE" w14:textId="5B79F465" w:rsidR="00B11855" w:rsidRPr="001F42D3" w:rsidRDefault="003D003E" w:rsidP="00CF5627">
      <w:pPr>
        <w:pStyle w:val="TableTitle"/>
      </w:pPr>
      <w:r w:rsidRPr="001F42D3">
        <w:t xml:space="preserve">Table B.2-2: </w:t>
      </w:r>
      <w:r w:rsidR="006D613E" w:rsidRPr="001F42D3">
        <w:t>HL7</w:t>
      </w:r>
      <w:r w:rsidR="00995105" w:rsidRPr="001F42D3">
        <w:t xml:space="preserve"> </w:t>
      </w:r>
      <w:r w:rsidRPr="001F42D3">
        <w:t>table 0008 - Acknowledgement code</w:t>
      </w:r>
    </w:p>
    <w:tbl>
      <w:tblPr>
        <w:tblW w:w="87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5"/>
        <w:gridCol w:w="3797"/>
        <w:gridCol w:w="3870"/>
      </w:tblGrid>
      <w:tr w:rsidR="003019C5" w:rsidRPr="001F42D3" w14:paraId="3052BF6E" w14:textId="77777777" w:rsidTr="001F5A5C">
        <w:trPr>
          <w:cantSplit/>
          <w:tblHeader/>
          <w:jc w:val="center"/>
        </w:trPr>
        <w:tc>
          <w:tcPr>
            <w:tcW w:w="1105" w:type="dxa"/>
            <w:shd w:val="clear" w:color="auto" w:fill="D9D9D9"/>
          </w:tcPr>
          <w:p w14:paraId="2F6F26B9" w14:textId="77777777" w:rsidR="00D748EA" w:rsidRPr="001F42D3" w:rsidRDefault="00D748EA" w:rsidP="001F5A5C">
            <w:pPr>
              <w:pStyle w:val="TableEntryHeader"/>
            </w:pPr>
            <w:r w:rsidRPr="001F42D3">
              <w:t>Value</w:t>
            </w:r>
          </w:p>
        </w:tc>
        <w:tc>
          <w:tcPr>
            <w:tcW w:w="3797" w:type="dxa"/>
            <w:shd w:val="clear" w:color="auto" w:fill="D9D9D9"/>
          </w:tcPr>
          <w:p w14:paraId="562D4F23" w14:textId="77777777" w:rsidR="00D748EA" w:rsidRPr="001F42D3" w:rsidRDefault="00D748EA" w:rsidP="001F5A5C">
            <w:pPr>
              <w:pStyle w:val="TableEntryHeader"/>
            </w:pPr>
            <w:r w:rsidRPr="001F42D3">
              <w:t>Description</w:t>
            </w:r>
          </w:p>
        </w:tc>
        <w:tc>
          <w:tcPr>
            <w:tcW w:w="3870" w:type="dxa"/>
            <w:shd w:val="clear" w:color="auto" w:fill="D9D9D9"/>
          </w:tcPr>
          <w:p w14:paraId="2341D9F1" w14:textId="77777777" w:rsidR="00D748EA" w:rsidRPr="001F42D3" w:rsidRDefault="00D748EA" w:rsidP="001F5A5C">
            <w:pPr>
              <w:pStyle w:val="TableEntryHeader"/>
            </w:pPr>
            <w:r w:rsidRPr="001F42D3">
              <w:t>Comment</w:t>
            </w:r>
          </w:p>
        </w:tc>
      </w:tr>
      <w:tr w:rsidR="00D748EA" w:rsidRPr="001F42D3" w14:paraId="07F7DD82" w14:textId="77777777" w:rsidTr="001F5A5C">
        <w:trPr>
          <w:cantSplit/>
          <w:jc w:val="center"/>
        </w:trPr>
        <w:tc>
          <w:tcPr>
            <w:tcW w:w="1105" w:type="dxa"/>
          </w:tcPr>
          <w:p w14:paraId="7186A05F" w14:textId="77777777" w:rsidR="00D748EA" w:rsidRPr="001F42D3" w:rsidRDefault="00D748EA" w:rsidP="001F5A5C">
            <w:pPr>
              <w:pStyle w:val="TableEntry"/>
            </w:pPr>
            <w:r w:rsidRPr="001F42D3">
              <w:t>CA</w:t>
            </w:r>
          </w:p>
        </w:tc>
        <w:tc>
          <w:tcPr>
            <w:tcW w:w="3797" w:type="dxa"/>
          </w:tcPr>
          <w:p w14:paraId="54C34C4E" w14:textId="77777777" w:rsidR="00D748EA" w:rsidRPr="001F42D3" w:rsidRDefault="00D748EA" w:rsidP="001F5A5C">
            <w:pPr>
              <w:pStyle w:val="TableEntry"/>
            </w:pPr>
            <w:r w:rsidRPr="001F42D3">
              <w:t>Enhanced mode: Accept acknowledgment: Commit Accept</w:t>
            </w:r>
          </w:p>
        </w:tc>
        <w:tc>
          <w:tcPr>
            <w:tcW w:w="3870" w:type="dxa"/>
          </w:tcPr>
          <w:p w14:paraId="63532679" w14:textId="77777777" w:rsidR="00D748EA" w:rsidRPr="001F42D3" w:rsidRDefault="00D748EA" w:rsidP="001F5A5C">
            <w:pPr>
              <w:pStyle w:val="TableEntry"/>
            </w:pPr>
            <w:r w:rsidRPr="001F42D3">
              <w:t>The message has been reviewed and accepted.</w:t>
            </w:r>
          </w:p>
        </w:tc>
      </w:tr>
      <w:tr w:rsidR="00D748EA" w:rsidRPr="001F42D3" w14:paraId="628E644A" w14:textId="77777777" w:rsidTr="001F5A5C">
        <w:trPr>
          <w:cantSplit/>
          <w:jc w:val="center"/>
        </w:trPr>
        <w:tc>
          <w:tcPr>
            <w:tcW w:w="1105" w:type="dxa"/>
          </w:tcPr>
          <w:p w14:paraId="4AF966C5" w14:textId="77777777" w:rsidR="00D748EA" w:rsidRPr="001F42D3" w:rsidRDefault="00D748EA" w:rsidP="001F5A5C">
            <w:pPr>
              <w:pStyle w:val="TableEntry"/>
            </w:pPr>
            <w:r w:rsidRPr="001F42D3">
              <w:t>CE</w:t>
            </w:r>
          </w:p>
        </w:tc>
        <w:tc>
          <w:tcPr>
            <w:tcW w:w="3797" w:type="dxa"/>
          </w:tcPr>
          <w:p w14:paraId="5CE8634A" w14:textId="77777777" w:rsidR="00D748EA" w:rsidRPr="001F42D3" w:rsidRDefault="00D748EA" w:rsidP="001F5A5C">
            <w:pPr>
              <w:pStyle w:val="TableEntry"/>
            </w:pPr>
            <w:r w:rsidRPr="001F42D3">
              <w:t>Enhanced mode: Accept acknowledgment: Error</w:t>
            </w:r>
          </w:p>
        </w:tc>
        <w:tc>
          <w:tcPr>
            <w:tcW w:w="3870" w:type="dxa"/>
          </w:tcPr>
          <w:p w14:paraId="5A35F1E9" w14:textId="77777777" w:rsidR="00D748EA" w:rsidRPr="001F42D3" w:rsidRDefault="00D748EA" w:rsidP="001F5A5C">
            <w:pPr>
              <w:pStyle w:val="TableEntry"/>
            </w:pPr>
            <w:r w:rsidRPr="001F42D3">
              <w:t>The message has been rejected for an error.</w:t>
            </w:r>
          </w:p>
        </w:tc>
      </w:tr>
      <w:tr w:rsidR="00D748EA" w:rsidRPr="001F42D3" w14:paraId="6680E28C" w14:textId="77777777" w:rsidTr="001F5A5C">
        <w:trPr>
          <w:cantSplit/>
          <w:jc w:val="center"/>
        </w:trPr>
        <w:tc>
          <w:tcPr>
            <w:tcW w:w="1105" w:type="dxa"/>
          </w:tcPr>
          <w:p w14:paraId="0BAA5343" w14:textId="77777777" w:rsidR="00D748EA" w:rsidRPr="001F42D3" w:rsidRDefault="00D748EA" w:rsidP="001F5A5C">
            <w:pPr>
              <w:pStyle w:val="TableEntry"/>
            </w:pPr>
            <w:r w:rsidRPr="001F42D3">
              <w:t>CR</w:t>
            </w:r>
          </w:p>
        </w:tc>
        <w:tc>
          <w:tcPr>
            <w:tcW w:w="3797" w:type="dxa"/>
          </w:tcPr>
          <w:p w14:paraId="2048E5CB" w14:textId="77777777" w:rsidR="00D748EA" w:rsidRPr="001F42D3" w:rsidRDefault="00D748EA" w:rsidP="001F5A5C">
            <w:pPr>
              <w:pStyle w:val="TableEntry"/>
            </w:pPr>
            <w:r w:rsidRPr="001F42D3">
              <w:t>Enhanced mode: Accept acknowledgment: Commit Reject</w:t>
            </w:r>
          </w:p>
        </w:tc>
        <w:tc>
          <w:tcPr>
            <w:tcW w:w="3870" w:type="dxa"/>
          </w:tcPr>
          <w:p w14:paraId="27A455EB" w14:textId="77777777" w:rsidR="00D748EA" w:rsidRPr="001F42D3" w:rsidRDefault="00D748EA" w:rsidP="001F5A5C">
            <w:pPr>
              <w:pStyle w:val="TableEntry"/>
            </w:pPr>
            <w:r w:rsidRPr="001F42D3">
              <w:t>The message has been rejected by the receiving system</w:t>
            </w:r>
          </w:p>
        </w:tc>
      </w:tr>
      <w:tr w:rsidR="00D748EA" w:rsidRPr="001F42D3" w14:paraId="397DF2AA" w14:textId="77777777" w:rsidTr="001F5A5C">
        <w:trPr>
          <w:cantSplit/>
          <w:jc w:val="center"/>
        </w:trPr>
        <w:tc>
          <w:tcPr>
            <w:tcW w:w="1105" w:type="dxa"/>
          </w:tcPr>
          <w:p w14:paraId="79800E51" w14:textId="77777777" w:rsidR="00D748EA" w:rsidRPr="001F42D3" w:rsidRDefault="00D748EA" w:rsidP="001F5A5C">
            <w:pPr>
              <w:pStyle w:val="TableEntry"/>
            </w:pPr>
            <w:r w:rsidRPr="001F42D3">
              <w:t>AA</w:t>
            </w:r>
          </w:p>
        </w:tc>
        <w:tc>
          <w:tcPr>
            <w:tcW w:w="3797" w:type="dxa"/>
          </w:tcPr>
          <w:p w14:paraId="40B22420" w14:textId="77777777" w:rsidR="00D748EA" w:rsidRPr="001F42D3" w:rsidRDefault="00D748EA" w:rsidP="001F5A5C">
            <w:pPr>
              <w:pStyle w:val="TableEntry"/>
            </w:pPr>
            <w:r w:rsidRPr="001F42D3">
              <w:t>Original mode Application Acknowledgment:Accept. Enhanced mode: Application acknowledgement: Accept</w:t>
            </w:r>
          </w:p>
        </w:tc>
        <w:tc>
          <w:tcPr>
            <w:tcW w:w="3870" w:type="dxa"/>
          </w:tcPr>
          <w:p w14:paraId="0D20AC48" w14:textId="77777777" w:rsidR="00D748EA" w:rsidRPr="001F42D3" w:rsidRDefault="00D748EA" w:rsidP="001F5A5C">
            <w:pPr>
              <w:pStyle w:val="TableEntry"/>
            </w:pPr>
            <w:r w:rsidRPr="001F42D3">
              <w:t>The receiving system accepted and integrated the message.</w:t>
            </w:r>
          </w:p>
        </w:tc>
      </w:tr>
      <w:tr w:rsidR="00D748EA" w:rsidRPr="001F42D3" w14:paraId="0C6F0CA4" w14:textId="77777777" w:rsidTr="001F5A5C">
        <w:trPr>
          <w:cantSplit/>
          <w:jc w:val="center"/>
        </w:trPr>
        <w:tc>
          <w:tcPr>
            <w:tcW w:w="1105" w:type="dxa"/>
          </w:tcPr>
          <w:p w14:paraId="2FD3398D" w14:textId="77777777" w:rsidR="00D748EA" w:rsidRPr="001F42D3" w:rsidRDefault="00D748EA" w:rsidP="001F5A5C">
            <w:pPr>
              <w:pStyle w:val="TableEntry"/>
            </w:pPr>
            <w:r w:rsidRPr="001F42D3">
              <w:t>AR</w:t>
            </w:r>
          </w:p>
        </w:tc>
        <w:tc>
          <w:tcPr>
            <w:tcW w:w="3797" w:type="dxa"/>
          </w:tcPr>
          <w:p w14:paraId="5553AF3D" w14:textId="77777777" w:rsidR="00D748EA" w:rsidRPr="001F42D3" w:rsidRDefault="00D748EA" w:rsidP="001F5A5C">
            <w:pPr>
              <w:pStyle w:val="TableEntry"/>
            </w:pPr>
            <w:r w:rsidRPr="001F42D3">
              <w:t>Original mode Application Acknowledgment:Reject. Enhanced mode: Application acknowledgement: Reject</w:t>
            </w:r>
          </w:p>
        </w:tc>
        <w:tc>
          <w:tcPr>
            <w:tcW w:w="3870" w:type="dxa"/>
          </w:tcPr>
          <w:p w14:paraId="067688E9" w14:textId="77777777" w:rsidR="00D748EA" w:rsidRPr="001F42D3" w:rsidRDefault="00D748EA" w:rsidP="001F5A5C">
            <w:pPr>
              <w:pStyle w:val="TableEntry"/>
            </w:pPr>
            <w:r w:rsidRPr="001F42D3">
              <w:t>The receiving system rejected the message</w:t>
            </w:r>
          </w:p>
        </w:tc>
      </w:tr>
      <w:tr w:rsidR="00D748EA" w:rsidRPr="001F42D3" w14:paraId="6E77F81B" w14:textId="77777777" w:rsidTr="001F5A5C">
        <w:trPr>
          <w:cantSplit/>
          <w:jc w:val="center"/>
        </w:trPr>
        <w:tc>
          <w:tcPr>
            <w:tcW w:w="1105" w:type="dxa"/>
          </w:tcPr>
          <w:p w14:paraId="1B44B9AF" w14:textId="77777777" w:rsidR="00D748EA" w:rsidRPr="001F42D3" w:rsidRDefault="00D748EA" w:rsidP="001F5A5C">
            <w:pPr>
              <w:pStyle w:val="TableEntry"/>
            </w:pPr>
            <w:r w:rsidRPr="001F42D3">
              <w:t>AE</w:t>
            </w:r>
          </w:p>
        </w:tc>
        <w:tc>
          <w:tcPr>
            <w:tcW w:w="3797" w:type="dxa"/>
          </w:tcPr>
          <w:p w14:paraId="36943AB4" w14:textId="77777777" w:rsidR="00D748EA" w:rsidRPr="001F42D3" w:rsidRDefault="00D748EA" w:rsidP="001F5A5C">
            <w:pPr>
              <w:pStyle w:val="TableEntry"/>
            </w:pPr>
            <w:r w:rsidRPr="001F42D3">
              <w:t>Original mode Application Acknowledgment: Error. Enhanced mode: Application acknowledgement: Error</w:t>
            </w:r>
          </w:p>
        </w:tc>
        <w:tc>
          <w:tcPr>
            <w:tcW w:w="3870" w:type="dxa"/>
          </w:tcPr>
          <w:p w14:paraId="6F9CD3D8" w14:textId="77777777" w:rsidR="00D748EA" w:rsidRPr="001F42D3" w:rsidRDefault="00D748EA" w:rsidP="001F5A5C">
            <w:pPr>
              <w:pStyle w:val="TableEntry"/>
            </w:pPr>
            <w:r w:rsidRPr="001F42D3">
              <w:t>The receiving system rejected the message for an error.</w:t>
            </w:r>
          </w:p>
        </w:tc>
      </w:tr>
    </w:tbl>
    <w:p w14:paraId="0B7620B8" w14:textId="77777777" w:rsidR="00D748EA" w:rsidRPr="001F42D3" w:rsidRDefault="00D748EA" w:rsidP="00FA3EC5">
      <w:pPr>
        <w:pStyle w:val="BodyText"/>
      </w:pPr>
    </w:p>
    <w:p w14:paraId="4DD1DE87" w14:textId="77777777" w:rsidR="00B11855" w:rsidRPr="001F42D3" w:rsidRDefault="003D003E" w:rsidP="001422D4">
      <w:pPr>
        <w:pStyle w:val="HL7Field"/>
        <w:ind w:hanging="2"/>
      </w:pPr>
      <w:r w:rsidRPr="001F42D3">
        <w:t>MSA-2   Message Control ID</w:t>
      </w:r>
    </w:p>
    <w:p w14:paraId="0752B6EA" w14:textId="77777777" w:rsidR="00B11855" w:rsidRPr="001F42D3" w:rsidRDefault="003D003E" w:rsidP="00DF61EC">
      <w:pPr>
        <w:pStyle w:val="HL7FieldIndent2"/>
        <w:ind w:left="0" w:hanging="2"/>
        <w:rPr>
          <w:noProof w:val="0"/>
        </w:rPr>
      </w:pPr>
      <w:r w:rsidRPr="001F42D3">
        <w:rPr>
          <w:noProof w:val="0"/>
        </w:rPr>
        <w:t>Definition: This field contains the message control ID from the MSH-10 - Message Control ID of the incoming message for which the acknowledgement is sent.</w:t>
      </w:r>
    </w:p>
    <w:p w14:paraId="0B3FE8A2" w14:textId="77777777" w:rsidR="00B11855" w:rsidRPr="001F42D3" w:rsidRDefault="003D003E" w:rsidP="001422D4">
      <w:pPr>
        <w:pStyle w:val="HL7Field"/>
        <w:ind w:hanging="2"/>
      </w:pPr>
      <w:r w:rsidRPr="001F42D3">
        <w:t xml:space="preserve">MSA-3   Text Message </w:t>
      </w:r>
    </w:p>
    <w:p w14:paraId="2DCC361E" w14:textId="77777777" w:rsidR="00B11855" w:rsidRPr="001F42D3" w:rsidRDefault="003D003E" w:rsidP="00A17802">
      <w:pPr>
        <w:pStyle w:val="HL7FieldIndent2"/>
        <w:ind w:left="0" w:hanging="2"/>
        <w:rPr>
          <w:noProof w:val="0"/>
        </w:rPr>
      </w:pPr>
      <w:r w:rsidRPr="001F42D3">
        <w:rPr>
          <w:noProof w:val="0"/>
        </w:rPr>
        <w:t>See the ERR segment.</w:t>
      </w:r>
    </w:p>
    <w:p w14:paraId="0E44D745" w14:textId="20AD1891" w:rsidR="00B11855" w:rsidRPr="001F42D3" w:rsidRDefault="00800492" w:rsidP="00B34AEB">
      <w:pPr>
        <w:pStyle w:val="Heading2"/>
        <w:numPr>
          <w:ilvl w:val="0"/>
          <w:numId w:val="0"/>
        </w:numPr>
        <w:rPr>
          <w:noProof w:val="0"/>
        </w:rPr>
      </w:pPr>
      <w:bookmarkStart w:id="1843" w:name="_Toc401769855"/>
      <w:bookmarkStart w:id="1844" w:name="_Toc214889765"/>
      <w:r w:rsidRPr="001F42D3">
        <w:rPr>
          <w:noProof w:val="0"/>
        </w:rPr>
        <w:t xml:space="preserve">B.3 </w:t>
      </w:r>
      <w:r w:rsidR="003D003E" w:rsidRPr="001F42D3">
        <w:rPr>
          <w:noProof w:val="0"/>
        </w:rPr>
        <w:t>ERR – Error Segment</w:t>
      </w:r>
      <w:bookmarkEnd w:id="1843"/>
      <w:bookmarkEnd w:id="1844"/>
    </w:p>
    <w:p w14:paraId="020338A7" w14:textId="70A1AB8B" w:rsidR="00B11855" w:rsidRPr="001F42D3" w:rsidRDefault="006D613E" w:rsidP="00FA3EC5">
      <w:pPr>
        <w:pStyle w:val="BodyText"/>
      </w:pPr>
      <w:r w:rsidRPr="001F42D3">
        <w:t>HL7</w:t>
      </w:r>
      <w:r w:rsidR="00995105" w:rsidRPr="001F42D3">
        <w:t xml:space="preserve"> </w:t>
      </w:r>
      <w:r w:rsidR="003D003E" w:rsidRPr="001F42D3">
        <w:t>v2.6, Chapter 2 (2.14.5)</w:t>
      </w:r>
    </w:p>
    <w:p w14:paraId="50A11630" w14:textId="77777777" w:rsidR="00B11855" w:rsidRPr="001F42D3" w:rsidRDefault="003D003E" w:rsidP="00FA3EC5">
      <w:pPr>
        <w:pStyle w:val="BodyText"/>
      </w:pPr>
      <w:r w:rsidRPr="001F42D3">
        <w:t>This segment is used to add error comments to acknowledgment messages.</w:t>
      </w:r>
    </w:p>
    <w:p w14:paraId="14268A07" w14:textId="77777777" w:rsidR="00B11855" w:rsidRPr="001F42D3" w:rsidRDefault="003D003E" w:rsidP="00CF5627">
      <w:pPr>
        <w:pStyle w:val="TableTitle"/>
      </w:pPr>
      <w:r w:rsidRPr="001F42D3">
        <w:lastRenderedPageBreak/>
        <w:t>Table B.3-1: ERR - Error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810"/>
        <w:gridCol w:w="990"/>
        <w:gridCol w:w="1260"/>
        <w:gridCol w:w="1080"/>
        <w:gridCol w:w="1260"/>
        <w:gridCol w:w="2682"/>
      </w:tblGrid>
      <w:tr w:rsidR="00C40FD5" w:rsidRPr="001F42D3" w14:paraId="08213548" w14:textId="77777777" w:rsidTr="00CF5627">
        <w:trPr>
          <w:cantSplit/>
          <w:tblHeader/>
          <w:jc w:val="center"/>
        </w:trPr>
        <w:tc>
          <w:tcPr>
            <w:tcW w:w="882" w:type="dxa"/>
            <w:shd w:val="clear" w:color="auto" w:fill="D9D9D9"/>
          </w:tcPr>
          <w:p w14:paraId="2589E192" w14:textId="77777777" w:rsidR="00B11855" w:rsidRPr="001F42D3" w:rsidRDefault="003D003E" w:rsidP="001711A5">
            <w:pPr>
              <w:pStyle w:val="TableEntryHeader"/>
            </w:pPr>
            <w:r w:rsidRPr="001F42D3">
              <w:t>SEQ</w:t>
            </w:r>
          </w:p>
        </w:tc>
        <w:tc>
          <w:tcPr>
            <w:tcW w:w="810" w:type="dxa"/>
            <w:shd w:val="clear" w:color="auto" w:fill="D9D9D9"/>
          </w:tcPr>
          <w:p w14:paraId="359F6C44" w14:textId="77777777" w:rsidR="00B11855" w:rsidRPr="001F42D3" w:rsidRDefault="003D003E" w:rsidP="001711A5">
            <w:pPr>
              <w:pStyle w:val="TableEntryHeader"/>
            </w:pPr>
            <w:r w:rsidRPr="001F42D3">
              <w:t>LEN</w:t>
            </w:r>
          </w:p>
        </w:tc>
        <w:tc>
          <w:tcPr>
            <w:tcW w:w="990" w:type="dxa"/>
            <w:shd w:val="clear" w:color="auto" w:fill="D9D9D9"/>
          </w:tcPr>
          <w:p w14:paraId="40093875" w14:textId="77777777" w:rsidR="00B11855" w:rsidRPr="001F42D3" w:rsidRDefault="003D003E" w:rsidP="001711A5">
            <w:pPr>
              <w:pStyle w:val="TableEntryHeader"/>
            </w:pPr>
            <w:r w:rsidRPr="001F42D3">
              <w:t>DT</w:t>
            </w:r>
          </w:p>
        </w:tc>
        <w:tc>
          <w:tcPr>
            <w:tcW w:w="1260" w:type="dxa"/>
            <w:shd w:val="clear" w:color="auto" w:fill="D9D9D9"/>
          </w:tcPr>
          <w:p w14:paraId="3CC7AC7B" w14:textId="77777777" w:rsidR="00B11855" w:rsidRPr="001F42D3" w:rsidRDefault="003D003E" w:rsidP="001711A5">
            <w:pPr>
              <w:pStyle w:val="TableEntryHeader"/>
            </w:pPr>
            <w:r w:rsidRPr="001F42D3">
              <w:t>Usage</w:t>
            </w:r>
          </w:p>
        </w:tc>
        <w:tc>
          <w:tcPr>
            <w:tcW w:w="1080" w:type="dxa"/>
            <w:shd w:val="clear" w:color="auto" w:fill="D9D9D9"/>
          </w:tcPr>
          <w:p w14:paraId="5330CB91" w14:textId="77777777" w:rsidR="00B11855" w:rsidRPr="001F42D3" w:rsidRDefault="003D003E" w:rsidP="001711A5">
            <w:pPr>
              <w:pStyle w:val="TableEntryHeader"/>
            </w:pPr>
            <w:r w:rsidRPr="001F42D3">
              <w:t>Card.</w:t>
            </w:r>
          </w:p>
        </w:tc>
        <w:tc>
          <w:tcPr>
            <w:tcW w:w="1260" w:type="dxa"/>
            <w:shd w:val="clear" w:color="auto" w:fill="D9D9D9"/>
          </w:tcPr>
          <w:p w14:paraId="11FE4E33" w14:textId="77777777" w:rsidR="00B11855" w:rsidRPr="001F42D3" w:rsidRDefault="003D003E" w:rsidP="001711A5">
            <w:pPr>
              <w:pStyle w:val="TableEntryHeader"/>
            </w:pPr>
            <w:r w:rsidRPr="001F42D3">
              <w:t>TBL#</w:t>
            </w:r>
          </w:p>
        </w:tc>
        <w:tc>
          <w:tcPr>
            <w:tcW w:w="2682" w:type="dxa"/>
            <w:shd w:val="clear" w:color="auto" w:fill="D9D9D9"/>
          </w:tcPr>
          <w:p w14:paraId="640AA9CE" w14:textId="77777777" w:rsidR="00B11855" w:rsidRPr="001F42D3" w:rsidRDefault="003D003E" w:rsidP="001711A5">
            <w:pPr>
              <w:pStyle w:val="TableEntryHeader"/>
            </w:pPr>
            <w:r w:rsidRPr="001F42D3">
              <w:t>Element name</w:t>
            </w:r>
          </w:p>
        </w:tc>
      </w:tr>
      <w:tr w:rsidR="00C40FD5" w:rsidRPr="001F42D3" w14:paraId="4467413E" w14:textId="77777777" w:rsidTr="00CF5627">
        <w:trPr>
          <w:cantSplit/>
          <w:jc w:val="center"/>
        </w:trPr>
        <w:tc>
          <w:tcPr>
            <w:tcW w:w="882" w:type="dxa"/>
          </w:tcPr>
          <w:p w14:paraId="7D05BEC7" w14:textId="77777777" w:rsidR="00B11855" w:rsidRPr="001F42D3" w:rsidRDefault="003D003E" w:rsidP="001711A5">
            <w:pPr>
              <w:pStyle w:val="TableEntry"/>
            </w:pPr>
            <w:r w:rsidRPr="001F42D3">
              <w:t>1</w:t>
            </w:r>
          </w:p>
        </w:tc>
        <w:tc>
          <w:tcPr>
            <w:tcW w:w="810" w:type="dxa"/>
          </w:tcPr>
          <w:p w14:paraId="6074DE43" w14:textId="77777777" w:rsidR="00B11855" w:rsidRPr="001F42D3" w:rsidRDefault="003D003E" w:rsidP="001711A5">
            <w:pPr>
              <w:pStyle w:val="TableEntry"/>
            </w:pPr>
            <w:r w:rsidRPr="001F42D3">
              <w:t>493</w:t>
            </w:r>
          </w:p>
        </w:tc>
        <w:tc>
          <w:tcPr>
            <w:tcW w:w="990" w:type="dxa"/>
          </w:tcPr>
          <w:p w14:paraId="7E7FA7D9" w14:textId="77777777" w:rsidR="00B11855" w:rsidRPr="001F42D3" w:rsidRDefault="003D003E" w:rsidP="001711A5">
            <w:pPr>
              <w:pStyle w:val="TableEntry"/>
            </w:pPr>
            <w:r w:rsidRPr="001F42D3">
              <w:t>ELD</w:t>
            </w:r>
          </w:p>
        </w:tc>
        <w:tc>
          <w:tcPr>
            <w:tcW w:w="1260" w:type="dxa"/>
          </w:tcPr>
          <w:p w14:paraId="0257252D" w14:textId="77777777" w:rsidR="00B11855" w:rsidRPr="001F42D3" w:rsidRDefault="003D003E" w:rsidP="001711A5">
            <w:pPr>
              <w:pStyle w:val="TableEntry"/>
            </w:pPr>
            <w:r w:rsidRPr="001F42D3">
              <w:t>B</w:t>
            </w:r>
          </w:p>
        </w:tc>
        <w:tc>
          <w:tcPr>
            <w:tcW w:w="1080" w:type="dxa"/>
          </w:tcPr>
          <w:p w14:paraId="6439CDD7" w14:textId="77777777" w:rsidR="00B11855" w:rsidRPr="001F42D3" w:rsidRDefault="003D003E" w:rsidP="001711A5">
            <w:pPr>
              <w:pStyle w:val="TableEntry"/>
            </w:pPr>
            <w:r w:rsidRPr="001F42D3">
              <w:t>[0..1]</w:t>
            </w:r>
          </w:p>
        </w:tc>
        <w:tc>
          <w:tcPr>
            <w:tcW w:w="1260" w:type="dxa"/>
          </w:tcPr>
          <w:p w14:paraId="189AAE8A" w14:textId="77777777" w:rsidR="00B11855" w:rsidRPr="001F42D3" w:rsidRDefault="00B11855" w:rsidP="001711A5">
            <w:pPr>
              <w:pStyle w:val="TableEntry"/>
            </w:pPr>
          </w:p>
        </w:tc>
        <w:tc>
          <w:tcPr>
            <w:tcW w:w="2682" w:type="dxa"/>
          </w:tcPr>
          <w:p w14:paraId="0126B12A" w14:textId="77777777" w:rsidR="00B11855" w:rsidRPr="001F42D3" w:rsidRDefault="003D003E" w:rsidP="001711A5">
            <w:pPr>
              <w:pStyle w:val="TableEntry"/>
            </w:pPr>
            <w:r w:rsidRPr="001F42D3">
              <w:t>Error Code and Location</w:t>
            </w:r>
          </w:p>
        </w:tc>
      </w:tr>
      <w:tr w:rsidR="00C40FD5" w:rsidRPr="001F42D3" w14:paraId="6FDD3198" w14:textId="77777777" w:rsidTr="00CF5627">
        <w:trPr>
          <w:cantSplit/>
          <w:jc w:val="center"/>
        </w:trPr>
        <w:tc>
          <w:tcPr>
            <w:tcW w:w="882" w:type="dxa"/>
          </w:tcPr>
          <w:p w14:paraId="483ECF13" w14:textId="77777777" w:rsidR="00B11855" w:rsidRPr="001F42D3" w:rsidRDefault="003D003E" w:rsidP="001711A5">
            <w:pPr>
              <w:pStyle w:val="TableEntry"/>
            </w:pPr>
            <w:r w:rsidRPr="001F42D3">
              <w:t>3</w:t>
            </w:r>
          </w:p>
        </w:tc>
        <w:tc>
          <w:tcPr>
            <w:tcW w:w="810" w:type="dxa"/>
          </w:tcPr>
          <w:p w14:paraId="2C9AF242" w14:textId="77777777" w:rsidR="00B11855" w:rsidRPr="001F42D3" w:rsidRDefault="003D003E" w:rsidP="001711A5">
            <w:pPr>
              <w:pStyle w:val="TableEntry"/>
            </w:pPr>
            <w:r w:rsidRPr="001F42D3">
              <w:t>705</w:t>
            </w:r>
          </w:p>
        </w:tc>
        <w:tc>
          <w:tcPr>
            <w:tcW w:w="990" w:type="dxa"/>
          </w:tcPr>
          <w:p w14:paraId="4F4C8619" w14:textId="77777777" w:rsidR="00B11855" w:rsidRPr="001F42D3" w:rsidRDefault="003D003E" w:rsidP="001711A5">
            <w:pPr>
              <w:pStyle w:val="TableEntry"/>
            </w:pPr>
            <w:r w:rsidRPr="001F42D3">
              <w:t>CWE</w:t>
            </w:r>
          </w:p>
        </w:tc>
        <w:tc>
          <w:tcPr>
            <w:tcW w:w="1260" w:type="dxa"/>
          </w:tcPr>
          <w:p w14:paraId="45C148CB" w14:textId="77777777" w:rsidR="00B11855" w:rsidRPr="001F42D3" w:rsidRDefault="003D003E" w:rsidP="001711A5">
            <w:pPr>
              <w:pStyle w:val="TableEntry"/>
            </w:pPr>
            <w:r w:rsidRPr="001F42D3">
              <w:t>R</w:t>
            </w:r>
          </w:p>
        </w:tc>
        <w:tc>
          <w:tcPr>
            <w:tcW w:w="1080" w:type="dxa"/>
          </w:tcPr>
          <w:p w14:paraId="23127A2D" w14:textId="77777777" w:rsidR="00B11855" w:rsidRPr="001F42D3" w:rsidRDefault="003D003E" w:rsidP="001711A5">
            <w:pPr>
              <w:pStyle w:val="TableEntry"/>
            </w:pPr>
            <w:r w:rsidRPr="001F42D3">
              <w:t>[1..1]</w:t>
            </w:r>
          </w:p>
        </w:tc>
        <w:tc>
          <w:tcPr>
            <w:tcW w:w="1260" w:type="dxa"/>
          </w:tcPr>
          <w:p w14:paraId="16E5CF71" w14:textId="77777777" w:rsidR="00B11855" w:rsidRPr="001F42D3" w:rsidRDefault="003D003E" w:rsidP="001711A5">
            <w:pPr>
              <w:pStyle w:val="TableEntry"/>
            </w:pPr>
            <w:r w:rsidRPr="001F42D3">
              <w:t>0357</w:t>
            </w:r>
          </w:p>
        </w:tc>
        <w:tc>
          <w:tcPr>
            <w:tcW w:w="2682" w:type="dxa"/>
          </w:tcPr>
          <w:p w14:paraId="0953D348" w14:textId="77777777" w:rsidR="00B11855" w:rsidRPr="001F42D3" w:rsidRDefault="003D003E" w:rsidP="001711A5">
            <w:pPr>
              <w:pStyle w:val="TableEntry"/>
            </w:pPr>
            <w:r w:rsidRPr="001F42D3">
              <w:t>HL7 Error Code</w:t>
            </w:r>
          </w:p>
        </w:tc>
      </w:tr>
      <w:tr w:rsidR="00C40FD5" w:rsidRPr="001F42D3" w14:paraId="15040C28" w14:textId="77777777" w:rsidTr="00CF5627">
        <w:trPr>
          <w:cantSplit/>
          <w:jc w:val="center"/>
        </w:trPr>
        <w:tc>
          <w:tcPr>
            <w:tcW w:w="882" w:type="dxa"/>
          </w:tcPr>
          <w:p w14:paraId="13C47627" w14:textId="77777777" w:rsidR="00B11855" w:rsidRPr="001F42D3" w:rsidRDefault="003D003E" w:rsidP="001711A5">
            <w:pPr>
              <w:pStyle w:val="TableEntry"/>
            </w:pPr>
            <w:r w:rsidRPr="001F42D3">
              <w:t>4</w:t>
            </w:r>
          </w:p>
        </w:tc>
        <w:tc>
          <w:tcPr>
            <w:tcW w:w="810" w:type="dxa"/>
          </w:tcPr>
          <w:p w14:paraId="72F5793A" w14:textId="77777777" w:rsidR="00B11855" w:rsidRPr="001F42D3" w:rsidRDefault="003D003E" w:rsidP="001711A5">
            <w:pPr>
              <w:pStyle w:val="TableEntry"/>
            </w:pPr>
            <w:r w:rsidRPr="001F42D3">
              <w:t>2</w:t>
            </w:r>
          </w:p>
        </w:tc>
        <w:tc>
          <w:tcPr>
            <w:tcW w:w="990" w:type="dxa"/>
          </w:tcPr>
          <w:p w14:paraId="4E3895B7" w14:textId="77777777" w:rsidR="00B11855" w:rsidRPr="001F42D3" w:rsidRDefault="003D003E" w:rsidP="001711A5">
            <w:pPr>
              <w:pStyle w:val="TableEntry"/>
            </w:pPr>
            <w:r w:rsidRPr="001F42D3">
              <w:t>ID</w:t>
            </w:r>
          </w:p>
        </w:tc>
        <w:tc>
          <w:tcPr>
            <w:tcW w:w="1260" w:type="dxa"/>
          </w:tcPr>
          <w:p w14:paraId="6BD459D4" w14:textId="77777777" w:rsidR="00B11855" w:rsidRPr="001F42D3" w:rsidRDefault="003D003E" w:rsidP="001711A5">
            <w:pPr>
              <w:pStyle w:val="TableEntry"/>
            </w:pPr>
            <w:r w:rsidRPr="001F42D3">
              <w:t>R</w:t>
            </w:r>
          </w:p>
        </w:tc>
        <w:tc>
          <w:tcPr>
            <w:tcW w:w="1080" w:type="dxa"/>
          </w:tcPr>
          <w:p w14:paraId="4C871DBD" w14:textId="77777777" w:rsidR="00B11855" w:rsidRPr="001F42D3" w:rsidRDefault="003D003E" w:rsidP="001711A5">
            <w:pPr>
              <w:pStyle w:val="TableEntry"/>
            </w:pPr>
            <w:r w:rsidRPr="001F42D3">
              <w:t>[1..1]</w:t>
            </w:r>
          </w:p>
        </w:tc>
        <w:tc>
          <w:tcPr>
            <w:tcW w:w="1260" w:type="dxa"/>
          </w:tcPr>
          <w:p w14:paraId="768CC216" w14:textId="77777777" w:rsidR="00B11855" w:rsidRPr="001F42D3" w:rsidRDefault="003D003E" w:rsidP="001711A5">
            <w:pPr>
              <w:pStyle w:val="TableEntry"/>
            </w:pPr>
            <w:r w:rsidRPr="001F42D3">
              <w:t>0516</w:t>
            </w:r>
          </w:p>
        </w:tc>
        <w:tc>
          <w:tcPr>
            <w:tcW w:w="2682" w:type="dxa"/>
          </w:tcPr>
          <w:p w14:paraId="10FEAB73" w14:textId="77777777" w:rsidR="00B11855" w:rsidRPr="001F42D3" w:rsidRDefault="003D003E" w:rsidP="001711A5">
            <w:pPr>
              <w:pStyle w:val="TableEntry"/>
            </w:pPr>
            <w:r w:rsidRPr="001F42D3">
              <w:t>Severity</w:t>
            </w:r>
          </w:p>
        </w:tc>
      </w:tr>
      <w:tr w:rsidR="00C40FD5" w:rsidRPr="001F42D3" w14:paraId="3B0E70F7" w14:textId="77777777" w:rsidTr="00CF5627">
        <w:trPr>
          <w:cantSplit/>
          <w:jc w:val="center"/>
        </w:trPr>
        <w:tc>
          <w:tcPr>
            <w:tcW w:w="882" w:type="dxa"/>
          </w:tcPr>
          <w:p w14:paraId="575328E8" w14:textId="77777777" w:rsidR="00B11855" w:rsidRPr="001F42D3" w:rsidRDefault="003D003E" w:rsidP="001711A5">
            <w:pPr>
              <w:pStyle w:val="TableEntry"/>
            </w:pPr>
            <w:r w:rsidRPr="001F42D3">
              <w:t>5</w:t>
            </w:r>
          </w:p>
        </w:tc>
        <w:tc>
          <w:tcPr>
            <w:tcW w:w="810" w:type="dxa"/>
          </w:tcPr>
          <w:p w14:paraId="2C5525F9" w14:textId="77777777" w:rsidR="00B11855" w:rsidRPr="001F42D3" w:rsidRDefault="003D003E" w:rsidP="001711A5">
            <w:pPr>
              <w:pStyle w:val="TableEntry"/>
            </w:pPr>
            <w:r w:rsidRPr="001F42D3">
              <w:t>705</w:t>
            </w:r>
          </w:p>
        </w:tc>
        <w:tc>
          <w:tcPr>
            <w:tcW w:w="990" w:type="dxa"/>
          </w:tcPr>
          <w:p w14:paraId="599E8531" w14:textId="77777777" w:rsidR="00B11855" w:rsidRPr="001F42D3" w:rsidRDefault="003D003E" w:rsidP="001711A5">
            <w:pPr>
              <w:pStyle w:val="TableEntry"/>
            </w:pPr>
            <w:r w:rsidRPr="001F42D3">
              <w:t>CWE</w:t>
            </w:r>
          </w:p>
        </w:tc>
        <w:tc>
          <w:tcPr>
            <w:tcW w:w="1260" w:type="dxa"/>
          </w:tcPr>
          <w:p w14:paraId="31688A6F" w14:textId="77777777" w:rsidR="00B11855" w:rsidRPr="001F42D3" w:rsidRDefault="003D003E" w:rsidP="001711A5">
            <w:pPr>
              <w:pStyle w:val="TableEntry"/>
            </w:pPr>
            <w:r w:rsidRPr="001F42D3">
              <w:t>RE</w:t>
            </w:r>
          </w:p>
        </w:tc>
        <w:tc>
          <w:tcPr>
            <w:tcW w:w="1080" w:type="dxa"/>
          </w:tcPr>
          <w:p w14:paraId="129391CE" w14:textId="77777777" w:rsidR="00B11855" w:rsidRPr="001F42D3" w:rsidRDefault="00E86B15" w:rsidP="001711A5">
            <w:pPr>
              <w:pStyle w:val="TableEntry"/>
            </w:pPr>
            <w:r w:rsidRPr="001F42D3">
              <w:t>[0..1]</w:t>
            </w:r>
          </w:p>
        </w:tc>
        <w:tc>
          <w:tcPr>
            <w:tcW w:w="1260" w:type="dxa"/>
          </w:tcPr>
          <w:p w14:paraId="424D3845" w14:textId="77777777" w:rsidR="00B11855" w:rsidRPr="001F42D3" w:rsidRDefault="003D003E" w:rsidP="001711A5">
            <w:pPr>
              <w:pStyle w:val="TableEntry"/>
            </w:pPr>
            <w:r w:rsidRPr="001F42D3">
              <w:t>0533</w:t>
            </w:r>
          </w:p>
        </w:tc>
        <w:tc>
          <w:tcPr>
            <w:tcW w:w="2682" w:type="dxa"/>
          </w:tcPr>
          <w:p w14:paraId="27747DE5" w14:textId="77777777" w:rsidR="00B11855" w:rsidRPr="001F42D3" w:rsidRDefault="003D003E" w:rsidP="001711A5">
            <w:pPr>
              <w:pStyle w:val="TableEntry"/>
            </w:pPr>
            <w:r w:rsidRPr="001F42D3">
              <w:t>Application Error Code</w:t>
            </w:r>
          </w:p>
        </w:tc>
      </w:tr>
      <w:tr w:rsidR="00C40FD5" w:rsidRPr="001F42D3" w14:paraId="44108412" w14:textId="77777777" w:rsidTr="00CF5627">
        <w:trPr>
          <w:cantSplit/>
          <w:jc w:val="center"/>
        </w:trPr>
        <w:tc>
          <w:tcPr>
            <w:tcW w:w="882" w:type="dxa"/>
          </w:tcPr>
          <w:p w14:paraId="3410851B" w14:textId="77777777" w:rsidR="00B11855" w:rsidRPr="001F42D3" w:rsidRDefault="003D003E" w:rsidP="001711A5">
            <w:pPr>
              <w:pStyle w:val="TableEntry"/>
            </w:pPr>
            <w:r w:rsidRPr="001F42D3">
              <w:t>6</w:t>
            </w:r>
          </w:p>
        </w:tc>
        <w:tc>
          <w:tcPr>
            <w:tcW w:w="810" w:type="dxa"/>
          </w:tcPr>
          <w:p w14:paraId="78CF1A52" w14:textId="77777777" w:rsidR="00B11855" w:rsidRPr="001F42D3" w:rsidRDefault="003D003E" w:rsidP="001711A5">
            <w:pPr>
              <w:pStyle w:val="TableEntry"/>
            </w:pPr>
            <w:r w:rsidRPr="001F42D3">
              <w:t>80</w:t>
            </w:r>
          </w:p>
        </w:tc>
        <w:tc>
          <w:tcPr>
            <w:tcW w:w="990" w:type="dxa"/>
          </w:tcPr>
          <w:p w14:paraId="3C31C0DD" w14:textId="77777777" w:rsidR="00B11855" w:rsidRPr="001F42D3" w:rsidRDefault="003D003E" w:rsidP="001711A5">
            <w:pPr>
              <w:pStyle w:val="TableEntry"/>
            </w:pPr>
            <w:r w:rsidRPr="001F42D3">
              <w:t>ST</w:t>
            </w:r>
          </w:p>
        </w:tc>
        <w:tc>
          <w:tcPr>
            <w:tcW w:w="1260" w:type="dxa"/>
          </w:tcPr>
          <w:p w14:paraId="5BC0A88A" w14:textId="77777777" w:rsidR="00B11855" w:rsidRPr="001F42D3" w:rsidRDefault="003D003E" w:rsidP="001711A5">
            <w:pPr>
              <w:pStyle w:val="TableEntry"/>
            </w:pPr>
            <w:r w:rsidRPr="001F42D3">
              <w:t>C</w:t>
            </w:r>
          </w:p>
        </w:tc>
        <w:tc>
          <w:tcPr>
            <w:tcW w:w="1080" w:type="dxa"/>
          </w:tcPr>
          <w:p w14:paraId="090E9033" w14:textId="77777777" w:rsidR="00B11855" w:rsidRPr="001F42D3" w:rsidRDefault="00E86B15" w:rsidP="001711A5">
            <w:pPr>
              <w:pStyle w:val="TableEntry"/>
            </w:pPr>
            <w:r w:rsidRPr="001F42D3">
              <w:t>0..1</w:t>
            </w:r>
          </w:p>
        </w:tc>
        <w:tc>
          <w:tcPr>
            <w:tcW w:w="1260" w:type="dxa"/>
          </w:tcPr>
          <w:p w14:paraId="0EBEB4BF" w14:textId="77777777" w:rsidR="00B11855" w:rsidRPr="001F42D3" w:rsidRDefault="00B11855" w:rsidP="001711A5">
            <w:pPr>
              <w:pStyle w:val="TableEntry"/>
            </w:pPr>
          </w:p>
        </w:tc>
        <w:tc>
          <w:tcPr>
            <w:tcW w:w="2682" w:type="dxa"/>
          </w:tcPr>
          <w:p w14:paraId="4528AA0D" w14:textId="77777777" w:rsidR="00B11855" w:rsidRPr="001F42D3" w:rsidRDefault="003D003E" w:rsidP="001711A5">
            <w:pPr>
              <w:pStyle w:val="TableEntry"/>
            </w:pPr>
            <w:r w:rsidRPr="001F42D3">
              <w:t>Application Error Parameter</w:t>
            </w:r>
          </w:p>
        </w:tc>
      </w:tr>
    </w:tbl>
    <w:p w14:paraId="48A78E17" w14:textId="053EE012" w:rsidR="00B11855" w:rsidRPr="001F42D3" w:rsidRDefault="003D003E" w:rsidP="00CB723D">
      <w:pPr>
        <w:pStyle w:val="Note"/>
        <w:ind w:left="0" w:hanging="2"/>
      </w:pPr>
      <w:r w:rsidRPr="001F42D3">
        <w:t xml:space="preserve">Notes: </w:t>
      </w:r>
      <w:r w:rsidRPr="001F42D3">
        <w:tab/>
        <w:t xml:space="preserve">ERR-1 is included in </w:t>
      </w:r>
      <w:r w:rsidR="006D613E" w:rsidRPr="001F42D3">
        <w:t>HL7</w:t>
      </w:r>
      <w:r w:rsidR="00995105" w:rsidRPr="001F42D3">
        <w:t xml:space="preserve"> </w:t>
      </w:r>
      <w:r w:rsidRPr="001F42D3">
        <w:t xml:space="preserve">v2.6 for backward compatibility only. Within the context of IHE PCD, this field shall not be used. </w:t>
      </w:r>
    </w:p>
    <w:p w14:paraId="5F02E33E" w14:textId="5826CDA8" w:rsidR="00B11855" w:rsidRPr="001F42D3" w:rsidRDefault="003D003E" w:rsidP="00CB723D">
      <w:pPr>
        <w:pStyle w:val="Note"/>
        <w:ind w:left="0" w:hanging="2"/>
      </w:pPr>
      <w:r w:rsidRPr="001F42D3">
        <w:tab/>
        <w:t xml:space="preserve">ERR-3 and ERR-4 are required by </w:t>
      </w:r>
      <w:r w:rsidR="006D613E" w:rsidRPr="001F42D3">
        <w:t>HL7</w:t>
      </w:r>
      <w:r w:rsidR="00995105" w:rsidRPr="001F42D3">
        <w:t xml:space="preserve"> </w:t>
      </w:r>
      <w:r w:rsidRPr="001F42D3">
        <w:t>v2.6</w:t>
      </w:r>
    </w:p>
    <w:p w14:paraId="76103229" w14:textId="77777777" w:rsidR="0047502B" w:rsidRPr="001F42D3" w:rsidRDefault="0047502B">
      <w:pPr>
        <w:pStyle w:val="BodyText"/>
      </w:pPr>
    </w:p>
    <w:p w14:paraId="0CD4A807" w14:textId="07DEC191" w:rsidR="00892C57" w:rsidRPr="001F42D3" w:rsidRDefault="00892C57" w:rsidP="00892C57">
      <w:pPr>
        <w:pStyle w:val="BodyText"/>
      </w:pPr>
      <w:r w:rsidRPr="001F42D3">
        <w:rPr>
          <w:b/>
        </w:rPr>
        <w:t>Use of Error Segment in the PIV Profile.</w:t>
      </w:r>
      <w:r w:rsidRPr="001F42D3">
        <w:t xml:space="preserve"> This list of error codes that can occur during the processing of a </w:t>
      </w:r>
      <w:r w:rsidR="00647994" w:rsidRPr="001F42D3">
        <w:t>PCD-03</w:t>
      </w:r>
      <w:r w:rsidRPr="001F42D3">
        <w:t xml:space="preserve"> message is consolidated from participating pump vendors</w:t>
      </w:r>
      <w:r w:rsidR="006D613E" w:rsidRPr="001F42D3">
        <w:t xml:space="preserve">. </w:t>
      </w:r>
      <w:r w:rsidRPr="001F42D3">
        <w:t>The application acknowledgment from the IOC should contain the Code and Text in ERR-5.1 and ERR-5.2 respectively</w:t>
      </w:r>
      <w:r w:rsidR="006D613E" w:rsidRPr="001F42D3">
        <w:t xml:space="preserve">. </w:t>
      </w:r>
      <w:r w:rsidRPr="001F42D3">
        <w:t xml:space="preserve">ERR-5.9 can also be used to contain additional text related to the error. </w:t>
      </w:r>
    </w:p>
    <w:p w14:paraId="553EDA9A" w14:textId="77777777" w:rsidR="00892C57" w:rsidRPr="001F42D3" w:rsidRDefault="00892C57" w:rsidP="00892C57">
      <w:pPr>
        <w:pStyle w:val="BodyText"/>
      </w:pPr>
      <w:r w:rsidRPr="001F42D3">
        <w:t>Note that there should be no expectation that each pump vendor or pump model will support all of the codes in this list.</w:t>
      </w:r>
    </w:p>
    <w:p w14:paraId="46BCDEAF" w14:textId="77777777" w:rsidR="00892C57" w:rsidRPr="001F42D3" w:rsidRDefault="00892C57" w:rsidP="0034511D">
      <w:pPr>
        <w:pStyle w:val="BodyText"/>
      </w:pPr>
    </w:p>
    <w:tbl>
      <w:tblPr>
        <w:tblW w:w="9180" w:type="dxa"/>
        <w:tblInd w:w="-150" w:type="dxa"/>
        <w:tblBorders>
          <w:top w:val="single" w:sz="6" w:space="0" w:color="auto"/>
          <w:left w:val="single" w:sz="6" w:space="0" w:color="auto"/>
          <w:bottom w:val="single" w:sz="6" w:space="0" w:color="auto"/>
          <w:right w:val="single" w:sz="6" w:space="0" w:color="auto"/>
        </w:tblBorders>
        <w:tblCellMar>
          <w:top w:w="120" w:type="dxa"/>
          <w:left w:w="120" w:type="dxa"/>
          <w:bottom w:w="120" w:type="dxa"/>
          <w:right w:w="120" w:type="dxa"/>
        </w:tblCellMar>
        <w:tblLook w:val="04A0" w:firstRow="1" w:lastRow="0" w:firstColumn="1" w:lastColumn="0" w:noHBand="0" w:noVBand="1"/>
      </w:tblPr>
      <w:tblGrid>
        <w:gridCol w:w="1350"/>
        <w:gridCol w:w="3870"/>
        <w:gridCol w:w="3960"/>
      </w:tblGrid>
      <w:tr w:rsidR="00D81844" w:rsidRPr="001F42D3" w14:paraId="242BC70B" w14:textId="77777777" w:rsidTr="005C1693">
        <w:trPr>
          <w:tblHeader/>
        </w:trPr>
        <w:tc>
          <w:tcPr>
            <w:tcW w:w="0" w:type="auto"/>
            <w:tcBorders>
              <w:top w:val="outset" w:sz="6" w:space="0" w:color="auto"/>
              <w:left w:val="outset" w:sz="6" w:space="0" w:color="auto"/>
              <w:bottom w:val="outset" w:sz="6" w:space="0" w:color="auto"/>
              <w:right w:val="outset" w:sz="6" w:space="0" w:color="auto"/>
            </w:tcBorders>
            <w:shd w:val="clear" w:color="auto" w:fill="D9D9D9"/>
            <w:vAlign w:val="center"/>
            <w:hideMark/>
          </w:tcPr>
          <w:p w14:paraId="56B7BDFC" w14:textId="77777777" w:rsidR="00892C57" w:rsidRPr="001F42D3" w:rsidRDefault="00892C57" w:rsidP="00F8594A">
            <w:pPr>
              <w:pStyle w:val="TableEntryHeader"/>
            </w:pPr>
            <w:r w:rsidRPr="001F42D3">
              <w:t>Code</w:t>
            </w:r>
          </w:p>
        </w:tc>
        <w:tc>
          <w:tcPr>
            <w:tcW w:w="0" w:type="auto"/>
            <w:tcBorders>
              <w:top w:val="outset" w:sz="6" w:space="0" w:color="auto"/>
              <w:left w:val="outset" w:sz="6" w:space="0" w:color="auto"/>
              <w:bottom w:val="outset" w:sz="6" w:space="0" w:color="auto"/>
              <w:right w:val="outset" w:sz="6" w:space="0" w:color="auto"/>
            </w:tcBorders>
            <w:shd w:val="clear" w:color="auto" w:fill="D9D9D9"/>
            <w:vAlign w:val="center"/>
            <w:hideMark/>
          </w:tcPr>
          <w:p w14:paraId="6200414A" w14:textId="77777777" w:rsidR="00892C57" w:rsidRPr="001F42D3" w:rsidRDefault="00892C57" w:rsidP="00F8594A">
            <w:pPr>
              <w:pStyle w:val="TableEntryHeader"/>
            </w:pPr>
            <w:r w:rsidRPr="001F42D3">
              <w:t>Text</w:t>
            </w:r>
          </w:p>
        </w:tc>
        <w:tc>
          <w:tcPr>
            <w:tcW w:w="0" w:type="auto"/>
            <w:tcBorders>
              <w:top w:val="outset" w:sz="6" w:space="0" w:color="auto"/>
              <w:left w:val="outset" w:sz="6" w:space="0" w:color="auto"/>
              <w:bottom w:val="outset" w:sz="6" w:space="0" w:color="auto"/>
              <w:right w:val="outset" w:sz="6" w:space="0" w:color="auto"/>
            </w:tcBorders>
            <w:shd w:val="clear" w:color="auto" w:fill="D9D9D9"/>
            <w:vAlign w:val="center"/>
            <w:hideMark/>
          </w:tcPr>
          <w:p w14:paraId="3ED59E6E" w14:textId="77777777" w:rsidR="00892C57" w:rsidRPr="001F42D3" w:rsidRDefault="00892C57" w:rsidP="00F8594A">
            <w:pPr>
              <w:pStyle w:val="TableEntryHeader"/>
            </w:pPr>
            <w:r w:rsidRPr="001F42D3">
              <w:t>Example</w:t>
            </w:r>
          </w:p>
        </w:tc>
      </w:tr>
      <w:tr w:rsidR="00D81844" w:rsidRPr="001F42D3" w14:paraId="3AF64D69"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E7FA5BF" w14:textId="77777777" w:rsidR="00892C57" w:rsidRPr="001F42D3" w:rsidRDefault="00892C57" w:rsidP="005E01AF">
            <w:pPr>
              <w:pStyle w:val="TableEntry"/>
            </w:pPr>
            <w:r w:rsidRPr="001F42D3">
              <w:t>9001</w:t>
            </w:r>
          </w:p>
        </w:tc>
        <w:tc>
          <w:tcPr>
            <w:tcW w:w="3870" w:type="dxa"/>
            <w:tcBorders>
              <w:top w:val="outset" w:sz="6" w:space="0" w:color="auto"/>
              <w:left w:val="outset" w:sz="6" w:space="0" w:color="auto"/>
              <w:bottom w:val="outset" w:sz="6" w:space="0" w:color="auto"/>
              <w:right w:val="outset" w:sz="6" w:space="0" w:color="auto"/>
            </w:tcBorders>
            <w:hideMark/>
          </w:tcPr>
          <w:p w14:paraId="4206656E" w14:textId="77777777" w:rsidR="00892C57" w:rsidRPr="001F42D3" w:rsidRDefault="00892C57" w:rsidP="005E01AF">
            <w:pPr>
              <w:pStyle w:val="TableEntry"/>
            </w:pPr>
            <w:r w:rsidRPr="001F42D3">
              <w:t>Unknown infuser or channel</w:t>
            </w:r>
          </w:p>
        </w:tc>
        <w:tc>
          <w:tcPr>
            <w:tcW w:w="3960" w:type="dxa"/>
            <w:tcBorders>
              <w:top w:val="outset" w:sz="6" w:space="0" w:color="auto"/>
              <w:left w:val="outset" w:sz="6" w:space="0" w:color="auto"/>
              <w:bottom w:val="outset" w:sz="6" w:space="0" w:color="auto"/>
              <w:right w:val="outset" w:sz="6" w:space="0" w:color="auto"/>
            </w:tcBorders>
            <w:hideMark/>
          </w:tcPr>
          <w:p w14:paraId="0A6E0D06" w14:textId="77777777" w:rsidR="00892C57" w:rsidRPr="001F42D3" w:rsidRDefault="00892C57" w:rsidP="005E01AF">
            <w:pPr>
              <w:pStyle w:val="TableEntry"/>
            </w:pPr>
            <w:r w:rsidRPr="001F42D3">
              <w:t>e.g., incorrect infuser or channel ID</w:t>
            </w:r>
          </w:p>
        </w:tc>
      </w:tr>
      <w:tr w:rsidR="00D81844" w:rsidRPr="001F42D3" w14:paraId="77B47E05"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160491C2" w14:textId="77777777" w:rsidR="00892C57" w:rsidRPr="001F42D3" w:rsidRDefault="00892C57" w:rsidP="005E01AF">
            <w:pPr>
              <w:pStyle w:val="TableEntry"/>
            </w:pPr>
            <w:r w:rsidRPr="001F42D3">
              <w:t>9002</w:t>
            </w:r>
          </w:p>
        </w:tc>
        <w:tc>
          <w:tcPr>
            <w:tcW w:w="3870" w:type="dxa"/>
            <w:tcBorders>
              <w:top w:val="outset" w:sz="6" w:space="0" w:color="auto"/>
              <w:left w:val="outset" w:sz="6" w:space="0" w:color="auto"/>
              <w:bottom w:val="outset" w:sz="6" w:space="0" w:color="auto"/>
              <w:right w:val="outset" w:sz="6" w:space="0" w:color="auto"/>
            </w:tcBorders>
            <w:hideMark/>
          </w:tcPr>
          <w:p w14:paraId="4858866F" w14:textId="77777777" w:rsidR="00892C57" w:rsidRPr="001F42D3" w:rsidRDefault="00892C57" w:rsidP="005E01AF">
            <w:pPr>
              <w:pStyle w:val="TableEntry"/>
            </w:pPr>
            <w:r w:rsidRPr="001F42D3">
              <w:t>Infuser/channel is currently infusing</w:t>
            </w:r>
          </w:p>
        </w:tc>
        <w:tc>
          <w:tcPr>
            <w:tcW w:w="3960" w:type="dxa"/>
            <w:tcBorders>
              <w:top w:val="outset" w:sz="6" w:space="0" w:color="auto"/>
              <w:left w:val="outset" w:sz="6" w:space="0" w:color="auto"/>
              <w:bottom w:val="outset" w:sz="6" w:space="0" w:color="auto"/>
              <w:right w:val="outset" w:sz="6" w:space="0" w:color="auto"/>
            </w:tcBorders>
            <w:hideMark/>
          </w:tcPr>
          <w:p w14:paraId="072A2AB1" w14:textId="77777777" w:rsidR="00892C57" w:rsidRPr="001F42D3" w:rsidRDefault="00892C57" w:rsidP="005E01AF">
            <w:pPr>
              <w:pStyle w:val="TableEntry"/>
            </w:pPr>
          </w:p>
        </w:tc>
      </w:tr>
      <w:tr w:rsidR="00D81844" w:rsidRPr="001F42D3" w14:paraId="43B3AA3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62538F15" w14:textId="77777777" w:rsidR="00892C57" w:rsidRPr="001F42D3" w:rsidRDefault="00892C57" w:rsidP="005E01AF">
            <w:pPr>
              <w:pStyle w:val="TableEntry"/>
            </w:pPr>
            <w:r w:rsidRPr="001F42D3">
              <w:t>9003</w:t>
            </w:r>
          </w:p>
        </w:tc>
        <w:tc>
          <w:tcPr>
            <w:tcW w:w="3870" w:type="dxa"/>
            <w:tcBorders>
              <w:top w:val="outset" w:sz="6" w:space="0" w:color="auto"/>
              <w:left w:val="outset" w:sz="6" w:space="0" w:color="auto"/>
              <w:bottom w:val="outset" w:sz="6" w:space="0" w:color="auto"/>
              <w:right w:val="outset" w:sz="6" w:space="0" w:color="auto"/>
            </w:tcBorders>
            <w:hideMark/>
          </w:tcPr>
          <w:p w14:paraId="3AA50FD7" w14:textId="77777777" w:rsidR="00892C57" w:rsidRPr="001F42D3" w:rsidRDefault="00892C57" w:rsidP="005E01AF">
            <w:pPr>
              <w:pStyle w:val="TableEntry"/>
            </w:pPr>
            <w:r w:rsidRPr="001F42D3">
              <w:t>Missing required program parameter(s) (ParameterName1, ParameterName2, ...)</w:t>
            </w:r>
          </w:p>
        </w:tc>
        <w:tc>
          <w:tcPr>
            <w:tcW w:w="3960" w:type="dxa"/>
            <w:tcBorders>
              <w:top w:val="outset" w:sz="6" w:space="0" w:color="auto"/>
              <w:left w:val="outset" w:sz="6" w:space="0" w:color="auto"/>
              <w:bottom w:val="outset" w:sz="6" w:space="0" w:color="auto"/>
              <w:right w:val="outset" w:sz="6" w:space="0" w:color="auto"/>
            </w:tcBorders>
            <w:hideMark/>
          </w:tcPr>
          <w:p w14:paraId="695D8491" w14:textId="77777777" w:rsidR="00892C57" w:rsidRPr="001F42D3" w:rsidRDefault="00892C57" w:rsidP="005E01AF">
            <w:pPr>
              <w:pStyle w:val="TableEntry"/>
            </w:pPr>
            <w:r w:rsidRPr="001F42D3">
              <w:t>e.g., Give Amount Minimum (RXG-5) - volume to be infused - is missing</w:t>
            </w:r>
          </w:p>
        </w:tc>
      </w:tr>
      <w:tr w:rsidR="00D81844" w:rsidRPr="001F42D3" w14:paraId="7B0E7282"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5E96876D" w14:textId="77777777" w:rsidR="00892C57" w:rsidRPr="001F42D3" w:rsidRDefault="00892C57" w:rsidP="005E01AF">
            <w:pPr>
              <w:pStyle w:val="TableEntry"/>
            </w:pPr>
            <w:r w:rsidRPr="001F42D3">
              <w:t>9004</w:t>
            </w:r>
          </w:p>
        </w:tc>
        <w:tc>
          <w:tcPr>
            <w:tcW w:w="3870" w:type="dxa"/>
            <w:tcBorders>
              <w:top w:val="outset" w:sz="6" w:space="0" w:color="auto"/>
              <w:left w:val="outset" w:sz="6" w:space="0" w:color="auto"/>
              <w:bottom w:val="outset" w:sz="6" w:space="0" w:color="auto"/>
              <w:right w:val="outset" w:sz="6" w:space="0" w:color="auto"/>
            </w:tcBorders>
            <w:hideMark/>
          </w:tcPr>
          <w:p w14:paraId="4FD65350" w14:textId="77777777" w:rsidR="00892C57" w:rsidRPr="001F42D3" w:rsidRDefault="00892C57" w:rsidP="005E01AF">
            <w:pPr>
              <w:pStyle w:val="TableEntry"/>
            </w:pPr>
            <w:r w:rsidRPr="001F42D3">
              <w:t>Invalid program parameter(s) (ParameterName1, ParameterName2, ...)</w:t>
            </w:r>
          </w:p>
        </w:tc>
        <w:tc>
          <w:tcPr>
            <w:tcW w:w="3960" w:type="dxa"/>
            <w:tcBorders>
              <w:top w:val="outset" w:sz="6" w:space="0" w:color="auto"/>
              <w:left w:val="outset" w:sz="6" w:space="0" w:color="auto"/>
              <w:bottom w:val="outset" w:sz="6" w:space="0" w:color="auto"/>
              <w:right w:val="outset" w:sz="6" w:space="0" w:color="auto"/>
            </w:tcBorders>
            <w:hideMark/>
          </w:tcPr>
          <w:p w14:paraId="6C47016C" w14:textId="77777777" w:rsidR="00892C57" w:rsidRPr="001F42D3" w:rsidRDefault="00892C57" w:rsidP="005E01AF">
            <w:pPr>
              <w:pStyle w:val="TableEntry"/>
            </w:pPr>
            <w:r w:rsidRPr="001F42D3">
              <w:t>e.g., volume units are not mL</w:t>
            </w:r>
          </w:p>
        </w:tc>
      </w:tr>
      <w:tr w:rsidR="00D81844" w:rsidRPr="001F42D3" w14:paraId="33E88A6E"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44BE32E" w14:textId="77777777" w:rsidR="00892C57" w:rsidRPr="001F42D3" w:rsidRDefault="00892C57" w:rsidP="005E01AF">
            <w:pPr>
              <w:pStyle w:val="TableEntry"/>
            </w:pPr>
            <w:r w:rsidRPr="001F42D3">
              <w:t>9005</w:t>
            </w:r>
          </w:p>
        </w:tc>
        <w:tc>
          <w:tcPr>
            <w:tcW w:w="3870" w:type="dxa"/>
            <w:tcBorders>
              <w:top w:val="outset" w:sz="6" w:space="0" w:color="auto"/>
              <w:left w:val="outset" w:sz="6" w:space="0" w:color="auto"/>
              <w:bottom w:val="outset" w:sz="6" w:space="0" w:color="auto"/>
              <w:right w:val="outset" w:sz="6" w:space="0" w:color="auto"/>
            </w:tcBorders>
            <w:hideMark/>
          </w:tcPr>
          <w:p w14:paraId="1E574297" w14:textId="77777777" w:rsidR="00892C57" w:rsidRPr="001F42D3" w:rsidRDefault="00892C57" w:rsidP="005E01AF">
            <w:pPr>
              <w:pStyle w:val="TableEntry"/>
            </w:pPr>
            <w:r w:rsidRPr="001F42D3">
              <w:t>Parameter (ParameterName) outside of allowable range (MinValue to MaxValue)</w:t>
            </w:r>
          </w:p>
        </w:tc>
        <w:tc>
          <w:tcPr>
            <w:tcW w:w="3960" w:type="dxa"/>
            <w:tcBorders>
              <w:top w:val="outset" w:sz="6" w:space="0" w:color="auto"/>
              <w:left w:val="outset" w:sz="6" w:space="0" w:color="auto"/>
              <w:bottom w:val="outset" w:sz="6" w:space="0" w:color="auto"/>
              <w:right w:val="outset" w:sz="6" w:space="0" w:color="auto"/>
            </w:tcBorders>
            <w:hideMark/>
          </w:tcPr>
          <w:p w14:paraId="14A25D78" w14:textId="77777777" w:rsidR="00892C57" w:rsidRPr="001F42D3" w:rsidRDefault="00892C57" w:rsidP="005E01AF">
            <w:pPr>
              <w:pStyle w:val="TableEntry"/>
            </w:pPr>
            <w:r w:rsidRPr="001F42D3">
              <w:t>e.g., ordered rate greater than pump maximum</w:t>
            </w:r>
          </w:p>
        </w:tc>
      </w:tr>
      <w:tr w:rsidR="00D81844" w:rsidRPr="001F42D3" w14:paraId="1CA1708A"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B135C86" w14:textId="77777777" w:rsidR="00892C57" w:rsidRPr="001F42D3" w:rsidRDefault="00892C57" w:rsidP="005E01AF">
            <w:pPr>
              <w:pStyle w:val="TableEntry"/>
            </w:pPr>
            <w:r w:rsidRPr="001F42D3">
              <w:t>9006</w:t>
            </w:r>
          </w:p>
        </w:tc>
        <w:tc>
          <w:tcPr>
            <w:tcW w:w="3870" w:type="dxa"/>
            <w:tcBorders>
              <w:top w:val="outset" w:sz="6" w:space="0" w:color="auto"/>
              <w:left w:val="outset" w:sz="6" w:space="0" w:color="auto"/>
              <w:bottom w:val="outset" w:sz="6" w:space="0" w:color="auto"/>
              <w:right w:val="outset" w:sz="6" w:space="0" w:color="auto"/>
            </w:tcBorders>
            <w:hideMark/>
          </w:tcPr>
          <w:p w14:paraId="30D17438" w14:textId="77777777" w:rsidR="00892C57" w:rsidRPr="001F42D3" w:rsidRDefault="00892C57" w:rsidP="005E01AF">
            <w:pPr>
              <w:pStyle w:val="TableEntry"/>
            </w:pPr>
            <w:r w:rsidRPr="001F42D3">
              <w:t>Infuser is powered off</w:t>
            </w:r>
          </w:p>
        </w:tc>
        <w:tc>
          <w:tcPr>
            <w:tcW w:w="3960" w:type="dxa"/>
            <w:tcBorders>
              <w:top w:val="outset" w:sz="6" w:space="0" w:color="auto"/>
              <w:left w:val="outset" w:sz="6" w:space="0" w:color="auto"/>
              <w:bottom w:val="outset" w:sz="6" w:space="0" w:color="auto"/>
              <w:right w:val="outset" w:sz="6" w:space="0" w:color="auto"/>
            </w:tcBorders>
            <w:hideMark/>
          </w:tcPr>
          <w:p w14:paraId="6E6465C7" w14:textId="77777777" w:rsidR="00892C57" w:rsidRPr="001F42D3" w:rsidRDefault="00892C57" w:rsidP="005E01AF">
            <w:pPr>
              <w:pStyle w:val="TableEntry"/>
            </w:pPr>
          </w:p>
        </w:tc>
      </w:tr>
      <w:tr w:rsidR="00D81844" w:rsidRPr="001F42D3" w14:paraId="0D224A2D"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86731AD" w14:textId="77777777" w:rsidR="00892C57" w:rsidRPr="001F42D3" w:rsidRDefault="00892C57" w:rsidP="005E01AF">
            <w:pPr>
              <w:pStyle w:val="TableEntry"/>
            </w:pPr>
            <w:r w:rsidRPr="001F42D3">
              <w:t>9007</w:t>
            </w:r>
          </w:p>
        </w:tc>
        <w:tc>
          <w:tcPr>
            <w:tcW w:w="3870" w:type="dxa"/>
            <w:tcBorders>
              <w:top w:val="outset" w:sz="6" w:space="0" w:color="auto"/>
              <w:left w:val="outset" w:sz="6" w:space="0" w:color="auto"/>
              <w:bottom w:val="outset" w:sz="6" w:space="0" w:color="auto"/>
              <w:right w:val="outset" w:sz="6" w:space="0" w:color="auto"/>
            </w:tcBorders>
            <w:hideMark/>
          </w:tcPr>
          <w:p w14:paraId="29E9A7FE" w14:textId="77777777" w:rsidR="00892C57" w:rsidRPr="001F42D3" w:rsidRDefault="00892C57" w:rsidP="005E01AF">
            <w:pPr>
              <w:pStyle w:val="TableEntry"/>
            </w:pPr>
            <w:r w:rsidRPr="001F42D3">
              <w:t>Infuser is offline or unable to connect to infuser</w:t>
            </w:r>
          </w:p>
        </w:tc>
        <w:tc>
          <w:tcPr>
            <w:tcW w:w="3960" w:type="dxa"/>
            <w:tcBorders>
              <w:top w:val="outset" w:sz="6" w:space="0" w:color="auto"/>
              <w:left w:val="outset" w:sz="6" w:space="0" w:color="auto"/>
              <w:bottom w:val="outset" w:sz="6" w:space="0" w:color="auto"/>
              <w:right w:val="outset" w:sz="6" w:space="0" w:color="auto"/>
            </w:tcBorders>
            <w:hideMark/>
          </w:tcPr>
          <w:p w14:paraId="03DE95B7" w14:textId="77777777" w:rsidR="00892C57" w:rsidRPr="001F42D3" w:rsidRDefault="00892C57" w:rsidP="005E01AF">
            <w:pPr>
              <w:pStyle w:val="TableEntry"/>
            </w:pPr>
            <w:r w:rsidRPr="001F42D3">
              <w:t>e.g., infuser not on network or weak wireless signal</w:t>
            </w:r>
          </w:p>
        </w:tc>
      </w:tr>
      <w:tr w:rsidR="00D81844" w:rsidRPr="001F42D3" w14:paraId="61D5641A"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78458C4" w14:textId="77777777" w:rsidR="00892C57" w:rsidRPr="001F42D3" w:rsidRDefault="00892C57" w:rsidP="005E01AF">
            <w:pPr>
              <w:pStyle w:val="TableEntry"/>
            </w:pPr>
            <w:r w:rsidRPr="001F42D3">
              <w:t>9008</w:t>
            </w:r>
          </w:p>
        </w:tc>
        <w:tc>
          <w:tcPr>
            <w:tcW w:w="3870" w:type="dxa"/>
            <w:tcBorders>
              <w:top w:val="outset" w:sz="6" w:space="0" w:color="auto"/>
              <w:left w:val="outset" w:sz="6" w:space="0" w:color="auto"/>
              <w:bottom w:val="outset" w:sz="6" w:space="0" w:color="auto"/>
              <w:right w:val="outset" w:sz="6" w:space="0" w:color="auto"/>
            </w:tcBorders>
            <w:hideMark/>
          </w:tcPr>
          <w:p w14:paraId="2B4E4ECA" w14:textId="77777777" w:rsidR="00892C57" w:rsidRPr="001F42D3" w:rsidRDefault="00892C57" w:rsidP="005E01AF">
            <w:pPr>
              <w:pStyle w:val="TableEntry"/>
            </w:pPr>
            <w:r w:rsidRPr="001F42D3">
              <w:t>Invalid units for parameter (ParameterName)</w:t>
            </w:r>
          </w:p>
        </w:tc>
        <w:tc>
          <w:tcPr>
            <w:tcW w:w="3960" w:type="dxa"/>
            <w:tcBorders>
              <w:top w:val="outset" w:sz="6" w:space="0" w:color="auto"/>
              <w:left w:val="outset" w:sz="6" w:space="0" w:color="auto"/>
              <w:bottom w:val="outset" w:sz="6" w:space="0" w:color="auto"/>
              <w:right w:val="outset" w:sz="6" w:space="0" w:color="auto"/>
            </w:tcBorders>
            <w:hideMark/>
          </w:tcPr>
          <w:p w14:paraId="76317153" w14:textId="77777777" w:rsidR="00892C57" w:rsidRPr="001F42D3" w:rsidRDefault="00892C57" w:rsidP="005E01AF">
            <w:pPr>
              <w:pStyle w:val="TableEntry"/>
            </w:pPr>
            <w:r w:rsidRPr="001F42D3">
              <w:t>e.g., Give Strength Volume Units (RXG-24) contains a medication unit value instead of volume units</w:t>
            </w:r>
          </w:p>
        </w:tc>
      </w:tr>
      <w:tr w:rsidR="00D81844" w:rsidRPr="001F42D3" w14:paraId="12CC600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526E2976" w14:textId="77777777" w:rsidR="00892C57" w:rsidRPr="001F42D3" w:rsidRDefault="00892C57" w:rsidP="005E01AF">
            <w:pPr>
              <w:pStyle w:val="TableEntry"/>
            </w:pPr>
            <w:r w:rsidRPr="001F42D3">
              <w:lastRenderedPageBreak/>
              <w:t>9009</w:t>
            </w:r>
          </w:p>
        </w:tc>
        <w:tc>
          <w:tcPr>
            <w:tcW w:w="3870" w:type="dxa"/>
            <w:tcBorders>
              <w:top w:val="outset" w:sz="6" w:space="0" w:color="auto"/>
              <w:left w:val="outset" w:sz="6" w:space="0" w:color="auto"/>
              <w:bottom w:val="outset" w:sz="6" w:space="0" w:color="auto"/>
              <w:right w:val="outset" w:sz="6" w:space="0" w:color="auto"/>
            </w:tcBorders>
            <w:hideMark/>
          </w:tcPr>
          <w:p w14:paraId="673982E9" w14:textId="77777777" w:rsidR="00892C57" w:rsidRPr="001F42D3" w:rsidRDefault="00892C57" w:rsidP="005E01AF">
            <w:pPr>
              <w:pStyle w:val="TableEntry"/>
            </w:pPr>
            <w:r w:rsidRPr="001F42D3">
              <w:t>Dose/Rate Units do not match drug library</w:t>
            </w:r>
          </w:p>
        </w:tc>
        <w:tc>
          <w:tcPr>
            <w:tcW w:w="3960" w:type="dxa"/>
            <w:tcBorders>
              <w:top w:val="outset" w:sz="6" w:space="0" w:color="auto"/>
              <w:left w:val="outset" w:sz="6" w:space="0" w:color="auto"/>
              <w:bottom w:val="outset" w:sz="6" w:space="0" w:color="auto"/>
              <w:right w:val="outset" w:sz="6" w:space="0" w:color="auto"/>
            </w:tcBorders>
            <w:hideMark/>
          </w:tcPr>
          <w:p w14:paraId="246005D4" w14:textId="77777777" w:rsidR="00892C57" w:rsidRPr="001F42D3" w:rsidRDefault="00892C57" w:rsidP="005E01AF">
            <w:pPr>
              <w:pStyle w:val="TableEntry"/>
            </w:pPr>
            <w:r w:rsidRPr="001F42D3">
              <w:t>e.g., ordered units = mL/hr; drug library units =mcg/kg/min</w:t>
            </w:r>
          </w:p>
        </w:tc>
      </w:tr>
      <w:tr w:rsidR="00D81844" w:rsidRPr="001F42D3" w14:paraId="348B3AA2"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58D7185" w14:textId="77777777" w:rsidR="00892C57" w:rsidRPr="001F42D3" w:rsidRDefault="00892C57" w:rsidP="005E01AF">
            <w:pPr>
              <w:pStyle w:val="TableEntry"/>
            </w:pPr>
            <w:r w:rsidRPr="001F42D3">
              <w:t>9010</w:t>
            </w:r>
          </w:p>
        </w:tc>
        <w:tc>
          <w:tcPr>
            <w:tcW w:w="3870" w:type="dxa"/>
            <w:tcBorders>
              <w:top w:val="outset" w:sz="6" w:space="0" w:color="auto"/>
              <w:left w:val="outset" w:sz="6" w:space="0" w:color="auto"/>
              <w:bottom w:val="outset" w:sz="6" w:space="0" w:color="auto"/>
              <w:right w:val="outset" w:sz="6" w:space="0" w:color="auto"/>
            </w:tcBorders>
            <w:hideMark/>
          </w:tcPr>
          <w:p w14:paraId="5E48C7E4" w14:textId="77777777" w:rsidR="00892C57" w:rsidRPr="001F42D3" w:rsidRDefault="00892C57" w:rsidP="005E01AF">
            <w:pPr>
              <w:pStyle w:val="TableEntry"/>
            </w:pPr>
            <w:r w:rsidRPr="001F42D3">
              <w:t>Unable to match medication to drug library</w:t>
            </w:r>
          </w:p>
        </w:tc>
        <w:tc>
          <w:tcPr>
            <w:tcW w:w="3960" w:type="dxa"/>
            <w:tcBorders>
              <w:top w:val="outset" w:sz="6" w:space="0" w:color="auto"/>
              <w:left w:val="outset" w:sz="6" w:space="0" w:color="auto"/>
              <w:bottom w:val="outset" w:sz="6" w:space="0" w:color="auto"/>
              <w:right w:val="outset" w:sz="6" w:space="0" w:color="auto"/>
            </w:tcBorders>
            <w:hideMark/>
          </w:tcPr>
          <w:p w14:paraId="29296818" w14:textId="77777777" w:rsidR="00892C57" w:rsidRPr="001F42D3" w:rsidRDefault="00892C57" w:rsidP="005E01AF">
            <w:pPr>
              <w:pStyle w:val="TableEntry"/>
            </w:pPr>
            <w:r w:rsidRPr="001F42D3">
              <w:t>e.g., Medication does not exist in drug library</w:t>
            </w:r>
          </w:p>
        </w:tc>
      </w:tr>
      <w:tr w:rsidR="00D81844" w:rsidRPr="001F42D3" w14:paraId="128F7DD1"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5C55317E" w14:textId="77777777" w:rsidR="00892C57" w:rsidRPr="001F42D3" w:rsidRDefault="00892C57" w:rsidP="005E01AF">
            <w:pPr>
              <w:pStyle w:val="TableEntry"/>
            </w:pPr>
            <w:r w:rsidRPr="001F42D3">
              <w:t>9011</w:t>
            </w:r>
          </w:p>
        </w:tc>
        <w:tc>
          <w:tcPr>
            <w:tcW w:w="3870" w:type="dxa"/>
            <w:tcBorders>
              <w:top w:val="outset" w:sz="6" w:space="0" w:color="auto"/>
              <w:left w:val="outset" w:sz="6" w:space="0" w:color="auto"/>
              <w:bottom w:val="outset" w:sz="6" w:space="0" w:color="auto"/>
              <w:right w:val="outset" w:sz="6" w:space="0" w:color="auto"/>
            </w:tcBorders>
            <w:hideMark/>
          </w:tcPr>
          <w:p w14:paraId="4B58840B" w14:textId="77777777" w:rsidR="00892C57" w:rsidRPr="001F42D3" w:rsidRDefault="00892C57" w:rsidP="005E01AF">
            <w:pPr>
              <w:pStyle w:val="TableEntry"/>
            </w:pPr>
            <w:r w:rsidRPr="001F42D3">
              <w:t>Patient weight mismatch</w:t>
            </w:r>
          </w:p>
        </w:tc>
        <w:tc>
          <w:tcPr>
            <w:tcW w:w="3960" w:type="dxa"/>
            <w:tcBorders>
              <w:top w:val="outset" w:sz="6" w:space="0" w:color="auto"/>
              <w:left w:val="outset" w:sz="6" w:space="0" w:color="auto"/>
              <w:bottom w:val="outset" w:sz="6" w:space="0" w:color="auto"/>
              <w:right w:val="outset" w:sz="6" w:space="0" w:color="auto"/>
            </w:tcBorders>
            <w:hideMark/>
          </w:tcPr>
          <w:p w14:paraId="1DCE6899" w14:textId="07B49665" w:rsidR="00892C57" w:rsidRPr="001F42D3" w:rsidRDefault="00892C57" w:rsidP="005E01AF">
            <w:pPr>
              <w:pStyle w:val="TableEntry"/>
            </w:pPr>
            <w:r w:rsidRPr="001F42D3">
              <w:t xml:space="preserve">e.g., patient weight known by pump differs from weight sent in </w:t>
            </w:r>
            <w:r w:rsidR="00647994" w:rsidRPr="001F42D3">
              <w:t>[PCD-03]</w:t>
            </w:r>
          </w:p>
        </w:tc>
      </w:tr>
      <w:tr w:rsidR="00D81844" w:rsidRPr="001F42D3" w14:paraId="38172628"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25DA724D" w14:textId="77777777" w:rsidR="00892C57" w:rsidRPr="001F42D3" w:rsidRDefault="00892C57" w:rsidP="005E01AF">
            <w:pPr>
              <w:pStyle w:val="TableEntry"/>
            </w:pPr>
            <w:r w:rsidRPr="001F42D3">
              <w:t>9012</w:t>
            </w:r>
          </w:p>
        </w:tc>
        <w:tc>
          <w:tcPr>
            <w:tcW w:w="3870" w:type="dxa"/>
            <w:tcBorders>
              <w:top w:val="outset" w:sz="6" w:space="0" w:color="auto"/>
              <w:left w:val="outset" w:sz="6" w:space="0" w:color="auto"/>
              <w:bottom w:val="outset" w:sz="6" w:space="0" w:color="auto"/>
              <w:right w:val="outset" w:sz="6" w:space="0" w:color="auto"/>
            </w:tcBorders>
            <w:hideMark/>
          </w:tcPr>
          <w:p w14:paraId="485FB05D" w14:textId="77777777" w:rsidR="00892C57" w:rsidRPr="001F42D3" w:rsidRDefault="00892C57" w:rsidP="005E01AF">
            <w:pPr>
              <w:pStyle w:val="TableEntry"/>
            </w:pPr>
            <w:r w:rsidRPr="001F42D3">
              <w:t>Patient ID mismatch</w:t>
            </w:r>
          </w:p>
        </w:tc>
        <w:tc>
          <w:tcPr>
            <w:tcW w:w="3960" w:type="dxa"/>
            <w:tcBorders>
              <w:top w:val="outset" w:sz="6" w:space="0" w:color="auto"/>
              <w:left w:val="outset" w:sz="6" w:space="0" w:color="auto"/>
              <w:bottom w:val="outset" w:sz="6" w:space="0" w:color="auto"/>
              <w:right w:val="outset" w:sz="6" w:space="0" w:color="auto"/>
            </w:tcBorders>
            <w:hideMark/>
          </w:tcPr>
          <w:p w14:paraId="19FDC910" w14:textId="35FA5571" w:rsidR="00892C57" w:rsidRPr="001F42D3" w:rsidRDefault="00892C57" w:rsidP="005E01AF">
            <w:pPr>
              <w:pStyle w:val="TableEntry"/>
            </w:pPr>
            <w:r w:rsidRPr="001F42D3">
              <w:t xml:space="preserve">e.g., patient ID known by pump differs from ID sent in </w:t>
            </w:r>
            <w:r w:rsidR="00647994" w:rsidRPr="001F42D3">
              <w:t>[PCD-03]</w:t>
            </w:r>
          </w:p>
        </w:tc>
      </w:tr>
      <w:tr w:rsidR="00D81844" w:rsidRPr="001F42D3" w14:paraId="4EA1E499"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6B1FA0F9" w14:textId="77777777" w:rsidR="00892C57" w:rsidRPr="001F42D3" w:rsidRDefault="00892C57" w:rsidP="005E01AF">
            <w:pPr>
              <w:pStyle w:val="TableEntry"/>
            </w:pPr>
            <w:r w:rsidRPr="001F42D3">
              <w:t>9013</w:t>
            </w:r>
          </w:p>
        </w:tc>
        <w:tc>
          <w:tcPr>
            <w:tcW w:w="3870" w:type="dxa"/>
            <w:tcBorders>
              <w:top w:val="outset" w:sz="6" w:space="0" w:color="auto"/>
              <w:left w:val="outset" w:sz="6" w:space="0" w:color="auto"/>
              <w:bottom w:val="outset" w:sz="6" w:space="0" w:color="auto"/>
              <w:right w:val="outset" w:sz="6" w:space="0" w:color="auto"/>
            </w:tcBorders>
            <w:hideMark/>
          </w:tcPr>
          <w:p w14:paraId="376F657F" w14:textId="77777777" w:rsidR="00892C57" w:rsidRPr="001F42D3" w:rsidRDefault="00892C57" w:rsidP="005E01AF">
            <w:pPr>
              <w:pStyle w:val="TableEntry"/>
            </w:pPr>
            <w:r w:rsidRPr="001F42D3">
              <w:t>Unable to program medication as piggyback</w:t>
            </w:r>
          </w:p>
        </w:tc>
        <w:tc>
          <w:tcPr>
            <w:tcW w:w="3960" w:type="dxa"/>
            <w:tcBorders>
              <w:top w:val="outset" w:sz="6" w:space="0" w:color="auto"/>
              <w:left w:val="outset" w:sz="6" w:space="0" w:color="auto"/>
              <w:bottom w:val="outset" w:sz="6" w:space="0" w:color="auto"/>
              <w:right w:val="outset" w:sz="6" w:space="0" w:color="auto"/>
            </w:tcBorders>
            <w:hideMark/>
          </w:tcPr>
          <w:p w14:paraId="4795887C" w14:textId="77777777" w:rsidR="00892C57" w:rsidRPr="001F42D3" w:rsidRDefault="00892C57" w:rsidP="005E01AF">
            <w:pPr>
              <w:pStyle w:val="TableEntry"/>
            </w:pPr>
            <w:r w:rsidRPr="001F42D3">
              <w:t>e.g., medication not configured for piggyback administration in drug library</w:t>
            </w:r>
          </w:p>
        </w:tc>
      </w:tr>
      <w:tr w:rsidR="00D81844" w:rsidRPr="001F42D3" w14:paraId="42C4078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3CB9C79" w14:textId="77777777" w:rsidR="00892C57" w:rsidRPr="001F42D3" w:rsidRDefault="00892C57" w:rsidP="005E01AF">
            <w:pPr>
              <w:pStyle w:val="TableEntry"/>
            </w:pPr>
            <w:r w:rsidRPr="001F42D3">
              <w:t>9014</w:t>
            </w:r>
          </w:p>
        </w:tc>
        <w:tc>
          <w:tcPr>
            <w:tcW w:w="3870" w:type="dxa"/>
            <w:tcBorders>
              <w:top w:val="outset" w:sz="6" w:space="0" w:color="auto"/>
              <w:left w:val="outset" w:sz="6" w:space="0" w:color="auto"/>
              <w:bottom w:val="outset" w:sz="6" w:space="0" w:color="auto"/>
              <w:right w:val="outset" w:sz="6" w:space="0" w:color="auto"/>
            </w:tcBorders>
            <w:hideMark/>
          </w:tcPr>
          <w:p w14:paraId="253E8E19" w14:textId="77777777" w:rsidR="00892C57" w:rsidRPr="001F42D3" w:rsidRDefault="00892C57" w:rsidP="005E01AF">
            <w:pPr>
              <w:pStyle w:val="TableEntry"/>
            </w:pPr>
            <w:r w:rsidRPr="001F42D3">
              <w:t>Dose rate or VTBI exceeds maximum</w:t>
            </w:r>
          </w:p>
        </w:tc>
        <w:tc>
          <w:tcPr>
            <w:tcW w:w="3960" w:type="dxa"/>
            <w:tcBorders>
              <w:top w:val="outset" w:sz="6" w:space="0" w:color="auto"/>
              <w:left w:val="outset" w:sz="6" w:space="0" w:color="auto"/>
              <w:bottom w:val="outset" w:sz="6" w:space="0" w:color="auto"/>
              <w:right w:val="outset" w:sz="6" w:space="0" w:color="auto"/>
            </w:tcBorders>
            <w:hideMark/>
          </w:tcPr>
          <w:p w14:paraId="6BDE1B23" w14:textId="77777777" w:rsidR="00892C57" w:rsidRPr="001F42D3" w:rsidRDefault="00892C57" w:rsidP="005E01AF">
            <w:pPr>
              <w:pStyle w:val="TableEntry"/>
            </w:pPr>
            <w:r w:rsidRPr="001F42D3">
              <w:t>e.g., greater than pump maximum</w:t>
            </w:r>
          </w:p>
        </w:tc>
      </w:tr>
      <w:tr w:rsidR="00D81844" w:rsidRPr="001F42D3" w14:paraId="12141657"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5626D2F" w14:textId="77777777" w:rsidR="00892C57" w:rsidRPr="001F42D3" w:rsidRDefault="00892C57" w:rsidP="005E01AF">
            <w:pPr>
              <w:pStyle w:val="TableEntry"/>
            </w:pPr>
            <w:r w:rsidRPr="001F42D3">
              <w:t>9015</w:t>
            </w:r>
          </w:p>
        </w:tc>
        <w:tc>
          <w:tcPr>
            <w:tcW w:w="3870" w:type="dxa"/>
            <w:tcBorders>
              <w:top w:val="outset" w:sz="6" w:space="0" w:color="auto"/>
              <w:left w:val="outset" w:sz="6" w:space="0" w:color="auto"/>
              <w:bottom w:val="outset" w:sz="6" w:space="0" w:color="auto"/>
              <w:right w:val="outset" w:sz="6" w:space="0" w:color="auto"/>
            </w:tcBorders>
            <w:hideMark/>
          </w:tcPr>
          <w:p w14:paraId="5C03906B" w14:textId="77777777" w:rsidR="00892C57" w:rsidRPr="001F42D3" w:rsidRDefault="00892C57" w:rsidP="005E01AF">
            <w:pPr>
              <w:pStyle w:val="TableEntry"/>
            </w:pPr>
            <w:r w:rsidRPr="001F42D3">
              <w:t>Request timed out</w:t>
            </w:r>
          </w:p>
        </w:tc>
        <w:tc>
          <w:tcPr>
            <w:tcW w:w="3960" w:type="dxa"/>
            <w:tcBorders>
              <w:top w:val="outset" w:sz="6" w:space="0" w:color="auto"/>
              <w:left w:val="outset" w:sz="6" w:space="0" w:color="auto"/>
              <w:bottom w:val="outset" w:sz="6" w:space="0" w:color="auto"/>
              <w:right w:val="outset" w:sz="6" w:space="0" w:color="auto"/>
            </w:tcBorders>
            <w:hideMark/>
          </w:tcPr>
          <w:p w14:paraId="0FC84BE4" w14:textId="77777777" w:rsidR="00892C57" w:rsidRPr="001F42D3" w:rsidRDefault="00892C57" w:rsidP="005E01AF">
            <w:pPr>
              <w:pStyle w:val="TableEntry"/>
            </w:pPr>
          </w:p>
        </w:tc>
      </w:tr>
      <w:tr w:rsidR="00D81844" w:rsidRPr="001F42D3" w14:paraId="32DC6010"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27A9B709" w14:textId="77777777" w:rsidR="00892C57" w:rsidRPr="001F42D3" w:rsidRDefault="00892C57" w:rsidP="005E01AF">
            <w:pPr>
              <w:pStyle w:val="TableEntry"/>
            </w:pPr>
            <w:r w:rsidRPr="001F42D3">
              <w:t>9016</w:t>
            </w:r>
          </w:p>
        </w:tc>
        <w:tc>
          <w:tcPr>
            <w:tcW w:w="3870" w:type="dxa"/>
            <w:tcBorders>
              <w:top w:val="outset" w:sz="6" w:space="0" w:color="auto"/>
              <w:left w:val="outset" w:sz="6" w:space="0" w:color="auto"/>
              <w:bottom w:val="outset" w:sz="6" w:space="0" w:color="auto"/>
              <w:right w:val="outset" w:sz="6" w:space="0" w:color="auto"/>
            </w:tcBorders>
            <w:hideMark/>
          </w:tcPr>
          <w:p w14:paraId="34DFAD49" w14:textId="77777777" w:rsidR="00892C57" w:rsidRPr="001F42D3" w:rsidRDefault="00892C57" w:rsidP="005E01AF">
            <w:pPr>
              <w:pStyle w:val="TableEntry"/>
            </w:pPr>
            <w:r w:rsidRPr="001F42D3">
              <w:t>Other error</w:t>
            </w:r>
          </w:p>
        </w:tc>
        <w:tc>
          <w:tcPr>
            <w:tcW w:w="3960" w:type="dxa"/>
            <w:tcBorders>
              <w:top w:val="outset" w:sz="6" w:space="0" w:color="auto"/>
              <w:left w:val="outset" w:sz="6" w:space="0" w:color="auto"/>
              <w:bottom w:val="outset" w:sz="6" w:space="0" w:color="auto"/>
              <w:right w:val="outset" w:sz="6" w:space="0" w:color="auto"/>
            </w:tcBorders>
            <w:hideMark/>
          </w:tcPr>
          <w:p w14:paraId="04079B45" w14:textId="77777777" w:rsidR="00892C57" w:rsidRPr="001F42D3" w:rsidRDefault="00892C57" w:rsidP="005E01AF">
            <w:pPr>
              <w:pStyle w:val="TableEntry"/>
            </w:pPr>
            <w:r w:rsidRPr="001F42D3">
              <w:t>Used when other errors are not applicable</w:t>
            </w:r>
          </w:p>
        </w:tc>
      </w:tr>
      <w:tr w:rsidR="00D81844" w:rsidRPr="001F42D3" w14:paraId="0DC9875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B5E0FEB" w14:textId="77777777" w:rsidR="00892C57" w:rsidRPr="001F42D3" w:rsidRDefault="00892C57" w:rsidP="005E01AF">
            <w:pPr>
              <w:pStyle w:val="TableEntry"/>
            </w:pPr>
            <w:r w:rsidRPr="001F42D3">
              <w:t>9017</w:t>
            </w:r>
          </w:p>
        </w:tc>
        <w:tc>
          <w:tcPr>
            <w:tcW w:w="3870" w:type="dxa"/>
            <w:tcBorders>
              <w:top w:val="outset" w:sz="6" w:space="0" w:color="auto"/>
              <w:left w:val="outset" w:sz="6" w:space="0" w:color="auto"/>
              <w:bottom w:val="outset" w:sz="6" w:space="0" w:color="auto"/>
              <w:right w:val="outset" w:sz="6" w:space="0" w:color="auto"/>
            </w:tcBorders>
            <w:hideMark/>
          </w:tcPr>
          <w:p w14:paraId="7295767F" w14:textId="77777777" w:rsidR="00892C57" w:rsidRPr="001F42D3" w:rsidRDefault="00892C57" w:rsidP="005E01AF">
            <w:pPr>
              <w:pStyle w:val="TableEntry"/>
            </w:pPr>
            <w:r w:rsidRPr="001F42D3">
              <w:t>Infuser cannot accept program</w:t>
            </w:r>
          </w:p>
        </w:tc>
        <w:tc>
          <w:tcPr>
            <w:tcW w:w="3960" w:type="dxa"/>
            <w:tcBorders>
              <w:top w:val="outset" w:sz="6" w:space="0" w:color="auto"/>
              <w:left w:val="outset" w:sz="6" w:space="0" w:color="auto"/>
              <w:bottom w:val="outset" w:sz="6" w:space="0" w:color="auto"/>
              <w:right w:val="outset" w:sz="6" w:space="0" w:color="auto"/>
            </w:tcBorders>
            <w:hideMark/>
          </w:tcPr>
          <w:p w14:paraId="6AEFD4F4" w14:textId="77777777" w:rsidR="00892C57" w:rsidRPr="001F42D3" w:rsidRDefault="00892C57" w:rsidP="005E01AF">
            <w:pPr>
              <w:pStyle w:val="TableEntry"/>
            </w:pPr>
            <w:r w:rsidRPr="001F42D3">
              <w:t>Infuser is in a state where it cannot accept program; e.g., alarming or in standby</w:t>
            </w:r>
          </w:p>
        </w:tc>
      </w:tr>
      <w:tr w:rsidR="00D81844" w:rsidRPr="001F42D3" w14:paraId="1DFE9CD4"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075A8B7F" w14:textId="77777777" w:rsidR="00892C57" w:rsidRPr="001F42D3" w:rsidRDefault="00892C57" w:rsidP="005E01AF">
            <w:pPr>
              <w:pStyle w:val="TableEntry"/>
            </w:pPr>
            <w:r w:rsidRPr="001F42D3">
              <w:t>9018</w:t>
            </w:r>
          </w:p>
        </w:tc>
        <w:tc>
          <w:tcPr>
            <w:tcW w:w="3870" w:type="dxa"/>
            <w:tcBorders>
              <w:top w:val="outset" w:sz="6" w:space="0" w:color="auto"/>
              <w:left w:val="outset" w:sz="6" w:space="0" w:color="auto"/>
              <w:bottom w:val="outset" w:sz="6" w:space="0" w:color="auto"/>
              <w:right w:val="outset" w:sz="6" w:space="0" w:color="auto"/>
            </w:tcBorders>
            <w:hideMark/>
          </w:tcPr>
          <w:p w14:paraId="37A64E05" w14:textId="77777777" w:rsidR="00892C57" w:rsidRPr="001F42D3" w:rsidRDefault="00892C57" w:rsidP="005E01AF">
            <w:pPr>
              <w:pStyle w:val="TableEntry"/>
            </w:pPr>
            <w:r w:rsidRPr="001F42D3">
              <w:t>Parameter (ParameterName) does not match drug library   </w:t>
            </w:r>
          </w:p>
        </w:tc>
        <w:tc>
          <w:tcPr>
            <w:tcW w:w="3960" w:type="dxa"/>
            <w:tcBorders>
              <w:top w:val="outset" w:sz="6" w:space="0" w:color="auto"/>
              <w:left w:val="outset" w:sz="6" w:space="0" w:color="auto"/>
              <w:bottom w:val="outset" w:sz="6" w:space="0" w:color="auto"/>
              <w:right w:val="outset" w:sz="6" w:space="0" w:color="auto"/>
            </w:tcBorders>
            <w:hideMark/>
          </w:tcPr>
          <w:p w14:paraId="020BE937" w14:textId="77777777" w:rsidR="00892C57" w:rsidRPr="001F42D3" w:rsidRDefault="00892C57" w:rsidP="005E01AF">
            <w:pPr>
              <w:pStyle w:val="TableEntry"/>
            </w:pPr>
            <w:r w:rsidRPr="001F42D3">
              <w:t>e.g., Give Strength Units (RXG-18) = mg, drug library = mEq</w:t>
            </w:r>
          </w:p>
        </w:tc>
      </w:tr>
      <w:tr w:rsidR="00D81844" w:rsidRPr="001F42D3" w14:paraId="7EAEB603"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BD32D2F" w14:textId="77777777" w:rsidR="00892C57" w:rsidRPr="001F42D3" w:rsidRDefault="00892C57" w:rsidP="005E01AF">
            <w:pPr>
              <w:pStyle w:val="TableEntry"/>
            </w:pPr>
            <w:r w:rsidRPr="001F42D3">
              <w:t>9019</w:t>
            </w:r>
          </w:p>
        </w:tc>
        <w:tc>
          <w:tcPr>
            <w:tcW w:w="3870" w:type="dxa"/>
            <w:tcBorders>
              <w:top w:val="outset" w:sz="6" w:space="0" w:color="auto"/>
              <w:left w:val="outset" w:sz="6" w:space="0" w:color="auto"/>
              <w:bottom w:val="outset" w:sz="6" w:space="0" w:color="auto"/>
              <w:right w:val="outset" w:sz="6" w:space="0" w:color="auto"/>
            </w:tcBorders>
            <w:hideMark/>
          </w:tcPr>
          <w:p w14:paraId="7F794F71" w14:textId="77777777" w:rsidR="00892C57" w:rsidRPr="001F42D3" w:rsidRDefault="00892C57" w:rsidP="005E01AF">
            <w:pPr>
              <w:pStyle w:val="TableEntry"/>
            </w:pPr>
            <w:r w:rsidRPr="001F42D3">
              <w:t>Patient weight missing</w:t>
            </w:r>
          </w:p>
        </w:tc>
        <w:tc>
          <w:tcPr>
            <w:tcW w:w="3960" w:type="dxa"/>
            <w:tcBorders>
              <w:top w:val="outset" w:sz="6" w:space="0" w:color="auto"/>
              <w:left w:val="outset" w:sz="6" w:space="0" w:color="auto"/>
              <w:bottom w:val="outset" w:sz="6" w:space="0" w:color="auto"/>
              <w:right w:val="outset" w:sz="6" w:space="0" w:color="auto"/>
            </w:tcBorders>
            <w:hideMark/>
          </w:tcPr>
          <w:p w14:paraId="6BE9AD6A" w14:textId="77777777" w:rsidR="00892C57" w:rsidRPr="001F42D3" w:rsidRDefault="00892C57" w:rsidP="005E01AF">
            <w:pPr>
              <w:pStyle w:val="TableEntry"/>
            </w:pPr>
            <w:r w:rsidRPr="001F42D3">
              <w:t>Drug is weight-based or BSA-based, but patient weight OBX is missing</w:t>
            </w:r>
          </w:p>
        </w:tc>
      </w:tr>
      <w:tr w:rsidR="00D81844" w:rsidRPr="001F42D3" w14:paraId="36149256"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0F8990B2" w14:textId="77777777" w:rsidR="00892C57" w:rsidRPr="001F42D3" w:rsidRDefault="00892C57" w:rsidP="005E01AF">
            <w:pPr>
              <w:pStyle w:val="TableEntry"/>
            </w:pPr>
            <w:r w:rsidRPr="001F42D3">
              <w:t>9020</w:t>
            </w:r>
          </w:p>
        </w:tc>
        <w:tc>
          <w:tcPr>
            <w:tcW w:w="3870" w:type="dxa"/>
            <w:tcBorders>
              <w:top w:val="outset" w:sz="6" w:space="0" w:color="auto"/>
              <w:left w:val="outset" w:sz="6" w:space="0" w:color="auto"/>
              <w:bottom w:val="outset" w:sz="6" w:space="0" w:color="auto"/>
              <w:right w:val="outset" w:sz="6" w:space="0" w:color="auto"/>
            </w:tcBorders>
            <w:hideMark/>
          </w:tcPr>
          <w:p w14:paraId="2B80BD07" w14:textId="77777777" w:rsidR="00892C57" w:rsidRPr="001F42D3" w:rsidRDefault="00892C57" w:rsidP="005E01AF">
            <w:pPr>
              <w:pStyle w:val="TableEntry"/>
            </w:pPr>
            <w:r w:rsidRPr="001F42D3">
              <w:t>Patient height missing</w:t>
            </w:r>
          </w:p>
        </w:tc>
        <w:tc>
          <w:tcPr>
            <w:tcW w:w="3960" w:type="dxa"/>
            <w:tcBorders>
              <w:top w:val="outset" w:sz="6" w:space="0" w:color="auto"/>
              <w:left w:val="outset" w:sz="6" w:space="0" w:color="auto"/>
              <w:bottom w:val="outset" w:sz="6" w:space="0" w:color="auto"/>
              <w:right w:val="outset" w:sz="6" w:space="0" w:color="auto"/>
            </w:tcBorders>
            <w:hideMark/>
          </w:tcPr>
          <w:p w14:paraId="04E09083" w14:textId="77777777" w:rsidR="00892C57" w:rsidRPr="001F42D3" w:rsidRDefault="00892C57" w:rsidP="005E01AF">
            <w:pPr>
              <w:pStyle w:val="TableEntry"/>
            </w:pPr>
            <w:r w:rsidRPr="001F42D3">
              <w:t>Drug is BSA-based, but patient height OBX is missing </w:t>
            </w:r>
          </w:p>
        </w:tc>
      </w:tr>
      <w:tr w:rsidR="00D81844" w:rsidRPr="001F42D3" w14:paraId="5F269654"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E3EAF2E" w14:textId="77777777" w:rsidR="00892C57" w:rsidRPr="001F42D3" w:rsidRDefault="00892C57" w:rsidP="005E01AF">
            <w:pPr>
              <w:pStyle w:val="TableEntry"/>
            </w:pPr>
            <w:r w:rsidRPr="001F42D3">
              <w:t>9021</w:t>
            </w:r>
          </w:p>
        </w:tc>
        <w:tc>
          <w:tcPr>
            <w:tcW w:w="3870" w:type="dxa"/>
            <w:tcBorders>
              <w:top w:val="outset" w:sz="6" w:space="0" w:color="auto"/>
              <w:left w:val="outset" w:sz="6" w:space="0" w:color="auto"/>
              <w:bottom w:val="outset" w:sz="6" w:space="0" w:color="auto"/>
              <w:right w:val="outset" w:sz="6" w:space="0" w:color="auto"/>
            </w:tcBorders>
            <w:hideMark/>
          </w:tcPr>
          <w:p w14:paraId="55D34B8E" w14:textId="77777777" w:rsidR="00892C57" w:rsidRPr="001F42D3" w:rsidRDefault="00892C57" w:rsidP="005E01AF">
            <w:pPr>
              <w:pStyle w:val="TableEntry"/>
            </w:pPr>
            <w:r w:rsidRPr="001F42D3">
              <w:t>Care area or profile mismatch</w:t>
            </w:r>
          </w:p>
        </w:tc>
        <w:tc>
          <w:tcPr>
            <w:tcW w:w="3960" w:type="dxa"/>
            <w:tcBorders>
              <w:top w:val="outset" w:sz="6" w:space="0" w:color="auto"/>
              <w:left w:val="outset" w:sz="6" w:space="0" w:color="auto"/>
              <w:bottom w:val="outset" w:sz="6" w:space="0" w:color="auto"/>
              <w:right w:val="outset" w:sz="6" w:space="0" w:color="auto"/>
            </w:tcBorders>
            <w:hideMark/>
          </w:tcPr>
          <w:p w14:paraId="26066A3E" w14:textId="77777777" w:rsidR="00892C57" w:rsidRPr="001F42D3" w:rsidRDefault="00892C57" w:rsidP="005E01AF">
            <w:pPr>
              <w:pStyle w:val="TableEntry"/>
            </w:pPr>
            <w:r w:rsidRPr="001F42D3">
              <w:t>Care area or profile not cleared on pump; or pump is set to a different care area</w:t>
            </w:r>
          </w:p>
        </w:tc>
      </w:tr>
      <w:tr w:rsidR="00D81844" w:rsidRPr="001F42D3" w14:paraId="037D82AA"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6661EB21" w14:textId="77777777" w:rsidR="00892C57" w:rsidRPr="001F42D3" w:rsidRDefault="00892C57" w:rsidP="005E01AF">
            <w:pPr>
              <w:pStyle w:val="TableEntry"/>
            </w:pPr>
            <w:r w:rsidRPr="001F42D3">
              <w:t>9022</w:t>
            </w:r>
          </w:p>
        </w:tc>
        <w:tc>
          <w:tcPr>
            <w:tcW w:w="3870" w:type="dxa"/>
            <w:tcBorders>
              <w:top w:val="outset" w:sz="6" w:space="0" w:color="auto"/>
              <w:left w:val="outset" w:sz="6" w:space="0" w:color="auto"/>
              <w:bottom w:val="outset" w:sz="6" w:space="0" w:color="auto"/>
              <w:right w:val="outset" w:sz="6" w:space="0" w:color="auto"/>
            </w:tcBorders>
            <w:hideMark/>
          </w:tcPr>
          <w:p w14:paraId="5586504A" w14:textId="77777777" w:rsidR="00892C57" w:rsidRPr="001F42D3" w:rsidRDefault="00892C57" w:rsidP="005E01AF">
            <w:pPr>
              <w:pStyle w:val="TableEntry"/>
            </w:pPr>
            <w:r w:rsidRPr="001F42D3">
              <w:t>Requested infusion program is stale</w:t>
            </w:r>
          </w:p>
        </w:tc>
        <w:tc>
          <w:tcPr>
            <w:tcW w:w="3960" w:type="dxa"/>
            <w:tcBorders>
              <w:top w:val="outset" w:sz="6" w:space="0" w:color="auto"/>
              <w:left w:val="outset" w:sz="6" w:space="0" w:color="auto"/>
              <w:bottom w:val="outset" w:sz="6" w:space="0" w:color="auto"/>
              <w:right w:val="outset" w:sz="6" w:space="0" w:color="auto"/>
            </w:tcBorders>
            <w:hideMark/>
          </w:tcPr>
          <w:p w14:paraId="1CC31807" w14:textId="77777777" w:rsidR="00892C57" w:rsidRPr="001F42D3" w:rsidRDefault="00892C57" w:rsidP="005E01AF">
            <w:pPr>
              <w:pStyle w:val="TableEntry"/>
            </w:pPr>
            <w:r w:rsidRPr="001F42D3">
              <w:t>The value of ORC.9 is older than what the IOC will allow to program the pump</w:t>
            </w:r>
          </w:p>
        </w:tc>
      </w:tr>
      <w:tr w:rsidR="00D81844" w:rsidRPr="001F42D3" w14:paraId="1D64CFAD"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010A5721" w14:textId="77777777" w:rsidR="00892C57" w:rsidRPr="001F42D3" w:rsidRDefault="00892C57" w:rsidP="005E01AF">
            <w:pPr>
              <w:pStyle w:val="TableEntry"/>
            </w:pPr>
            <w:r w:rsidRPr="001F42D3">
              <w:t>9023</w:t>
            </w:r>
          </w:p>
        </w:tc>
        <w:tc>
          <w:tcPr>
            <w:tcW w:w="3870" w:type="dxa"/>
            <w:tcBorders>
              <w:top w:val="outset" w:sz="6" w:space="0" w:color="auto"/>
              <w:left w:val="outset" w:sz="6" w:space="0" w:color="auto"/>
              <w:bottom w:val="outset" w:sz="6" w:space="0" w:color="auto"/>
              <w:right w:val="outset" w:sz="6" w:space="0" w:color="auto"/>
            </w:tcBorders>
            <w:hideMark/>
          </w:tcPr>
          <w:p w14:paraId="04BD3647" w14:textId="77777777" w:rsidR="00892C57" w:rsidRPr="001F42D3" w:rsidRDefault="00892C57" w:rsidP="005E01AF">
            <w:pPr>
              <w:pStyle w:val="TableEntry"/>
            </w:pPr>
            <w:r w:rsidRPr="001F42D3">
              <w:t>Program rejected by user</w:t>
            </w:r>
          </w:p>
        </w:tc>
        <w:tc>
          <w:tcPr>
            <w:tcW w:w="3960" w:type="dxa"/>
            <w:tcBorders>
              <w:top w:val="outset" w:sz="6" w:space="0" w:color="auto"/>
              <w:left w:val="outset" w:sz="6" w:space="0" w:color="auto"/>
              <w:bottom w:val="outset" w:sz="6" w:space="0" w:color="auto"/>
              <w:right w:val="outset" w:sz="6" w:space="0" w:color="auto"/>
            </w:tcBorders>
            <w:hideMark/>
          </w:tcPr>
          <w:p w14:paraId="69D7F87D" w14:textId="77777777" w:rsidR="00892C57" w:rsidRPr="001F42D3" w:rsidRDefault="00892C57" w:rsidP="005E01AF">
            <w:pPr>
              <w:pStyle w:val="TableEntry"/>
            </w:pPr>
            <w:r w:rsidRPr="001F42D3">
              <w:t>Program rejected by user prior to starting infusion</w:t>
            </w:r>
          </w:p>
        </w:tc>
      </w:tr>
      <w:tr w:rsidR="00D81844" w:rsidRPr="001F42D3" w14:paraId="278ADD9B"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F7FE887" w14:textId="77777777" w:rsidR="00892C57" w:rsidRPr="001F42D3" w:rsidRDefault="00892C57" w:rsidP="005E01AF">
            <w:pPr>
              <w:pStyle w:val="TableEntry"/>
            </w:pPr>
            <w:r w:rsidRPr="001F42D3">
              <w:t>9024</w:t>
            </w:r>
          </w:p>
        </w:tc>
        <w:tc>
          <w:tcPr>
            <w:tcW w:w="3870" w:type="dxa"/>
            <w:tcBorders>
              <w:top w:val="outset" w:sz="6" w:space="0" w:color="auto"/>
              <w:left w:val="outset" w:sz="6" w:space="0" w:color="auto"/>
              <w:bottom w:val="outset" w:sz="6" w:space="0" w:color="auto"/>
              <w:right w:val="outset" w:sz="6" w:space="0" w:color="auto"/>
            </w:tcBorders>
            <w:hideMark/>
          </w:tcPr>
          <w:p w14:paraId="2908643A" w14:textId="77777777" w:rsidR="00892C57" w:rsidRPr="001F42D3" w:rsidRDefault="00892C57" w:rsidP="005E01AF">
            <w:pPr>
              <w:pStyle w:val="TableEntry"/>
            </w:pPr>
            <w:r w:rsidRPr="001F42D3">
              <w:t>Drug library hard limit exceeded</w:t>
            </w:r>
          </w:p>
        </w:tc>
        <w:tc>
          <w:tcPr>
            <w:tcW w:w="3960" w:type="dxa"/>
            <w:tcBorders>
              <w:top w:val="outset" w:sz="6" w:space="0" w:color="auto"/>
              <w:left w:val="outset" w:sz="6" w:space="0" w:color="auto"/>
              <w:bottom w:val="outset" w:sz="6" w:space="0" w:color="auto"/>
              <w:right w:val="outset" w:sz="6" w:space="0" w:color="auto"/>
            </w:tcBorders>
            <w:hideMark/>
          </w:tcPr>
          <w:p w14:paraId="41F9CF1A" w14:textId="77777777" w:rsidR="00892C57" w:rsidRPr="001F42D3" w:rsidRDefault="00892C57" w:rsidP="005E01AF">
            <w:pPr>
              <w:pStyle w:val="TableEntry"/>
            </w:pPr>
            <w:r w:rsidRPr="001F42D3">
              <w:t>e.g., dose exceeds maximum allowable for medication</w:t>
            </w:r>
          </w:p>
        </w:tc>
      </w:tr>
      <w:tr w:rsidR="00D81844" w:rsidRPr="001F42D3" w14:paraId="70774973"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15644FE3" w14:textId="77777777" w:rsidR="00892C57" w:rsidRPr="001F42D3" w:rsidRDefault="00892C57" w:rsidP="005E01AF">
            <w:pPr>
              <w:pStyle w:val="TableEntry"/>
            </w:pPr>
            <w:r w:rsidRPr="001F42D3">
              <w:lastRenderedPageBreak/>
              <w:t>9025</w:t>
            </w:r>
          </w:p>
        </w:tc>
        <w:tc>
          <w:tcPr>
            <w:tcW w:w="3870" w:type="dxa"/>
            <w:tcBorders>
              <w:top w:val="outset" w:sz="6" w:space="0" w:color="auto"/>
              <w:left w:val="outset" w:sz="6" w:space="0" w:color="auto"/>
              <w:bottom w:val="outset" w:sz="6" w:space="0" w:color="auto"/>
              <w:right w:val="outset" w:sz="6" w:space="0" w:color="auto"/>
            </w:tcBorders>
            <w:hideMark/>
          </w:tcPr>
          <w:p w14:paraId="4459835E" w14:textId="77777777" w:rsidR="00892C57" w:rsidRPr="001F42D3" w:rsidRDefault="00892C57" w:rsidP="005E01AF">
            <w:pPr>
              <w:pStyle w:val="TableEntry"/>
            </w:pPr>
            <w:r w:rsidRPr="001F42D3">
              <w:t>Lockout interval missing</w:t>
            </w:r>
          </w:p>
        </w:tc>
        <w:tc>
          <w:tcPr>
            <w:tcW w:w="3960" w:type="dxa"/>
            <w:tcBorders>
              <w:top w:val="outset" w:sz="6" w:space="0" w:color="auto"/>
              <w:left w:val="outset" w:sz="6" w:space="0" w:color="auto"/>
              <w:bottom w:val="outset" w:sz="6" w:space="0" w:color="auto"/>
              <w:right w:val="outset" w:sz="6" w:space="0" w:color="auto"/>
            </w:tcBorders>
            <w:hideMark/>
          </w:tcPr>
          <w:p w14:paraId="39118710" w14:textId="77777777" w:rsidR="00892C57" w:rsidRPr="001F42D3" w:rsidRDefault="00892C57" w:rsidP="005E01AF">
            <w:pPr>
              <w:pStyle w:val="TableEntry"/>
            </w:pPr>
            <w:r w:rsidRPr="001F42D3">
              <w:t>Lockout Interval is required when Patient Dose is present</w:t>
            </w:r>
          </w:p>
        </w:tc>
      </w:tr>
      <w:tr w:rsidR="00D81844" w:rsidRPr="001F42D3" w14:paraId="33A0CFEB"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2B49BC69" w14:textId="77777777" w:rsidR="00892C57" w:rsidRPr="001F42D3" w:rsidRDefault="00892C57" w:rsidP="005E01AF">
            <w:pPr>
              <w:pStyle w:val="TableEntry"/>
            </w:pPr>
            <w:r w:rsidRPr="001F42D3">
              <w:t>9026</w:t>
            </w:r>
          </w:p>
        </w:tc>
        <w:tc>
          <w:tcPr>
            <w:tcW w:w="3870" w:type="dxa"/>
            <w:tcBorders>
              <w:top w:val="outset" w:sz="6" w:space="0" w:color="auto"/>
              <w:left w:val="outset" w:sz="6" w:space="0" w:color="auto"/>
              <w:bottom w:val="outset" w:sz="6" w:space="0" w:color="auto"/>
              <w:right w:val="outset" w:sz="6" w:space="0" w:color="auto"/>
            </w:tcBorders>
            <w:hideMark/>
          </w:tcPr>
          <w:p w14:paraId="46CDD6E5" w14:textId="77777777" w:rsidR="00892C57" w:rsidRPr="001F42D3" w:rsidRDefault="00892C57" w:rsidP="005E01AF">
            <w:pPr>
              <w:pStyle w:val="TableEntry"/>
            </w:pPr>
            <w:r w:rsidRPr="001F42D3">
              <w:t>Dose limit missing</w:t>
            </w:r>
          </w:p>
        </w:tc>
        <w:tc>
          <w:tcPr>
            <w:tcW w:w="3960" w:type="dxa"/>
            <w:tcBorders>
              <w:top w:val="outset" w:sz="6" w:space="0" w:color="auto"/>
              <w:left w:val="outset" w:sz="6" w:space="0" w:color="auto"/>
              <w:bottom w:val="outset" w:sz="6" w:space="0" w:color="auto"/>
              <w:right w:val="outset" w:sz="6" w:space="0" w:color="auto"/>
            </w:tcBorders>
            <w:hideMark/>
          </w:tcPr>
          <w:p w14:paraId="61B9E55B" w14:textId="77777777" w:rsidR="00892C57" w:rsidRPr="001F42D3" w:rsidRDefault="00892C57" w:rsidP="005E01AF">
            <w:pPr>
              <w:pStyle w:val="TableEntry"/>
            </w:pPr>
            <w:r w:rsidRPr="001F42D3">
              <w:t>PCA dose limit is required but missing</w:t>
            </w:r>
          </w:p>
        </w:tc>
      </w:tr>
      <w:tr w:rsidR="00D81844" w:rsidRPr="001F42D3" w14:paraId="6D77C2FE"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B552783" w14:textId="77777777" w:rsidR="00892C57" w:rsidRPr="001F42D3" w:rsidRDefault="00892C57" w:rsidP="005E01AF">
            <w:pPr>
              <w:pStyle w:val="TableEntry"/>
            </w:pPr>
            <w:r w:rsidRPr="001F42D3">
              <w:t>9027</w:t>
            </w:r>
          </w:p>
        </w:tc>
        <w:tc>
          <w:tcPr>
            <w:tcW w:w="3870" w:type="dxa"/>
            <w:tcBorders>
              <w:top w:val="outset" w:sz="6" w:space="0" w:color="auto"/>
              <w:left w:val="outset" w:sz="6" w:space="0" w:color="auto"/>
              <w:bottom w:val="outset" w:sz="6" w:space="0" w:color="auto"/>
              <w:right w:val="outset" w:sz="6" w:space="0" w:color="auto"/>
            </w:tcBorders>
            <w:hideMark/>
          </w:tcPr>
          <w:p w14:paraId="4CD9AED2" w14:textId="77777777" w:rsidR="00892C57" w:rsidRPr="001F42D3" w:rsidRDefault="00892C57" w:rsidP="005E01AF">
            <w:pPr>
              <w:pStyle w:val="TableEntry"/>
            </w:pPr>
            <w:r w:rsidRPr="001F42D3">
              <w:t>Patient BSA missing</w:t>
            </w:r>
          </w:p>
        </w:tc>
        <w:tc>
          <w:tcPr>
            <w:tcW w:w="3960" w:type="dxa"/>
            <w:tcBorders>
              <w:top w:val="outset" w:sz="6" w:space="0" w:color="auto"/>
              <w:left w:val="outset" w:sz="6" w:space="0" w:color="auto"/>
              <w:bottom w:val="outset" w:sz="6" w:space="0" w:color="auto"/>
              <w:right w:val="outset" w:sz="6" w:space="0" w:color="auto"/>
            </w:tcBorders>
            <w:hideMark/>
          </w:tcPr>
          <w:p w14:paraId="56148D26" w14:textId="77777777" w:rsidR="00892C57" w:rsidRPr="001F42D3" w:rsidRDefault="00892C57" w:rsidP="005E01AF">
            <w:pPr>
              <w:pStyle w:val="TableEntry"/>
            </w:pPr>
            <w:r w:rsidRPr="001F42D3">
              <w:t>Drug is BSA-based but BSA OBX is missing</w:t>
            </w:r>
          </w:p>
        </w:tc>
      </w:tr>
      <w:tr w:rsidR="00D81844" w:rsidRPr="001F42D3" w14:paraId="37672B12"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6F2A8BE4" w14:textId="77777777" w:rsidR="000E4F8D" w:rsidRPr="001F42D3" w:rsidRDefault="000E4F8D" w:rsidP="00CF5627">
            <w:pPr>
              <w:pStyle w:val="TableEntry"/>
            </w:pPr>
            <w:r w:rsidRPr="001F42D3">
              <w:t>9028</w:t>
            </w:r>
          </w:p>
        </w:tc>
        <w:tc>
          <w:tcPr>
            <w:tcW w:w="3870" w:type="dxa"/>
            <w:tcBorders>
              <w:top w:val="single" w:sz="4" w:space="0" w:color="auto"/>
              <w:left w:val="single" w:sz="4" w:space="0" w:color="auto"/>
              <w:bottom w:val="single" w:sz="4" w:space="0" w:color="auto"/>
              <w:right w:val="single" w:sz="4" w:space="0" w:color="auto"/>
            </w:tcBorders>
            <w:hideMark/>
          </w:tcPr>
          <w:p w14:paraId="4E459580" w14:textId="77777777" w:rsidR="000E4F8D" w:rsidRPr="001F42D3" w:rsidRDefault="000E4F8D" w:rsidP="00CF5627">
            <w:pPr>
              <w:pStyle w:val="TableEntry"/>
            </w:pPr>
            <w:r w:rsidRPr="001F42D3">
              <w:t>Tubing, cassette, or syringe not installed on pump</w:t>
            </w:r>
          </w:p>
        </w:tc>
        <w:tc>
          <w:tcPr>
            <w:tcW w:w="3960" w:type="dxa"/>
            <w:tcBorders>
              <w:top w:val="single" w:sz="4" w:space="0" w:color="auto"/>
              <w:left w:val="single" w:sz="4" w:space="0" w:color="auto"/>
              <w:bottom w:val="single" w:sz="4" w:space="0" w:color="auto"/>
              <w:right w:val="single" w:sz="4" w:space="0" w:color="auto"/>
            </w:tcBorders>
            <w:hideMark/>
          </w:tcPr>
          <w:p w14:paraId="5E8535A0" w14:textId="77777777" w:rsidR="000E4F8D" w:rsidRPr="001F42D3" w:rsidRDefault="000E4F8D" w:rsidP="00CF5627">
            <w:pPr>
              <w:pStyle w:val="TableEntry"/>
            </w:pPr>
            <w:r w:rsidRPr="001F42D3">
              <w:t>Used when required by pump</w:t>
            </w:r>
          </w:p>
        </w:tc>
      </w:tr>
      <w:tr w:rsidR="00D81844" w:rsidRPr="001F42D3" w14:paraId="3AA3FB48"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0BEC1341" w14:textId="77777777" w:rsidR="000E4F8D" w:rsidRPr="001F42D3" w:rsidRDefault="000E4F8D" w:rsidP="00CF5627">
            <w:pPr>
              <w:pStyle w:val="TableEntry"/>
            </w:pPr>
            <w:r w:rsidRPr="001F42D3">
              <w:t>9029</w:t>
            </w:r>
          </w:p>
        </w:tc>
        <w:tc>
          <w:tcPr>
            <w:tcW w:w="3870" w:type="dxa"/>
            <w:tcBorders>
              <w:top w:val="single" w:sz="4" w:space="0" w:color="auto"/>
              <w:left w:val="single" w:sz="4" w:space="0" w:color="auto"/>
              <w:bottom w:val="single" w:sz="4" w:space="0" w:color="auto"/>
              <w:right w:val="single" w:sz="4" w:space="0" w:color="auto"/>
            </w:tcBorders>
            <w:hideMark/>
          </w:tcPr>
          <w:p w14:paraId="7AAB638D" w14:textId="77777777" w:rsidR="000E4F8D" w:rsidRPr="001F42D3" w:rsidRDefault="000E4F8D" w:rsidP="00CF5627">
            <w:pPr>
              <w:pStyle w:val="TableEntry"/>
            </w:pPr>
            <w:r w:rsidRPr="001F42D3">
              <w:t>Care area or profile not selected</w:t>
            </w:r>
          </w:p>
        </w:tc>
        <w:tc>
          <w:tcPr>
            <w:tcW w:w="3960" w:type="dxa"/>
            <w:tcBorders>
              <w:top w:val="single" w:sz="4" w:space="0" w:color="auto"/>
              <w:left w:val="single" w:sz="4" w:space="0" w:color="auto"/>
              <w:bottom w:val="single" w:sz="4" w:space="0" w:color="auto"/>
              <w:right w:val="single" w:sz="4" w:space="0" w:color="auto"/>
            </w:tcBorders>
            <w:hideMark/>
          </w:tcPr>
          <w:p w14:paraId="1C17083E" w14:textId="77777777" w:rsidR="000E4F8D" w:rsidRPr="001F42D3" w:rsidRDefault="000E4F8D" w:rsidP="00CF5627">
            <w:pPr>
              <w:pStyle w:val="TableEntry"/>
            </w:pPr>
            <w:r w:rsidRPr="001F42D3">
              <w:t>Used when required by pump</w:t>
            </w:r>
          </w:p>
        </w:tc>
      </w:tr>
      <w:tr w:rsidR="00D81844" w:rsidRPr="001F42D3" w14:paraId="0C1C017F"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3FEBBAF2" w14:textId="77777777" w:rsidR="000E4F8D" w:rsidRPr="001F42D3" w:rsidRDefault="000E4F8D" w:rsidP="00CF5627">
            <w:pPr>
              <w:pStyle w:val="TableEntry"/>
            </w:pPr>
            <w:r w:rsidRPr="001F42D3">
              <w:t>9030</w:t>
            </w:r>
          </w:p>
        </w:tc>
        <w:tc>
          <w:tcPr>
            <w:tcW w:w="3870" w:type="dxa"/>
            <w:tcBorders>
              <w:top w:val="single" w:sz="4" w:space="0" w:color="auto"/>
              <w:left w:val="single" w:sz="4" w:space="0" w:color="auto"/>
              <w:bottom w:val="single" w:sz="4" w:space="0" w:color="auto"/>
              <w:right w:val="single" w:sz="4" w:space="0" w:color="auto"/>
            </w:tcBorders>
            <w:hideMark/>
          </w:tcPr>
          <w:p w14:paraId="516F9BD2" w14:textId="77777777" w:rsidR="000E4F8D" w:rsidRPr="001F42D3" w:rsidRDefault="000E4F8D" w:rsidP="00CF5627">
            <w:pPr>
              <w:pStyle w:val="TableEntry"/>
            </w:pPr>
            <w:r w:rsidRPr="001F42D3">
              <w:t>Current medication cannot be interrupted</w:t>
            </w:r>
          </w:p>
        </w:tc>
        <w:tc>
          <w:tcPr>
            <w:tcW w:w="3960" w:type="dxa"/>
            <w:tcBorders>
              <w:top w:val="single" w:sz="4" w:space="0" w:color="auto"/>
              <w:left w:val="single" w:sz="4" w:space="0" w:color="auto"/>
              <w:bottom w:val="single" w:sz="4" w:space="0" w:color="auto"/>
              <w:right w:val="single" w:sz="4" w:space="0" w:color="auto"/>
            </w:tcBorders>
            <w:hideMark/>
          </w:tcPr>
          <w:p w14:paraId="41B9B330" w14:textId="77777777" w:rsidR="000E4F8D" w:rsidRPr="001F42D3" w:rsidRDefault="000E4F8D" w:rsidP="00CF5627">
            <w:pPr>
              <w:pStyle w:val="TableEntry"/>
            </w:pPr>
            <w:r w:rsidRPr="001F42D3">
              <w:t>Medication on primary cannot be interrupted by a piggyback</w:t>
            </w:r>
          </w:p>
        </w:tc>
      </w:tr>
      <w:tr w:rsidR="00D81844" w:rsidRPr="001F42D3" w14:paraId="163D5903"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29721C6F" w14:textId="77777777" w:rsidR="000E4F8D" w:rsidRPr="001F42D3" w:rsidRDefault="000E4F8D" w:rsidP="00CF5627">
            <w:pPr>
              <w:pStyle w:val="TableEntry"/>
            </w:pPr>
            <w:r w:rsidRPr="001F42D3">
              <w:t>9031</w:t>
            </w:r>
          </w:p>
        </w:tc>
        <w:tc>
          <w:tcPr>
            <w:tcW w:w="3870" w:type="dxa"/>
            <w:tcBorders>
              <w:top w:val="single" w:sz="4" w:space="0" w:color="auto"/>
              <w:left w:val="single" w:sz="4" w:space="0" w:color="auto"/>
              <w:bottom w:val="single" w:sz="4" w:space="0" w:color="auto"/>
              <w:right w:val="single" w:sz="4" w:space="0" w:color="auto"/>
            </w:tcBorders>
            <w:hideMark/>
          </w:tcPr>
          <w:p w14:paraId="19B9AA1D" w14:textId="77777777" w:rsidR="000E4F8D" w:rsidRPr="001F42D3" w:rsidRDefault="000E4F8D" w:rsidP="00CF5627">
            <w:pPr>
              <w:pStyle w:val="TableEntry"/>
            </w:pPr>
            <w:r w:rsidRPr="001F42D3">
              <w:t>Patient ID missing or invalid</w:t>
            </w:r>
          </w:p>
        </w:tc>
        <w:tc>
          <w:tcPr>
            <w:tcW w:w="3960" w:type="dxa"/>
            <w:tcBorders>
              <w:top w:val="single" w:sz="4" w:space="0" w:color="auto"/>
              <w:left w:val="single" w:sz="4" w:space="0" w:color="auto"/>
              <w:bottom w:val="single" w:sz="4" w:space="0" w:color="auto"/>
              <w:right w:val="single" w:sz="4" w:space="0" w:color="auto"/>
            </w:tcBorders>
          </w:tcPr>
          <w:p w14:paraId="02BFE192" w14:textId="77777777" w:rsidR="000E4F8D" w:rsidRPr="001F42D3" w:rsidRDefault="000E4F8D" w:rsidP="00CF5627">
            <w:pPr>
              <w:pStyle w:val="TableEntry"/>
            </w:pPr>
          </w:p>
        </w:tc>
      </w:tr>
      <w:tr w:rsidR="00D81844" w:rsidRPr="001F42D3" w14:paraId="1BF514CD"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4A8C79B2" w14:textId="77777777" w:rsidR="000E4F8D" w:rsidRPr="001F42D3" w:rsidRDefault="000E4F8D" w:rsidP="00CF5627">
            <w:pPr>
              <w:pStyle w:val="TableEntry"/>
            </w:pPr>
            <w:r w:rsidRPr="001F42D3">
              <w:t>9032</w:t>
            </w:r>
          </w:p>
        </w:tc>
        <w:tc>
          <w:tcPr>
            <w:tcW w:w="3870" w:type="dxa"/>
            <w:tcBorders>
              <w:top w:val="single" w:sz="4" w:space="0" w:color="auto"/>
              <w:left w:val="single" w:sz="4" w:space="0" w:color="auto"/>
              <w:bottom w:val="single" w:sz="4" w:space="0" w:color="auto"/>
              <w:right w:val="single" w:sz="4" w:space="0" w:color="auto"/>
            </w:tcBorders>
            <w:hideMark/>
          </w:tcPr>
          <w:p w14:paraId="0A257596" w14:textId="77777777" w:rsidR="000E4F8D" w:rsidRPr="001F42D3" w:rsidRDefault="000E4F8D" w:rsidP="00CF5627">
            <w:pPr>
              <w:pStyle w:val="TableEntry"/>
            </w:pPr>
            <w:r w:rsidRPr="001F42D3">
              <w:t>Pump is in delayed start</w:t>
            </w:r>
          </w:p>
        </w:tc>
        <w:tc>
          <w:tcPr>
            <w:tcW w:w="3960" w:type="dxa"/>
            <w:tcBorders>
              <w:top w:val="single" w:sz="4" w:space="0" w:color="auto"/>
              <w:left w:val="single" w:sz="4" w:space="0" w:color="auto"/>
              <w:bottom w:val="single" w:sz="4" w:space="0" w:color="auto"/>
              <w:right w:val="single" w:sz="4" w:space="0" w:color="auto"/>
            </w:tcBorders>
          </w:tcPr>
          <w:p w14:paraId="5A1CBFC0" w14:textId="77777777" w:rsidR="000E4F8D" w:rsidRPr="001F42D3" w:rsidRDefault="000E4F8D" w:rsidP="00CF5627">
            <w:pPr>
              <w:pStyle w:val="TableEntry"/>
            </w:pPr>
          </w:p>
        </w:tc>
      </w:tr>
      <w:tr w:rsidR="00D81844" w:rsidRPr="001F42D3" w14:paraId="18729BA5"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242BAD1A" w14:textId="77777777" w:rsidR="000E4F8D" w:rsidRPr="001F42D3" w:rsidRDefault="000E4F8D" w:rsidP="00CF5627">
            <w:pPr>
              <w:pStyle w:val="TableEntry"/>
            </w:pPr>
            <w:r w:rsidRPr="001F42D3">
              <w:t>9033</w:t>
            </w:r>
          </w:p>
        </w:tc>
        <w:tc>
          <w:tcPr>
            <w:tcW w:w="3870" w:type="dxa"/>
            <w:tcBorders>
              <w:top w:val="single" w:sz="4" w:space="0" w:color="auto"/>
              <w:left w:val="single" w:sz="4" w:space="0" w:color="auto"/>
              <w:bottom w:val="single" w:sz="4" w:space="0" w:color="auto"/>
              <w:right w:val="single" w:sz="4" w:space="0" w:color="auto"/>
            </w:tcBorders>
            <w:hideMark/>
          </w:tcPr>
          <w:p w14:paraId="3A9C93DD" w14:textId="77777777" w:rsidR="000E4F8D" w:rsidRPr="001F42D3" w:rsidRDefault="000E4F8D" w:rsidP="00CF5627">
            <w:pPr>
              <w:pStyle w:val="TableEntry"/>
            </w:pPr>
            <w:r w:rsidRPr="001F42D3">
              <w:t>Pump is alarming</w:t>
            </w:r>
          </w:p>
        </w:tc>
        <w:tc>
          <w:tcPr>
            <w:tcW w:w="3960" w:type="dxa"/>
            <w:tcBorders>
              <w:top w:val="single" w:sz="4" w:space="0" w:color="auto"/>
              <w:left w:val="single" w:sz="4" w:space="0" w:color="auto"/>
              <w:bottom w:val="single" w:sz="4" w:space="0" w:color="auto"/>
              <w:right w:val="single" w:sz="4" w:space="0" w:color="auto"/>
            </w:tcBorders>
          </w:tcPr>
          <w:p w14:paraId="23E161D3" w14:textId="77777777" w:rsidR="000E4F8D" w:rsidRPr="001F42D3" w:rsidRDefault="000E4F8D" w:rsidP="00CF5627">
            <w:pPr>
              <w:pStyle w:val="TableEntry"/>
            </w:pPr>
          </w:p>
        </w:tc>
      </w:tr>
      <w:tr w:rsidR="000F7B11" w:rsidRPr="001F42D3" w14:paraId="2BBF1B3E"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3D167F2A" w14:textId="77777777" w:rsidR="000F7B11" w:rsidRPr="001F42D3" w:rsidRDefault="000F7B11" w:rsidP="000F7B11">
            <w:pPr>
              <w:pStyle w:val="TableEntry"/>
            </w:pPr>
            <w:r w:rsidRPr="001F42D3">
              <w:t>9034</w:t>
            </w:r>
          </w:p>
        </w:tc>
        <w:tc>
          <w:tcPr>
            <w:tcW w:w="3870" w:type="dxa"/>
            <w:tcBorders>
              <w:top w:val="single" w:sz="4" w:space="0" w:color="auto"/>
              <w:left w:val="single" w:sz="4" w:space="0" w:color="auto"/>
              <w:bottom w:val="single" w:sz="4" w:space="0" w:color="auto"/>
              <w:right w:val="single" w:sz="4" w:space="0" w:color="auto"/>
            </w:tcBorders>
            <w:hideMark/>
          </w:tcPr>
          <w:p w14:paraId="231933B8" w14:textId="77777777" w:rsidR="000F7B11" w:rsidRPr="001F42D3" w:rsidRDefault="000F7B11" w:rsidP="000F7B11">
            <w:pPr>
              <w:pStyle w:val="TableEntry"/>
            </w:pPr>
            <w:r w:rsidRPr="001F42D3">
              <w:t>Not enough fluid or medication in container to deliver bolus</w:t>
            </w:r>
          </w:p>
        </w:tc>
        <w:tc>
          <w:tcPr>
            <w:tcW w:w="3960" w:type="dxa"/>
            <w:tcBorders>
              <w:top w:val="single" w:sz="4" w:space="0" w:color="auto"/>
              <w:left w:val="single" w:sz="4" w:space="0" w:color="auto"/>
              <w:bottom w:val="single" w:sz="4" w:space="0" w:color="auto"/>
              <w:right w:val="single" w:sz="4" w:space="0" w:color="auto"/>
            </w:tcBorders>
          </w:tcPr>
          <w:p w14:paraId="18E1DBEF" w14:textId="77777777" w:rsidR="000F7B11" w:rsidRPr="001F42D3" w:rsidRDefault="000F7B11" w:rsidP="000F7B11">
            <w:pPr>
              <w:pStyle w:val="TableEntry"/>
            </w:pPr>
            <w:r w:rsidRPr="001F42D3">
              <w:t>Applies to bolus from existing infusion only</w:t>
            </w:r>
          </w:p>
        </w:tc>
      </w:tr>
      <w:tr w:rsidR="000F7B11" w:rsidRPr="001F42D3" w14:paraId="3ED038AD"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5D84F4EF" w14:textId="77777777" w:rsidR="000F7B11" w:rsidRPr="001F42D3" w:rsidRDefault="000F7B11" w:rsidP="000F7B11">
            <w:pPr>
              <w:pStyle w:val="TableEntry"/>
            </w:pPr>
            <w:r w:rsidRPr="001F42D3">
              <w:t>9035</w:t>
            </w:r>
          </w:p>
        </w:tc>
        <w:tc>
          <w:tcPr>
            <w:tcW w:w="3870" w:type="dxa"/>
            <w:tcBorders>
              <w:top w:val="single" w:sz="4" w:space="0" w:color="auto"/>
              <w:left w:val="single" w:sz="4" w:space="0" w:color="auto"/>
              <w:bottom w:val="single" w:sz="4" w:space="0" w:color="auto"/>
              <w:right w:val="single" w:sz="4" w:space="0" w:color="auto"/>
            </w:tcBorders>
            <w:hideMark/>
          </w:tcPr>
          <w:p w14:paraId="50B565BE" w14:textId="77777777" w:rsidR="000F7B11" w:rsidRPr="001F42D3" w:rsidRDefault="000F7B11" w:rsidP="000F7B11">
            <w:pPr>
              <w:pStyle w:val="TableEntry"/>
            </w:pPr>
            <w:r w:rsidRPr="001F42D3">
              <w:t>Parent order ID does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5A0CF999" w14:textId="77777777" w:rsidR="000F7B11" w:rsidRPr="001F42D3" w:rsidRDefault="000F7B11" w:rsidP="000F7B11">
            <w:pPr>
              <w:pStyle w:val="TableEntry"/>
            </w:pPr>
            <w:r w:rsidRPr="001F42D3">
              <w:t>Applies to bolus from existing infusion only</w:t>
            </w:r>
          </w:p>
        </w:tc>
      </w:tr>
      <w:tr w:rsidR="000F7B11" w:rsidRPr="001F42D3" w14:paraId="48BB066B"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551B135F" w14:textId="77777777" w:rsidR="000F7B11" w:rsidRPr="001F42D3" w:rsidRDefault="000F7B11" w:rsidP="000F7B11">
            <w:pPr>
              <w:pStyle w:val="TableEntry"/>
            </w:pPr>
            <w:r w:rsidRPr="001F42D3">
              <w:t>9036</w:t>
            </w:r>
          </w:p>
        </w:tc>
        <w:tc>
          <w:tcPr>
            <w:tcW w:w="3870" w:type="dxa"/>
            <w:tcBorders>
              <w:top w:val="single" w:sz="4" w:space="0" w:color="auto"/>
              <w:left w:val="single" w:sz="4" w:space="0" w:color="auto"/>
              <w:bottom w:val="single" w:sz="4" w:space="0" w:color="auto"/>
              <w:right w:val="single" w:sz="4" w:space="0" w:color="auto"/>
            </w:tcBorders>
            <w:hideMark/>
          </w:tcPr>
          <w:p w14:paraId="0AC30B24" w14:textId="77777777" w:rsidR="000F7B11" w:rsidRPr="001F42D3" w:rsidRDefault="000F7B11" w:rsidP="000F7B11">
            <w:pPr>
              <w:pStyle w:val="TableEntry"/>
            </w:pPr>
            <w:r w:rsidRPr="001F42D3">
              <w:t>Medication does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778F1F91" w14:textId="77777777" w:rsidR="000F7B11" w:rsidRPr="001F42D3" w:rsidRDefault="000F7B11" w:rsidP="000F7B11">
            <w:pPr>
              <w:pStyle w:val="TableEntry"/>
            </w:pPr>
            <w:r w:rsidRPr="001F42D3">
              <w:t>Applies to bolus from existing infusion only</w:t>
            </w:r>
          </w:p>
        </w:tc>
      </w:tr>
      <w:tr w:rsidR="000F7B11" w:rsidRPr="001F42D3" w14:paraId="78AF52A8"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49F223BE" w14:textId="77777777" w:rsidR="000F7B11" w:rsidRPr="001F42D3" w:rsidRDefault="000F7B11" w:rsidP="000F7B11">
            <w:pPr>
              <w:pStyle w:val="TableEntry"/>
            </w:pPr>
            <w:r w:rsidRPr="001F42D3">
              <w:t>9037</w:t>
            </w:r>
          </w:p>
        </w:tc>
        <w:tc>
          <w:tcPr>
            <w:tcW w:w="3870" w:type="dxa"/>
            <w:tcBorders>
              <w:top w:val="single" w:sz="4" w:space="0" w:color="auto"/>
              <w:left w:val="single" w:sz="4" w:space="0" w:color="auto"/>
              <w:bottom w:val="single" w:sz="4" w:space="0" w:color="auto"/>
              <w:right w:val="single" w:sz="4" w:space="0" w:color="auto"/>
            </w:tcBorders>
            <w:hideMark/>
          </w:tcPr>
          <w:p w14:paraId="695206F0" w14:textId="77777777" w:rsidR="000F7B11" w:rsidRPr="001F42D3" w:rsidRDefault="000F7B11" w:rsidP="000F7B11">
            <w:pPr>
              <w:pStyle w:val="TableEntry"/>
            </w:pPr>
            <w:r w:rsidRPr="001F42D3">
              <w:t>Medication concentration does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0AE11A01" w14:textId="77777777" w:rsidR="000F7B11" w:rsidRPr="001F42D3" w:rsidRDefault="000F7B11" w:rsidP="000F7B11">
            <w:pPr>
              <w:pStyle w:val="TableEntry"/>
            </w:pPr>
            <w:r w:rsidRPr="001F42D3">
              <w:t>Applies to bolus from existing infusion only</w:t>
            </w:r>
          </w:p>
        </w:tc>
      </w:tr>
      <w:tr w:rsidR="000F7B11" w:rsidRPr="001F42D3" w14:paraId="06CA92A5"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7902DD01" w14:textId="77777777" w:rsidR="000F7B11" w:rsidRPr="001F42D3" w:rsidRDefault="000F7B11" w:rsidP="000F7B11">
            <w:pPr>
              <w:pStyle w:val="TableEntry"/>
            </w:pPr>
            <w:r w:rsidRPr="001F42D3">
              <w:t>9038</w:t>
            </w:r>
          </w:p>
        </w:tc>
        <w:tc>
          <w:tcPr>
            <w:tcW w:w="3870" w:type="dxa"/>
            <w:tcBorders>
              <w:top w:val="single" w:sz="4" w:space="0" w:color="auto"/>
              <w:left w:val="single" w:sz="4" w:space="0" w:color="auto"/>
              <w:bottom w:val="single" w:sz="4" w:space="0" w:color="auto"/>
              <w:right w:val="single" w:sz="4" w:space="0" w:color="auto"/>
            </w:tcBorders>
            <w:hideMark/>
          </w:tcPr>
          <w:p w14:paraId="7DE577CE" w14:textId="77777777" w:rsidR="000F7B11" w:rsidRPr="001F42D3" w:rsidRDefault="000F7B11" w:rsidP="000F7B11">
            <w:pPr>
              <w:pStyle w:val="TableEntry"/>
            </w:pPr>
            <w:r w:rsidRPr="001F42D3">
              <w:t>Bolus order type is not supported</w:t>
            </w:r>
          </w:p>
        </w:tc>
        <w:tc>
          <w:tcPr>
            <w:tcW w:w="3960" w:type="dxa"/>
            <w:tcBorders>
              <w:top w:val="single" w:sz="4" w:space="0" w:color="auto"/>
              <w:left w:val="single" w:sz="4" w:space="0" w:color="auto"/>
              <w:bottom w:val="single" w:sz="4" w:space="0" w:color="auto"/>
              <w:right w:val="single" w:sz="4" w:space="0" w:color="auto"/>
            </w:tcBorders>
          </w:tcPr>
          <w:p w14:paraId="67321132" w14:textId="77777777" w:rsidR="000F7B11" w:rsidRPr="001F42D3" w:rsidRDefault="000F7B11" w:rsidP="000F7B11">
            <w:pPr>
              <w:pStyle w:val="TableEntry"/>
            </w:pPr>
            <w:r w:rsidRPr="001F42D3">
              <w:t>ORC-1 = “CH” not supported by pump</w:t>
            </w:r>
          </w:p>
        </w:tc>
      </w:tr>
      <w:tr w:rsidR="000F7B11" w:rsidRPr="001F42D3" w14:paraId="162768AD"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24687180" w14:textId="77777777" w:rsidR="000F7B11" w:rsidRPr="001F42D3" w:rsidRDefault="000F7B11" w:rsidP="000F7B11">
            <w:pPr>
              <w:pStyle w:val="TableEntry"/>
            </w:pPr>
            <w:r w:rsidRPr="001F42D3">
              <w:t>9039</w:t>
            </w:r>
          </w:p>
        </w:tc>
        <w:tc>
          <w:tcPr>
            <w:tcW w:w="3870" w:type="dxa"/>
            <w:tcBorders>
              <w:top w:val="single" w:sz="4" w:space="0" w:color="auto"/>
              <w:left w:val="single" w:sz="4" w:space="0" w:color="auto"/>
              <w:bottom w:val="single" w:sz="4" w:space="0" w:color="auto"/>
              <w:right w:val="single" w:sz="4" w:space="0" w:color="auto"/>
            </w:tcBorders>
            <w:hideMark/>
          </w:tcPr>
          <w:p w14:paraId="55D6FFC2" w14:textId="77777777" w:rsidR="000F7B11" w:rsidRPr="001F42D3" w:rsidRDefault="000F7B11" w:rsidP="000F7B11">
            <w:pPr>
              <w:pStyle w:val="TableEntry"/>
            </w:pPr>
            <w:r w:rsidRPr="001F42D3">
              <w:t>Medication does not support bolus</w:t>
            </w:r>
          </w:p>
        </w:tc>
        <w:tc>
          <w:tcPr>
            <w:tcW w:w="3960" w:type="dxa"/>
            <w:tcBorders>
              <w:top w:val="single" w:sz="4" w:space="0" w:color="auto"/>
              <w:left w:val="single" w:sz="4" w:space="0" w:color="auto"/>
              <w:bottom w:val="single" w:sz="4" w:space="0" w:color="auto"/>
              <w:right w:val="single" w:sz="4" w:space="0" w:color="auto"/>
            </w:tcBorders>
          </w:tcPr>
          <w:p w14:paraId="341EA186" w14:textId="77777777" w:rsidR="000F7B11" w:rsidRPr="001F42D3" w:rsidRDefault="000F7B11" w:rsidP="000F7B11">
            <w:pPr>
              <w:pStyle w:val="TableEntry"/>
            </w:pPr>
            <w:r w:rsidRPr="001F42D3">
              <w:t>Medication in drug library not configured for bolus</w:t>
            </w:r>
          </w:p>
        </w:tc>
      </w:tr>
      <w:tr w:rsidR="000F7B11" w:rsidRPr="001F42D3" w14:paraId="4205ACB9"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00E763E8" w14:textId="77777777" w:rsidR="000F7B11" w:rsidRPr="001F42D3" w:rsidRDefault="000F7B11" w:rsidP="000F7B11">
            <w:pPr>
              <w:pStyle w:val="TableEntry"/>
            </w:pPr>
            <w:r w:rsidRPr="001F42D3">
              <w:t>9040</w:t>
            </w:r>
          </w:p>
        </w:tc>
        <w:tc>
          <w:tcPr>
            <w:tcW w:w="3870" w:type="dxa"/>
            <w:tcBorders>
              <w:top w:val="single" w:sz="4" w:space="0" w:color="auto"/>
              <w:left w:val="single" w:sz="4" w:space="0" w:color="auto"/>
              <w:bottom w:val="single" w:sz="4" w:space="0" w:color="auto"/>
              <w:right w:val="single" w:sz="4" w:space="0" w:color="auto"/>
            </w:tcBorders>
            <w:hideMark/>
          </w:tcPr>
          <w:p w14:paraId="47F07174" w14:textId="77777777" w:rsidR="000F7B11" w:rsidRPr="001F42D3" w:rsidRDefault="000F7B11" w:rsidP="000F7B11">
            <w:pPr>
              <w:pStyle w:val="TableEntry"/>
            </w:pPr>
            <w:r w:rsidRPr="001F42D3">
              <w:t>Bolus dose units do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6E3D557E" w14:textId="2289982B" w:rsidR="000F7B11" w:rsidRPr="001F42D3" w:rsidRDefault="005B0C7C" w:rsidP="000F7B11">
            <w:pPr>
              <w:pStyle w:val="TableEntry"/>
            </w:pPr>
            <w:r w:rsidRPr="001F42D3">
              <w:t xml:space="preserve">e.g., </w:t>
            </w:r>
            <w:r w:rsidR="000F7B11" w:rsidRPr="001F42D3">
              <w:t>“mg” instead of “mL”</w:t>
            </w:r>
          </w:p>
        </w:tc>
      </w:tr>
      <w:tr w:rsidR="004D3918" w:rsidRPr="001F42D3" w14:paraId="26D150FD"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01F466AD" w14:textId="77777777" w:rsidR="004D3918" w:rsidRPr="001F42D3" w:rsidRDefault="004D3918" w:rsidP="004D3918">
            <w:pPr>
              <w:pStyle w:val="TableEntry"/>
            </w:pPr>
            <w:r w:rsidRPr="001F42D3">
              <w:t>9041</w:t>
            </w:r>
          </w:p>
        </w:tc>
        <w:tc>
          <w:tcPr>
            <w:tcW w:w="3870" w:type="dxa"/>
            <w:tcBorders>
              <w:top w:val="single" w:sz="4" w:space="0" w:color="auto"/>
              <w:left w:val="single" w:sz="4" w:space="0" w:color="auto"/>
              <w:bottom w:val="single" w:sz="4" w:space="0" w:color="auto"/>
              <w:right w:val="single" w:sz="4" w:space="0" w:color="auto"/>
            </w:tcBorders>
            <w:hideMark/>
          </w:tcPr>
          <w:p w14:paraId="1813BA04" w14:textId="77777777" w:rsidR="004D3918" w:rsidRPr="001F42D3" w:rsidRDefault="004D3918" w:rsidP="004D3918">
            <w:pPr>
              <w:pStyle w:val="TableEntry"/>
            </w:pPr>
            <w:r w:rsidRPr="001F42D3">
              <w:t>Unable to parse multistep program</w:t>
            </w:r>
          </w:p>
        </w:tc>
        <w:tc>
          <w:tcPr>
            <w:tcW w:w="3960" w:type="dxa"/>
            <w:tcBorders>
              <w:top w:val="single" w:sz="4" w:space="0" w:color="auto"/>
              <w:left w:val="single" w:sz="4" w:space="0" w:color="auto"/>
              <w:bottom w:val="single" w:sz="4" w:space="0" w:color="auto"/>
              <w:right w:val="single" w:sz="4" w:space="0" w:color="auto"/>
            </w:tcBorders>
          </w:tcPr>
          <w:p w14:paraId="47D3E3A7" w14:textId="77777777" w:rsidR="004D3918" w:rsidRPr="001F42D3" w:rsidRDefault="004D3918" w:rsidP="004D3918">
            <w:pPr>
              <w:pStyle w:val="TableEntry"/>
            </w:pPr>
            <w:r w:rsidRPr="001F42D3">
              <w:t>Applies to multistep infusion only</w:t>
            </w:r>
          </w:p>
        </w:tc>
      </w:tr>
      <w:tr w:rsidR="004D3918" w:rsidRPr="001F42D3" w14:paraId="2C08DCBB"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471CD326" w14:textId="77777777" w:rsidR="004D3918" w:rsidRPr="001F42D3" w:rsidRDefault="004D3918" w:rsidP="004D3918">
            <w:pPr>
              <w:pStyle w:val="TableEntry"/>
            </w:pPr>
            <w:r w:rsidRPr="001F42D3">
              <w:lastRenderedPageBreak/>
              <w:t>9042</w:t>
            </w:r>
          </w:p>
        </w:tc>
        <w:tc>
          <w:tcPr>
            <w:tcW w:w="3870" w:type="dxa"/>
            <w:tcBorders>
              <w:top w:val="single" w:sz="4" w:space="0" w:color="auto"/>
              <w:left w:val="single" w:sz="4" w:space="0" w:color="auto"/>
              <w:bottom w:val="single" w:sz="4" w:space="0" w:color="auto"/>
              <w:right w:val="single" w:sz="4" w:space="0" w:color="auto"/>
            </w:tcBorders>
            <w:hideMark/>
          </w:tcPr>
          <w:p w14:paraId="37DD3F75" w14:textId="77777777" w:rsidR="004D3918" w:rsidRPr="001F42D3" w:rsidRDefault="004D3918" w:rsidP="004D3918">
            <w:pPr>
              <w:pStyle w:val="TableEntry"/>
            </w:pPr>
            <w:r w:rsidRPr="001F42D3">
              <w:t>Medication is not configured for loading dose</w:t>
            </w:r>
          </w:p>
        </w:tc>
        <w:tc>
          <w:tcPr>
            <w:tcW w:w="3960" w:type="dxa"/>
            <w:tcBorders>
              <w:top w:val="single" w:sz="4" w:space="0" w:color="auto"/>
              <w:left w:val="single" w:sz="4" w:space="0" w:color="auto"/>
              <w:bottom w:val="single" w:sz="4" w:space="0" w:color="auto"/>
              <w:right w:val="single" w:sz="4" w:space="0" w:color="auto"/>
            </w:tcBorders>
          </w:tcPr>
          <w:p w14:paraId="3DD83F80" w14:textId="77777777" w:rsidR="004D3918" w:rsidRPr="001F42D3" w:rsidRDefault="004D3918" w:rsidP="004D3918">
            <w:pPr>
              <w:pStyle w:val="TableEntry"/>
            </w:pPr>
            <w:r w:rsidRPr="001F42D3">
              <w:t>Applies to multistep infusion only</w:t>
            </w:r>
          </w:p>
        </w:tc>
      </w:tr>
      <w:tr w:rsidR="004D3918" w:rsidRPr="001F42D3" w14:paraId="5C2E2483"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6B08B37E" w14:textId="77777777" w:rsidR="004D3918" w:rsidRPr="001F42D3" w:rsidRDefault="004D3918" w:rsidP="004D3918">
            <w:pPr>
              <w:pStyle w:val="TableEntry"/>
            </w:pPr>
            <w:r w:rsidRPr="001F42D3">
              <w:t>9043</w:t>
            </w:r>
          </w:p>
        </w:tc>
        <w:tc>
          <w:tcPr>
            <w:tcW w:w="3870" w:type="dxa"/>
            <w:tcBorders>
              <w:top w:val="single" w:sz="4" w:space="0" w:color="auto"/>
              <w:left w:val="single" w:sz="4" w:space="0" w:color="auto"/>
              <w:bottom w:val="single" w:sz="4" w:space="0" w:color="auto"/>
              <w:right w:val="single" w:sz="4" w:space="0" w:color="auto"/>
            </w:tcBorders>
            <w:hideMark/>
          </w:tcPr>
          <w:p w14:paraId="47DAE681" w14:textId="77777777" w:rsidR="004D3918" w:rsidRPr="001F42D3" w:rsidRDefault="004D3918" w:rsidP="004D3918">
            <w:pPr>
              <w:pStyle w:val="TableEntry"/>
            </w:pPr>
            <w:r w:rsidRPr="001F42D3">
              <w:t>Medication does not support multistep</w:t>
            </w:r>
          </w:p>
        </w:tc>
        <w:tc>
          <w:tcPr>
            <w:tcW w:w="3960" w:type="dxa"/>
            <w:tcBorders>
              <w:top w:val="single" w:sz="4" w:space="0" w:color="auto"/>
              <w:left w:val="single" w:sz="4" w:space="0" w:color="auto"/>
              <w:bottom w:val="single" w:sz="4" w:space="0" w:color="auto"/>
              <w:right w:val="single" w:sz="4" w:space="0" w:color="auto"/>
            </w:tcBorders>
          </w:tcPr>
          <w:p w14:paraId="33C9B4E9" w14:textId="77777777" w:rsidR="004D3918" w:rsidRPr="001F42D3" w:rsidRDefault="004D3918" w:rsidP="004D3918">
            <w:pPr>
              <w:pStyle w:val="TableEntry"/>
            </w:pPr>
            <w:r w:rsidRPr="001F42D3">
              <w:t>Applies to multistep infusion only</w:t>
            </w:r>
          </w:p>
        </w:tc>
      </w:tr>
      <w:tr w:rsidR="004D3918" w:rsidRPr="001F42D3" w14:paraId="0280A961"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713B9592" w14:textId="77777777" w:rsidR="004D3918" w:rsidRPr="001F42D3" w:rsidRDefault="004D3918" w:rsidP="004D3918">
            <w:pPr>
              <w:pStyle w:val="TableEntry"/>
            </w:pPr>
            <w:r w:rsidRPr="001F42D3">
              <w:t>9044</w:t>
            </w:r>
          </w:p>
        </w:tc>
        <w:tc>
          <w:tcPr>
            <w:tcW w:w="3870" w:type="dxa"/>
            <w:tcBorders>
              <w:top w:val="single" w:sz="4" w:space="0" w:color="auto"/>
              <w:left w:val="single" w:sz="4" w:space="0" w:color="auto"/>
              <w:bottom w:val="single" w:sz="4" w:space="0" w:color="auto"/>
              <w:right w:val="single" w:sz="4" w:space="0" w:color="auto"/>
            </w:tcBorders>
            <w:hideMark/>
          </w:tcPr>
          <w:p w14:paraId="15E5F608" w14:textId="77777777" w:rsidR="004D3918" w:rsidRPr="001F42D3" w:rsidRDefault="004D3918" w:rsidP="004D3918">
            <w:pPr>
              <w:pStyle w:val="TableEntry"/>
            </w:pPr>
            <w:r w:rsidRPr="001F42D3">
              <w:t>Multistep order type is not supported</w:t>
            </w:r>
          </w:p>
        </w:tc>
        <w:tc>
          <w:tcPr>
            <w:tcW w:w="3960" w:type="dxa"/>
            <w:tcBorders>
              <w:top w:val="single" w:sz="4" w:space="0" w:color="auto"/>
              <w:left w:val="single" w:sz="4" w:space="0" w:color="auto"/>
              <w:bottom w:val="single" w:sz="4" w:space="0" w:color="auto"/>
              <w:right w:val="single" w:sz="4" w:space="0" w:color="auto"/>
            </w:tcBorders>
          </w:tcPr>
          <w:p w14:paraId="321C4B47" w14:textId="77777777" w:rsidR="004D3918" w:rsidRPr="001F42D3" w:rsidRDefault="004D3918" w:rsidP="004D3918">
            <w:pPr>
              <w:pStyle w:val="TableEntry"/>
            </w:pPr>
            <w:r w:rsidRPr="001F42D3">
              <w:t>Applies to multistep infusion only</w:t>
            </w:r>
          </w:p>
        </w:tc>
      </w:tr>
    </w:tbl>
    <w:p w14:paraId="2B19A9D5" w14:textId="77777777" w:rsidR="001A4392" w:rsidRPr="001F42D3" w:rsidRDefault="001A4392">
      <w:pPr>
        <w:pStyle w:val="BodyText"/>
      </w:pPr>
    </w:p>
    <w:p w14:paraId="1295165D" w14:textId="77777777" w:rsidR="00B11855" w:rsidRPr="001F42D3" w:rsidRDefault="003D003E" w:rsidP="001422D4">
      <w:pPr>
        <w:pStyle w:val="HL7Field"/>
        <w:ind w:hanging="2"/>
      </w:pPr>
      <w:r w:rsidRPr="001F42D3">
        <w:t>ERR-5   Application Error Code</w:t>
      </w:r>
    </w:p>
    <w:p w14:paraId="7C87BA49" w14:textId="5FACA518" w:rsidR="00B11855" w:rsidRPr="001F42D3" w:rsidRDefault="003D003E" w:rsidP="00DF61EC">
      <w:pPr>
        <w:pStyle w:val="HL7FieldIndent2"/>
        <w:ind w:left="0" w:hanging="2"/>
        <w:rPr>
          <w:noProof w:val="0"/>
        </w:rPr>
      </w:pPr>
      <w:r w:rsidRPr="001F42D3">
        <w:rPr>
          <w:noProof w:val="0"/>
        </w:rPr>
        <w:t xml:space="preserve">Application specific codes for infusion-related errors resulting from a </w:t>
      </w:r>
      <w:r w:rsidR="00647994" w:rsidRPr="001F42D3">
        <w:rPr>
          <w:noProof w:val="0"/>
        </w:rPr>
        <w:t>[PCD-03]</w:t>
      </w:r>
      <w:r w:rsidRPr="001F42D3">
        <w:rPr>
          <w:noProof w:val="0"/>
        </w:rPr>
        <w:t xml:space="preserve"> transaction, identifying the specific error that occurred, are given in the IHE PCD Application Error Table</w:t>
      </w:r>
      <w:r w:rsidR="00CB6BE2" w:rsidRPr="001F42D3">
        <w:rPr>
          <w:noProof w:val="0"/>
        </w:rPr>
        <w:t xml:space="preserve">. New codes may be added from time to time </w:t>
      </w:r>
      <w:r w:rsidR="009C3179" w:rsidRPr="001F42D3">
        <w:rPr>
          <w:noProof w:val="0"/>
        </w:rPr>
        <w:t>through</w:t>
      </w:r>
      <w:r w:rsidR="00CB6BE2" w:rsidRPr="001F42D3">
        <w:rPr>
          <w:noProof w:val="0"/>
        </w:rPr>
        <w:t xml:space="preserve"> the IHE Change Proposal Process</w:t>
      </w:r>
      <w:r w:rsidR="002E782A" w:rsidRPr="001F42D3">
        <w:rPr>
          <w:noProof w:val="0"/>
        </w:rPr>
        <w:t xml:space="preserve">. </w:t>
      </w:r>
      <w:r w:rsidR="00CB6BE2" w:rsidRPr="001F42D3">
        <w:rPr>
          <w:noProof w:val="0"/>
        </w:rPr>
        <w:t>T</w:t>
      </w:r>
      <w:r w:rsidRPr="001F42D3">
        <w:rPr>
          <w:noProof w:val="0"/>
        </w:rPr>
        <w:t>he IHE PCD website should be consulted for the latest approved table (</w:t>
      </w:r>
      <w:hyperlink r:id="rId61" w:history="1">
        <w:r w:rsidRPr="001F42D3">
          <w:rPr>
            <w:noProof w:val="0"/>
            <w:color w:val="0000FF"/>
            <w:u w:val="single" w:color="0000FF"/>
          </w:rPr>
          <w:t>http://wiki.ihe.net/index.php?title=PumpErrorCodes</w:t>
        </w:r>
      </w:hyperlink>
      <w:r w:rsidRPr="001F42D3">
        <w:rPr>
          <w:noProof w:val="0"/>
        </w:rPr>
        <w:t>).</w:t>
      </w:r>
    </w:p>
    <w:p w14:paraId="7E026DD0" w14:textId="77777777" w:rsidR="00B11855" w:rsidRPr="001F42D3" w:rsidRDefault="003D003E" w:rsidP="001422D4">
      <w:pPr>
        <w:pStyle w:val="HL7Field"/>
        <w:ind w:hanging="2"/>
      </w:pPr>
      <w:r w:rsidRPr="001F42D3">
        <w:t>ERR-6   Application Error Parameter</w:t>
      </w:r>
    </w:p>
    <w:p w14:paraId="3E3BC8F6" w14:textId="77777777" w:rsidR="00B11855" w:rsidRPr="001F42D3" w:rsidRDefault="003D003E" w:rsidP="00DF61EC">
      <w:pPr>
        <w:pStyle w:val="HL7FieldIndent2"/>
        <w:ind w:left="0" w:hanging="2"/>
        <w:rPr>
          <w:noProof w:val="0"/>
        </w:rPr>
      </w:pPr>
      <w:r w:rsidRPr="001F42D3">
        <w:rPr>
          <w:noProof w:val="0"/>
        </w:rPr>
        <w:t>Additional information to be used with application specific codes calling for the input of Parameter names or values as called for in the IHE PCD Application Error Table.</w:t>
      </w:r>
    </w:p>
    <w:p w14:paraId="16995DB6" w14:textId="4B93CB5E" w:rsidR="00B11855" w:rsidRPr="001F42D3" w:rsidRDefault="00800492" w:rsidP="00B34AEB">
      <w:pPr>
        <w:pStyle w:val="Heading2"/>
        <w:numPr>
          <w:ilvl w:val="0"/>
          <w:numId w:val="0"/>
        </w:numPr>
        <w:rPr>
          <w:noProof w:val="0"/>
        </w:rPr>
      </w:pPr>
      <w:bookmarkStart w:id="1845" w:name="_Toc401769856"/>
      <w:bookmarkStart w:id="1846" w:name="_Toc214889766"/>
      <w:r w:rsidRPr="001F42D3">
        <w:rPr>
          <w:noProof w:val="0"/>
        </w:rPr>
        <w:t xml:space="preserve">B.4 </w:t>
      </w:r>
      <w:r w:rsidR="003D003E" w:rsidRPr="001F42D3">
        <w:rPr>
          <w:noProof w:val="0"/>
        </w:rPr>
        <w:t>NTE - Notes and Comment Segment</w:t>
      </w:r>
      <w:bookmarkEnd w:id="1845"/>
      <w:bookmarkEnd w:id="1846"/>
    </w:p>
    <w:p w14:paraId="14ACC884" w14:textId="63AC8BEF" w:rsidR="00B11855" w:rsidRPr="001F42D3" w:rsidRDefault="006D613E" w:rsidP="00CB723D">
      <w:pPr>
        <w:pStyle w:val="BodyText"/>
      </w:pPr>
      <w:r w:rsidRPr="001F42D3">
        <w:t>HL7</w:t>
      </w:r>
      <w:r w:rsidR="00995105" w:rsidRPr="001F42D3">
        <w:t xml:space="preserve"> </w:t>
      </w:r>
      <w:r w:rsidR="003D003E" w:rsidRPr="001F42D3">
        <w:t>v2.6 : chapter 2 (2.4.10)</w:t>
      </w:r>
    </w:p>
    <w:p w14:paraId="439528AD" w14:textId="77777777" w:rsidR="00B11855" w:rsidRPr="001F42D3" w:rsidRDefault="003D003E" w:rsidP="00CB723D">
      <w:pPr>
        <w:pStyle w:val="BodyText"/>
      </w:pPr>
      <w:r w:rsidRPr="001F42D3">
        <w:t>This segment is used for sending notes and comments.</w:t>
      </w:r>
    </w:p>
    <w:p w14:paraId="4C463B94" w14:textId="7872C2C4" w:rsidR="00B11855" w:rsidRPr="001F42D3" w:rsidRDefault="003D003E" w:rsidP="00CB723D">
      <w:pPr>
        <w:pStyle w:val="BodyText"/>
      </w:pPr>
      <w:r w:rsidRPr="001F42D3">
        <w:t xml:space="preserve">The </w:t>
      </w:r>
      <w:r w:rsidR="006E73C1" w:rsidRPr="001F42D3">
        <w:t>IHE Devices Technical Framework</w:t>
      </w:r>
      <w:r w:rsidRPr="001F42D3">
        <w:t xml:space="preserve"> limits the use of this segment to only one purpose: to comment the observations and the orders. Therefore, in the messages of this Integration Profile, NTE segments appear only following either OBR or OBX segments.</w:t>
      </w:r>
    </w:p>
    <w:p w14:paraId="3D688897" w14:textId="77777777" w:rsidR="00B11855" w:rsidRPr="001F42D3" w:rsidRDefault="003D003E" w:rsidP="00CB723D">
      <w:pPr>
        <w:pStyle w:val="BodyText"/>
      </w:pPr>
      <w:r w:rsidRPr="001F42D3">
        <w:t xml:space="preserve">Information that can be coded in OBX segments or OBR segments shall not be sent in a NTE segment. </w:t>
      </w:r>
    </w:p>
    <w:p w14:paraId="6E4CCAF1" w14:textId="77777777" w:rsidR="00B11855" w:rsidRPr="001F42D3" w:rsidRDefault="003D003E" w:rsidP="00CB723D">
      <w:pPr>
        <w:pStyle w:val="BodyText"/>
      </w:pPr>
      <w:r w:rsidRPr="001F42D3">
        <w:t>Detail of the fields used by the NTE segment in the PCD Observation Message is given below.</w:t>
      </w:r>
    </w:p>
    <w:p w14:paraId="432CD55E" w14:textId="77777777" w:rsidR="00B11855" w:rsidRPr="001F42D3" w:rsidRDefault="003D003E" w:rsidP="00CF5627">
      <w:pPr>
        <w:pStyle w:val="TableTitle"/>
      </w:pPr>
      <w:r w:rsidRPr="001F42D3">
        <w:t>Table B.4-1: NTE - Notes and Comment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2"/>
        <w:gridCol w:w="990"/>
        <w:gridCol w:w="810"/>
        <w:gridCol w:w="967"/>
        <w:gridCol w:w="1119"/>
        <w:gridCol w:w="1000"/>
        <w:gridCol w:w="3366"/>
      </w:tblGrid>
      <w:tr w:rsidR="00C40FD5" w:rsidRPr="001F42D3" w14:paraId="7AD2EAB1" w14:textId="77777777" w:rsidTr="0034511D">
        <w:trPr>
          <w:cantSplit/>
          <w:tblHeader/>
          <w:jc w:val="center"/>
        </w:trPr>
        <w:tc>
          <w:tcPr>
            <w:tcW w:w="872" w:type="dxa"/>
            <w:shd w:val="clear" w:color="auto" w:fill="D9D9D9"/>
          </w:tcPr>
          <w:p w14:paraId="2A0248AC" w14:textId="77777777" w:rsidR="00B11855" w:rsidRPr="001F42D3" w:rsidRDefault="003D003E" w:rsidP="00FA3EC5">
            <w:pPr>
              <w:pStyle w:val="TableEntryHeader"/>
            </w:pPr>
            <w:r w:rsidRPr="001F42D3">
              <w:t>SEQ</w:t>
            </w:r>
          </w:p>
        </w:tc>
        <w:tc>
          <w:tcPr>
            <w:tcW w:w="990" w:type="dxa"/>
            <w:shd w:val="clear" w:color="auto" w:fill="D9D9D9"/>
          </w:tcPr>
          <w:p w14:paraId="34AAB9F0" w14:textId="77777777" w:rsidR="00B11855" w:rsidRPr="001F42D3" w:rsidRDefault="003D003E" w:rsidP="00FA3EC5">
            <w:pPr>
              <w:pStyle w:val="TableEntryHeader"/>
            </w:pPr>
            <w:r w:rsidRPr="001F42D3">
              <w:t>LEN</w:t>
            </w:r>
          </w:p>
        </w:tc>
        <w:tc>
          <w:tcPr>
            <w:tcW w:w="810" w:type="dxa"/>
            <w:shd w:val="clear" w:color="auto" w:fill="D9D9D9"/>
          </w:tcPr>
          <w:p w14:paraId="14AC02A8" w14:textId="77777777" w:rsidR="00B11855" w:rsidRPr="001F42D3" w:rsidRDefault="003D003E" w:rsidP="00FA3EC5">
            <w:pPr>
              <w:pStyle w:val="TableEntryHeader"/>
            </w:pPr>
            <w:r w:rsidRPr="001F42D3">
              <w:t>DT</w:t>
            </w:r>
          </w:p>
        </w:tc>
        <w:tc>
          <w:tcPr>
            <w:tcW w:w="967" w:type="dxa"/>
            <w:shd w:val="clear" w:color="auto" w:fill="D9D9D9"/>
          </w:tcPr>
          <w:p w14:paraId="25EEB209" w14:textId="77777777" w:rsidR="00B11855" w:rsidRPr="001F42D3" w:rsidRDefault="003D003E" w:rsidP="00FA3EC5">
            <w:pPr>
              <w:pStyle w:val="TableEntryHeader"/>
            </w:pPr>
            <w:r w:rsidRPr="001F42D3">
              <w:t>Usage</w:t>
            </w:r>
          </w:p>
        </w:tc>
        <w:tc>
          <w:tcPr>
            <w:tcW w:w="1119" w:type="dxa"/>
            <w:shd w:val="clear" w:color="auto" w:fill="D9D9D9"/>
          </w:tcPr>
          <w:p w14:paraId="5130D64A" w14:textId="77777777" w:rsidR="00B11855" w:rsidRPr="001F42D3" w:rsidRDefault="003D003E" w:rsidP="00FA3EC5">
            <w:pPr>
              <w:pStyle w:val="TableEntryHeader"/>
            </w:pPr>
            <w:r w:rsidRPr="001F42D3">
              <w:t>Card.</w:t>
            </w:r>
          </w:p>
        </w:tc>
        <w:tc>
          <w:tcPr>
            <w:tcW w:w="1000" w:type="dxa"/>
            <w:shd w:val="clear" w:color="auto" w:fill="D9D9D9"/>
          </w:tcPr>
          <w:p w14:paraId="5999B89C" w14:textId="77777777" w:rsidR="00B11855" w:rsidRPr="001F42D3" w:rsidRDefault="003D003E" w:rsidP="00FA3EC5">
            <w:pPr>
              <w:pStyle w:val="TableEntryHeader"/>
            </w:pPr>
            <w:r w:rsidRPr="001F42D3">
              <w:t>TBL#</w:t>
            </w:r>
          </w:p>
        </w:tc>
        <w:tc>
          <w:tcPr>
            <w:tcW w:w="3366" w:type="dxa"/>
            <w:shd w:val="clear" w:color="auto" w:fill="D9D9D9"/>
          </w:tcPr>
          <w:p w14:paraId="794C2FCE" w14:textId="77777777" w:rsidR="00B11855" w:rsidRPr="001F42D3" w:rsidRDefault="003D003E" w:rsidP="00FA3EC5">
            <w:pPr>
              <w:pStyle w:val="TableEntryHeader"/>
            </w:pPr>
            <w:r w:rsidRPr="001F42D3">
              <w:t>Element name</w:t>
            </w:r>
          </w:p>
        </w:tc>
      </w:tr>
      <w:tr w:rsidR="00C40FD5" w:rsidRPr="001F42D3" w14:paraId="76FBE19A" w14:textId="77777777" w:rsidTr="00EB7483">
        <w:trPr>
          <w:cantSplit/>
          <w:jc w:val="center"/>
        </w:trPr>
        <w:tc>
          <w:tcPr>
            <w:tcW w:w="872" w:type="dxa"/>
          </w:tcPr>
          <w:p w14:paraId="0882880F" w14:textId="77777777" w:rsidR="00B11855" w:rsidRPr="001F42D3" w:rsidRDefault="003D003E" w:rsidP="00FA3EC5">
            <w:pPr>
              <w:pStyle w:val="TableEntry"/>
            </w:pPr>
            <w:r w:rsidRPr="001F42D3">
              <w:t>1</w:t>
            </w:r>
          </w:p>
        </w:tc>
        <w:tc>
          <w:tcPr>
            <w:tcW w:w="990" w:type="dxa"/>
          </w:tcPr>
          <w:p w14:paraId="12AA4F64" w14:textId="77777777" w:rsidR="00B11855" w:rsidRPr="001F42D3" w:rsidRDefault="003D003E" w:rsidP="00FA3EC5">
            <w:pPr>
              <w:pStyle w:val="TableEntry"/>
            </w:pPr>
            <w:r w:rsidRPr="001F42D3">
              <w:t>4</w:t>
            </w:r>
          </w:p>
        </w:tc>
        <w:tc>
          <w:tcPr>
            <w:tcW w:w="810" w:type="dxa"/>
          </w:tcPr>
          <w:p w14:paraId="2AB45BB0" w14:textId="77777777" w:rsidR="00B11855" w:rsidRPr="001F42D3" w:rsidRDefault="003D003E" w:rsidP="00FA3EC5">
            <w:pPr>
              <w:pStyle w:val="TableEntry"/>
            </w:pPr>
            <w:r w:rsidRPr="001F42D3">
              <w:t>SI</w:t>
            </w:r>
          </w:p>
        </w:tc>
        <w:tc>
          <w:tcPr>
            <w:tcW w:w="967" w:type="dxa"/>
          </w:tcPr>
          <w:p w14:paraId="642E36CB" w14:textId="77777777" w:rsidR="00B11855" w:rsidRPr="001F42D3" w:rsidRDefault="003D003E" w:rsidP="00FA3EC5">
            <w:pPr>
              <w:pStyle w:val="TableEntry"/>
            </w:pPr>
            <w:r w:rsidRPr="001F42D3">
              <w:t>R</w:t>
            </w:r>
          </w:p>
        </w:tc>
        <w:tc>
          <w:tcPr>
            <w:tcW w:w="1119" w:type="dxa"/>
          </w:tcPr>
          <w:p w14:paraId="5BF8EB00" w14:textId="77777777" w:rsidR="00B11855" w:rsidRPr="001F42D3" w:rsidRDefault="003D003E" w:rsidP="00FA3EC5">
            <w:pPr>
              <w:pStyle w:val="TableEntry"/>
            </w:pPr>
            <w:r w:rsidRPr="001F42D3">
              <w:t>[1..1]</w:t>
            </w:r>
          </w:p>
        </w:tc>
        <w:tc>
          <w:tcPr>
            <w:tcW w:w="1000" w:type="dxa"/>
          </w:tcPr>
          <w:p w14:paraId="775C565C" w14:textId="77777777" w:rsidR="00B11855" w:rsidRPr="001F42D3" w:rsidRDefault="00B11855" w:rsidP="00FA3EC5">
            <w:pPr>
              <w:pStyle w:val="TableEntry"/>
            </w:pPr>
          </w:p>
        </w:tc>
        <w:tc>
          <w:tcPr>
            <w:tcW w:w="3366" w:type="dxa"/>
          </w:tcPr>
          <w:p w14:paraId="2C69EED3" w14:textId="77777777" w:rsidR="00B11855" w:rsidRPr="001F42D3" w:rsidRDefault="003D003E" w:rsidP="00FA3EC5">
            <w:pPr>
              <w:pStyle w:val="TableEntry"/>
            </w:pPr>
            <w:r w:rsidRPr="001F42D3">
              <w:t>Set ID – NTE</w:t>
            </w:r>
          </w:p>
        </w:tc>
      </w:tr>
      <w:tr w:rsidR="00C40FD5" w:rsidRPr="001F42D3" w14:paraId="17433841" w14:textId="77777777" w:rsidTr="00EB7483">
        <w:trPr>
          <w:cantSplit/>
          <w:jc w:val="center"/>
        </w:trPr>
        <w:tc>
          <w:tcPr>
            <w:tcW w:w="872" w:type="dxa"/>
          </w:tcPr>
          <w:p w14:paraId="380ABFB1" w14:textId="77777777" w:rsidR="00B11855" w:rsidRPr="001F42D3" w:rsidRDefault="003D003E" w:rsidP="00FA3EC5">
            <w:pPr>
              <w:pStyle w:val="TableEntry"/>
            </w:pPr>
            <w:r w:rsidRPr="001F42D3">
              <w:t>2</w:t>
            </w:r>
          </w:p>
        </w:tc>
        <w:tc>
          <w:tcPr>
            <w:tcW w:w="990" w:type="dxa"/>
          </w:tcPr>
          <w:p w14:paraId="0F68AEC3" w14:textId="77777777" w:rsidR="00B11855" w:rsidRPr="001F42D3" w:rsidRDefault="003D003E" w:rsidP="00FA3EC5">
            <w:pPr>
              <w:pStyle w:val="TableEntry"/>
            </w:pPr>
            <w:r w:rsidRPr="001F42D3">
              <w:t>8</w:t>
            </w:r>
          </w:p>
        </w:tc>
        <w:tc>
          <w:tcPr>
            <w:tcW w:w="810" w:type="dxa"/>
          </w:tcPr>
          <w:p w14:paraId="3E0530ED" w14:textId="77777777" w:rsidR="00B11855" w:rsidRPr="001F42D3" w:rsidRDefault="003D003E" w:rsidP="00FA3EC5">
            <w:pPr>
              <w:pStyle w:val="TableEntry"/>
            </w:pPr>
            <w:r w:rsidRPr="001F42D3">
              <w:t>ID</w:t>
            </w:r>
          </w:p>
        </w:tc>
        <w:tc>
          <w:tcPr>
            <w:tcW w:w="967" w:type="dxa"/>
          </w:tcPr>
          <w:p w14:paraId="6832D5E0" w14:textId="77777777" w:rsidR="00B11855" w:rsidRPr="001F42D3" w:rsidRDefault="003D003E" w:rsidP="00FA3EC5">
            <w:pPr>
              <w:pStyle w:val="TableEntry"/>
            </w:pPr>
            <w:r w:rsidRPr="001F42D3">
              <w:t>X</w:t>
            </w:r>
          </w:p>
        </w:tc>
        <w:tc>
          <w:tcPr>
            <w:tcW w:w="1119" w:type="dxa"/>
          </w:tcPr>
          <w:p w14:paraId="0143F428" w14:textId="77777777" w:rsidR="00B11855" w:rsidRPr="001F42D3" w:rsidRDefault="003D003E" w:rsidP="00FA3EC5">
            <w:pPr>
              <w:pStyle w:val="TableEntry"/>
            </w:pPr>
            <w:r w:rsidRPr="001F42D3">
              <w:t>[0..0]</w:t>
            </w:r>
          </w:p>
        </w:tc>
        <w:tc>
          <w:tcPr>
            <w:tcW w:w="1000" w:type="dxa"/>
          </w:tcPr>
          <w:p w14:paraId="26FA46B9" w14:textId="77777777" w:rsidR="00B11855" w:rsidRPr="001F42D3" w:rsidRDefault="00B11855" w:rsidP="00FA3EC5">
            <w:pPr>
              <w:pStyle w:val="TableEntry"/>
            </w:pPr>
          </w:p>
        </w:tc>
        <w:tc>
          <w:tcPr>
            <w:tcW w:w="3366" w:type="dxa"/>
          </w:tcPr>
          <w:p w14:paraId="6A77F6C8" w14:textId="77777777" w:rsidR="00B11855" w:rsidRPr="001F42D3" w:rsidRDefault="003D003E" w:rsidP="00FA3EC5">
            <w:pPr>
              <w:pStyle w:val="TableEntry"/>
            </w:pPr>
            <w:r w:rsidRPr="001F42D3">
              <w:t>Source of Comment</w:t>
            </w:r>
          </w:p>
        </w:tc>
      </w:tr>
      <w:tr w:rsidR="00C40FD5" w:rsidRPr="001F42D3" w14:paraId="31CC22D8" w14:textId="77777777" w:rsidTr="00EB7483">
        <w:trPr>
          <w:cantSplit/>
          <w:jc w:val="center"/>
        </w:trPr>
        <w:tc>
          <w:tcPr>
            <w:tcW w:w="872" w:type="dxa"/>
          </w:tcPr>
          <w:p w14:paraId="08D1CC77" w14:textId="77777777" w:rsidR="00B11855" w:rsidRPr="001F42D3" w:rsidRDefault="003D003E" w:rsidP="00FA3EC5">
            <w:pPr>
              <w:pStyle w:val="TableEntry"/>
            </w:pPr>
            <w:r w:rsidRPr="001F42D3">
              <w:t>3</w:t>
            </w:r>
          </w:p>
        </w:tc>
        <w:tc>
          <w:tcPr>
            <w:tcW w:w="990" w:type="dxa"/>
          </w:tcPr>
          <w:p w14:paraId="739DA334" w14:textId="77777777" w:rsidR="00B11855" w:rsidRPr="001F42D3" w:rsidRDefault="003D003E" w:rsidP="00FA3EC5">
            <w:pPr>
              <w:pStyle w:val="TableEntry"/>
            </w:pPr>
            <w:r w:rsidRPr="001F42D3">
              <w:t>65536</w:t>
            </w:r>
          </w:p>
        </w:tc>
        <w:tc>
          <w:tcPr>
            <w:tcW w:w="810" w:type="dxa"/>
          </w:tcPr>
          <w:p w14:paraId="018B0804" w14:textId="77777777" w:rsidR="00B11855" w:rsidRPr="001F42D3" w:rsidRDefault="003D003E" w:rsidP="00FA3EC5">
            <w:pPr>
              <w:pStyle w:val="TableEntry"/>
            </w:pPr>
            <w:r w:rsidRPr="001F42D3">
              <w:t>FT</w:t>
            </w:r>
          </w:p>
        </w:tc>
        <w:tc>
          <w:tcPr>
            <w:tcW w:w="967" w:type="dxa"/>
          </w:tcPr>
          <w:p w14:paraId="4DBF3A53" w14:textId="77777777" w:rsidR="00B11855" w:rsidRPr="001F42D3" w:rsidRDefault="003D003E" w:rsidP="00FA3EC5">
            <w:pPr>
              <w:pStyle w:val="TableEntry"/>
            </w:pPr>
            <w:r w:rsidRPr="001F42D3">
              <w:t>RE</w:t>
            </w:r>
          </w:p>
        </w:tc>
        <w:tc>
          <w:tcPr>
            <w:tcW w:w="1119" w:type="dxa"/>
          </w:tcPr>
          <w:p w14:paraId="3C2D56D3" w14:textId="77777777" w:rsidR="00B11855" w:rsidRPr="001F42D3" w:rsidRDefault="003D003E" w:rsidP="00FA3EC5">
            <w:pPr>
              <w:pStyle w:val="TableEntry"/>
            </w:pPr>
            <w:r w:rsidRPr="001F42D3">
              <w:t xml:space="preserve">[0..1] </w:t>
            </w:r>
          </w:p>
        </w:tc>
        <w:tc>
          <w:tcPr>
            <w:tcW w:w="1000" w:type="dxa"/>
          </w:tcPr>
          <w:p w14:paraId="3268A555" w14:textId="77777777" w:rsidR="00B11855" w:rsidRPr="001F42D3" w:rsidRDefault="00B11855" w:rsidP="00FA3EC5">
            <w:pPr>
              <w:pStyle w:val="TableEntry"/>
            </w:pPr>
          </w:p>
        </w:tc>
        <w:tc>
          <w:tcPr>
            <w:tcW w:w="3366" w:type="dxa"/>
          </w:tcPr>
          <w:p w14:paraId="739B8F0F" w14:textId="77777777" w:rsidR="00B11855" w:rsidRPr="001F42D3" w:rsidRDefault="003D003E" w:rsidP="00FA3EC5">
            <w:pPr>
              <w:pStyle w:val="TableEntry"/>
            </w:pPr>
            <w:r w:rsidRPr="001F42D3">
              <w:t>Comment</w:t>
            </w:r>
          </w:p>
        </w:tc>
      </w:tr>
      <w:tr w:rsidR="00C40FD5" w:rsidRPr="001F42D3" w14:paraId="5B7DA5FF" w14:textId="77777777" w:rsidTr="00EB7483">
        <w:trPr>
          <w:cantSplit/>
          <w:jc w:val="center"/>
        </w:trPr>
        <w:tc>
          <w:tcPr>
            <w:tcW w:w="872" w:type="dxa"/>
          </w:tcPr>
          <w:p w14:paraId="7F617DA0" w14:textId="77777777" w:rsidR="00B11855" w:rsidRPr="001F42D3" w:rsidRDefault="003D003E" w:rsidP="00FA3EC5">
            <w:pPr>
              <w:pStyle w:val="TableEntry"/>
            </w:pPr>
            <w:r w:rsidRPr="001F42D3">
              <w:t>4</w:t>
            </w:r>
          </w:p>
        </w:tc>
        <w:tc>
          <w:tcPr>
            <w:tcW w:w="990" w:type="dxa"/>
          </w:tcPr>
          <w:p w14:paraId="5A1D5610" w14:textId="77777777" w:rsidR="00B11855" w:rsidRPr="001F42D3" w:rsidRDefault="003D003E" w:rsidP="00FA3EC5">
            <w:pPr>
              <w:pStyle w:val="TableEntry"/>
            </w:pPr>
            <w:r w:rsidRPr="001F42D3">
              <w:t>705</w:t>
            </w:r>
          </w:p>
        </w:tc>
        <w:tc>
          <w:tcPr>
            <w:tcW w:w="810" w:type="dxa"/>
          </w:tcPr>
          <w:p w14:paraId="327B963B" w14:textId="77777777" w:rsidR="00B11855" w:rsidRPr="001F42D3" w:rsidRDefault="003D003E" w:rsidP="00FA3EC5">
            <w:pPr>
              <w:pStyle w:val="TableEntry"/>
            </w:pPr>
            <w:r w:rsidRPr="001F42D3">
              <w:t>CWE</w:t>
            </w:r>
          </w:p>
        </w:tc>
        <w:tc>
          <w:tcPr>
            <w:tcW w:w="967" w:type="dxa"/>
          </w:tcPr>
          <w:p w14:paraId="4A3F16EC" w14:textId="77777777" w:rsidR="00B11855" w:rsidRPr="001F42D3" w:rsidRDefault="003D003E" w:rsidP="00FA3EC5">
            <w:pPr>
              <w:pStyle w:val="TableEntry"/>
            </w:pPr>
            <w:r w:rsidRPr="001F42D3">
              <w:t>X</w:t>
            </w:r>
          </w:p>
        </w:tc>
        <w:tc>
          <w:tcPr>
            <w:tcW w:w="1119" w:type="dxa"/>
          </w:tcPr>
          <w:p w14:paraId="715F2C21" w14:textId="77777777" w:rsidR="00B11855" w:rsidRPr="001F42D3" w:rsidRDefault="003D003E" w:rsidP="00FA3EC5">
            <w:pPr>
              <w:pStyle w:val="TableEntry"/>
            </w:pPr>
            <w:r w:rsidRPr="001F42D3">
              <w:t>[0..0]</w:t>
            </w:r>
          </w:p>
        </w:tc>
        <w:tc>
          <w:tcPr>
            <w:tcW w:w="1000" w:type="dxa"/>
          </w:tcPr>
          <w:p w14:paraId="6B2CEA5E" w14:textId="77777777" w:rsidR="00B11855" w:rsidRPr="001F42D3" w:rsidRDefault="00B11855" w:rsidP="00FA3EC5">
            <w:pPr>
              <w:pStyle w:val="TableEntry"/>
            </w:pPr>
          </w:p>
        </w:tc>
        <w:tc>
          <w:tcPr>
            <w:tcW w:w="3366" w:type="dxa"/>
          </w:tcPr>
          <w:p w14:paraId="35280612" w14:textId="77777777" w:rsidR="00B11855" w:rsidRPr="001F42D3" w:rsidRDefault="003D003E" w:rsidP="00FA3EC5">
            <w:pPr>
              <w:pStyle w:val="TableEntry"/>
            </w:pPr>
            <w:r w:rsidRPr="001F42D3">
              <w:t>Comment Type</w:t>
            </w:r>
          </w:p>
        </w:tc>
      </w:tr>
      <w:tr w:rsidR="00C40FD5" w:rsidRPr="001F42D3" w14:paraId="3C3AE9C2" w14:textId="77777777" w:rsidTr="00EB7483">
        <w:trPr>
          <w:cantSplit/>
          <w:jc w:val="center"/>
        </w:trPr>
        <w:tc>
          <w:tcPr>
            <w:tcW w:w="872" w:type="dxa"/>
          </w:tcPr>
          <w:p w14:paraId="7E561015" w14:textId="77777777" w:rsidR="00B11855" w:rsidRPr="001F42D3" w:rsidRDefault="003D003E" w:rsidP="00FA3EC5">
            <w:pPr>
              <w:pStyle w:val="TableEntry"/>
            </w:pPr>
            <w:r w:rsidRPr="001F42D3">
              <w:t>5</w:t>
            </w:r>
          </w:p>
        </w:tc>
        <w:tc>
          <w:tcPr>
            <w:tcW w:w="990" w:type="dxa"/>
          </w:tcPr>
          <w:p w14:paraId="46B3FDC6" w14:textId="77777777" w:rsidR="00B11855" w:rsidRPr="001F42D3" w:rsidRDefault="003D003E" w:rsidP="00FA3EC5">
            <w:pPr>
              <w:pStyle w:val="TableEntry"/>
            </w:pPr>
            <w:r w:rsidRPr="001F42D3">
              <w:t>3220</w:t>
            </w:r>
          </w:p>
        </w:tc>
        <w:tc>
          <w:tcPr>
            <w:tcW w:w="810" w:type="dxa"/>
          </w:tcPr>
          <w:p w14:paraId="021B706C" w14:textId="77777777" w:rsidR="00B11855" w:rsidRPr="001F42D3" w:rsidRDefault="003D003E" w:rsidP="00FA3EC5">
            <w:pPr>
              <w:pStyle w:val="TableEntry"/>
            </w:pPr>
            <w:r w:rsidRPr="001F42D3">
              <w:t>XCN</w:t>
            </w:r>
          </w:p>
        </w:tc>
        <w:tc>
          <w:tcPr>
            <w:tcW w:w="967" w:type="dxa"/>
          </w:tcPr>
          <w:p w14:paraId="71B48A64" w14:textId="77777777" w:rsidR="00B11855" w:rsidRPr="001F42D3" w:rsidRDefault="003D003E" w:rsidP="00FA3EC5">
            <w:pPr>
              <w:pStyle w:val="TableEntry"/>
            </w:pPr>
            <w:r w:rsidRPr="001F42D3">
              <w:t>X</w:t>
            </w:r>
          </w:p>
        </w:tc>
        <w:tc>
          <w:tcPr>
            <w:tcW w:w="1119" w:type="dxa"/>
          </w:tcPr>
          <w:p w14:paraId="362E1026" w14:textId="77777777" w:rsidR="00B11855" w:rsidRPr="001F42D3" w:rsidRDefault="003D003E" w:rsidP="00FA3EC5">
            <w:pPr>
              <w:pStyle w:val="TableEntry"/>
            </w:pPr>
            <w:r w:rsidRPr="001F42D3">
              <w:t>[0..0]</w:t>
            </w:r>
          </w:p>
        </w:tc>
        <w:tc>
          <w:tcPr>
            <w:tcW w:w="1000" w:type="dxa"/>
          </w:tcPr>
          <w:p w14:paraId="202E48EA" w14:textId="77777777" w:rsidR="00B11855" w:rsidRPr="001F42D3" w:rsidRDefault="00B11855" w:rsidP="00FA3EC5">
            <w:pPr>
              <w:pStyle w:val="TableEntry"/>
            </w:pPr>
          </w:p>
        </w:tc>
        <w:tc>
          <w:tcPr>
            <w:tcW w:w="3366" w:type="dxa"/>
          </w:tcPr>
          <w:p w14:paraId="2AAFFAF2" w14:textId="77777777" w:rsidR="00B11855" w:rsidRPr="001F42D3" w:rsidRDefault="003D003E" w:rsidP="00FA3EC5">
            <w:pPr>
              <w:pStyle w:val="TableEntry"/>
            </w:pPr>
            <w:r w:rsidRPr="001F42D3">
              <w:t>Entered by</w:t>
            </w:r>
          </w:p>
        </w:tc>
      </w:tr>
      <w:tr w:rsidR="00C40FD5" w:rsidRPr="001F42D3" w14:paraId="257794FB" w14:textId="77777777" w:rsidTr="00EB7483">
        <w:trPr>
          <w:cantSplit/>
          <w:jc w:val="center"/>
        </w:trPr>
        <w:tc>
          <w:tcPr>
            <w:tcW w:w="872" w:type="dxa"/>
          </w:tcPr>
          <w:p w14:paraId="3B269B22" w14:textId="77777777" w:rsidR="00B11855" w:rsidRPr="001F42D3" w:rsidRDefault="003D003E" w:rsidP="00FA3EC5">
            <w:pPr>
              <w:pStyle w:val="TableEntry"/>
            </w:pPr>
            <w:r w:rsidRPr="001F42D3">
              <w:t>6</w:t>
            </w:r>
          </w:p>
        </w:tc>
        <w:tc>
          <w:tcPr>
            <w:tcW w:w="990" w:type="dxa"/>
          </w:tcPr>
          <w:p w14:paraId="531A3128" w14:textId="77777777" w:rsidR="00B11855" w:rsidRPr="001F42D3" w:rsidRDefault="003D003E" w:rsidP="00FA3EC5">
            <w:pPr>
              <w:pStyle w:val="TableEntry"/>
            </w:pPr>
            <w:r w:rsidRPr="001F42D3">
              <w:t>24</w:t>
            </w:r>
          </w:p>
        </w:tc>
        <w:tc>
          <w:tcPr>
            <w:tcW w:w="810" w:type="dxa"/>
          </w:tcPr>
          <w:p w14:paraId="2EDCA226" w14:textId="77777777" w:rsidR="00B11855" w:rsidRPr="001F42D3" w:rsidRDefault="003D003E" w:rsidP="00FA3EC5">
            <w:pPr>
              <w:pStyle w:val="TableEntry"/>
            </w:pPr>
            <w:r w:rsidRPr="001F42D3">
              <w:t>DTM</w:t>
            </w:r>
          </w:p>
        </w:tc>
        <w:tc>
          <w:tcPr>
            <w:tcW w:w="967" w:type="dxa"/>
          </w:tcPr>
          <w:p w14:paraId="614564BE" w14:textId="77777777" w:rsidR="00B11855" w:rsidRPr="001F42D3" w:rsidRDefault="003D003E" w:rsidP="00FA3EC5">
            <w:pPr>
              <w:pStyle w:val="TableEntry"/>
            </w:pPr>
            <w:r w:rsidRPr="001F42D3">
              <w:t>X</w:t>
            </w:r>
          </w:p>
        </w:tc>
        <w:tc>
          <w:tcPr>
            <w:tcW w:w="1119" w:type="dxa"/>
          </w:tcPr>
          <w:p w14:paraId="3E36BE2A" w14:textId="77777777" w:rsidR="00B11855" w:rsidRPr="001F42D3" w:rsidRDefault="003D003E" w:rsidP="00FA3EC5">
            <w:pPr>
              <w:pStyle w:val="TableEntry"/>
            </w:pPr>
            <w:r w:rsidRPr="001F42D3">
              <w:t>[0..0]</w:t>
            </w:r>
          </w:p>
        </w:tc>
        <w:tc>
          <w:tcPr>
            <w:tcW w:w="1000" w:type="dxa"/>
          </w:tcPr>
          <w:p w14:paraId="552A35BC" w14:textId="77777777" w:rsidR="00B11855" w:rsidRPr="001F42D3" w:rsidRDefault="00B11855" w:rsidP="00FA3EC5">
            <w:pPr>
              <w:pStyle w:val="TableEntry"/>
            </w:pPr>
          </w:p>
        </w:tc>
        <w:tc>
          <w:tcPr>
            <w:tcW w:w="3366" w:type="dxa"/>
          </w:tcPr>
          <w:p w14:paraId="4F5C5D64" w14:textId="77777777" w:rsidR="00B11855" w:rsidRPr="001F42D3" w:rsidRDefault="003D003E" w:rsidP="00FA3EC5">
            <w:pPr>
              <w:pStyle w:val="TableEntry"/>
            </w:pPr>
            <w:r w:rsidRPr="001F42D3">
              <w:t>Entered Date/Time</w:t>
            </w:r>
          </w:p>
        </w:tc>
      </w:tr>
      <w:tr w:rsidR="00C40FD5" w:rsidRPr="001F42D3" w14:paraId="4E97149C" w14:textId="77777777" w:rsidTr="00EB7483">
        <w:trPr>
          <w:cantSplit/>
          <w:jc w:val="center"/>
        </w:trPr>
        <w:tc>
          <w:tcPr>
            <w:tcW w:w="872" w:type="dxa"/>
          </w:tcPr>
          <w:p w14:paraId="779B17E1" w14:textId="77777777" w:rsidR="00B11855" w:rsidRPr="001F42D3" w:rsidRDefault="003D003E" w:rsidP="00FA3EC5">
            <w:pPr>
              <w:pStyle w:val="TableEntry"/>
            </w:pPr>
            <w:r w:rsidRPr="001F42D3">
              <w:lastRenderedPageBreak/>
              <w:t>7</w:t>
            </w:r>
          </w:p>
        </w:tc>
        <w:tc>
          <w:tcPr>
            <w:tcW w:w="990" w:type="dxa"/>
          </w:tcPr>
          <w:p w14:paraId="13F00382" w14:textId="77777777" w:rsidR="00B11855" w:rsidRPr="001F42D3" w:rsidRDefault="003D003E" w:rsidP="00FA3EC5">
            <w:pPr>
              <w:pStyle w:val="TableEntry"/>
            </w:pPr>
            <w:r w:rsidRPr="001F42D3">
              <w:t>24</w:t>
            </w:r>
          </w:p>
        </w:tc>
        <w:tc>
          <w:tcPr>
            <w:tcW w:w="810" w:type="dxa"/>
          </w:tcPr>
          <w:p w14:paraId="79C353EF" w14:textId="77777777" w:rsidR="00B11855" w:rsidRPr="001F42D3" w:rsidRDefault="003D003E" w:rsidP="00FA3EC5">
            <w:pPr>
              <w:pStyle w:val="TableEntry"/>
            </w:pPr>
            <w:r w:rsidRPr="001F42D3">
              <w:t>DTM</w:t>
            </w:r>
          </w:p>
        </w:tc>
        <w:tc>
          <w:tcPr>
            <w:tcW w:w="967" w:type="dxa"/>
          </w:tcPr>
          <w:p w14:paraId="5578037D" w14:textId="77777777" w:rsidR="00B11855" w:rsidRPr="001F42D3" w:rsidRDefault="003D003E" w:rsidP="00FA3EC5">
            <w:pPr>
              <w:pStyle w:val="TableEntry"/>
            </w:pPr>
            <w:r w:rsidRPr="001F42D3">
              <w:t>X</w:t>
            </w:r>
          </w:p>
        </w:tc>
        <w:tc>
          <w:tcPr>
            <w:tcW w:w="1119" w:type="dxa"/>
          </w:tcPr>
          <w:p w14:paraId="782AC26D" w14:textId="77777777" w:rsidR="00B11855" w:rsidRPr="001F42D3" w:rsidRDefault="003D003E" w:rsidP="00FA3EC5">
            <w:pPr>
              <w:pStyle w:val="TableEntry"/>
            </w:pPr>
            <w:r w:rsidRPr="001F42D3">
              <w:t>[0..0]</w:t>
            </w:r>
          </w:p>
        </w:tc>
        <w:tc>
          <w:tcPr>
            <w:tcW w:w="1000" w:type="dxa"/>
          </w:tcPr>
          <w:p w14:paraId="1B71BEA5" w14:textId="77777777" w:rsidR="00B11855" w:rsidRPr="001F42D3" w:rsidRDefault="00B11855" w:rsidP="00FA3EC5">
            <w:pPr>
              <w:pStyle w:val="TableEntry"/>
            </w:pPr>
          </w:p>
        </w:tc>
        <w:tc>
          <w:tcPr>
            <w:tcW w:w="3366" w:type="dxa"/>
          </w:tcPr>
          <w:p w14:paraId="75AB7AE8" w14:textId="77777777" w:rsidR="00B11855" w:rsidRPr="001F42D3" w:rsidRDefault="003D003E" w:rsidP="00FA3EC5">
            <w:pPr>
              <w:pStyle w:val="TableEntry"/>
            </w:pPr>
            <w:r w:rsidRPr="001F42D3">
              <w:t>Expiration Date</w:t>
            </w:r>
          </w:p>
        </w:tc>
      </w:tr>
    </w:tbl>
    <w:p w14:paraId="03B828B6" w14:textId="77777777" w:rsidR="00B11855" w:rsidRPr="001F42D3" w:rsidRDefault="003D003E" w:rsidP="001422D4">
      <w:pPr>
        <w:pStyle w:val="HL7Field"/>
        <w:ind w:hanging="2"/>
      </w:pPr>
      <w:r w:rsidRPr="001F42D3">
        <w:t>NTE-1   Set ID</w:t>
      </w:r>
    </w:p>
    <w:p w14:paraId="4AFE8ABC" w14:textId="77777777" w:rsidR="00B11855" w:rsidRPr="001F42D3" w:rsidRDefault="003D003E" w:rsidP="00DF61EC">
      <w:pPr>
        <w:pStyle w:val="HL7FieldIndent2"/>
        <w:ind w:left="0" w:hanging="2"/>
        <w:rPr>
          <w:noProof w:val="0"/>
        </w:rPr>
      </w:pPr>
      <w:r w:rsidRPr="001F42D3">
        <w:rPr>
          <w:noProof w:val="0"/>
        </w:rPr>
        <w:t>This field may be used where multiple NTE segments are used in a message. Their numbering must be described in the application message definition.</w:t>
      </w:r>
    </w:p>
    <w:p w14:paraId="221D261D" w14:textId="77777777" w:rsidR="00B11855" w:rsidRPr="001F42D3" w:rsidRDefault="003D003E" w:rsidP="001422D4">
      <w:pPr>
        <w:pStyle w:val="HL7Field"/>
        <w:ind w:hanging="2"/>
      </w:pPr>
      <w:r w:rsidRPr="001F42D3">
        <w:t xml:space="preserve">NTE-3   Comment </w:t>
      </w:r>
    </w:p>
    <w:p w14:paraId="534BFBE1" w14:textId="77777777" w:rsidR="00B11855" w:rsidRPr="001F42D3" w:rsidRDefault="003D003E" w:rsidP="00DF61EC">
      <w:pPr>
        <w:pStyle w:val="HL7FieldIndent2"/>
        <w:ind w:left="0" w:hanging="2"/>
        <w:rPr>
          <w:noProof w:val="0"/>
        </w:rPr>
      </w:pPr>
      <w:r w:rsidRPr="001F42D3">
        <w:rPr>
          <w:noProof w:val="0"/>
        </w:rPr>
        <w:t>This field contains the text of the comment. This text may be formatted. In order to delete an existing comment, the field shall contain empty quotation marks: "“.</w:t>
      </w:r>
    </w:p>
    <w:p w14:paraId="250ABC4F" w14:textId="77777777" w:rsidR="00B11855" w:rsidRPr="001F42D3" w:rsidRDefault="003D003E" w:rsidP="00DF61EC">
      <w:pPr>
        <w:pStyle w:val="HL7FieldIndent2"/>
        <w:ind w:left="0" w:hanging="2"/>
        <w:rPr>
          <w:noProof w:val="0"/>
        </w:rPr>
      </w:pPr>
      <w:r w:rsidRPr="001F42D3">
        <w:rPr>
          <w:noProof w:val="0"/>
        </w:rPr>
        <w:t>Comment text of identical type and source shall be included in the same occurrence of an NTE segment, and not be split over multiple segments.</w:t>
      </w:r>
    </w:p>
    <w:p w14:paraId="27E6E6D0" w14:textId="77777777" w:rsidR="00B11855" w:rsidRPr="001F42D3" w:rsidRDefault="003D003E" w:rsidP="00CF5627">
      <w:pPr>
        <w:pStyle w:val="BodyText"/>
      </w:pPr>
      <w:r w:rsidRPr="001F42D3">
        <w:rPr>
          <w:b/>
          <w:bCs/>
        </w:rPr>
        <w:t>NTE Notes and Comment Segment in PCD-04 Message</w:t>
      </w:r>
    </w:p>
    <w:p w14:paraId="6031714F" w14:textId="3F650253" w:rsidR="007978F7" w:rsidRPr="001F42D3" w:rsidRDefault="007978F7" w:rsidP="00DF61EC">
      <w:pPr>
        <w:pStyle w:val="HL7FieldIndent2"/>
        <w:ind w:left="0" w:hanging="2"/>
        <w:rPr>
          <w:noProof w:val="0"/>
        </w:rPr>
      </w:pPr>
      <w:r w:rsidRPr="001F42D3">
        <w:rPr>
          <w:noProof w:val="0"/>
        </w:rPr>
        <w:t xml:space="preserve">By site-specific agreement between implementers of the </w:t>
      </w:r>
      <w:r w:rsidR="009E2B46" w:rsidRPr="001F42D3">
        <w:rPr>
          <w:noProof w:val="0"/>
        </w:rPr>
        <w:t>Alert Reporter</w:t>
      </w:r>
      <w:r w:rsidRPr="001F42D3">
        <w:rPr>
          <w:noProof w:val="0"/>
        </w:rPr>
        <w:t xml:space="preserve"> and </w:t>
      </w:r>
      <w:r w:rsidR="009E2B46" w:rsidRPr="001F42D3">
        <w:rPr>
          <w:noProof w:val="0"/>
        </w:rPr>
        <w:t>Alert Manager</w:t>
      </w:r>
      <w:r w:rsidRPr="001F42D3">
        <w:rPr>
          <w:noProof w:val="0"/>
        </w:rPr>
        <w:t xml:space="preserve"> </w:t>
      </w:r>
      <w:r w:rsidR="00B054A1" w:rsidRPr="001F42D3">
        <w:rPr>
          <w:noProof w:val="0"/>
        </w:rPr>
        <w:t>A</w:t>
      </w:r>
      <w:r w:rsidRPr="001F42D3">
        <w:rPr>
          <w:noProof w:val="0"/>
        </w:rPr>
        <w:t xml:space="preserve">ctors, additional information not provided for in other segments may be included in the NTE Notes and Comment segments. Site or system specific indications are optionally passed in this manner to the </w:t>
      </w:r>
      <w:r w:rsidR="009E2B46" w:rsidRPr="001F42D3">
        <w:rPr>
          <w:noProof w:val="0"/>
        </w:rPr>
        <w:t>Alert Manager</w:t>
      </w:r>
      <w:r w:rsidRPr="001F42D3">
        <w:rPr>
          <w:noProof w:val="0"/>
        </w:rPr>
        <w:t xml:space="preserve"> for us by its message dispatching logic, or to pass additional information through the </w:t>
      </w:r>
      <w:r w:rsidR="009E2B46" w:rsidRPr="001F42D3">
        <w:rPr>
          <w:noProof w:val="0"/>
        </w:rPr>
        <w:t>Alert Manager</w:t>
      </w:r>
      <w:r w:rsidRPr="001F42D3">
        <w:rPr>
          <w:noProof w:val="0"/>
        </w:rPr>
        <w:t xml:space="preserve"> to the </w:t>
      </w:r>
      <w:r w:rsidR="00916BBE" w:rsidRPr="001F42D3">
        <w:rPr>
          <w:noProof w:val="0"/>
        </w:rPr>
        <w:t>Alert Communicator</w:t>
      </w:r>
      <w:r w:rsidRPr="001F42D3">
        <w:rPr>
          <w:noProof w:val="0"/>
        </w:rPr>
        <w:t xml:space="preserve"> to communications endpoints.</w:t>
      </w:r>
    </w:p>
    <w:p w14:paraId="63D4C2EE" w14:textId="7D4669C6" w:rsidR="00B11855" w:rsidRPr="001F42D3" w:rsidRDefault="003D003E" w:rsidP="00DF61EC">
      <w:pPr>
        <w:pStyle w:val="HL7FieldIndent2"/>
        <w:ind w:left="0" w:hanging="2"/>
        <w:rPr>
          <w:noProof w:val="0"/>
        </w:rPr>
      </w:pPr>
      <w:r w:rsidRPr="001F42D3">
        <w:rPr>
          <w:noProof w:val="0"/>
        </w:rPr>
        <w:t xml:space="preserve">Optional ad-hoc annotation text to be included in the alert notification text message sent from the ACM </w:t>
      </w:r>
      <w:r w:rsidR="009E2B46" w:rsidRPr="001F42D3">
        <w:rPr>
          <w:noProof w:val="0"/>
        </w:rPr>
        <w:t>Alert Manager</w:t>
      </w:r>
      <w:r w:rsidRPr="001F42D3">
        <w:rPr>
          <w:noProof w:val="0"/>
        </w:rPr>
        <w:t xml:space="preserve"> to the ACM </w:t>
      </w:r>
      <w:r w:rsidR="00916BBE" w:rsidRPr="001F42D3">
        <w:rPr>
          <w:noProof w:val="0"/>
        </w:rPr>
        <w:t>Alert Communicator</w:t>
      </w:r>
      <w:r w:rsidRPr="001F42D3">
        <w:rPr>
          <w:noProof w:val="0"/>
        </w:rPr>
        <w:t xml:space="preserve"> is to be included in an occurrence of an NTE segment in association with the OBX segment which identifies the alert indication</w:t>
      </w:r>
      <w:r w:rsidR="00CA3A2C" w:rsidRPr="001F42D3">
        <w:rPr>
          <w:noProof w:val="0"/>
        </w:rPr>
        <w:t xml:space="preserve">. </w:t>
      </w:r>
      <w:r w:rsidRPr="001F42D3">
        <w:rPr>
          <w:noProof w:val="0"/>
        </w:rPr>
        <w:t>This text doesn’t replace any alert notification text synthesized by the ACM AM</w:t>
      </w:r>
      <w:r w:rsidR="00E20D3D" w:rsidRPr="001F42D3">
        <w:rPr>
          <w:noProof w:val="0"/>
        </w:rPr>
        <w:t xml:space="preserve"> </w:t>
      </w:r>
      <w:r w:rsidRPr="001F42D3">
        <w:rPr>
          <w:noProof w:val="0"/>
        </w:rPr>
        <w:t xml:space="preserve">from alert data provided to the ACM </w:t>
      </w:r>
      <w:r w:rsidR="009E2B46" w:rsidRPr="001F42D3">
        <w:rPr>
          <w:noProof w:val="0"/>
        </w:rPr>
        <w:t>Alert Manager</w:t>
      </w:r>
      <w:r w:rsidRPr="001F42D3">
        <w:rPr>
          <w:noProof w:val="0"/>
        </w:rPr>
        <w:t xml:space="preserve"> by the </w:t>
      </w:r>
      <w:r w:rsidR="00647994" w:rsidRPr="001F42D3">
        <w:rPr>
          <w:noProof w:val="0"/>
        </w:rPr>
        <w:t>Report Alert PCD-04</w:t>
      </w:r>
      <w:r w:rsidRPr="001F42D3">
        <w:rPr>
          <w:noProof w:val="0"/>
        </w:rPr>
        <w:t xml:space="preserve"> message.</w:t>
      </w:r>
    </w:p>
    <w:p w14:paraId="6790085A" w14:textId="62C0F426" w:rsidR="00B11855" w:rsidRPr="001F42D3" w:rsidRDefault="003D003E" w:rsidP="00CF5627">
      <w:pPr>
        <w:pStyle w:val="TableTitle"/>
      </w:pPr>
      <w:r w:rsidRPr="001F42D3">
        <w:t xml:space="preserve">Table </w:t>
      </w:r>
      <w:r w:rsidR="00E86B15" w:rsidRPr="001F42D3">
        <w:t>B.4-2</w:t>
      </w:r>
      <w:r w:rsidRPr="001F42D3">
        <w:t xml:space="preserve">: </w:t>
      </w:r>
      <w:r w:rsidR="006D613E" w:rsidRPr="001F42D3">
        <w:t>HL7</w:t>
      </w:r>
      <w:r w:rsidR="00995105" w:rsidRPr="001F42D3">
        <w:t xml:space="preserve"> </w:t>
      </w:r>
      <w:r w:rsidRPr="001F42D3">
        <w:t>Attribute Table – NTE – Notes and Comment</w:t>
      </w:r>
    </w:p>
    <w:tbl>
      <w:tblPr>
        <w:tblW w:w="8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884"/>
        <w:gridCol w:w="696"/>
        <w:gridCol w:w="827"/>
        <w:gridCol w:w="840"/>
        <w:gridCol w:w="934"/>
        <w:gridCol w:w="3650"/>
      </w:tblGrid>
      <w:tr w:rsidR="00C40FD5" w:rsidRPr="001F42D3" w14:paraId="46E0932C" w14:textId="77777777" w:rsidTr="0034511D">
        <w:trPr>
          <w:cantSplit/>
          <w:jc w:val="center"/>
        </w:trPr>
        <w:tc>
          <w:tcPr>
            <w:tcW w:w="814" w:type="dxa"/>
            <w:shd w:val="clear" w:color="auto" w:fill="D9D9D9"/>
          </w:tcPr>
          <w:p w14:paraId="1B9D4DF9" w14:textId="77777777" w:rsidR="00B11855" w:rsidRPr="001F42D3" w:rsidRDefault="003D003E" w:rsidP="00FA3EC5">
            <w:pPr>
              <w:pStyle w:val="TableEntryHeader"/>
            </w:pPr>
            <w:r w:rsidRPr="001F42D3">
              <w:t>SEQ</w:t>
            </w:r>
          </w:p>
        </w:tc>
        <w:tc>
          <w:tcPr>
            <w:tcW w:w="884" w:type="dxa"/>
            <w:shd w:val="clear" w:color="auto" w:fill="D9D9D9"/>
          </w:tcPr>
          <w:p w14:paraId="7CC504CC" w14:textId="77777777" w:rsidR="00B11855" w:rsidRPr="001F42D3" w:rsidRDefault="003D003E" w:rsidP="00FA3EC5">
            <w:pPr>
              <w:pStyle w:val="TableEntryHeader"/>
            </w:pPr>
            <w:r w:rsidRPr="001F42D3">
              <w:t>LEN</w:t>
            </w:r>
          </w:p>
        </w:tc>
        <w:tc>
          <w:tcPr>
            <w:tcW w:w="696" w:type="dxa"/>
            <w:shd w:val="clear" w:color="auto" w:fill="D9D9D9"/>
          </w:tcPr>
          <w:p w14:paraId="2D5600EB" w14:textId="77777777" w:rsidR="00B11855" w:rsidRPr="001F42D3" w:rsidRDefault="003D003E" w:rsidP="00FA3EC5">
            <w:pPr>
              <w:pStyle w:val="TableEntryHeader"/>
            </w:pPr>
            <w:r w:rsidRPr="001F42D3">
              <w:t>DT</w:t>
            </w:r>
          </w:p>
        </w:tc>
        <w:tc>
          <w:tcPr>
            <w:tcW w:w="827" w:type="dxa"/>
            <w:shd w:val="clear" w:color="auto" w:fill="D9D9D9"/>
          </w:tcPr>
          <w:p w14:paraId="576E061F" w14:textId="77777777" w:rsidR="00B11855" w:rsidRPr="001F42D3" w:rsidRDefault="003D003E" w:rsidP="00FA3EC5">
            <w:pPr>
              <w:pStyle w:val="TableEntryHeader"/>
            </w:pPr>
            <w:r w:rsidRPr="001F42D3">
              <w:t>OPT</w:t>
            </w:r>
          </w:p>
        </w:tc>
        <w:tc>
          <w:tcPr>
            <w:tcW w:w="840" w:type="dxa"/>
            <w:shd w:val="clear" w:color="auto" w:fill="D9D9D9"/>
          </w:tcPr>
          <w:p w14:paraId="32EDA96E" w14:textId="77777777" w:rsidR="00B11855" w:rsidRPr="001F42D3" w:rsidRDefault="003D003E" w:rsidP="00FA3EC5">
            <w:pPr>
              <w:pStyle w:val="TableEntryHeader"/>
            </w:pPr>
            <w:r w:rsidRPr="001F42D3">
              <w:t>RP/#</w:t>
            </w:r>
          </w:p>
        </w:tc>
        <w:tc>
          <w:tcPr>
            <w:tcW w:w="934" w:type="dxa"/>
            <w:shd w:val="clear" w:color="auto" w:fill="D9D9D9"/>
          </w:tcPr>
          <w:p w14:paraId="6289B674" w14:textId="77777777" w:rsidR="00B11855" w:rsidRPr="001F42D3" w:rsidRDefault="003D003E" w:rsidP="00FA3EC5">
            <w:pPr>
              <w:pStyle w:val="TableEntryHeader"/>
            </w:pPr>
            <w:r w:rsidRPr="001F42D3">
              <w:t>TBL#</w:t>
            </w:r>
          </w:p>
        </w:tc>
        <w:tc>
          <w:tcPr>
            <w:tcW w:w="3650" w:type="dxa"/>
            <w:shd w:val="clear" w:color="auto" w:fill="D9D9D9"/>
          </w:tcPr>
          <w:p w14:paraId="582963A5" w14:textId="77777777" w:rsidR="00B11855" w:rsidRPr="001F42D3" w:rsidRDefault="003D003E" w:rsidP="00FA3EC5">
            <w:pPr>
              <w:pStyle w:val="TableEntryHeader"/>
            </w:pPr>
            <w:r w:rsidRPr="001F42D3">
              <w:t>ELEMENT NAME</w:t>
            </w:r>
          </w:p>
        </w:tc>
      </w:tr>
      <w:tr w:rsidR="00C40FD5" w:rsidRPr="001F42D3" w14:paraId="16875591" w14:textId="77777777" w:rsidTr="0034511D">
        <w:trPr>
          <w:cantSplit/>
          <w:jc w:val="center"/>
        </w:trPr>
        <w:tc>
          <w:tcPr>
            <w:tcW w:w="814" w:type="dxa"/>
          </w:tcPr>
          <w:p w14:paraId="307ADDD8" w14:textId="77777777" w:rsidR="00B11855" w:rsidRPr="001F42D3" w:rsidRDefault="003D003E" w:rsidP="00FA3EC5">
            <w:pPr>
              <w:pStyle w:val="TableEntry"/>
            </w:pPr>
            <w:r w:rsidRPr="001F42D3">
              <w:t>3</w:t>
            </w:r>
          </w:p>
        </w:tc>
        <w:tc>
          <w:tcPr>
            <w:tcW w:w="884" w:type="dxa"/>
          </w:tcPr>
          <w:p w14:paraId="749D7FA8" w14:textId="77777777" w:rsidR="00B11855" w:rsidRPr="001F42D3" w:rsidRDefault="003D003E" w:rsidP="00FA3EC5">
            <w:pPr>
              <w:pStyle w:val="TableEntry"/>
            </w:pPr>
            <w:r w:rsidRPr="001F42D3">
              <w:t>65536</w:t>
            </w:r>
          </w:p>
        </w:tc>
        <w:tc>
          <w:tcPr>
            <w:tcW w:w="696" w:type="dxa"/>
          </w:tcPr>
          <w:p w14:paraId="59374837" w14:textId="77777777" w:rsidR="00B11855" w:rsidRPr="001F42D3" w:rsidRDefault="003D003E" w:rsidP="00FA3EC5">
            <w:pPr>
              <w:pStyle w:val="TableEntry"/>
            </w:pPr>
            <w:r w:rsidRPr="001F42D3">
              <w:t>FT</w:t>
            </w:r>
          </w:p>
        </w:tc>
        <w:tc>
          <w:tcPr>
            <w:tcW w:w="827" w:type="dxa"/>
          </w:tcPr>
          <w:p w14:paraId="38DA4D4F" w14:textId="77777777" w:rsidR="00B11855" w:rsidRPr="001F42D3" w:rsidRDefault="003D003E" w:rsidP="00FA3EC5">
            <w:pPr>
              <w:pStyle w:val="TableEntry"/>
            </w:pPr>
            <w:r w:rsidRPr="001F42D3">
              <w:t>O</w:t>
            </w:r>
          </w:p>
        </w:tc>
        <w:tc>
          <w:tcPr>
            <w:tcW w:w="840" w:type="dxa"/>
          </w:tcPr>
          <w:p w14:paraId="29D495AF" w14:textId="77777777" w:rsidR="00B11855" w:rsidRPr="001F42D3" w:rsidRDefault="003D003E" w:rsidP="00FA3EC5">
            <w:pPr>
              <w:pStyle w:val="TableEntry"/>
            </w:pPr>
            <w:r w:rsidRPr="001F42D3">
              <w:t>Y</w:t>
            </w:r>
          </w:p>
        </w:tc>
        <w:tc>
          <w:tcPr>
            <w:tcW w:w="934" w:type="dxa"/>
          </w:tcPr>
          <w:p w14:paraId="5B7F2713" w14:textId="77777777" w:rsidR="00B11855" w:rsidRPr="001F42D3" w:rsidRDefault="00B11855" w:rsidP="00FA3EC5">
            <w:pPr>
              <w:pStyle w:val="TableEntry"/>
            </w:pPr>
          </w:p>
        </w:tc>
        <w:tc>
          <w:tcPr>
            <w:tcW w:w="3650" w:type="dxa"/>
          </w:tcPr>
          <w:p w14:paraId="380AEF33" w14:textId="77777777" w:rsidR="00B11855" w:rsidRPr="001F42D3" w:rsidRDefault="003D003E" w:rsidP="00FA3EC5">
            <w:pPr>
              <w:pStyle w:val="TableEntry"/>
            </w:pPr>
            <w:r w:rsidRPr="001F42D3">
              <w:t>Comment</w:t>
            </w:r>
          </w:p>
        </w:tc>
      </w:tr>
    </w:tbl>
    <w:p w14:paraId="60EA4D94" w14:textId="77777777" w:rsidR="009D387F" w:rsidRPr="001F42D3" w:rsidRDefault="009D387F" w:rsidP="00A17802">
      <w:pPr>
        <w:pStyle w:val="BodyText"/>
      </w:pPr>
    </w:p>
    <w:p w14:paraId="17AEFF8F" w14:textId="77777777" w:rsidR="00B11855" w:rsidRPr="001F42D3" w:rsidRDefault="003D003E" w:rsidP="00CF5627">
      <w:pPr>
        <w:pStyle w:val="BodyText"/>
      </w:pPr>
      <w:r w:rsidRPr="001F42D3">
        <w:rPr>
          <w:b/>
          <w:bCs/>
        </w:rPr>
        <w:t xml:space="preserve">NTE-3 Comment (FT) </w:t>
      </w:r>
    </w:p>
    <w:p w14:paraId="2F8ECDCB" w14:textId="77777777" w:rsidR="00B11855" w:rsidRPr="001F42D3" w:rsidRDefault="003D003E" w:rsidP="00DF61EC">
      <w:pPr>
        <w:pStyle w:val="HL7FieldIndent2"/>
        <w:ind w:left="0" w:hanging="2"/>
        <w:rPr>
          <w:noProof w:val="0"/>
        </w:rPr>
      </w:pPr>
      <w:r w:rsidRPr="001F42D3">
        <w:rPr>
          <w:noProof w:val="0"/>
        </w:rPr>
        <w:t xml:space="preserve">This field contains the comment </w:t>
      </w:r>
      <w:r w:rsidR="00CB723D" w:rsidRPr="001F42D3">
        <w:rPr>
          <w:noProof w:val="0"/>
        </w:rPr>
        <w:t>conveyed by</w:t>
      </w:r>
      <w:r w:rsidRPr="001F42D3">
        <w:rPr>
          <w:noProof w:val="0"/>
        </w:rPr>
        <w:t xml:space="preserve"> the segment.</w:t>
      </w:r>
    </w:p>
    <w:p w14:paraId="1479AB1B" w14:textId="6B20F3C6" w:rsidR="00B11855" w:rsidRPr="001F42D3" w:rsidRDefault="00800492" w:rsidP="00B34AEB">
      <w:pPr>
        <w:pStyle w:val="Heading2"/>
        <w:numPr>
          <w:ilvl w:val="0"/>
          <w:numId w:val="0"/>
        </w:numPr>
        <w:rPr>
          <w:noProof w:val="0"/>
        </w:rPr>
      </w:pPr>
      <w:bookmarkStart w:id="1847" w:name="_Toc401769857"/>
      <w:bookmarkStart w:id="1848" w:name="_Toc214889767"/>
      <w:r w:rsidRPr="001F42D3">
        <w:rPr>
          <w:noProof w:val="0"/>
        </w:rPr>
        <w:t xml:space="preserve">B.5 </w:t>
      </w:r>
      <w:r w:rsidR="003D003E" w:rsidRPr="001F42D3">
        <w:rPr>
          <w:noProof w:val="0"/>
        </w:rPr>
        <w:t>PID - Patient Identification segment</w:t>
      </w:r>
      <w:bookmarkEnd w:id="1847"/>
      <w:bookmarkEnd w:id="1848"/>
    </w:p>
    <w:p w14:paraId="1AA5F3CB" w14:textId="1F6343F4" w:rsidR="00B11855" w:rsidRPr="001F42D3" w:rsidRDefault="006D613E" w:rsidP="005032ED">
      <w:pPr>
        <w:pStyle w:val="BodyText"/>
      </w:pPr>
      <w:r w:rsidRPr="001F42D3">
        <w:t>HL7</w:t>
      </w:r>
      <w:r w:rsidR="00995105" w:rsidRPr="001F42D3">
        <w:t xml:space="preserve"> </w:t>
      </w:r>
      <w:r w:rsidR="003D003E" w:rsidRPr="001F42D3">
        <w:t>v2.6: chapter 3 (3.4.2)</w:t>
      </w:r>
    </w:p>
    <w:p w14:paraId="6B866313" w14:textId="77777777" w:rsidR="00B11855" w:rsidRPr="001F42D3" w:rsidRDefault="003D003E" w:rsidP="005032ED">
      <w:pPr>
        <w:pStyle w:val="BodyText"/>
      </w:pPr>
      <w:r w:rsidRPr="001F42D3">
        <w:t>The PID segment is used by all applications as the primary means of communicating patient identification information. This segment contains permanent patient identifying and demographic information that, for the most part, is not likely to change frequently.</w:t>
      </w:r>
    </w:p>
    <w:p w14:paraId="1D93AFD0" w14:textId="6E2FDECA" w:rsidR="00B11855" w:rsidRPr="001F42D3" w:rsidRDefault="003D003E" w:rsidP="005032ED">
      <w:pPr>
        <w:pStyle w:val="BodyText"/>
      </w:pPr>
      <w:r w:rsidRPr="001F42D3">
        <w:t xml:space="preserve">Patient Care Devices or gateway systems providing PCD observation reports are not ordinarily primary interfaces for detailed patient demographic information. Another information system </w:t>
      </w:r>
      <w:r w:rsidRPr="001F42D3">
        <w:lastRenderedPageBreak/>
        <w:t xml:space="preserve">such as a master patient index will generally be the source of authoritative information sent in the PID segment. Getting this data is out of scope for this </w:t>
      </w:r>
      <w:r w:rsidR="006E73C1" w:rsidRPr="001F42D3">
        <w:t>IHE Devices Technical Framework</w:t>
      </w:r>
      <w:r w:rsidRPr="001F42D3">
        <w:t>: IHE Information Technology Infrastructure Technical Framework should be consulted for standards-based means for tracing a feed of ADT events (Patient Identify Feed) or querying this information based on information available at the point of care such as a bar-code scan of a patient identity wristband (Patient Data Query). In the context of the IHE Patient Care domain, this general problem is referred to as Patient Identity Binding and has been the subject of a Technical Framework Supplement in the past. At present, this data requirement is delegated to IHE Information Technology Infrastructure profiles.</w:t>
      </w:r>
    </w:p>
    <w:p w14:paraId="521F9A32" w14:textId="52A45467" w:rsidR="00B11855" w:rsidRPr="001F42D3" w:rsidRDefault="003D003E" w:rsidP="005032ED">
      <w:pPr>
        <w:pStyle w:val="BodyText"/>
      </w:pPr>
      <w:r w:rsidRPr="001F42D3">
        <w:t xml:space="preserve">Reliable patient identity information is essential for correctly associating Patient Care Device data with the patient, which is obviously critical for safe and effective treatment. Consequently, unique identifiers and additional confirmatory factors such as patient name are listed as required by this profile. </w:t>
      </w:r>
    </w:p>
    <w:p w14:paraId="216B5CBD" w14:textId="77777777" w:rsidR="00B11855" w:rsidRPr="001F42D3" w:rsidRDefault="003D003E" w:rsidP="00CF5627">
      <w:pPr>
        <w:pStyle w:val="TableTitle"/>
      </w:pPr>
      <w:r w:rsidRPr="001F42D3">
        <w:t>Table B.5-1: PID - Patient Identification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764"/>
        <w:gridCol w:w="760"/>
        <w:gridCol w:w="961"/>
        <w:gridCol w:w="1316"/>
        <w:gridCol w:w="861"/>
        <w:gridCol w:w="2834"/>
      </w:tblGrid>
      <w:tr w:rsidR="00C40FD5" w:rsidRPr="001F42D3" w14:paraId="1D069083" w14:textId="77777777" w:rsidTr="00A92110">
        <w:trPr>
          <w:cantSplit/>
          <w:tblHeader/>
          <w:jc w:val="center"/>
        </w:trPr>
        <w:tc>
          <w:tcPr>
            <w:tcW w:w="784" w:type="dxa"/>
            <w:shd w:val="clear" w:color="auto" w:fill="D9D9D9"/>
          </w:tcPr>
          <w:p w14:paraId="2ED179B4" w14:textId="77777777" w:rsidR="00B11855" w:rsidRPr="001F42D3" w:rsidRDefault="003D003E" w:rsidP="001F5A5C">
            <w:pPr>
              <w:pStyle w:val="TableEntryHeader"/>
            </w:pPr>
            <w:r w:rsidRPr="001F42D3">
              <w:t>SEQ</w:t>
            </w:r>
          </w:p>
        </w:tc>
        <w:tc>
          <w:tcPr>
            <w:tcW w:w="764" w:type="dxa"/>
            <w:shd w:val="clear" w:color="auto" w:fill="D9D9D9"/>
          </w:tcPr>
          <w:p w14:paraId="3536CD53" w14:textId="77777777" w:rsidR="00B11855" w:rsidRPr="001F42D3" w:rsidRDefault="003D003E" w:rsidP="001F5A5C">
            <w:pPr>
              <w:pStyle w:val="TableEntryHeader"/>
            </w:pPr>
            <w:r w:rsidRPr="001F42D3">
              <w:t>LEN</w:t>
            </w:r>
          </w:p>
        </w:tc>
        <w:tc>
          <w:tcPr>
            <w:tcW w:w="760" w:type="dxa"/>
            <w:shd w:val="clear" w:color="auto" w:fill="D9D9D9"/>
          </w:tcPr>
          <w:p w14:paraId="126FC850" w14:textId="77777777" w:rsidR="00B11855" w:rsidRPr="001F42D3" w:rsidRDefault="003D003E" w:rsidP="001F5A5C">
            <w:pPr>
              <w:pStyle w:val="TableEntryHeader"/>
            </w:pPr>
            <w:r w:rsidRPr="001F42D3">
              <w:t>DT</w:t>
            </w:r>
          </w:p>
        </w:tc>
        <w:tc>
          <w:tcPr>
            <w:tcW w:w="961" w:type="dxa"/>
            <w:shd w:val="clear" w:color="auto" w:fill="D9D9D9"/>
          </w:tcPr>
          <w:p w14:paraId="656472C3" w14:textId="77777777" w:rsidR="00B11855" w:rsidRPr="001F42D3" w:rsidRDefault="003D003E" w:rsidP="001F5A5C">
            <w:pPr>
              <w:pStyle w:val="TableEntryHeader"/>
            </w:pPr>
            <w:r w:rsidRPr="001F42D3">
              <w:t>Usage</w:t>
            </w:r>
          </w:p>
        </w:tc>
        <w:tc>
          <w:tcPr>
            <w:tcW w:w="1316" w:type="dxa"/>
            <w:shd w:val="clear" w:color="auto" w:fill="D9D9D9"/>
          </w:tcPr>
          <w:p w14:paraId="59938A8A" w14:textId="77777777" w:rsidR="00B11855" w:rsidRPr="001F42D3" w:rsidRDefault="003D003E" w:rsidP="001F5A5C">
            <w:pPr>
              <w:pStyle w:val="TableEntryHeader"/>
            </w:pPr>
            <w:r w:rsidRPr="001F42D3">
              <w:t>Card.</w:t>
            </w:r>
          </w:p>
        </w:tc>
        <w:tc>
          <w:tcPr>
            <w:tcW w:w="861" w:type="dxa"/>
            <w:shd w:val="clear" w:color="auto" w:fill="D9D9D9"/>
          </w:tcPr>
          <w:p w14:paraId="0C36B8F6" w14:textId="77777777" w:rsidR="00B11855" w:rsidRPr="001F42D3" w:rsidRDefault="003D003E" w:rsidP="001F5A5C">
            <w:pPr>
              <w:pStyle w:val="TableEntryHeader"/>
            </w:pPr>
            <w:r w:rsidRPr="001F42D3">
              <w:t>TBL#</w:t>
            </w:r>
          </w:p>
        </w:tc>
        <w:tc>
          <w:tcPr>
            <w:tcW w:w="2834" w:type="dxa"/>
            <w:shd w:val="clear" w:color="auto" w:fill="D9D9D9"/>
          </w:tcPr>
          <w:p w14:paraId="2A626D44" w14:textId="77777777" w:rsidR="00B11855" w:rsidRPr="001F42D3" w:rsidRDefault="003D003E" w:rsidP="001F5A5C">
            <w:pPr>
              <w:pStyle w:val="TableEntryHeader"/>
            </w:pPr>
            <w:r w:rsidRPr="001F42D3">
              <w:t>Element name</w:t>
            </w:r>
          </w:p>
        </w:tc>
      </w:tr>
      <w:tr w:rsidR="00C40FD5" w:rsidRPr="001F42D3" w14:paraId="4D5BE632" w14:textId="77777777" w:rsidTr="006C0E8E">
        <w:trPr>
          <w:cantSplit/>
          <w:jc w:val="center"/>
        </w:trPr>
        <w:tc>
          <w:tcPr>
            <w:tcW w:w="784" w:type="dxa"/>
          </w:tcPr>
          <w:p w14:paraId="1FE2BE05" w14:textId="77777777" w:rsidR="00B11855" w:rsidRPr="001F42D3" w:rsidRDefault="003D003E" w:rsidP="006C0E8E">
            <w:pPr>
              <w:pStyle w:val="TableEntry"/>
              <w:keepNext/>
            </w:pPr>
            <w:r w:rsidRPr="001F42D3">
              <w:t>1</w:t>
            </w:r>
          </w:p>
        </w:tc>
        <w:tc>
          <w:tcPr>
            <w:tcW w:w="764" w:type="dxa"/>
          </w:tcPr>
          <w:p w14:paraId="58A083C8" w14:textId="77777777" w:rsidR="00B11855" w:rsidRPr="001F42D3" w:rsidRDefault="003D003E" w:rsidP="006C0E8E">
            <w:pPr>
              <w:pStyle w:val="TableEntry"/>
              <w:keepNext/>
            </w:pPr>
            <w:r w:rsidRPr="001F42D3">
              <w:t>4</w:t>
            </w:r>
          </w:p>
        </w:tc>
        <w:tc>
          <w:tcPr>
            <w:tcW w:w="760" w:type="dxa"/>
          </w:tcPr>
          <w:p w14:paraId="20EC71D1" w14:textId="77777777" w:rsidR="00B11855" w:rsidRPr="001F42D3" w:rsidRDefault="003D003E" w:rsidP="006C0E8E">
            <w:pPr>
              <w:pStyle w:val="TableEntry"/>
              <w:keepNext/>
            </w:pPr>
            <w:r w:rsidRPr="001F42D3">
              <w:t>SI</w:t>
            </w:r>
          </w:p>
        </w:tc>
        <w:tc>
          <w:tcPr>
            <w:tcW w:w="961" w:type="dxa"/>
          </w:tcPr>
          <w:p w14:paraId="29D71074" w14:textId="77777777" w:rsidR="00B11855" w:rsidRPr="001F42D3" w:rsidRDefault="003D003E" w:rsidP="006C0E8E">
            <w:pPr>
              <w:pStyle w:val="TableEntry"/>
              <w:keepNext/>
            </w:pPr>
            <w:r w:rsidRPr="001F42D3">
              <w:t>X</w:t>
            </w:r>
          </w:p>
        </w:tc>
        <w:tc>
          <w:tcPr>
            <w:tcW w:w="1316" w:type="dxa"/>
          </w:tcPr>
          <w:p w14:paraId="3A9F0E74" w14:textId="77777777" w:rsidR="00B11855" w:rsidRPr="001F42D3" w:rsidRDefault="003D003E" w:rsidP="006C0E8E">
            <w:pPr>
              <w:pStyle w:val="TableEntry"/>
              <w:keepNext/>
            </w:pPr>
            <w:r w:rsidRPr="001F42D3">
              <w:t>[0..0]</w:t>
            </w:r>
          </w:p>
        </w:tc>
        <w:tc>
          <w:tcPr>
            <w:tcW w:w="861" w:type="dxa"/>
          </w:tcPr>
          <w:p w14:paraId="02FA4997" w14:textId="77777777" w:rsidR="00B11855" w:rsidRPr="001F42D3" w:rsidRDefault="00B11855" w:rsidP="006C0E8E">
            <w:pPr>
              <w:pStyle w:val="TableEntry"/>
              <w:keepNext/>
            </w:pPr>
          </w:p>
        </w:tc>
        <w:tc>
          <w:tcPr>
            <w:tcW w:w="2834" w:type="dxa"/>
          </w:tcPr>
          <w:p w14:paraId="56E5EA57" w14:textId="77777777" w:rsidR="00B11855" w:rsidRPr="001F42D3" w:rsidRDefault="003D003E" w:rsidP="006C0E8E">
            <w:pPr>
              <w:pStyle w:val="TableEntry"/>
              <w:keepNext/>
            </w:pPr>
            <w:r w:rsidRPr="001F42D3">
              <w:t>Set ID - PID</w:t>
            </w:r>
          </w:p>
        </w:tc>
      </w:tr>
      <w:tr w:rsidR="00C40FD5" w:rsidRPr="001F42D3" w14:paraId="287D9A7E" w14:textId="77777777" w:rsidTr="006C0E8E">
        <w:trPr>
          <w:cantSplit/>
          <w:jc w:val="center"/>
        </w:trPr>
        <w:tc>
          <w:tcPr>
            <w:tcW w:w="784" w:type="dxa"/>
          </w:tcPr>
          <w:p w14:paraId="599AEDCB" w14:textId="77777777" w:rsidR="00B11855" w:rsidRPr="001F42D3" w:rsidRDefault="003D003E" w:rsidP="006C0E8E">
            <w:pPr>
              <w:pStyle w:val="TableEntry"/>
              <w:keepNext/>
            </w:pPr>
            <w:r w:rsidRPr="001F42D3">
              <w:t>2</w:t>
            </w:r>
          </w:p>
        </w:tc>
        <w:tc>
          <w:tcPr>
            <w:tcW w:w="764" w:type="dxa"/>
          </w:tcPr>
          <w:p w14:paraId="27A17896" w14:textId="77777777" w:rsidR="00B11855" w:rsidRPr="001F42D3" w:rsidRDefault="003D003E" w:rsidP="006C0E8E">
            <w:pPr>
              <w:pStyle w:val="TableEntry"/>
              <w:keepNext/>
            </w:pPr>
            <w:r w:rsidRPr="001F42D3">
              <w:t>20</w:t>
            </w:r>
          </w:p>
        </w:tc>
        <w:tc>
          <w:tcPr>
            <w:tcW w:w="760" w:type="dxa"/>
          </w:tcPr>
          <w:p w14:paraId="789BE549" w14:textId="77777777" w:rsidR="00B11855" w:rsidRPr="001F42D3" w:rsidRDefault="003D003E" w:rsidP="006C0E8E">
            <w:pPr>
              <w:pStyle w:val="TableEntry"/>
              <w:keepNext/>
            </w:pPr>
            <w:r w:rsidRPr="001F42D3">
              <w:t>CX</w:t>
            </w:r>
          </w:p>
        </w:tc>
        <w:tc>
          <w:tcPr>
            <w:tcW w:w="961" w:type="dxa"/>
          </w:tcPr>
          <w:p w14:paraId="0FB816B6" w14:textId="77777777" w:rsidR="00B11855" w:rsidRPr="001F42D3" w:rsidRDefault="003D003E" w:rsidP="006C0E8E">
            <w:pPr>
              <w:pStyle w:val="TableEntry"/>
              <w:keepNext/>
            </w:pPr>
            <w:r w:rsidRPr="001F42D3">
              <w:t>X</w:t>
            </w:r>
          </w:p>
        </w:tc>
        <w:tc>
          <w:tcPr>
            <w:tcW w:w="1316" w:type="dxa"/>
          </w:tcPr>
          <w:p w14:paraId="244BFAE4" w14:textId="77777777" w:rsidR="00B11855" w:rsidRPr="001F42D3" w:rsidRDefault="003D003E" w:rsidP="006C0E8E">
            <w:pPr>
              <w:pStyle w:val="TableEntry"/>
              <w:keepNext/>
            </w:pPr>
            <w:r w:rsidRPr="001F42D3">
              <w:t>[0..0]</w:t>
            </w:r>
          </w:p>
        </w:tc>
        <w:tc>
          <w:tcPr>
            <w:tcW w:w="861" w:type="dxa"/>
          </w:tcPr>
          <w:p w14:paraId="11E4CE34" w14:textId="77777777" w:rsidR="00B11855" w:rsidRPr="001F42D3" w:rsidRDefault="00B11855" w:rsidP="006C0E8E">
            <w:pPr>
              <w:pStyle w:val="TableEntry"/>
              <w:keepNext/>
            </w:pPr>
          </w:p>
        </w:tc>
        <w:tc>
          <w:tcPr>
            <w:tcW w:w="2834" w:type="dxa"/>
          </w:tcPr>
          <w:p w14:paraId="11C75E69" w14:textId="77777777" w:rsidR="00B11855" w:rsidRPr="001F42D3" w:rsidRDefault="003D003E" w:rsidP="006C0E8E">
            <w:pPr>
              <w:pStyle w:val="TableEntry"/>
              <w:keepNext/>
            </w:pPr>
            <w:r w:rsidRPr="001F42D3">
              <w:t>Patient ID</w:t>
            </w:r>
          </w:p>
        </w:tc>
      </w:tr>
      <w:tr w:rsidR="00C40FD5" w:rsidRPr="001F42D3" w14:paraId="60EDE417" w14:textId="77777777" w:rsidTr="006C0E8E">
        <w:trPr>
          <w:cantSplit/>
          <w:jc w:val="center"/>
        </w:trPr>
        <w:tc>
          <w:tcPr>
            <w:tcW w:w="784" w:type="dxa"/>
          </w:tcPr>
          <w:p w14:paraId="759C9E06" w14:textId="77777777" w:rsidR="00B11855" w:rsidRPr="001F42D3" w:rsidRDefault="003D003E" w:rsidP="00CF7336">
            <w:pPr>
              <w:pStyle w:val="TableEntry"/>
            </w:pPr>
            <w:r w:rsidRPr="001F42D3">
              <w:t>3</w:t>
            </w:r>
          </w:p>
        </w:tc>
        <w:tc>
          <w:tcPr>
            <w:tcW w:w="764" w:type="dxa"/>
          </w:tcPr>
          <w:p w14:paraId="14674C9C" w14:textId="77777777" w:rsidR="00B11855" w:rsidRPr="001F42D3" w:rsidRDefault="003D003E" w:rsidP="00CF7336">
            <w:pPr>
              <w:pStyle w:val="TableEntry"/>
            </w:pPr>
            <w:r w:rsidRPr="001F42D3">
              <w:t>250</w:t>
            </w:r>
          </w:p>
        </w:tc>
        <w:tc>
          <w:tcPr>
            <w:tcW w:w="760" w:type="dxa"/>
          </w:tcPr>
          <w:p w14:paraId="59F2BD09" w14:textId="77777777" w:rsidR="00B11855" w:rsidRPr="001F42D3" w:rsidRDefault="003D003E" w:rsidP="00CF7336">
            <w:pPr>
              <w:pStyle w:val="TableEntry"/>
            </w:pPr>
            <w:r w:rsidRPr="001F42D3">
              <w:t>CX</w:t>
            </w:r>
          </w:p>
        </w:tc>
        <w:tc>
          <w:tcPr>
            <w:tcW w:w="961" w:type="dxa"/>
          </w:tcPr>
          <w:p w14:paraId="504ADD3B" w14:textId="77777777" w:rsidR="00B11855" w:rsidRPr="001F42D3" w:rsidRDefault="002F3FF7" w:rsidP="00CF7336">
            <w:pPr>
              <w:pStyle w:val="TableEntry"/>
            </w:pPr>
            <w:r w:rsidRPr="001F42D3">
              <w:t>C</w:t>
            </w:r>
          </w:p>
        </w:tc>
        <w:tc>
          <w:tcPr>
            <w:tcW w:w="1316" w:type="dxa"/>
          </w:tcPr>
          <w:p w14:paraId="63160DE7" w14:textId="77777777" w:rsidR="00B11855" w:rsidRPr="001F42D3" w:rsidRDefault="003D003E" w:rsidP="00CF7336">
            <w:pPr>
              <w:pStyle w:val="TableEntry"/>
            </w:pPr>
            <w:r w:rsidRPr="001F42D3">
              <w:t>[</w:t>
            </w:r>
            <w:r w:rsidR="00E86B15" w:rsidRPr="001F42D3">
              <w:t>0</w:t>
            </w:r>
            <w:r w:rsidRPr="001F42D3">
              <w:t>..6]</w:t>
            </w:r>
          </w:p>
        </w:tc>
        <w:tc>
          <w:tcPr>
            <w:tcW w:w="861" w:type="dxa"/>
          </w:tcPr>
          <w:p w14:paraId="60203F37" w14:textId="77777777" w:rsidR="00B11855" w:rsidRPr="001F42D3" w:rsidRDefault="00B11855" w:rsidP="00CF7336">
            <w:pPr>
              <w:pStyle w:val="TableEntry"/>
            </w:pPr>
          </w:p>
        </w:tc>
        <w:tc>
          <w:tcPr>
            <w:tcW w:w="2834" w:type="dxa"/>
          </w:tcPr>
          <w:p w14:paraId="50261B30" w14:textId="77777777" w:rsidR="00B11855" w:rsidRPr="001F42D3" w:rsidRDefault="003D003E" w:rsidP="00CF7336">
            <w:pPr>
              <w:pStyle w:val="TableEntry"/>
            </w:pPr>
            <w:r w:rsidRPr="001F42D3">
              <w:t>Patient Identifier List</w:t>
            </w:r>
          </w:p>
        </w:tc>
      </w:tr>
      <w:tr w:rsidR="00C40FD5" w:rsidRPr="001F42D3" w14:paraId="7BE494E3" w14:textId="77777777" w:rsidTr="006C0E8E">
        <w:trPr>
          <w:cantSplit/>
          <w:jc w:val="center"/>
        </w:trPr>
        <w:tc>
          <w:tcPr>
            <w:tcW w:w="784" w:type="dxa"/>
          </w:tcPr>
          <w:p w14:paraId="21543686" w14:textId="77777777" w:rsidR="00B11855" w:rsidRPr="001F42D3" w:rsidRDefault="003D003E" w:rsidP="00CF7336">
            <w:pPr>
              <w:pStyle w:val="TableEntry"/>
            </w:pPr>
            <w:r w:rsidRPr="001F42D3">
              <w:t>4</w:t>
            </w:r>
          </w:p>
        </w:tc>
        <w:tc>
          <w:tcPr>
            <w:tcW w:w="764" w:type="dxa"/>
          </w:tcPr>
          <w:p w14:paraId="36BC894C" w14:textId="77777777" w:rsidR="00B11855" w:rsidRPr="001F42D3" w:rsidRDefault="003D003E" w:rsidP="00CF7336">
            <w:pPr>
              <w:pStyle w:val="TableEntry"/>
            </w:pPr>
            <w:r w:rsidRPr="001F42D3">
              <w:t>20</w:t>
            </w:r>
          </w:p>
        </w:tc>
        <w:tc>
          <w:tcPr>
            <w:tcW w:w="760" w:type="dxa"/>
          </w:tcPr>
          <w:p w14:paraId="79EC018C" w14:textId="77777777" w:rsidR="00B11855" w:rsidRPr="001F42D3" w:rsidRDefault="003D003E" w:rsidP="00CF7336">
            <w:pPr>
              <w:pStyle w:val="TableEntry"/>
            </w:pPr>
            <w:r w:rsidRPr="001F42D3">
              <w:t>CX</w:t>
            </w:r>
          </w:p>
        </w:tc>
        <w:tc>
          <w:tcPr>
            <w:tcW w:w="961" w:type="dxa"/>
          </w:tcPr>
          <w:p w14:paraId="6E044900" w14:textId="77777777" w:rsidR="00B11855" w:rsidRPr="001F42D3" w:rsidRDefault="003D003E" w:rsidP="00CF7336">
            <w:pPr>
              <w:pStyle w:val="TableEntry"/>
            </w:pPr>
            <w:r w:rsidRPr="001F42D3">
              <w:t>X</w:t>
            </w:r>
          </w:p>
        </w:tc>
        <w:tc>
          <w:tcPr>
            <w:tcW w:w="1316" w:type="dxa"/>
          </w:tcPr>
          <w:p w14:paraId="357169A1" w14:textId="77777777" w:rsidR="00B11855" w:rsidRPr="001F42D3" w:rsidRDefault="003D003E" w:rsidP="00CF7336">
            <w:pPr>
              <w:pStyle w:val="TableEntry"/>
            </w:pPr>
            <w:r w:rsidRPr="001F42D3">
              <w:t>[0..0]</w:t>
            </w:r>
          </w:p>
        </w:tc>
        <w:tc>
          <w:tcPr>
            <w:tcW w:w="861" w:type="dxa"/>
          </w:tcPr>
          <w:p w14:paraId="5AEE1D3A" w14:textId="77777777" w:rsidR="00B11855" w:rsidRPr="001F42D3" w:rsidRDefault="00B11855" w:rsidP="00CF7336">
            <w:pPr>
              <w:pStyle w:val="TableEntry"/>
            </w:pPr>
          </w:p>
        </w:tc>
        <w:tc>
          <w:tcPr>
            <w:tcW w:w="2834" w:type="dxa"/>
          </w:tcPr>
          <w:p w14:paraId="7BE42ECE" w14:textId="77777777" w:rsidR="00B11855" w:rsidRPr="001F42D3" w:rsidRDefault="003D003E" w:rsidP="00CF7336">
            <w:pPr>
              <w:pStyle w:val="TableEntry"/>
            </w:pPr>
            <w:r w:rsidRPr="001F42D3">
              <w:t>Alternate Patient ID - PID</w:t>
            </w:r>
          </w:p>
        </w:tc>
      </w:tr>
      <w:tr w:rsidR="00C40FD5" w:rsidRPr="001F42D3" w14:paraId="52719132" w14:textId="77777777" w:rsidTr="006C0E8E">
        <w:trPr>
          <w:cantSplit/>
          <w:jc w:val="center"/>
        </w:trPr>
        <w:tc>
          <w:tcPr>
            <w:tcW w:w="784" w:type="dxa"/>
          </w:tcPr>
          <w:p w14:paraId="0B30B2A4" w14:textId="77777777" w:rsidR="00B11855" w:rsidRPr="001F42D3" w:rsidRDefault="003D003E" w:rsidP="00CF7336">
            <w:pPr>
              <w:pStyle w:val="TableEntry"/>
            </w:pPr>
            <w:r w:rsidRPr="001F42D3">
              <w:t>5</w:t>
            </w:r>
          </w:p>
        </w:tc>
        <w:tc>
          <w:tcPr>
            <w:tcW w:w="764" w:type="dxa"/>
          </w:tcPr>
          <w:p w14:paraId="6641FFE3" w14:textId="77777777" w:rsidR="00B11855" w:rsidRPr="001F42D3" w:rsidRDefault="003D003E" w:rsidP="00CF7336">
            <w:pPr>
              <w:pStyle w:val="TableEntry"/>
            </w:pPr>
            <w:r w:rsidRPr="001F42D3">
              <w:t>250</w:t>
            </w:r>
          </w:p>
        </w:tc>
        <w:tc>
          <w:tcPr>
            <w:tcW w:w="760" w:type="dxa"/>
          </w:tcPr>
          <w:p w14:paraId="0D029E28" w14:textId="77777777" w:rsidR="00B11855" w:rsidRPr="001F42D3" w:rsidRDefault="003D003E" w:rsidP="00CF7336">
            <w:pPr>
              <w:pStyle w:val="TableEntry"/>
            </w:pPr>
            <w:r w:rsidRPr="001F42D3">
              <w:t>XPN</w:t>
            </w:r>
          </w:p>
        </w:tc>
        <w:tc>
          <w:tcPr>
            <w:tcW w:w="961" w:type="dxa"/>
          </w:tcPr>
          <w:p w14:paraId="387A0D38" w14:textId="77777777" w:rsidR="00B11855" w:rsidRPr="001F42D3" w:rsidRDefault="002F3FF7" w:rsidP="00CF7336">
            <w:pPr>
              <w:pStyle w:val="TableEntry"/>
            </w:pPr>
            <w:r w:rsidRPr="001F42D3">
              <w:t>C</w:t>
            </w:r>
          </w:p>
        </w:tc>
        <w:tc>
          <w:tcPr>
            <w:tcW w:w="1316" w:type="dxa"/>
          </w:tcPr>
          <w:p w14:paraId="3D59E906" w14:textId="77777777" w:rsidR="00B11855" w:rsidRPr="001F42D3" w:rsidRDefault="003D003E" w:rsidP="00E86B15">
            <w:pPr>
              <w:pStyle w:val="TableEntry"/>
            </w:pPr>
            <w:r w:rsidRPr="001F42D3">
              <w:t>[</w:t>
            </w:r>
            <w:r w:rsidR="00E86B15" w:rsidRPr="001F42D3">
              <w:t>0</w:t>
            </w:r>
            <w:r w:rsidRPr="001F42D3">
              <w:t>..6]</w:t>
            </w:r>
          </w:p>
        </w:tc>
        <w:tc>
          <w:tcPr>
            <w:tcW w:w="861" w:type="dxa"/>
          </w:tcPr>
          <w:p w14:paraId="3D4D5030" w14:textId="77777777" w:rsidR="00B11855" w:rsidRPr="001F42D3" w:rsidRDefault="00B11855" w:rsidP="00CF7336">
            <w:pPr>
              <w:pStyle w:val="TableEntry"/>
            </w:pPr>
          </w:p>
        </w:tc>
        <w:tc>
          <w:tcPr>
            <w:tcW w:w="2834" w:type="dxa"/>
          </w:tcPr>
          <w:p w14:paraId="5A0A2671" w14:textId="77777777" w:rsidR="00B11855" w:rsidRPr="001F42D3" w:rsidRDefault="003D003E" w:rsidP="00CF7336">
            <w:pPr>
              <w:pStyle w:val="TableEntry"/>
            </w:pPr>
            <w:r w:rsidRPr="001F42D3">
              <w:t>Patient Name</w:t>
            </w:r>
          </w:p>
        </w:tc>
      </w:tr>
      <w:tr w:rsidR="00C40FD5" w:rsidRPr="001F42D3" w14:paraId="747AD12D" w14:textId="77777777" w:rsidTr="006C0E8E">
        <w:trPr>
          <w:cantSplit/>
          <w:jc w:val="center"/>
        </w:trPr>
        <w:tc>
          <w:tcPr>
            <w:tcW w:w="784" w:type="dxa"/>
          </w:tcPr>
          <w:p w14:paraId="69DC0454" w14:textId="77777777" w:rsidR="00B11855" w:rsidRPr="001F42D3" w:rsidRDefault="003D003E" w:rsidP="00CF7336">
            <w:pPr>
              <w:pStyle w:val="TableEntry"/>
            </w:pPr>
            <w:r w:rsidRPr="001F42D3">
              <w:t>6</w:t>
            </w:r>
          </w:p>
        </w:tc>
        <w:tc>
          <w:tcPr>
            <w:tcW w:w="764" w:type="dxa"/>
          </w:tcPr>
          <w:p w14:paraId="389EEA33" w14:textId="77777777" w:rsidR="00B11855" w:rsidRPr="001F42D3" w:rsidRDefault="003D003E" w:rsidP="00CF7336">
            <w:pPr>
              <w:pStyle w:val="TableEntry"/>
            </w:pPr>
            <w:r w:rsidRPr="001F42D3">
              <w:t>250</w:t>
            </w:r>
          </w:p>
        </w:tc>
        <w:tc>
          <w:tcPr>
            <w:tcW w:w="760" w:type="dxa"/>
          </w:tcPr>
          <w:p w14:paraId="438B7EA5" w14:textId="77777777" w:rsidR="00B11855" w:rsidRPr="001F42D3" w:rsidRDefault="003D003E" w:rsidP="00CF7336">
            <w:pPr>
              <w:pStyle w:val="TableEntry"/>
            </w:pPr>
            <w:r w:rsidRPr="001F42D3">
              <w:t>XPN</w:t>
            </w:r>
          </w:p>
        </w:tc>
        <w:tc>
          <w:tcPr>
            <w:tcW w:w="961" w:type="dxa"/>
          </w:tcPr>
          <w:p w14:paraId="59864ACB" w14:textId="77777777" w:rsidR="00B11855" w:rsidRPr="001F42D3" w:rsidRDefault="003D003E" w:rsidP="00CF7336">
            <w:pPr>
              <w:pStyle w:val="TableEntry"/>
            </w:pPr>
            <w:r w:rsidRPr="001F42D3">
              <w:t>RE</w:t>
            </w:r>
          </w:p>
        </w:tc>
        <w:tc>
          <w:tcPr>
            <w:tcW w:w="1316" w:type="dxa"/>
          </w:tcPr>
          <w:p w14:paraId="0FF03932" w14:textId="77777777" w:rsidR="00B11855" w:rsidRPr="001F42D3" w:rsidRDefault="003D003E" w:rsidP="00CF7336">
            <w:pPr>
              <w:pStyle w:val="TableEntry"/>
            </w:pPr>
            <w:r w:rsidRPr="001F42D3">
              <w:t>[0..1]</w:t>
            </w:r>
          </w:p>
        </w:tc>
        <w:tc>
          <w:tcPr>
            <w:tcW w:w="861" w:type="dxa"/>
          </w:tcPr>
          <w:p w14:paraId="0DCEF8C7" w14:textId="77777777" w:rsidR="00B11855" w:rsidRPr="001F42D3" w:rsidRDefault="00B11855" w:rsidP="00CF7336">
            <w:pPr>
              <w:pStyle w:val="TableEntry"/>
            </w:pPr>
          </w:p>
        </w:tc>
        <w:tc>
          <w:tcPr>
            <w:tcW w:w="2834" w:type="dxa"/>
          </w:tcPr>
          <w:p w14:paraId="582A93F4" w14:textId="77777777" w:rsidR="00B11855" w:rsidRPr="001F42D3" w:rsidRDefault="003D003E" w:rsidP="00CF7336">
            <w:pPr>
              <w:pStyle w:val="TableEntry"/>
            </w:pPr>
            <w:r w:rsidRPr="001F42D3">
              <w:t>Mother’s Maiden Name</w:t>
            </w:r>
          </w:p>
        </w:tc>
      </w:tr>
      <w:tr w:rsidR="00C40FD5" w:rsidRPr="001F42D3" w14:paraId="2E0F32D7" w14:textId="77777777" w:rsidTr="006C0E8E">
        <w:trPr>
          <w:cantSplit/>
          <w:jc w:val="center"/>
        </w:trPr>
        <w:tc>
          <w:tcPr>
            <w:tcW w:w="784" w:type="dxa"/>
          </w:tcPr>
          <w:p w14:paraId="26B7ADE0" w14:textId="77777777" w:rsidR="00B11855" w:rsidRPr="001F42D3" w:rsidRDefault="003D003E" w:rsidP="00CF7336">
            <w:pPr>
              <w:pStyle w:val="TableEntry"/>
            </w:pPr>
            <w:r w:rsidRPr="001F42D3">
              <w:t>7</w:t>
            </w:r>
          </w:p>
        </w:tc>
        <w:tc>
          <w:tcPr>
            <w:tcW w:w="764" w:type="dxa"/>
          </w:tcPr>
          <w:p w14:paraId="6F962E08" w14:textId="77777777" w:rsidR="00B11855" w:rsidRPr="001F42D3" w:rsidRDefault="003D003E" w:rsidP="00CF7336">
            <w:pPr>
              <w:pStyle w:val="TableEntry"/>
            </w:pPr>
            <w:r w:rsidRPr="001F42D3">
              <w:t>24</w:t>
            </w:r>
          </w:p>
        </w:tc>
        <w:tc>
          <w:tcPr>
            <w:tcW w:w="760" w:type="dxa"/>
          </w:tcPr>
          <w:p w14:paraId="6F70E9EE" w14:textId="77777777" w:rsidR="00B11855" w:rsidRPr="001F42D3" w:rsidRDefault="003D003E" w:rsidP="00CF7336">
            <w:pPr>
              <w:pStyle w:val="TableEntry"/>
            </w:pPr>
            <w:r w:rsidRPr="001F42D3">
              <w:t>DTM</w:t>
            </w:r>
          </w:p>
        </w:tc>
        <w:tc>
          <w:tcPr>
            <w:tcW w:w="961" w:type="dxa"/>
          </w:tcPr>
          <w:p w14:paraId="59CB4792" w14:textId="77777777" w:rsidR="00B11855" w:rsidRPr="001F42D3" w:rsidRDefault="003D003E" w:rsidP="00CF7336">
            <w:pPr>
              <w:pStyle w:val="TableEntry"/>
            </w:pPr>
            <w:r w:rsidRPr="001F42D3">
              <w:t>RE</w:t>
            </w:r>
          </w:p>
        </w:tc>
        <w:tc>
          <w:tcPr>
            <w:tcW w:w="1316" w:type="dxa"/>
          </w:tcPr>
          <w:p w14:paraId="66858C78" w14:textId="77777777" w:rsidR="00B11855" w:rsidRPr="001F42D3" w:rsidRDefault="003D003E" w:rsidP="00CF7336">
            <w:pPr>
              <w:pStyle w:val="TableEntry"/>
            </w:pPr>
            <w:r w:rsidRPr="001F42D3">
              <w:t>[0..1]</w:t>
            </w:r>
          </w:p>
        </w:tc>
        <w:tc>
          <w:tcPr>
            <w:tcW w:w="861" w:type="dxa"/>
          </w:tcPr>
          <w:p w14:paraId="2C6ACF08" w14:textId="77777777" w:rsidR="00B11855" w:rsidRPr="001F42D3" w:rsidRDefault="00B11855" w:rsidP="00CF7336">
            <w:pPr>
              <w:pStyle w:val="TableEntry"/>
            </w:pPr>
          </w:p>
        </w:tc>
        <w:tc>
          <w:tcPr>
            <w:tcW w:w="2834" w:type="dxa"/>
          </w:tcPr>
          <w:p w14:paraId="18952DEA" w14:textId="77777777" w:rsidR="00B11855" w:rsidRPr="001F42D3" w:rsidRDefault="003D003E" w:rsidP="00CF7336">
            <w:pPr>
              <w:pStyle w:val="TableEntry"/>
            </w:pPr>
            <w:r w:rsidRPr="001F42D3">
              <w:t>Date/Time of Birth</w:t>
            </w:r>
          </w:p>
        </w:tc>
      </w:tr>
      <w:tr w:rsidR="00C40FD5" w:rsidRPr="001F42D3" w14:paraId="09F4C3CB" w14:textId="77777777" w:rsidTr="006C0E8E">
        <w:trPr>
          <w:cantSplit/>
          <w:jc w:val="center"/>
        </w:trPr>
        <w:tc>
          <w:tcPr>
            <w:tcW w:w="784" w:type="dxa"/>
          </w:tcPr>
          <w:p w14:paraId="181E2ADD" w14:textId="77777777" w:rsidR="00B11855" w:rsidRPr="001F42D3" w:rsidRDefault="003D003E" w:rsidP="00CF7336">
            <w:pPr>
              <w:pStyle w:val="TableEntry"/>
            </w:pPr>
            <w:r w:rsidRPr="001F42D3">
              <w:t>8</w:t>
            </w:r>
          </w:p>
        </w:tc>
        <w:tc>
          <w:tcPr>
            <w:tcW w:w="764" w:type="dxa"/>
          </w:tcPr>
          <w:p w14:paraId="585F2212" w14:textId="77777777" w:rsidR="00B11855" w:rsidRPr="001F42D3" w:rsidRDefault="003D003E" w:rsidP="00CF7336">
            <w:pPr>
              <w:pStyle w:val="TableEntry"/>
            </w:pPr>
            <w:r w:rsidRPr="001F42D3">
              <w:t>1</w:t>
            </w:r>
          </w:p>
        </w:tc>
        <w:tc>
          <w:tcPr>
            <w:tcW w:w="760" w:type="dxa"/>
          </w:tcPr>
          <w:p w14:paraId="54AAF8CF" w14:textId="77777777" w:rsidR="00B11855" w:rsidRPr="001F42D3" w:rsidRDefault="003D003E" w:rsidP="00CF7336">
            <w:pPr>
              <w:pStyle w:val="TableEntry"/>
            </w:pPr>
            <w:r w:rsidRPr="001F42D3">
              <w:t>IS</w:t>
            </w:r>
          </w:p>
        </w:tc>
        <w:tc>
          <w:tcPr>
            <w:tcW w:w="961" w:type="dxa"/>
          </w:tcPr>
          <w:p w14:paraId="3E180919" w14:textId="77777777" w:rsidR="00B11855" w:rsidRPr="001F42D3" w:rsidRDefault="003D003E" w:rsidP="00CF7336">
            <w:pPr>
              <w:pStyle w:val="TableEntry"/>
            </w:pPr>
            <w:r w:rsidRPr="001F42D3">
              <w:t>RE</w:t>
            </w:r>
          </w:p>
        </w:tc>
        <w:tc>
          <w:tcPr>
            <w:tcW w:w="1316" w:type="dxa"/>
          </w:tcPr>
          <w:p w14:paraId="3B21CD23" w14:textId="77777777" w:rsidR="00B11855" w:rsidRPr="001F42D3" w:rsidRDefault="003D003E" w:rsidP="00CF7336">
            <w:pPr>
              <w:pStyle w:val="TableEntry"/>
            </w:pPr>
            <w:r w:rsidRPr="001F42D3">
              <w:t>[0..1]</w:t>
            </w:r>
          </w:p>
        </w:tc>
        <w:tc>
          <w:tcPr>
            <w:tcW w:w="861" w:type="dxa"/>
          </w:tcPr>
          <w:p w14:paraId="1AC79561" w14:textId="77777777" w:rsidR="00B11855" w:rsidRPr="001F42D3" w:rsidRDefault="003D003E" w:rsidP="00CF7336">
            <w:pPr>
              <w:pStyle w:val="TableEntry"/>
            </w:pPr>
            <w:r w:rsidRPr="001F42D3">
              <w:t>0001</w:t>
            </w:r>
          </w:p>
        </w:tc>
        <w:tc>
          <w:tcPr>
            <w:tcW w:w="2834" w:type="dxa"/>
          </w:tcPr>
          <w:p w14:paraId="75BA5FA9" w14:textId="77777777" w:rsidR="00B11855" w:rsidRPr="001F42D3" w:rsidRDefault="003D003E" w:rsidP="00CF7336">
            <w:pPr>
              <w:pStyle w:val="TableEntry"/>
            </w:pPr>
            <w:r w:rsidRPr="001F42D3">
              <w:t>Administrative Sex</w:t>
            </w:r>
          </w:p>
        </w:tc>
      </w:tr>
      <w:tr w:rsidR="00C40FD5" w:rsidRPr="001F42D3" w14:paraId="05328365" w14:textId="77777777" w:rsidTr="006C0E8E">
        <w:trPr>
          <w:cantSplit/>
          <w:jc w:val="center"/>
        </w:trPr>
        <w:tc>
          <w:tcPr>
            <w:tcW w:w="784" w:type="dxa"/>
          </w:tcPr>
          <w:p w14:paraId="0E07FDB8" w14:textId="77777777" w:rsidR="00B11855" w:rsidRPr="001F42D3" w:rsidRDefault="003D003E" w:rsidP="00CF7336">
            <w:pPr>
              <w:pStyle w:val="TableEntry"/>
            </w:pPr>
            <w:r w:rsidRPr="001F42D3">
              <w:t>9</w:t>
            </w:r>
          </w:p>
        </w:tc>
        <w:tc>
          <w:tcPr>
            <w:tcW w:w="764" w:type="dxa"/>
          </w:tcPr>
          <w:p w14:paraId="639D2D72" w14:textId="77777777" w:rsidR="00B11855" w:rsidRPr="001F42D3" w:rsidRDefault="003D003E" w:rsidP="00CF7336">
            <w:pPr>
              <w:pStyle w:val="TableEntry"/>
            </w:pPr>
            <w:r w:rsidRPr="001F42D3">
              <w:t>250</w:t>
            </w:r>
          </w:p>
        </w:tc>
        <w:tc>
          <w:tcPr>
            <w:tcW w:w="760" w:type="dxa"/>
          </w:tcPr>
          <w:p w14:paraId="1FE551B2" w14:textId="77777777" w:rsidR="00B11855" w:rsidRPr="001F42D3" w:rsidRDefault="003D003E" w:rsidP="00CF7336">
            <w:pPr>
              <w:pStyle w:val="TableEntry"/>
            </w:pPr>
            <w:r w:rsidRPr="001F42D3">
              <w:t>XPN</w:t>
            </w:r>
          </w:p>
        </w:tc>
        <w:tc>
          <w:tcPr>
            <w:tcW w:w="961" w:type="dxa"/>
          </w:tcPr>
          <w:p w14:paraId="3B7BE6FE" w14:textId="77777777" w:rsidR="00B11855" w:rsidRPr="001F42D3" w:rsidRDefault="003D003E" w:rsidP="00CF7336">
            <w:pPr>
              <w:pStyle w:val="TableEntry"/>
            </w:pPr>
            <w:r w:rsidRPr="001F42D3">
              <w:t>X</w:t>
            </w:r>
          </w:p>
        </w:tc>
        <w:tc>
          <w:tcPr>
            <w:tcW w:w="1316" w:type="dxa"/>
          </w:tcPr>
          <w:p w14:paraId="1B596323" w14:textId="77777777" w:rsidR="00B11855" w:rsidRPr="001F42D3" w:rsidRDefault="003D003E" w:rsidP="00CF7336">
            <w:pPr>
              <w:pStyle w:val="TableEntry"/>
            </w:pPr>
            <w:r w:rsidRPr="001F42D3">
              <w:t>[0..0]</w:t>
            </w:r>
          </w:p>
        </w:tc>
        <w:tc>
          <w:tcPr>
            <w:tcW w:w="861" w:type="dxa"/>
          </w:tcPr>
          <w:p w14:paraId="4F3CE66B" w14:textId="77777777" w:rsidR="00B11855" w:rsidRPr="001F42D3" w:rsidRDefault="00B11855" w:rsidP="00CF7336">
            <w:pPr>
              <w:pStyle w:val="TableEntry"/>
            </w:pPr>
          </w:p>
        </w:tc>
        <w:tc>
          <w:tcPr>
            <w:tcW w:w="2834" w:type="dxa"/>
          </w:tcPr>
          <w:p w14:paraId="6E607341" w14:textId="77777777" w:rsidR="00B11855" w:rsidRPr="001F42D3" w:rsidRDefault="003D003E" w:rsidP="00CF7336">
            <w:pPr>
              <w:pStyle w:val="TableEntry"/>
            </w:pPr>
            <w:r w:rsidRPr="001F42D3">
              <w:t>Patient Alias</w:t>
            </w:r>
          </w:p>
        </w:tc>
      </w:tr>
      <w:tr w:rsidR="00C40FD5" w:rsidRPr="001F42D3" w14:paraId="1709BBEE" w14:textId="77777777" w:rsidTr="006C0E8E">
        <w:trPr>
          <w:cantSplit/>
          <w:jc w:val="center"/>
        </w:trPr>
        <w:tc>
          <w:tcPr>
            <w:tcW w:w="784" w:type="dxa"/>
          </w:tcPr>
          <w:p w14:paraId="7DE77A0D" w14:textId="77777777" w:rsidR="00B11855" w:rsidRPr="001F42D3" w:rsidRDefault="003D003E" w:rsidP="00CF7336">
            <w:pPr>
              <w:pStyle w:val="TableEntry"/>
            </w:pPr>
            <w:r w:rsidRPr="001F42D3">
              <w:t>10</w:t>
            </w:r>
          </w:p>
        </w:tc>
        <w:tc>
          <w:tcPr>
            <w:tcW w:w="764" w:type="dxa"/>
          </w:tcPr>
          <w:p w14:paraId="3442460D" w14:textId="77777777" w:rsidR="00B11855" w:rsidRPr="001F42D3" w:rsidRDefault="003D003E" w:rsidP="00CF7336">
            <w:pPr>
              <w:pStyle w:val="TableEntry"/>
            </w:pPr>
            <w:r w:rsidRPr="001F42D3">
              <w:t>705</w:t>
            </w:r>
          </w:p>
        </w:tc>
        <w:tc>
          <w:tcPr>
            <w:tcW w:w="760" w:type="dxa"/>
          </w:tcPr>
          <w:p w14:paraId="6D8627FA" w14:textId="77777777" w:rsidR="00B11855" w:rsidRPr="001F42D3" w:rsidRDefault="003D003E" w:rsidP="00CF7336">
            <w:pPr>
              <w:pStyle w:val="TableEntry"/>
            </w:pPr>
            <w:r w:rsidRPr="001F42D3">
              <w:t>CWE</w:t>
            </w:r>
          </w:p>
        </w:tc>
        <w:tc>
          <w:tcPr>
            <w:tcW w:w="961" w:type="dxa"/>
          </w:tcPr>
          <w:p w14:paraId="4EB8980E" w14:textId="77777777" w:rsidR="00B11855" w:rsidRPr="001F42D3" w:rsidRDefault="003D003E" w:rsidP="00CF7336">
            <w:pPr>
              <w:pStyle w:val="TableEntry"/>
            </w:pPr>
            <w:r w:rsidRPr="001F42D3">
              <w:t>RE</w:t>
            </w:r>
          </w:p>
        </w:tc>
        <w:tc>
          <w:tcPr>
            <w:tcW w:w="1316" w:type="dxa"/>
          </w:tcPr>
          <w:p w14:paraId="1AAE4334" w14:textId="77777777" w:rsidR="00B11855" w:rsidRPr="001F42D3" w:rsidRDefault="003D003E" w:rsidP="00CF7336">
            <w:pPr>
              <w:pStyle w:val="TableEntry"/>
            </w:pPr>
            <w:r w:rsidRPr="001F42D3">
              <w:t>[0..1]</w:t>
            </w:r>
          </w:p>
        </w:tc>
        <w:tc>
          <w:tcPr>
            <w:tcW w:w="861" w:type="dxa"/>
          </w:tcPr>
          <w:p w14:paraId="2A54EDDF" w14:textId="77777777" w:rsidR="00B11855" w:rsidRPr="001F42D3" w:rsidRDefault="003D003E" w:rsidP="00CF7336">
            <w:pPr>
              <w:pStyle w:val="TableEntry"/>
            </w:pPr>
            <w:r w:rsidRPr="001F42D3">
              <w:t>0005</w:t>
            </w:r>
          </w:p>
        </w:tc>
        <w:tc>
          <w:tcPr>
            <w:tcW w:w="2834" w:type="dxa"/>
          </w:tcPr>
          <w:p w14:paraId="17363E89" w14:textId="77777777" w:rsidR="00B11855" w:rsidRPr="001F42D3" w:rsidRDefault="003D003E" w:rsidP="00CF7336">
            <w:pPr>
              <w:pStyle w:val="TableEntry"/>
            </w:pPr>
            <w:r w:rsidRPr="001F42D3">
              <w:t>Race</w:t>
            </w:r>
          </w:p>
        </w:tc>
      </w:tr>
      <w:tr w:rsidR="00C40FD5" w:rsidRPr="001F42D3" w14:paraId="4BCDF674" w14:textId="77777777" w:rsidTr="006C0E8E">
        <w:trPr>
          <w:cantSplit/>
          <w:jc w:val="center"/>
        </w:trPr>
        <w:tc>
          <w:tcPr>
            <w:tcW w:w="784" w:type="dxa"/>
          </w:tcPr>
          <w:p w14:paraId="6B7B48BD" w14:textId="77777777" w:rsidR="00B11855" w:rsidRPr="001F42D3" w:rsidRDefault="003D003E" w:rsidP="00CF7336">
            <w:pPr>
              <w:pStyle w:val="TableEntry"/>
            </w:pPr>
            <w:r w:rsidRPr="001F42D3">
              <w:t>11</w:t>
            </w:r>
          </w:p>
        </w:tc>
        <w:tc>
          <w:tcPr>
            <w:tcW w:w="764" w:type="dxa"/>
          </w:tcPr>
          <w:p w14:paraId="73A26C19" w14:textId="77777777" w:rsidR="00B11855" w:rsidRPr="001F42D3" w:rsidRDefault="003D003E" w:rsidP="00CF7336">
            <w:pPr>
              <w:pStyle w:val="TableEntry"/>
            </w:pPr>
            <w:r w:rsidRPr="001F42D3">
              <w:t>250</w:t>
            </w:r>
          </w:p>
        </w:tc>
        <w:tc>
          <w:tcPr>
            <w:tcW w:w="760" w:type="dxa"/>
          </w:tcPr>
          <w:p w14:paraId="3919FB96" w14:textId="77777777" w:rsidR="00B11855" w:rsidRPr="001F42D3" w:rsidRDefault="003D003E" w:rsidP="00CF7336">
            <w:pPr>
              <w:pStyle w:val="TableEntry"/>
            </w:pPr>
            <w:r w:rsidRPr="001F42D3">
              <w:t>XAD</w:t>
            </w:r>
          </w:p>
        </w:tc>
        <w:tc>
          <w:tcPr>
            <w:tcW w:w="961" w:type="dxa"/>
          </w:tcPr>
          <w:p w14:paraId="34D570C0" w14:textId="77777777" w:rsidR="00B11855" w:rsidRPr="001F42D3" w:rsidRDefault="003D003E" w:rsidP="00CF7336">
            <w:pPr>
              <w:pStyle w:val="TableEntry"/>
            </w:pPr>
            <w:r w:rsidRPr="001F42D3">
              <w:t>RE</w:t>
            </w:r>
          </w:p>
        </w:tc>
        <w:tc>
          <w:tcPr>
            <w:tcW w:w="1316" w:type="dxa"/>
          </w:tcPr>
          <w:p w14:paraId="7B53459F" w14:textId="77777777" w:rsidR="00B11855" w:rsidRPr="001F42D3" w:rsidRDefault="003D003E" w:rsidP="00CF7336">
            <w:pPr>
              <w:pStyle w:val="TableEntry"/>
            </w:pPr>
            <w:r w:rsidRPr="001F42D3">
              <w:t>[0..1]</w:t>
            </w:r>
          </w:p>
        </w:tc>
        <w:tc>
          <w:tcPr>
            <w:tcW w:w="861" w:type="dxa"/>
          </w:tcPr>
          <w:p w14:paraId="44A2D6BA" w14:textId="77777777" w:rsidR="00B11855" w:rsidRPr="001F42D3" w:rsidRDefault="00B11855" w:rsidP="00CF7336">
            <w:pPr>
              <w:pStyle w:val="TableEntry"/>
            </w:pPr>
          </w:p>
        </w:tc>
        <w:tc>
          <w:tcPr>
            <w:tcW w:w="2834" w:type="dxa"/>
          </w:tcPr>
          <w:p w14:paraId="3614820D" w14:textId="77777777" w:rsidR="00B11855" w:rsidRPr="001F42D3" w:rsidRDefault="003D003E" w:rsidP="00CF7336">
            <w:pPr>
              <w:pStyle w:val="TableEntry"/>
            </w:pPr>
            <w:r w:rsidRPr="001F42D3">
              <w:t>Patient Address</w:t>
            </w:r>
          </w:p>
        </w:tc>
      </w:tr>
      <w:tr w:rsidR="00C40FD5" w:rsidRPr="001F42D3" w14:paraId="2077D059" w14:textId="77777777" w:rsidTr="006C0E8E">
        <w:trPr>
          <w:cantSplit/>
          <w:jc w:val="center"/>
        </w:trPr>
        <w:tc>
          <w:tcPr>
            <w:tcW w:w="784" w:type="dxa"/>
          </w:tcPr>
          <w:p w14:paraId="37748FCA" w14:textId="77777777" w:rsidR="00B11855" w:rsidRPr="001F42D3" w:rsidRDefault="003D003E" w:rsidP="00CF7336">
            <w:pPr>
              <w:pStyle w:val="TableEntry"/>
            </w:pPr>
            <w:r w:rsidRPr="001F42D3">
              <w:t>12</w:t>
            </w:r>
          </w:p>
        </w:tc>
        <w:tc>
          <w:tcPr>
            <w:tcW w:w="764" w:type="dxa"/>
          </w:tcPr>
          <w:p w14:paraId="0DBD1572" w14:textId="77777777" w:rsidR="00B11855" w:rsidRPr="001F42D3" w:rsidRDefault="003D003E" w:rsidP="00CF7336">
            <w:pPr>
              <w:pStyle w:val="TableEntry"/>
            </w:pPr>
            <w:r w:rsidRPr="001F42D3">
              <w:t>4</w:t>
            </w:r>
          </w:p>
        </w:tc>
        <w:tc>
          <w:tcPr>
            <w:tcW w:w="760" w:type="dxa"/>
          </w:tcPr>
          <w:p w14:paraId="29EC80D2" w14:textId="77777777" w:rsidR="00B11855" w:rsidRPr="001F42D3" w:rsidRDefault="003D003E" w:rsidP="00CF7336">
            <w:pPr>
              <w:pStyle w:val="TableEntry"/>
            </w:pPr>
            <w:r w:rsidRPr="001F42D3">
              <w:t>IS</w:t>
            </w:r>
          </w:p>
        </w:tc>
        <w:tc>
          <w:tcPr>
            <w:tcW w:w="961" w:type="dxa"/>
          </w:tcPr>
          <w:p w14:paraId="7116B9EC" w14:textId="77777777" w:rsidR="00B11855" w:rsidRPr="001F42D3" w:rsidRDefault="003D003E" w:rsidP="00CF7336">
            <w:pPr>
              <w:pStyle w:val="TableEntry"/>
            </w:pPr>
            <w:r w:rsidRPr="001F42D3">
              <w:t>RE</w:t>
            </w:r>
          </w:p>
        </w:tc>
        <w:tc>
          <w:tcPr>
            <w:tcW w:w="1316" w:type="dxa"/>
          </w:tcPr>
          <w:p w14:paraId="0FE79770" w14:textId="77777777" w:rsidR="00B11855" w:rsidRPr="001F42D3" w:rsidRDefault="003D003E" w:rsidP="00CF7336">
            <w:pPr>
              <w:pStyle w:val="TableEntry"/>
            </w:pPr>
            <w:r w:rsidRPr="001F42D3">
              <w:t>[0..1]</w:t>
            </w:r>
          </w:p>
        </w:tc>
        <w:tc>
          <w:tcPr>
            <w:tcW w:w="861" w:type="dxa"/>
          </w:tcPr>
          <w:p w14:paraId="42A94B2D" w14:textId="77777777" w:rsidR="00B11855" w:rsidRPr="001F42D3" w:rsidRDefault="003D003E" w:rsidP="00CF7336">
            <w:pPr>
              <w:pStyle w:val="TableEntry"/>
            </w:pPr>
            <w:r w:rsidRPr="001F42D3">
              <w:t>0289</w:t>
            </w:r>
          </w:p>
        </w:tc>
        <w:tc>
          <w:tcPr>
            <w:tcW w:w="2834" w:type="dxa"/>
          </w:tcPr>
          <w:p w14:paraId="73B5CC9E" w14:textId="77777777" w:rsidR="00B11855" w:rsidRPr="001F42D3" w:rsidRDefault="003D003E" w:rsidP="00CF7336">
            <w:pPr>
              <w:pStyle w:val="TableEntry"/>
            </w:pPr>
            <w:r w:rsidRPr="001F42D3">
              <w:t>County Code</w:t>
            </w:r>
          </w:p>
        </w:tc>
      </w:tr>
      <w:tr w:rsidR="00C40FD5" w:rsidRPr="001F42D3" w14:paraId="0A60AC3F" w14:textId="77777777" w:rsidTr="006C0E8E">
        <w:trPr>
          <w:cantSplit/>
          <w:jc w:val="center"/>
        </w:trPr>
        <w:tc>
          <w:tcPr>
            <w:tcW w:w="784" w:type="dxa"/>
          </w:tcPr>
          <w:p w14:paraId="2F809F0E" w14:textId="77777777" w:rsidR="00B11855" w:rsidRPr="001F42D3" w:rsidRDefault="003D003E" w:rsidP="00CF7336">
            <w:pPr>
              <w:pStyle w:val="TableEntry"/>
            </w:pPr>
            <w:r w:rsidRPr="001F42D3">
              <w:t>13</w:t>
            </w:r>
          </w:p>
        </w:tc>
        <w:tc>
          <w:tcPr>
            <w:tcW w:w="764" w:type="dxa"/>
          </w:tcPr>
          <w:p w14:paraId="7462A2D1" w14:textId="77777777" w:rsidR="00B11855" w:rsidRPr="001F42D3" w:rsidRDefault="003D003E" w:rsidP="00CF7336">
            <w:pPr>
              <w:pStyle w:val="TableEntry"/>
            </w:pPr>
            <w:r w:rsidRPr="001F42D3">
              <w:t>250</w:t>
            </w:r>
          </w:p>
        </w:tc>
        <w:tc>
          <w:tcPr>
            <w:tcW w:w="760" w:type="dxa"/>
          </w:tcPr>
          <w:p w14:paraId="070D17C0" w14:textId="77777777" w:rsidR="00B11855" w:rsidRPr="001F42D3" w:rsidRDefault="003D003E" w:rsidP="00CF7336">
            <w:pPr>
              <w:pStyle w:val="TableEntry"/>
            </w:pPr>
            <w:r w:rsidRPr="001F42D3">
              <w:t>XTN</w:t>
            </w:r>
          </w:p>
        </w:tc>
        <w:tc>
          <w:tcPr>
            <w:tcW w:w="961" w:type="dxa"/>
          </w:tcPr>
          <w:p w14:paraId="1C54E2EA" w14:textId="77777777" w:rsidR="00B11855" w:rsidRPr="001F42D3" w:rsidRDefault="003D003E" w:rsidP="00CF7336">
            <w:pPr>
              <w:pStyle w:val="TableEntry"/>
            </w:pPr>
            <w:r w:rsidRPr="001F42D3">
              <w:t>RE</w:t>
            </w:r>
          </w:p>
        </w:tc>
        <w:tc>
          <w:tcPr>
            <w:tcW w:w="1316" w:type="dxa"/>
          </w:tcPr>
          <w:p w14:paraId="7F91ED64" w14:textId="77777777" w:rsidR="00B11855" w:rsidRPr="001F42D3" w:rsidRDefault="003D003E" w:rsidP="00CF7336">
            <w:pPr>
              <w:pStyle w:val="TableEntry"/>
            </w:pPr>
            <w:r w:rsidRPr="001F42D3">
              <w:t>[0..2]</w:t>
            </w:r>
          </w:p>
        </w:tc>
        <w:tc>
          <w:tcPr>
            <w:tcW w:w="861" w:type="dxa"/>
          </w:tcPr>
          <w:p w14:paraId="1C4D12FC" w14:textId="77777777" w:rsidR="00B11855" w:rsidRPr="001F42D3" w:rsidRDefault="00B11855" w:rsidP="00CF7336">
            <w:pPr>
              <w:pStyle w:val="TableEntry"/>
            </w:pPr>
          </w:p>
        </w:tc>
        <w:tc>
          <w:tcPr>
            <w:tcW w:w="2834" w:type="dxa"/>
          </w:tcPr>
          <w:p w14:paraId="53DE188D" w14:textId="77777777" w:rsidR="00B11855" w:rsidRPr="001F42D3" w:rsidRDefault="003D003E" w:rsidP="00CF7336">
            <w:pPr>
              <w:pStyle w:val="TableEntry"/>
            </w:pPr>
            <w:r w:rsidRPr="001F42D3">
              <w:t>Phone Number - Home</w:t>
            </w:r>
          </w:p>
        </w:tc>
      </w:tr>
      <w:tr w:rsidR="00C40FD5" w:rsidRPr="001F42D3" w14:paraId="137B31E3" w14:textId="77777777" w:rsidTr="006C0E8E">
        <w:trPr>
          <w:cantSplit/>
          <w:jc w:val="center"/>
        </w:trPr>
        <w:tc>
          <w:tcPr>
            <w:tcW w:w="784" w:type="dxa"/>
          </w:tcPr>
          <w:p w14:paraId="39BCAA41" w14:textId="77777777" w:rsidR="00B11855" w:rsidRPr="001F42D3" w:rsidRDefault="003D003E" w:rsidP="00CF7336">
            <w:pPr>
              <w:pStyle w:val="TableEntry"/>
            </w:pPr>
            <w:r w:rsidRPr="001F42D3">
              <w:t>14</w:t>
            </w:r>
          </w:p>
        </w:tc>
        <w:tc>
          <w:tcPr>
            <w:tcW w:w="764" w:type="dxa"/>
          </w:tcPr>
          <w:p w14:paraId="15DC5064" w14:textId="77777777" w:rsidR="00B11855" w:rsidRPr="001F42D3" w:rsidRDefault="003D003E" w:rsidP="00CF7336">
            <w:pPr>
              <w:pStyle w:val="TableEntry"/>
            </w:pPr>
            <w:r w:rsidRPr="001F42D3">
              <w:t>250</w:t>
            </w:r>
          </w:p>
        </w:tc>
        <w:tc>
          <w:tcPr>
            <w:tcW w:w="760" w:type="dxa"/>
          </w:tcPr>
          <w:p w14:paraId="4004B876" w14:textId="77777777" w:rsidR="00B11855" w:rsidRPr="001F42D3" w:rsidRDefault="003D003E" w:rsidP="00CF7336">
            <w:pPr>
              <w:pStyle w:val="TableEntry"/>
            </w:pPr>
            <w:r w:rsidRPr="001F42D3">
              <w:t>XTN</w:t>
            </w:r>
          </w:p>
        </w:tc>
        <w:tc>
          <w:tcPr>
            <w:tcW w:w="961" w:type="dxa"/>
          </w:tcPr>
          <w:p w14:paraId="1025602F" w14:textId="77777777" w:rsidR="00B11855" w:rsidRPr="001F42D3" w:rsidRDefault="003D003E" w:rsidP="00CF7336">
            <w:pPr>
              <w:pStyle w:val="TableEntry"/>
            </w:pPr>
            <w:r w:rsidRPr="001F42D3">
              <w:t>X</w:t>
            </w:r>
          </w:p>
        </w:tc>
        <w:tc>
          <w:tcPr>
            <w:tcW w:w="1316" w:type="dxa"/>
          </w:tcPr>
          <w:p w14:paraId="04E7B256" w14:textId="77777777" w:rsidR="00B11855" w:rsidRPr="001F42D3" w:rsidRDefault="003D003E" w:rsidP="00CF7336">
            <w:pPr>
              <w:pStyle w:val="TableEntry"/>
            </w:pPr>
            <w:r w:rsidRPr="001F42D3">
              <w:t>[0..1]</w:t>
            </w:r>
          </w:p>
        </w:tc>
        <w:tc>
          <w:tcPr>
            <w:tcW w:w="861" w:type="dxa"/>
          </w:tcPr>
          <w:p w14:paraId="47B136C1" w14:textId="77777777" w:rsidR="00B11855" w:rsidRPr="001F42D3" w:rsidRDefault="00B11855" w:rsidP="00CF7336">
            <w:pPr>
              <w:pStyle w:val="TableEntry"/>
            </w:pPr>
          </w:p>
        </w:tc>
        <w:tc>
          <w:tcPr>
            <w:tcW w:w="2834" w:type="dxa"/>
          </w:tcPr>
          <w:p w14:paraId="748E55B7" w14:textId="77777777" w:rsidR="00B11855" w:rsidRPr="001F42D3" w:rsidRDefault="003D003E" w:rsidP="00CF7336">
            <w:pPr>
              <w:pStyle w:val="TableEntry"/>
            </w:pPr>
            <w:r w:rsidRPr="001F42D3">
              <w:t>Phone Number - Business</w:t>
            </w:r>
          </w:p>
        </w:tc>
      </w:tr>
      <w:tr w:rsidR="00C40FD5" w:rsidRPr="001F42D3" w14:paraId="2203D09A" w14:textId="77777777" w:rsidTr="006C0E8E">
        <w:trPr>
          <w:cantSplit/>
          <w:jc w:val="center"/>
        </w:trPr>
        <w:tc>
          <w:tcPr>
            <w:tcW w:w="784" w:type="dxa"/>
          </w:tcPr>
          <w:p w14:paraId="78359439" w14:textId="77777777" w:rsidR="00B11855" w:rsidRPr="001F42D3" w:rsidRDefault="003D003E" w:rsidP="00CF7336">
            <w:pPr>
              <w:pStyle w:val="TableEntry"/>
            </w:pPr>
            <w:r w:rsidRPr="001F42D3">
              <w:t>15</w:t>
            </w:r>
          </w:p>
        </w:tc>
        <w:tc>
          <w:tcPr>
            <w:tcW w:w="764" w:type="dxa"/>
          </w:tcPr>
          <w:p w14:paraId="3A8448D7" w14:textId="77777777" w:rsidR="00B11855" w:rsidRPr="001F42D3" w:rsidRDefault="003D003E" w:rsidP="00CF7336">
            <w:pPr>
              <w:pStyle w:val="TableEntry"/>
            </w:pPr>
            <w:r w:rsidRPr="001F42D3">
              <w:t>705</w:t>
            </w:r>
          </w:p>
        </w:tc>
        <w:tc>
          <w:tcPr>
            <w:tcW w:w="760" w:type="dxa"/>
          </w:tcPr>
          <w:p w14:paraId="7FEB3CF0" w14:textId="77777777" w:rsidR="00B11855" w:rsidRPr="001F42D3" w:rsidRDefault="003D003E" w:rsidP="00CF7336">
            <w:pPr>
              <w:pStyle w:val="TableEntry"/>
            </w:pPr>
            <w:r w:rsidRPr="001F42D3">
              <w:t>CWE</w:t>
            </w:r>
          </w:p>
        </w:tc>
        <w:tc>
          <w:tcPr>
            <w:tcW w:w="961" w:type="dxa"/>
          </w:tcPr>
          <w:p w14:paraId="7E8DC569" w14:textId="77777777" w:rsidR="00B11855" w:rsidRPr="001F42D3" w:rsidRDefault="003D003E" w:rsidP="00CF7336">
            <w:pPr>
              <w:pStyle w:val="TableEntry"/>
            </w:pPr>
            <w:r w:rsidRPr="001F42D3">
              <w:t>RE</w:t>
            </w:r>
          </w:p>
        </w:tc>
        <w:tc>
          <w:tcPr>
            <w:tcW w:w="1316" w:type="dxa"/>
          </w:tcPr>
          <w:p w14:paraId="1FDB41A9" w14:textId="77777777" w:rsidR="00B11855" w:rsidRPr="001F42D3" w:rsidRDefault="003D003E" w:rsidP="00CF7336">
            <w:pPr>
              <w:pStyle w:val="TableEntry"/>
            </w:pPr>
            <w:r w:rsidRPr="001F42D3">
              <w:t>[0..1]</w:t>
            </w:r>
          </w:p>
        </w:tc>
        <w:tc>
          <w:tcPr>
            <w:tcW w:w="861" w:type="dxa"/>
          </w:tcPr>
          <w:p w14:paraId="3972B541" w14:textId="77777777" w:rsidR="00B11855" w:rsidRPr="001F42D3" w:rsidRDefault="003D003E" w:rsidP="00CF7336">
            <w:pPr>
              <w:pStyle w:val="TableEntry"/>
            </w:pPr>
            <w:r w:rsidRPr="001F42D3">
              <w:t>0296</w:t>
            </w:r>
          </w:p>
        </w:tc>
        <w:tc>
          <w:tcPr>
            <w:tcW w:w="2834" w:type="dxa"/>
          </w:tcPr>
          <w:p w14:paraId="00A055AF" w14:textId="77777777" w:rsidR="00B11855" w:rsidRPr="001F42D3" w:rsidRDefault="003D003E" w:rsidP="00CF7336">
            <w:pPr>
              <w:pStyle w:val="TableEntry"/>
            </w:pPr>
            <w:r w:rsidRPr="001F42D3">
              <w:t>Primary Language</w:t>
            </w:r>
          </w:p>
        </w:tc>
      </w:tr>
      <w:tr w:rsidR="00C40FD5" w:rsidRPr="001F42D3" w14:paraId="26F44EE7" w14:textId="77777777" w:rsidTr="006C0E8E">
        <w:trPr>
          <w:cantSplit/>
          <w:jc w:val="center"/>
        </w:trPr>
        <w:tc>
          <w:tcPr>
            <w:tcW w:w="784" w:type="dxa"/>
          </w:tcPr>
          <w:p w14:paraId="07665601" w14:textId="77777777" w:rsidR="00B11855" w:rsidRPr="001F42D3" w:rsidRDefault="003D003E" w:rsidP="00CF7336">
            <w:pPr>
              <w:pStyle w:val="TableEntry"/>
            </w:pPr>
            <w:r w:rsidRPr="001F42D3">
              <w:t>16</w:t>
            </w:r>
          </w:p>
        </w:tc>
        <w:tc>
          <w:tcPr>
            <w:tcW w:w="764" w:type="dxa"/>
          </w:tcPr>
          <w:p w14:paraId="7BFE09DD" w14:textId="77777777" w:rsidR="00B11855" w:rsidRPr="001F42D3" w:rsidRDefault="003D003E" w:rsidP="00CF7336">
            <w:pPr>
              <w:pStyle w:val="TableEntry"/>
            </w:pPr>
            <w:r w:rsidRPr="001F42D3">
              <w:t>705</w:t>
            </w:r>
          </w:p>
        </w:tc>
        <w:tc>
          <w:tcPr>
            <w:tcW w:w="760" w:type="dxa"/>
          </w:tcPr>
          <w:p w14:paraId="5BCD4CE5" w14:textId="77777777" w:rsidR="00B11855" w:rsidRPr="001F42D3" w:rsidRDefault="003D003E" w:rsidP="00CF7336">
            <w:pPr>
              <w:pStyle w:val="TableEntry"/>
            </w:pPr>
            <w:r w:rsidRPr="001F42D3">
              <w:t>CWE</w:t>
            </w:r>
          </w:p>
        </w:tc>
        <w:tc>
          <w:tcPr>
            <w:tcW w:w="961" w:type="dxa"/>
          </w:tcPr>
          <w:p w14:paraId="6E0BDB1C" w14:textId="77777777" w:rsidR="00B11855" w:rsidRPr="001F42D3" w:rsidRDefault="003D003E" w:rsidP="00CF7336">
            <w:pPr>
              <w:pStyle w:val="TableEntry"/>
            </w:pPr>
            <w:r w:rsidRPr="001F42D3">
              <w:t>RE</w:t>
            </w:r>
          </w:p>
        </w:tc>
        <w:tc>
          <w:tcPr>
            <w:tcW w:w="1316" w:type="dxa"/>
          </w:tcPr>
          <w:p w14:paraId="57E1ACEB" w14:textId="77777777" w:rsidR="00B11855" w:rsidRPr="001F42D3" w:rsidRDefault="003D003E" w:rsidP="00CF7336">
            <w:pPr>
              <w:pStyle w:val="TableEntry"/>
            </w:pPr>
            <w:r w:rsidRPr="001F42D3">
              <w:t>[0..1]</w:t>
            </w:r>
          </w:p>
        </w:tc>
        <w:tc>
          <w:tcPr>
            <w:tcW w:w="861" w:type="dxa"/>
          </w:tcPr>
          <w:p w14:paraId="07B39502" w14:textId="77777777" w:rsidR="00B11855" w:rsidRPr="001F42D3" w:rsidRDefault="003D003E" w:rsidP="00CF7336">
            <w:pPr>
              <w:pStyle w:val="TableEntry"/>
            </w:pPr>
            <w:r w:rsidRPr="001F42D3">
              <w:t>0002</w:t>
            </w:r>
          </w:p>
        </w:tc>
        <w:tc>
          <w:tcPr>
            <w:tcW w:w="2834" w:type="dxa"/>
          </w:tcPr>
          <w:p w14:paraId="0F6814D8" w14:textId="77777777" w:rsidR="00B11855" w:rsidRPr="001F42D3" w:rsidRDefault="003D003E" w:rsidP="00CF7336">
            <w:pPr>
              <w:pStyle w:val="TableEntry"/>
            </w:pPr>
            <w:r w:rsidRPr="001F42D3">
              <w:t>Marital Status</w:t>
            </w:r>
          </w:p>
        </w:tc>
      </w:tr>
      <w:tr w:rsidR="00C40FD5" w:rsidRPr="001F42D3" w14:paraId="568AF0D3" w14:textId="77777777" w:rsidTr="006C0E8E">
        <w:trPr>
          <w:cantSplit/>
          <w:jc w:val="center"/>
        </w:trPr>
        <w:tc>
          <w:tcPr>
            <w:tcW w:w="784" w:type="dxa"/>
          </w:tcPr>
          <w:p w14:paraId="0583C2BF" w14:textId="77777777" w:rsidR="00B11855" w:rsidRPr="001F42D3" w:rsidRDefault="003D003E" w:rsidP="00CF7336">
            <w:pPr>
              <w:pStyle w:val="TableEntry"/>
            </w:pPr>
            <w:r w:rsidRPr="001F42D3">
              <w:t>17</w:t>
            </w:r>
          </w:p>
        </w:tc>
        <w:tc>
          <w:tcPr>
            <w:tcW w:w="764" w:type="dxa"/>
          </w:tcPr>
          <w:p w14:paraId="2AD2D029" w14:textId="77777777" w:rsidR="00B11855" w:rsidRPr="001F42D3" w:rsidRDefault="003D003E" w:rsidP="00CF7336">
            <w:pPr>
              <w:pStyle w:val="TableEntry"/>
            </w:pPr>
            <w:r w:rsidRPr="001F42D3">
              <w:t>705</w:t>
            </w:r>
          </w:p>
        </w:tc>
        <w:tc>
          <w:tcPr>
            <w:tcW w:w="760" w:type="dxa"/>
          </w:tcPr>
          <w:p w14:paraId="74888644" w14:textId="77777777" w:rsidR="00B11855" w:rsidRPr="001F42D3" w:rsidRDefault="003D003E" w:rsidP="00CF7336">
            <w:pPr>
              <w:pStyle w:val="TableEntry"/>
            </w:pPr>
            <w:r w:rsidRPr="001F42D3">
              <w:t>CWE</w:t>
            </w:r>
          </w:p>
        </w:tc>
        <w:tc>
          <w:tcPr>
            <w:tcW w:w="961" w:type="dxa"/>
          </w:tcPr>
          <w:p w14:paraId="3493C295" w14:textId="77777777" w:rsidR="00B11855" w:rsidRPr="001F42D3" w:rsidRDefault="003D003E" w:rsidP="00CF7336">
            <w:pPr>
              <w:pStyle w:val="TableEntry"/>
            </w:pPr>
            <w:r w:rsidRPr="001F42D3">
              <w:t>RE</w:t>
            </w:r>
          </w:p>
        </w:tc>
        <w:tc>
          <w:tcPr>
            <w:tcW w:w="1316" w:type="dxa"/>
          </w:tcPr>
          <w:p w14:paraId="239CACEA" w14:textId="77777777" w:rsidR="00B11855" w:rsidRPr="001F42D3" w:rsidRDefault="003D003E" w:rsidP="00CF7336">
            <w:pPr>
              <w:pStyle w:val="TableEntry"/>
            </w:pPr>
            <w:r w:rsidRPr="001F42D3">
              <w:t>[0..</w:t>
            </w:r>
            <w:r w:rsidR="00E86B15" w:rsidRPr="001F42D3">
              <w:t>1</w:t>
            </w:r>
            <w:r w:rsidRPr="001F42D3">
              <w:t>]</w:t>
            </w:r>
          </w:p>
        </w:tc>
        <w:tc>
          <w:tcPr>
            <w:tcW w:w="861" w:type="dxa"/>
          </w:tcPr>
          <w:p w14:paraId="4CA25E3B" w14:textId="77777777" w:rsidR="00B11855" w:rsidRPr="001F42D3" w:rsidRDefault="003D003E" w:rsidP="00CF7336">
            <w:pPr>
              <w:pStyle w:val="TableEntry"/>
            </w:pPr>
            <w:r w:rsidRPr="001F42D3">
              <w:t>0006</w:t>
            </w:r>
          </w:p>
        </w:tc>
        <w:tc>
          <w:tcPr>
            <w:tcW w:w="2834" w:type="dxa"/>
          </w:tcPr>
          <w:p w14:paraId="0C05D361" w14:textId="77777777" w:rsidR="00B11855" w:rsidRPr="001F42D3" w:rsidRDefault="003D003E" w:rsidP="00CF7336">
            <w:pPr>
              <w:pStyle w:val="TableEntry"/>
            </w:pPr>
            <w:r w:rsidRPr="001F42D3">
              <w:t>Religion</w:t>
            </w:r>
          </w:p>
        </w:tc>
      </w:tr>
      <w:tr w:rsidR="00C40FD5" w:rsidRPr="001F42D3" w14:paraId="06A67923" w14:textId="77777777" w:rsidTr="006C0E8E">
        <w:trPr>
          <w:cantSplit/>
          <w:jc w:val="center"/>
        </w:trPr>
        <w:tc>
          <w:tcPr>
            <w:tcW w:w="784" w:type="dxa"/>
          </w:tcPr>
          <w:p w14:paraId="2B45BE86" w14:textId="77777777" w:rsidR="00B11855" w:rsidRPr="001F42D3" w:rsidRDefault="003D003E" w:rsidP="00CF7336">
            <w:pPr>
              <w:pStyle w:val="TableEntry"/>
            </w:pPr>
            <w:r w:rsidRPr="001F42D3">
              <w:t>18</w:t>
            </w:r>
          </w:p>
        </w:tc>
        <w:tc>
          <w:tcPr>
            <w:tcW w:w="764" w:type="dxa"/>
          </w:tcPr>
          <w:p w14:paraId="2DAAD56D" w14:textId="77777777" w:rsidR="00B11855" w:rsidRPr="001F42D3" w:rsidRDefault="003D003E" w:rsidP="00CF7336">
            <w:pPr>
              <w:pStyle w:val="TableEntry"/>
            </w:pPr>
            <w:r w:rsidRPr="001F42D3">
              <w:t>705</w:t>
            </w:r>
          </w:p>
        </w:tc>
        <w:tc>
          <w:tcPr>
            <w:tcW w:w="760" w:type="dxa"/>
          </w:tcPr>
          <w:p w14:paraId="0DCA79A9" w14:textId="77777777" w:rsidR="00B11855" w:rsidRPr="001F42D3" w:rsidRDefault="003D003E" w:rsidP="00CF7336">
            <w:pPr>
              <w:pStyle w:val="TableEntry"/>
            </w:pPr>
            <w:r w:rsidRPr="001F42D3">
              <w:t>CX</w:t>
            </w:r>
          </w:p>
        </w:tc>
        <w:tc>
          <w:tcPr>
            <w:tcW w:w="961" w:type="dxa"/>
          </w:tcPr>
          <w:p w14:paraId="2BAA11AD" w14:textId="77777777" w:rsidR="00B11855" w:rsidRPr="001F42D3" w:rsidRDefault="003D003E" w:rsidP="00CF7336">
            <w:pPr>
              <w:pStyle w:val="TableEntry"/>
            </w:pPr>
            <w:r w:rsidRPr="001F42D3">
              <w:t>RE</w:t>
            </w:r>
          </w:p>
        </w:tc>
        <w:tc>
          <w:tcPr>
            <w:tcW w:w="1316" w:type="dxa"/>
          </w:tcPr>
          <w:p w14:paraId="3674E60D" w14:textId="77777777" w:rsidR="00B11855" w:rsidRPr="001F42D3" w:rsidRDefault="003D003E" w:rsidP="00CF7336">
            <w:pPr>
              <w:pStyle w:val="TableEntry"/>
            </w:pPr>
            <w:r w:rsidRPr="001F42D3">
              <w:t>[0..1]</w:t>
            </w:r>
          </w:p>
        </w:tc>
        <w:tc>
          <w:tcPr>
            <w:tcW w:w="861" w:type="dxa"/>
          </w:tcPr>
          <w:p w14:paraId="3DAA5026" w14:textId="77777777" w:rsidR="00B11855" w:rsidRPr="001F42D3" w:rsidRDefault="00B11855" w:rsidP="00CF7336">
            <w:pPr>
              <w:pStyle w:val="TableEntry"/>
            </w:pPr>
          </w:p>
        </w:tc>
        <w:tc>
          <w:tcPr>
            <w:tcW w:w="2834" w:type="dxa"/>
          </w:tcPr>
          <w:p w14:paraId="49D189F6" w14:textId="77777777" w:rsidR="00B11855" w:rsidRPr="001F42D3" w:rsidRDefault="003D003E" w:rsidP="00CF7336">
            <w:pPr>
              <w:pStyle w:val="TableEntry"/>
            </w:pPr>
            <w:r w:rsidRPr="001F42D3">
              <w:t>Patient Account Number</w:t>
            </w:r>
          </w:p>
        </w:tc>
      </w:tr>
      <w:tr w:rsidR="00C40FD5" w:rsidRPr="001F42D3" w14:paraId="4817CC0C" w14:textId="77777777" w:rsidTr="006C0E8E">
        <w:trPr>
          <w:cantSplit/>
          <w:jc w:val="center"/>
        </w:trPr>
        <w:tc>
          <w:tcPr>
            <w:tcW w:w="784" w:type="dxa"/>
          </w:tcPr>
          <w:p w14:paraId="3B81F43B" w14:textId="77777777" w:rsidR="00B11855" w:rsidRPr="001F42D3" w:rsidRDefault="003D003E" w:rsidP="00CF7336">
            <w:pPr>
              <w:pStyle w:val="TableEntry"/>
            </w:pPr>
            <w:r w:rsidRPr="001F42D3">
              <w:t>19</w:t>
            </w:r>
          </w:p>
        </w:tc>
        <w:tc>
          <w:tcPr>
            <w:tcW w:w="764" w:type="dxa"/>
          </w:tcPr>
          <w:p w14:paraId="03833DF9" w14:textId="77777777" w:rsidR="00B11855" w:rsidRPr="001F42D3" w:rsidRDefault="003D003E" w:rsidP="00CF7336">
            <w:pPr>
              <w:pStyle w:val="TableEntry"/>
            </w:pPr>
            <w:r w:rsidRPr="001F42D3">
              <w:t>16</w:t>
            </w:r>
          </w:p>
        </w:tc>
        <w:tc>
          <w:tcPr>
            <w:tcW w:w="760" w:type="dxa"/>
          </w:tcPr>
          <w:p w14:paraId="5CED3852" w14:textId="77777777" w:rsidR="00B11855" w:rsidRPr="001F42D3" w:rsidRDefault="003D003E" w:rsidP="00CF7336">
            <w:pPr>
              <w:pStyle w:val="TableEntry"/>
            </w:pPr>
            <w:r w:rsidRPr="001F42D3">
              <w:t>ST</w:t>
            </w:r>
          </w:p>
        </w:tc>
        <w:tc>
          <w:tcPr>
            <w:tcW w:w="961" w:type="dxa"/>
          </w:tcPr>
          <w:p w14:paraId="13968AD7" w14:textId="77777777" w:rsidR="00B11855" w:rsidRPr="001F42D3" w:rsidRDefault="003D003E" w:rsidP="00CF7336">
            <w:pPr>
              <w:pStyle w:val="TableEntry"/>
            </w:pPr>
            <w:r w:rsidRPr="001F42D3">
              <w:t>X</w:t>
            </w:r>
          </w:p>
        </w:tc>
        <w:tc>
          <w:tcPr>
            <w:tcW w:w="1316" w:type="dxa"/>
          </w:tcPr>
          <w:p w14:paraId="115926E9" w14:textId="77777777" w:rsidR="00B11855" w:rsidRPr="001F42D3" w:rsidRDefault="003D003E" w:rsidP="00DA4C12">
            <w:pPr>
              <w:pStyle w:val="TableEntry"/>
            </w:pPr>
            <w:r w:rsidRPr="001F42D3">
              <w:t>[0..</w:t>
            </w:r>
            <w:r w:rsidR="00DA4C12" w:rsidRPr="001F42D3">
              <w:t>0</w:t>
            </w:r>
            <w:r w:rsidRPr="001F42D3">
              <w:t>]</w:t>
            </w:r>
          </w:p>
        </w:tc>
        <w:tc>
          <w:tcPr>
            <w:tcW w:w="861" w:type="dxa"/>
          </w:tcPr>
          <w:p w14:paraId="24367317" w14:textId="77777777" w:rsidR="00B11855" w:rsidRPr="001F42D3" w:rsidRDefault="00B11855" w:rsidP="00CF7336">
            <w:pPr>
              <w:pStyle w:val="TableEntry"/>
            </w:pPr>
          </w:p>
        </w:tc>
        <w:tc>
          <w:tcPr>
            <w:tcW w:w="2834" w:type="dxa"/>
          </w:tcPr>
          <w:p w14:paraId="57EA06E8" w14:textId="77777777" w:rsidR="00B11855" w:rsidRPr="001F42D3" w:rsidRDefault="003D003E" w:rsidP="00CF7336">
            <w:pPr>
              <w:pStyle w:val="TableEntry"/>
            </w:pPr>
            <w:r w:rsidRPr="001F42D3">
              <w:t>SSN Number - Patient</w:t>
            </w:r>
          </w:p>
        </w:tc>
      </w:tr>
      <w:tr w:rsidR="00C40FD5" w:rsidRPr="001F42D3" w14:paraId="7F473D7D" w14:textId="77777777" w:rsidTr="006C0E8E">
        <w:trPr>
          <w:cantSplit/>
          <w:jc w:val="center"/>
        </w:trPr>
        <w:tc>
          <w:tcPr>
            <w:tcW w:w="784" w:type="dxa"/>
          </w:tcPr>
          <w:p w14:paraId="53FBB310" w14:textId="77777777" w:rsidR="00B11855" w:rsidRPr="001F42D3" w:rsidRDefault="003D003E" w:rsidP="00CF7336">
            <w:pPr>
              <w:pStyle w:val="TableEntry"/>
            </w:pPr>
            <w:r w:rsidRPr="001F42D3">
              <w:t>20</w:t>
            </w:r>
          </w:p>
        </w:tc>
        <w:tc>
          <w:tcPr>
            <w:tcW w:w="764" w:type="dxa"/>
          </w:tcPr>
          <w:p w14:paraId="7A114A52" w14:textId="77777777" w:rsidR="00B11855" w:rsidRPr="001F42D3" w:rsidRDefault="003D003E" w:rsidP="00CF7336">
            <w:pPr>
              <w:pStyle w:val="TableEntry"/>
            </w:pPr>
            <w:r w:rsidRPr="001F42D3">
              <w:t>25</w:t>
            </w:r>
          </w:p>
        </w:tc>
        <w:tc>
          <w:tcPr>
            <w:tcW w:w="760" w:type="dxa"/>
          </w:tcPr>
          <w:p w14:paraId="045D2002" w14:textId="77777777" w:rsidR="00B11855" w:rsidRPr="001F42D3" w:rsidRDefault="003D003E" w:rsidP="00CF7336">
            <w:pPr>
              <w:pStyle w:val="TableEntry"/>
            </w:pPr>
            <w:r w:rsidRPr="001F42D3">
              <w:t>DLN</w:t>
            </w:r>
          </w:p>
        </w:tc>
        <w:tc>
          <w:tcPr>
            <w:tcW w:w="961" w:type="dxa"/>
          </w:tcPr>
          <w:p w14:paraId="03A195B7" w14:textId="77777777" w:rsidR="00B11855" w:rsidRPr="001F42D3" w:rsidRDefault="003D003E" w:rsidP="00CF7336">
            <w:pPr>
              <w:pStyle w:val="TableEntry"/>
            </w:pPr>
            <w:r w:rsidRPr="001F42D3">
              <w:t>RE</w:t>
            </w:r>
          </w:p>
        </w:tc>
        <w:tc>
          <w:tcPr>
            <w:tcW w:w="1316" w:type="dxa"/>
          </w:tcPr>
          <w:p w14:paraId="68F94EAA" w14:textId="77777777" w:rsidR="00B11855" w:rsidRPr="001F42D3" w:rsidRDefault="003D003E" w:rsidP="00CF7336">
            <w:pPr>
              <w:pStyle w:val="TableEntry"/>
            </w:pPr>
            <w:r w:rsidRPr="001F42D3">
              <w:t>[0..1]</w:t>
            </w:r>
          </w:p>
        </w:tc>
        <w:tc>
          <w:tcPr>
            <w:tcW w:w="861" w:type="dxa"/>
          </w:tcPr>
          <w:p w14:paraId="3F4BD102" w14:textId="77777777" w:rsidR="00B11855" w:rsidRPr="001F42D3" w:rsidRDefault="00B11855" w:rsidP="00CF7336">
            <w:pPr>
              <w:pStyle w:val="TableEntry"/>
            </w:pPr>
          </w:p>
        </w:tc>
        <w:tc>
          <w:tcPr>
            <w:tcW w:w="2834" w:type="dxa"/>
          </w:tcPr>
          <w:p w14:paraId="5A9E203A" w14:textId="77777777" w:rsidR="00B11855" w:rsidRPr="001F42D3" w:rsidRDefault="003D003E" w:rsidP="00CF7336">
            <w:pPr>
              <w:pStyle w:val="TableEntry"/>
            </w:pPr>
            <w:r w:rsidRPr="001F42D3">
              <w:t>Driver's License Number - Patient</w:t>
            </w:r>
          </w:p>
        </w:tc>
      </w:tr>
      <w:tr w:rsidR="00C40FD5" w:rsidRPr="001F42D3" w14:paraId="0090BA0A" w14:textId="77777777" w:rsidTr="006C0E8E">
        <w:trPr>
          <w:cantSplit/>
          <w:jc w:val="center"/>
        </w:trPr>
        <w:tc>
          <w:tcPr>
            <w:tcW w:w="784" w:type="dxa"/>
          </w:tcPr>
          <w:p w14:paraId="6B0EDE3E" w14:textId="77777777" w:rsidR="00B11855" w:rsidRPr="001F42D3" w:rsidRDefault="003D003E" w:rsidP="00CF7336">
            <w:pPr>
              <w:pStyle w:val="TableEntry"/>
            </w:pPr>
            <w:r w:rsidRPr="001F42D3">
              <w:t>21</w:t>
            </w:r>
          </w:p>
        </w:tc>
        <w:tc>
          <w:tcPr>
            <w:tcW w:w="764" w:type="dxa"/>
          </w:tcPr>
          <w:p w14:paraId="3470D7DA" w14:textId="77777777" w:rsidR="00B11855" w:rsidRPr="001F42D3" w:rsidRDefault="003D003E" w:rsidP="00CF7336">
            <w:pPr>
              <w:pStyle w:val="TableEntry"/>
            </w:pPr>
            <w:r w:rsidRPr="001F42D3">
              <w:t>705</w:t>
            </w:r>
          </w:p>
        </w:tc>
        <w:tc>
          <w:tcPr>
            <w:tcW w:w="760" w:type="dxa"/>
          </w:tcPr>
          <w:p w14:paraId="68158C40" w14:textId="77777777" w:rsidR="00B11855" w:rsidRPr="001F42D3" w:rsidRDefault="003D003E" w:rsidP="00CF7336">
            <w:pPr>
              <w:pStyle w:val="TableEntry"/>
            </w:pPr>
            <w:r w:rsidRPr="001F42D3">
              <w:t>CX</w:t>
            </w:r>
          </w:p>
        </w:tc>
        <w:tc>
          <w:tcPr>
            <w:tcW w:w="961" w:type="dxa"/>
          </w:tcPr>
          <w:p w14:paraId="1DB26D16" w14:textId="77777777" w:rsidR="00B11855" w:rsidRPr="001F42D3" w:rsidRDefault="003D003E" w:rsidP="00CF7336">
            <w:pPr>
              <w:pStyle w:val="TableEntry"/>
            </w:pPr>
            <w:r w:rsidRPr="001F42D3">
              <w:t>RE</w:t>
            </w:r>
          </w:p>
        </w:tc>
        <w:tc>
          <w:tcPr>
            <w:tcW w:w="1316" w:type="dxa"/>
          </w:tcPr>
          <w:p w14:paraId="610FA5CE" w14:textId="77777777" w:rsidR="00B11855" w:rsidRPr="001F42D3" w:rsidRDefault="003D003E" w:rsidP="00CF7336">
            <w:pPr>
              <w:pStyle w:val="TableEntry"/>
            </w:pPr>
            <w:r w:rsidRPr="001F42D3">
              <w:t>[0..1]</w:t>
            </w:r>
          </w:p>
        </w:tc>
        <w:tc>
          <w:tcPr>
            <w:tcW w:w="861" w:type="dxa"/>
          </w:tcPr>
          <w:p w14:paraId="3058AE3F" w14:textId="77777777" w:rsidR="00B11855" w:rsidRPr="001F42D3" w:rsidRDefault="00B11855" w:rsidP="00CF7336">
            <w:pPr>
              <w:pStyle w:val="TableEntry"/>
            </w:pPr>
          </w:p>
        </w:tc>
        <w:tc>
          <w:tcPr>
            <w:tcW w:w="2834" w:type="dxa"/>
          </w:tcPr>
          <w:p w14:paraId="55217BA1" w14:textId="77777777" w:rsidR="00B11855" w:rsidRPr="001F42D3" w:rsidRDefault="003D003E" w:rsidP="00CF7336">
            <w:pPr>
              <w:pStyle w:val="TableEntry"/>
            </w:pPr>
            <w:r w:rsidRPr="001F42D3">
              <w:t>Mother's Identifier</w:t>
            </w:r>
          </w:p>
        </w:tc>
      </w:tr>
      <w:tr w:rsidR="00C40FD5" w:rsidRPr="001F42D3" w14:paraId="60224BDA" w14:textId="77777777" w:rsidTr="006C0E8E">
        <w:trPr>
          <w:cantSplit/>
          <w:jc w:val="center"/>
        </w:trPr>
        <w:tc>
          <w:tcPr>
            <w:tcW w:w="784" w:type="dxa"/>
          </w:tcPr>
          <w:p w14:paraId="4B3DD059" w14:textId="77777777" w:rsidR="00B11855" w:rsidRPr="001F42D3" w:rsidRDefault="003D003E" w:rsidP="00CF7336">
            <w:pPr>
              <w:pStyle w:val="TableEntry"/>
            </w:pPr>
            <w:r w:rsidRPr="001F42D3">
              <w:t>22</w:t>
            </w:r>
          </w:p>
        </w:tc>
        <w:tc>
          <w:tcPr>
            <w:tcW w:w="764" w:type="dxa"/>
          </w:tcPr>
          <w:p w14:paraId="1D6EC173" w14:textId="77777777" w:rsidR="00B11855" w:rsidRPr="001F42D3" w:rsidRDefault="003D003E" w:rsidP="00CF7336">
            <w:pPr>
              <w:pStyle w:val="TableEntry"/>
            </w:pPr>
            <w:r w:rsidRPr="001F42D3">
              <w:t>705</w:t>
            </w:r>
          </w:p>
        </w:tc>
        <w:tc>
          <w:tcPr>
            <w:tcW w:w="760" w:type="dxa"/>
          </w:tcPr>
          <w:p w14:paraId="3D0012EC" w14:textId="77777777" w:rsidR="00B11855" w:rsidRPr="001F42D3" w:rsidRDefault="003D003E" w:rsidP="00CF7336">
            <w:pPr>
              <w:pStyle w:val="TableEntry"/>
            </w:pPr>
            <w:r w:rsidRPr="001F42D3">
              <w:t>CWE</w:t>
            </w:r>
          </w:p>
        </w:tc>
        <w:tc>
          <w:tcPr>
            <w:tcW w:w="961" w:type="dxa"/>
          </w:tcPr>
          <w:p w14:paraId="46E2BFC6" w14:textId="77777777" w:rsidR="00B11855" w:rsidRPr="001F42D3" w:rsidRDefault="003D003E" w:rsidP="00CF7336">
            <w:pPr>
              <w:pStyle w:val="TableEntry"/>
            </w:pPr>
            <w:r w:rsidRPr="001F42D3">
              <w:t>RE</w:t>
            </w:r>
          </w:p>
        </w:tc>
        <w:tc>
          <w:tcPr>
            <w:tcW w:w="1316" w:type="dxa"/>
          </w:tcPr>
          <w:p w14:paraId="03E3F92F" w14:textId="77777777" w:rsidR="00B11855" w:rsidRPr="001F42D3" w:rsidRDefault="003D003E" w:rsidP="00CF7336">
            <w:pPr>
              <w:pStyle w:val="TableEntry"/>
            </w:pPr>
            <w:r w:rsidRPr="001F42D3">
              <w:t>[0..1]</w:t>
            </w:r>
          </w:p>
        </w:tc>
        <w:tc>
          <w:tcPr>
            <w:tcW w:w="861" w:type="dxa"/>
          </w:tcPr>
          <w:p w14:paraId="5BDB22EA" w14:textId="77777777" w:rsidR="00B11855" w:rsidRPr="001F42D3" w:rsidRDefault="003D003E" w:rsidP="00CF7336">
            <w:pPr>
              <w:pStyle w:val="TableEntry"/>
            </w:pPr>
            <w:r w:rsidRPr="001F42D3">
              <w:t>0189</w:t>
            </w:r>
          </w:p>
        </w:tc>
        <w:tc>
          <w:tcPr>
            <w:tcW w:w="2834" w:type="dxa"/>
          </w:tcPr>
          <w:p w14:paraId="00D7569C" w14:textId="77777777" w:rsidR="00B11855" w:rsidRPr="001F42D3" w:rsidRDefault="003D003E" w:rsidP="00CF7336">
            <w:pPr>
              <w:pStyle w:val="TableEntry"/>
            </w:pPr>
            <w:r w:rsidRPr="001F42D3">
              <w:t>Ethnic Group</w:t>
            </w:r>
          </w:p>
        </w:tc>
      </w:tr>
      <w:tr w:rsidR="00C40FD5" w:rsidRPr="001F42D3" w14:paraId="0EFA2E3E" w14:textId="77777777" w:rsidTr="006C0E8E">
        <w:trPr>
          <w:cantSplit/>
          <w:jc w:val="center"/>
        </w:trPr>
        <w:tc>
          <w:tcPr>
            <w:tcW w:w="784" w:type="dxa"/>
          </w:tcPr>
          <w:p w14:paraId="1EC4D858" w14:textId="77777777" w:rsidR="00B11855" w:rsidRPr="001F42D3" w:rsidRDefault="003D003E" w:rsidP="00CF7336">
            <w:pPr>
              <w:pStyle w:val="TableEntry"/>
            </w:pPr>
            <w:r w:rsidRPr="001F42D3">
              <w:t>23</w:t>
            </w:r>
          </w:p>
        </w:tc>
        <w:tc>
          <w:tcPr>
            <w:tcW w:w="764" w:type="dxa"/>
          </w:tcPr>
          <w:p w14:paraId="00AC675D" w14:textId="77777777" w:rsidR="00B11855" w:rsidRPr="001F42D3" w:rsidRDefault="003D003E" w:rsidP="00CF7336">
            <w:pPr>
              <w:pStyle w:val="TableEntry"/>
            </w:pPr>
            <w:r w:rsidRPr="001F42D3">
              <w:t>705</w:t>
            </w:r>
          </w:p>
        </w:tc>
        <w:tc>
          <w:tcPr>
            <w:tcW w:w="760" w:type="dxa"/>
          </w:tcPr>
          <w:p w14:paraId="71060185" w14:textId="77777777" w:rsidR="00B11855" w:rsidRPr="001F42D3" w:rsidRDefault="003D003E" w:rsidP="00CF7336">
            <w:pPr>
              <w:pStyle w:val="TableEntry"/>
            </w:pPr>
            <w:r w:rsidRPr="001F42D3">
              <w:t>ST</w:t>
            </w:r>
          </w:p>
        </w:tc>
        <w:tc>
          <w:tcPr>
            <w:tcW w:w="961" w:type="dxa"/>
          </w:tcPr>
          <w:p w14:paraId="0E754800" w14:textId="77777777" w:rsidR="00B11855" w:rsidRPr="001F42D3" w:rsidRDefault="003D003E" w:rsidP="00CF7336">
            <w:pPr>
              <w:pStyle w:val="TableEntry"/>
            </w:pPr>
            <w:r w:rsidRPr="001F42D3">
              <w:t>RE</w:t>
            </w:r>
          </w:p>
        </w:tc>
        <w:tc>
          <w:tcPr>
            <w:tcW w:w="1316" w:type="dxa"/>
          </w:tcPr>
          <w:p w14:paraId="4457F09B" w14:textId="77777777" w:rsidR="00B11855" w:rsidRPr="001F42D3" w:rsidRDefault="003D003E" w:rsidP="00CF7336">
            <w:pPr>
              <w:pStyle w:val="TableEntry"/>
            </w:pPr>
            <w:r w:rsidRPr="001F42D3">
              <w:t>[0..1]</w:t>
            </w:r>
          </w:p>
        </w:tc>
        <w:tc>
          <w:tcPr>
            <w:tcW w:w="861" w:type="dxa"/>
          </w:tcPr>
          <w:p w14:paraId="7CB64485" w14:textId="77777777" w:rsidR="00B11855" w:rsidRPr="001F42D3" w:rsidRDefault="00B11855" w:rsidP="00CF7336">
            <w:pPr>
              <w:pStyle w:val="TableEntry"/>
            </w:pPr>
          </w:p>
        </w:tc>
        <w:tc>
          <w:tcPr>
            <w:tcW w:w="2834" w:type="dxa"/>
          </w:tcPr>
          <w:p w14:paraId="776F96D4" w14:textId="77777777" w:rsidR="00B11855" w:rsidRPr="001F42D3" w:rsidRDefault="003D003E" w:rsidP="00CF7336">
            <w:pPr>
              <w:pStyle w:val="TableEntry"/>
            </w:pPr>
            <w:r w:rsidRPr="001F42D3">
              <w:t>Birth Place</w:t>
            </w:r>
          </w:p>
        </w:tc>
      </w:tr>
      <w:tr w:rsidR="00C40FD5" w:rsidRPr="001F42D3" w14:paraId="57FFC7BF" w14:textId="77777777" w:rsidTr="006C0E8E">
        <w:trPr>
          <w:cantSplit/>
          <w:jc w:val="center"/>
        </w:trPr>
        <w:tc>
          <w:tcPr>
            <w:tcW w:w="784" w:type="dxa"/>
          </w:tcPr>
          <w:p w14:paraId="2ECCB14E" w14:textId="77777777" w:rsidR="00B11855" w:rsidRPr="001F42D3" w:rsidRDefault="003D003E" w:rsidP="00CF7336">
            <w:pPr>
              <w:pStyle w:val="TableEntry"/>
            </w:pPr>
            <w:r w:rsidRPr="001F42D3">
              <w:t>24</w:t>
            </w:r>
          </w:p>
        </w:tc>
        <w:tc>
          <w:tcPr>
            <w:tcW w:w="764" w:type="dxa"/>
          </w:tcPr>
          <w:p w14:paraId="7DBABA53" w14:textId="77777777" w:rsidR="00B11855" w:rsidRPr="001F42D3" w:rsidRDefault="003D003E" w:rsidP="00CF7336">
            <w:pPr>
              <w:pStyle w:val="TableEntry"/>
            </w:pPr>
            <w:r w:rsidRPr="001F42D3">
              <w:t>1</w:t>
            </w:r>
          </w:p>
        </w:tc>
        <w:tc>
          <w:tcPr>
            <w:tcW w:w="760" w:type="dxa"/>
          </w:tcPr>
          <w:p w14:paraId="7F8AFCCE" w14:textId="77777777" w:rsidR="00B11855" w:rsidRPr="001F42D3" w:rsidRDefault="003D003E" w:rsidP="00CF7336">
            <w:pPr>
              <w:pStyle w:val="TableEntry"/>
            </w:pPr>
            <w:r w:rsidRPr="001F42D3">
              <w:t>ID</w:t>
            </w:r>
          </w:p>
        </w:tc>
        <w:tc>
          <w:tcPr>
            <w:tcW w:w="961" w:type="dxa"/>
          </w:tcPr>
          <w:p w14:paraId="12117861" w14:textId="77777777" w:rsidR="00B11855" w:rsidRPr="001F42D3" w:rsidRDefault="003D003E" w:rsidP="00CF7336">
            <w:pPr>
              <w:pStyle w:val="TableEntry"/>
            </w:pPr>
            <w:r w:rsidRPr="001F42D3">
              <w:t>RE</w:t>
            </w:r>
          </w:p>
        </w:tc>
        <w:tc>
          <w:tcPr>
            <w:tcW w:w="1316" w:type="dxa"/>
          </w:tcPr>
          <w:p w14:paraId="4343D95C" w14:textId="77777777" w:rsidR="00B11855" w:rsidRPr="001F42D3" w:rsidRDefault="003D003E" w:rsidP="00CF7336">
            <w:pPr>
              <w:pStyle w:val="TableEntry"/>
            </w:pPr>
            <w:r w:rsidRPr="001F42D3">
              <w:t>[0..1]</w:t>
            </w:r>
          </w:p>
        </w:tc>
        <w:tc>
          <w:tcPr>
            <w:tcW w:w="861" w:type="dxa"/>
          </w:tcPr>
          <w:p w14:paraId="1CF67A23" w14:textId="77777777" w:rsidR="00B11855" w:rsidRPr="001F42D3" w:rsidRDefault="003D003E" w:rsidP="00CF7336">
            <w:pPr>
              <w:pStyle w:val="TableEntry"/>
            </w:pPr>
            <w:r w:rsidRPr="001F42D3">
              <w:t>0136</w:t>
            </w:r>
          </w:p>
        </w:tc>
        <w:tc>
          <w:tcPr>
            <w:tcW w:w="2834" w:type="dxa"/>
          </w:tcPr>
          <w:p w14:paraId="36B850C8" w14:textId="77777777" w:rsidR="00B11855" w:rsidRPr="001F42D3" w:rsidRDefault="003D003E" w:rsidP="00CF7336">
            <w:pPr>
              <w:pStyle w:val="TableEntry"/>
            </w:pPr>
            <w:r w:rsidRPr="001F42D3">
              <w:t>Multiple Birth Indicator</w:t>
            </w:r>
          </w:p>
        </w:tc>
      </w:tr>
      <w:tr w:rsidR="00C40FD5" w:rsidRPr="001F42D3" w14:paraId="077D537B" w14:textId="77777777" w:rsidTr="006C0E8E">
        <w:trPr>
          <w:cantSplit/>
          <w:jc w:val="center"/>
        </w:trPr>
        <w:tc>
          <w:tcPr>
            <w:tcW w:w="784" w:type="dxa"/>
          </w:tcPr>
          <w:p w14:paraId="0A9EC1FB" w14:textId="77777777" w:rsidR="00B11855" w:rsidRPr="001F42D3" w:rsidRDefault="003D003E" w:rsidP="00CF7336">
            <w:pPr>
              <w:pStyle w:val="TableEntry"/>
            </w:pPr>
            <w:r w:rsidRPr="001F42D3">
              <w:lastRenderedPageBreak/>
              <w:t>25</w:t>
            </w:r>
          </w:p>
        </w:tc>
        <w:tc>
          <w:tcPr>
            <w:tcW w:w="764" w:type="dxa"/>
          </w:tcPr>
          <w:p w14:paraId="07847AA0" w14:textId="77777777" w:rsidR="00B11855" w:rsidRPr="001F42D3" w:rsidRDefault="003D003E" w:rsidP="00CF7336">
            <w:pPr>
              <w:pStyle w:val="TableEntry"/>
            </w:pPr>
            <w:r w:rsidRPr="001F42D3">
              <w:t>2</w:t>
            </w:r>
          </w:p>
        </w:tc>
        <w:tc>
          <w:tcPr>
            <w:tcW w:w="760" w:type="dxa"/>
          </w:tcPr>
          <w:p w14:paraId="006107B2" w14:textId="77777777" w:rsidR="00B11855" w:rsidRPr="001F42D3" w:rsidRDefault="003D003E" w:rsidP="00CF7336">
            <w:pPr>
              <w:pStyle w:val="TableEntry"/>
            </w:pPr>
            <w:r w:rsidRPr="001F42D3">
              <w:t>NM</w:t>
            </w:r>
          </w:p>
        </w:tc>
        <w:tc>
          <w:tcPr>
            <w:tcW w:w="961" w:type="dxa"/>
          </w:tcPr>
          <w:p w14:paraId="2570FAA7" w14:textId="77777777" w:rsidR="00B11855" w:rsidRPr="001F42D3" w:rsidRDefault="003D003E" w:rsidP="00CF7336">
            <w:pPr>
              <w:pStyle w:val="TableEntry"/>
            </w:pPr>
            <w:r w:rsidRPr="001F42D3">
              <w:t>RE</w:t>
            </w:r>
          </w:p>
        </w:tc>
        <w:tc>
          <w:tcPr>
            <w:tcW w:w="1316" w:type="dxa"/>
          </w:tcPr>
          <w:p w14:paraId="7A4C9AFA" w14:textId="77777777" w:rsidR="00B11855" w:rsidRPr="001F42D3" w:rsidRDefault="003D003E" w:rsidP="00CF7336">
            <w:pPr>
              <w:pStyle w:val="TableEntry"/>
            </w:pPr>
            <w:r w:rsidRPr="001F42D3">
              <w:t>[0..1]</w:t>
            </w:r>
          </w:p>
        </w:tc>
        <w:tc>
          <w:tcPr>
            <w:tcW w:w="861" w:type="dxa"/>
          </w:tcPr>
          <w:p w14:paraId="67E26DE4" w14:textId="77777777" w:rsidR="00B11855" w:rsidRPr="001F42D3" w:rsidRDefault="00B11855" w:rsidP="00CF7336">
            <w:pPr>
              <w:pStyle w:val="TableEntry"/>
            </w:pPr>
          </w:p>
        </w:tc>
        <w:tc>
          <w:tcPr>
            <w:tcW w:w="2834" w:type="dxa"/>
          </w:tcPr>
          <w:p w14:paraId="749EB471" w14:textId="77777777" w:rsidR="00B11855" w:rsidRPr="001F42D3" w:rsidRDefault="003D003E" w:rsidP="00CF7336">
            <w:pPr>
              <w:pStyle w:val="TableEntry"/>
            </w:pPr>
            <w:r w:rsidRPr="001F42D3">
              <w:t>Birth Order</w:t>
            </w:r>
          </w:p>
        </w:tc>
      </w:tr>
      <w:tr w:rsidR="00C40FD5" w:rsidRPr="001F42D3" w14:paraId="2CA3B0EE" w14:textId="77777777" w:rsidTr="006C0E8E">
        <w:trPr>
          <w:cantSplit/>
          <w:jc w:val="center"/>
        </w:trPr>
        <w:tc>
          <w:tcPr>
            <w:tcW w:w="784" w:type="dxa"/>
          </w:tcPr>
          <w:p w14:paraId="6DF8560B" w14:textId="77777777" w:rsidR="00B11855" w:rsidRPr="001F42D3" w:rsidRDefault="003D003E" w:rsidP="00CF7336">
            <w:pPr>
              <w:pStyle w:val="TableEntry"/>
            </w:pPr>
            <w:r w:rsidRPr="001F42D3">
              <w:t>26</w:t>
            </w:r>
          </w:p>
        </w:tc>
        <w:tc>
          <w:tcPr>
            <w:tcW w:w="764" w:type="dxa"/>
          </w:tcPr>
          <w:p w14:paraId="6B09E552" w14:textId="77777777" w:rsidR="00B11855" w:rsidRPr="001F42D3" w:rsidRDefault="003D003E" w:rsidP="00CF7336">
            <w:pPr>
              <w:pStyle w:val="TableEntry"/>
            </w:pPr>
            <w:r w:rsidRPr="001F42D3">
              <w:t>705</w:t>
            </w:r>
          </w:p>
        </w:tc>
        <w:tc>
          <w:tcPr>
            <w:tcW w:w="760" w:type="dxa"/>
          </w:tcPr>
          <w:p w14:paraId="75AF6868" w14:textId="77777777" w:rsidR="00B11855" w:rsidRPr="001F42D3" w:rsidRDefault="003D003E" w:rsidP="00CF7336">
            <w:pPr>
              <w:pStyle w:val="TableEntry"/>
            </w:pPr>
            <w:r w:rsidRPr="001F42D3">
              <w:t>CWE</w:t>
            </w:r>
          </w:p>
        </w:tc>
        <w:tc>
          <w:tcPr>
            <w:tcW w:w="961" w:type="dxa"/>
          </w:tcPr>
          <w:p w14:paraId="65455417" w14:textId="77777777" w:rsidR="00B11855" w:rsidRPr="001F42D3" w:rsidRDefault="003D003E" w:rsidP="00CF7336">
            <w:pPr>
              <w:pStyle w:val="TableEntry"/>
            </w:pPr>
            <w:r w:rsidRPr="001F42D3">
              <w:t>RE</w:t>
            </w:r>
          </w:p>
        </w:tc>
        <w:tc>
          <w:tcPr>
            <w:tcW w:w="1316" w:type="dxa"/>
          </w:tcPr>
          <w:p w14:paraId="2FB7EF5E" w14:textId="77777777" w:rsidR="00B11855" w:rsidRPr="001F42D3" w:rsidRDefault="003D003E" w:rsidP="00CF7336">
            <w:pPr>
              <w:pStyle w:val="TableEntry"/>
            </w:pPr>
            <w:r w:rsidRPr="001F42D3">
              <w:t>[0..1]</w:t>
            </w:r>
          </w:p>
        </w:tc>
        <w:tc>
          <w:tcPr>
            <w:tcW w:w="861" w:type="dxa"/>
          </w:tcPr>
          <w:p w14:paraId="3E66AA09" w14:textId="77777777" w:rsidR="00B11855" w:rsidRPr="001F42D3" w:rsidRDefault="003D003E" w:rsidP="00CF7336">
            <w:pPr>
              <w:pStyle w:val="TableEntry"/>
            </w:pPr>
            <w:r w:rsidRPr="001F42D3">
              <w:t>0171</w:t>
            </w:r>
          </w:p>
        </w:tc>
        <w:tc>
          <w:tcPr>
            <w:tcW w:w="2834" w:type="dxa"/>
          </w:tcPr>
          <w:p w14:paraId="039600A7" w14:textId="77777777" w:rsidR="00B11855" w:rsidRPr="001F42D3" w:rsidRDefault="003D003E" w:rsidP="00CF7336">
            <w:pPr>
              <w:pStyle w:val="TableEntry"/>
            </w:pPr>
            <w:r w:rsidRPr="001F42D3">
              <w:t>Citizenship</w:t>
            </w:r>
          </w:p>
        </w:tc>
      </w:tr>
      <w:tr w:rsidR="00C40FD5" w:rsidRPr="001F42D3" w14:paraId="234CA490" w14:textId="77777777" w:rsidTr="006C0E8E">
        <w:trPr>
          <w:cantSplit/>
          <w:jc w:val="center"/>
        </w:trPr>
        <w:tc>
          <w:tcPr>
            <w:tcW w:w="784" w:type="dxa"/>
          </w:tcPr>
          <w:p w14:paraId="1EC75F06" w14:textId="77777777" w:rsidR="00B11855" w:rsidRPr="001F42D3" w:rsidRDefault="003D003E" w:rsidP="00CF7336">
            <w:pPr>
              <w:pStyle w:val="TableEntry"/>
            </w:pPr>
            <w:r w:rsidRPr="001F42D3">
              <w:t>27</w:t>
            </w:r>
          </w:p>
        </w:tc>
        <w:tc>
          <w:tcPr>
            <w:tcW w:w="764" w:type="dxa"/>
          </w:tcPr>
          <w:p w14:paraId="6195245F" w14:textId="77777777" w:rsidR="00B11855" w:rsidRPr="001F42D3" w:rsidRDefault="003D003E" w:rsidP="00CF7336">
            <w:pPr>
              <w:pStyle w:val="TableEntry"/>
            </w:pPr>
            <w:r w:rsidRPr="001F42D3">
              <w:t>705</w:t>
            </w:r>
          </w:p>
        </w:tc>
        <w:tc>
          <w:tcPr>
            <w:tcW w:w="760" w:type="dxa"/>
          </w:tcPr>
          <w:p w14:paraId="31A13D62" w14:textId="77777777" w:rsidR="00B11855" w:rsidRPr="001F42D3" w:rsidRDefault="003D003E" w:rsidP="00CF7336">
            <w:pPr>
              <w:pStyle w:val="TableEntry"/>
            </w:pPr>
            <w:r w:rsidRPr="001F42D3">
              <w:t>CWE</w:t>
            </w:r>
          </w:p>
        </w:tc>
        <w:tc>
          <w:tcPr>
            <w:tcW w:w="961" w:type="dxa"/>
          </w:tcPr>
          <w:p w14:paraId="11BCAF86" w14:textId="77777777" w:rsidR="00B11855" w:rsidRPr="001F42D3" w:rsidRDefault="003D003E" w:rsidP="00CF7336">
            <w:pPr>
              <w:pStyle w:val="TableEntry"/>
            </w:pPr>
            <w:r w:rsidRPr="001F42D3">
              <w:t>RE</w:t>
            </w:r>
          </w:p>
        </w:tc>
        <w:tc>
          <w:tcPr>
            <w:tcW w:w="1316" w:type="dxa"/>
          </w:tcPr>
          <w:p w14:paraId="0EA64FC5" w14:textId="77777777" w:rsidR="00B11855" w:rsidRPr="001F42D3" w:rsidRDefault="003D003E" w:rsidP="00CF7336">
            <w:pPr>
              <w:pStyle w:val="TableEntry"/>
            </w:pPr>
            <w:r w:rsidRPr="001F42D3">
              <w:t>[0..1]</w:t>
            </w:r>
          </w:p>
        </w:tc>
        <w:tc>
          <w:tcPr>
            <w:tcW w:w="861" w:type="dxa"/>
          </w:tcPr>
          <w:p w14:paraId="1D4EF2DD" w14:textId="77777777" w:rsidR="00B11855" w:rsidRPr="001F42D3" w:rsidRDefault="003D003E" w:rsidP="00CF7336">
            <w:pPr>
              <w:pStyle w:val="TableEntry"/>
            </w:pPr>
            <w:r w:rsidRPr="001F42D3">
              <w:t>0172</w:t>
            </w:r>
          </w:p>
        </w:tc>
        <w:tc>
          <w:tcPr>
            <w:tcW w:w="2834" w:type="dxa"/>
          </w:tcPr>
          <w:p w14:paraId="78C7C7E5" w14:textId="77777777" w:rsidR="00B11855" w:rsidRPr="001F42D3" w:rsidRDefault="003D003E" w:rsidP="00CF7336">
            <w:pPr>
              <w:pStyle w:val="TableEntry"/>
            </w:pPr>
            <w:r w:rsidRPr="001F42D3">
              <w:t>Veterans Military Status</w:t>
            </w:r>
          </w:p>
        </w:tc>
      </w:tr>
      <w:tr w:rsidR="00C40FD5" w:rsidRPr="001F42D3" w14:paraId="3ED92FE9" w14:textId="77777777" w:rsidTr="006C0E8E">
        <w:trPr>
          <w:cantSplit/>
          <w:jc w:val="center"/>
        </w:trPr>
        <w:tc>
          <w:tcPr>
            <w:tcW w:w="784" w:type="dxa"/>
          </w:tcPr>
          <w:p w14:paraId="4E51F244" w14:textId="77777777" w:rsidR="00B11855" w:rsidRPr="001F42D3" w:rsidRDefault="003D003E" w:rsidP="00CF7336">
            <w:pPr>
              <w:pStyle w:val="TableEntry"/>
            </w:pPr>
            <w:r w:rsidRPr="001F42D3">
              <w:t>28</w:t>
            </w:r>
          </w:p>
        </w:tc>
        <w:tc>
          <w:tcPr>
            <w:tcW w:w="764" w:type="dxa"/>
          </w:tcPr>
          <w:p w14:paraId="38C7FF42" w14:textId="77777777" w:rsidR="00B11855" w:rsidRPr="001F42D3" w:rsidRDefault="003D003E" w:rsidP="00CF7336">
            <w:pPr>
              <w:pStyle w:val="TableEntry"/>
            </w:pPr>
            <w:r w:rsidRPr="001F42D3">
              <w:t>705</w:t>
            </w:r>
          </w:p>
        </w:tc>
        <w:tc>
          <w:tcPr>
            <w:tcW w:w="760" w:type="dxa"/>
          </w:tcPr>
          <w:p w14:paraId="6B9857AC" w14:textId="77777777" w:rsidR="00B11855" w:rsidRPr="001F42D3" w:rsidRDefault="003D003E" w:rsidP="00CF7336">
            <w:pPr>
              <w:pStyle w:val="TableEntry"/>
            </w:pPr>
            <w:r w:rsidRPr="001F42D3">
              <w:t>CWE</w:t>
            </w:r>
          </w:p>
        </w:tc>
        <w:tc>
          <w:tcPr>
            <w:tcW w:w="961" w:type="dxa"/>
          </w:tcPr>
          <w:p w14:paraId="4E685360" w14:textId="77777777" w:rsidR="00B11855" w:rsidRPr="001F42D3" w:rsidRDefault="003D003E" w:rsidP="00CF7336">
            <w:pPr>
              <w:pStyle w:val="TableEntry"/>
            </w:pPr>
            <w:r w:rsidRPr="001F42D3">
              <w:t>RE</w:t>
            </w:r>
          </w:p>
        </w:tc>
        <w:tc>
          <w:tcPr>
            <w:tcW w:w="1316" w:type="dxa"/>
          </w:tcPr>
          <w:p w14:paraId="13536750" w14:textId="77777777" w:rsidR="00B11855" w:rsidRPr="001F42D3" w:rsidRDefault="003D003E" w:rsidP="00CF7336">
            <w:pPr>
              <w:pStyle w:val="TableEntry"/>
            </w:pPr>
            <w:r w:rsidRPr="001F42D3">
              <w:t>[0..1]</w:t>
            </w:r>
          </w:p>
        </w:tc>
        <w:tc>
          <w:tcPr>
            <w:tcW w:w="861" w:type="dxa"/>
          </w:tcPr>
          <w:p w14:paraId="01AF2EF3" w14:textId="77777777" w:rsidR="00B11855" w:rsidRPr="001F42D3" w:rsidRDefault="003D003E" w:rsidP="00CF7336">
            <w:pPr>
              <w:pStyle w:val="TableEntry"/>
            </w:pPr>
            <w:r w:rsidRPr="001F42D3">
              <w:t>0212</w:t>
            </w:r>
          </w:p>
        </w:tc>
        <w:tc>
          <w:tcPr>
            <w:tcW w:w="2834" w:type="dxa"/>
          </w:tcPr>
          <w:p w14:paraId="38A8CD4F" w14:textId="77777777" w:rsidR="00B11855" w:rsidRPr="001F42D3" w:rsidRDefault="003D003E" w:rsidP="00CF7336">
            <w:pPr>
              <w:pStyle w:val="TableEntry"/>
            </w:pPr>
            <w:r w:rsidRPr="001F42D3">
              <w:t xml:space="preserve">Nationality </w:t>
            </w:r>
          </w:p>
        </w:tc>
      </w:tr>
      <w:tr w:rsidR="00C40FD5" w:rsidRPr="001F42D3" w14:paraId="7149006B" w14:textId="77777777" w:rsidTr="006C0E8E">
        <w:trPr>
          <w:cantSplit/>
          <w:jc w:val="center"/>
        </w:trPr>
        <w:tc>
          <w:tcPr>
            <w:tcW w:w="784" w:type="dxa"/>
          </w:tcPr>
          <w:p w14:paraId="2D0FD0D1" w14:textId="77777777" w:rsidR="00B11855" w:rsidRPr="001F42D3" w:rsidRDefault="003D003E" w:rsidP="00CF7336">
            <w:pPr>
              <w:pStyle w:val="TableEntry"/>
            </w:pPr>
            <w:r w:rsidRPr="001F42D3">
              <w:t>29</w:t>
            </w:r>
          </w:p>
        </w:tc>
        <w:tc>
          <w:tcPr>
            <w:tcW w:w="764" w:type="dxa"/>
          </w:tcPr>
          <w:p w14:paraId="52CAAD3A" w14:textId="77777777" w:rsidR="00B11855" w:rsidRPr="001F42D3" w:rsidRDefault="003D003E" w:rsidP="00CF7336">
            <w:pPr>
              <w:pStyle w:val="TableEntry"/>
            </w:pPr>
            <w:r w:rsidRPr="001F42D3">
              <w:t>24</w:t>
            </w:r>
          </w:p>
        </w:tc>
        <w:tc>
          <w:tcPr>
            <w:tcW w:w="760" w:type="dxa"/>
          </w:tcPr>
          <w:p w14:paraId="446478F7" w14:textId="77777777" w:rsidR="00B11855" w:rsidRPr="001F42D3" w:rsidRDefault="003D003E" w:rsidP="00CF7336">
            <w:pPr>
              <w:pStyle w:val="TableEntry"/>
            </w:pPr>
            <w:r w:rsidRPr="001F42D3">
              <w:t>DTM</w:t>
            </w:r>
          </w:p>
        </w:tc>
        <w:tc>
          <w:tcPr>
            <w:tcW w:w="961" w:type="dxa"/>
          </w:tcPr>
          <w:p w14:paraId="5D816EF9" w14:textId="77777777" w:rsidR="00B11855" w:rsidRPr="001F42D3" w:rsidRDefault="003D003E" w:rsidP="00CF7336">
            <w:pPr>
              <w:pStyle w:val="TableEntry"/>
            </w:pPr>
            <w:r w:rsidRPr="001F42D3">
              <w:t>RE</w:t>
            </w:r>
          </w:p>
        </w:tc>
        <w:tc>
          <w:tcPr>
            <w:tcW w:w="1316" w:type="dxa"/>
          </w:tcPr>
          <w:p w14:paraId="498B3F17" w14:textId="77777777" w:rsidR="00B11855" w:rsidRPr="001F42D3" w:rsidRDefault="003D003E" w:rsidP="00CF7336">
            <w:pPr>
              <w:pStyle w:val="TableEntry"/>
            </w:pPr>
            <w:r w:rsidRPr="001F42D3">
              <w:t>[0..1]</w:t>
            </w:r>
          </w:p>
        </w:tc>
        <w:tc>
          <w:tcPr>
            <w:tcW w:w="861" w:type="dxa"/>
          </w:tcPr>
          <w:p w14:paraId="7E004020" w14:textId="77777777" w:rsidR="00B11855" w:rsidRPr="001F42D3" w:rsidRDefault="00B11855" w:rsidP="00CF7336">
            <w:pPr>
              <w:pStyle w:val="TableEntry"/>
            </w:pPr>
          </w:p>
        </w:tc>
        <w:tc>
          <w:tcPr>
            <w:tcW w:w="2834" w:type="dxa"/>
          </w:tcPr>
          <w:p w14:paraId="6AA9059B" w14:textId="77777777" w:rsidR="00B11855" w:rsidRPr="001F42D3" w:rsidRDefault="003D003E" w:rsidP="00CF7336">
            <w:pPr>
              <w:pStyle w:val="TableEntry"/>
            </w:pPr>
            <w:r w:rsidRPr="001F42D3">
              <w:t>Patient Death Date and Time</w:t>
            </w:r>
          </w:p>
        </w:tc>
      </w:tr>
      <w:tr w:rsidR="00C40FD5" w:rsidRPr="001F42D3" w14:paraId="1023A857" w14:textId="77777777" w:rsidTr="006C0E8E">
        <w:trPr>
          <w:cantSplit/>
          <w:jc w:val="center"/>
        </w:trPr>
        <w:tc>
          <w:tcPr>
            <w:tcW w:w="784" w:type="dxa"/>
          </w:tcPr>
          <w:p w14:paraId="18A20568" w14:textId="77777777" w:rsidR="00B11855" w:rsidRPr="001F42D3" w:rsidRDefault="003D003E" w:rsidP="00CF7336">
            <w:pPr>
              <w:pStyle w:val="TableEntry"/>
            </w:pPr>
            <w:r w:rsidRPr="001F42D3">
              <w:t>30</w:t>
            </w:r>
          </w:p>
        </w:tc>
        <w:tc>
          <w:tcPr>
            <w:tcW w:w="764" w:type="dxa"/>
          </w:tcPr>
          <w:p w14:paraId="1AB61610" w14:textId="77777777" w:rsidR="00B11855" w:rsidRPr="001F42D3" w:rsidRDefault="003D003E" w:rsidP="00CF7336">
            <w:pPr>
              <w:pStyle w:val="TableEntry"/>
            </w:pPr>
            <w:r w:rsidRPr="001F42D3">
              <w:t>1</w:t>
            </w:r>
          </w:p>
        </w:tc>
        <w:tc>
          <w:tcPr>
            <w:tcW w:w="760" w:type="dxa"/>
          </w:tcPr>
          <w:p w14:paraId="56792EE4" w14:textId="77777777" w:rsidR="00B11855" w:rsidRPr="001F42D3" w:rsidRDefault="003D003E" w:rsidP="00CF7336">
            <w:pPr>
              <w:pStyle w:val="TableEntry"/>
            </w:pPr>
            <w:r w:rsidRPr="001F42D3">
              <w:t>ID</w:t>
            </w:r>
          </w:p>
        </w:tc>
        <w:tc>
          <w:tcPr>
            <w:tcW w:w="961" w:type="dxa"/>
          </w:tcPr>
          <w:p w14:paraId="0208BAD2" w14:textId="77777777" w:rsidR="00B11855" w:rsidRPr="001F42D3" w:rsidRDefault="003D003E" w:rsidP="00CF7336">
            <w:pPr>
              <w:pStyle w:val="TableEntry"/>
            </w:pPr>
            <w:r w:rsidRPr="001F42D3">
              <w:t>RE</w:t>
            </w:r>
          </w:p>
        </w:tc>
        <w:tc>
          <w:tcPr>
            <w:tcW w:w="1316" w:type="dxa"/>
          </w:tcPr>
          <w:p w14:paraId="23F3C389" w14:textId="77777777" w:rsidR="00B11855" w:rsidRPr="001F42D3" w:rsidRDefault="003D003E" w:rsidP="00CF7336">
            <w:pPr>
              <w:pStyle w:val="TableEntry"/>
            </w:pPr>
            <w:r w:rsidRPr="001F42D3">
              <w:t>[0..1]</w:t>
            </w:r>
          </w:p>
        </w:tc>
        <w:tc>
          <w:tcPr>
            <w:tcW w:w="861" w:type="dxa"/>
          </w:tcPr>
          <w:p w14:paraId="59A12FEB" w14:textId="77777777" w:rsidR="00B11855" w:rsidRPr="001F42D3" w:rsidRDefault="003D003E" w:rsidP="00CF7336">
            <w:pPr>
              <w:pStyle w:val="TableEntry"/>
            </w:pPr>
            <w:r w:rsidRPr="001F42D3">
              <w:t>0136</w:t>
            </w:r>
          </w:p>
        </w:tc>
        <w:tc>
          <w:tcPr>
            <w:tcW w:w="2834" w:type="dxa"/>
          </w:tcPr>
          <w:p w14:paraId="17B8305A" w14:textId="77777777" w:rsidR="00B11855" w:rsidRPr="001F42D3" w:rsidRDefault="003D003E" w:rsidP="00CF7336">
            <w:pPr>
              <w:pStyle w:val="TableEntry"/>
            </w:pPr>
            <w:r w:rsidRPr="001F42D3">
              <w:t>Patient Death Indicator</w:t>
            </w:r>
          </w:p>
        </w:tc>
      </w:tr>
      <w:tr w:rsidR="00C40FD5" w:rsidRPr="001F42D3" w14:paraId="06717810" w14:textId="77777777" w:rsidTr="006C0E8E">
        <w:trPr>
          <w:cantSplit/>
          <w:jc w:val="center"/>
        </w:trPr>
        <w:tc>
          <w:tcPr>
            <w:tcW w:w="784" w:type="dxa"/>
          </w:tcPr>
          <w:p w14:paraId="42FDDB8F" w14:textId="77777777" w:rsidR="00B11855" w:rsidRPr="001F42D3" w:rsidRDefault="003D003E" w:rsidP="00CF7336">
            <w:pPr>
              <w:pStyle w:val="TableEntry"/>
            </w:pPr>
            <w:r w:rsidRPr="001F42D3">
              <w:t>31</w:t>
            </w:r>
          </w:p>
        </w:tc>
        <w:tc>
          <w:tcPr>
            <w:tcW w:w="764" w:type="dxa"/>
          </w:tcPr>
          <w:p w14:paraId="1FDCE181" w14:textId="77777777" w:rsidR="00B11855" w:rsidRPr="001F42D3" w:rsidRDefault="003D003E" w:rsidP="00CF7336">
            <w:pPr>
              <w:pStyle w:val="TableEntry"/>
            </w:pPr>
            <w:r w:rsidRPr="001F42D3">
              <w:t>1</w:t>
            </w:r>
          </w:p>
        </w:tc>
        <w:tc>
          <w:tcPr>
            <w:tcW w:w="760" w:type="dxa"/>
          </w:tcPr>
          <w:p w14:paraId="77C3E28F" w14:textId="77777777" w:rsidR="00B11855" w:rsidRPr="001F42D3" w:rsidRDefault="003D003E" w:rsidP="00CF7336">
            <w:pPr>
              <w:pStyle w:val="TableEntry"/>
            </w:pPr>
            <w:r w:rsidRPr="001F42D3">
              <w:t>ID</w:t>
            </w:r>
          </w:p>
        </w:tc>
        <w:tc>
          <w:tcPr>
            <w:tcW w:w="961" w:type="dxa"/>
          </w:tcPr>
          <w:p w14:paraId="30D779D7" w14:textId="77777777" w:rsidR="00B11855" w:rsidRPr="001F42D3" w:rsidRDefault="003D003E" w:rsidP="00CF7336">
            <w:pPr>
              <w:pStyle w:val="TableEntry"/>
            </w:pPr>
            <w:r w:rsidRPr="001F42D3">
              <w:t>RE</w:t>
            </w:r>
          </w:p>
        </w:tc>
        <w:tc>
          <w:tcPr>
            <w:tcW w:w="1316" w:type="dxa"/>
          </w:tcPr>
          <w:p w14:paraId="556A0A8A" w14:textId="77777777" w:rsidR="00B11855" w:rsidRPr="001F42D3" w:rsidRDefault="003D003E" w:rsidP="00CF7336">
            <w:pPr>
              <w:pStyle w:val="TableEntry"/>
            </w:pPr>
            <w:r w:rsidRPr="001F42D3">
              <w:t>[0..1]</w:t>
            </w:r>
          </w:p>
        </w:tc>
        <w:tc>
          <w:tcPr>
            <w:tcW w:w="861" w:type="dxa"/>
          </w:tcPr>
          <w:p w14:paraId="60233D60" w14:textId="77777777" w:rsidR="00B11855" w:rsidRPr="001F42D3" w:rsidRDefault="003D003E" w:rsidP="00CF7336">
            <w:pPr>
              <w:pStyle w:val="TableEntry"/>
            </w:pPr>
            <w:r w:rsidRPr="001F42D3">
              <w:t>0136</w:t>
            </w:r>
          </w:p>
        </w:tc>
        <w:tc>
          <w:tcPr>
            <w:tcW w:w="2834" w:type="dxa"/>
          </w:tcPr>
          <w:p w14:paraId="42F685A2" w14:textId="77777777" w:rsidR="00B11855" w:rsidRPr="001F42D3" w:rsidRDefault="003D003E" w:rsidP="00CF7336">
            <w:pPr>
              <w:pStyle w:val="TableEntry"/>
            </w:pPr>
            <w:r w:rsidRPr="001F42D3">
              <w:t>Identity Unknown Indicator</w:t>
            </w:r>
          </w:p>
        </w:tc>
      </w:tr>
      <w:tr w:rsidR="00C40FD5" w:rsidRPr="001F42D3" w14:paraId="3FB1E9A2" w14:textId="77777777" w:rsidTr="006C0E8E">
        <w:trPr>
          <w:cantSplit/>
          <w:jc w:val="center"/>
        </w:trPr>
        <w:tc>
          <w:tcPr>
            <w:tcW w:w="784" w:type="dxa"/>
          </w:tcPr>
          <w:p w14:paraId="4A17B9FB" w14:textId="77777777" w:rsidR="00B11855" w:rsidRPr="001F42D3" w:rsidRDefault="003D003E" w:rsidP="00CF7336">
            <w:pPr>
              <w:pStyle w:val="TableEntry"/>
            </w:pPr>
            <w:r w:rsidRPr="001F42D3">
              <w:t>32</w:t>
            </w:r>
          </w:p>
        </w:tc>
        <w:tc>
          <w:tcPr>
            <w:tcW w:w="764" w:type="dxa"/>
          </w:tcPr>
          <w:p w14:paraId="0B46A68E" w14:textId="77777777" w:rsidR="00B11855" w:rsidRPr="001F42D3" w:rsidRDefault="003D003E" w:rsidP="00CF7336">
            <w:pPr>
              <w:pStyle w:val="TableEntry"/>
            </w:pPr>
            <w:r w:rsidRPr="001F42D3">
              <w:t>20</w:t>
            </w:r>
          </w:p>
        </w:tc>
        <w:tc>
          <w:tcPr>
            <w:tcW w:w="760" w:type="dxa"/>
          </w:tcPr>
          <w:p w14:paraId="30705D4B" w14:textId="77777777" w:rsidR="00B11855" w:rsidRPr="001F42D3" w:rsidRDefault="003D003E" w:rsidP="00CF7336">
            <w:pPr>
              <w:pStyle w:val="TableEntry"/>
            </w:pPr>
            <w:r w:rsidRPr="001F42D3">
              <w:t>IS</w:t>
            </w:r>
          </w:p>
        </w:tc>
        <w:tc>
          <w:tcPr>
            <w:tcW w:w="961" w:type="dxa"/>
          </w:tcPr>
          <w:p w14:paraId="61B7D991" w14:textId="77777777" w:rsidR="00B11855" w:rsidRPr="001F42D3" w:rsidRDefault="003D003E" w:rsidP="00CF7336">
            <w:pPr>
              <w:pStyle w:val="TableEntry"/>
            </w:pPr>
            <w:r w:rsidRPr="001F42D3">
              <w:t>RE</w:t>
            </w:r>
          </w:p>
        </w:tc>
        <w:tc>
          <w:tcPr>
            <w:tcW w:w="1316" w:type="dxa"/>
          </w:tcPr>
          <w:p w14:paraId="652268EA" w14:textId="77777777" w:rsidR="00B11855" w:rsidRPr="001F42D3" w:rsidRDefault="003D003E" w:rsidP="00CF7336">
            <w:pPr>
              <w:pStyle w:val="TableEntry"/>
            </w:pPr>
            <w:r w:rsidRPr="001F42D3">
              <w:t>[0..1]</w:t>
            </w:r>
          </w:p>
        </w:tc>
        <w:tc>
          <w:tcPr>
            <w:tcW w:w="861" w:type="dxa"/>
          </w:tcPr>
          <w:p w14:paraId="741FBFA8" w14:textId="77777777" w:rsidR="00B11855" w:rsidRPr="001F42D3" w:rsidRDefault="003D003E" w:rsidP="00CF7336">
            <w:pPr>
              <w:pStyle w:val="TableEntry"/>
            </w:pPr>
            <w:r w:rsidRPr="001F42D3">
              <w:t>0445</w:t>
            </w:r>
          </w:p>
        </w:tc>
        <w:tc>
          <w:tcPr>
            <w:tcW w:w="2834" w:type="dxa"/>
          </w:tcPr>
          <w:p w14:paraId="01088A65" w14:textId="77777777" w:rsidR="00B11855" w:rsidRPr="001F42D3" w:rsidRDefault="003D003E" w:rsidP="00CF7336">
            <w:pPr>
              <w:pStyle w:val="TableEntry"/>
            </w:pPr>
            <w:r w:rsidRPr="001F42D3">
              <w:t>Identity Reliability Code</w:t>
            </w:r>
          </w:p>
        </w:tc>
      </w:tr>
      <w:tr w:rsidR="00C40FD5" w:rsidRPr="001F42D3" w14:paraId="3B4FD252" w14:textId="77777777" w:rsidTr="006C0E8E">
        <w:trPr>
          <w:cantSplit/>
          <w:jc w:val="center"/>
        </w:trPr>
        <w:tc>
          <w:tcPr>
            <w:tcW w:w="784" w:type="dxa"/>
          </w:tcPr>
          <w:p w14:paraId="275CB463" w14:textId="77777777" w:rsidR="00B11855" w:rsidRPr="001F42D3" w:rsidRDefault="003D003E" w:rsidP="00CF7336">
            <w:pPr>
              <w:pStyle w:val="TableEntry"/>
            </w:pPr>
            <w:r w:rsidRPr="001F42D3">
              <w:t>33</w:t>
            </w:r>
          </w:p>
        </w:tc>
        <w:tc>
          <w:tcPr>
            <w:tcW w:w="764" w:type="dxa"/>
          </w:tcPr>
          <w:p w14:paraId="2A80F250" w14:textId="77777777" w:rsidR="00B11855" w:rsidRPr="001F42D3" w:rsidRDefault="003D003E" w:rsidP="00CF7336">
            <w:pPr>
              <w:pStyle w:val="TableEntry"/>
            </w:pPr>
            <w:r w:rsidRPr="001F42D3">
              <w:t>24</w:t>
            </w:r>
          </w:p>
        </w:tc>
        <w:tc>
          <w:tcPr>
            <w:tcW w:w="760" w:type="dxa"/>
          </w:tcPr>
          <w:p w14:paraId="2FDCB151" w14:textId="77777777" w:rsidR="00B11855" w:rsidRPr="001F42D3" w:rsidRDefault="003D003E" w:rsidP="00CF7336">
            <w:pPr>
              <w:pStyle w:val="TableEntry"/>
            </w:pPr>
            <w:r w:rsidRPr="001F42D3">
              <w:t>DTM</w:t>
            </w:r>
          </w:p>
        </w:tc>
        <w:tc>
          <w:tcPr>
            <w:tcW w:w="961" w:type="dxa"/>
          </w:tcPr>
          <w:p w14:paraId="408B4A7D" w14:textId="77777777" w:rsidR="00B11855" w:rsidRPr="001F42D3" w:rsidRDefault="003D003E" w:rsidP="00CF7336">
            <w:pPr>
              <w:pStyle w:val="TableEntry"/>
            </w:pPr>
            <w:r w:rsidRPr="001F42D3">
              <w:t>RE</w:t>
            </w:r>
          </w:p>
        </w:tc>
        <w:tc>
          <w:tcPr>
            <w:tcW w:w="1316" w:type="dxa"/>
          </w:tcPr>
          <w:p w14:paraId="3AB583FD" w14:textId="77777777" w:rsidR="00B11855" w:rsidRPr="001F42D3" w:rsidRDefault="003D003E" w:rsidP="00CF7336">
            <w:pPr>
              <w:pStyle w:val="TableEntry"/>
            </w:pPr>
            <w:r w:rsidRPr="001F42D3">
              <w:t>[0..1]</w:t>
            </w:r>
          </w:p>
        </w:tc>
        <w:tc>
          <w:tcPr>
            <w:tcW w:w="861" w:type="dxa"/>
          </w:tcPr>
          <w:p w14:paraId="60954DEF" w14:textId="77777777" w:rsidR="00B11855" w:rsidRPr="001F42D3" w:rsidRDefault="00B11855" w:rsidP="00CF7336">
            <w:pPr>
              <w:pStyle w:val="TableEntry"/>
            </w:pPr>
          </w:p>
        </w:tc>
        <w:tc>
          <w:tcPr>
            <w:tcW w:w="2834" w:type="dxa"/>
          </w:tcPr>
          <w:p w14:paraId="5ADBBF89" w14:textId="77777777" w:rsidR="00B11855" w:rsidRPr="001F42D3" w:rsidRDefault="003D003E" w:rsidP="00CF7336">
            <w:pPr>
              <w:pStyle w:val="TableEntry"/>
            </w:pPr>
            <w:r w:rsidRPr="001F42D3">
              <w:t>Last Update Date/Time</w:t>
            </w:r>
          </w:p>
        </w:tc>
      </w:tr>
      <w:tr w:rsidR="00C40FD5" w:rsidRPr="001F42D3" w14:paraId="2A5ED676" w14:textId="77777777" w:rsidTr="006C0E8E">
        <w:trPr>
          <w:cantSplit/>
          <w:jc w:val="center"/>
        </w:trPr>
        <w:tc>
          <w:tcPr>
            <w:tcW w:w="784" w:type="dxa"/>
          </w:tcPr>
          <w:p w14:paraId="00446EAE" w14:textId="77777777" w:rsidR="00B11855" w:rsidRPr="001F42D3" w:rsidRDefault="003D003E" w:rsidP="00CF7336">
            <w:pPr>
              <w:pStyle w:val="TableEntry"/>
            </w:pPr>
            <w:r w:rsidRPr="001F42D3">
              <w:t>34</w:t>
            </w:r>
          </w:p>
        </w:tc>
        <w:tc>
          <w:tcPr>
            <w:tcW w:w="764" w:type="dxa"/>
          </w:tcPr>
          <w:p w14:paraId="5C56C959" w14:textId="77777777" w:rsidR="00B11855" w:rsidRPr="001F42D3" w:rsidRDefault="003D003E" w:rsidP="00CF7336">
            <w:pPr>
              <w:pStyle w:val="TableEntry"/>
            </w:pPr>
            <w:r w:rsidRPr="001F42D3">
              <w:t>241</w:t>
            </w:r>
          </w:p>
        </w:tc>
        <w:tc>
          <w:tcPr>
            <w:tcW w:w="760" w:type="dxa"/>
          </w:tcPr>
          <w:p w14:paraId="087747C2" w14:textId="77777777" w:rsidR="00B11855" w:rsidRPr="001F42D3" w:rsidRDefault="003D003E" w:rsidP="00CF7336">
            <w:pPr>
              <w:pStyle w:val="TableEntry"/>
            </w:pPr>
            <w:r w:rsidRPr="001F42D3">
              <w:t>HD</w:t>
            </w:r>
          </w:p>
        </w:tc>
        <w:tc>
          <w:tcPr>
            <w:tcW w:w="961" w:type="dxa"/>
          </w:tcPr>
          <w:p w14:paraId="630898F8" w14:textId="77777777" w:rsidR="00B11855" w:rsidRPr="001F42D3" w:rsidRDefault="003D003E" w:rsidP="00CF7336">
            <w:pPr>
              <w:pStyle w:val="TableEntry"/>
            </w:pPr>
            <w:r w:rsidRPr="001F42D3">
              <w:t>RE</w:t>
            </w:r>
          </w:p>
        </w:tc>
        <w:tc>
          <w:tcPr>
            <w:tcW w:w="1316" w:type="dxa"/>
          </w:tcPr>
          <w:p w14:paraId="5BE14479" w14:textId="77777777" w:rsidR="00B11855" w:rsidRPr="001F42D3" w:rsidRDefault="003D003E" w:rsidP="00CF7336">
            <w:pPr>
              <w:pStyle w:val="TableEntry"/>
            </w:pPr>
            <w:r w:rsidRPr="001F42D3">
              <w:t>[0..1]</w:t>
            </w:r>
          </w:p>
        </w:tc>
        <w:tc>
          <w:tcPr>
            <w:tcW w:w="861" w:type="dxa"/>
          </w:tcPr>
          <w:p w14:paraId="6C0CC2C0" w14:textId="77777777" w:rsidR="00B11855" w:rsidRPr="001F42D3" w:rsidRDefault="00B11855" w:rsidP="00CF7336">
            <w:pPr>
              <w:pStyle w:val="TableEntry"/>
            </w:pPr>
          </w:p>
        </w:tc>
        <w:tc>
          <w:tcPr>
            <w:tcW w:w="2834" w:type="dxa"/>
          </w:tcPr>
          <w:p w14:paraId="40983610" w14:textId="77777777" w:rsidR="00B11855" w:rsidRPr="001F42D3" w:rsidRDefault="003D003E" w:rsidP="00CF7336">
            <w:pPr>
              <w:pStyle w:val="TableEntry"/>
            </w:pPr>
            <w:r w:rsidRPr="001F42D3">
              <w:t>Last Update Facility</w:t>
            </w:r>
          </w:p>
        </w:tc>
      </w:tr>
      <w:tr w:rsidR="00C40FD5" w:rsidRPr="001F42D3" w14:paraId="43F1E5DC" w14:textId="77777777" w:rsidTr="006C0E8E">
        <w:trPr>
          <w:cantSplit/>
          <w:jc w:val="center"/>
        </w:trPr>
        <w:tc>
          <w:tcPr>
            <w:tcW w:w="784" w:type="dxa"/>
          </w:tcPr>
          <w:p w14:paraId="13562DC2" w14:textId="77777777" w:rsidR="00B11855" w:rsidRPr="001F42D3" w:rsidRDefault="003D003E" w:rsidP="00CF7336">
            <w:pPr>
              <w:pStyle w:val="TableEntry"/>
            </w:pPr>
            <w:r w:rsidRPr="001F42D3">
              <w:t>35</w:t>
            </w:r>
          </w:p>
        </w:tc>
        <w:tc>
          <w:tcPr>
            <w:tcW w:w="764" w:type="dxa"/>
          </w:tcPr>
          <w:p w14:paraId="6C262A7D" w14:textId="77777777" w:rsidR="00B11855" w:rsidRPr="001F42D3" w:rsidRDefault="003D003E" w:rsidP="00CF7336">
            <w:pPr>
              <w:pStyle w:val="TableEntry"/>
            </w:pPr>
            <w:r w:rsidRPr="001F42D3">
              <w:t>705</w:t>
            </w:r>
          </w:p>
        </w:tc>
        <w:tc>
          <w:tcPr>
            <w:tcW w:w="760" w:type="dxa"/>
          </w:tcPr>
          <w:p w14:paraId="0F38F466" w14:textId="77777777" w:rsidR="00B11855" w:rsidRPr="001F42D3" w:rsidRDefault="003D003E" w:rsidP="00CF7336">
            <w:pPr>
              <w:pStyle w:val="TableEntry"/>
            </w:pPr>
            <w:r w:rsidRPr="001F42D3">
              <w:t>CWE</w:t>
            </w:r>
          </w:p>
        </w:tc>
        <w:tc>
          <w:tcPr>
            <w:tcW w:w="961" w:type="dxa"/>
          </w:tcPr>
          <w:p w14:paraId="1704B19E" w14:textId="77777777" w:rsidR="00B11855" w:rsidRPr="001F42D3" w:rsidRDefault="003D003E" w:rsidP="00CF7336">
            <w:pPr>
              <w:pStyle w:val="TableEntry"/>
            </w:pPr>
            <w:r w:rsidRPr="001F42D3">
              <w:t>RE</w:t>
            </w:r>
          </w:p>
        </w:tc>
        <w:tc>
          <w:tcPr>
            <w:tcW w:w="1316" w:type="dxa"/>
          </w:tcPr>
          <w:p w14:paraId="2A1EB598" w14:textId="77777777" w:rsidR="00B11855" w:rsidRPr="001F42D3" w:rsidRDefault="003D003E" w:rsidP="00CF7336">
            <w:pPr>
              <w:pStyle w:val="TableEntry"/>
            </w:pPr>
            <w:r w:rsidRPr="001F42D3">
              <w:t>[0..1]</w:t>
            </w:r>
          </w:p>
        </w:tc>
        <w:tc>
          <w:tcPr>
            <w:tcW w:w="861" w:type="dxa"/>
          </w:tcPr>
          <w:p w14:paraId="77294EB9" w14:textId="77777777" w:rsidR="00B11855" w:rsidRPr="001F42D3" w:rsidRDefault="00660950" w:rsidP="00CF7336">
            <w:pPr>
              <w:pStyle w:val="TableEntry"/>
            </w:pPr>
            <w:r w:rsidRPr="001F42D3">
              <w:t>0446</w:t>
            </w:r>
          </w:p>
        </w:tc>
        <w:tc>
          <w:tcPr>
            <w:tcW w:w="2834" w:type="dxa"/>
          </w:tcPr>
          <w:p w14:paraId="06BE0C7E" w14:textId="77777777" w:rsidR="00B11855" w:rsidRPr="001F42D3" w:rsidRDefault="003D003E" w:rsidP="00CF7336">
            <w:pPr>
              <w:pStyle w:val="TableEntry"/>
            </w:pPr>
            <w:r w:rsidRPr="001F42D3">
              <w:t>Species Code</w:t>
            </w:r>
          </w:p>
        </w:tc>
      </w:tr>
      <w:tr w:rsidR="00C40FD5" w:rsidRPr="001F42D3" w14:paraId="74D90C67" w14:textId="77777777" w:rsidTr="006C0E8E">
        <w:trPr>
          <w:cantSplit/>
          <w:jc w:val="center"/>
        </w:trPr>
        <w:tc>
          <w:tcPr>
            <w:tcW w:w="784" w:type="dxa"/>
          </w:tcPr>
          <w:p w14:paraId="320C0995" w14:textId="77777777" w:rsidR="00B11855" w:rsidRPr="001F42D3" w:rsidRDefault="003D003E" w:rsidP="00CF7336">
            <w:pPr>
              <w:pStyle w:val="TableEntry"/>
            </w:pPr>
            <w:r w:rsidRPr="001F42D3">
              <w:t>36</w:t>
            </w:r>
          </w:p>
        </w:tc>
        <w:tc>
          <w:tcPr>
            <w:tcW w:w="764" w:type="dxa"/>
          </w:tcPr>
          <w:p w14:paraId="12D858BF" w14:textId="77777777" w:rsidR="00B11855" w:rsidRPr="001F42D3" w:rsidRDefault="003D003E" w:rsidP="00CF7336">
            <w:pPr>
              <w:pStyle w:val="TableEntry"/>
            </w:pPr>
            <w:r w:rsidRPr="001F42D3">
              <w:t>250</w:t>
            </w:r>
          </w:p>
        </w:tc>
        <w:tc>
          <w:tcPr>
            <w:tcW w:w="760" w:type="dxa"/>
          </w:tcPr>
          <w:p w14:paraId="10D15308" w14:textId="77777777" w:rsidR="00B11855" w:rsidRPr="001F42D3" w:rsidRDefault="003D003E" w:rsidP="00CF7336">
            <w:pPr>
              <w:pStyle w:val="TableEntry"/>
            </w:pPr>
            <w:r w:rsidRPr="001F42D3">
              <w:t>CWE</w:t>
            </w:r>
          </w:p>
        </w:tc>
        <w:tc>
          <w:tcPr>
            <w:tcW w:w="961" w:type="dxa"/>
          </w:tcPr>
          <w:p w14:paraId="496B23DC" w14:textId="77777777" w:rsidR="00B11855" w:rsidRPr="001F42D3" w:rsidRDefault="003D003E" w:rsidP="00CF7336">
            <w:pPr>
              <w:pStyle w:val="TableEntry"/>
            </w:pPr>
            <w:r w:rsidRPr="001F42D3">
              <w:t>C</w:t>
            </w:r>
          </w:p>
        </w:tc>
        <w:tc>
          <w:tcPr>
            <w:tcW w:w="1316" w:type="dxa"/>
          </w:tcPr>
          <w:p w14:paraId="2E4B937A" w14:textId="77777777" w:rsidR="00B11855" w:rsidRPr="001F42D3" w:rsidRDefault="003D003E" w:rsidP="00A4475D">
            <w:pPr>
              <w:pStyle w:val="TableEntry"/>
            </w:pPr>
            <w:r w:rsidRPr="001F42D3">
              <w:t>[0..</w:t>
            </w:r>
            <w:r w:rsidR="00A4475D" w:rsidRPr="001F42D3">
              <w:t>1</w:t>
            </w:r>
            <w:r w:rsidRPr="001F42D3">
              <w:t>]</w:t>
            </w:r>
          </w:p>
        </w:tc>
        <w:tc>
          <w:tcPr>
            <w:tcW w:w="861" w:type="dxa"/>
          </w:tcPr>
          <w:p w14:paraId="24658005" w14:textId="77777777" w:rsidR="00B11855" w:rsidRPr="001F42D3" w:rsidRDefault="00660950" w:rsidP="00863A9A">
            <w:pPr>
              <w:pStyle w:val="TableEntry"/>
            </w:pPr>
            <w:r w:rsidRPr="001F42D3">
              <w:t>0447</w:t>
            </w:r>
          </w:p>
        </w:tc>
        <w:tc>
          <w:tcPr>
            <w:tcW w:w="2834" w:type="dxa"/>
          </w:tcPr>
          <w:p w14:paraId="64ED0B58" w14:textId="77777777" w:rsidR="00B11855" w:rsidRPr="001F42D3" w:rsidRDefault="003D003E" w:rsidP="00863A9A">
            <w:pPr>
              <w:pStyle w:val="TableEntry"/>
            </w:pPr>
            <w:r w:rsidRPr="001F42D3">
              <w:t>Breed Code</w:t>
            </w:r>
          </w:p>
        </w:tc>
      </w:tr>
      <w:tr w:rsidR="00C40FD5" w:rsidRPr="001F42D3" w14:paraId="32838D37" w14:textId="77777777" w:rsidTr="006C0E8E">
        <w:trPr>
          <w:cantSplit/>
          <w:jc w:val="center"/>
        </w:trPr>
        <w:tc>
          <w:tcPr>
            <w:tcW w:w="784" w:type="dxa"/>
          </w:tcPr>
          <w:p w14:paraId="45BDB8AA" w14:textId="77777777" w:rsidR="00B11855" w:rsidRPr="001F42D3" w:rsidRDefault="003D003E" w:rsidP="00CF7336">
            <w:pPr>
              <w:pStyle w:val="TableEntry"/>
            </w:pPr>
            <w:r w:rsidRPr="001F42D3">
              <w:t>37</w:t>
            </w:r>
          </w:p>
        </w:tc>
        <w:tc>
          <w:tcPr>
            <w:tcW w:w="764" w:type="dxa"/>
          </w:tcPr>
          <w:p w14:paraId="1A62254E" w14:textId="77777777" w:rsidR="00B11855" w:rsidRPr="001F42D3" w:rsidRDefault="003D003E" w:rsidP="00CF7336">
            <w:pPr>
              <w:pStyle w:val="TableEntry"/>
            </w:pPr>
            <w:r w:rsidRPr="001F42D3">
              <w:t>80</w:t>
            </w:r>
          </w:p>
        </w:tc>
        <w:tc>
          <w:tcPr>
            <w:tcW w:w="760" w:type="dxa"/>
          </w:tcPr>
          <w:p w14:paraId="423DE91E" w14:textId="77777777" w:rsidR="00B11855" w:rsidRPr="001F42D3" w:rsidRDefault="003D003E" w:rsidP="00CF7336">
            <w:pPr>
              <w:pStyle w:val="TableEntry"/>
            </w:pPr>
            <w:r w:rsidRPr="001F42D3">
              <w:t>ST</w:t>
            </w:r>
          </w:p>
        </w:tc>
        <w:tc>
          <w:tcPr>
            <w:tcW w:w="961" w:type="dxa"/>
          </w:tcPr>
          <w:p w14:paraId="5C24FE30" w14:textId="77777777" w:rsidR="00B11855" w:rsidRPr="001F42D3" w:rsidRDefault="003D003E" w:rsidP="00CF7336">
            <w:pPr>
              <w:pStyle w:val="TableEntry"/>
            </w:pPr>
            <w:r w:rsidRPr="001F42D3">
              <w:t>C</w:t>
            </w:r>
          </w:p>
        </w:tc>
        <w:tc>
          <w:tcPr>
            <w:tcW w:w="1316" w:type="dxa"/>
          </w:tcPr>
          <w:p w14:paraId="12384C8F" w14:textId="77777777" w:rsidR="00B11855" w:rsidRPr="001F42D3" w:rsidRDefault="003D003E" w:rsidP="00CF7336">
            <w:pPr>
              <w:pStyle w:val="TableEntry"/>
            </w:pPr>
            <w:r w:rsidRPr="001F42D3">
              <w:t>[0..1]</w:t>
            </w:r>
          </w:p>
        </w:tc>
        <w:tc>
          <w:tcPr>
            <w:tcW w:w="861" w:type="dxa"/>
          </w:tcPr>
          <w:p w14:paraId="14DDCA9E" w14:textId="77777777" w:rsidR="00B11855" w:rsidRPr="001F42D3" w:rsidRDefault="00B11855" w:rsidP="00CF7336">
            <w:pPr>
              <w:pStyle w:val="TableEntry"/>
            </w:pPr>
          </w:p>
        </w:tc>
        <w:tc>
          <w:tcPr>
            <w:tcW w:w="2834" w:type="dxa"/>
          </w:tcPr>
          <w:p w14:paraId="1BB2B983" w14:textId="77777777" w:rsidR="00B11855" w:rsidRPr="001F42D3" w:rsidRDefault="003D003E" w:rsidP="00CF7336">
            <w:pPr>
              <w:pStyle w:val="TableEntry"/>
            </w:pPr>
            <w:r w:rsidRPr="001F42D3">
              <w:t>Strain</w:t>
            </w:r>
          </w:p>
        </w:tc>
      </w:tr>
      <w:tr w:rsidR="00C40FD5" w:rsidRPr="001F42D3" w14:paraId="05CFE79C" w14:textId="77777777" w:rsidTr="006C0E8E">
        <w:trPr>
          <w:cantSplit/>
          <w:jc w:val="center"/>
        </w:trPr>
        <w:tc>
          <w:tcPr>
            <w:tcW w:w="784" w:type="dxa"/>
          </w:tcPr>
          <w:p w14:paraId="7BCD3A6A" w14:textId="77777777" w:rsidR="00B11855" w:rsidRPr="001F42D3" w:rsidRDefault="003D003E" w:rsidP="00CF7336">
            <w:pPr>
              <w:pStyle w:val="TableEntry"/>
            </w:pPr>
            <w:r w:rsidRPr="001F42D3">
              <w:t>38</w:t>
            </w:r>
          </w:p>
        </w:tc>
        <w:tc>
          <w:tcPr>
            <w:tcW w:w="764" w:type="dxa"/>
          </w:tcPr>
          <w:p w14:paraId="0B46E0A2" w14:textId="77777777" w:rsidR="00B11855" w:rsidRPr="001F42D3" w:rsidRDefault="003D003E" w:rsidP="00CF7336">
            <w:pPr>
              <w:pStyle w:val="TableEntry"/>
            </w:pPr>
            <w:r w:rsidRPr="001F42D3">
              <w:t>705</w:t>
            </w:r>
          </w:p>
        </w:tc>
        <w:tc>
          <w:tcPr>
            <w:tcW w:w="760" w:type="dxa"/>
          </w:tcPr>
          <w:p w14:paraId="39245E86" w14:textId="77777777" w:rsidR="00B11855" w:rsidRPr="001F42D3" w:rsidRDefault="003D003E" w:rsidP="00CF7336">
            <w:pPr>
              <w:pStyle w:val="TableEntry"/>
            </w:pPr>
            <w:r w:rsidRPr="001F42D3">
              <w:t>CWE</w:t>
            </w:r>
          </w:p>
        </w:tc>
        <w:tc>
          <w:tcPr>
            <w:tcW w:w="961" w:type="dxa"/>
          </w:tcPr>
          <w:p w14:paraId="434B12F2" w14:textId="77777777" w:rsidR="00B11855" w:rsidRPr="001F42D3" w:rsidRDefault="003D003E" w:rsidP="00CF7336">
            <w:pPr>
              <w:pStyle w:val="TableEntry"/>
            </w:pPr>
            <w:r w:rsidRPr="001F42D3">
              <w:t>RE</w:t>
            </w:r>
          </w:p>
        </w:tc>
        <w:tc>
          <w:tcPr>
            <w:tcW w:w="1316" w:type="dxa"/>
          </w:tcPr>
          <w:p w14:paraId="3222A6B5" w14:textId="77777777" w:rsidR="00B11855" w:rsidRPr="001F42D3" w:rsidRDefault="003D003E" w:rsidP="00CF7336">
            <w:pPr>
              <w:pStyle w:val="TableEntry"/>
            </w:pPr>
            <w:r w:rsidRPr="001F42D3">
              <w:t>[0..2]</w:t>
            </w:r>
          </w:p>
        </w:tc>
        <w:tc>
          <w:tcPr>
            <w:tcW w:w="861" w:type="dxa"/>
          </w:tcPr>
          <w:p w14:paraId="76622A98" w14:textId="77777777" w:rsidR="00B11855" w:rsidRPr="001F42D3" w:rsidRDefault="003D003E" w:rsidP="00CF7336">
            <w:pPr>
              <w:pStyle w:val="TableEntry"/>
            </w:pPr>
            <w:r w:rsidRPr="001F42D3">
              <w:t>0429</w:t>
            </w:r>
          </w:p>
        </w:tc>
        <w:tc>
          <w:tcPr>
            <w:tcW w:w="2834" w:type="dxa"/>
          </w:tcPr>
          <w:p w14:paraId="2F08F5F1" w14:textId="77777777" w:rsidR="00B11855" w:rsidRPr="001F42D3" w:rsidRDefault="003D003E" w:rsidP="00CF7336">
            <w:pPr>
              <w:pStyle w:val="TableEntry"/>
            </w:pPr>
            <w:r w:rsidRPr="001F42D3">
              <w:t>Production Class Code</w:t>
            </w:r>
          </w:p>
        </w:tc>
      </w:tr>
      <w:tr w:rsidR="00C40FD5" w:rsidRPr="001F42D3" w14:paraId="383198CE" w14:textId="77777777" w:rsidTr="006C0E8E">
        <w:trPr>
          <w:cantSplit/>
          <w:jc w:val="center"/>
        </w:trPr>
        <w:tc>
          <w:tcPr>
            <w:tcW w:w="784" w:type="dxa"/>
          </w:tcPr>
          <w:p w14:paraId="13F502F9" w14:textId="77777777" w:rsidR="00B11855" w:rsidRPr="001F42D3" w:rsidRDefault="003D003E" w:rsidP="00CF7336">
            <w:pPr>
              <w:pStyle w:val="TableEntry"/>
            </w:pPr>
            <w:r w:rsidRPr="001F42D3">
              <w:t>39</w:t>
            </w:r>
          </w:p>
        </w:tc>
        <w:tc>
          <w:tcPr>
            <w:tcW w:w="764" w:type="dxa"/>
          </w:tcPr>
          <w:p w14:paraId="397FBFE2" w14:textId="77777777" w:rsidR="00B11855" w:rsidRPr="001F42D3" w:rsidRDefault="003D003E" w:rsidP="00CF7336">
            <w:pPr>
              <w:pStyle w:val="TableEntry"/>
            </w:pPr>
            <w:r w:rsidRPr="001F42D3">
              <w:t>705</w:t>
            </w:r>
          </w:p>
        </w:tc>
        <w:tc>
          <w:tcPr>
            <w:tcW w:w="760" w:type="dxa"/>
          </w:tcPr>
          <w:p w14:paraId="74F10821" w14:textId="77777777" w:rsidR="00B11855" w:rsidRPr="001F42D3" w:rsidRDefault="003D003E" w:rsidP="00CF7336">
            <w:pPr>
              <w:pStyle w:val="TableEntry"/>
            </w:pPr>
            <w:r w:rsidRPr="001F42D3">
              <w:t>CWE</w:t>
            </w:r>
          </w:p>
        </w:tc>
        <w:tc>
          <w:tcPr>
            <w:tcW w:w="961" w:type="dxa"/>
          </w:tcPr>
          <w:p w14:paraId="5DD1E1AF" w14:textId="77777777" w:rsidR="00B11855" w:rsidRPr="001F42D3" w:rsidRDefault="003D003E" w:rsidP="00CF7336">
            <w:pPr>
              <w:pStyle w:val="TableEntry"/>
            </w:pPr>
            <w:r w:rsidRPr="001F42D3">
              <w:t>RE</w:t>
            </w:r>
          </w:p>
        </w:tc>
        <w:tc>
          <w:tcPr>
            <w:tcW w:w="1316" w:type="dxa"/>
          </w:tcPr>
          <w:p w14:paraId="57CBCE9D" w14:textId="77777777" w:rsidR="00B11855" w:rsidRPr="001F42D3" w:rsidRDefault="003D003E" w:rsidP="00CF7336">
            <w:pPr>
              <w:pStyle w:val="TableEntry"/>
            </w:pPr>
            <w:r w:rsidRPr="001F42D3">
              <w:t>[0..1]</w:t>
            </w:r>
          </w:p>
        </w:tc>
        <w:tc>
          <w:tcPr>
            <w:tcW w:w="861" w:type="dxa"/>
          </w:tcPr>
          <w:p w14:paraId="40C24749" w14:textId="77777777" w:rsidR="00B11855" w:rsidRPr="001F42D3" w:rsidRDefault="003D003E" w:rsidP="00CF7336">
            <w:pPr>
              <w:pStyle w:val="TableEntry"/>
            </w:pPr>
            <w:r w:rsidRPr="001F42D3">
              <w:t>0171</w:t>
            </w:r>
          </w:p>
        </w:tc>
        <w:tc>
          <w:tcPr>
            <w:tcW w:w="2834" w:type="dxa"/>
          </w:tcPr>
          <w:p w14:paraId="783584B9" w14:textId="77777777" w:rsidR="00B11855" w:rsidRPr="001F42D3" w:rsidRDefault="003D003E" w:rsidP="00CF7336">
            <w:pPr>
              <w:pStyle w:val="TableEntry"/>
            </w:pPr>
            <w:r w:rsidRPr="001F42D3">
              <w:t>Tribal Citizenship</w:t>
            </w:r>
          </w:p>
        </w:tc>
      </w:tr>
    </w:tbl>
    <w:p w14:paraId="61BFEA61" w14:textId="77777777" w:rsidR="009D387F" w:rsidRPr="001F42D3" w:rsidRDefault="009D387F" w:rsidP="00DF7BAC">
      <w:pPr>
        <w:pStyle w:val="BodyText"/>
      </w:pPr>
    </w:p>
    <w:p w14:paraId="1A8F7963" w14:textId="3E329B91" w:rsidR="00B11855" w:rsidRPr="001F42D3" w:rsidRDefault="003D003E" w:rsidP="00DF7BAC">
      <w:pPr>
        <w:pStyle w:val="BodyText"/>
      </w:pPr>
      <w:r w:rsidRPr="001F42D3">
        <w:t xml:space="preserve">The following describes the IHE PCD usage of those fields which have a usage other than X in the above table and have IHE PCD usage notes added to the general definitions in the </w:t>
      </w:r>
      <w:r w:rsidR="006D613E" w:rsidRPr="001F42D3">
        <w:t>HL7</w:t>
      </w:r>
      <w:r w:rsidR="00995105" w:rsidRPr="001F42D3">
        <w:t xml:space="preserve"> </w:t>
      </w:r>
      <w:r w:rsidRPr="001F42D3">
        <w:t>2.6 standard.</w:t>
      </w:r>
    </w:p>
    <w:p w14:paraId="0D307EE5" w14:textId="77777777" w:rsidR="00B11855" w:rsidRPr="001F42D3" w:rsidRDefault="003D003E" w:rsidP="001422D4">
      <w:pPr>
        <w:pStyle w:val="HL7Field"/>
        <w:ind w:hanging="2"/>
      </w:pPr>
      <w:r w:rsidRPr="001F42D3">
        <w:t>PID-3   Patient Identifier List</w:t>
      </w:r>
    </w:p>
    <w:p w14:paraId="1880C5F3" w14:textId="77777777" w:rsidR="00B11855" w:rsidRPr="001F42D3" w:rsidRDefault="003D003E" w:rsidP="00DF7BAC">
      <w:pPr>
        <w:pStyle w:val="HL7FieldIndent2"/>
        <w:ind w:left="0" w:hanging="2"/>
        <w:rPr>
          <w:noProof w:val="0"/>
        </w:rPr>
      </w:pPr>
      <w:r w:rsidRPr="001F42D3">
        <w:rPr>
          <w:noProof w:val="0"/>
        </w:rPr>
        <w:t>Definition: This field contains the list of identifiers (one or more) used by the healthcare facility to uniquely identify a patient (e.g., medical record number, billing number, birth registry, national unique individual identifier, etc.). In Canada, the Canadian Provincial Healthcare Number is used in this field.</w:t>
      </w:r>
    </w:p>
    <w:p w14:paraId="1F36BBF1" w14:textId="77777777" w:rsidR="00B11855" w:rsidRPr="001F42D3" w:rsidRDefault="003D003E" w:rsidP="00DF7BAC">
      <w:pPr>
        <w:pStyle w:val="HL7FieldIndent2"/>
        <w:ind w:left="0" w:hanging="2"/>
        <w:rPr>
          <w:noProof w:val="0"/>
        </w:rPr>
      </w:pPr>
      <w:r w:rsidRPr="001F42D3">
        <w:rPr>
          <w:noProof w:val="0"/>
        </w:rPr>
        <w:t>Component PID-3.1 (in terms of the CX data type, CX-1) "ID number", is required</w:t>
      </w:r>
      <w:r w:rsidR="002F3FF7" w:rsidRPr="001F42D3">
        <w:rPr>
          <w:noProof w:val="0"/>
        </w:rPr>
        <w:t xml:space="preserve"> except where noted under particular transactions</w:t>
      </w:r>
      <w:r w:rsidRPr="001F42D3">
        <w:rPr>
          <w:noProof w:val="0"/>
        </w:rPr>
        <w:t>. PID-3.4 (CX-4) "Assigning authority", and PID-3.5 (CX-5) "Identifier Type Code" are required for each identifier if they are known (for example if they are ordinarily included in ADT messages at the institution), but may be empty if they are not known. See Appendix CX Data Type. Note that PID-3.4 is an Entity Identifier data type, so it may have subcomponents.</w:t>
      </w:r>
    </w:p>
    <w:p w14:paraId="11D4DD07" w14:textId="77777777" w:rsidR="00B11855" w:rsidRPr="001F42D3" w:rsidRDefault="003D003E" w:rsidP="00DF7BAC">
      <w:pPr>
        <w:pStyle w:val="HL7FieldIndent2"/>
        <w:ind w:left="0" w:hanging="2"/>
        <w:rPr>
          <w:noProof w:val="0"/>
        </w:rPr>
      </w:pPr>
      <w:r w:rsidRPr="001F42D3">
        <w:rPr>
          <w:noProof w:val="0"/>
        </w:rPr>
        <w:t xml:space="preserve">The workflow and mechanism by which patient identification is bound to the data from a particular PCD device is outside of the scope of the IHE PCD Framework. Common implementations employ either automated or manual entry based on information provided by an authoritative source of patient identity. </w:t>
      </w:r>
    </w:p>
    <w:p w14:paraId="2E300C2B" w14:textId="77777777" w:rsidR="00B11855" w:rsidRPr="001F42D3" w:rsidRDefault="003D003E" w:rsidP="00DF7BAC">
      <w:pPr>
        <w:pStyle w:val="HL7FieldIndent2"/>
        <w:ind w:left="0" w:hanging="2"/>
        <w:rPr>
          <w:noProof w:val="0"/>
        </w:rPr>
      </w:pPr>
      <w:r w:rsidRPr="001F42D3">
        <w:rPr>
          <w:noProof w:val="0"/>
        </w:rPr>
        <w:t xml:space="preserve">The IHE PCD recognizes that it is critical for data to be associated with the correct patient, thus the general rule that at least PID-3 and PID-5 be available for at least two-factor patient identification, but that there are also situations like emergency admissions where it may be </w:t>
      </w:r>
      <w:r w:rsidRPr="001F42D3">
        <w:rPr>
          <w:noProof w:val="0"/>
        </w:rPr>
        <w:lastRenderedPageBreak/>
        <w:t>desirable to collect data before an authoritative patient identification is available, for later association with the patient’s other data. Only after appropriate study, risk analysis, and defined risk mitigation measures determined by the provider institution in consultation with the manufacturers of the systems involved, a defined method for deferred association of patient data could be designed. In such a case, these fields, instead of being populated with authoritative patient identity information, could be populated with agreed-on special values (like an automatically generated “stat admit” patient identifier and a well-known special value in PID-5 indicating the temporary situation) pending the later human-validated merging of the data.</w:t>
      </w:r>
    </w:p>
    <w:p w14:paraId="044F910F" w14:textId="77777777" w:rsidR="00B11855" w:rsidRPr="001F42D3" w:rsidRDefault="003D003E" w:rsidP="00DF7BAC">
      <w:pPr>
        <w:pStyle w:val="HL7FieldIndent2"/>
        <w:ind w:left="0" w:hanging="2"/>
        <w:rPr>
          <w:noProof w:val="0"/>
        </w:rPr>
      </w:pPr>
      <w:r w:rsidRPr="001F42D3">
        <w:rPr>
          <w:noProof w:val="0"/>
        </w:rPr>
        <w:t>The IHE PCD recognizes that for some use cases, such as medication administration, additional identification information or other patient demographic information is required in addition to an organizationally assigned unique identifier. Patient name, date of birth, gender, and other information are commonly used to provide the additional patient identification context for these use cases. Additional patient demographic information is provided by the fields of the PID segment and the patient location, which is often a key element in PCD communications, is provided in the PV1-3 element.</w:t>
      </w:r>
    </w:p>
    <w:p w14:paraId="7B7CB234" w14:textId="77777777" w:rsidR="00B11855" w:rsidRPr="001F42D3" w:rsidRDefault="003D003E" w:rsidP="001422D4">
      <w:pPr>
        <w:pStyle w:val="HL7Field"/>
        <w:ind w:hanging="2"/>
      </w:pPr>
      <w:r w:rsidRPr="001F42D3">
        <w:t>PID-5   Patient Name</w:t>
      </w:r>
    </w:p>
    <w:p w14:paraId="79CD7936" w14:textId="3686DECC" w:rsidR="00B11855" w:rsidRPr="001F42D3" w:rsidRDefault="003D003E" w:rsidP="00DF7BAC">
      <w:pPr>
        <w:pStyle w:val="HL7FieldIndent2"/>
        <w:ind w:left="0" w:hanging="2"/>
        <w:rPr>
          <w:noProof w:val="0"/>
        </w:rPr>
      </w:pPr>
      <w:r w:rsidRPr="001F42D3">
        <w:rPr>
          <w:noProof w:val="0"/>
        </w:rPr>
        <w:t xml:space="preserve">Definition: This field contains the names of the patient; the primary or legal name of the patient is reported first. Therefore, the name type code in this field should be "L - Legal" if such a name is available. If no name is available, the name type code should be "U – unspecified", and the other components should be empty. All other codes in </w:t>
      </w:r>
      <w:r w:rsidR="006D613E" w:rsidRPr="001F42D3">
        <w:rPr>
          <w:noProof w:val="0"/>
        </w:rPr>
        <w:t>HL7</w:t>
      </w:r>
      <w:r w:rsidR="00995105" w:rsidRPr="001F42D3">
        <w:rPr>
          <w:noProof w:val="0"/>
        </w:rPr>
        <w:t xml:space="preserve"> </w:t>
      </w:r>
      <w:r w:rsidRPr="001F42D3">
        <w:rPr>
          <w:noProof w:val="0"/>
        </w:rPr>
        <w:t>Table 0200 – Name Type are also acceptable. Note that "last name prefix" is synonymous to "own family name prefix" of previous versions of HL7, as is "second and further given names or initials thereof" to "middle initial or name". Multiple given names and/or initials are separated by spaces.</w:t>
      </w:r>
    </w:p>
    <w:p w14:paraId="5AB0046D" w14:textId="77777777" w:rsidR="00B11855" w:rsidRPr="001F42D3" w:rsidRDefault="003D003E" w:rsidP="00DF7BAC">
      <w:pPr>
        <w:pStyle w:val="HL7FieldIndent2"/>
        <w:ind w:left="0" w:hanging="2"/>
        <w:rPr>
          <w:noProof w:val="0"/>
        </w:rPr>
      </w:pPr>
      <w:r w:rsidRPr="001F42D3">
        <w:rPr>
          <w:noProof w:val="0"/>
        </w:rPr>
        <w:t xml:space="preserve">The workflow and mechanism by which patient name is bound to the data from a particular PCD device is outside of the scope of this version of the IHE PCD Framework. Common implementations employ either automated or manual entry based on information provided by an authoritative source of patient identity. The workflow and transactions to bind patient name are included on the IHE PCD Roadmap for consideration in future versions of the IHE PCD Framework. </w:t>
      </w:r>
    </w:p>
    <w:p w14:paraId="2DA6B486" w14:textId="77777777" w:rsidR="00B11855" w:rsidRPr="001F42D3" w:rsidRDefault="003D003E" w:rsidP="00DF7BAC">
      <w:pPr>
        <w:pStyle w:val="HL7FieldIndent2"/>
        <w:ind w:left="0" w:hanging="2"/>
        <w:rPr>
          <w:noProof w:val="0"/>
        </w:rPr>
      </w:pPr>
      <w:r w:rsidRPr="001F42D3">
        <w:rPr>
          <w:noProof w:val="0"/>
        </w:rPr>
        <w:t>See Appendix C.8 XPN Type for further information.</w:t>
      </w:r>
    </w:p>
    <w:p w14:paraId="6F6833DF" w14:textId="77777777" w:rsidR="00B11855" w:rsidRPr="001F42D3" w:rsidRDefault="003D003E" w:rsidP="001422D4">
      <w:pPr>
        <w:pStyle w:val="HL7Field"/>
        <w:ind w:hanging="2"/>
      </w:pPr>
      <w:r w:rsidRPr="001F42D3">
        <w:t>PID-6   Mother’s Maiden Name</w:t>
      </w:r>
    </w:p>
    <w:p w14:paraId="0B9ADEE3" w14:textId="77777777" w:rsidR="00B11855" w:rsidRPr="001F42D3" w:rsidRDefault="003D003E" w:rsidP="00DF7BAC">
      <w:pPr>
        <w:pStyle w:val="HL7FieldIndent2"/>
        <w:ind w:left="0" w:hanging="2"/>
        <w:rPr>
          <w:noProof w:val="0"/>
        </w:rPr>
      </w:pPr>
      <w:r w:rsidRPr="001F42D3">
        <w:rPr>
          <w:noProof w:val="0"/>
        </w:rPr>
        <w:t xml:space="preserve">Definition: This field contains the family name under which the mother was born (i.e., before marriage). It is used to distinguish between patients with the same last name. </w:t>
      </w:r>
    </w:p>
    <w:p w14:paraId="4F655B18" w14:textId="77777777" w:rsidR="00B11855" w:rsidRPr="001F42D3" w:rsidRDefault="003D003E" w:rsidP="00DF7BAC">
      <w:pPr>
        <w:pStyle w:val="HL7FieldIndent2"/>
        <w:ind w:left="0" w:hanging="2"/>
        <w:rPr>
          <w:noProof w:val="0"/>
        </w:rPr>
      </w:pPr>
      <w:r w:rsidRPr="001F42D3">
        <w:rPr>
          <w:noProof w:val="0"/>
        </w:rPr>
        <w:t xml:space="preserve">See Appendix </w:t>
      </w:r>
      <w:r w:rsidR="00DF61EC" w:rsidRPr="001F42D3">
        <w:rPr>
          <w:noProof w:val="0"/>
        </w:rPr>
        <w:t>C.8 XPN</w:t>
      </w:r>
      <w:r w:rsidRPr="001F42D3">
        <w:rPr>
          <w:noProof w:val="0"/>
        </w:rPr>
        <w:t xml:space="preserve"> Type for further information.</w:t>
      </w:r>
    </w:p>
    <w:p w14:paraId="7E647D22" w14:textId="77777777" w:rsidR="00B11855" w:rsidRPr="001F42D3" w:rsidRDefault="003D003E" w:rsidP="00CF5627">
      <w:pPr>
        <w:pStyle w:val="HL7Field"/>
        <w:keepNext w:val="0"/>
        <w:ind w:hanging="2"/>
      </w:pPr>
      <w:r w:rsidRPr="001F42D3">
        <w:t>PID-7   Date/Time of Birth</w:t>
      </w:r>
    </w:p>
    <w:p w14:paraId="0DA4DF61" w14:textId="01BA207F" w:rsidR="00B11855" w:rsidRPr="001F42D3" w:rsidRDefault="003D003E" w:rsidP="00DF7BAC">
      <w:pPr>
        <w:pStyle w:val="HL7FieldIndent2"/>
        <w:ind w:left="0" w:hanging="2"/>
        <w:rPr>
          <w:noProof w:val="0"/>
        </w:rPr>
      </w:pPr>
      <w:r w:rsidRPr="001F42D3">
        <w:rPr>
          <w:noProof w:val="0"/>
        </w:rPr>
        <w:t xml:space="preserve">See Appendix C.4, DTM – date/time </w:t>
      </w:r>
      <w:r w:rsidR="009753FB" w:rsidRPr="001F42D3">
        <w:rPr>
          <w:noProof w:val="0"/>
        </w:rPr>
        <w:t xml:space="preserve">for </w:t>
      </w:r>
      <w:r w:rsidRPr="001F42D3">
        <w:rPr>
          <w:noProof w:val="0"/>
        </w:rPr>
        <w:t>further information</w:t>
      </w:r>
      <w:r w:rsidR="009753FB" w:rsidRPr="001F42D3">
        <w:rPr>
          <w:noProof w:val="0"/>
        </w:rPr>
        <w:t xml:space="preserve"> on how the specification of times in IHE PCD differs from the HL7 v. 2.6 representation</w:t>
      </w:r>
    </w:p>
    <w:p w14:paraId="091A4470" w14:textId="77777777" w:rsidR="00B11855" w:rsidRPr="001F42D3" w:rsidRDefault="003D003E" w:rsidP="001422D4">
      <w:pPr>
        <w:pStyle w:val="HL7Field"/>
        <w:ind w:hanging="2"/>
      </w:pPr>
      <w:r w:rsidRPr="001F42D3">
        <w:lastRenderedPageBreak/>
        <w:t>PID-8   Administrative Sex</w:t>
      </w:r>
    </w:p>
    <w:p w14:paraId="1C57BDAC" w14:textId="0546D13B" w:rsidR="00C156EC" w:rsidRPr="001F42D3" w:rsidRDefault="003D003E" w:rsidP="00CF5627">
      <w:pPr>
        <w:pStyle w:val="HL7FieldIndent2"/>
        <w:ind w:left="0" w:hanging="2"/>
        <w:rPr>
          <w:noProof w:val="0"/>
        </w:rPr>
      </w:pPr>
      <w:r w:rsidRPr="001F42D3">
        <w:rPr>
          <w:noProof w:val="0"/>
        </w:rPr>
        <w:t xml:space="preserve">Definition: This field contains the patient’s sex. Refer to </w:t>
      </w:r>
      <w:r w:rsidR="006D613E" w:rsidRPr="001F42D3">
        <w:rPr>
          <w:noProof w:val="0"/>
        </w:rPr>
        <w:t>HL7</w:t>
      </w:r>
      <w:r w:rsidR="00995105" w:rsidRPr="001F42D3">
        <w:rPr>
          <w:noProof w:val="0"/>
        </w:rPr>
        <w:t xml:space="preserve"> </w:t>
      </w:r>
      <w:r w:rsidRPr="001F42D3">
        <w:rPr>
          <w:noProof w:val="0"/>
        </w:rPr>
        <w:t>User-defined Table 0001 - Administrative Sex for suggested values.</w:t>
      </w:r>
    </w:p>
    <w:p w14:paraId="6D142EF2" w14:textId="6BDD9466" w:rsidR="00B11855" w:rsidRPr="001F42D3" w:rsidRDefault="003D003E" w:rsidP="00CF5627">
      <w:pPr>
        <w:pStyle w:val="TableTitle"/>
      </w:pPr>
      <w:r w:rsidRPr="001F42D3">
        <w:t xml:space="preserve">Table B.5-2: </w:t>
      </w:r>
      <w:r w:rsidR="006D613E" w:rsidRPr="001F42D3">
        <w:t>HL7</w:t>
      </w:r>
      <w:r w:rsidR="00995105" w:rsidRPr="001F42D3">
        <w:t xml:space="preserve"> </w:t>
      </w:r>
      <w:r w:rsidRPr="001F42D3">
        <w:t>User-defined Table 0001 - Administrative Sex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4"/>
        <w:gridCol w:w="1461"/>
        <w:gridCol w:w="1321"/>
      </w:tblGrid>
      <w:tr w:rsidR="00C40FD5" w:rsidRPr="001F42D3" w14:paraId="32A9425B" w14:textId="77777777" w:rsidTr="001F5A5C">
        <w:trPr>
          <w:cantSplit/>
          <w:jc w:val="center"/>
        </w:trPr>
        <w:tc>
          <w:tcPr>
            <w:tcW w:w="1274" w:type="dxa"/>
            <w:shd w:val="clear" w:color="auto" w:fill="D9D9D9"/>
          </w:tcPr>
          <w:p w14:paraId="3A59F459" w14:textId="77777777" w:rsidR="00B11855" w:rsidRPr="001F42D3" w:rsidRDefault="003D003E" w:rsidP="003D7138">
            <w:pPr>
              <w:pStyle w:val="TableEntryHeader"/>
            </w:pPr>
            <w:r w:rsidRPr="001F42D3">
              <w:t>Value</w:t>
            </w:r>
          </w:p>
        </w:tc>
        <w:tc>
          <w:tcPr>
            <w:tcW w:w="1415" w:type="dxa"/>
            <w:shd w:val="clear" w:color="auto" w:fill="D9D9D9"/>
          </w:tcPr>
          <w:p w14:paraId="27FFCCAE" w14:textId="77777777" w:rsidR="00B11855" w:rsidRPr="001F42D3" w:rsidRDefault="003D003E" w:rsidP="003D7138">
            <w:pPr>
              <w:pStyle w:val="TableEntryHeader"/>
            </w:pPr>
            <w:r w:rsidRPr="001F42D3">
              <w:t>Description</w:t>
            </w:r>
          </w:p>
        </w:tc>
        <w:tc>
          <w:tcPr>
            <w:tcW w:w="1321" w:type="dxa"/>
            <w:shd w:val="clear" w:color="auto" w:fill="D9D9D9"/>
          </w:tcPr>
          <w:p w14:paraId="1B5BFA97" w14:textId="77777777" w:rsidR="00B11855" w:rsidRPr="001F42D3" w:rsidRDefault="003D003E" w:rsidP="003D7138">
            <w:pPr>
              <w:pStyle w:val="TableEntryHeader"/>
            </w:pPr>
            <w:r w:rsidRPr="001F42D3">
              <w:t>Comment</w:t>
            </w:r>
          </w:p>
        </w:tc>
      </w:tr>
      <w:tr w:rsidR="00B11855" w:rsidRPr="001F42D3" w14:paraId="26F37119" w14:textId="77777777" w:rsidTr="006C0E8E">
        <w:trPr>
          <w:cantSplit/>
          <w:jc w:val="center"/>
        </w:trPr>
        <w:tc>
          <w:tcPr>
            <w:tcW w:w="0" w:type="auto"/>
          </w:tcPr>
          <w:p w14:paraId="22636C2F" w14:textId="77777777" w:rsidR="00B11855" w:rsidRPr="001F42D3" w:rsidRDefault="003D003E" w:rsidP="003D7138">
            <w:pPr>
              <w:pStyle w:val="TableEntry"/>
            </w:pPr>
            <w:r w:rsidRPr="001F42D3">
              <w:t>F</w:t>
            </w:r>
          </w:p>
        </w:tc>
        <w:tc>
          <w:tcPr>
            <w:tcW w:w="0" w:type="auto"/>
          </w:tcPr>
          <w:p w14:paraId="5B3A19B8" w14:textId="77777777" w:rsidR="00B11855" w:rsidRPr="001F42D3" w:rsidRDefault="003D003E" w:rsidP="003D7138">
            <w:pPr>
              <w:pStyle w:val="TableEntry"/>
            </w:pPr>
            <w:r w:rsidRPr="001F42D3">
              <w:t>Female</w:t>
            </w:r>
          </w:p>
        </w:tc>
        <w:tc>
          <w:tcPr>
            <w:tcW w:w="1321" w:type="dxa"/>
          </w:tcPr>
          <w:p w14:paraId="5EF98F18" w14:textId="77777777" w:rsidR="00B11855" w:rsidRPr="001F42D3" w:rsidRDefault="00B11855" w:rsidP="003D7138">
            <w:pPr>
              <w:pStyle w:val="TableEntry"/>
            </w:pPr>
          </w:p>
        </w:tc>
      </w:tr>
      <w:tr w:rsidR="00B11855" w:rsidRPr="001F42D3" w14:paraId="39085045" w14:textId="77777777" w:rsidTr="006C0E8E">
        <w:trPr>
          <w:cantSplit/>
          <w:jc w:val="center"/>
        </w:trPr>
        <w:tc>
          <w:tcPr>
            <w:tcW w:w="0" w:type="auto"/>
          </w:tcPr>
          <w:p w14:paraId="64469CB4" w14:textId="77777777" w:rsidR="00B11855" w:rsidRPr="001F42D3" w:rsidRDefault="003D003E" w:rsidP="003D7138">
            <w:pPr>
              <w:pStyle w:val="TableEntry"/>
            </w:pPr>
            <w:r w:rsidRPr="001F42D3">
              <w:t>M</w:t>
            </w:r>
          </w:p>
        </w:tc>
        <w:tc>
          <w:tcPr>
            <w:tcW w:w="0" w:type="auto"/>
          </w:tcPr>
          <w:p w14:paraId="03F69051" w14:textId="77777777" w:rsidR="00B11855" w:rsidRPr="001F42D3" w:rsidRDefault="003D003E" w:rsidP="003D7138">
            <w:pPr>
              <w:pStyle w:val="TableEntry"/>
            </w:pPr>
            <w:r w:rsidRPr="001F42D3">
              <w:t>Male</w:t>
            </w:r>
          </w:p>
        </w:tc>
        <w:tc>
          <w:tcPr>
            <w:tcW w:w="1321" w:type="dxa"/>
          </w:tcPr>
          <w:p w14:paraId="250B2E9F" w14:textId="77777777" w:rsidR="00B11855" w:rsidRPr="001F42D3" w:rsidRDefault="00B11855" w:rsidP="003D7138">
            <w:pPr>
              <w:pStyle w:val="TableEntry"/>
            </w:pPr>
          </w:p>
        </w:tc>
      </w:tr>
      <w:tr w:rsidR="00B11855" w:rsidRPr="001F42D3" w14:paraId="12678860" w14:textId="77777777" w:rsidTr="006C0E8E">
        <w:trPr>
          <w:cantSplit/>
          <w:jc w:val="center"/>
        </w:trPr>
        <w:tc>
          <w:tcPr>
            <w:tcW w:w="0" w:type="auto"/>
          </w:tcPr>
          <w:p w14:paraId="0EFC3DFD" w14:textId="77777777" w:rsidR="00B11855" w:rsidRPr="001F42D3" w:rsidRDefault="003D003E" w:rsidP="003D7138">
            <w:pPr>
              <w:pStyle w:val="TableEntry"/>
            </w:pPr>
            <w:r w:rsidRPr="001F42D3">
              <w:t>O</w:t>
            </w:r>
          </w:p>
        </w:tc>
        <w:tc>
          <w:tcPr>
            <w:tcW w:w="0" w:type="auto"/>
          </w:tcPr>
          <w:p w14:paraId="7DE2BAFE" w14:textId="77777777" w:rsidR="00B11855" w:rsidRPr="001F42D3" w:rsidRDefault="003D003E" w:rsidP="003D7138">
            <w:pPr>
              <w:pStyle w:val="TableEntry"/>
            </w:pPr>
            <w:r w:rsidRPr="001F42D3">
              <w:t>Other</w:t>
            </w:r>
          </w:p>
        </w:tc>
        <w:tc>
          <w:tcPr>
            <w:tcW w:w="1321" w:type="dxa"/>
          </w:tcPr>
          <w:p w14:paraId="7E2CA94A" w14:textId="77777777" w:rsidR="00B11855" w:rsidRPr="001F42D3" w:rsidRDefault="00B11855" w:rsidP="003D7138">
            <w:pPr>
              <w:pStyle w:val="TableEntry"/>
            </w:pPr>
          </w:p>
        </w:tc>
      </w:tr>
      <w:tr w:rsidR="00B11855" w:rsidRPr="001F42D3" w14:paraId="29D3BF61" w14:textId="77777777" w:rsidTr="006C0E8E">
        <w:trPr>
          <w:cantSplit/>
          <w:jc w:val="center"/>
        </w:trPr>
        <w:tc>
          <w:tcPr>
            <w:tcW w:w="0" w:type="auto"/>
          </w:tcPr>
          <w:p w14:paraId="28E79488" w14:textId="77777777" w:rsidR="00B11855" w:rsidRPr="001F42D3" w:rsidRDefault="003D003E" w:rsidP="003D7138">
            <w:pPr>
              <w:pStyle w:val="TableEntry"/>
            </w:pPr>
            <w:r w:rsidRPr="001F42D3">
              <w:t>A</w:t>
            </w:r>
          </w:p>
        </w:tc>
        <w:tc>
          <w:tcPr>
            <w:tcW w:w="0" w:type="auto"/>
          </w:tcPr>
          <w:p w14:paraId="5739EE16" w14:textId="77777777" w:rsidR="00B11855" w:rsidRPr="001F42D3" w:rsidRDefault="003D003E" w:rsidP="003D7138">
            <w:pPr>
              <w:pStyle w:val="TableEntry"/>
            </w:pPr>
            <w:r w:rsidRPr="001F42D3">
              <w:t>Ambiguous</w:t>
            </w:r>
          </w:p>
        </w:tc>
        <w:tc>
          <w:tcPr>
            <w:tcW w:w="1321" w:type="dxa"/>
          </w:tcPr>
          <w:p w14:paraId="646FA32C" w14:textId="77777777" w:rsidR="00B11855" w:rsidRPr="001F42D3" w:rsidRDefault="00B11855" w:rsidP="003D7138">
            <w:pPr>
              <w:pStyle w:val="TableEntry"/>
            </w:pPr>
          </w:p>
        </w:tc>
      </w:tr>
      <w:tr w:rsidR="00B11855" w:rsidRPr="001F42D3" w14:paraId="060B4208" w14:textId="77777777" w:rsidTr="006C0E8E">
        <w:trPr>
          <w:cantSplit/>
          <w:jc w:val="center"/>
        </w:trPr>
        <w:tc>
          <w:tcPr>
            <w:tcW w:w="0" w:type="auto"/>
          </w:tcPr>
          <w:p w14:paraId="3B61B166" w14:textId="77777777" w:rsidR="00B11855" w:rsidRPr="001F42D3" w:rsidRDefault="003D003E" w:rsidP="003D7138">
            <w:pPr>
              <w:pStyle w:val="TableEntry"/>
            </w:pPr>
            <w:r w:rsidRPr="001F42D3">
              <w:t>N</w:t>
            </w:r>
          </w:p>
        </w:tc>
        <w:tc>
          <w:tcPr>
            <w:tcW w:w="0" w:type="auto"/>
          </w:tcPr>
          <w:p w14:paraId="2DDF62A2" w14:textId="77777777" w:rsidR="00B11855" w:rsidRPr="001F42D3" w:rsidRDefault="003D003E" w:rsidP="003D7138">
            <w:pPr>
              <w:pStyle w:val="TableEntry"/>
            </w:pPr>
            <w:r w:rsidRPr="001F42D3">
              <w:t>Not applicable</w:t>
            </w:r>
          </w:p>
        </w:tc>
        <w:tc>
          <w:tcPr>
            <w:tcW w:w="1321" w:type="dxa"/>
          </w:tcPr>
          <w:p w14:paraId="6DD7ACC0" w14:textId="77777777" w:rsidR="00B11855" w:rsidRPr="001F42D3" w:rsidRDefault="00B11855" w:rsidP="003D7138">
            <w:pPr>
              <w:pStyle w:val="TableEntry"/>
            </w:pPr>
          </w:p>
        </w:tc>
      </w:tr>
    </w:tbl>
    <w:p w14:paraId="78F0DF2E" w14:textId="77777777" w:rsidR="00B11855" w:rsidRPr="001F42D3" w:rsidRDefault="00B11855" w:rsidP="001F5A5C">
      <w:pPr>
        <w:pStyle w:val="BodyText"/>
      </w:pPr>
    </w:p>
    <w:p w14:paraId="4BAEE358" w14:textId="77777777" w:rsidR="00B11855" w:rsidRPr="001F42D3" w:rsidRDefault="003D003E" w:rsidP="001422D4">
      <w:pPr>
        <w:pStyle w:val="HL7Field"/>
        <w:ind w:hanging="2"/>
      </w:pPr>
      <w:r w:rsidRPr="001F42D3">
        <w:t>PID-10   Race (CWE)</w:t>
      </w:r>
    </w:p>
    <w:p w14:paraId="1A25B8C3" w14:textId="08D587CC" w:rsidR="00FE1495" w:rsidRPr="001F42D3" w:rsidRDefault="003D003E" w:rsidP="00CF5627">
      <w:pPr>
        <w:pStyle w:val="HL7FieldIndent2"/>
        <w:ind w:left="0" w:hanging="2"/>
        <w:rPr>
          <w:noProof w:val="0"/>
        </w:rPr>
      </w:pPr>
      <w:r w:rsidRPr="001F42D3">
        <w:rPr>
          <w:noProof w:val="0"/>
        </w:rPr>
        <w:t>Definition: This field refers to the patient’s race. Refer to User-defined Table 0005 - Race for suggested values. The second triplet of the CWE data type for race (alternate identifier, alternate text, and name of alternate coding system) is reserved for governmentally assigned codes.</w:t>
      </w:r>
    </w:p>
    <w:p w14:paraId="27024A96" w14:textId="2E93108E" w:rsidR="00B11855" w:rsidRPr="001F42D3" w:rsidRDefault="003D003E" w:rsidP="00CF5627">
      <w:pPr>
        <w:pStyle w:val="TableTitle"/>
      </w:pPr>
      <w:r w:rsidRPr="001F42D3">
        <w:t xml:space="preserve">Table B.5-3: </w:t>
      </w:r>
      <w:r w:rsidR="006D613E" w:rsidRPr="001F42D3">
        <w:t>HL7</w:t>
      </w:r>
      <w:r w:rsidR="00995105" w:rsidRPr="001F42D3">
        <w:t xml:space="preserve"> </w:t>
      </w:r>
      <w:r w:rsidRPr="001F42D3">
        <w:t>User-defined Table 0005 - Race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4"/>
        <w:gridCol w:w="3394"/>
        <w:gridCol w:w="1283"/>
      </w:tblGrid>
      <w:tr w:rsidR="00C40FD5" w:rsidRPr="001F42D3" w14:paraId="0B47B59B" w14:textId="77777777" w:rsidTr="001F5A5C">
        <w:trPr>
          <w:cantSplit/>
          <w:jc w:val="center"/>
        </w:trPr>
        <w:tc>
          <w:tcPr>
            <w:tcW w:w="0" w:type="auto"/>
            <w:shd w:val="clear" w:color="auto" w:fill="D9D9D9"/>
          </w:tcPr>
          <w:p w14:paraId="1DF419A3" w14:textId="77777777" w:rsidR="00B11855" w:rsidRPr="001F42D3" w:rsidRDefault="003D003E" w:rsidP="003D7138">
            <w:pPr>
              <w:pStyle w:val="TableEntryHeader"/>
            </w:pPr>
            <w:r w:rsidRPr="001F42D3">
              <w:t>Value</w:t>
            </w:r>
          </w:p>
        </w:tc>
        <w:tc>
          <w:tcPr>
            <w:tcW w:w="0" w:type="auto"/>
            <w:shd w:val="clear" w:color="auto" w:fill="D9D9D9"/>
          </w:tcPr>
          <w:p w14:paraId="38883E15" w14:textId="77777777" w:rsidR="00B11855" w:rsidRPr="001F42D3" w:rsidRDefault="003D003E" w:rsidP="003D7138">
            <w:pPr>
              <w:pStyle w:val="TableEntryHeader"/>
            </w:pPr>
            <w:r w:rsidRPr="001F42D3">
              <w:t>Description</w:t>
            </w:r>
          </w:p>
        </w:tc>
        <w:tc>
          <w:tcPr>
            <w:tcW w:w="0" w:type="auto"/>
            <w:shd w:val="clear" w:color="auto" w:fill="D9D9D9"/>
          </w:tcPr>
          <w:p w14:paraId="5DC28A7D" w14:textId="77777777" w:rsidR="00B11855" w:rsidRPr="001F42D3" w:rsidRDefault="003D003E" w:rsidP="003D7138">
            <w:pPr>
              <w:pStyle w:val="TableEntryHeader"/>
            </w:pPr>
            <w:r w:rsidRPr="001F42D3">
              <w:t>Comment</w:t>
            </w:r>
          </w:p>
        </w:tc>
      </w:tr>
      <w:tr w:rsidR="00B11855" w:rsidRPr="001F42D3" w14:paraId="26C927D5" w14:textId="77777777" w:rsidTr="006C0E8E">
        <w:trPr>
          <w:cantSplit/>
          <w:jc w:val="center"/>
        </w:trPr>
        <w:tc>
          <w:tcPr>
            <w:tcW w:w="0" w:type="auto"/>
          </w:tcPr>
          <w:p w14:paraId="590EA6C4" w14:textId="77777777" w:rsidR="00B11855" w:rsidRPr="001F42D3" w:rsidRDefault="003D003E" w:rsidP="003D7138">
            <w:pPr>
              <w:pStyle w:val="TableEntry"/>
            </w:pPr>
            <w:r w:rsidRPr="001F42D3">
              <w:t>1002-5</w:t>
            </w:r>
          </w:p>
        </w:tc>
        <w:tc>
          <w:tcPr>
            <w:tcW w:w="0" w:type="auto"/>
          </w:tcPr>
          <w:p w14:paraId="22209488" w14:textId="77777777" w:rsidR="00B11855" w:rsidRPr="001F42D3" w:rsidRDefault="003D003E" w:rsidP="003D7138">
            <w:pPr>
              <w:pStyle w:val="TableEntry"/>
            </w:pPr>
            <w:r w:rsidRPr="001F42D3">
              <w:t>American Indian of Alaska Native</w:t>
            </w:r>
          </w:p>
        </w:tc>
        <w:tc>
          <w:tcPr>
            <w:tcW w:w="0" w:type="auto"/>
          </w:tcPr>
          <w:p w14:paraId="56EEEB63" w14:textId="77777777" w:rsidR="00B11855" w:rsidRPr="001F42D3" w:rsidRDefault="00B11855" w:rsidP="003D7138">
            <w:pPr>
              <w:pStyle w:val="TableEntry"/>
            </w:pPr>
          </w:p>
        </w:tc>
      </w:tr>
      <w:tr w:rsidR="00B11855" w:rsidRPr="001F42D3" w14:paraId="6607441F" w14:textId="77777777" w:rsidTr="006C0E8E">
        <w:trPr>
          <w:cantSplit/>
          <w:jc w:val="center"/>
        </w:trPr>
        <w:tc>
          <w:tcPr>
            <w:tcW w:w="0" w:type="auto"/>
          </w:tcPr>
          <w:p w14:paraId="0E09DB51" w14:textId="77777777" w:rsidR="00B11855" w:rsidRPr="001F42D3" w:rsidRDefault="003D003E" w:rsidP="003D7138">
            <w:pPr>
              <w:pStyle w:val="TableEntry"/>
            </w:pPr>
            <w:r w:rsidRPr="001F42D3">
              <w:t>2028-9</w:t>
            </w:r>
          </w:p>
        </w:tc>
        <w:tc>
          <w:tcPr>
            <w:tcW w:w="0" w:type="auto"/>
          </w:tcPr>
          <w:p w14:paraId="2B2F6A19" w14:textId="77777777" w:rsidR="00B11855" w:rsidRPr="001F42D3" w:rsidRDefault="003D003E" w:rsidP="003D7138">
            <w:pPr>
              <w:pStyle w:val="TableEntry"/>
            </w:pPr>
            <w:r w:rsidRPr="001F42D3">
              <w:t>Asian</w:t>
            </w:r>
          </w:p>
        </w:tc>
        <w:tc>
          <w:tcPr>
            <w:tcW w:w="0" w:type="auto"/>
          </w:tcPr>
          <w:p w14:paraId="55061959" w14:textId="77777777" w:rsidR="00B11855" w:rsidRPr="001F42D3" w:rsidRDefault="00B11855" w:rsidP="003D7138">
            <w:pPr>
              <w:pStyle w:val="TableEntry"/>
            </w:pPr>
          </w:p>
        </w:tc>
      </w:tr>
      <w:tr w:rsidR="00B11855" w:rsidRPr="001F42D3" w14:paraId="57CCB474" w14:textId="77777777" w:rsidTr="006C0E8E">
        <w:trPr>
          <w:cantSplit/>
          <w:jc w:val="center"/>
        </w:trPr>
        <w:tc>
          <w:tcPr>
            <w:tcW w:w="0" w:type="auto"/>
          </w:tcPr>
          <w:p w14:paraId="3FCD3C78" w14:textId="77777777" w:rsidR="00B11855" w:rsidRPr="001F42D3" w:rsidRDefault="003D003E" w:rsidP="003D7138">
            <w:pPr>
              <w:pStyle w:val="TableEntry"/>
            </w:pPr>
            <w:r w:rsidRPr="001F42D3">
              <w:t>2054-5</w:t>
            </w:r>
          </w:p>
        </w:tc>
        <w:tc>
          <w:tcPr>
            <w:tcW w:w="0" w:type="auto"/>
          </w:tcPr>
          <w:p w14:paraId="3F958DF4" w14:textId="77777777" w:rsidR="00B11855" w:rsidRPr="001F42D3" w:rsidRDefault="003D003E" w:rsidP="003D7138">
            <w:pPr>
              <w:pStyle w:val="TableEntry"/>
            </w:pPr>
            <w:r w:rsidRPr="001F42D3">
              <w:t>Black or African American</w:t>
            </w:r>
          </w:p>
        </w:tc>
        <w:tc>
          <w:tcPr>
            <w:tcW w:w="0" w:type="auto"/>
          </w:tcPr>
          <w:p w14:paraId="6773929E" w14:textId="77777777" w:rsidR="00B11855" w:rsidRPr="001F42D3" w:rsidRDefault="00B11855" w:rsidP="003D7138">
            <w:pPr>
              <w:pStyle w:val="TableEntry"/>
            </w:pPr>
          </w:p>
        </w:tc>
      </w:tr>
      <w:tr w:rsidR="00B11855" w:rsidRPr="001F42D3" w14:paraId="4631D3ED" w14:textId="77777777" w:rsidTr="006C0E8E">
        <w:trPr>
          <w:cantSplit/>
          <w:jc w:val="center"/>
        </w:trPr>
        <w:tc>
          <w:tcPr>
            <w:tcW w:w="0" w:type="auto"/>
          </w:tcPr>
          <w:p w14:paraId="6333A60C" w14:textId="77777777" w:rsidR="00B11855" w:rsidRPr="001F42D3" w:rsidRDefault="003D003E" w:rsidP="003D7138">
            <w:pPr>
              <w:pStyle w:val="TableEntry"/>
            </w:pPr>
            <w:r w:rsidRPr="001F42D3">
              <w:t>2076-8</w:t>
            </w:r>
          </w:p>
        </w:tc>
        <w:tc>
          <w:tcPr>
            <w:tcW w:w="0" w:type="auto"/>
          </w:tcPr>
          <w:p w14:paraId="4F760761" w14:textId="77777777" w:rsidR="00B11855" w:rsidRPr="001F42D3" w:rsidRDefault="003D003E" w:rsidP="003D7138">
            <w:pPr>
              <w:pStyle w:val="TableEntry"/>
            </w:pPr>
            <w:r w:rsidRPr="001F42D3">
              <w:t>Native Hawaiian of Other Pacific Islander</w:t>
            </w:r>
          </w:p>
        </w:tc>
        <w:tc>
          <w:tcPr>
            <w:tcW w:w="0" w:type="auto"/>
          </w:tcPr>
          <w:p w14:paraId="7E05F917" w14:textId="77777777" w:rsidR="00B11855" w:rsidRPr="001F42D3" w:rsidRDefault="00B11855" w:rsidP="003D7138">
            <w:pPr>
              <w:pStyle w:val="TableEntry"/>
            </w:pPr>
          </w:p>
        </w:tc>
      </w:tr>
      <w:tr w:rsidR="00B11855" w:rsidRPr="001F42D3" w14:paraId="5F4CD495" w14:textId="77777777" w:rsidTr="006C0E8E">
        <w:trPr>
          <w:cantSplit/>
          <w:jc w:val="center"/>
        </w:trPr>
        <w:tc>
          <w:tcPr>
            <w:tcW w:w="0" w:type="auto"/>
          </w:tcPr>
          <w:p w14:paraId="009C0C95" w14:textId="77777777" w:rsidR="00B11855" w:rsidRPr="001F42D3" w:rsidRDefault="003D003E" w:rsidP="003D7138">
            <w:pPr>
              <w:pStyle w:val="TableEntry"/>
            </w:pPr>
            <w:r w:rsidRPr="001F42D3">
              <w:t>2106-3</w:t>
            </w:r>
          </w:p>
        </w:tc>
        <w:tc>
          <w:tcPr>
            <w:tcW w:w="0" w:type="auto"/>
          </w:tcPr>
          <w:p w14:paraId="7D9B6FAA" w14:textId="77777777" w:rsidR="00B11855" w:rsidRPr="001F42D3" w:rsidRDefault="003D003E" w:rsidP="003D7138">
            <w:pPr>
              <w:pStyle w:val="TableEntry"/>
            </w:pPr>
            <w:r w:rsidRPr="001F42D3">
              <w:t>White</w:t>
            </w:r>
          </w:p>
        </w:tc>
        <w:tc>
          <w:tcPr>
            <w:tcW w:w="0" w:type="auto"/>
          </w:tcPr>
          <w:p w14:paraId="4F17CE29" w14:textId="77777777" w:rsidR="00B11855" w:rsidRPr="001F42D3" w:rsidRDefault="00B11855" w:rsidP="003D7138">
            <w:pPr>
              <w:pStyle w:val="TableEntry"/>
            </w:pPr>
          </w:p>
        </w:tc>
      </w:tr>
      <w:tr w:rsidR="00B11855" w:rsidRPr="001F42D3" w14:paraId="5FE3F171" w14:textId="77777777" w:rsidTr="006C0E8E">
        <w:trPr>
          <w:cantSplit/>
          <w:jc w:val="center"/>
        </w:trPr>
        <w:tc>
          <w:tcPr>
            <w:tcW w:w="0" w:type="auto"/>
          </w:tcPr>
          <w:p w14:paraId="2184423B" w14:textId="77777777" w:rsidR="00B11855" w:rsidRPr="001F42D3" w:rsidRDefault="003D003E" w:rsidP="003D7138">
            <w:pPr>
              <w:pStyle w:val="TableEntry"/>
            </w:pPr>
            <w:r w:rsidRPr="001F42D3">
              <w:t>2131-1</w:t>
            </w:r>
          </w:p>
        </w:tc>
        <w:tc>
          <w:tcPr>
            <w:tcW w:w="0" w:type="auto"/>
          </w:tcPr>
          <w:p w14:paraId="69ED8CB3" w14:textId="77777777" w:rsidR="00B11855" w:rsidRPr="001F42D3" w:rsidRDefault="003D003E" w:rsidP="003D7138">
            <w:pPr>
              <w:pStyle w:val="TableEntry"/>
            </w:pPr>
            <w:r w:rsidRPr="001F42D3">
              <w:t>Other Race</w:t>
            </w:r>
          </w:p>
        </w:tc>
        <w:tc>
          <w:tcPr>
            <w:tcW w:w="0" w:type="auto"/>
          </w:tcPr>
          <w:p w14:paraId="593BA2DE" w14:textId="77777777" w:rsidR="00B11855" w:rsidRPr="001F42D3" w:rsidRDefault="00B11855" w:rsidP="003D7138">
            <w:pPr>
              <w:pStyle w:val="TableEntry"/>
            </w:pPr>
          </w:p>
        </w:tc>
      </w:tr>
    </w:tbl>
    <w:p w14:paraId="46B2713D" w14:textId="77777777" w:rsidR="00C156EC" w:rsidRPr="001F42D3" w:rsidRDefault="00C156EC" w:rsidP="00A92110">
      <w:pPr>
        <w:pStyle w:val="BodyText"/>
      </w:pPr>
    </w:p>
    <w:p w14:paraId="46AF0E4C" w14:textId="77777777" w:rsidR="00B11855" w:rsidRPr="001F42D3" w:rsidRDefault="003D003E" w:rsidP="001422D4">
      <w:pPr>
        <w:pStyle w:val="HL7Field"/>
        <w:ind w:hanging="2"/>
      </w:pPr>
      <w:r w:rsidRPr="001F42D3">
        <w:t xml:space="preserve">PID-11   Patient Address </w:t>
      </w:r>
    </w:p>
    <w:p w14:paraId="44C44AFB" w14:textId="77777777" w:rsidR="00B11855" w:rsidRPr="001F42D3" w:rsidRDefault="003D003E" w:rsidP="0077204B">
      <w:pPr>
        <w:pStyle w:val="Components"/>
        <w:ind w:left="0" w:hanging="2"/>
      </w:pPr>
      <w:r w:rsidRPr="001F42D3">
        <w:t>Components: &lt;Street Address (SAD)&gt; ^ &lt;Other Designation (ST)&gt; ^ &lt;City (ST)&gt; ^ &lt;State or Province (ST)&gt; ^ &lt;Zip or Postal Code (ST)&gt; ^ &lt;Country (ID)&gt; ^ &lt;Address Type (ID)&gt; ^ &lt;Other Geographic Designation (ST)&gt; ^ &lt;County/Parish Code (IS)&gt; ^ &lt;Census Tract (IS)&gt; ^ &lt;Address Representation Code (ID)&gt; ^ &lt;Address Validity Range (DR)&gt; ^ &lt;Effective Date (DTM)&gt; ^ &lt;Expiration Date (DTM)&gt;</w:t>
      </w:r>
    </w:p>
    <w:p w14:paraId="397D6310" w14:textId="77777777" w:rsidR="00B11855" w:rsidRPr="001F42D3" w:rsidRDefault="003D003E" w:rsidP="0077204B">
      <w:pPr>
        <w:pStyle w:val="Components"/>
        <w:ind w:left="0" w:hanging="2"/>
      </w:pPr>
      <w:r w:rsidRPr="001F42D3">
        <w:t>Subcomponents for Street Address (SAD): &lt;Street or Mailing Address (ST)&gt; &amp; &lt;Street Name (ST)&gt; &amp; &lt;Dwelling Number (ST)&gt;</w:t>
      </w:r>
    </w:p>
    <w:p w14:paraId="1A4E3B86" w14:textId="77777777" w:rsidR="00B11855" w:rsidRPr="001F42D3" w:rsidRDefault="003D003E" w:rsidP="0077204B">
      <w:pPr>
        <w:pStyle w:val="Components"/>
        <w:ind w:left="0" w:hanging="2"/>
      </w:pPr>
      <w:r w:rsidRPr="001F42D3">
        <w:t>Subcomponents for Address Validity Range (DR): &lt;Range Start Date/Time (DTM)&gt; &amp; &lt;Range End Date/Time (DTM)&gt;</w:t>
      </w:r>
    </w:p>
    <w:p w14:paraId="464E4DEF" w14:textId="77777777" w:rsidR="00B11855" w:rsidRPr="001F42D3" w:rsidRDefault="003D003E" w:rsidP="0077204B">
      <w:pPr>
        <w:pStyle w:val="Components"/>
        <w:ind w:left="0" w:hanging="2"/>
      </w:pPr>
      <w:r w:rsidRPr="001F42D3">
        <w:t>Subcomponents for Range Start Date/Time (DTM): &lt;Time (DTM)&gt; &amp; &lt;Degree of Precision (ID)&gt;</w:t>
      </w:r>
    </w:p>
    <w:p w14:paraId="4510A3E3" w14:textId="77777777" w:rsidR="00B11855" w:rsidRPr="001F42D3" w:rsidRDefault="003D003E" w:rsidP="0077204B">
      <w:pPr>
        <w:pStyle w:val="Components"/>
        <w:ind w:left="0" w:hanging="2"/>
      </w:pPr>
      <w:r w:rsidRPr="001F42D3">
        <w:t>Subcomponents for Range End Date/Time (DTM): &lt;Time (DTM)&gt; &amp; &lt;Degree of Precision (ID)&gt;</w:t>
      </w:r>
    </w:p>
    <w:p w14:paraId="2A6C220B" w14:textId="77777777" w:rsidR="00B11855" w:rsidRPr="001F42D3" w:rsidRDefault="003D003E" w:rsidP="0077204B">
      <w:pPr>
        <w:pStyle w:val="Components"/>
        <w:ind w:left="0" w:hanging="2"/>
      </w:pPr>
      <w:r w:rsidRPr="001F42D3">
        <w:t>Subcomponents for Effective Date (DTM): &lt;Time (DTM)&gt; &amp; &lt;Degree of Precision (ID)&gt;</w:t>
      </w:r>
    </w:p>
    <w:p w14:paraId="1162CD07" w14:textId="77777777" w:rsidR="00B11855" w:rsidRPr="001F42D3" w:rsidRDefault="003D003E" w:rsidP="0077204B">
      <w:pPr>
        <w:pStyle w:val="Components"/>
        <w:ind w:left="0" w:hanging="2"/>
      </w:pPr>
      <w:r w:rsidRPr="001F42D3">
        <w:t>Subcomponents for Expiration Date (DTM): &lt;Time (DTM)&gt; &amp; &lt;Degree of Precision (ID)&gt;</w:t>
      </w:r>
    </w:p>
    <w:p w14:paraId="16602E88" w14:textId="5AEEE908" w:rsidR="00B11855" w:rsidRPr="001F42D3" w:rsidRDefault="003D003E" w:rsidP="0077204B">
      <w:pPr>
        <w:pStyle w:val="HL7FieldIndent2"/>
        <w:ind w:left="0" w:hanging="2"/>
        <w:rPr>
          <w:noProof w:val="0"/>
        </w:rPr>
      </w:pPr>
      <w:r w:rsidRPr="001F42D3">
        <w:rPr>
          <w:noProof w:val="0"/>
        </w:rPr>
        <w:lastRenderedPageBreak/>
        <w:t xml:space="preserve">Definition: This field contains the mailing address of the patient. Address type codes are defined by </w:t>
      </w:r>
      <w:r w:rsidR="006D613E" w:rsidRPr="001F42D3">
        <w:rPr>
          <w:noProof w:val="0"/>
        </w:rPr>
        <w:t>HL7</w:t>
      </w:r>
      <w:r w:rsidR="00995105" w:rsidRPr="001F42D3">
        <w:rPr>
          <w:noProof w:val="0"/>
        </w:rPr>
        <w:t xml:space="preserve"> </w:t>
      </w:r>
      <w:r w:rsidRPr="001F42D3">
        <w:rPr>
          <w:noProof w:val="0"/>
        </w:rPr>
        <w:t>Table 0190 - Address Type. The PCD only requires the first, third, fourth, and fifth components to be valued with the mailing address and the Address Type to be valued as M.</w:t>
      </w:r>
    </w:p>
    <w:p w14:paraId="02E5D899" w14:textId="77777777" w:rsidR="00B11855" w:rsidRPr="001F42D3" w:rsidRDefault="003D003E" w:rsidP="001422D4">
      <w:pPr>
        <w:pStyle w:val="HL7Field"/>
        <w:ind w:hanging="2"/>
      </w:pPr>
      <w:r w:rsidRPr="001F42D3">
        <w:t>PID-13   Phone Number – Home</w:t>
      </w:r>
    </w:p>
    <w:p w14:paraId="46B31A1B" w14:textId="77777777" w:rsidR="00B11855" w:rsidRPr="001F42D3" w:rsidRDefault="003D003E" w:rsidP="0077204B">
      <w:pPr>
        <w:pStyle w:val="HL7FieldIndent2"/>
        <w:ind w:left="0" w:hanging="2"/>
        <w:rPr>
          <w:noProof w:val="0"/>
        </w:rPr>
      </w:pPr>
      <w:r w:rsidRPr="001F42D3">
        <w:rPr>
          <w:noProof w:val="0"/>
        </w:rPr>
        <w:t>Definition: This field contains the patient’s personal phone numbers. This data type is usually in a repeatable field, to allow a list of numbers. The PCD requires the sequence to be the primary number (for backward compatibility). The PCD constrains this field to 2 repetitions to allow for a phone number and an email address.</w:t>
      </w:r>
    </w:p>
    <w:p w14:paraId="5FFD6450" w14:textId="2B9A64AA" w:rsidR="00B11855" w:rsidRPr="001F42D3" w:rsidRDefault="003D003E" w:rsidP="0077204B">
      <w:pPr>
        <w:pStyle w:val="HL7FieldIndent2"/>
        <w:ind w:left="0" w:hanging="2"/>
        <w:rPr>
          <w:noProof w:val="0"/>
        </w:rPr>
      </w:pPr>
      <w:r w:rsidRPr="001F42D3">
        <w:rPr>
          <w:noProof w:val="0"/>
        </w:rPr>
        <w:t>See Appendix</w:t>
      </w:r>
      <w:r w:rsidR="00A478C1" w:rsidRPr="001F42D3">
        <w:rPr>
          <w:noProof w:val="0"/>
        </w:rPr>
        <w:t xml:space="preserve"> C.9</w:t>
      </w:r>
      <w:r w:rsidRPr="001F42D3">
        <w:rPr>
          <w:noProof w:val="0"/>
        </w:rPr>
        <w:t xml:space="preserve"> XTN Data Type for further information.</w:t>
      </w:r>
    </w:p>
    <w:p w14:paraId="16FE2E20" w14:textId="77777777" w:rsidR="00B11855" w:rsidRPr="001F42D3" w:rsidRDefault="003D003E" w:rsidP="00CF5627">
      <w:pPr>
        <w:pStyle w:val="HL7Field"/>
        <w:keepNext w:val="0"/>
        <w:ind w:hanging="2"/>
      </w:pPr>
      <w:r w:rsidRPr="001F42D3">
        <w:t>PID-15   Primary Language</w:t>
      </w:r>
    </w:p>
    <w:p w14:paraId="303C4C08" w14:textId="2CC60B94"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3.4.2.15 for details. The </w:t>
      </w:r>
      <w:r w:rsidR="007E67D4" w:rsidRPr="001F42D3">
        <w:rPr>
          <w:noProof w:val="0"/>
        </w:rPr>
        <w:t>DEV TF</w:t>
      </w:r>
      <w:r w:rsidRPr="001F42D3">
        <w:rPr>
          <w:noProof w:val="0"/>
        </w:rPr>
        <w:t xml:space="preserve"> requires the use of ISO639 for the codes.</w:t>
      </w:r>
    </w:p>
    <w:p w14:paraId="143D908C" w14:textId="77777777" w:rsidR="00B11855" w:rsidRPr="001F42D3" w:rsidRDefault="003D003E" w:rsidP="001422D4">
      <w:pPr>
        <w:pStyle w:val="HL7Field"/>
        <w:ind w:hanging="2"/>
      </w:pPr>
      <w:r w:rsidRPr="001F42D3">
        <w:t>PID-16   Marital Status</w:t>
      </w:r>
    </w:p>
    <w:p w14:paraId="18DF02D5" w14:textId="4285DF2B"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3.4.2.16 for details. The </w:t>
      </w:r>
      <w:r w:rsidR="007E67D4" w:rsidRPr="001F42D3">
        <w:rPr>
          <w:noProof w:val="0"/>
        </w:rPr>
        <w:t>DEV TF</w:t>
      </w:r>
      <w:r w:rsidRPr="001F42D3">
        <w:rPr>
          <w:noProof w:val="0"/>
        </w:rPr>
        <w:t xml:space="preserve"> does not further constrain this field.</w:t>
      </w:r>
    </w:p>
    <w:p w14:paraId="3E7C7328" w14:textId="77777777" w:rsidR="00B11855" w:rsidRPr="001F42D3" w:rsidRDefault="003D003E" w:rsidP="001422D4">
      <w:pPr>
        <w:pStyle w:val="HL7Field"/>
        <w:ind w:hanging="2"/>
      </w:pPr>
      <w:r w:rsidRPr="001F42D3">
        <w:t>PID-17   Religion</w:t>
      </w:r>
    </w:p>
    <w:p w14:paraId="475A8DD6" w14:textId="3FA60E8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3.4.2.17 for details. The </w:t>
      </w:r>
      <w:r w:rsidR="007E67D4" w:rsidRPr="001F42D3">
        <w:rPr>
          <w:noProof w:val="0"/>
        </w:rPr>
        <w:t>DEV TF</w:t>
      </w:r>
      <w:r w:rsidRPr="001F42D3">
        <w:rPr>
          <w:noProof w:val="0"/>
        </w:rPr>
        <w:t xml:space="preserve"> does not further constrain this field.</w:t>
      </w:r>
    </w:p>
    <w:p w14:paraId="78002F71" w14:textId="77777777" w:rsidR="00B11855" w:rsidRPr="001F42D3" w:rsidRDefault="003D003E" w:rsidP="001422D4">
      <w:pPr>
        <w:pStyle w:val="HL7Field"/>
        <w:ind w:hanging="2"/>
      </w:pPr>
      <w:r w:rsidRPr="001F42D3">
        <w:t>PID-18   Patient Account Number</w:t>
      </w:r>
    </w:p>
    <w:p w14:paraId="3A29070D" w14:textId="1EFACC3D"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3.4.2.18 for details. The </w:t>
      </w:r>
      <w:r w:rsidR="007E67D4" w:rsidRPr="001F42D3">
        <w:rPr>
          <w:noProof w:val="0"/>
        </w:rPr>
        <w:t>DEV TF</w:t>
      </w:r>
      <w:r w:rsidRPr="001F42D3">
        <w:rPr>
          <w:noProof w:val="0"/>
        </w:rPr>
        <w:t xml:space="preserve"> does not further constrain this field. Additional requirements may be documented in Regional or National appendices to the </w:t>
      </w:r>
      <w:r w:rsidR="006E73C1" w:rsidRPr="001F42D3">
        <w:rPr>
          <w:noProof w:val="0"/>
        </w:rPr>
        <w:t>IHE Devices Technical Framework</w:t>
      </w:r>
      <w:r w:rsidRPr="001F42D3">
        <w:rPr>
          <w:noProof w:val="0"/>
        </w:rPr>
        <w:t>.</w:t>
      </w:r>
    </w:p>
    <w:p w14:paraId="53004115" w14:textId="77777777" w:rsidR="00B11855" w:rsidRPr="001F42D3" w:rsidRDefault="003D003E" w:rsidP="00CF5627">
      <w:pPr>
        <w:pStyle w:val="HL7Field"/>
        <w:keepNext w:val="0"/>
        <w:ind w:hanging="2"/>
      </w:pPr>
      <w:r w:rsidRPr="001F42D3">
        <w:t>PID-20   Driver’s License Number – Patient</w:t>
      </w:r>
    </w:p>
    <w:p w14:paraId="4BCDA7C8" w14:textId="2BB809A6"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3.4.2.20 for details. The </w:t>
      </w:r>
      <w:r w:rsidR="007E67D4" w:rsidRPr="001F42D3">
        <w:rPr>
          <w:noProof w:val="0"/>
        </w:rPr>
        <w:t>DEV TF</w:t>
      </w:r>
      <w:r w:rsidRPr="001F42D3">
        <w:rPr>
          <w:noProof w:val="0"/>
        </w:rPr>
        <w:t xml:space="preserve"> does not further constrain this field.</w:t>
      </w:r>
    </w:p>
    <w:p w14:paraId="2BAA85BD" w14:textId="77777777" w:rsidR="00B11855" w:rsidRPr="001F42D3" w:rsidRDefault="003D003E" w:rsidP="00CF5627">
      <w:pPr>
        <w:pStyle w:val="HL7Field"/>
        <w:keepNext w:val="0"/>
        <w:ind w:hanging="2"/>
      </w:pPr>
      <w:r w:rsidRPr="001F42D3">
        <w:t>PID-21   Mother’s Identifier</w:t>
      </w:r>
    </w:p>
    <w:p w14:paraId="47D97495" w14:textId="52E86B4F"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3.4.2.21 for details. The </w:t>
      </w:r>
      <w:r w:rsidR="007E67D4" w:rsidRPr="001F42D3">
        <w:rPr>
          <w:noProof w:val="0"/>
        </w:rPr>
        <w:t>DEV TF</w:t>
      </w:r>
      <w:r w:rsidRPr="001F42D3">
        <w:rPr>
          <w:noProof w:val="0"/>
        </w:rPr>
        <w:t xml:space="preserve"> does not further constrain this field.</w:t>
      </w:r>
    </w:p>
    <w:p w14:paraId="7C5A588F" w14:textId="77777777" w:rsidR="00B11855" w:rsidRPr="001F42D3" w:rsidRDefault="003D003E" w:rsidP="001422D4">
      <w:pPr>
        <w:pStyle w:val="HL7Field"/>
        <w:ind w:hanging="2"/>
      </w:pPr>
      <w:r w:rsidRPr="001F42D3">
        <w:t>PID-22   Ethnic Group:</w:t>
      </w:r>
    </w:p>
    <w:p w14:paraId="31045D63" w14:textId="4B9F981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3.4.2.22 for details. The </w:t>
      </w:r>
      <w:r w:rsidR="007E67D4" w:rsidRPr="001F42D3">
        <w:rPr>
          <w:noProof w:val="0"/>
        </w:rPr>
        <w:t>DEV TF</w:t>
      </w:r>
      <w:r w:rsidRPr="001F42D3">
        <w:rPr>
          <w:noProof w:val="0"/>
        </w:rPr>
        <w:t xml:space="preserve"> does not further constrain this field.</w:t>
      </w:r>
    </w:p>
    <w:p w14:paraId="0F7F6720" w14:textId="77777777" w:rsidR="00B11855" w:rsidRPr="001F42D3" w:rsidRDefault="003D003E" w:rsidP="001422D4">
      <w:pPr>
        <w:pStyle w:val="HL7Field"/>
        <w:ind w:hanging="2"/>
      </w:pPr>
      <w:r w:rsidRPr="001F42D3">
        <w:t>PID-23   Birth Place</w:t>
      </w:r>
    </w:p>
    <w:p w14:paraId="25A3E708" w14:textId="56553626"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3.4.2.23 for details. The </w:t>
      </w:r>
      <w:r w:rsidR="007E67D4" w:rsidRPr="001F42D3">
        <w:rPr>
          <w:noProof w:val="0"/>
        </w:rPr>
        <w:t>DEV TF</w:t>
      </w:r>
      <w:r w:rsidRPr="001F42D3">
        <w:rPr>
          <w:noProof w:val="0"/>
        </w:rPr>
        <w:t xml:space="preserve"> does not further constrain this field.</w:t>
      </w:r>
    </w:p>
    <w:p w14:paraId="1BE2DE6C" w14:textId="77777777" w:rsidR="00B11855" w:rsidRPr="001F42D3" w:rsidRDefault="003D003E" w:rsidP="001422D4">
      <w:pPr>
        <w:pStyle w:val="HL7Field"/>
        <w:ind w:hanging="2"/>
      </w:pPr>
      <w:r w:rsidRPr="001F42D3">
        <w:t>PID-24   Multiple Birth Indicator</w:t>
      </w:r>
    </w:p>
    <w:p w14:paraId="697B97C5" w14:textId="1386C64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3.4.2.24 for details. The </w:t>
      </w:r>
      <w:r w:rsidR="007E67D4" w:rsidRPr="001F42D3">
        <w:rPr>
          <w:noProof w:val="0"/>
        </w:rPr>
        <w:t>DEV TF</w:t>
      </w:r>
      <w:r w:rsidRPr="001F42D3">
        <w:rPr>
          <w:noProof w:val="0"/>
        </w:rPr>
        <w:t xml:space="preserve"> does not further constrain this field.</w:t>
      </w:r>
    </w:p>
    <w:p w14:paraId="457A45CB" w14:textId="77777777" w:rsidR="00B11855" w:rsidRPr="001F42D3" w:rsidRDefault="003D003E" w:rsidP="001422D4">
      <w:pPr>
        <w:pStyle w:val="HL7Field"/>
        <w:ind w:hanging="2"/>
      </w:pPr>
      <w:r w:rsidRPr="001F42D3">
        <w:t>PID-25   Birth Order</w:t>
      </w:r>
    </w:p>
    <w:p w14:paraId="7ED465CB" w14:textId="38162225"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3.4.2.25 for details. The </w:t>
      </w:r>
      <w:r w:rsidR="007E67D4" w:rsidRPr="001F42D3">
        <w:rPr>
          <w:noProof w:val="0"/>
        </w:rPr>
        <w:t>DEV TF</w:t>
      </w:r>
      <w:r w:rsidRPr="001F42D3">
        <w:rPr>
          <w:noProof w:val="0"/>
        </w:rPr>
        <w:t xml:space="preserve"> does not further constrain this field.</w:t>
      </w:r>
    </w:p>
    <w:p w14:paraId="35520FE9" w14:textId="77777777" w:rsidR="00B11855" w:rsidRPr="001F42D3" w:rsidRDefault="003D003E" w:rsidP="001422D4">
      <w:pPr>
        <w:pStyle w:val="HL7Field"/>
        <w:ind w:hanging="2"/>
      </w:pPr>
      <w:r w:rsidRPr="001F42D3">
        <w:lastRenderedPageBreak/>
        <w:t>PID-26   Citizenship</w:t>
      </w:r>
    </w:p>
    <w:p w14:paraId="28393E87" w14:textId="09A2F934"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3.4.2.26 for details. The </w:t>
      </w:r>
      <w:r w:rsidR="007E67D4" w:rsidRPr="001F42D3">
        <w:rPr>
          <w:noProof w:val="0"/>
        </w:rPr>
        <w:t>DEV TF</w:t>
      </w:r>
      <w:r w:rsidRPr="001F42D3">
        <w:rPr>
          <w:noProof w:val="0"/>
        </w:rPr>
        <w:t xml:space="preserve"> does not further constrain this field.</w:t>
      </w:r>
    </w:p>
    <w:p w14:paraId="37209590" w14:textId="77777777" w:rsidR="00B11855" w:rsidRPr="001F42D3" w:rsidRDefault="003D003E" w:rsidP="00CF5627">
      <w:pPr>
        <w:pStyle w:val="HL7Field"/>
        <w:keepNext w:val="0"/>
        <w:ind w:hanging="2"/>
      </w:pPr>
      <w:r w:rsidRPr="001F42D3">
        <w:t>PID-27   Veterans Military Status</w:t>
      </w:r>
    </w:p>
    <w:p w14:paraId="78168AF4" w14:textId="7BEAC431"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3.4.2.27 for details. The </w:t>
      </w:r>
      <w:r w:rsidR="007E67D4" w:rsidRPr="001F42D3">
        <w:rPr>
          <w:noProof w:val="0"/>
        </w:rPr>
        <w:t>DEV TF</w:t>
      </w:r>
      <w:r w:rsidRPr="001F42D3">
        <w:rPr>
          <w:noProof w:val="0"/>
        </w:rPr>
        <w:t xml:space="preserve"> does not further constrain this field.</w:t>
      </w:r>
    </w:p>
    <w:p w14:paraId="13DDA416" w14:textId="77777777" w:rsidR="00B11855" w:rsidRPr="001F42D3" w:rsidRDefault="003D003E" w:rsidP="001422D4">
      <w:pPr>
        <w:pStyle w:val="HL7Field"/>
        <w:ind w:hanging="2"/>
      </w:pPr>
      <w:r w:rsidRPr="001F42D3">
        <w:t xml:space="preserve">PID-28   Nationality </w:t>
      </w:r>
    </w:p>
    <w:p w14:paraId="38EC93C5" w14:textId="5412258C"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3.4.2.28 for details. The </w:t>
      </w:r>
      <w:r w:rsidR="007E67D4" w:rsidRPr="001F42D3">
        <w:rPr>
          <w:noProof w:val="0"/>
        </w:rPr>
        <w:t>DEV TF</w:t>
      </w:r>
      <w:r w:rsidRPr="001F42D3">
        <w:rPr>
          <w:noProof w:val="0"/>
        </w:rPr>
        <w:t xml:space="preserve"> does not further constrain this field.</w:t>
      </w:r>
    </w:p>
    <w:p w14:paraId="66EDB3BF" w14:textId="77777777" w:rsidR="00B11855" w:rsidRPr="001F42D3" w:rsidRDefault="003D003E" w:rsidP="00CF5627">
      <w:pPr>
        <w:pStyle w:val="HL7Field"/>
        <w:keepNext w:val="0"/>
        <w:ind w:hanging="2"/>
      </w:pPr>
      <w:r w:rsidRPr="001F42D3">
        <w:t>PID-29   Patient Death Date and Time</w:t>
      </w:r>
    </w:p>
    <w:p w14:paraId="481595A8" w14:textId="77777777" w:rsidR="00B11855" w:rsidRPr="001F42D3" w:rsidRDefault="003D003E" w:rsidP="0077204B">
      <w:pPr>
        <w:pStyle w:val="HL7FieldIndent2"/>
        <w:ind w:left="0" w:hanging="2"/>
        <w:rPr>
          <w:noProof w:val="0"/>
        </w:rPr>
      </w:pPr>
      <w:r w:rsidRPr="001F42D3">
        <w:rPr>
          <w:noProof w:val="0"/>
        </w:rPr>
        <w:t>Definition: This field contains the date and time at which the patient death occurred.</w:t>
      </w:r>
    </w:p>
    <w:p w14:paraId="7F1B1DC0" w14:textId="4CF20EC0" w:rsidR="00B11855" w:rsidRPr="001F42D3" w:rsidRDefault="003D003E" w:rsidP="0077204B">
      <w:pPr>
        <w:pStyle w:val="HL7FieldIndent2"/>
        <w:ind w:left="0" w:hanging="2"/>
        <w:rPr>
          <w:noProof w:val="0"/>
        </w:rPr>
      </w:pPr>
      <w:r w:rsidRPr="001F42D3">
        <w:rPr>
          <w:noProof w:val="0"/>
        </w:rPr>
        <w:t xml:space="preserve">See Appendix </w:t>
      </w:r>
      <w:r w:rsidR="00A478C1" w:rsidRPr="001F42D3">
        <w:rPr>
          <w:noProof w:val="0"/>
        </w:rPr>
        <w:t xml:space="preserve">C.4 </w:t>
      </w:r>
      <w:r w:rsidRPr="001F42D3">
        <w:rPr>
          <w:noProof w:val="0"/>
        </w:rPr>
        <w:t>DTM – date/time for PCD constraints.</w:t>
      </w:r>
    </w:p>
    <w:p w14:paraId="4E515924" w14:textId="77777777" w:rsidR="00B11855" w:rsidRPr="001F42D3" w:rsidRDefault="003D003E" w:rsidP="001422D4">
      <w:pPr>
        <w:pStyle w:val="HL7Field"/>
        <w:ind w:hanging="2"/>
      </w:pPr>
      <w:r w:rsidRPr="001F42D3">
        <w:t>PID-30   Patient Death Indicator</w:t>
      </w:r>
    </w:p>
    <w:p w14:paraId="21D5A6CD" w14:textId="681D145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3.4.2.30 for details. The </w:t>
      </w:r>
      <w:r w:rsidR="007E67D4" w:rsidRPr="001F42D3">
        <w:rPr>
          <w:noProof w:val="0"/>
        </w:rPr>
        <w:t>DEV TF</w:t>
      </w:r>
      <w:r w:rsidRPr="001F42D3">
        <w:rPr>
          <w:noProof w:val="0"/>
        </w:rPr>
        <w:t xml:space="preserve"> does not further constrain this field.</w:t>
      </w:r>
    </w:p>
    <w:p w14:paraId="1C6CCF75" w14:textId="77777777" w:rsidR="00B11855" w:rsidRPr="001F42D3" w:rsidRDefault="003D003E" w:rsidP="001422D4">
      <w:pPr>
        <w:pStyle w:val="HL7Field"/>
        <w:ind w:hanging="2"/>
      </w:pPr>
      <w:r w:rsidRPr="001F42D3">
        <w:t>PID-31   Identity Unknown Indicator</w:t>
      </w:r>
    </w:p>
    <w:p w14:paraId="155F6BD6" w14:textId="552C12B3" w:rsidR="00B11855" w:rsidRPr="001F42D3" w:rsidRDefault="003D003E" w:rsidP="0077204B">
      <w:pPr>
        <w:pStyle w:val="HL7FieldIndent2"/>
        <w:ind w:left="0" w:hanging="2"/>
        <w:rPr>
          <w:noProof w:val="0"/>
        </w:rPr>
      </w:pPr>
      <w:r w:rsidRPr="001F42D3">
        <w:rPr>
          <w:noProof w:val="0"/>
        </w:rPr>
        <w:t xml:space="preserve">Definition: This field indicates whether or not the patient's/person's identity is known. Refer to </w:t>
      </w:r>
      <w:r w:rsidR="006D613E" w:rsidRPr="001F42D3">
        <w:rPr>
          <w:noProof w:val="0"/>
        </w:rPr>
        <w:t>HL7</w:t>
      </w:r>
      <w:r w:rsidR="00995105" w:rsidRPr="001F42D3">
        <w:rPr>
          <w:noProof w:val="0"/>
        </w:rPr>
        <w:t xml:space="preserve"> </w:t>
      </w:r>
      <w:r w:rsidRPr="001F42D3">
        <w:rPr>
          <w:noProof w:val="0"/>
        </w:rPr>
        <w:t>Table 0136 - Yes/No Indicator for valid values.</w:t>
      </w:r>
    </w:p>
    <w:p w14:paraId="08B8AA4A" w14:textId="29F5F683" w:rsidR="00B11855" w:rsidRPr="001F42D3" w:rsidRDefault="003D003E" w:rsidP="005C1693">
      <w:pPr>
        <w:pStyle w:val="ListBullet2"/>
      </w:pPr>
      <w:r w:rsidRPr="001F42D3">
        <w:t>Y the patient's/person's identity is unknown</w:t>
      </w:r>
    </w:p>
    <w:p w14:paraId="2F699F8B" w14:textId="5BFECF2A" w:rsidR="00B11855" w:rsidRPr="001F42D3" w:rsidRDefault="003D003E" w:rsidP="005C1693">
      <w:pPr>
        <w:pStyle w:val="ListBullet2"/>
      </w:pPr>
      <w:r w:rsidRPr="001F42D3">
        <w:t>N the patient's/person's identity is known</w:t>
      </w:r>
    </w:p>
    <w:p w14:paraId="021A55FE" w14:textId="5DE8D769"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3.4.2.31 for details. The </w:t>
      </w:r>
      <w:r w:rsidR="007E67D4" w:rsidRPr="001F42D3">
        <w:rPr>
          <w:noProof w:val="0"/>
        </w:rPr>
        <w:t>DEV TF</w:t>
      </w:r>
      <w:r w:rsidRPr="001F42D3">
        <w:rPr>
          <w:noProof w:val="0"/>
        </w:rPr>
        <w:t xml:space="preserve"> does not further constrain this field.</w:t>
      </w:r>
    </w:p>
    <w:p w14:paraId="4761911E" w14:textId="77777777" w:rsidR="00B11855" w:rsidRPr="001F42D3" w:rsidRDefault="003D003E" w:rsidP="001422D4">
      <w:pPr>
        <w:pStyle w:val="HL7Field"/>
        <w:ind w:hanging="2"/>
      </w:pPr>
      <w:r w:rsidRPr="001F42D3">
        <w:t>PID-32   Identity Reliability Code</w:t>
      </w:r>
    </w:p>
    <w:p w14:paraId="05090D50" w14:textId="4FA62B32"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3.4.2.32 for details. The </w:t>
      </w:r>
      <w:r w:rsidR="007E67D4" w:rsidRPr="001F42D3">
        <w:rPr>
          <w:noProof w:val="0"/>
        </w:rPr>
        <w:t>DEV TF</w:t>
      </w:r>
      <w:r w:rsidRPr="001F42D3">
        <w:rPr>
          <w:noProof w:val="0"/>
        </w:rPr>
        <w:t xml:space="preserve"> does not further constrain this field.</w:t>
      </w:r>
    </w:p>
    <w:p w14:paraId="47505F46" w14:textId="77777777" w:rsidR="00B11855" w:rsidRPr="001F42D3" w:rsidRDefault="003D003E" w:rsidP="001422D4">
      <w:pPr>
        <w:pStyle w:val="HL7Field"/>
        <w:ind w:hanging="2"/>
      </w:pPr>
      <w:r w:rsidRPr="001F42D3">
        <w:t>PID-33   Last Update Date/Time</w:t>
      </w:r>
    </w:p>
    <w:p w14:paraId="7163D685" w14:textId="77777777" w:rsidR="00B11855" w:rsidRPr="001F42D3" w:rsidRDefault="003D003E" w:rsidP="0077204B">
      <w:pPr>
        <w:pStyle w:val="HL7FieldIndent2"/>
        <w:ind w:left="0" w:hanging="2"/>
        <w:rPr>
          <w:noProof w:val="0"/>
        </w:rPr>
      </w:pPr>
      <w:r w:rsidRPr="001F42D3">
        <w:rPr>
          <w:noProof w:val="0"/>
        </w:rPr>
        <w:t>Definition: This field contains the last update date and time for the patient’s/person’s identifying and demographic data, as defined in the PID segment. Receiving systems will use this field to determine how to apply the transaction to their systems. If the receiving system (such as an enterprise master patient index) already has a record for the person with a later last update date/time, then the EMPI receiving system could decide not to apply the patient’s/person’s demographic and identifying data from this transaction.</w:t>
      </w:r>
    </w:p>
    <w:p w14:paraId="1E29A135" w14:textId="72B5906D" w:rsidR="00B11855" w:rsidRPr="001F42D3" w:rsidRDefault="003D003E" w:rsidP="0077204B">
      <w:pPr>
        <w:pStyle w:val="HL7FieldIndent2"/>
        <w:ind w:left="0" w:hanging="2"/>
        <w:rPr>
          <w:noProof w:val="0"/>
        </w:rPr>
      </w:pPr>
      <w:r w:rsidRPr="001F42D3">
        <w:rPr>
          <w:noProof w:val="0"/>
        </w:rPr>
        <w:t xml:space="preserve">See Appendix </w:t>
      </w:r>
      <w:r w:rsidR="00A478C1" w:rsidRPr="001F42D3">
        <w:rPr>
          <w:noProof w:val="0"/>
        </w:rPr>
        <w:t>C.4</w:t>
      </w:r>
      <w:r w:rsidRPr="001F42D3">
        <w:rPr>
          <w:noProof w:val="0"/>
        </w:rPr>
        <w:t xml:space="preserve"> DTM – date/time for PCD constraints.</w:t>
      </w:r>
    </w:p>
    <w:p w14:paraId="3E1A2F84" w14:textId="77777777" w:rsidR="00B11855" w:rsidRPr="001F42D3" w:rsidRDefault="003D003E" w:rsidP="001422D4">
      <w:pPr>
        <w:pStyle w:val="HL7Field"/>
        <w:ind w:hanging="2"/>
      </w:pPr>
      <w:r w:rsidRPr="001F42D3">
        <w:t>PID-34   Last Update Facility</w:t>
      </w:r>
    </w:p>
    <w:p w14:paraId="0D9DBCD0" w14:textId="1DADF139"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3.4.2.34 for details. The </w:t>
      </w:r>
      <w:r w:rsidR="007E67D4" w:rsidRPr="001F42D3">
        <w:rPr>
          <w:noProof w:val="0"/>
        </w:rPr>
        <w:t>DEV TF</w:t>
      </w:r>
      <w:r w:rsidRPr="001F42D3">
        <w:rPr>
          <w:noProof w:val="0"/>
        </w:rPr>
        <w:t xml:space="preserve"> does not further constrain this field.</w:t>
      </w:r>
    </w:p>
    <w:p w14:paraId="77613394" w14:textId="77777777" w:rsidR="00B11855" w:rsidRPr="001F42D3" w:rsidRDefault="003D003E" w:rsidP="00CF5627">
      <w:pPr>
        <w:pStyle w:val="HL7Field"/>
        <w:keepNext w:val="0"/>
        <w:ind w:hanging="2"/>
      </w:pPr>
      <w:r w:rsidRPr="001F42D3">
        <w:t>PID-35   Species Code</w:t>
      </w:r>
    </w:p>
    <w:p w14:paraId="6704A18F" w14:textId="71D20418"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3.4.2.35 for details. The </w:t>
      </w:r>
      <w:r w:rsidR="007E67D4" w:rsidRPr="001F42D3">
        <w:rPr>
          <w:noProof w:val="0"/>
        </w:rPr>
        <w:t>DEV TF</w:t>
      </w:r>
      <w:r w:rsidRPr="001F42D3">
        <w:rPr>
          <w:noProof w:val="0"/>
        </w:rPr>
        <w:t xml:space="preserve"> does not further constrain this field.</w:t>
      </w:r>
    </w:p>
    <w:p w14:paraId="37B6E143" w14:textId="77777777" w:rsidR="00B11855" w:rsidRPr="001F42D3" w:rsidRDefault="003D003E" w:rsidP="001422D4">
      <w:pPr>
        <w:pStyle w:val="HL7Field"/>
        <w:ind w:hanging="2"/>
      </w:pPr>
      <w:r w:rsidRPr="001F42D3">
        <w:lastRenderedPageBreak/>
        <w:t>PID-36   Breed Code</w:t>
      </w:r>
    </w:p>
    <w:p w14:paraId="7DEC99E8" w14:textId="4667EE31"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3.4.2.36 for details. The </w:t>
      </w:r>
      <w:r w:rsidR="007E67D4" w:rsidRPr="001F42D3">
        <w:rPr>
          <w:noProof w:val="0"/>
        </w:rPr>
        <w:t>DEV TF</w:t>
      </w:r>
      <w:r w:rsidRPr="001F42D3">
        <w:rPr>
          <w:noProof w:val="0"/>
        </w:rPr>
        <w:t xml:space="preserve"> does not further constrain this field.</w:t>
      </w:r>
    </w:p>
    <w:p w14:paraId="78D95FED" w14:textId="77777777" w:rsidR="00B11855" w:rsidRPr="001F42D3" w:rsidRDefault="003D003E" w:rsidP="001422D4">
      <w:pPr>
        <w:pStyle w:val="HL7Field"/>
        <w:ind w:hanging="2"/>
      </w:pPr>
      <w:r w:rsidRPr="001F42D3">
        <w:t>PID-37   Strain</w:t>
      </w:r>
    </w:p>
    <w:p w14:paraId="4641F0AC" w14:textId="7AAA123F"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3.4.2.37 for details. The </w:t>
      </w:r>
      <w:r w:rsidR="007E67D4" w:rsidRPr="001F42D3">
        <w:rPr>
          <w:noProof w:val="0"/>
        </w:rPr>
        <w:t>DEV TF</w:t>
      </w:r>
      <w:r w:rsidRPr="001F42D3">
        <w:rPr>
          <w:noProof w:val="0"/>
        </w:rPr>
        <w:t xml:space="preserve"> does not further constrain this field.</w:t>
      </w:r>
    </w:p>
    <w:p w14:paraId="6ABACDC6" w14:textId="77777777" w:rsidR="00B11855" w:rsidRPr="001F42D3" w:rsidRDefault="003D003E" w:rsidP="001422D4">
      <w:pPr>
        <w:pStyle w:val="HL7Field"/>
        <w:ind w:hanging="2"/>
      </w:pPr>
      <w:r w:rsidRPr="001F42D3">
        <w:t>PID-38   Production Class Code</w:t>
      </w:r>
    </w:p>
    <w:p w14:paraId="1B751639" w14:textId="0344D8BC"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3.4.2.38 for details. The </w:t>
      </w:r>
      <w:r w:rsidR="007E67D4" w:rsidRPr="001F42D3">
        <w:rPr>
          <w:noProof w:val="0"/>
        </w:rPr>
        <w:t>DEV TF</w:t>
      </w:r>
      <w:r w:rsidRPr="001F42D3">
        <w:rPr>
          <w:noProof w:val="0"/>
        </w:rPr>
        <w:t xml:space="preserve"> does not further constrain this field.</w:t>
      </w:r>
    </w:p>
    <w:p w14:paraId="75E254C2" w14:textId="77777777" w:rsidR="00B11855" w:rsidRPr="001F42D3" w:rsidRDefault="003D003E" w:rsidP="001422D4">
      <w:pPr>
        <w:pStyle w:val="HL7Field"/>
        <w:ind w:hanging="2"/>
      </w:pPr>
      <w:r w:rsidRPr="001F42D3">
        <w:t>PID-39   Tribal Citizenship (CWE)</w:t>
      </w:r>
    </w:p>
    <w:p w14:paraId="06DA7E55" w14:textId="0610F97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3.4.2.39 for details. The </w:t>
      </w:r>
      <w:r w:rsidR="007E67D4" w:rsidRPr="001F42D3">
        <w:rPr>
          <w:noProof w:val="0"/>
        </w:rPr>
        <w:t>DEV TF</w:t>
      </w:r>
      <w:r w:rsidRPr="001F42D3">
        <w:rPr>
          <w:noProof w:val="0"/>
        </w:rPr>
        <w:t xml:space="preserve"> does not further constrain this field.</w:t>
      </w:r>
    </w:p>
    <w:p w14:paraId="072D2D11" w14:textId="079D0C78" w:rsidR="00B11855" w:rsidRPr="001F42D3" w:rsidRDefault="00800492" w:rsidP="00B34AEB">
      <w:pPr>
        <w:pStyle w:val="Heading3"/>
        <w:numPr>
          <w:ilvl w:val="0"/>
          <w:numId w:val="0"/>
        </w:numPr>
        <w:rPr>
          <w:noProof w:val="0"/>
        </w:rPr>
      </w:pPr>
      <w:bookmarkStart w:id="1849" w:name="_Toc428883222"/>
      <w:bookmarkStart w:id="1850" w:name="_Toc428883425"/>
      <w:bookmarkStart w:id="1851" w:name="_Toc428884939"/>
      <w:bookmarkStart w:id="1852" w:name="_Toc428889174"/>
      <w:bookmarkStart w:id="1853" w:name="_Toc429498849"/>
      <w:bookmarkStart w:id="1854" w:name="_Toc429499740"/>
      <w:bookmarkStart w:id="1855" w:name="_Toc429499971"/>
      <w:bookmarkStart w:id="1856" w:name="_Toc429730287"/>
      <w:bookmarkStart w:id="1857" w:name="_Toc428883223"/>
      <w:bookmarkStart w:id="1858" w:name="_Toc428883426"/>
      <w:bookmarkStart w:id="1859" w:name="_Toc428884940"/>
      <w:bookmarkStart w:id="1860" w:name="_Toc428889175"/>
      <w:bookmarkStart w:id="1861" w:name="_Toc429498850"/>
      <w:bookmarkStart w:id="1862" w:name="_Toc429499741"/>
      <w:bookmarkStart w:id="1863" w:name="_Toc429499972"/>
      <w:bookmarkStart w:id="1864" w:name="_Toc429730288"/>
      <w:bookmarkStart w:id="1865" w:name="_Toc428883224"/>
      <w:bookmarkStart w:id="1866" w:name="_Toc428883427"/>
      <w:bookmarkStart w:id="1867" w:name="_Toc428884941"/>
      <w:bookmarkStart w:id="1868" w:name="_Toc428889176"/>
      <w:bookmarkStart w:id="1869" w:name="_Toc429498851"/>
      <w:bookmarkStart w:id="1870" w:name="_Toc429499742"/>
      <w:bookmarkStart w:id="1871" w:name="_Toc429499973"/>
      <w:bookmarkStart w:id="1872" w:name="_Toc429730289"/>
      <w:bookmarkStart w:id="1873" w:name="_Toc428883225"/>
      <w:bookmarkStart w:id="1874" w:name="_Toc428883428"/>
      <w:bookmarkStart w:id="1875" w:name="_Toc428884942"/>
      <w:bookmarkStart w:id="1876" w:name="_Toc428889177"/>
      <w:bookmarkStart w:id="1877" w:name="_Toc429498852"/>
      <w:bookmarkStart w:id="1878" w:name="_Toc429499743"/>
      <w:bookmarkStart w:id="1879" w:name="_Toc429499974"/>
      <w:bookmarkStart w:id="1880" w:name="_Toc429730290"/>
      <w:bookmarkStart w:id="1881" w:name="_Toc428883226"/>
      <w:bookmarkStart w:id="1882" w:name="_Toc428883429"/>
      <w:bookmarkStart w:id="1883" w:name="_Toc428884943"/>
      <w:bookmarkStart w:id="1884" w:name="_Toc428889178"/>
      <w:bookmarkStart w:id="1885" w:name="_Toc429498853"/>
      <w:bookmarkStart w:id="1886" w:name="_Toc429499744"/>
      <w:bookmarkStart w:id="1887" w:name="_Toc429499975"/>
      <w:bookmarkStart w:id="1888" w:name="_Toc429730291"/>
      <w:bookmarkStart w:id="1889" w:name="_Toc428883227"/>
      <w:bookmarkStart w:id="1890" w:name="_Toc428883430"/>
      <w:bookmarkStart w:id="1891" w:name="_Toc428884944"/>
      <w:bookmarkStart w:id="1892" w:name="_Toc428889179"/>
      <w:bookmarkStart w:id="1893" w:name="_Toc429498854"/>
      <w:bookmarkStart w:id="1894" w:name="_Toc429499745"/>
      <w:bookmarkStart w:id="1895" w:name="_Toc429499976"/>
      <w:bookmarkStart w:id="1896" w:name="_Toc429730292"/>
      <w:bookmarkStart w:id="1897" w:name="_Toc401769858"/>
      <w:bookmarkStart w:id="1898" w:name="_Toc21488976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r w:rsidRPr="001F42D3">
        <w:rPr>
          <w:noProof w:val="0"/>
        </w:rPr>
        <w:t xml:space="preserve">B.5.1 </w:t>
      </w:r>
      <w:r w:rsidR="003D003E" w:rsidRPr="001F42D3">
        <w:rPr>
          <w:noProof w:val="0"/>
        </w:rPr>
        <w:t xml:space="preserve">PID Segment requirements for ACM Transaction </w:t>
      </w:r>
      <w:bookmarkEnd w:id="1897"/>
      <w:r w:rsidR="00647994" w:rsidRPr="001F42D3">
        <w:rPr>
          <w:noProof w:val="0"/>
        </w:rPr>
        <w:t>PCD-04</w:t>
      </w:r>
      <w:bookmarkEnd w:id="1898"/>
    </w:p>
    <w:p w14:paraId="6B26A2C4" w14:textId="77777777" w:rsidR="00C156EC" w:rsidRPr="001F42D3" w:rsidRDefault="003D003E" w:rsidP="0077204B">
      <w:pPr>
        <w:pStyle w:val="BodyText"/>
      </w:pPr>
      <w:r w:rsidRPr="001F42D3">
        <w:t>This segment is required to be present and is populated with data used to identify the patient associated with the alert in the case where the identity is available from the Alert Source system. If the patient identification is not available from the Alert Source system, the alert may be location source based per ACM use case A1 in which case the PV1 segment identifies the location associated with the alert. Additional information may be present to more unambiguously identify the patient.</w:t>
      </w:r>
    </w:p>
    <w:p w14:paraId="44908A4F" w14:textId="3BD3ACFC" w:rsidR="00B11855" w:rsidRPr="001F42D3" w:rsidRDefault="003D003E" w:rsidP="00CF5627">
      <w:pPr>
        <w:pStyle w:val="TableTitle"/>
      </w:pPr>
      <w:r w:rsidRPr="001F42D3">
        <w:t xml:space="preserve">Table B.5.1-1: </w:t>
      </w:r>
      <w:r w:rsidR="006D613E" w:rsidRPr="001F42D3">
        <w:t>HL7</w:t>
      </w:r>
      <w:r w:rsidR="00995105" w:rsidRPr="001F42D3">
        <w:t xml:space="preserve"> </w:t>
      </w:r>
      <w:r w:rsidRPr="001F42D3">
        <w:t>Attribute Table – PID – Patient Identification</w:t>
      </w:r>
    </w:p>
    <w:tbl>
      <w:tblPr>
        <w:tblW w:w="82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
        <w:gridCol w:w="924"/>
        <w:gridCol w:w="805"/>
        <w:gridCol w:w="924"/>
        <w:gridCol w:w="940"/>
        <w:gridCol w:w="1044"/>
        <w:gridCol w:w="2733"/>
      </w:tblGrid>
      <w:tr w:rsidR="00C40FD5" w:rsidRPr="001F42D3" w14:paraId="035D84DF" w14:textId="77777777" w:rsidTr="001F5A5C">
        <w:trPr>
          <w:cantSplit/>
          <w:jc w:val="center"/>
        </w:trPr>
        <w:tc>
          <w:tcPr>
            <w:tcW w:w="912" w:type="dxa"/>
            <w:shd w:val="clear" w:color="auto" w:fill="D9D9D9"/>
          </w:tcPr>
          <w:p w14:paraId="7816DA1A" w14:textId="77777777" w:rsidR="00B11855" w:rsidRPr="001F42D3" w:rsidRDefault="003D003E" w:rsidP="003D7138">
            <w:pPr>
              <w:pStyle w:val="TableEntryHeader"/>
            </w:pPr>
            <w:r w:rsidRPr="001F42D3">
              <w:t>SEQ</w:t>
            </w:r>
          </w:p>
        </w:tc>
        <w:tc>
          <w:tcPr>
            <w:tcW w:w="924" w:type="dxa"/>
            <w:shd w:val="clear" w:color="auto" w:fill="D9D9D9"/>
          </w:tcPr>
          <w:p w14:paraId="1FBA1CBF" w14:textId="77777777" w:rsidR="00B11855" w:rsidRPr="001F42D3" w:rsidRDefault="003D003E" w:rsidP="003D7138">
            <w:pPr>
              <w:pStyle w:val="TableEntryHeader"/>
            </w:pPr>
            <w:r w:rsidRPr="001F42D3">
              <w:t>LEN</w:t>
            </w:r>
          </w:p>
        </w:tc>
        <w:tc>
          <w:tcPr>
            <w:tcW w:w="805" w:type="dxa"/>
            <w:shd w:val="clear" w:color="auto" w:fill="D9D9D9"/>
          </w:tcPr>
          <w:p w14:paraId="41ED8442" w14:textId="77777777" w:rsidR="00B11855" w:rsidRPr="001F42D3" w:rsidRDefault="003D003E" w:rsidP="003D7138">
            <w:pPr>
              <w:pStyle w:val="TableEntryHeader"/>
            </w:pPr>
            <w:r w:rsidRPr="001F42D3">
              <w:t>DT</w:t>
            </w:r>
          </w:p>
        </w:tc>
        <w:tc>
          <w:tcPr>
            <w:tcW w:w="924" w:type="dxa"/>
            <w:shd w:val="clear" w:color="auto" w:fill="D9D9D9"/>
          </w:tcPr>
          <w:p w14:paraId="4FF7ACA5" w14:textId="77777777" w:rsidR="00B11855" w:rsidRPr="001F42D3" w:rsidRDefault="003D003E" w:rsidP="003D7138">
            <w:pPr>
              <w:pStyle w:val="TableEntryHeader"/>
            </w:pPr>
            <w:r w:rsidRPr="001F42D3">
              <w:t>OPT</w:t>
            </w:r>
          </w:p>
        </w:tc>
        <w:tc>
          <w:tcPr>
            <w:tcW w:w="940" w:type="dxa"/>
            <w:shd w:val="clear" w:color="auto" w:fill="D9D9D9"/>
          </w:tcPr>
          <w:p w14:paraId="6BA71985" w14:textId="77777777" w:rsidR="00B11855" w:rsidRPr="001F42D3" w:rsidRDefault="003D003E" w:rsidP="003D7138">
            <w:pPr>
              <w:pStyle w:val="TableEntryHeader"/>
            </w:pPr>
            <w:r w:rsidRPr="001F42D3">
              <w:t>RP/#</w:t>
            </w:r>
          </w:p>
        </w:tc>
        <w:tc>
          <w:tcPr>
            <w:tcW w:w="1044" w:type="dxa"/>
            <w:shd w:val="clear" w:color="auto" w:fill="D9D9D9"/>
          </w:tcPr>
          <w:p w14:paraId="048AEC85" w14:textId="77777777" w:rsidR="00B11855" w:rsidRPr="001F42D3" w:rsidRDefault="003D003E" w:rsidP="003D7138">
            <w:pPr>
              <w:pStyle w:val="TableEntryHeader"/>
            </w:pPr>
            <w:r w:rsidRPr="001F42D3">
              <w:t>TBL#</w:t>
            </w:r>
          </w:p>
        </w:tc>
        <w:tc>
          <w:tcPr>
            <w:tcW w:w="2733" w:type="dxa"/>
            <w:shd w:val="clear" w:color="auto" w:fill="D9D9D9"/>
          </w:tcPr>
          <w:p w14:paraId="60A05EB1" w14:textId="77777777" w:rsidR="00B11855" w:rsidRPr="001F42D3" w:rsidRDefault="003D003E" w:rsidP="003D7138">
            <w:pPr>
              <w:pStyle w:val="TableEntryHeader"/>
            </w:pPr>
            <w:r w:rsidRPr="001F42D3">
              <w:t>ELEMENT NAME</w:t>
            </w:r>
          </w:p>
        </w:tc>
      </w:tr>
      <w:tr w:rsidR="00C40FD5" w:rsidRPr="001F42D3" w14:paraId="5F506612" w14:textId="77777777" w:rsidTr="006C0E8E">
        <w:trPr>
          <w:cantSplit/>
          <w:jc w:val="center"/>
        </w:trPr>
        <w:tc>
          <w:tcPr>
            <w:tcW w:w="912" w:type="dxa"/>
          </w:tcPr>
          <w:p w14:paraId="35BF06F3" w14:textId="77777777" w:rsidR="00B11855" w:rsidRPr="001F42D3" w:rsidRDefault="003D003E" w:rsidP="003D7138">
            <w:pPr>
              <w:pStyle w:val="TableEntry"/>
            </w:pPr>
            <w:r w:rsidRPr="001F42D3">
              <w:t>3</w:t>
            </w:r>
          </w:p>
        </w:tc>
        <w:tc>
          <w:tcPr>
            <w:tcW w:w="924" w:type="dxa"/>
          </w:tcPr>
          <w:p w14:paraId="7C7A6AFF" w14:textId="77777777" w:rsidR="00B11855" w:rsidRPr="001F42D3" w:rsidRDefault="003D003E" w:rsidP="003D7138">
            <w:pPr>
              <w:pStyle w:val="TableEntry"/>
            </w:pPr>
            <w:r w:rsidRPr="001F42D3">
              <w:t>250</w:t>
            </w:r>
          </w:p>
        </w:tc>
        <w:tc>
          <w:tcPr>
            <w:tcW w:w="805" w:type="dxa"/>
          </w:tcPr>
          <w:p w14:paraId="7F67A6DA" w14:textId="77777777" w:rsidR="00B11855" w:rsidRPr="001F42D3" w:rsidRDefault="003D003E" w:rsidP="003D7138">
            <w:pPr>
              <w:pStyle w:val="TableEntry"/>
            </w:pPr>
            <w:r w:rsidRPr="001F42D3">
              <w:t>CX</w:t>
            </w:r>
          </w:p>
        </w:tc>
        <w:tc>
          <w:tcPr>
            <w:tcW w:w="924" w:type="dxa"/>
          </w:tcPr>
          <w:p w14:paraId="467900E4" w14:textId="77777777" w:rsidR="00B11855" w:rsidRPr="001F42D3" w:rsidRDefault="003D003E" w:rsidP="003D7138">
            <w:pPr>
              <w:pStyle w:val="TableEntry"/>
            </w:pPr>
            <w:r w:rsidRPr="001F42D3">
              <w:t>O</w:t>
            </w:r>
          </w:p>
        </w:tc>
        <w:tc>
          <w:tcPr>
            <w:tcW w:w="940" w:type="dxa"/>
          </w:tcPr>
          <w:p w14:paraId="2B2402DF" w14:textId="77777777" w:rsidR="00B11855" w:rsidRPr="001F42D3" w:rsidRDefault="003D003E" w:rsidP="003D7138">
            <w:pPr>
              <w:pStyle w:val="TableEntry"/>
            </w:pPr>
            <w:r w:rsidRPr="001F42D3">
              <w:t>Y</w:t>
            </w:r>
          </w:p>
        </w:tc>
        <w:tc>
          <w:tcPr>
            <w:tcW w:w="1044" w:type="dxa"/>
          </w:tcPr>
          <w:p w14:paraId="1F8EE8E6" w14:textId="77777777" w:rsidR="00B11855" w:rsidRPr="001F42D3" w:rsidRDefault="00B11855" w:rsidP="003D7138">
            <w:pPr>
              <w:pStyle w:val="TableEntry"/>
            </w:pPr>
          </w:p>
        </w:tc>
        <w:tc>
          <w:tcPr>
            <w:tcW w:w="2733" w:type="dxa"/>
          </w:tcPr>
          <w:p w14:paraId="488988C2" w14:textId="77777777" w:rsidR="00B11855" w:rsidRPr="001F42D3" w:rsidRDefault="003D003E" w:rsidP="003D7138">
            <w:pPr>
              <w:pStyle w:val="TableEntry"/>
            </w:pPr>
            <w:r w:rsidRPr="001F42D3">
              <w:t>Patient Identifier List</w:t>
            </w:r>
          </w:p>
        </w:tc>
      </w:tr>
      <w:tr w:rsidR="00C40FD5" w:rsidRPr="001F42D3" w14:paraId="53E3A131" w14:textId="77777777" w:rsidTr="006C0E8E">
        <w:trPr>
          <w:cantSplit/>
          <w:jc w:val="center"/>
        </w:trPr>
        <w:tc>
          <w:tcPr>
            <w:tcW w:w="912" w:type="dxa"/>
          </w:tcPr>
          <w:p w14:paraId="2A68BA73" w14:textId="77777777" w:rsidR="00B11855" w:rsidRPr="001F42D3" w:rsidRDefault="003D003E" w:rsidP="003D7138">
            <w:pPr>
              <w:pStyle w:val="TableEntry"/>
            </w:pPr>
            <w:r w:rsidRPr="001F42D3">
              <w:t>5</w:t>
            </w:r>
          </w:p>
        </w:tc>
        <w:tc>
          <w:tcPr>
            <w:tcW w:w="924" w:type="dxa"/>
          </w:tcPr>
          <w:p w14:paraId="0EC59590" w14:textId="77777777" w:rsidR="00B11855" w:rsidRPr="001F42D3" w:rsidRDefault="003D003E" w:rsidP="003D7138">
            <w:pPr>
              <w:pStyle w:val="TableEntry"/>
            </w:pPr>
            <w:r w:rsidRPr="001F42D3">
              <w:t>250</w:t>
            </w:r>
          </w:p>
        </w:tc>
        <w:tc>
          <w:tcPr>
            <w:tcW w:w="805" w:type="dxa"/>
          </w:tcPr>
          <w:p w14:paraId="4D07693D" w14:textId="77777777" w:rsidR="00B11855" w:rsidRPr="001F42D3" w:rsidRDefault="003D003E" w:rsidP="003D7138">
            <w:pPr>
              <w:pStyle w:val="TableEntry"/>
            </w:pPr>
            <w:r w:rsidRPr="001F42D3">
              <w:t>XPN</w:t>
            </w:r>
          </w:p>
        </w:tc>
        <w:tc>
          <w:tcPr>
            <w:tcW w:w="924" w:type="dxa"/>
          </w:tcPr>
          <w:p w14:paraId="305D1E48" w14:textId="77777777" w:rsidR="00B11855" w:rsidRPr="001F42D3" w:rsidRDefault="003D003E" w:rsidP="003D7138">
            <w:pPr>
              <w:pStyle w:val="TableEntry"/>
            </w:pPr>
            <w:r w:rsidRPr="001F42D3">
              <w:t>O</w:t>
            </w:r>
          </w:p>
        </w:tc>
        <w:tc>
          <w:tcPr>
            <w:tcW w:w="940" w:type="dxa"/>
          </w:tcPr>
          <w:p w14:paraId="7F5F70D1" w14:textId="77777777" w:rsidR="00B11855" w:rsidRPr="001F42D3" w:rsidRDefault="003D003E" w:rsidP="003D7138">
            <w:pPr>
              <w:pStyle w:val="TableEntry"/>
            </w:pPr>
            <w:r w:rsidRPr="001F42D3">
              <w:t>Y</w:t>
            </w:r>
          </w:p>
        </w:tc>
        <w:tc>
          <w:tcPr>
            <w:tcW w:w="1044" w:type="dxa"/>
          </w:tcPr>
          <w:p w14:paraId="0B77F8C4" w14:textId="77777777" w:rsidR="00B11855" w:rsidRPr="001F42D3" w:rsidRDefault="00B11855" w:rsidP="003D7138">
            <w:pPr>
              <w:pStyle w:val="TableEntry"/>
            </w:pPr>
          </w:p>
        </w:tc>
        <w:tc>
          <w:tcPr>
            <w:tcW w:w="2733" w:type="dxa"/>
          </w:tcPr>
          <w:p w14:paraId="148F2DFB" w14:textId="77777777" w:rsidR="00B11855" w:rsidRPr="001F42D3" w:rsidRDefault="003D003E" w:rsidP="003D7138">
            <w:pPr>
              <w:pStyle w:val="TableEntry"/>
            </w:pPr>
            <w:r w:rsidRPr="001F42D3">
              <w:t>Patient name</w:t>
            </w:r>
          </w:p>
        </w:tc>
      </w:tr>
      <w:tr w:rsidR="00C40FD5" w:rsidRPr="001F42D3" w14:paraId="7FC257CA" w14:textId="77777777" w:rsidTr="006C0E8E">
        <w:trPr>
          <w:cantSplit/>
          <w:jc w:val="center"/>
        </w:trPr>
        <w:tc>
          <w:tcPr>
            <w:tcW w:w="912" w:type="dxa"/>
          </w:tcPr>
          <w:p w14:paraId="5EABB8AE" w14:textId="77777777" w:rsidR="00B11855" w:rsidRPr="001F42D3" w:rsidRDefault="003D003E" w:rsidP="003D7138">
            <w:pPr>
              <w:pStyle w:val="TableEntry"/>
            </w:pPr>
            <w:r w:rsidRPr="001F42D3">
              <w:t>7</w:t>
            </w:r>
          </w:p>
        </w:tc>
        <w:tc>
          <w:tcPr>
            <w:tcW w:w="924" w:type="dxa"/>
          </w:tcPr>
          <w:p w14:paraId="7CD8C9EB" w14:textId="77777777" w:rsidR="00B11855" w:rsidRPr="001F42D3" w:rsidRDefault="003D003E" w:rsidP="003D7138">
            <w:pPr>
              <w:pStyle w:val="TableEntry"/>
            </w:pPr>
            <w:r w:rsidRPr="001F42D3">
              <w:t>26</w:t>
            </w:r>
          </w:p>
        </w:tc>
        <w:tc>
          <w:tcPr>
            <w:tcW w:w="805" w:type="dxa"/>
          </w:tcPr>
          <w:p w14:paraId="23C72CFE" w14:textId="77777777" w:rsidR="00B11855" w:rsidRPr="001F42D3" w:rsidRDefault="003D003E" w:rsidP="003D7138">
            <w:pPr>
              <w:pStyle w:val="TableEntry"/>
            </w:pPr>
            <w:r w:rsidRPr="001F42D3">
              <w:t>TSO</w:t>
            </w:r>
          </w:p>
        </w:tc>
        <w:tc>
          <w:tcPr>
            <w:tcW w:w="924" w:type="dxa"/>
          </w:tcPr>
          <w:p w14:paraId="2B15C00D" w14:textId="77777777" w:rsidR="00B11855" w:rsidRPr="001F42D3" w:rsidRDefault="003D003E" w:rsidP="003D7138">
            <w:pPr>
              <w:pStyle w:val="TableEntry"/>
            </w:pPr>
            <w:r w:rsidRPr="001F42D3">
              <w:t>O</w:t>
            </w:r>
          </w:p>
        </w:tc>
        <w:tc>
          <w:tcPr>
            <w:tcW w:w="940" w:type="dxa"/>
          </w:tcPr>
          <w:p w14:paraId="7C7579E7" w14:textId="77777777" w:rsidR="00B11855" w:rsidRPr="001F42D3" w:rsidRDefault="00B11855" w:rsidP="003D7138">
            <w:pPr>
              <w:pStyle w:val="TableEntry"/>
            </w:pPr>
          </w:p>
        </w:tc>
        <w:tc>
          <w:tcPr>
            <w:tcW w:w="1044" w:type="dxa"/>
          </w:tcPr>
          <w:p w14:paraId="41D28230" w14:textId="77777777" w:rsidR="00B11855" w:rsidRPr="001F42D3" w:rsidRDefault="00B11855" w:rsidP="003D7138">
            <w:pPr>
              <w:pStyle w:val="TableEntry"/>
            </w:pPr>
          </w:p>
        </w:tc>
        <w:tc>
          <w:tcPr>
            <w:tcW w:w="2733" w:type="dxa"/>
          </w:tcPr>
          <w:p w14:paraId="43D93B3C" w14:textId="77777777" w:rsidR="00B11855" w:rsidRPr="001F42D3" w:rsidRDefault="003D003E" w:rsidP="003D7138">
            <w:pPr>
              <w:pStyle w:val="TableEntry"/>
            </w:pPr>
            <w:r w:rsidRPr="001F42D3">
              <w:t>Date/Time of Birth</w:t>
            </w:r>
          </w:p>
        </w:tc>
      </w:tr>
      <w:tr w:rsidR="00C40FD5" w:rsidRPr="001F42D3" w14:paraId="47F858FF" w14:textId="77777777" w:rsidTr="006C0E8E">
        <w:trPr>
          <w:cantSplit/>
          <w:jc w:val="center"/>
        </w:trPr>
        <w:tc>
          <w:tcPr>
            <w:tcW w:w="912" w:type="dxa"/>
          </w:tcPr>
          <w:p w14:paraId="5DAEEF45" w14:textId="77777777" w:rsidR="00B11855" w:rsidRPr="001F42D3" w:rsidRDefault="003D003E" w:rsidP="003D7138">
            <w:pPr>
              <w:pStyle w:val="TableEntry"/>
            </w:pPr>
            <w:r w:rsidRPr="001F42D3">
              <w:t>8</w:t>
            </w:r>
          </w:p>
        </w:tc>
        <w:tc>
          <w:tcPr>
            <w:tcW w:w="924" w:type="dxa"/>
          </w:tcPr>
          <w:p w14:paraId="1B1E12E5" w14:textId="77777777" w:rsidR="00B11855" w:rsidRPr="001F42D3" w:rsidRDefault="003D003E" w:rsidP="003D7138">
            <w:pPr>
              <w:pStyle w:val="TableEntry"/>
            </w:pPr>
            <w:r w:rsidRPr="001F42D3">
              <w:t>1</w:t>
            </w:r>
          </w:p>
        </w:tc>
        <w:tc>
          <w:tcPr>
            <w:tcW w:w="805" w:type="dxa"/>
          </w:tcPr>
          <w:p w14:paraId="6BC79316" w14:textId="77777777" w:rsidR="00B11855" w:rsidRPr="001F42D3" w:rsidRDefault="003D003E" w:rsidP="003D7138">
            <w:pPr>
              <w:pStyle w:val="TableEntry"/>
            </w:pPr>
            <w:r w:rsidRPr="001F42D3">
              <w:t>IS</w:t>
            </w:r>
          </w:p>
        </w:tc>
        <w:tc>
          <w:tcPr>
            <w:tcW w:w="924" w:type="dxa"/>
          </w:tcPr>
          <w:p w14:paraId="6262A029" w14:textId="77777777" w:rsidR="00B11855" w:rsidRPr="001F42D3" w:rsidRDefault="003D003E" w:rsidP="003D7138">
            <w:pPr>
              <w:pStyle w:val="TableEntry"/>
            </w:pPr>
            <w:r w:rsidRPr="001F42D3">
              <w:t>O</w:t>
            </w:r>
          </w:p>
        </w:tc>
        <w:tc>
          <w:tcPr>
            <w:tcW w:w="940" w:type="dxa"/>
          </w:tcPr>
          <w:p w14:paraId="7CA737C2" w14:textId="77777777" w:rsidR="00B11855" w:rsidRPr="001F42D3" w:rsidRDefault="00B11855" w:rsidP="003D7138">
            <w:pPr>
              <w:pStyle w:val="TableEntry"/>
            </w:pPr>
          </w:p>
        </w:tc>
        <w:tc>
          <w:tcPr>
            <w:tcW w:w="1044" w:type="dxa"/>
          </w:tcPr>
          <w:p w14:paraId="3612F8C6" w14:textId="77777777" w:rsidR="00B11855" w:rsidRPr="001F42D3" w:rsidRDefault="00B11855" w:rsidP="003D7138">
            <w:pPr>
              <w:pStyle w:val="TableEntry"/>
            </w:pPr>
          </w:p>
        </w:tc>
        <w:tc>
          <w:tcPr>
            <w:tcW w:w="2733" w:type="dxa"/>
          </w:tcPr>
          <w:p w14:paraId="10DEA1F8" w14:textId="77777777" w:rsidR="00B11855" w:rsidRPr="001F42D3" w:rsidRDefault="003D003E" w:rsidP="003D7138">
            <w:pPr>
              <w:pStyle w:val="TableEntry"/>
            </w:pPr>
            <w:r w:rsidRPr="001F42D3">
              <w:t>Administrative Sex</w:t>
            </w:r>
          </w:p>
        </w:tc>
      </w:tr>
    </w:tbl>
    <w:p w14:paraId="13D8C3CE" w14:textId="77777777" w:rsidR="00B11855" w:rsidRPr="001F42D3" w:rsidRDefault="003D003E" w:rsidP="00CF5627">
      <w:pPr>
        <w:pStyle w:val="BodyText"/>
      </w:pPr>
      <w:r w:rsidRPr="001F42D3">
        <w:rPr>
          <w:b/>
          <w:bCs/>
        </w:rPr>
        <w:t xml:space="preserve">PID-3 Patient Identifier List (CX) </w:t>
      </w:r>
    </w:p>
    <w:p w14:paraId="7DDC7C31" w14:textId="14F785C0" w:rsidR="00B11855" w:rsidRPr="001F42D3" w:rsidRDefault="003D003E" w:rsidP="003D7138">
      <w:pPr>
        <w:pStyle w:val="HL7FieldIndent2"/>
        <w:ind w:left="0" w:hanging="2"/>
        <w:rPr>
          <w:noProof w:val="0"/>
        </w:rPr>
      </w:pPr>
      <w:r w:rsidRPr="001F42D3">
        <w:rPr>
          <w:noProof w:val="0"/>
        </w:rPr>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w:t>
      </w:r>
    </w:p>
    <w:p w14:paraId="0E955326" w14:textId="77777777" w:rsidR="00B11855" w:rsidRPr="001F42D3" w:rsidRDefault="003D003E" w:rsidP="00CF5627">
      <w:pPr>
        <w:pStyle w:val="BodyText"/>
      </w:pPr>
      <w:r w:rsidRPr="001F42D3">
        <w:rPr>
          <w:b/>
          <w:bCs/>
        </w:rPr>
        <w:t>PID-5 Patient Name (XPN)</w:t>
      </w:r>
    </w:p>
    <w:p w14:paraId="11A38949" w14:textId="0F7F866D" w:rsidR="00B11855" w:rsidRPr="001F42D3" w:rsidRDefault="003D003E" w:rsidP="0077204B">
      <w:pPr>
        <w:pStyle w:val="HL7FieldIndent2"/>
        <w:ind w:left="0" w:hanging="2"/>
        <w:rPr>
          <w:noProof w:val="0"/>
        </w:rPr>
      </w:pPr>
      <w:r w:rsidRPr="001F42D3">
        <w:rPr>
          <w:noProof w:val="0"/>
        </w:rPr>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 Refer to PID-31 Identity Unknown Indicator for the means to identify that while a PID segment is provided the identity of the patient is unknown.</w:t>
      </w:r>
    </w:p>
    <w:p w14:paraId="49D67D00" w14:textId="77777777" w:rsidR="00B11855" w:rsidRPr="001F42D3" w:rsidRDefault="003D003E" w:rsidP="00CF5627">
      <w:pPr>
        <w:pStyle w:val="BodyText"/>
      </w:pPr>
      <w:r w:rsidRPr="001F42D3">
        <w:rPr>
          <w:b/>
          <w:bCs/>
        </w:rPr>
        <w:t xml:space="preserve">PID-7 Date/Time of Birth (TSO) </w:t>
      </w:r>
    </w:p>
    <w:p w14:paraId="44864DC7" w14:textId="11394BF9" w:rsidR="00B11855" w:rsidRPr="001F42D3" w:rsidRDefault="003D003E" w:rsidP="0077204B">
      <w:pPr>
        <w:pStyle w:val="HL7FieldIndent2"/>
        <w:ind w:left="0" w:hanging="2"/>
        <w:rPr>
          <w:noProof w:val="0"/>
        </w:rPr>
      </w:pPr>
      <w:r w:rsidRPr="001F42D3">
        <w:rPr>
          <w:noProof w:val="0"/>
        </w:rPr>
        <w:lastRenderedPageBreak/>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w:t>
      </w:r>
    </w:p>
    <w:p w14:paraId="6F62B0E5" w14:textId="77777777" w:rsidR="00B11855" w:rsidRPr="001F42D3" w:rsidRDefault="003D003E" w:rsidP="00CF5627">
      <w:pPr>
        <w:pStyle w:val="BodyText"/>
      </w:pPr>
      <w:r w:rsidRPr="001F42D3">
        <w:rPr>
          <w:b/>
          <w:bCs/>
        </w:rPr>
        <w:t>PID-8 Administrative Sex (IS)</w:t>
      </w:r>
    </w:p>
    <w:p w14:paraId="382926B8" w14:textId="2E8AAF1F" w:rsidR="00B11855" w:rsidRPr="001F42D3" w:rsidRDefault="003D003E" w:rsidP="0077204B">
      <w:pPr>
        <w:pStyle w:val="HL7FieldIndent2"/>
        <w:ind w:left="0" w:hanging="2"/>
        <w:rPr>
          <w:noProof w:val="0"/>
        </w:rPr>
      </w:pPr>
      <w:r w:rsidRPr="001F42D3">
        <w:rPr>
          <w:noProof w:val="0"/>
        </w:rPr>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w:t>
      </w:r>
    </w:p>
    <w:p w14:paraId="1DBF3F7B" w14:textId="77777777" w:rsidR="00B11855" w:rsidRPr="001F42D3" w:rsidRDefault="003D003E" w:rsidP="00CF5627">
      <w:pPr>
        <w:pStyle w:val="BodyText"/>
      </w:pPr>
      <w:r w:rsidRPr="001F42D3">
        <w:rPr>
          <w:b/>
          <w:bCs/>
        </w:rPr>
        <w:t xml:space="preserve">PID-31 Identity Unknown Indicator (ID) </w:t>
      </w:r>
    </w:p>
    <w:p w14:paraId="4CF314F8" w14:textId="196CFD46" w:rsidR="00B11855" w:rsidRPr="001F42D3" w:rsidRDefault="003D003E" w:rsidP="0077204B">
      <w:pPr>
        <w:pStyle w:val="HL7FieldIndent2"/>
        <w:ind w:left="0" w:hanging="2"/>
        <w:rPr>
          <w:noProof w:val="0"/>
        </w:rPr>
      </w:pPr>
      <w:r w:rsidRPr="001F42D3">
        <w:rPr>
          <w:noProof w:val="0"/>
        </w:rPr>
        <w:t xml:space="preserve">Definition: This field indicates whether or not the patient's/person's identity is known. Refer to </w:t>
      </w:r>
      <w:r w:rsidR="006D613E" w:rsidRPr="001F42D3">
        <w:rPr>
          <w:noProof w:val="0"/>
        </w:rPr>
        <w:t>HL7</w:t>
      </w:r>
      <w:r w:rsidR="00995105" w:rsidRPr="001F42D3">
        <w:rPr>
          <w:noProof w:val="0"/>
        </w:rPr>
        <w:t xml:space="preserve"> </w:t>
      </w:r>
      <w:r w:rsidRPr="001F42D3">
        <w:rPr>
          <w:noProof w:val="0"/>
        </w:rPr>
        <w:t>Table 0136 - Yes/No Indicator for valid values.</w:t>
      </w:r>
    </w:p>
    <w:p w14:paraId="24784C48" w14:textId="77777777" w:rsidR="00B11855" w:rsidRPr="001F42D3" w:rsidRDefault="003D003E" w:rsidP="005C1693">
      <w:pPr>
        <w:pStyle w:val="ListBullet2"/>
      </w:pPr>
      <w:r w:rsidRPr="001F42D3">
        <w:t>Y the patient's/person's identity is unknown</w:t>
      </w:r>
    </w:p>
    <w:p w14:paraId="361325FF" w14:textId="77777777" w:rsidR="00B11855" w:rsidRPr="001F42D3" w:rsidRDefault="003D003E" w:rsidP="005C1693">
      <w:pPr>
        <w:pStyle w:val="ListBullet2"/>
      </w:pPr>
      <w:r w:rsidRPr="001F42D3">
        <w:t>N the patient's/person's identity is known</w:t>
      </w:r>
    </w:p>
    <w:p w14:paraId="17A57830" w14:textId="552CB530" w:rsidR="00B11855" w:rsidRPr="001F42D3" w:rsidRDefault="00800492" w:rsidP="00B34AEB">
      <w:pPr>
        <w:pStyle w:val="Heading2"/>
        <w:numPr>
          <w:ilvl w:val="0"/>
          <w:numId w:val="0"/>
        </w:numPr>
        <w:rPr>
          <w:noProof w:val="0"/>
        </w:rPr>
      </w:pPr>
      <w:bookmarkStart w:id="1899" w:name="_Toc401769859"/>
      <w:bookmarkStart w:id="1900" w:name="_Toc214889769"/>
      <w:r w:rsidRPr="001F42D3">
        <w:rPr>
          <w:noProof w:val="0"/>
        </w:rPr>
        <w:t xml:space="preserve">B.6 </w:t>
      </w:r>
      <w:r w:rsidR="003D003E" w:rsidRPr="001F42D3">
        <w:rPr>
          <w:noProof w:val="0"/>
        </w:rPr>
        <w:t>PV1 - Patient Visit Segment</w:t>
      </w:r>
      <w:bookmarkEnd w:id="1899"/>
      <w:bookmarkEnd w:id="1900"/>
    </w:p>
    <w:p w14:paraId="42008707" w14:textId="053D2513" w:rsidR="00B11855" w:rsidRPr="001F42D3" w:rsidRDefault="003D003E" w:rsidP="0077204B">
      <w:pPr>
        <w:pStyle w:val="BodyText"/>
      </w:pPr>
      <w:r w:rsidRPr="001F42D3">
        <w:t xml:space="preserve">See </w:t>
      </w:r>
      <w:r w:rsidR="006D613E" w:rsidRPr="001F42D3">
        <w:t>HL7</w:t>
      </w:r>
      <w:r w:rsidR="00995105" w:rsidRPr="001F42D3">
        <w:t xml:space="preserve"> </w:t>
      </w:r>
      <w:r w:rsidRPr="001F42D3">
        <w:t>V2.6 Section 3.4.3 for details.</w:t>
      </w:r>
    </w:p>
    <w:p w14:paraId="2948FD39" w14:textId="77777777" w:rsidR="00B11855" w:rsidRPr="001F42D3" w:rsidRDefault="003D003E" w:rsidP="0077204B">
      <w:pPr>
        <w:pStyle w:val="BodyText"/>
      </w:pPr>
      <w:r w:rsidRPr="001F42D3">
        <w:t>The PV1 segment is used by Registration/Patient Administration applications to communicate information on an account or visit-specific basis. The default is to send account level data. To use this segment for visit level data PV1-51 - Visit Indicator must be valued to ‘V’. The value of PV-51 affects the level of data being sent on the PV1, PV2, and any other segments that are part of the associated PV1 hierarchy (e.g., ROL, DG1, or OBX).</w:t>
      </w:r>
    </w:p>
    <w:p w14:paraId="702739D6" w14:textId="1A01CDBE" w:rsidR="00B11855" w:rsidRPr="001F42D3" w:rsidRDefault="003D003E" w:rsidP="0077204B">
      <w:pPr>
        <w:pStyle w:val="BodyText"/>
      </w:pPr>
      <w:r w:rsidRPr="001F42D3">
        <w:t xml:space="preserve">The facility ID, the optional fourth component of each patient location field, is a HD data type that is uniquely associated with the healthcare facility containing the location. A given institution, or group of intercommunicating institutions, should establish a list of facilities that may be potential assignors of patient locations. The list will be one of the institution’s master dictionary lists. Since third parties other than the assignors of patient locations may send or receive </w:t>
      </w:r>
      <w:r w:rsidR="006D613E" w:rsidRPr="001F42D3">
        <w:t>HL7</w:t>
      </w:r>
      <w:r w:rsidR="00995105" w:rsidRPr="001F42D3">
        <w:t xml:space="preserve"> </w:t>
      </w:r>
      <w:r w:rsidRPr="001F42D3">
        <w:t xml:space="preserve">messages containing patient locations, the facility ID in the patient location may not be the same as that implied by the sending and receiving systems identified in the MSH. The facility ID must be unique across facilities at a given site. This field is required for </w:t>
      </w:r>
      <w:r w:rsidR="006D613E" w:rsidRPr="001F42D3">
        <w:t>HL7</w:t>
      </w:r>
      <w:r w:rsidR="00995105" w:rsidRPr="001F42D3">
        <w:t xml:space="preserve"> </w:t>
      </w:r>
      <w:r w:rsidRPr="001F42D3">
        <w:t>implementations that have more than a single healthcare facility with bed locations, since the same &lt;point of care&gt; ^ &lt;room&gt; ^ &lt;bed&gt; combination may exist at more than one facility.</w:t>
      </w:r>
    </w:p>
    <w:p w14:paraId="360E02A1" w14:textId="5F617822" w:rsidR="00B37DF5" w:rsidRPr="001F42D3" w:rsidRDefault="003D003E" w:rsidP="0077204B">
      <w:pPr>
        <w:pStyle w:val="BodyText"/>
      </w:pPr>
      <w:r w:rsidRPr="001F42D3">
        <w:t xml:space="preserve">Details of the PV1 segment as used in the </w:t>
      </w:r>
      <w:r w:rsidR="006E73C1" w:rsidRPr="001F42D3">
        <w:t>IHE Devices Technical Framework</w:t>
      </w:r>
      <w:r w:rsidRPr="001F42D3">
        <w:t xml:space="preserve"> are given in Table B.6-1: </w:t>
      </w:r>
      <w:r w:rsidR="006D613E" w:rsidRPr="001F42D3">
        <w:t>HL7</w:t>
      </w:r>
      <w:r w:rsidR="00995105" w:rsidRPr="001F42D3">
        <w:t xml:space="preserve"> </w:t>
      </w:r>
      <w:r w:rsidRPr="001F42D3">
        <w:t>Attribute Table - PV1 - Patient Visit.</w:t>
      </w:r>
    </w:p>
    <w:p w14:paraId="528799E0" w14:textId="49402716" w:rsidR="00B11855" w:rsidRPr="001F42D3" w:rsidRDefault="003D003E" w:rsidP="00CF5627">
      <w:pPr>
        <w:pStyle w:val="TableTitle"/>
      </w:pPr>
      <w:r w:rsidRPr="001F42D3">
        <w:t xml:space="preserve">Table B.6-1: </w:t>
      </w:r>
      <w:r w:rsidR="006D613E" w:rsidRPr="001F42D3">
        <w:t>HL7</w:t>
      </w:r>
      <w:r w:rsidR="00995105" w:rsidRPr="001F42D3">
        <w:t xml:space="preserve"> </w:t>
      </w:r>
      <w:r w:rsidRPr="001F42D3">
        <w:t>Attribute Table - PV1 - Patient Visit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764"/>
        <w:gridCol w:w="760"/>
        <w:gridCol w:w="961"/>
        <w:gridCol w:w="919"/>
        <w:gridCol w:w="1258"/>
        <w:gridCol w:w="2834"/>
      </w:tblGrid>
      <w:tr w:rsidR="00C40FD5" w:rsidRPr="001F42D3" w14:paraId="249815EF" w14:textId="77777777" w:rsidTr="00A92110">
        <w:trPr>
          <w:cantSplit/>
          <w:tblHeader/>
          <w:jc w:val="center"/>
        </w:trPr>
        <w:tc>
          <w:tcPr>
            <w:tcW w:w="784" w:type="dxa"/>
            <w:shd w:val="clear" w:color="auto" w:fill="D9D9D9"/>
          </w:tcPr>
          <w:p w14:paraId="372719D7" w14:textId="77777777" w:rsidR="00B11855" w:rsidRPr="001F42D3" w:rsidRDefault="003D003E" w:rsidP="006B1888">
            <w:pPr>
              <w:pStyle w:val="TableEntryHeader"/>
            </w:pPr>
            <w:r w:rsidRPr="001F42D3">
              <w:t>SEQ</w:t>
            </w:r>
          </w:p>
        </w:tc>
        <w:tc>
          <w:tcPr>
            <w:tcW w:w="764" w:type="dxa"/>
            <w:shd w:val="clear" w:color="auto" w:fill="D9D9D9"/>
          </w:tcPr>
          <w:p w14:paraId="7217236C" w14:textId="77777777" w:rsidR="00B11855" w:rsidRPr="001F42D3" w:rsidRDefault="003D003E" w:rsidP="006B1888">
            <w:pPr>
              <w:pStyle w:val="TableEntryHeader"/>
            </w:pPr>
            <w:r w:rsidRPr="001F42D3">
              <w:t>LEN</w:t>
            </w:r>
          </w:p>
        </w:tc>
        <w:tc>
          <w:tcPr>
            <w:tcW w:w="760" w:type="dxa"/>
            <w:shd w:val="clear" w:color="auto" w:fill="D9D9D9"/>
          </w:tcPr>
          <w:p w14:paraId="7CB6C9A9" w14:textId="77777777" w:rsidR="00B11855" w:rsidRPr="001F42D3" w:rsidRDefault="003D003E" w:rsidP="006B1888">
            <w:pPr>
              <w:pStyle w:val="TableEntryHeader"/>
            </w:pPr>
            <w:r w:rsidRPr="001F42D3">
              <w:t>DT</w:t>
            </w:r>
          </w:p>
        </w:tc>
        <w:tc>
          <w:tcPr>
            <w:tcW w:w="961" w:type="dxa"/>
            <w:shd w:val="clear" w:color="auto" w:fill="D9D9D9"/>
          </w:tcPr>
          <w:p w14:paraId="0B635A19" w14:textId="77777777" w:rsidR="00B11855" w:rsidRPr="001F42D3" w:rsidRDefault="003D003E" w:rsidP="006B1888">
            <w:pPr>
              <w:pStyle w:val="TableEntryHeader"/>
            </w:pPr>
            <w:r w:rsidRPr="001F42D3">
              <w:t>Usage</w:t>
            </w:r>
          </w:p>
        </w:tc>
        <w:tc>
          <w:tcPr>
            <w:tcW w:w="919" w:type="dxa"/>
            <w:shd w:val="clear" w:color="auto" w:fill="D9D9D9"/>
          </w:tcPr>
          <w:p w14:paraId="7D8434BD" w14:textId="77777777" w:rsidR="00B11855" w:rsidRPr="001F42D3" w:rsidRDefault="003D003E" w:rsidP="006B1888">
            <w:pPr>
              <w:pStyle w:val="TableEntryHeader"/>
            </w:pPr>
            <w:r w:rsidRPr="001F42D3">
              <w:t>Card.</w:t>
            </w:r>
          </w:p>
        </w:tc>
        <w:tc>
          <w:tcPr>
            <w:tcW w:w="1258" w:type="dxa"/>
            <w:shd w:val="clear" w:color="auto" w:fill="D9D9D9"/>
          </w:tcPr>
          <w:p w14:paraId="53E837B0" w14:textId="77777777" w:rsidR="00B11855" w:rsidRPr="001F42D3" w:rsidRDefault="003D003E" w:rsidP="006B1888">
            <w:pPr>
              <w:pStyle w:val="TableEntryHeader"/>
            </w:pPr>
            <w:r w:rsidRPr="001F42D3">
              <w:t>TBL#</w:t>
            </w:r>
          </w:p>
        </w:tc>
        <w:tc>
          <w:tcPr>
            <w:tcW w:w="2834" w:type="dxa"/>
            <w:shd w:val="clear" w:color="auto" w:fill="D9D9D9"/>
          </w:tcPr>
          <w:p w14:paraId="0EAD2CB0" w14:textId="77777777" w:rsidR="00B11855" w:rsidRPr="001F42D3" w:rsidRDefault="003D003E" w:rsidP="006B1888">
            <w:pPr>
              <w:pStyle w:val="TableEntryHeader"/>
            </w:pPr>
            <w:r w:rsidRPr="001F42D3">
              <w:t>Element name</w:t>
            </w:r>
          </w:p>
        </w:tc>
      </w:tr>
      <w:tr w:rsidR="00C40FD5" w:rsidRPr="001F42D3" w14:paraId="39D1CAB7" w14:textId="77777777" w:rsidTr="006C0E8E">
        <w:trPr>
          <w:cantSplit/>
          <w:jc w:val="center"/>
        </w:trPr>
        <w:tc>
          <w:tcPr>
            <w:tcW w:w="784" w:type="dxa"/>
          </w:tcPr>
          <w:p w14:paraId="798E3BED" w14:textId="77777777" w:rsidR="00B11855" w:rsidRPr="001F42D3" w:rsidRDefault="003D003E" w:rsidP="006B1888">
            <w:pPr>
              <w:pStyle w:val="TableEntry"/>
            </w:pPr>
            <w:r w:rsidRPr="001F42D3">
              <w:t>1</w:t>
            </w:r>
          </w:p>
        </w:tc>
        <w:tc>
          <w:tcPr>
            <w:tcW w:w="764" w:type="dxa"/>
          </w:tcPr>
          <w:p w14:paraId="609DE596" w14:textId="77777777" w:rsidR="00B11855" w:rsidRPr="001F42D3" w:rsidRDefault="003D003E" w:rsidP="006B1888">
            <w:pPr>
              <w:pStyle w:val="TableEntry"/>
            </w:pPr>
            <w:r w:rsidRPr="001F42D3">
              <w:t>4</w:t>
            </w:r>
          </w:p>
        </w:tc>
        <w:tc>
          <w:tcPr>
            <w:tcW w:w="760" w:type="dxa"/>
          </w:tcPr>
          <w:p w14:paraId="247D9A50" w14:textId="77777777" w:rsidR="00B11855" w:rsidRPr="001F42D3" w:rsidRDefault="003D003E" w:rsidP="006B1888">
            <w:pPr>
              <w:pStyle w:val="TableEntry"/>
            </w:pPr>
            <w:r w:rsidRPr="001F42D3">
              <w:t>SI</w:t>
            </w:r>
          </w:p>
        </w:tc>
        <w:tc>
          <w:tcPr>
            <w:tcW w:w="961" w:type="dxa"/>
          </w:tcPr>
          <w:p w14:paraId="0195BB58" w14:textId="77777777" w:rsidR="00B11855" w:rsidRPr="001F42D3" w:rsidRDefault="003D003E" w:rsidP="006B1888">
            <w:pPr>
              <w:pStyle w:val="TableEntry"/>
            </w:pPr>
            <w:r w:rsidRPr="001F42D3">
              <w:t>X</w:t>
            </w:r>
          </w:p>
        </w:tc>
        <w:tc>
          <w:tcPr>
            <w:tcW w:w="919" w:type="dxa"/>
          </w:tcPr>
          <w:p w14:paraId="6840CEFF" w14:textId="77777777" w:rsidR="00B11855" w:rsidRPr="001F42D3" w:rsidRDefault="003D003E" w:rsidP="006B1888">
            <w:pPr>
              <w:pStyle w:val="TableEntry"/>
            </w:pPr>
            <w:r w:rsidRPr="001F42D3">
              <w:t>[0..0]</w:t>
            </w:r>
          </w:p>
        </w:tc>
        <w:tc>
          <w:tcPr>
            <w:tcW w:w="1258" w:type="dxa"/>
          </w:tcPr>
          <w:p w14:paraId="1951F70A" w14:textId="77777777" w:rsidR="00B11855" w:rsidRPr="001F42D3" w:rsidRDefault="00B11855" w:rsidP="006B1888">
            <w:pPr>
              <w:pStyle w:val="TableEntry"/>
            </w:pPr>
          </w:p>
        </w:tc>
        <w:tc>
          <w:tcPr>
            <w:tcW w:w="2834" w:type="dxa"/>
          </w:tcPr>
          <w:p w14:paraId="787EF6DF" w14:textId="77777777" w:rsidR="00B11855" w:rsidRPr="001F42D3" w:rsidRDefault="003D003E" w:rsidP="006B1888">
            <w:pPr>
              <w:pStyle w:val="TableEntry"/>
            </w:pPr>
            <w:r w:rsidRPr="001F42D3">
              <w:t>Set ID - PV1</w:t>
            </w:r>
          </w:p>
        </w:tc>
      </w:tr>
      <w:tr w:rsidR="00C40FD5" w:rsidRPr="001F42D3" w14:paraId="261E808B" w14:textId="77777777" w:rsidTr="006C0E8E">
        <w:trPr>
          <w:cantSplit/>
          <w:jc w:val="center"/>
        </w:trPr>
        <w:tc>
          <w:tcPr>
            <w:tcW w:w="784" w:type="dxa"/>
          </w:tcPr>
          <w:p w14:paraId="405A9224" w14:textId="77777777" w:rsidR="00B11855" w:rsidRPr="001F42D3" w:rsidRDefault="003D003E" w:rsidP="006B1888">
            <w:pPr>
              <w:pStyle w:val="TableEntry"/>
            </w:pPr>
            <w:r w:rsidRPr="001F42D3">
              <w:t>2</w:t>
            </w:r>
          </w:p>
        </w:tc>
        <w:tc>
          <w:tcPr>
            <w:tcW w:w="764" w:type="dxa"/>
          </w:tcPr>
          <w:p w14:paraId="6DA549BD" w14:textId="77777777" w:rsidR="00B11855" w:rsidRPr="001F42D3" w:rsidRDefault="003D003E" w:rsidP="006B1888">
            <w:pPr>
              <w:pStyle w:val="TableEntry"/>
            </w:pPr>
            <w:r w:rsidRPr="001F42D3">
              <w:t>1</w:t>
            </w:r>
          </w:p>
        </w:tc>
        <w:tc>
          <w:tcPr>
            <w:tcW w:w="760" w:type="dxa"/>
          </w:tcPr>
          <w:p w14:paraId="790ACF9E" w14:textId="77777777" w:rsidR="00B11855" w:rsidRPr="001F42D3" w:rsidRDefault="003D003E" w:rsidP="006B1888">
            <w:pPr>
              <w:pStyle w:val="TableEntry"/>
            </w:pPr>
            <w:r w:rsidRPr="001F42D3">
              <w:t>IS</w:t>
            </w:r>
          </w:p>
        </w:tc>
        <w:tc>
          <w:tcPr>
            <w:tcW w:w="961" w:type="dxa"/>
          </w:tcPr>
          <w:p w14:paraId="2ECBD942" w14:textId="77777777" w:rsidR="00B11855" w:rsidRPr="001F42D3" w:rsidRDefault="003D003E" w:rsidP="006B1888">
            <w:pPr>
              <w:pStyle w:val="TableEntry"/>
            </w:pPr>
            <w:r w:rsidRPr="001F42D3">
              <w:t>R</w:t>
            </w:r>
          </w:p>
        </w:tc>
        <w:tc>
          <w:tcPr>
            <w:tcW w:w="919" w:type="dxa"/>
          </w:tcPr>
          <w:p w14:paraId="5D5A925D" w14:textId="77777777" w:rsidR="00B11855" w:rsidRPr="001F42D3" w:rsidRDefault="003D003E" w:rsidP="006B1888">
            <w:pPr>
              <w:pStyle w:val="TableEntry"/>
            </w:pPr>
            <w:r w:rsidRPr="001F42D3">
              <w:t>[1..1]</w:t>
            </w:r>
          </w:p>
        </w:tc>
        <w:tc>
          <w:tcPr>
            <w:tcW w:w="1258" w:type="dxa"/>
          </w:tcPr>
          <w:p w14:paraId="76ADEE5F" w14:textId="77777777" w:rsidR="00B11855" w:rsidRPr="001F42D3" w:rsidRDefault="00660950" w:rsidP="00660950">
            <w:pPr>
              <w:pStyle w:val="TableEntry"/>
            </w:pPr>
            <w:r w:rsidRPr="001F42D3">
              <w:t>0004</w:t>
            </w:r>
          </w:p>
        </w:tc>
        <w:tc>
          <w:tcPr>
            <w:tcW w:w="2834" w:type="dxa"/>
          </w:tcPr>
          <w:p w14:paraId="099EA4A2" w14:textId="77777777" w:rsidR="00B11855" w:rsidRPr="001F42D3" w:rsidRDefault="003D003E" w:rsidP="006B1888">
            <w:pPr>
              <w:pStyle w:val="TableEntry"/>
            </w:pPr>
            <w:r w:rsidRPr="001F42D3">
              <w:t>Patient Class</w:t>
            </w:r>
          </w:p>
        </w:tc>
      </w:tr>
      <w:tr w:rsidR="00C40FD5" w:rsidRPr="001F42D3" w14:paraId="1C2E3F5C" w14:textId="77777777" w:rsidTr="006C0E8E">
        <w:trPr>
          <w:cantSplit/>
          <w:jc w:val="center"/>
        </w:trPr>
        <w:tc>
          <w:tcPr>
            <w:tcW w:w="784" w:type="dxa"/>
          </w:tcPr>
          <w:p w14:paraId="7B3615FB" w14:textId="77777777" w:rsidR="00B11855" w:rsidRPr="001F42D3" w:rsidRDefault="003D003E" w:rsidP="006B1888">
            <w:pPr>
              <w:pStyle w:val="TableEntry"/>
            </w:pPr>
            <w:r w:rsidRPr="001F42D3">
              <w:lastRenderedPageBreak/>
              <w:t>3</w:t>
            </w:r>
          </w:p>
        </w:tc>
        <w:tc>
          <w:tcPr>
            <w:tcW w:w="764" w:type="dxa"/>
          </w:tcPr>
          <w:p w14:paraId="64F634F1" w14:textId="77777777" w:rsidR="00B11855" w:rsidRPr="001F42D3" w:rsidRDefault="003D003E" w:rsidP="006B1888">
            <w:pPr>
              <w:pStyle w:val="TableEntry"/>
            </w:pPr>
            <w:r w:rsidRPr="001F42D3">
              <w:t>80</w:t>
            </w:r>
          </w:p>
        </w:tc>
        <w:tc>
          <w:tcPr>
            <w:tcW w:w="760" w:type="dxa"/>
          </w:tcPr>
          <w:p w14:paraId="5459FE01" w14:textId="77777777" w:rsidR="00B11855" w:rsidRPr="001F42D3" w:rsidRDefault="003D003E" w:rsidP="006B1888">
            <w:pPr>
              <w:pStyle w:val="TableEntry"/>
            </w:pPr>
            <w:r w:rsidRPr="001F42D3">
              <w:t>PL</w:t>
            </w:r>
          </w:p>
        </w:tc>
        <w:tc>
          <w:tcPr>
            <w:tcW w:w="961" w:type="dxa"/>
          </w:tcPr>
          <w:p w14:paraId="1B726141" w14:textId="77777777" w:rsidR="00B11855" w:rsidRPr="001F42D3" w:rsidRDefault="003D003E" w:rsidP="006B1888">
            <w:pPr>
              <w:pStyle w:val="TableEntry"/>
            </w:pPr>
            <w:r w:rsidRPr="001F42D3">
              <w:t>RE</w:t>
            </w:r>
          </w:p>
        </w:tc>
        <w:tc>
          <w:tcPr>
            <w:tcW w:w="919" w:type="dxa"/>
          </w:tcPr>
          <w:p w14:paraId="0E09BBE1" w14:textId="77777777" w:rsidR="00B11855" w:rsidRPr="001F42D3" w:rsidRDefault="003D003E" w:rsidP="006B1888">
            <w:pPr>
              <w:pStyle w:val="TableEntry"/>
            </w:pPr>
            <w:r w:rsidRPr="001F42D3">
              <w:t>[0..1]</w:t>
            </w:r>
          </w:p>
        </w:tc>
        <w:tc>
          <w:tcPr>
            <w:tcW w:w="1258" w:type="dxa"/>
          </w:tcPr>
          <w:p w14:paraId="2679623C" w14:textId="77777777" w:rsidR="00B11855" w:rsidRPr="001F42D3" w:rsidRDefault="00B11855" w:rsidP="006B1888">
            <w:pPr>
              <w:pStyle w:val="TableEntry"/>
            </w:pPr>
          </w:p>
        </w:tc>
        <w:tc>
          <w:tcPr>
            <w:tcW w:w="2834" w:type="dxa"/>
          </w:tcPr>
          <w:p w14:paraId="19BA53D1" w14:textId="77777777" w:rsidR="00B11855" w:rsidRPr="001F42D3" w:rsidRDefault="003D003E" w:rsidP="006B1888">
            <w:pPr>
              <w:pStyle w:val="TableEntry"/>
            </w:pPr>
            <w:r w:rsidRPr="001F42D3">
              <w:t>Assigned Patient Location</w:t>
            </w:r>
          </w:p>
        </w:tc>
      </w:tr>
      <w:tr w:rsidR="00C40FD5" w:rsidRPr="001F42D3" w14:paraId="1929B40E" w14:textId="77777777" w:rsidTr="006C0E8E">
        <w:trPr>
          <w:cantSplit/>
          <w:jc w:val="center"/>
        </w:trPr>
        <w:tc>
          <w:tcPr>
            <w:tcW w:w="784" w:type="dxa"/>
          </w:tcPr>
          <w:p w14:paraId="35417C5F" w14:textId="77777777" w:rsidR="00B11855" w:rsidRPr="001F42D3" w:rsidRDefault="003D003E" w:rsidP="006B1888">
            <w:pPr>
              <w:pStyle w:val="TableEntry"/>
            </w:pPr>
            <w:r w:rsidRPr="001F42D3">
              <w:t>4</w:t>
            </w:r>
          </w:p>
        </w:tc>
        <w:tc>
          <w:tcPr>
            <w:tcW w:w="764" w:type="dxa"/>
          </w:tcPr>
          <w:p w14:paraId="2C4D1B16" w14:textId="77777777" w:rsidR="00B11855" w:rsidRPr="001F42D3" w:rsidRDefault="003D003E" w:rsidP="006B1888">
            <w:pPr>
              <w:pStyle w:val="TableEntry"/>
            </w:pPr>
            <w:r w:rsidRPr="001F42D3">
              <w:t>2</w:t>
            </w:r>
          </w:p>
        </w:tc>
        <w:tc>
          <w:tcPr>
            <w:tcW w:w="760" w:type="dxa"/>
          </w:tcPr>
          <w:p w14:paraId="2514D4EA" w14:textId="77777777" w:rsidR="00B11855" w:rsidRPr="001F42D3" w:rsidRDefault="003D003E" w:rsidP="006B1888">
            <w:pPr>
              <w:pStyle w:val="TableEntry"/>
            </w:pPr>
            <w:r w:rsidRPr="001F42D3">
              <w:t>IS</w:t>
            </w:r>
          </w:p>
        </w:tc>
        <w:tc>
          <w:tcPr>
            <w:tcW w:w="961" w:type="dxa"/>
          </w:tcPr>
          <w:p w14:paraId="2B38D825" w14:textId="77777777" w:rsidR="00B11855" w:rsidRPr="001F42D3" w:rsidRDefault="003D003E" w:rsidP="006B1888">
            <w:pPr>
              <w:pStyle w:val="TableEntry"/>
            </w:pPr>
            <w:r w:rsidRPr="001F42D3">
              <w:t>X</w:t>
            </w:r>
          </w:p>
        </w:tc>
        <w:tc>
          <w:tcPr>
            <w:tcW w:w="919" w:type="dxa"/>
          </w:tcPr>
          <w:p w14:paraId="3EC8D3B1" w14:textId="77777777" w:rsidR="00B11855" w:rsidRPr="001F42D3" w:rsidRDefault="003D003E" w:rsidP="006B1888">
            <w:pPr>
              <w:pStyle w:val="TableEntry"/>
            </w:pPr>
            <w:r w:rsidRPr="001F42D3">
              <w:t>[0..0]</w:t>
            </w:r>
          </w:p>
        </w:tc>
        <w:tc>
          <w:tcPr>
            <w:tcW w:w="1258" w:type="dxa"/>
          </w:tcPr>
          <w:p w14:paraId="396DF562" w14:textId="77777777" w:rsidR="00B11855" w:rsidRPr="001F42D3" w:rsidRDefault="00660950" w:rsidP="00A83C87">
            <w:pPr>
              <w:pStyle w:val="TableEntry"/>
            </w:pPr>
            <w:r w:rsidRPr="001F42D3">
              <w:t>0007</w:t>
            </w:r>
          </w:p>
        </w:tc>
        <w:tc>
          <w:tcPr>
            <w:tcW w:w="2834" w:type="dxa"/>
          </w:tcPr>
          <w:p w14:paraId="4A6B8066" w14:textId="77777777" w:rsidR="00B11855" w:rsidRPr="001F42D3" w:rsidRDefault="003D003E" w:rsidP="006B1888">
            <w:pPr>
              <w:pStyle w:val="TableEntry"/>
            </w:pPr>
            <w:r w:rsidRPr="001F42D3">
              <w:t>Admission Type</w:t>
            </w:r>
          </w:p>
        </w:tc>
      </w:tr>
      <w:tr w:rsidR="00C40FD5" w:rsidRPr="001F42D3" w14:paraId="21CF5B55" w14:textId="77777777" w:rsidTr="006C0E8E">
        <w:trPr>
          <w:cantSplit/>
          <w:jc w:val="center"/>
        </w:trPr>
        <w:tc>
          <w:tcPr>
            <w:tcW w:w="784" w:type="dxa"/>
          </w:tcPr>
          <w:p w14:paraId="6FED3F3F" w14:textId="77777777" w:rsidR="00B11855" w:rsidRPr="001F42D3" w:rsidRDefault="003D003E" w:rsidP="006B1888">
            <w:pPr>
              <w:pStyle w:val="TableEntry"/>
            </w:pPr>
            <w:r w:rsidRPr="001F42D3">
              <w:t>5</w:t>
            </w:r>
          </w:p>
        </w:tc>
        <w:tc>
          <w:tcPr>
            <w:tcW w:w="764" w:type="dxa"/>
          </w:tcPr>
          <w:p w14:paraId="7BA03CA2" w14:textId="77777777" w:rsidR="00B11855" w:rsidRPr="001F42D3" w:rsidRDefault="003D003E" w:rsidP="006B1888">
            <w:pPr>
              <w:pStyle w:val="TableEntry"/>
            </w:pPr>
            <w:r w:rsidRPr="001F42D3">
              <w:t>250</w:t>
            </w:r>
          </w:p>
        </w:tc>
        <w:tc>
          <w:tcPr>
            <w:tcW w:w="760" w:type="dxa"/>
          </w:tcPr>
          <w:p w14:paraId="4D4310A8" w14:textId="77777777" w:rsidR="00B11855" w:rsidRPr="001F42D3" w:rsidRDefault="003D003E" w:rsidP="006B1888">
            <w:pPr>
              <w:pStyle w:val="TableEntry"/>
            </w:pPr>
            <w:r w:rsidRPr="001F42D3">
              <w:t>CX</w:t>
            </w:r>
          </w:p>
        </w:tc>
        <w:tc>
          <w:tcPr>
            <w:tcW w:w="961" w:type="dxa"/>
          </w:tcPr>
          <w:p w14:paraId="20E2D5F9" w14:textId="77777777" w:rsidR="00B11855" w:rsidRPr="001F42D3" w:rsidRDefault="003D003E" w:rsidP="006B1888">
            <w:pPr>
              <w:pStyle w:val="TableEntry"/>
            </w:pPr>
            <w:r w:rsidRPr="001F42D3">
              <w:t>X</w:t>
            </w:r>
          </w:p>
        </w:tc>
        <w:tc>
          <w:tcPr>
            <w:tcW w:w="919" w:type="dxa"/>
          </w:tcPr>
          <w:p w14:paraId="39377C3C" w14:textId="77777777" w:rsidR="00B11855" w:rsidRPr="001F42D3" w:rsidRDefault="003D003E" w:rsidP="006B1888">
            <w:pPr>
              <w:pStyle w:val="TableEntry"/>
            </w:pPr>
            <w:r w:rsidRPr="001F42D3">
              <w:t>[0..0]</w:t>
            </w:r>
          </w:p>
        </w:tc>
        <w:tc>
          <w:tcPr>
            <w:tcW w:w="1258" w:type="dxa"/>
          </w:tcPr>
          <w:p w14:paraId="20A5EE47" w14:textId="77777777" w:rsidR="00B11855" w:rsidRPr="001F42D3" w:rsidRDefault="00B11855" w:rsidP="006B1888">
            <w:pPr>
              <w:pStyle w:val="TableEntry"/>
            </w:pPr>
          </w:p>
        </w:tc>
        <w:tc>
          <w:tcPr>
            <w:tcW w:w="2834" w:type="dxa"/>
          </w:tcPr>
          <w:p w14:paraId="18B2E386" w14:textId="77777777" w:rsidR="00B11855" w:rsidRPr="001F42D3" w:rsidRDefault="003D003E" w:rsidP="006B1888">
            <w:pPr>
              <w:pStyle w:val="TableEntry"/>
            </w:pPr>
            <w:r w:rsidRPr="001F42D3">
              <w:t>Preadmit Number</w:t>
            </w:r>
          </w:p>
        </w:tc>
      </w:tr>
      <w:tr w:rsidR="00C40FD5" w:rsidRPr="001F42D3" w14:paraId="2404C091" w14:textId="77777777" w:rsidTr="006C0E8E">
        <w:trPr>
          <w:cantSplit/>
          <w:jc w:val="center"/>
        </w:trPr>
        <w:tc>
          <w:tcPr>
            <w:tcW w:w="784" w:type="dxa"/>
          </w:tcPr>
          <w:p w14:paraId="2AEF8294" w14:textId="77777777" w:rsidR="00B11855" w:rsidRPr="001F42D3" w:rsidRDefault="003D003E" w:rsidP="006B1888">
            <w:pPr>
              <w:pStyle w:val="TableEntry"/>
            </w:pPr>
            <w:r w:rsidRPr="001F42D3">
              <w:t>6</w:t>
            </w:r>
          </w:p>
        </w:tc>
        <w:tc>
          <w:tcPr>
            <w:tcW w:w="764" w:type="dxa"/>
          </w:tcPr>
          <w:p w14:paraId="4171322B" w14:textId="77777777" w:rsidR="00B11855" w:rsidRPr="001F42D3" w:rsidRDefault="003D003E" w:rsidP="006B1888">
            <w:pPr>
              <w:pStyle w:val="TableEntry"/>
            </w:pPr>
            <w:r w:rsidRPr="001F42D3">
              <w:t>80</w:t>
            </w:r>
          </w:p>
        </w:tc>
        <w:tc>
          <w:tcPr>
            <w:tcW w:w="760" w:type="dxa"/>
          </w:tcPr>
          <w:p w14:paraId="2E9E839F" w14:textId="77777777" w:rsidR="00B11855" w:rsidRPr="001F42D3" w:rsidRDefault="003D003E" w:rsidP="006B1888">
            <w:pPr>
              <w:pStyle w:val="TableEntry"/>
            </w:pPr>
            <w:r w:rsidRPr="001F42D3">
              <w:t>PL</w:t>
            </w:r>
          </w:p>
        </w:tc>
        <w:tc>
          <w:tcPr>
            <w:tcW w:w="961" w:type="dxa"/>
          </w:tcPr>
          <w:p w14:paraId="122C4919" w14:textId="77777777" w:rsidR="00B11855" w:rsidRPr="001F42D3" w:rsidRDefault="003D003E" w:rsidP="006B1888">
            <w:pPr>
              <w:pStyle w:val="TableEntry"/>
            </w:pPr>
            <w:r w:rsidRPr="001F42D3">
              <w:t>X</w:t>
            </w:r>
          </w:p>
        </w:tc>
        <w:tc>
          <w:tcPr>
            <w:tcW w:w="919" w:type="dxa"/>
          </w:tcPr>
          <w:p w14:paraId="47FD11DC" w14:textId="77777777" w:rsidR="00B11855" w:rsidRPr="001F42D3" w:rsidRDefault="003D003E" w:rsidP="006B1888">
            <w:pPr>
              <w:pStyle w:val="TableEntry"/>
            </w:pPr>
            <w:r w:rsidRPr="001F42D3">
              <w:t>[0..0]</w:t>
            </w:r>
          </w:p>
        </w:tc>
        <w:tc>
          <w:tcPr>
            <w:tcW w:w="1258" w:type="dxa"/>
          </w:tcPr>
          <w:p w14:paraId="52A2ED3A" w14:textId="77777777" w:rsidR="00B11855" w:rsidRPr="001F42D3" w:rsidRDefault="00B11855" w:rsidP="006B1888">
            <w:pPr>
              <w:pStyle w:val="TableEntry"/>
            </w:pPr>
          </w:p>
        </w:tc>
        <w:tc>
          <w:tcPr>
            <w:tcW w:w="2834" w:type="dxa"/>
          </w:tcPr>
          <w:p w14:paraId="4F73AEC6" w14:textId="77777777" w:rsidR="00B11855" w:rsidRPr="001F42D3" w:rsidRDefault="003D003E" w:rsidP="006B1888">
            <w:pPr>
              <w:pStyle w:val="TableEntry"/>
            </w:pPr>
            <w:r w:rsidRPr="001F42D3">
              <w:t>Prior Patient Location</w:t>
            </w:r>
          </w:p>
        </w:tc>
      </w:tr>
      <w:tr w:rsidR="00C40FD5" w:rsidRPr="001F42D3" w14:paraId="29B93A09" w14:textId="77777777" w:rsidTr="006C0E8E">
        <w:trPr>
          <w:cantSplit/>
          <w:jc w:val="center"/>
        </w:trPr>
        <w:tc>
          <w:tcPr>
            <w:tcW w:w="784" w:type="dxa"/>
          </w:tcPr>
          <w:p w14:paraId="655C3DF6" w14:textId="77777777" w:rsidR="00B11855" w:rsidRPr="001F42D3" w:rsidRDefault="003D003E" w:rsidP="006B1888">
            <w:pPr>
              <w:pStyle w:val="TableEntry"/>
            </w:pPr>
            <w:r w:rsidRPr="001F42D3">
              <w:t>7</w:t>
            </w:r>
          </w:p>
        </w:tc>
        <w:tc>
          <w:tcPr>
            <w:tcW w:w="764" w:type="dxa"/>
          </w:tcPr>
          <w:p w14:paraId="1EC1E48E" w14:textId="77777777" w:rsidR="00B11855" w:rsidRPr="001F42D3" w:rsidRDefault="003D003E" w:rsidP="006B1888">
            <w:pPr>
              <w:pStyle w:val="TableEntry"/>
            </w:pPr>
            <w:r w:rsidRPr="001F42D3">
              <w:t>250</w:t>
            </w:r>
          </w:p>
        </w:tc>
        <w:tc>
          <w:tcPr>
            <w:tcW w:w="760" w:type="dxa"/>
          </w:tcPr>
          <w:p w14:paraId="0F69DB6E" w14:textId="77777777" w:rsidR="00B11855" w:rsidRPr="001F42D3" w:rsidRDefault="003D003E" w:rsidP="006B1888">
            <w:pPr>
              <w:pStyle w:val="TableEntry"/>
            </w:pPr>
            <w:r w:rsidRPr="001F42D3">
              <w:t>XCN</w:t>
            </w:r>
          </w:p>
        </w:tc>
        <w:tc>
          <w:tcPr>
            <w:tcW w:w="961" w:type="dxa"/>
          </w:tcPr>
          <w:p w14:paraId="6B13B525" w14:textId="77777777" w:rsidR="00B11855" w:rsidRPr="001F42D3" w:rsidRDefault="003D003E" w:rsidP="006B1888">
            <w:pPr>
              <w:pStyle w:val="TableEntry"/>
            </w:pPr>
            <w:r w:rsidRPr="001F42D3">
              <w:t>X</w:t>
            </w:r>
          </w:p>
        </w:tc>
        <w:tc>
          <w:tcPr>
            <w:tcW w:w="919" w:type="dxa"/>
          </w:tcPr>
          <w:p w14:paraId="6E193065" w14:textId="77777777" w:rsidR="00B11855" w:rsidRPr="001F42D3" w:rsidRDefault="003D003E" w:rsidP="006B1888">
            <w:pPr>
              <w:pStyle w:val="TableEntry"/>
            </w:pPr>
            <w:r w:rsidRPr="001F42D3">
              <w:t>[0..0]</w:t>
            </w:r>
          </w:p>
        </w:tc>
        <w:tc>
          <w:tcPr>
            <w:tcW w:w="1258" w:type="dxa"/>
          </w:tcPr>
          <w:p w14:paraId="57627885" w14:textId="77777777" w:rsidR="00B11855" w:rsidRPr="001F42D3" w:rsidRDefault="003D003E" w:rsidP="006B1888">
            <w:pPr>
              <w:pStyle w:val="TableEntry"/>
            </w:pPr>
            <w:r w:rsidRPr="001F42D3">
              <w:t>0010</w:t>
            </w:r>
          </w:p>
        </w:tc>
        <w:tc>
          <w:tcPr>
            <w:tcW w:w="2834" w:type="dxa"/>
          </w:tcPr>
          <w:p w14:paraId="77B65A75" w14:textId="77777777" w:rsidR="00B11855" w:rsidRPr="001F42D3" w:rsidRDefault="003D003E" w:rsidP="006B1888">
            <w:pPr>
              <w:pStyle w:val="TableEntry"/>
            </w:pPr>
            <w:r w:rsidRPr="001F42D3">
              <w:t>Attending Doctor</w:t>
            </w:r>
          </w:p>
        </w:tc>
      </w:tr>
      <w:tr w:rsidR="00C40FD5" w:rsidRPr="001F42D3" w14:paraId="03D9ADED" w14:textId="77777777" w:rsidTr="006C0E8E">
        <w:trPr>
          <w:cantSplit/>
          <w:jc w:val="center"/>
        </w:trPr>
        <w:tc>
          <w:tcPr>
            <w:tcW w:w="784" w:type="dxa"/>
          </w:tcPr>
          <w:p w14:paraId="41F424BD" w14:textId="77777777" w:rsidR="00B11855" w:rsidRPr="001F42D3" w:rsidRDefault="003D003E" w:rsidP="006B1888">
            <w:pPr>
              <w:pStyle w:val="TableEntry"/>
            </w:pPr>
            <w:r w:rsidRPr="001F42D3">
              <w:t>8</w:t>
            </w:r>
          </w:p>
        </w:tc>
        <w:tc>
          <w:tcPr>
            <w:tcW w:w="764" w:type="dxa"/>
          </w:tcPr>
          <w:p w14:paraId="4E324CB6" w14:textId="77777777" w:rsidR="00B11855" w:rsidRPr="001F42D3" w:rsidRDefault="003D003E" w:rsidP="006B1888">
            <w:pPr>
              <w:pStyle w:val="TableEntry"/>
            </w:pPr>
            <w:r w:rsidRPr="001F42D3">
              <w:t>250</w:t>
            </w:r>
          </w:p>
        </w:tc>
        <w:tc>
          <w:tcPr>
            <w:tcW w:w="760" w:type="dxa"/>
          </w:tcPr>
          <w:p w14:paraId="7AB5CB17" w14:textId="77777777" w:rsidR="00B11855" w:rsidRPr="001F42D3" w:rsidRDefault="003D003E" w:rsidP="006B1888">
            <w:pPr>
              <w:pStyle w:val="TableEntry"/>
            </w:pPr>
            <w:r w:rsidRPr="001F42D3">
              <w:t>XCN</w:t>
            </w:r>
          </w:p>
        </w:tc>
        <w:tc>
          <w:tcPr>
            <w:tcW w:w="961" w:type="dxa"/>
          </w:tcPr>
          <w:p w14:paraId="2B3D1D8E" w14:textId="77777777" w:rsidR="00B11855" w:rsidRPr="001F42D3" w:rsidRDefault="003D003E" w:rsidP="006B1888">
            <w:pPr>
              <w:pStyle w:val="TableEntry"/>
            </w:pPr>
            <w:r w:rsidRPr="001F42D3">
              <w:t>X</w:t>
            </w:r>
          </w:p>
        </w:tc>
        <w:tc>
          <w:tcPr>
            <w:tcW w:w="919" w:type="dxa"/>
          </w:tcPr>
          <w:p w14:paraId="62A38F26" w14:textId="77777777" w:rsidR="00B11855" w:rsidRPr="001F42D3" w:rsidRDefault="003D003E" w:rsidP="006B1888">
            <w:pPr>
              <w:pStyle w:val="TableEntry"/>
            </w:pPr>
            <w:r w:rsidRPr="001F42D3">
              <w:t>[0..0]</w:t>
            </w:r>
          </w:p>
        </w:tc>
        <w:tc>
          <w:tcPr>
            <w:tcW w:w="1258" w:type="dxa"/>
          </w:tcPr>
          <w:p w14:paraId="37B79858" w14:textId="77777777" w:rsidR="00B11855" w:rsidRPr="001F42D3" w:rsidRDefault="003D003E" w:rsidP="006B1888">
            <w:pPr>
              <w:pStyle w:val="TableEntry"/>
            </w:pPr>
            <w:r w:rsidRPr="001F42D3">
              <w:t>0010</w:t>
            </w:r>
          </w:p>
        </w:tc>
        <w:tc>
          <w:tcPr>
            <w:tcW w:w="2834" w:type="dxa"/>
          </w:tcPr>
          <w:p w14:paraId="195C4542" w14:textId="77777777" w:rsidR="00B11855" w:rsidRPr="001F42D3" w:rsidRDefault="003D003E" w:rsidP="006B1888">
            <w:pPr>
              <w:pStyle w:val="TableEntry"/>
            </w:pPr>
            <w:r w:rsidRPr="001F42D3">
              <w:t>Referring Doctor</w:t>
            </w:r>
          </w:p>
        </w:tc>
      </w:tr>
      <w:tr w:rsidR="00C40FD5" w:rsidRPr="001F42D3" w14:paraId="1581F3FE" w14:textId="77777777" w:rsidTr="006C0E8E">
        <w:trPr>
          <w:cantSplit/>
          <w:jc w:val="center"/>
        </w:trPr>
        <w:tc>
          <w:tcPr>
            <w:tcW w:w="784" w:type="dxa"/>
          </w:tcPr>
          <w:p w14:paraId="50F2125F" w14:textId="77777777" w:rsidR="00B11855" w:rsidRPr="001F42D3" w:rsidRDefault="003D003E" w:rsidP="006B1888">
            <w:pPr>
              <w:pStyle w:val="TableEntry"/>
            </w:pPr>
            <w:r w:rsidRPr="001F42D3">
              <w:t>9</w:t>
            </w:r>
          </w:p>
        </w:tc>
        <w:tc>
          <w:tcPr>
            <w:tcW w:w="764" w:type="dxa"/>
          </w:tcPr>
          <w:p w14:paraId="71B7A5F8" w14:textId="77777777" w:rsidR="00B11855" w:rsidRPr="001F42D3" w:rsidRDefault="003D003E" w:rsidP="006B1888">
            <w:pPr>
              <w:pStyle w:val="TableEntry"/>
            </w:pPr>
            <w:r w:rsidRPr="001F42D3">
              <w:t>250</w:t>
            </w:r>
          </w:p>
        </w:tc>
        <w:tc>
          <w:tcPr>
            <w:tcW w:w="760" w:type="dxa"/>
          </w:tcPr>
          <w:p w14:paraId="2D6704AB" w14:textId="77777777" w:rsidR="00B11855" w:rsidRPr="001F42D3" w:rsidRDefault="003D003E" w:rsidP="006B1888">
            <w:pPr>
              <w:pStyle w:val="TableEntry"/>
            </w:pPr>
            <w:r w:rsidRPr="001F42D3">
              <w:t>XCN</w:t>
            </w:r>
          </w:p>
        </w:tc>
        <w:tc>
          <w:tcPr>
            <w:tcW w:w="961" w:type="dxa"/>
          </w:tcPr>
          <w:p w14:paraId="642AEB69" w14:textId="77777777" w:rsidR="00B11855" w:rsidRPr="001F42D3" w:rsidRDefault="003D003E" w:rsidP="006B1888">
            <w:pPr>
              <w:pStyle w:val="TableEntry"/>
            </w:pPr>
            <w:r w:rsidRPr="001F42D3">
              <w:t>X</w:t>
            </w:r>
          </w:p>
        </w:tc>
        <w:tc>
          <w:tcPr>
            <w:tcW w:w="919" w:type="dxa"/>
          </w:tcPr>
          <w:p w14:paraId="5D960C6F" w14:textId="77777777" w:rsidR="00B11855" w:rsidRPr="001F42D3" w:rsidRDefault="003D003E" w:rsidP="006B1888">
            <w:pPr>
              <w:pStyle w:val="TableEntry"/>
            </w:pPr>
            <w:r w:rsidRPr="001F42D3">
              <w:t>[0..0]</w:t>
            </w:r>
          </w:p>
        </w:tc>
        <w:tc>
          <w:tcPr>
            <w:tcW w:w="1258" w:type="dxa"/>
          </w:tcPr>
          <w:p w14:paraId="6067F0BD" w14:textId="77777777" w:rsidR="00B11855" w:rsidRPr="001F42D3" w:rsidRDefault="003D003E" w:rsidP="006B1888">
            <w:pPr>
              <w:pStyle w:val="TableEntry"/>
            </w:pPr>
            <w:r w:rsidRPr="001F42D3">
              <w:t>0010</w:t>
            </w:r>
          </w:p>
        </w:tc>
        <w:tc>
          <w:tcPr>
            <w:tcW w:w="2834" w:type="dxa"/>
          </w:tcPr>
          <w:p w14:paraId="0E8B6A84" w14:textId="77777777" w:rsidR="00B11855" w:rsidRPr="001F42D3" w:rsidRDefault="003D003E" w:rsidP="006B1888">
            <w:pPr>
              <w:pStyle w:val="TableEntry"/>
            </w:pPr>
            <w:r w:rsidRPr="001F42D3">
              <w:t>Consulting Doctor</w:t>
            </w:r>
          </w:p>
        </w:tc>
      </w:tr>
      <w:tr w:rsidR="00C40FD5" w:rsidRPr="001F42D3" w14:paraId="1224DC15" w14:textId="77777777" w:rsidTr="006C0E8E">
        <w:trPr>
          <w:cantSplit/>
          <w:jc w:val="center"/>
        </w:trPr>
        <w:tc>
          <w:tcPr>
            <w:tcW w:w="784" w:type="dxa"/>
          </w:tcPr>
          <w:p w14:paraId="357A06EE" w14:textId="77777777" w:rsidR="00B11855" w:rsidRPr="001F42D3" w:rsidRDefault="003D003E" w:rsidP="006B1888">
            <w:pPr>
              <w:pStyle w:val="TableEntry"/>
            </w:pPr>
            <w:r w:rsidRPr="001F42D3">
              <w:t>10</w:t>
            </w:r>
          </w:p>
        </w:tc>
        <w:tc>
          <w:tcPr>
            <w:tcW w:w="764" w:type="dxa"/>
          </w:tcPr>
          <w:p w14:paraId="2568A005" w14:textId="77777777" w:rsidR="00B11855" w:rsidRPr="001F42D3" w:rsidRDefault="003D003E" w:rsidP="006B1888">
            <w:pPr>
              <w:pStyle w:val="TableEntry"/>
            </w:pPr>
            <w:r w:rsidRPr="001F42D3">
              <w:t>3</w:t>
            </w:r>
          </w:p>
        </w:tc>
        <w:tc>
          <w:tcPr>
            <w:tcW w:w="760" w:type="dxa"/>
          </w:tcPr>
          <w:p w14:paraId="39CFA533" w14:textId="77777777" w:rsidR="00B11855" w:rsidRPr="001F42D3" w:rsidRDefault="003D003E" w:rsidP="006B1888">
            <w:pPr>
              <w:pStyle w:val="TableEntry"/>
            </w:pPr>
            <w:r w:rsidRPr="001F42D3">
              <w:t>IS</w:t>
            </w:r>
          </w:p>
        </w:tc>
        <w:tc>
          <w:tcPr>
            <w:tcW w:w="961" w:type="dxa"/>
          </w:tcPr>
          <w:p w14:paraId="6E017702" w14:textId="77777777" w:rsidR="00B11855" w:rsidRPr="001F42D3" w:rsidRDefault="003D003E" w:rsidP="006B1888">
            <w:pPr>
              <w:pStyle w:val="TableEntry"/>
            </w:pPr>
            <w:r w:rsidRPr="001F42D3">
              <w:t>X</w:t>
            </w:r>
          </w:p>
        </w:tc>
        <w:tc>
          <w:tcPr>
            <w:tcW w:w="919" w:type="dxa"/>
          </w:tcPr>
          <w:p w14:paraId="493F6DA1" w14:textId="77777777" w:rsidR="00B11855" w:rsidRPr="001F42D3" w:rsidRDefault="003D003E" w:rsidP="006B1888">
            <w:pPr>
              <w:pStyle w:val="TableEntry"/>
            </w:pPr>
            <w:r w:rsidRPr="001F42D3">
              <w:t>[0..0]</w:t>
            </w:r>
          </w:p>
        </w:tc>
        <w:tc>
          <w:tcPr>
            <w:tcW w:w="1258" w:type="dxa"/>
          </w:tcPr>
          <w:p w14:paraId="215D9487" w14:textId="77777777" w:rsidR="00B11855" w:rsidRPr="001F42D3" w:rsidRDefault="003D003E" w:rsidP="006B1888">
            <w:pPr>
              <w:pStyle w:val="TableEntry"/>
            </w:pPr>
            <w:r w:rsidRPr="001F42D3">
              <w:t>0069</w:t>
            </w:r>
          </w:p>
        </w:tc>
        <w:tc>
          <w:tcPr>
            <w:tcW w:w="2834" w:type="dxa"/>
          </w:tcPr>
          <w:p w14:paraId="1E17CD1F" w14:textId="77777777" w:rsidR="00B11855" w:rsidRPr="001F42D3" w:rsidRDefault="003D003E" w:rsidP="006B1888">
            <w:pPr>
              <w:pStyle w:val="TableEntry"/>
            </w:pPr>
            <w:r w:rsidRPr="001F42D3">
              <w:t>Hospital Service</w:t>
            </w:r>
          </w:p>
        </w:tc>
      </w:tr>
      <w:tr w:rsidR="00C40FD5" w:rsidRPr="001F42D3" w14:paraId="5B3F5497" w14:textId="77777777" w:rsidTr="006C0E8E">
        <w:trPr>
          <w:cantSplit/>
          <w:jc w:val="center"/>
        </w:trPr>
        <w:tc>
          <w:tcPr>
            <w:tcW w:w="784" w:type="dxa"/>
          </w:tcPr>
          <w:p w14:paraId="2B1BBF7D" w14:textId="77777777" w:rsidR="00B11855" w:rsidRPr="001F42D3" w:rsidRDefault="003D003E" w:rsidP="006B1888">
            <w:pPr>
              <w:pStyle w:val="TableEntry"/>
            </w:pPr>
            <w:r w:rsidRPr="001F42D3">
              <w:t>11</w:t>
            </w:r>
          </w:p>
        </w:tc>
        <w:tc>
          <w:tcPr>
            <w:tcW w:w="764" w:type="dxa"/>
          </w:tcPr>
          <w:p w14:paraId="628DD82E" w14:textId="77777777" w:rsidR="00B11855" w:rsidRPr="001F42D3" w:rsidRDefault="003D003E" w:rsidP="006B1888">
            <w:pPr>
              <w:pStyle w:val="TableEntry"/>
            </w:pPr>
            <w:r w:rsidRPr="001F42D3">
              <w:t>80</w:t>
            </w:r>
          </w:p>
        </w:tc>
        <w:tc>
          <w:tcPr>
            <w:tcW w:w="760" w:type="dxa"/>
          </w:tcPr>
          <w:p w14:paraId="76AB3845" w14:textId="77777777" w:rsidR="00B11855" w:rsidRPr="001F42D3" w:rsidRDefault="003D003E" w:rsidP="006B1888">
            <w:pPr>
              <w:pStyle w:val="TableEntry"/>
            </w:pPr>
            <w:r w:rsidRPr="001F42D3">
              <w:t>PL</w:t>
            </w:r>
          </w:p>
        </w:tc>
        <w:tc>
          <w:tcPr>
            <w:tcW w:w="961" w:type="dxa"/>
          </w:tcPr>
          <w:p w14:paraId="219AADEC" w14:textId="77777777" w:rsidR="00B11855" w:rsidRPr="001F42D3" w:rsidRDefault="003D003E" w:rsidP="006B1888">
            <w:pPr>
              <w:pStyle w:val="TableEntry"/>
            </w:pPr>
            <w:r w:rsidRPr="001F42D3">
              <w:t>X</w:t>
            </w:r>
          </w:p>
        </w:tc>
        <w:tc>
          <w:tcPr>
            <w:tcW w:w="919" w:type="dxa"/>
          </w:tcPr>
          <w:p w14:paraId="460EFE24" w14:textId="77777777" w:rsidR="00B11855" w:rsidRPr="001F42D3" w:rsidRDefault="003D003E" w:rsidP="006B1888">
            <w:pPr>
              <w:pStyle w:val="TableEntry"/>
            </w:pPr>
            <w:r w:rsidRPr="001F42D3">
              <w:t>[0..0]</w:t>
            </w:r>
          </w:p>
        </w:tc>
        <w:tc>
          <w:tcPr>
            <w:tcW w:w="1258" w:type="dxa"/>
          </w:tcPr>
          <w:p w14:paraId="483888E3" w14:textId="77777777" w:rsidR="00B11855" w:rsidRPr="001F42D3" w:rsidRDefault="00B11855" w:rsidP="006B1888">
            <w:pPr>
              <w:pStyle w:val="TableEntry"/>
            </w:pPr>
          </w:p>
        </w:tc>
        <w:tc>
          <w:tcPr>
            <w:tcW w:w="2834" w:type="dxa"/>
          </w:tcPr>
          <w:p w14:paraId="3BE85630" w14:textId="77777777" w:rsidR="00B11855" w:rsidRPr="001F42D3" w:rsidRDefault="003D003E" w:rsidP="006B1888">
            <w:pPr>
              <w:pStyle w:val="TableEntry"/>
            </w:pPr>
            <w:r w:rsidRPr="001F42D3">
              <w:t>Temporary Location</w:t>
            </w:r>
          </w:p>
        </w:tc>
      </w:tr>
      <w:tr w:rsidR="00C40FD5" w:rsidRPr="001F42D3" w14:paraId="166CB771" w14:textId="77777777" w:rsidTr="006C0E8E">
        <w:trPr>
          <w:cantSplit/>
          <w:jc w:val="center"/>
        </w:trPr>
        <w:tc>
          <w:tcPr>
            <w:tcW w:w="784" w:type="dxa"/>
          </w:tcPr>
          <w:p w14:paraId="279D06F0" w14:textId="77777777" w:rsidR="00B11855" w:rsidRPr="001F42D3" w:rsidRDefault="003D003E" w:rsidP="006B1888">
            <w:pPr>
              <w:pStyle w:val="TableEntry"/>
            </w:pPr>
            <w:r w:rsidRPr="001F42D3">
              <w:t>12</w:t>
            </w:r>
          </w:p>
        </w:tc>
        <w:tc>
          <w:tcPr>
            <w:tcW w:w="764" w:type="dxa"/>
          </w:tcPr>
          <w:p w14:paraId="4E1FF61C" w14:textId="77777777" w:rsidR="00B11855" w:rsidRPr="001F42D3" w:rsidRDefault="003D003E" w:rsidP="006B1888">
            <w:pPr>
              <w:pStyle w:val="TableEntry"/>
            </w:pPr>
            <w:r w:rsidRPr="001F42D3">
              <w:t>2</w:t>
            </w:r>
          </w:p>
        </w:tc>
        <w:tc>
          <w:tcPr>
            <w:tcW w:w="760" w:type="dxa"/>
          </w:tcPr>
          <w:p w14:paraId="3B31709B" w14:textId="77777777" w:rsidR="00B11855" w:rsidRPr="001F42D3" w:rsidRDefault="003D003E" w:rsidP="006B1888">
            <w:pPr>
              <w:pStyle w:val="TableEntry"/>
            </w:pPr>
            <w:r w:rsidRPr="001F42D3">
              <w:t>IS</w:t>
            </w:r>
          </w:p>
        </w:tc>
        <w:tc>
          <w:tcPr>
            <w:tcW w:w="961" w:type="dxa"/>
          </w:tcPr>
          <w:p w14:paraId="72B9BB61" w14:textId="77777777" w:rsidR="00B11855" w:rsidRPr="001F42D3" w:rsidRDefault="003D003E" w:rsidP="006B1888">
            <w:pPr>
              <w:pStyle w:val="TableEntry"/>
            </w:pPr>
            <w:r w:rsidRPr="001F42D3">
              <w:t>X</w:t>
            </w:r>
          </w:p>
        </w:tc>
        <w:tc>
          <w:tcPr>
            <w:tcW w:w="919" w:type="dxa"/>
          </w:tcPr>
          <w:p w14:paraId="5A56669B" w14:textId="77777777" w:rsidR="00B11855" w:rsidRPr="001F42D3" w:rsidRDefault="003D003E" w:rsidP="006B1888">
            <w:pPr>
              <w:pStyle w:val="TableEntry"/>
            </w:pPr>
            <w:r w:rsidRPr="001F42D3">
              <w:t>[0..0]</w:t>
            </w:r>
          </w:p>
        </w:tc>
        <w:tc>
          <w:tcPr>
            <w:tcW w:w="1258" w:type="dxa"/>
          </w:tcPr>
          <w:p w14:paraId="3FAB3794" w14:textId="77777777" w:rsidR="00B11855" w:rsidRPr="001F42D3" w:rsidRDefault="003D003E" w:rsidP="006B1888">
            <w:pPr>
              <w:pStyle w:val="TableEntry"/>
            </w:pPr>
            <w:r w:rsidRPr="001F42D3">
              <w:t>0087</w:t>
            </w:r>
          </w:p>
        </w:tc>
        <w:tc>
          <w:tcPr>
            <w:tcW w:w="2834" w:type="dxa"/>
          </w:tcPr>
          <w:p w14:paraId="267FF87E" w14:textId="77777777" w:rsidR="00B11855" w:rsidRPr="001F42D3" w:rsidRDefault="003D003E" w:rsidP="006B1888">
            <w:pPr>
              <w:pStyle w:val="TableEntry"/>
            </w:pPr>
            <w:r w:rsidRPr="001F42D3">
              <w:t>Preadmit Test Indicator</w:t>
            </w:r>
          </w:p>
        </w:tc>
      </w:tr>
      <w:tr w:rsidR="00C40FD5" w:rsidRPr="001F42D3" w14:paraId="03B8A1F7" w14:textId="77777777" w:rsidTr="006C0E8E">
        <w:trPr>
          <w:cantSplit/>
          <w:jc w:val="center"/>
        </w:trPr>
        <w:tc>
          <w:tcPr>
            <w:tcW w:w="784" w:type="dxa"/>
          </w:tcPr>
          <w:p w14:paraId="63C63055" w14:textId="77777777" w:rsidR="00B11855" w:rsidRPr="001F42D3" w:rsidRDefault="003D003E" w:rsidP="006B1888">
            <w:pPr>
              <w:pStyle w:val="TableEntry"/>
            </w:pPr>
            <w:r w:rsidRPr="001F42D3">
              <w:t>13</w:t>
            </w:r>
          </w:p>
        </w:tc>
        <w:tc>
          <w:tcPr>
            <w:tcW w:w="764" w:type="dxa"/>
          </w:tcPr>
          <w:p w14:paraId="45391541" w14:textId="77777777" w:rsidR="00B11855" w:rsidRPr="001F42D3" w:rsidRDefault="003D003E" w:rsidP="006B1888">
            <w:pPr>
              <w:pStyle w:val="TableEntry"/>
            </w:pPr>
            <w:r w:rsidRPr="001F42D3">
              <w:t>2</w:t>
            </w:r>
          </w:p>
        </w:tc>
        <w:tc>
          <w:tcPr>
            <w:tcW w:w="760" w:type="dxa"/>
          </w:tcPr>
          <w:p w14:paraId="39F1396D" w14:textId="77777777" w:rsidR="00B11855" w:rsidRPr="001F42D3" w:rsidRDefault="003D003E" w:rsidP="006B1888">
            <w:pPr>
              <w:pStyle w:val="TableEntry"/>
            </w:pPr>
            <w:r w:rsidRPr="001F42D3">
              <w:t>IS</w:t>
            </w:r>
          </w:p>
        </w:tc>
        <w:tc>
          <w:tcPr>
            <w:tcW w:w="961" w:type="dxa"/>
          </w:tcPr>
          <w:p w14:paraId="7634EA21" w14:textId="77777777" w:rsidR="00B11855" w:rsidRPr="001F42D3" w:rsidRDefault="003D003E" w:rsidP="006B1888">
            <w:pPr>
              <w:pStyle w:val="TableEntry"/>
            </w:pPr>
            <w:r w:rsidRPr="001F42D3">
              <w:t>X</w:t>
            </w:r>
          </w:p>
        </w:tc>
        <w:tc>
          <w:tcPr>
            <w:tcW w:w="919" w:type="dxa"/>
          </w:tcPr>
          <w:p w14:paraId="6706E487" w14:textId="77777777" w:rsidR="00B11855" w:rsidRPr="001F42D3" w:rsidRDefault="003D003E" w:rsidP="006B1888">
            <w:pPr>
              <w:pStyle w:val="TableEntry"/>
            </w:pPr>
            <w:r w:rsidRPr="001F42D3">
              <w:t>[0..0]</w:t>
            </w:r>
          </w:p>
        </w:tc>
        <w:tc>
          <w:tcPr>
            <w:tcW w:w="1258" w:type="dxa"/>
          </w:tcPr>
          <w:p w14:paraId="0E7A08A8" w14:textId="77777777" w:rsidR="00B11855" w:rsidRPr="001F42D3" w:rsidRDefault="003D003E" w:rsidP="006B1888">
            <w:pPr>
              <w:pStyle w:val="TableEntry"/>
            </w:pPr>
            <w:r w:rsidRPr="001F42D3">
              <w:t>0092</w:t>
            </w:r>
          </w:p>
        </w:tc>
        <w:tc>
          <w:tcPr>
            <w:tcW w:w="2834" w:type="dxa"/>
          </w:tcPr>
          <w:p w14:paraId="7AAAC0F0" w14:textId="77777777" w:rsidR="00B11855" w:rsidRPr="001F42D3" w:rsidRDefault="003D003E" w:rsidP="006B1888">
            <w:pPr>
              <w:pStyle w:val="TableEntry"/>
            </w:pPr>
            <w:r w:rsidRPr="001F42D3">
              <w:t>Re-admission Indicator</w:t>
            </w:r>
          </w:p>
        </w:tc>
      </w:tr>
      <w:tr w:rsidR="00C40FD5" w:rsidRPr="001F42D3" w14:paraId="10FD6D10" w14:textId="77777777" w:rsidTr="006C0E8E">
        <w:trPr>
          <w:cantSplit/>
          <w:jc w:val="center"/>
        </w:trPr>
        <w:tc>
          <w:tcPr>
            <w:tcW w:w="784" w:type="dxa"/>
          </w:tcPr>
          <w:p w14:paraId="5D2A2E10" w14:textId="77777777" w:rsidR="00B11855" w:rsidRPr="001F42D3" w:rsidRDefault="003D003E" w:rsidP="006B1888">
            <w:pPr>
              <w:pStyle w:val="TableEntry"/>
            </w:pPr>
            <w:r w:rsidRPr="001F42D3">
              <w:t>14</w:t>
            </w:r>
          </w:p>
        </w:tc>
        <w:tc>
          <w:tcPr>
            <w:tcW w:w="764" w:type="dxa"/>
          </w:tcPr>
          <w:p w14:paraId="3635F188" w14:textId="77777777" w:rsidR="00B11855" w:rsidRPr="001F42D3" w:rsidRDefault="003D003E" w:rsidP="006B1888">
            <w:pPr>
              <w:pStyle w:val="TableEntry"/>
            </w:pPr>
            <w:r w:rsidRPr="001F42D3">
              <w:t>6</w:t>
            </w:r>
          </w:p>
        </w:tc>
        <w:tc>
          <w:tcPr>
            <w:tcW w:w="760" w:type="dxa"/>
          </w:tcPr>
          <w:p w14:paraId="4E7FC074" w14:textId="77777777" w:rsidR="00B11855" w:rsidRPr="001F42D3" w:rsidRDefault="003D003E" w:rsidP="006B1888">
            <w:pPr>
              <w:pStyle w:val="TableEntry"/>
            </w:pPr>
            <w:r w:rsidRPr="001F42D3">
              <w:t>IS</w:t>
            </w:r>
          </w:p>
        </w:tc>
        <w:tc>
          <w:tcPr>
            <w:tcW w:w="961" w:type="dxa"/>
          </w:tcPr>
          <w:p w14:paraId="1606F803" w14:textId="77777777" w:rsidR="00B11855" w:rsidRPr="001F42D3" w:rsidRDefault="003D003E" w:rsidP="006B1888">
            <w:pPr>
              <w:pStyle w:val="TableEntry"/>
            </w:pPr>
            <w:r w:rsidRPr="001F42D3">
              <w:t>X</w:t>
            </w:r>
          </w:p>
        </w:tc>
        <w:tc>
          <w:tcPr>
            <w:tcW w:w="919" w:type="dxa"/>
          </w:tcPr>
          <w:p w14:paraId="246544B6" w14:textId="77777777" w:rsidR="00B11855" w:rsidRPr="001F42D3" w:rsidRDefault="003D003E" w:rsidP="006B1888">
            <w:pPr>
              <w:pStyle w:val="TableEntry"/>
            </w:pPr>
            <w:r w:rsidRPr="001F42D3">
              <w:t>[0..0]</w:t>
            </w:r>
          </w:p>
        </w:tc>
        <w:tc>
          <w:tcPr>
            <w:tcW w:w="1258" w:type="dxa"/>
          </w:tcPr>
          <w:p w14:paraId="5C09C7BE" w14:textId="77777777" w:rsidR="00B11855" w:rsidRPr="001F42D3" w:rsidRDefault="00660950" w:rsidP="006B1888">
            <w:pPr>
              <w:pStyle w:val="TableEntry"/>
            </w:pPr>
            <w:r w:rsidRPr="001F42D3">
              <w:t>0007</w:t>
            </w:r>
          </w:p>
        </w:tc>
        <w:tc>
          <w:tcPr>
            <w:tcW w:w="2834" w:type="dxa"/>
          </w:tcPr>
          <w:p w14:paraId="7E40A4C1" w14:textId="77777777" w:rsidR="00B11855" w:rsidRPr="001F42D3" w:rsidRDefault="003D003E" w:rsidP="006B1888">
            <w:pPr>
              <w:pStyle w:val="TableEntry"/>
            </w:pPr>
            <w:r w:rsidRPr="001F42D3">
              <w:t>Admit Source</w:t>
            </w:r>
          </w:p>
        </w:tc>
      </w:tr>
      <w:tr w:rsidR="00C40FD5" w:rsidRPr="001F42D3" w14:paraId="14634EB1" w14:textId="77777777" w:rsidTr="006C0E8E">
        <w:trPr>
          <w:cantSplit/>
          <w:jc w:val="center"/>
        </w:trPr>
        <w:tc>
          <w:tcPr>
            <w:tcW w:w="784" w:type="dxa"/>
          </w:tcPr>
          <w:p w14:paraId="654DB67B" w14:textId="77777777" w:rsidR="00B11855" w:rsidRPr="001F42D3" w:rsidRDefault="003D003E" w:rsidP="006B1888">
            <w:pPr>
              <w:pStyle w:val="TableEntry"/>
            </w:pPr>
            <w:r w:rsidRPr="001F42D3">
              <w:t>15</w:t>
            </w:r>
          </w:p>
        </w:tc>
        <w:tc>
          <w:tcPr>
            <w:tcW w:w="764" w:type="dxa"/>
          </w:tcPr>
          <w:p w14:paraId="715E8B4F" w14:textId="77777777" w:rsidR="00B11855" w:rsidRPr="001F42D3" w:rsidRDefault="003D003E" w:rsidP="006B1888">
            <w:pPr>
              <w:pStyle w:val="TableEntry"/>
            </w:pPr>
            <w:r w:rsidRPr="001F42D3">
              <w:t>2</w:t>
            </w:r>
          </w:p>
        </w:tc>
        <w:tc>
          <w:tcPr>
            <w:tcW w:w="760" w:type="dxa"/>
          </w:tcPr>
          <w:p w14:paraId="531354DA" w14:textId="77777777" w:rsidR="00B11855" w:rsidRPr="001F42D3" w:rsidRDefault="003D003E" w:rsidP="006B1888">
            <w:pPr>
              <w:pStyle w:val="TableEntry"/>
            </w:pPr>
            <w:r w:rsidRPr="001F42D3">
              <w:t>IS</w:t>
            </w:r>
          </w:p>
        </w:tc>
        <w:tc>
          <w:tcPr>
            <w:tcW w:w="961" w:type="dxa"/>
          </w:tcPr>
          <w:p w14:paraId="27AB127A" w14:textId="77777777" w:rsidR="00B11855" w:rsidRPr="001F42D3" w:rsidRDefault="003D003E" w:rsidP="006B1888">
            <w:pPr>
              <w:pStyle w:val="TableEntry"/>
            </w:pPr>
            <w:r w:rsidRPr="001F42D3">
              <w:t>X</w:t>
            </w:r>
          </w:p>
        </w:tc>
        <w:tc>
          <w:tcPr>
            <w:tcW w:w="919" w:type="dxa"/>
          </w:tcPr>
          <w:p w14:paraId="68F09FA5" w14:textId="77777777" w:rsidR="00B11855" w:rsidRPr="001F42D3" w:rsidRDefault="003D003E" w:rsidP="006B1888">
            <w:pPr>
              <w:pStyle w:val="TableEntry"/>
            </w:pPr>
            <w:r w:rsidRPr="001F42D3">
              <w:t>[0..0]</w:t>
            </w:r>
          </w:p>
        </w:tc>
        <w:tc>
          <w:tcPr>
            <w:tcW w:w="1258" w:type="dxa"/>
          </w:tcPr>
          <w:p w14:paraId="72296829" w14:textId="77777777" w:rsidR="00B11855" w:rsidRPr="001F42D3" w:rsidRDefault="00872BF9" w:rsidP="006B1888">
            <w:pPr>
              <w:pStyle w:val="TableEntry"/>
            </w:pPr>
            <w:r w:rsidRPr="001F42D3">
              <w:t>0009</w:t>
            </w:r>
          </w:p>
        </w:tc>
        <w:tc>
          <w:tcPr>
            <w:tcW w:w="2834" w:type="dxa"/>
          </w:tcPr>
          <w:p w14:paraId="398DEA53" w14:textId="77777777" w:rsidR="00B11855" w:rsidRPr="001F42D3" w:rsidRDefault="003D003E" w:rsidP="006B1888">
            <w:pPr>
              <w:pStyle w:val="TableEntry"/>
            </w:pPr>
            <w:r w:rsidRPr="001F42D3">
              <w:t>Ambulatory Status</w:t>
            </w:r>
          </w:p>
        </w:tc>
      </w:tr>
      <w:tr w:rsidR="00C40FD5" w:rsidRPr="001F42D3" w14:paraId="7F89E389" w14:textId="77777777" w:rsidTr="006C0E8E">
        <w:trPr>
          <w:cantSplit/>
          <w:jc w:val="center"/>
        </w:trPr>
        <w:tc>
          <w:tcPr>
            <w:tcW w:w="784" w:type="dxa"/>
          </w:tcPr>
          <w:p w14:paraId="40CE9C4A" w14:textId="77777777" w:rsidR="00B11855" w:rsidRPr="001F42D3" w:rsidRDefault="003D003E" w:rsidP="006B1888">
            <w:pPr>
              <w:pStyle w:val="TableEntry"/>
            </w:pPr>
            <w:r w:rsidRPr="001F42D3">
              <w:t>16</w:t>
            </w:r>
          </w:p>
        </w:tc>
        <w:tc>
          <w:tcPr>
            <w:tcW w:w="764" w:type="dxa"/>
          </w:tcPr>
          <w:p w14:paraId="514EA15E" w14:textId="77777777" w:rsidR="00B11855" w:rsidRPr="001F42D3" w:rsidRDefault="003D003E" w:rsidP="006B1888">
            <w:pPr>
              <w:pStyle w:val="TableEntry"/>
            </w:pPr>
            <w:r w:rsidRPr="001F42D3">
              <w:t>2</w:t>
            </w:r>
          </w:p>
        </w:tc>
        <w:tc>
          <w:tcPr>
            <w:tcW w:w="760" w:type="dxa"/>
          </w:tcPr>
          <w:p w14:paraId="50916EDC" w14:textId="77777777" w:rsidR="00B11855" w:rsidRPr="001F42D3" w:rsidRDefault="003D003E" w:rsidP="006B1888">
            <w:pPr>
              <w:pStyle w:val="TableEntry"/>
            </w:pPr>
            <w:r w:rsidRPr="001F42D3">
              <w:t>IS</w:t>
            </w:r>
          </w:p>
        </w:tc>
        <w:tc>
          <w:tcPr>
            <w:tcW w:w="961" w:type="dxa"/>
          </w:tcPr>
          <w:p w14:paraId="7656D459" w14:textId="77777777" w:rsidR="00B11855" w:rsidRPr="001F42D3" w:rsidRDefault="003D003E" w:rsidP="006B1888">
            <w:pPr>
              <w:pStyle w:val="TableEntry"/>
            </w:pPr>
            <w:r w:rsidRPr="001F42D3">
              <w:t>X</w:t>
            </w:r>
          </w:p>
        </w:tc>
        <w:tc>
          <w:tcPr>
            <w:tcW w:w="919" w:type="dxa"/>
          </w:tcPr>
          <w:p w14:paraId="7C1D3FC8" w14:textId="77777777" w:rsidR="00B11855" w:rsidRPr="001F42D3" w:rsidRDefault="003D003E" w:rsidP="006B1888">
            <w:pPr>
              <w:pStyle w:val="TableEntry"/>
            </w:pPr>
            <w:r w:rsidRPr="001F42D3">
              <w:t>[0..0]</w:t>
            </w:r>
          </w:p>
        </w:tc>
        <w:tc>
          <w:tcPr>
            <w:tcW w:w="1258" w:type="dxa"/>
          </w:tcPr>
          <w:p w14:paraId="0924D9C4" w14:textId="77777777" w:rsidR="00B11855" w:rsidRPr="001F42D3" w:rsidRDefault="003D003E" w:rsidP="006B1888">
            <w:pPr>
              <w:pStyle w:val="TableEntry"/>
            </w:pPr>
            <w:r w:rsidRPr="001F42D3">
              <w:t>0099</w:t>
            </w:r>
          </w:p>
        </w:tc>
        <w:tc>
          <w:tcPr>
            <w:tcW w:w="2834" w:type="dxa"/>
          </w:tcPr>
          <w:p w14:paraId="65C2DC4A" w14:textId="77777777" w:rsidR="00B11855" w:rsidRPr="001F42D3" w:rsidRDefault="003D003E" w:rsidP="006B1888">
            <w:pPr>
              <w:pStyle w:val="TableEntry"/>
            </w:pPr>
            <w:r w:rsidRPr="001F42D3">
              <w:t>VIP Indicator</w:t>
            </w:r>
          </w:p>
        </w:tc>
      </w:tr>
      <w:tr w:rsidR="00C40FD5" w:rsidRPr="001F42D3" w14:paraId="3D68FC67" w14:textId="77777777" w:rsidTr="006C0E8E">
        <w:trPr>
          <w:cantSplit/>
          <w:jc w:val="center"/>
        </w:trPr>
        <w:tc>
          <w:tcPr>
            <w:tcW w:w="784" w:type="dxa"/>
          </w:tcPr>
          <w:p w14:paraId="67EB0B1C" w14:textId="77777777" w:rsidR="00B11855" w:rsidRPr="001F42D3" w:rsidRDefault="003D003E" w:rsidP="006B1888">
            <w:pPr>
              <w:pStyle w:val="TableEntry"/>
            </w:pPr>
            <w:r w:rsidRPr="001F42D3">
              <w:t>17</w:t>
            </w:r>
          </w:p>
        </w:tc>
        <w:tc>
          <w:tcPr>
            <w:tcW w:w="764" w:type="dxa"/>
          </w:tcPr>
          <w:p w14:paraId="3F161341" w14:textId="77777777" w:rsidR="00B11855" w:rsidRPr="001F42D3" w:rsidRDefault="003D003E" w:rsidP="006B1888">
            <w:pPr>
              <w:pStyle w:val="TableEntry"/>
            </w:pPr>
            <w:r w:rsidRPr="001F42D3">
              <w:t>250</w:t>
            </w:r>
          </w:p>
        </w:tc>
        <w:tc>
          <w:tcPr>
            <w:tcW w:w="760" w:type="dxa"/>
          </w:tcPr>
          <w:p w14:paraId="4CED7589" w14:textId="77777777" w:rsidR="00B11855" w:rsidRPr="001F42D3" w:rsidRDefault="003D003E" w:rsidP="006B1888">
            <w:pPr>
              <w:pStyle w:val="TableEntry"/>
            </w:pPr>
            <w:r w:rsidRPr="001F42D3">
              <w:t>XCN</w:t>
            </w:r>
          </w:p>
        </w:tc>
        <w:tc>
          <w:tcPr>
            <w:tcW w:w="961" w:type="dxa"/>
          </w:tcPr>
          <w:p w14:paraId="4CC2E934" w14:textId="77777777" w:rsidR="00B11855" w:rsidRPr="001F42D3" w:rsidRDefault="003D003E" w:rsidP="006B1888">
            <w:pPr>
              <w:pStyle w:val="TableEntry"/>
            </w:pPr>
            <w:r w:rsidRPr="001F42D3">
              <w:t>X</w:t>
            </w:r>
          </w:p>
        </w:tc>
        <w:tc>
          <w:tcPr>
            <w:tcW w:w="919" w:type="dxa"/>
          </w:tcPr>
          <w:p w14:paraId="6C7940F6" w14:textId="77777777" w:rsidR="00B11855" w:rsidRPr="001F42D3" w:rsidRDefault="003D003E" w:rsidP="006B1888">
            <w:pPr>
              <w:pStyle w:val="TableEntry"/>
            </w:pPr>
            <w:r w:rsidRPr="001F42D3">
              <w:t>[0..0]</w:t>
            </w:r>
          </w:p>
        </w:tc>
        <w:tc>
          <w:tcPr>
            <w:tcW w:w="1258" w:type="dxa"/>
          </w:tcPr>
          <w:p w14:paraId="02BE0BBE" w14:textId="77777777" w:rsidR="00B11855" w:rsidRPr="001F42D3" w:rsidRDefault="003D003E" w:rsidP="006B1888">
            <w:pPr>
              <w:pStyle w:val="TableEntry"/>
            </w:pPr>
            <w:r w:rsidRPr="001F42D3">
              <w:t>0010</w:t>
            </w:r>
          </w:p>
        </w:tc>
        <w:tc>
          <w:tcPr>
            <w:tcW w:w="2834" w:type="dxa"/>
          </w:tcPr>
          <w:p w14:paraId="4FD51A91" w14:textId="77777777" w:rsidR="00B11855" w:rsidRPr="001F42D3" w:rsidRDefault="003D003E" w:rsidP="006B1888">
            <w:pPr>
              <w:pStyle w:val="TableEntry"/>
            </w:pPr>
            <w:r w:rsidRPr="001F42D3">
              <w:t>Admitting Doctor</w:t>
            </w:r>
          </w:p>
        </w:tc>
      </w:tr>
      <w:tr w:rsidR="00C40FD5" w:rsidRPr="001F42D3" w14:paraId="4BF9FACB" w14:textId="77777777" w:rsidTr="006C0E8E">
        <w:trPr>
          <w:cantSplit/>
          <w:jc w:val="center"/>
        </w:trPr>
        <w:tc>
          <w:tcPr>
            <w:tcW w:w="784" w:type="dxa"/>
          </w:tcPr>
          <w:p w14:paraId="7FA7D015" w14:textId="77777777" w:rsidR="00B11855" w:rsidRPr="001F42D3" w:rsidRDefault="003D003E" w:rsidP="006B1888">
            <w:pPr>
              <w:pStyle w:val="TableEntry"/>
            </w:pPr>
            <w:r w:rsidRPr="001F42D3">
              <w:t>18</w:t>
            </w:r>
          </w:p>
        </w:tc>
        <w:tc>
          <w:tcPr>
            <w:tcW w:w="764" w:type="dxa"/>
          </w:tcPr>
          <w:p w14:paraId="63E6BF92" w14:textId="77777777" w:rsidR="00B11855" w:rsidRPr="001F42D3" w:rsidRDefault="003D003E" w:rsidP="006B1888">
            <w:pPr>
              <w:pStyle w:val="TableEntry"/>
            </w:pPr>
            <w:r w:rsidRPr="001F42D3">
              <w:t>2</w:t>
            </w:r>
          </w:p>
        </w:tc>
        <w:tc>
          <w:tcPr>
            <w:tcW w:w="760" w:type="dxa"/>
          </w:tcPr>
          <w:p w14:paraId="26502D51" w14:textId="77777777" w:rsidR="00B11855" w:rsidRPr="001F42D3" w:rsidRDefault="003D003E" w:rsidP="006B1888">
            <w:pPr>
              <w:pStyle w:val="TableEntry"/>
            </w:pPr>
            <w:r w:rsidRPr="001F42D3">
              <w:t>IS</w:t>
            </w:r>
          </w:p>
        </w:tc>
        <w:tc>
          <w:tcPr>
            <w:tcW w:w="961" w:type="dxa"/>
          </w:tcPr>
          <w:p w14:paraId="6CE737C4" w14:textId="77777777" w:rsidR="00B11855" w:rsidRPr="001F42D3" w:rsidRDefault="003D003E" w:rsidP="006B1888">
            <w:pPr>
              <w:pStyle w:val="TableEntry"/>
            </w:pPr>
            <w:r w:rsidRPr="001F42D3">
              <w:t>X</w:t>
            </w:r>
          </w:p>
        </w:tc>
        <w:tc>
          <w:tcPr>
            <w:tcW w:w="919" w:type="dxa"/>
          </w:tcPr>
          <w:p w14:paraId="7D535502" w14:textId="77777777" w:rsidR="00B11855" w:rsidRPr="001F42D3" w:rsidRDefault="003D003E" w:rsidP="006B1888">
            <w:pPr>
              <w:pStyle w:val="TableEntry"/>
            </w:pPr>
            <w:r w:rsidRPr="001F42D3">
              <w:t>[0..0]</w:t>
            </w:r>
          </w:p>
        </w:tc>
        <w:tc>
          <w:tcPr>
            <w:tcW w:w="1258" w:type="dxa"/>
          </w:tcPr>
          <w:p w14:paraId="00F122D8" w14:textId="77777777" w:rsidR="00B11855" w:rsidRPr="001F42D3" w:rsidRDefault="003D003E" w:rsidP="006B1888">
            <w:pPr>
              <w:pStyle w:val="TableEntry"/>
            </w:pPr>
            <w:r w:rsidRPr="001F42D3">
              <w:t>0018</w:t>
            </w:r>
          </w:p>
        </w:tc>
        <w:tc>
          <w:tcPr>
            <w:tcW w:w="2834" w:type="dxa"/>
          </w:tcPr>
          <w:p w14:paraId="3DD26859" w14:textId="77777777" w:rsidR="00B11855" w:rsidRPr="001F42D3" w:rsidRDefault="003D003E" w:rsidP="006B1888">
            <w:pPr>
              <w:pStyle w:val="TableEntry"/>
            </w:pPr>
            <w:r w:rsidRPr="001F42D3">
              <w:t>Patient Type</w:t>
            </w:r>
          </w:p>
        </w:tc>
      </w:tr>
      <w:tr w:rsidR="00C40FD5" w:rsidRPr="001F42D3" w14:paraId="6C059C20" w14:textId="77777777" w:rsidTr="006C0E8E">
        <w:trPr>
          <w:cantSplit/>
          <w:jc w:val="center"/>
        </w:trPr>
        <w:tc>
          <w:tcPr>
            <w:tcW w:w="784" w:type="dxa"/>
          </w:tcPr>
          <w:p w14:paraId="50172898" w14:textId="77777777" w:rsidR="00B11855" w:rsidRPr="001F42D3" w:rsidRDefault="003D003E" w:rsidP="006B1888">
            <w:pPr>
              <w:pStyle w:val="TableEntry"/>
            </w:pPr>
            <w:r w:rsidRPr="001F42D3">
              <w:t>19</w:t>
            </w:r>
          </w:p>
        </w:tc>
        <w:tc>
          <w:tcPr>
            <w:tcW w:w="764" w:type="dxa"/>
          </w:tcPr>
          <w:p w14:paraId="237D29CF" w14:textId="77777777" w:rsidR="00B11855" w:rsidRPr="001F42D3" w:rsidRDefault="003D003E" w:rsidP="006B1888">
            <w:pPr>
              <w:pStyle w:val="TableEntry"/>
            </w:pPr>
            <w:r w:rsidRPr="001F42D3">
              <w:t>250</w:t>
            </w:r>
          </w:p>
        </w:tc>
        <w:tc>
          <w:tcPr>
            <w:tcW w:w="760" w:type="dxa"/>
          </w:tcPr>
          <w:p w14:paraId="13B9B4D5" w14:textId="77777777" w:rsidR="00B11855" w:rsidRPr="001F42D3" w:rsidRDefault="003D003E" w:rsidP="006B1888">
            <w:pPr>
              <w:pStyle w:val="TableEntry"/>
            </w:pPr>
            <w:r w:rsidRPr="001F42D3">
              <w:t>CX</w:t>
            </w:r>
          </w:p>
        </w:tc>
        <w:tc>
          <w:tcPr>
            <w:tcW w:w="961" w:type="dxa"/>
          </w:tcPr>
          <w:p w14:paraId="565AFF8F" w14:textId="77777777" w:rsidR="00B11855" w:rsidRPr="001F42D3" w:rsidRDefault="003D003E" w:rsidP="006B1888">
            <w:pPr>
              <w:pStyle w:val="TableEntry"/>
            </w:pPr>
            <w:r w:rsidRPr="001F42D3">
              <w:t>RE</w:t>
            </w:r>
          </w:p>
        </w:tc>
        <w:tc>
          <w:tcPr>
            <w:tcW w:w="919" w:type="dxa"/>
          </w:tcPr>
          <w:p w14:paraId="7C0AE2EB" w14:textId="77777777" w:rsidR="00B11855" w:rsidRPr="001F42D3" w:rsidRDefault="003D003E" w:rsidP="006B1888">
            <w:pPr>
              <w:pStyle w:val="TableEntry"/>
            </w:pPr>
            <w:r w:rsidRPr="001F42D3">
              <w:t>[0..1]</w:t>
            </w:r>
          </w:p>
        </w:tc>
        <w:tc>
          <w:tcPr>
            <w:tcW w:w="1258" w:type="dxa"/>
          </w:tcPr>
          <w:p w14:paraId="48B046A2" w14:textId="77777777" w:rsidR="00B11855" w:rsidRPr="001F42D3" w:rsidRDefault="00B11855" w:rsidP="006B1888">
            <w:pPr>
              <w:pStyle w:val="TableEntry"/>
            </w:pPr>
          </w:p>
        </w:tc>
        <w:tc>
          <w:tcPr>
            <w:tcW w:w="2834" w:type="dxa"/>
          </w:tcPr>
          <w:p w14:paraId="2D929908" w14:textId="77777777" w:rsidR="00B11855" w:rsidRPr="001F42D3" w:rsidRDefault="003D003E" w:rsidP="006B1888">
            <w:pPr>
              <w:pStyle w:val="TableEntry"/>
            </w:pPr>
            <w:r w:rsidRPr="001F42D3">
              <w:t>Visit Number</w:t>
            </w:r>
          </w:p>
        </w:tc>
      </w:tr>
      <w:tr w:rsidR="00C40FD5" w:rsidRPr="001F42D3" w14:paraId="52531303" w14:textId="77777777" w:rsidTr="006C0E8E">
        <w:trPr>
          <w:cantSplit/>
          <w:jc w:val="center"/>
        </w:trPr>
        <w:tc>
          <w:tcPr>
            <w:tcW w:w="784" w:type="dxa"/>
          </w:tcPr>
          <w:p w14:paraId="2E4357C2" w14:textId="77777777" w:rsidR="00B11855" w:rsidRPr="001F42D3" w:rsidRDefault="003D003E" w:rsidP="006B1888">
            <w:pPr>
              <w:pStyle w:val="TableEntry"/>
            </w:pPr>
            <w:r w:rsidRPr="001F42D3">
              <w:t>20</w:t>
            </w:r>
          </w:p>
        </w:tc>
        <w:tc>
          <w:tcPr>
            <w:tcW w:w="764" w:type="dxa"/>
          </w:tcPr>
          <w:p w14:paraId="688A891D" w14:textId="77777777" w:rsidR="00B11855" w:rsidRPr="001F42D3" w:rsidRDefault="003D003E" w:rsidP="006B1888">
            <w:pPr>
              <w:pStyle w:val="TableEntry"/>
            </w:pPr>
            <w:r w:rsidRPr="001F42D3">
              <w:t>50</w:t>
            </w:r>
          </w:p>
        </w:tc>
        <w:tc>
          <w:tcPr>
            <w:tcW w:w="760" w:type="dxa"/>
          </w:tcPr>
          <w:p w14:paraId="25BAFCFF" w14:textId="77777777" w:rsidR="00B11855" w:rsidRPr="001F42D3" w:rsidRDefault="003D003E" w:rsidP="006B1888">
            <w:pPr>
              <w:pStyle w:val="TableEntry"/>
            </w:pPr>
            <w:r w:rsidRPr="001F42D3">
              <w:t>FC</w:t>
            </w:r>
          </w:p>
        </w:tc>
        <w:tc>
          <w:tcPr>
            <w:tcW w:w="961" w:type="dxa"/>
          </w:tcPr>
          <w:p w14:paraId="118885DA" w14:textId="77777777" w:rsidR="00B11855" w:rsidRPr="001F42D3" w:rsidRDefault="003D003E" w:rsidP="006B1888">
            <w:pPr>
              <w:pStyle w:val="TableEntry"/>
            </w:pPr>
            <w:r w:rsidRPr="001F42D3">
              <w:t>X</w:t>
            </w:r>
          </w:p>
        </w:tc>
        <w:tc>
          <w:tcPr>
            <w:tcW w:w="919" w:type="dxa"/>
          </w:tcPr>
          <w:p w14:paraId="3D83AD0D" w14:textId="77777777" w:rsidR="00B11855" w:rsidRPr="001F42D3" w:rsidRDefault="003D003E" w:rsidP="006B1888">
            <w:pPr>
              <w:pStyle w:val="TableEntry"/>
            </w:pPr>
            <w:r w:rsidRPr="001F42D3">
              <w:t>[0..0]</w:t>
            </w:r>
          </w:p>
        </w:tc>
        <w:tc>
          <w:tcPr>
            <w:tcW w:w="1258" w:type="dxa"/>
          </w:tcPr>
          <w:p w14:paraId="7F928FAE" w14:textId="77777777" w:rsidR="00B11855" w:rsidRPr="001F42D3" w:rsidRDefault="003D003E" w:rsidP="006B1888">
            <w:pPr>
              <w:pStyle w:val="TableEntry"/>
            </w:pPr>
            <w:r w:rsidRPr="001F42D3">
              <w:t>0064</w:t>
            </w:r>
          </w:p>
        </w:tc>
        <w:tc>
          <w:tcPr>
            <w:tcW w:w="2834" w:type="dxa"/>
          </w:tcPr>
          <w:p w14:paraId="349EFCC0" w14:textId="77777777" w:rsidR="00B11855" w:rsidRPr="001F42D3" w:rsidRDefault="003D003E" w:rsidP="006B1888">
            <w:pPr>
              <w:pStyle w:val="TableEntry"/>
            </w:pPr>
            <w:r w:rsidRPr="001F42D3">
              <w:t>Financial Class</w:t>
            </w:r>
          </w:p>
        </w:tc>
      </w:tr>
      <w:tr w:rsidR="00C40FD5" w:rsidRPr="001F42D3" w14:paraId="1A9928B4" w14:textId="77777777" w:rsidTr="006C0E8E">
        <w:trPr>
          <w:cantSplit/>
          <w:jc w:val="center"/>
        </w:trPr>
        <w:tc>
          <w:tcPr>
            <w:tcW w:w="784" w:type="dxa"/>
          </w:tcPr>
          <w:p w14:paraId="580D3BF2" w14:textId="77777777" w:rsidR="00B11855" w:rsidRPr="001F42D3" w:rsidRDefault="003D003E" w:rsidP="006B1888">
            <w:pPr>
              <w:pStyle w:val="TableEntry"/>
            </w:pPr>
            <w:r w:rsidRPr="001F42D3">
              <w:t>21</w:t>
            </w:r>
          </w:p>
        </w:tc>
        <w:tc>
          <w:tcPr>
            <w:tcW w:w="764" w:type="dxa"/>
          </w:tcPr>
          <w:p w14:paraId="0EC1954C" w14:textId="77777777" w:rsidR="00B11855" w:rsidRPr="001F42D3" w:rsidRDefault="003D003E" w:rsidP="006B1888">
            <w:pPr>
              <w:pStyle w:val="TableEntry"/>
            </w:pPr>
            <w:r w:rsidRPr="001F42D3">
              <w:t>2</w:t>
            </w:r>
          </w:p>
        </w:tc>
        <w:tc>
          <w:tcPr>
            <w:tcW w:w="760" w:type="dxa"/>
          </w:tcPr>
          <w:p w14:paraId="33894B0B" w14:textId="77777777" w:rsidR="00B11855" w:rsidRPr="001F42D3" w:rsidRDefault="003D003E" w:rsidP="006B1888">
            <w:pPr>
              <w:pStyle w:val="TableEntry"/>
            </w:pPr>
            <w:r w:rsidRPr="001F42D3">
              <w:t>IS</w:t>
            </w:r>
          </w:p>
        </w:tc>
        <w:tc>
          <w:tcPr>
            <w:tcW w:w="961" w:type="dxa"/>
          </w:tcPr>
          <w:p w14:paraId="3510B4F2" w14:textId="77777777" w:rsidR="00B11855" w:rsidRPr="001F42D3" w:rsidRDefault="003D003E" w:rsidP="006B1888">
            <w:pPr>
              <w:pStyle w:val="TableEntry"/>
            </w:pPr>
            <w:r w:rsidRPr="001F42D3">
              <w:t>X</w:t>
            </w:r>
          </w:p>
        </w:tc>
        <w:tc>
          <w:tcPr>
            <w:tcW w:w="919" w:type="dxa"/>
          </w:tcPr>
          <w:p w14:paraId="5CFA7A7C" w14:textId="77777777" w:rsidR="00B11855" w:rsidRPr="001F42D3" w:rsidRDefault="003D003E" w:rsidP="006B1888">
            <w:pPr>
              <w:pStyle w:val="TableEntry"/>
            </w:pPr>
            <w:r w:rsidRPr="001F42D3">
              <w:t>[0..0]</w:t>
            </w:r>
          </w:p>
        </w:tc>
        <w:tc>
          <w:tcPr>
            <w:tcW w:w="1258" w:type="dxa"/>
          </w:tcPr>
          <w:p w14:paraId="1039C755" w14:textId="77777777" w:rsidR="00B11855" w:rsidRPr="001F42D3" w:rsidRDefault="003D003E" w:rsidP="006B1888">
            <w:pPr>
              <w:pStyle w:val="TableEntry"/>
            </w:pPr>
            <w:r w:rsidRPr="001F42D3">
              <w:t>0032</w:t>
            </w:r>
          </w:p>
        </w:tc>
        <w:tc>
          <w:tcPr>
            <w:tcW w:w="2834" w:type="dxa"/>
          </w:tcPr>
          <w:p w14:paraId="13A0CB05" w14:textId="77777777" w:rsidR="00B11855" w:rsidRPr="001F42D3" w:rsidRDefault="003D003E" w:rsidP="006B1888">
            <w:pPr>
              <w:pStyle w:val="TableEntry"/>
            </w:pPr>
            <w:r w:rsidRPr="001F42D3">
              <w:t>Charge Price Indicator</w:t>
            </w:r>
          </w:p>
        </w:tc>
      </w:tr>
      <w:tr w:rsidR="00C40FD5" w:rsidRPr="001F42D3" w14:paraId="088A12B7" w14:textId="77777777" w:rsidTr="006C0E8E">
        <w:trPr>
          <w:cantSplit/>
          <w:jc w:val="center"/>
        </w:trPr>
        <w:tc>
          <w:tcPr>
            <w:tcW w:w="784" w:type="dxa"/>
          </w:tcPr>
          <w:p w14:paraId="00BB497A" w14:textId="77777777" w:rsidR="00B11855" w:rsidRPr="001F42D3" w:rsidRDefault="003D003E" w:rsidP="006B1888">
            <w:pPr>
              <w:pStyle w:val="TableEntry"/>
            </w:pPr>
            <w:r w:rsidRPr="001F42D3">
              <w:t>22</w:t>
            </w:r>
          </w:p>
        </w:tc>
        <w:tc>
          <w:tcPr>
            <w:tcW w:w="764" w:type="dxa"/>
          </w:tcPr>
          <w:p w14:paraId="2BFE76C2" w14:textId="77777777" w:rsidR="00B11855" w:rsidRPr="001F42D3" w:rsidRDefault="003D003E" w:rsidP="006B1888">
            <w:pPr>
              <w:pStyle w:val="TableEntry"/>
            </w:pPr>
            <w:r w:rsidRPr="001F42D3">
              <w:t>2</w:t>
            </w:r>
          </w:p>
        </w:tc>
        <w:tc>
          <w:tcPr>
            <w:tcW w:w="760" w:type="dxa"/>
          </w:tcPr>
          <w:p w14:paraId="5C1EB51C" w14:textId="77777777" w:rsidR="00B11855" w:rsidRPr="001F42D3" w:rsidRDefault="003D003E" w:rsidP="006B1888">
            <w:pPr>
              <w:pStyle w:val="TableEntry"/>
            </w:pPr>
            <w:r w:rsidRPr="001F42D3">
              <w:t>IS</w:t>
            </w:r>
          </w:p>
        </w:tc>
        <w:tc>
          <w:tcPr>
            <w:tcW w:w="961" w:type="dxa"/>
          </w:tcPr>
          <w:p w14:paraId="2116E733" w14:textId="77777777" w:rsidR="00B11855" w:rsidRPr="001F42D3" w:rsidRDefault="003D003E" w:rsidP="006B1888">
            <w:pPr>
              <w:pStyle w:val="TableEntry"/>
            </w:pPr>
            <w:r w:rsidRPr="001F42D3">
              <w:t>X</w:t>
            </w:r>
          </w:p>
        </w:tc>
        <w:tc>
          <w:tcPr>
            <w:tcW w:w="919" w:type="dxa"/>
          </w:tcPr>
          <w:p w14:paraId="06B0609B" w14:textId="77777777" w:rsidR="00B11855" w:rsidRPr="001F42D3" w:rsidRDefault="003D003E" w:rsidP="006B1888">
            <w:pPr>
              <w:pStyle w:val="TableEntry"/>
            </w:pPr>
            <w:r w:rsidRPr="001F42D3">
              <w:t>[0..0]</w:t>
            </w:r>
          </w:p>
        </w:tc>
        <w:tc>
          <w:tcPr>
            <w:tcW w:w="1258" w:type="dxa"/>
          </w:tcPr>
          <w:p w14:paraId="3776BBF4" w14:textId="77777777" w:rsidR="00B11855" w:rsidRPr="001F42D3" w:rsidRDefault="003D003E" w:rsidP="006B1888">
            <w:pPr>
              <w:pStyle w:val="TableEntry"/>
            </w:pPr>
            <w:r w:rsidRPr="001F42D3">
              <w:t>0045</w:t>
            </w:r>
          </w:p>
        </w:tc>
        <w:tc>
          <w:tcPr>
            <w:tcW w:w="2834" w:type="dxa"/>
          </w:tcPr>
          <w:p w14:paraId="61154878" w14:textId="77777777" w:rsidR="00B11855" w:rsidRPr="001F42D3" w:rsidRDefault="003D003E" w:rsidP="006B1888">
            <w:pPr>
              <w:pStyle w:val="TableEntry"/>
            </w:pPr>
            <w:r w:rsidRPr="001F42D3">
              <w:t>Courtesy Code</w:t>
            </w:r>
          </w:p>
        </w:tc>
      </w:tr>
      <w:tr w:rsidR="00C40FD5" w:rsidRPr="001F42D3" w14:paraId="516D9FFF" w14:textId="77777777" w:rsidTr="006C0E8E">
        <w:trPr>
          <w:cantSplit/>
          <w:jc w:val="center"/>
        </w:trPr>
        <w:tc>
          <w:tcPr>
            <w:tcW w:w="784" w:type="dxa"/>
          </w:tcPr>
          <w:p w14:paraId="33FCB845" w14:textId="77777777" w:rsidR="00B11855" w:rsidRPr="001F42D3" w:rsidRDefault="003D003E" w:rsidP="006B1888">
            <w:pPr>
              <w:pStyle w:val="TableEntry"/>
            </w:pPr>
            <w:r w:rsidRPr="001F42D3">
              <w:t>23</w:t>
            </w:r>
          </w:p>
        </w:tc>
        <w:tc>
          <w:tcPr>
            <w:tcW w:w="764" w:type="dxa"/>
          </w:tcPr>
          <w:p w14:paraId="0135F4FB" w14:textId="77777777" w:rsidR="00B11855" w:rsidRPr="001F42D3" w:rsidRDefault="003D003E" w:rsidP="006B1888">
            <w:pPr>
              <w:pStyle w:val="TableEntry"/>
            </w:pPr>
            <w:r w:rsidRPr="001F42D3">
              <w:t>2</w:t>
            </w:r>
          </w:p>
        </w:tc>
        <w:tc>
          <w:tcPr>
            <w:tcW w:w="760" w:type="dxa"/>
          </w:tcPr>
          <w:p w14:paraId="0E03E05B" w14:textId="77777777" w:rsidR="00B11855" w:rsidRPr="001F42D3" w:rsidRDefault="003D003E" w:rsidP="006B1888">
            <w:pPr>
              <w:pStyle w:val="TableEntry"/>
            </w:pPr>
            <w:r w:rsidRPr="001F42D3">
              <w:t>IS</w:t>
            </w:r>
          </w:p>
        </w:tc>
        <w:tc>
          <w:tcPr>
            <w:tcW w:w="961" w:type="dxa"/>
          </w:tcPr>
          <w:p w14:paraId="45C2CC1D" w14:textId="77777777" w:rsidR="00B11855" w:rsidRPr="001F42D3" w:rsidRDefault="003D003E" w:rsidP="006B1888">
            <w:pPr>
              <w:pStyle w:val="TableEntry"/>
            </w:pPr>
            <w:r w:rsidRPr="001F42D3">
              <w:t>X</w:t>
            </w:r>
          </w:p>
        </w:tc>
        <w:tc>
          <w:tcPr>
            <w:tcW w:w="919" w:type="dxa"/>
          </w:tcPr>
          <w:p w14:paraId="5D1D5DB2" w14:textId="77777777" w:rsidR="00B11855" w:rsidRPr="001F42D3" w:rsidRDefault="003D003E" w:rsidP="006B1888">
            <w:pPr>
              <w:pStyle w:val="TableEntry"/>
            </w:pPr>
            <w:r w:rsidRPr="001F42D3">
              <w:t>[0..0]</w:t>
            </w:r>
          </w:p>
        </w:tc>
        <w:tc>
          <w:tcPr>
            <w:tcW w:w="1258" w:type="dxa"/>
          </w:tcPr>
          <w:p w14:paraId="4AA06010" w14:textId="77777777" w:rsidR="00B11855" w:rsidRPr="001F42D3" w:rsidRDefault="003D003E" w:rsidP="006B1888">
            <w:pPr>
              <w:pStyle w:val="TableEntry"/>
            </w:pPr>
            <w:r w:rsidRPr="001F42D3">
              <w:t>0046</w:t>
            </w:r>
          </w:p>
        </w:tc>
        <w:tc>
          <w:tcPr>
            <w:tcW w:w="2834" w:type="dxa"/>
          </w:tcPr>
          <w:p w14:paraId="05921CF5" w14:textId="77777777" w:rsidR="00B11855" w:rsidRPr="001F42D3" w:rsidRDefault="003D003E" w:rsidP="006B1888">
            <w:pPr>
              <w:pStyle w:val="TableEntry"/>
            </w:pPr>
            <w:r w:rsidRPr="001F42D3">
              <w:t>Credit Rating</w:t>
            </w:r>
          </w:p>
        </w:tc>
      </w:tr>
      <w:tr w:rsidR="00C40FD5" w:rsidRPr="001F42D3" w14:paraId="6D5FD095" w14:textId="77777777" w:rsidTr="006C0E8E">
        <w:trPr>
          <w:cantSplit/>
          <w:jc w:val="center"/>
        </w:trPr>
        <w:tc>
          <w:tcPr>
            <w:tcW w:w="784" w:type="dxa"/>
          </w:tcPr>
          <w:p w14:paraId="759FCDEE" w14:textId="77777777" w:rsidR="00B11855" w:rsidRPr="001F42D3" w:rsidRDefault="003D003E" w:rsidP="006B1888">
            <w:pPr>
              <w:pStyle w:val="TableEntry"/>
            </w:pPr>
            <w:r w:rsidRPr="001F42D3">
              <w:t>24</w:t>
            </w:r>
          </w:p>
        </w:tc>
        <w:tc>
          <w:tcPr>
            <w:tcW w:w="764" w:type="dxa"/>
          </w:tcPr>
          <w:p w14:paraId="0EAC0A91" w14:textId="77777777" w:rsidR="00B11855" w:rsidRPr="001F42D3" w:rsidRDefault="003D003E" w:rsidP="006B1888">
            <w:pPr>
              <w:pStyle w:val="TableEntry"/>
            </w:pPr>
            <w:r w:rsidRPr="001F42D3">
              <w:t>2</w:t>
            </w:r>
          </w:p>
        </w:tc>
        <w:tc>
          <w:tcPr>
            <w:tcW w:w="760" w:type="dxa"/>
          </w:tcPr>
          <w:p w14:paraId="791E0DC0" w14:textId="77777777" w:rsidR="00B11855" w:rsidRPr="001F42D3" w:rsidRDefault="003D003E" w:rsidP="006B1888">
            <w:pPr>
              <w:pStyle w:val="TableEntry"/>
            </w:pPr>
            <w:r w:rsidRPr="001F42D3">
              <w:t>IS</w:t>
            </w:r>
          </w:p>
        </w:tc>
        <w:tc>
          <w:tcPr>
            <w:tcW w:w="961" w:type="dxa"/>
          </w:tcPr>
          <w:p w14:paraId="11027DFB" w14:textId="77777777" w:rsidR="00B11855" w:rsidRPr="001F42D3" w:rsidRDefault="003D003E" w:rsidP="006B1888">
            <w:pPr>
              <w:pStyle w:val="TableEntry"/>
            </w:pPr>
            <w:r w:rsidRPr="001F42D3">
              <w:t>X</w:t>
            </w:r>
          </w:p>
        </w:tc>
        <w:tc>
          <w:tcPr>
            <w:tcW w:w="919" w:type="dxa"/>
          </w:tcPr>
          <w:p w14:paraId="27A7CA25" w14:textId="77777777" w:rsidR="00B11855" w:rsidRPr="001F42D3" w:rsidRDefault="003D003E" w:rsidP="006B1888">
            <w:pPr>
              <w:pStyle w:val="TableEntry"/>
            </w:pPr>
            <w:r w:rsidRPr="001F42D3">
              <w:t>[0..0]</w:t>
            </w:r>
          </w:p>
        </w:tc>
        <w:tc>
          <w:tcPr>
            <w:tcW w:w="1258" w:type="dxa"/>
          </w:tcPr>
          <w:p w14:paraId="6B02BD9D" w14:textId="77777777" w:rsidR="00B11855" w:rsidRPr="001F42D3" w:rsidRDefault="003D003E" w:rsidP="006B1888">
            <w:pPr>
              <w:pStyle w:val="TableEntry"/>
            </w:pPr>
            <w:r w:rsidRPr="001F42D3">
              <w:t>0044</w:t>
            </w:r>
          </w:p>
        </w:tc>
        <w:tc>
          <w:tcPr>
            <w:tcW w:w="2834" w:type="dxa"/>
          </w:tcPr>
          <w:p w14:paraId="63311782" w14:textId="77777777" w:rsidR="00B11855" w:rsidRPr="001F42D3" w:rsidRDefault="003D003E" w:rsidP="006B1888">
            <w:pPr>
              <w:pStyle w:val="TableEntry"/>
            </w:pPr>
            <w:r w:rsidRPr="001F42D3">
              <w:t>Contract Code</w:t>
            </w:r>
          </w:p>
        </w:tc>
      </w:tr>
      <w:tr w:rsidR="00C40FD5" w:rsidRPr="001F42D3" w14:paraId="650710AE" w14:textId="77777777" w:rsidTr="006C0E8E">
        <w:trPr>
          <w:cantSplit/>
          <w:jc w:val="center"/>
        </w:trPr>
        <w:tc>
          <w:tcPr>
            <w:tcW w:w="784" w:type="dxa"/>
          </w:tcPr>
          <w:p w14:paraId="0FD1D5B9" w14:textId="77777777" w:rsidR="00B11855" w:rsidRPr="001F42D3" w:rsidRDefault="003D003E" w:rsidP="006B1888">
            <w:pPr>
              <w:pStyle w:val="TableEntry"/>
            </w:pPr>
            <w:r w:rsidRPr="001F42D3">
              <w:t>25</w:t>
            </w:r>
          </w:p>
        </w:tc>
        <w:tc>
          <w:tcPr>
            <w:tcW w:w="764" w:type="dxa"/>
          </w:tcPr>
          <w:p w14:paraId="0000DBC6" w14:textId="77777777" w:rsidR="00B11855" w:rsidRPr="001F42D3" w:rsidRDefault="003D003E" w:rsidP="006B1888">
            <w:pPr>
              <w:pStyle w:val="TableEntry"/>
            </w:pPr>
            <w:r w:rsidRPr="001F42D3">
              <w:t>8</w:t>
            </w:r>
          </w:p>
        </w:tc>
        <w:tc>
          <w:tcPr>
            <w:tcW w:w="760" w:type="dxa"/>
          </w:tcPr>
          <w:p w14:paraId="3BFBEBEF" w14:textId="77777777" w:rsidR="00B11855" w:rsidRPr="001F42D3" w:rsidRDefault="003D003E" w:rsidP="006B1888">
            <w:pPr>
              <w:pStyle w:val="TableEntry"/>
            </w:pPr>
            <w:r w:rsidRPr="001F42D3">
              <w:t>DT</w:t>
            </w:r>
          </w:p>
        </w:tc>
        <w:tc>
          <w:tcPr>
            <w:tcW w:w="961" w:type="dxa"/>
          </w:tcPr>
          <w:p w14:paraId="4A9701B9" w14:textId="77777777" w:rsidR="00B11855" w:rsidRPr="001F42D3" w:rsidRDefault="003D003E" w:rsidP="006B1888">
            <w:pPr>
              <w:pStyle w:val="TableEntry"/>
            </w:pPr>
            <w:r w:rsidRPr="001F42D3">
              <w:t>X</w:t>
            </w:r>
          </w:p>
        </w:tc>
        <w:tc>
          <w:tcPr>
            <w:tcW w:w="919" w:type="dxa"/>
          </w:tcPr>
          <w:p w14:paraId="1E29EBED" w14:textId="77777777" w:rsidR="00B11855" w:rsidRPr="001F42D3" w:rsidRDefault="003D003E" w:rsidP="006B1888">
            <w:pPr>
              <w:pStyle w:val="TableEntry"/>
            </w:pPr>
            <w:r w:rsidRPr="001F42D3">
              <w:t>[0..0]</w:t>
            </w:r>
          </w:p>
        </w:tc>
        <w:tc>
          <w:tcPr>
            <w:tcW w:w="1258" w:type="dxa"/>
          </w:tcPr>
          <w:p w14:paraId="494CB525" w14:textId="77777777" w:rsidR="00B11855" w:rsidRPr="001F42D3" w:rsidRDefault="00B11855" w:rsidP="006B1888">
            <w:pPr>
              <w:pStyle w:val="TableEntry"/>
            </w:pPr>
          </w:p>
        </w:tc>
        <w:tc>
          <w:tcPr>
            <w:tcW w:w="2834" w:type="dxa"/>
          </w:tcPr>
          <w:p w14:paraId="1ECE2250" w14:textId="77777777" w:rsidR="00B11855" w:rsidRPr="001F42D3" w:rsidRDefault="003D003E" w:rsidP="006B1888">
            <w:pPr>
              <w:pStyle w:val="TableEntry"/>
            </w:pPr>
            <w:r w:rsidRPr="001F42D3">
              <w:t>Contract Effective Date</w:t>
            </w:r>
          </w:p>
        </w:tc>
      </w:tr>
      <w:tr w:rsidR="00C40FD5" w:rsidRPr="001F42D3" w14:paraId="161B5082" w14:textId="77777777" w:rsidTr="006C0E8E">
        <w:trPr>
          <w:cantSplit/>
          <w:jc w:val="center"/>
        </w:trPr>
        <w:tc>
          <w:tcPr>
            <w:tcW w:w="784" w:type="dxa"/>
          </w:tcPr>
          <w:p w14:paraId="5B17D733" w14:textId="77777777" w:rsidR="00B11855" w:rsidRPr="001F42D3" w:rsidRDefault="003D003E" w:rsidP="006B1888">
            <w:pPr>
              <w:pStyle w:val="TableEntry"/>
            </w:pPr>
            <w:r w:rsidRPr="001F42D3">
              <w:t>26</w:t>
            </w:r>
          </w:p>
        </w:tc>
        <w:tc>
          <w:tcPr>
            <w:tcW w:w="764" w:type="dxa"/>
          </w:tcPr>
          <w:p w14:paraId="3CA7A043" w14:textId="77777777" w:rsidR="00B11855" w:rsidRPr="001F42D3" w:rsidRDefault="003D003E" w:rsidP="006B1888">
            <w:pPr>
              <w:pStyle w:val="TableEntry"/>
            </w:pPr>
            <w:r w:rsidRPr="001F42D3">
              <w:t>12</w:t>
            </w:r>
          </w:p>
        </w:tc>
        <w:tc>
          <w:tcPr>
            <w:tcW w:w="760" w:type="dxa"/>
          </w:tcPr>
          <w:p w14:paraId="05BBF0ED" w14:textId="77777777" w:rsidR="00B11855" w:rsidRPr="001F42D3" w:rsidRDefault="003D003E" w:rsidP="006B1888">
            <w:pPr>
              <w:pStyle w:val="TableEntry"/>
            </w:pPr>
            <w:r w:rsidRPr="001F42D3">
              <w:t>NM</w:t>
            </w:r>
          </w:p>
        </w:tc>
        <w:tc>
          <w:tcPr>
            <w:tcW w:w="961" w:type="dxa"/>
          </w:tcPr>
          <w:p w14:paraId="16166B9F" w14:textId="77777777" w:rsidR="00B11855" w:rsidRPr="001F42D3" w:rsidRDefault="003D003E" w:rsidP="006B1888">
            <w:pPr>
              <w:pStyle w:val="TableEntry"/>
            </w:pPr>
            <w:r w:rsidRPr="001F42D3">
              <w:t>X</w:t>
            </w:r>
          </w:p>
        </w:tc>
        <w:tc>
          <w:tcPr>
            <w:tcW w:w="919" w:type="dxa"/>
          </w:tcPr>
          <w:p w14:paraId="752B7D16" w14:textId="77777777" w:rsidR="00B11855" w:rsidRPr="001F42D3" w:rsidRDefault="003D003E" w:rsidP="006B1888">
            <w:pPr>
              <w:pStyle w:val="TableEntry"/>
            </w:pPr>
            <w:r w:rsidRPr="001F42D3">
              <w:t>[0..0]</w:t>
            </w:r>
          </w:p>
        </w:tc>
        <w:tc>
          <w:tcPr>
            <w:tcW w:w="1258" w:type="dxa"/>
          </w:tcPr>
          <w:p w14:paraId="206ABC64" w14:textId="77777777" w:rsidR="00B11855" w:rsidRPr="001F42D3" w:rsidRDefault="00B11855" w:rsidP="006B1888">
            <w:pPr>
              <w:pStyle w:val="TableEntry"/>
            </w:pPr>
          </w:p>
        </w:tc>
        <w:tc>
          <w:tcPr>
            <w:tcW w:w="2834" w:type="dxa"/>
          </w:tcPr>
          <w:p w14:paraId="39CA047F" w14:textId="77777777" w:rsidR="00B11855" w:rsidRPr="001F42D3" w:rsidRDefault="003D003E" w:rsidP="006B1888">
            <w:pPr>
              <w:pStyle w:val="TableEntry"/>
            </w:pPr>
            <w:r w:rsidRPr="001F42D3">
              <w:t>Contract Amount</w:t>
            </w:r>
          </w:p>
        </w:tc>
      </w:tr>
      <w:tr w:rsidR="00C40FD5" w:rsidRPr="001F42D3" w14:paraId="0060EA90" w14:textId="77777777" w:rsidTr="006C0E8E">
        <w:trPr>
          <w:cantSplit/>
          <w:jc w:val="center"/>
        </w:trPr>
        <w:tc>
          <w:tcPr>
            <w:tcW w:w="784" w:type="dxa"/>
          </w:tcPr>
          <w:p w14:paraId="30EC52EF" w14:textId="77777777" w:rsidR="00B11855" w:rsidRPr="001F42D3" w:rsidRDefault="003D003E" w:rsidP="006B1888">
            <w:pPr>
              <w:pStyle w:val="TableEntry"/>
            </w:pPr>
            <w:r w:rsidRPr="001F42D3">
              <w:t>27</w:t>
            </w:r>
          </w:p>
        </w:tc>
        <w:tc>
          <w:tcPr>
            <w:tcW w:w="764" w:type="dxa"/>
          </w:tcPr>
          <w:p w14:paraId="75366E24" w14:textId="77777777" w:rsidR="00B11855" w:rsidRPr="001F42D3" w:rsidRDefault="003D003E" w:rsidP="006B1888">
            <w:pPr>
              <w:pStyle w:val="TableEntry"/>
            </w:pPr>
            <w:r w:rsidRPr="001F42D3">
              <w:t>3</w:t>
            </w:r>
          </w:p>
        </w:tc>
        <w:tc>
          <w:tcPr>
            <w:tcW w:w="760" w:type="dxa"/>
          </w:tcPr>
          <w:p w14:paraId="442C5AAE" w14:textId="77777777" w:rsidR="00B11855" w:rsidRPr="001F42D3" w:rsidRDefault="003D003E" w:rsidP="006B1888">
            <w:pPr>
              <w:pStyle w:val="TableEntry"/>
            </w:pPr>
            <w:r w:rsidRPr="001F42D3">
              <w:t>NM</w:t>
            </w:r>
          </w:p>
        </w:tc>
        <w:tc>
          <w:tcPr>
            <w:tcW w:w="961" w:type="dxa"/>
          </w:tcPr>
          <w:p w14:paraId="749FABEF" w14:textId="77777777" w:rsidR="00B11855" w:rsidRPr="001F42D3" w:rsidRDefault="003D003E" w:rsidP="006B1888">
            <w:pPr>
              <w:pStyle w:val="TableEntry"/>
            </w:pPr>
            <w:r w:rsidRPr="001F42D3">
              <w:t>X</w:t>
            </w:r>
          </w:p>
        </w:tc>
        <w:tc>
          <w:tcPr>
            <w:tcW w:w="919" w:type="dxa"/>
          </w:tcPr>
          <w:p w14:paraId="2C93F127" w14:textId="77777777" w:rsidR="00B11855" w:rsidRPr="001F42D3" w:rsidRDefault="003D003E" w:rsidP="006B1888">
            <w:pPr>
              <w:pStyle w:val="TableEntry"/>
            </w:pPr>
            <w:r w:rsidRPr="001F42D3">
              <w:t>[0..0]</w:t>
            </w:r>
          </w:p>
        </w:tc>
        <w:tc>
          <w:tcPr>
            <w:tcW w:w="1258" w:type="dxa"/>
          </w:tcPr>
          <w:p w14:paraId="42972C6D" w14:textId="77777777" w:rsidR="00B11855" w:rsidRPr="001F42D3" w:rsidRDefault="00B11855" w:rsidP="006B1888">
            <w:pPr>
              <w:pStyle w:val="TableEntry"/>
            </w:pPr>
          </w:p>
        </w:tc>
        <w:tc>
          <w:tcPr>
            <w:tcW w:w="2834" w:type="dxa"/>
          </w:tcPr>
          <w:p w14:paraId="3C902179" w14:textId="77777777" w:rsidR="00B11855" w:rsidRPr="001F42D3" w:rsidRDefault="003D003E" w:rsidP="006B1888">
            <w:pPr>
              <w:pStyle w:val="TableEntry"/>
            </w:pPr>
            <w:r w:rsidRPr="001F42D3">
              <w:t>Contract Period</w:t>
            </w:r>
          </w:p>
        </w:tc>
      </w:tr>
      <w:tr w:rsidR="00C40FD5" w:rsidRPr="001F42D3" w14:paraId="74E0ABE8" w14:textId="77777777" w:rsidTr="006C0E8E">
        <w:trPr>
          <w:cantSplit/>
          <w:jc w:val="center"/>
        </w:trPr>
        <w:tc>
          <w:tcPr>
            <w:tcW w:w="784" w:type="dxa"/>
          </w:tcPr>
          <w:p w14:paraId="2113545B" w14:textId="77777777" w:rsidR="00B11855" w:rsidRPr="001F42D3" w:rsidRDefault="003D003E" w:rsidP="006B1888">
            <w:pPr>
              <w:pStyle w:val="TableEntry"/>
            </w:pPr>
            <w:r w:rsidRPr="001F42D3">
              <w:t>28</w:t>
            </w:r>
          </w:p>
        </w:tc>
        <w:tc>
          <w:tcPr>
            <w:tcW w:w="764" w:type="dxa"/>
          </w:tcPr>
          <w:p w14:paraId="7D97E9D1" w14:textId="77777777" w:rsidR="00B11855" w:rsidRPr="001F42D3" w:rsidRDefault="003D003E" w:rsidP="006B1888">
            <w:pPr>
              <w:pStyle w:val="TableEntry"/>
            </w:pPr>
            <w:r w:rsidRPr="001F42D3">
              <w:t>2</w:t>
            </w:r>
          </w:p>
        </w:tc>
        <w:tc>
          <w:tcPr>
            <w:tcW w:w="760" w:type="dxa"/>
          </w:tcPr>
          <w:p w14:paraId="47F1FF72" w14:textId="77777777" w:rsidR="00B11855" w:rsidRPr="001F42D3" w:rsidRDefault="003D003E" w:rsidP="006B1888">
            <w:pPr>
              <w:pStyle w:val="TableEntry"/>
            </w:pPr>
            <w:r w:rsidRPr="001F42D3">
              <w:t>IS</w:t>
            </w:r>
          </w:p>
        </w:tc>
        <w:tc>
          <w:tcPr>
            <w:tcW w:w="961" w:type="dxa"/>
          </w:tcPr>
          <w:p w14:paraId="29E19075" w14:textId="77777777" w:rsidR="00B11855" w:rsidRPr="001F42D3" w:rsidRDefault="003D003E" w:rsidP="006B1888">
            <w:pPr>
              <w:pStyle w:val="TableEntry"/>
            </w:pPr>
            <w:r w:rsidRPr="001F42D3">
              <w:t>X</w:t>
            </w:r>
          </w:p>
        </w:tc>
        <w:tc>
          <w:tcPr>
            <w:tcW w:w="919" w:type="dxa"/>
          </w:tcPr>
          <w:p w14:paraId="4D6F9C63" w14:textId="77777777" w:rsidR="00B11855" w:rsidRPr="001F42D3" w:rsidRDefault="003D003E" w:rsidP="006B1888">
            <w:pPr>
              <w:pStyle w:val="TableEntry"/>
            </w:pPr>
            <w:r w:rsidRPr="001F42D3">
              <w:t>[0..0]</w:t>
            </w:r>
          </w:p>
        </w:tc>
        <w:tc>
          <w:tcPr>
            <w:tcW w:w="1258" w:type="dxa"/>
          </w:tcPr>
          <w:p w14:paraId="4DCF7188" w14:textId="77777777" w:rsidR="00B11855" w:rsidRPr="001F42D3" w:rsidRDefault="003D003E" w:rsidP="006B1888">
            <w:pPr>
              <w:pStyle w:val="TableEntry"/>
            </w:pPr>
            <w:r w:rsidRPr="001F42D3">
              <w:t>0073</w:t>
            </w:r>
          </w:p>
        </w:tc>
        <w:tc>
          <w:tcPr>
            <w:tcW w:w="2834" w:type="dxa"/>
          </w:tcPr>
          <w:p w14:paraId="2A435A01" w14:textId="77777777" w:rsidR="00B11855" w:rsidRPr="001F42D3" w:rsidRDefault="003D003E" w:rsidP="006B1888">
            <w:pPr>
              <w:pStyle w:val="TableEntry"/>
            </w:pPr>
            <w:r w:rsidRPr="001F42D3">
              <w:t>Interest Code</w:t>
            </w:r>
          </w:p>
        </w:tc>
      </w:tr>
      <w:tr w:rsidR="00C40FD5" w:rsidRPr="001F42D3" w14:paraId="3D78D06B" w14:textId="77777777" w:rsidTr="006C0E8E">
        <w:trPr>
          <w:cantSplit/>
          <w:jc w:val="center"/>
        </w:trPr>
        <w:tc>
          <w:tcPr>
            <w:tcW w:w="784" w:type="dxa"/>
          </w:tcPr>
          <w:p w14:paraId="6A2FD16C" w14:textId="77777777" w:rsidR="00B11855" w:rsidRPr="001F42D3" w:rsidRDefault="003D003E" w:rsidP="006B1888">
            <w:pPr>
              <w:pStyle w:val="TableEntry"/>
            </w:pPr>
            <w:r w:rsidRPr="001F42D3">
              <w:t>29</w:t>
            </w:r>
          </w:p>
        </w:tc>
        <w:tc>
          <w:tcPr>
            <w:tcW w:w="764" w:type="dxa"/>
          </w:tcPr>
          <w:p w14:paraId="47821D09" w14:textId="77777777" w:rsidR="00B11855" w:rsidRPr="001F42D3" w:rsidRDefault="003D003E" w:rsidP="006B1888">
            <w:pPr>
              <w:pStyle w:val="TableEntry"/>
            </w:pPr>
            <w:r w:rsidRPr="001F42D3">
              <w:t>4</w:t>
            </w:r>
          </w:p>
        </w:tc>
        <w:tc>
          <w:tcPr>
            <w:tcW w:w="760" w:type="dxa"/>
          </w:tcPr>
          <w:p w14:paraId="65A0C553" w14:textId="77777777" w:rsidR="00B11855" w:rsidRPr="001F42D3" w:rsidRDefault="003D003E" w:rsidP="006B1888">
            <w:pPr>
              <w:pStyle w:val="TableEntry"/>
            </w:pPr>
            <w:r w:rsidRPr="001F42D3">
              <w:t>IS</w:t>
            </w:r>
          </w:p>
        </w:tc>
        <w:tc>
          <w:tcPr>
            <w:tcW w:w="961" w:type="dxa"/>
          </w:tcPr>
          <w:p w14:paraId="63BEDFEF" w14:textId="77777777" w:rsidR="00B11855" w:rsidRPr="001F42D3" w:rsidRDefault="003D003E" w:rsidP="006B1888">
            <w:pPr>
              <w:pStyle w:val="TableEntry"/>
            </w:pPr>
            <w:r w:rsidRPr="001F42D3">
              <w:t>X</w:t>
            </w:r>
          </w:p>
        </w:tc>
        <w:tc>
          <w:tcPr>
            <w:tcW w:w="919" w:type="dxa"/>
          </w:tcPr>
          <w:p w14:paraId="2CA1CB69" w14:textId="77777777" w:rsidR="00B11855" w:rsidRPr="001F42D3" w:rsidRDefault="003D003E" w:rsidP="006B1888">
            <w:pPr>
              <w:pStyle w:val="TableEntry"/>
            </w:pPr>
            <w:r w:rsidRPr="001F42D3">
              <w:t>[0..0]</w:t>
            </w:r>
          </w:p>
        </w:tc>
        <w:tc>
          <w:tcPr>
            <w:tcW w:w="1258" w:type="dxa"/>
          </w:tcPr>
          <w:p w14:paraId="56055116" w14:textId="77777777" w:rsidR="00B11855" w:rsidRPr="001F42D3" w:rsidRDefault="003D003E" w:rsidP="006B1888">
            <w:pPr>
              <w:pStyle w:val="TableEntry"/>
            </w:pPr>
            <w:r w:rsidRPr="001F42D3">
              <w:t>0110</w:t>
            </w:r>
          </w:p>
        </w:tc>
        <w:tc>
          <w:tcPr>
            <w:tcW w:w="2834" w:type="dxa"/>
          </w:tcPr>
          <w:p w14:paraId="25049FF2" w14:textId="77777777" w:rsidR="00B11855" w:rsidRPr="001F42D3" w:rsidRDefault="003D003E" w:rsidP="006B1888">
            <w:pPr>
              <w:pStyle w:val="TableEntry"/>
            </w:pPr>
            <w:r w:rsidRPr="001F42D3">
              <w:t>Transfer to Bad Debt Code</w:t>
            </w:r>
          </w:p>
        </w:tc>
      </w:tr>
      <w:tr w:rsidR="00C40FD5" w:rsidRPr="001F42D3" w14:paraId="5AFC9614" w14:textId="77777777" w:rsidTr="006C0E8E">
        <w:trPr>
          <w:cantSplit/>
          <w:jc w:val="center"/>
        </w:trPr>
        <w:tc>
          <w:tcPr>
            <w:tcW w:w="784" w:type="dxa"/>
          </w:tcPr>
          <w:p w14:paraId="5EE079FA" w14:textId="77777777" w:rsidR="00B11855" w:rsidRPr="001F42D3" w:rsidRDefault="003D003E" w:rsidP="006B1888">
            <w:pPr>
              <w:pStyle w:val="TableEntry"/>
            </w:pPr>
            <w:r w:rsidRPr="001F42D3">
              <w:t>30</w:t>
            </w:r>
          </w:p>
        </w:tc>
        <w:tc>
          <w:tcPr>
            <w:tcW w:w="764" w:type="dxa"/>
          </w:tcPr>
          <w:p w14:paraId="64B4553E" w14:textId="77777777" w:rsidR="00B11855" w:rsidRPr="001F42D3" w:rsidRDefault="003D003E" w:rsidP="006B1888">
            <w:pPr>
              <w:pStyle w:val="TableEntry"/>
            </w:pPr>
            <w:r w:rsidRPr="001F42D3">
              <w:t>8</w:t>
            </w:r>
          </w:p>
        </w:tc>
        <w:tc>
          <w:tcPr>
            <w:tcW w:w="760" w:type="dxa"/>
          </w:tcPr>
          <w:p w14:paraId="75371B2A" w14:textId="77777777" w:rsidR="00B11855" w:rsidRPr="001F42D3" w:rsidRDefault="003D003E" w:rsidP="006B1888">
            <w:pPr>
              <w:pStyle w:val="TableEntry"/>
            </w:pPr>
            <w:r w:rsidRPr="001F42D3">
              <w:t>DT</w:t>
            </w:r>
          </w:p>
        </w:tc>
        <w:tc>
          <w:tcPr>
            <w:tcW w:w="961" w:type="dxa"/>
          </w:tcPr>
          <w:p w14:paraId="5E1A0CD2" w14:textId="77777777" w:rsidR="00B11855" w:rsidRPr="001F42D3" w:rsidRDefault="003D003E" w:rsidP="006B1888">
            <w:pPr>
              <w:pStyle w:val="TableEntry"/>
            </w:pPr>
            <w:r w:rsidRPr="001F42D3">
              <w:t>X</w:t>
            </w:r>
          </w:p>
        </w:tc>
        <w:tc>
          <w:tcPr>
            <w:tcW w:w="919" w:type="dxa"/>
          </w:tcPr>
          <w:p w14:paraId="286ACA27" w14:textId="77777777" w:rsidR="00B11855" w:rsidRPr="001F42D3" w:rsidRDefault="003D003E" w:rsidP="006B1888">
            <w:pPr>
              <w:pStyle w:val="TableEntry"/>
            </w:pPr>
            <w:r w:rsidRPr="001F42D3">
              <w:t>[0..0]</w:t>
            </w:r>
          </w:p>
        </w:tc>
        <w:tc>
          <w:tcPr>
            <w:tcW w:w="1258" w:type="dxa"/>
          </w:tcPr>
          <w:p w14:paraId="23DA094B" w14:textId="77777777" w:rsidR="00B11855" w:rsidRPr="001F42D3" w:rsidRDefault="00B11855" w:rsidP="006B1888">
            <w:pPr>
              <w:pStyle w:val="TableEntry"/>
            </w:pPr>
          </w:p>
        </w:tc>
        <w:tc>
          <w:tcPr>
            <w:tcW w:w="2834" w:type="dxa"/>
          </w:tcPr>
          <w:p w14:paraId="7EA354E3" w14:textId="77777777" w:rsidR="00B11855" w:rsidRPr="001F42D3" w:rsidRDefault="003D003E" w:rsidP="006B1888">
            <w:pPr>
              <w:pStyle w:val="TableEntry"/>
            </w:pPr>
            <w:r w:rsidRPr="001F42D3">
              <w:t>Transfer to Bad Debt Date</w:t>
            </w:r>
          </w:p>
        </w:tc>
      </w:tr>
      <w:tr w:rsidR="00C40FD5" w:rsidRPr="001F42D3" w14:paraId="11B407A1" w14:textId="77777777" w:rsidTr="006C0E8E">
        <w:trPr>
          <w:cantSplit/>
          <w:jc w:val="center"/>
        </w:trPr>
        <w:tc>
          <w:tcPr>
            <w:tcW w:w="784" w:type="dxa"/>
          </w:tcPr>
          <w:p w14:paraId="271662CC" w14:textId="77777777" w:rsidR="00B11855" w:rsidRPr="001F42D3" w:rsidRDefault="003D003E" w:rsidP="006B1888">
            <w:pPr>
              <w:pStyle w:val="TableEntry"/>
            </w:pPr>
            <w:r w:rsidRPr="001F42D3">
              <w:t>31</w:t>
            </w:r>
          </w:p>
        </w:tc>
        <w:tc>
          <w:tcPr>
            <w:tcW w:w="764" w:type="dxa"/>
          </w:tcPr>
          <w:p w14:paraId="20D8E44F" w14:textId="77777777" w:rsidR="00B11855" w:rsidRPr="001F42D3" w:rsidRDefault="003D003E" w:rsidP="006B1888">
            <w:pPr>
              <w:pStyle w:val="TableEntry"/>
            </w:pPr>
            <w:r w:rsidRPr="001F42D3">
              <w:t>10</w:t>
            </w:r>
          </w:p>
        </w:tc>
        <w:tc>
          <w:tcPr>
            <w:tcW w:w="760" w:type="dxa"/>
          </w:tcPr>
          <w:p w14:paraId="3BBB6704" w14:textId="77777777" w:rsidR="00B11855" w:rsidRPr="001F42D3" w:rsidRDefault="003D003E" w:rsidP="006B1888">
            <w:pPr>
              <w:pStyle w:val="TableEntry"/>
            </w:pPr>
            <w:r w:rsidRPr="001F42D3">
              <w:t>IS</w:t>
            </w:r>
          </w:p>
        </w:tc>
        <w:tc>
          <w:tcPr>
            <w:tcW w:w="961" w:type="dxa"/>
          </w:tcPr>
          <w:p w14:paraId="1F6BE6C3" w14:textId="77777777" w:rsidR="00B11855" w:rsidRPr="001F42D3" w:rsidRDefault="003D003E" w:rsidP="006B1888">
            <w:pPr>
              <w:pStyle w:val="TableEntry"/>
            </w:pPr>
            <w:r w:rsidRPr="001F42D3">
              <w:t>X</w:t>
            </w:r>
          </w:p>
        </w:tc>
        <w:tc>
          <w:tcPr>
            <w:tcW w:w="919" w:type="dxa"/>
          </w:tcPr>
          <w:p w14:paraId="0980864F" w14:textId="77777777" w:rsidR="00B11855" w:rsidRPr="001F42D3" w:rsidRDefault="003D003E" w:rsidP="006B1888">
            <w:pPr>
              <w:pStyle w:val="TableEntry"/>
            </w:pPr>
            <w:r w:rsidRPr="001F42D3">
              <w:t>[0..0]</w:t>
            </w:r>
          </w:p>
        </w:tc>
        <w:tc>
          <w:tcPr>
            <w:tcW w:w="1258" w:type="dxa"/>
          </w:tcPr>
          <w:p w14:paraId="22AD3268" w14:textId="77777777" w:rsidR="00B11855" w:rsidRPr="001F42D3" w:rsidRDefault="003D003E" w:rsidP="006B1888">
            <w:pPr>
              <w:pStyle w:val="TableEntry"/>
            </w:pPr>
            <w:r w:rsidRPr="001F42D3">
              <w:t>0021</w:t>
            </w:r>
          </w:p>
        </w:tc>
        <w:tc>
          <w:tcPr>
            <w:tcW w:w="2834" w:type="dxa"/>
          </w:tcPr>
          <w:p w14:paraId="697391FA" w14:textId="77777777" w:rsidR="00B11855" w:rsidRPr="001F42D3" w:rsidRDefault="003D003E" w:rsidP="006B1888">
            <w:pPr>
              <w:pStyle w:val="TableEntry"/>
            </w:pPr>
            <w:r w:rsidRPr="001F42D3">
              <w:t>Bad Debt Agency Code</w:t>
            </w:r>
          </w:p>
        </w:tc>
      </w:tr>
      <w:tr w:rsidR="00C40FD5" w:rsidRPr="001F42D3" w14:paraId="025A1AB4" w14:textId="77777777" w:rsidTr="006C0E8E">
        <w:trPr>
          <w:cantSplit/>
          <w:jc w:val="center"/>
        </w:trPr>
        <w:tc>
          <w:tcPr>
            <w:tcW w:w="784" w:type="dxa"/>
          </w:tcPr>
          <w:p w14:paraId="42955CDE" w14:textId="77777777" w:rsidR="00B11855" w:rsidRPr="001F42D3" w:rsidRDefault="003D003E" w:rsidP="006B1888">
            <w:pPr>
              <w:pStyle w:val="TableEntry"/>
            </w:pPr>
            <w:r w:rsidRPr="001F42D3">
              <w:t>32</w:t>
            </w:r>
          </w:p>
        </w:tc>
        <w:tc>
          <w:tcPr>
            <w:tcW w:w="764" w:type="dxa"/>
          </w:tcPr>
          <w:p w14:paraId="77187F05" w14:textId="77777777" w:rsidR="00B11855" w:rsidRPr="001F42D3" w:rsidRDefault="003D003E" w:rsidP="006B1888">
            <w:pPr>
              <w:pStyle w:val="TableEntry"/>
            </w:pPr>
            <w:r w:rsidRPr="001F42D3">
              <w:t>12</w:t>
            </w:r>
          </w:p>
        </w:tc>
        <w:tc>
          <w:tcPr>
            <w:tcW w:w="760" w:type="dxa"/>
          </w:tcPr>
          <w:p w14:paraId="01CDE2DF" w14:textId="77777777" w:rsidR="00B11855" w:rsidRPr="001F42D3" w:rsidRDefault="003D003E" w:rsidP="006B1888">
            <w:pPr>
              <w:pStyle w:val="TableEntry"/>
            </w:pPr>
            <w:r w:rsidRPr="001F42D3">
              <w:t>NM</w:t>
            </w:r>
          </w:p>
        </w:tc>
        <w:tc>
          <w:tcPr>
            <w:tcW w:w="961" w:type="dxa"/>
          </w:tcPr>
          <w:p w14:paraId="528548D2" w14:textId="77777777" w:rsidR="00B11855" w:rsidRPr="001F42D3" w:rsidRDefault="003D003E" w:rsidP="006B1888">
            <w:pPr>
              <w:pStyle w:val="TableEntry"/>
            </w:pPr>
            <w:r w:rsidRPr="001F42D3">
              <w:t>X</w:t>
            </w:r>
          </w:p>
        </w:tc>
        <w:tc>
          <w:tcPr>
            <w:tcW w:w="919" w:type="dxa"/>
          </w:tcPr>
          <w:p w14:paraId="5E4788E4" w14:textId="77777777" w:rsidR="00B11855" w:rsidRPr="001F42D3" w:rsidRDefault="003D003E" w:rsidP="006B1888">
            <w:pPr>
              <w:pStyle w:val="TableEntry"/>
            </w:pPr>
            <w:r w:rsidRPr="001F42D3">
              <w:t>[0..0]</w:t>
            </w:r>
          </w:p>
        </w:tc>
        <w:tc>
          <w:tcPr>
            <w:tcW w:w="1258" w:type="dxa"/>
          </w:tcPr>
          <w:p w14:paraId="795B732F" w14:textId="77777777" w:rsidR="00B11855" w:rsidRPr="001F42D3" w:rsidRDefault="00B11855" w:rsidP="006B1888">
            <w:pPr>
              <w:pStyle w:val="TableEntry"/>
            </w:pPr>
          </w:p>
        </w:tc>
        <w:tc>
          <w:tcPr>
            <w:tcW w:w="2834" w:type="dxa"/>
          </w:tcPr>
          <w:p w14:paraId="445EC28B" w14:textId="77777777" w:rsidR="00B11855" w:rsidRPr="001F42D3" w:rsidRDefault="003D003E" w:rsidP="006B1888">
            <w:pPr>
              <w:pStyle w:val="TableEntry"/>
            </w:pPr>
            <w:r w:rsidRPr="001F42D3">
              <w:t>Bad Debt Transfer Amount</w:t>
            </w:r>
          </w:p>
        </w:tc>
      </w:tr>
      <w:tr w:rsidR="00C40FD5" w:rsidRPr="001F42D3" w14:paraId="6B438F95" w14:textId="77777777" w:rsidTr="006C0E8E">
        <w:trPr>
          <w:cantSplit/>
          <w:jc w:val="center"/>
        </w:trPr>
        <w:tc>
          <w:tcPr>
            <w:tcW w:w="784" w:type="dxa"/>
          </w:tcPr>
          <w:p w14:paraId="55BF1473" w14:textId="77777777" w:rsidR="00B11855" w:rsidRPr="001F42D3" w:rsidRDefault="003D003E" w:rsidP="006B1888">
            <w:pPr>
              <w:pStyle w:val="TableEntry"/>
            </w:pPr>
            <w:r w:rsidRPr="001F42D3">
              <w:t>33</w:t>
            </w:r>
          </w:p>
        </w:tc>
        <w:tc>
          <w:tcPr>
            <w:tcW w:w="764" w:type="dxa"/>
          </w:tcPr>
          <w:p w14:paraId="1E806E4D" w14:textId="77777777" w:rsidR="00B11855" w:rsidRPr="001F42D3" w:rsidRDefault="003D003E" w:rsidP="006B1888">
            <w:pPr>
              <w:pStyle w:val="TableEntry"/>
            </w:pPr>
            <w:r w:rsidRPr="001F42D3">
              <w:t>12</w:t>
            </w:r>
          </w:p>
        </w:tc>
        <w:tc>
          <w:tcPr>
            <w:tcW w:w="760" w:type="dxa"/>
          </w:tcPr>
          <w:p w14:paraId="40144761" w14:textId="77777777" w:rsidR="00B11855" w:rsidRPr="001F42D3" w:rsidRDefault="003D003E" w:rsidP="006B1888">
            <w:pPr>
              <w:pStyle w:val="TableEntry"/>
            </w:pPr>
            <w:r w:rsidRPr="001F42D3">
              <w:t>NM</w:t>
            </w:r>
          </w:p>
        </w:tc>
        <w:tc>
          <w:tcPr>
            <w:tcW w:w="961" w:type="dxa"/>
          </w:tcPr>
          <w:p w14:paraId="6503320C" w14:textId="77777777" w:rsidR="00B11855" w:rsidRPr="001F42D3" w:rsidRDefault="003D003E" w:rsidP="006B1888">
            <w:pPr>
              <w:pStyle w:val="TableEntry"/>
            </w:pPr>
            <w:r w:rsidRPr="001F42D3">
              <w:t>X</w:t>
            </w:r>
          </w:p>
        </w:tc>
        <w:tc>
          <w:tcPr>
            <w:tcW w:w="919" w:type="dxa"/>
          </w:tcPr>
          <w:p w14:paraId="46A3E015" w14:textId="77777777" w:rsidR="00B11855" w:rsidRPr="001F42D3" w:rsidRDefault="003D003E" w:rsidP="006B1888">
            <w:pPr>
              <w:pStyle w:val="TableEntry"/>
            </w:pPr>
            <w:r w:rsidRPr="001F42D3">
              <w:t>[0..0]</w:t>
            </w:r>
          </w:p>
        </w:tc>
        <w:tc>
          <w:tcPr>
            <w:tcW w:w="1258" w:type="dxa"/>
          </w:tcPr>
          <w:p w14:paraId="17D86AC9" w14:textId="77777777" w:rsidR="00B11855" w:rsidRPr="001F42D3" w:rsidRDefault="00B11855" w:rsidP="006B1888">
            <w:pPr>
              <w:pStyle w:val="TableEntry"/>
            </w:pPr>
          </w:p>
        </w:tc>
        <w:tc>
          <w:tcPr>
            <w:tcW w:w="2834" w:type="dxa"/>
          </w:tcPr>
          <w:p w14:paraId="64855CBC" w14:textId="77777777" w:rsidR="00B11855" w:rsidRPr="001F42D3" w:rsidRDefault="003D003E" w:rsidP="006B1888">
            <w:pPr>
              <w:pStyle w:val="TableEntry"/>
            </w:pPr>
            <w:r w:rsidRPr="001F42D3">
              <w:t>Bad Debt Recovery Amount</w:t>
            </w:r>
          </w:p>
        </w:tc>
      </w:tr>
      <w:tr w:rsidR="00C40FD5" w:rsidRPr="001F42D3" w14:paraId="25E149E1" w14:textId="77777777" w:rsidTr="006C0E8E">
        <w:trPr>
          <w:cantSplit/>
          <w:jc w:val="center"/>
        </w:trPr>
        <w:tc>
          <w:tcPr>
            <w:tcW w:w="784" w:type="dxa"/>
          </w:tcPr>
          <w:p w14:paraId="19E82790" w14:textId="77777777" w:rsidR="00B11855" w:rsidRPr="001F42D3" w:rsidRDefault="003D003E" w:rsidP="006B1888">
            <w:pPr>
              <w:pStyle w:val="TableEntry"/>
            </w:pPr>
            <w:r w:rsidRPr="001F42D3">
              <w:t>34</w:t>
            </w:r>
          </w:p>
        </w:tc>
        <w:tc>
          <w:tcPr>
            <w:tcW w:w="764" w:type="dxa"/>
          </w:tcPr>
          <w:p w14:paraId="7A429075" w14:textId="77777777" w:rsidR="00B11855" w:rsidRPr="001F42D3" w:rsidRDefault="003D003E" w:rsidP="006B1888">
            <w:pPr>
              <w:pStyle w:val="TableEntry"/>
            </w:pPr>
            <w:r w:rsidRPr="001F42D3">
              <w:t>1</w:t>
            </w:r>
          </w:p>
        </w:tc>
        <w:tc>
          <w:tcPr>
            <w:tcW w:w="760" w:type="dxa"/>
          </w:tcPr>
          <w:p w14:paraId="66ACCDD7" w14:textId="77777777" w:rsidR="00B11855" w:rsidRPr="001F42D3" w:rsidRDefault="003D003E" w:rsidP="006B1888">
            <w:pPr>
              <w:pStyle w:val="TableEntry"/>
            </w:pPr>
            <w:r w:rsidRPr="001F42D3">
              <w:t>IS</w:t>
            </w:r>
          </w:p>
        </w:tc>
        <w:tc>
          <w:tcPr>
            <w:tcW w:w="961" w:type="dxa"/>
          </w:tcPr>
          <w:p w14:paraId="0E619C55" w14:textId="77777777" w:rsidR="00B11855" w:rsidRPr="001F42D3" w:rsidRDefault="003D003E" w:rsidP="006B1888">
            <w:pPr>
              <w:pStyle w:val="TableEntry"/>
            </w:pPr>
            <w:r w:rsidRPr="001F42D3">
              <w:t>X</w:t>
            </w:r>
          </w:p>
        </w:tc>
        <w:tc>
          <w:tcPr>
            <w:tcW w:w="919" w:type="dxa"/>
          </w:tcPr>
          <w:p w14:paraId="51B71995" w14:textId="77777777" w:rsidR="00B11855" w:rsidRPr="001F42D3" w:rsidRDefault="003D003E" w:rsidP="006B1888">
            <w:pPr>
              <w:pStyle w:val="TableEntry"/>
            </w:pPr>
            <w:r w:rsidRPr="001F42D3">
              <w:t>[0..0]</w:t>
            </w:r>
          </w:p>
        </w:tc>
        <w:tc>
          <w:tcPr>
            <w:tcW w:w="1258" w:type="dxa"/>
          </w:tcPr>
          <w:p w14:paraId="785D4583" w14:textId="77777777" w:rsidR="00B11855" w:rsidRPr="001F42D3" w:rsidRDefault="003D003E" w:rsidP="006B1888">
            <w:pPr>
              <w:pStyle w:val="TableEntry"/>
            </w:pPr>
            <w:r w:rsidRPr="001F42D3">
              <w:t>0111</w:t>
            </w:r>
          </w:p>
        </w:tc>
        <w:tc>
          <w:tcPr>
            <w:tcW w:w="2834" w:type="dxa"/>
          </w:tcPr>
          <w:p w14:paraId="2D40B15F" w14:textId="77777777" w:rsidR="00B11855" w:rsidRPr="001F42D3" w:rsidRDefault="003D003E" w:rsidP="006B1888">
            <w:pPr>
              <w:pStyle w:val="TableEntry"/>
            </w:pPr>
            <w:r w:rsidRPr="001F42D3">
              <w:t>Delete Account Indicator</w:t>
            </w:r>
          </w:p>
        </w:tc>
      </w:tr>
      <w:tr w:rsidR="00C40FD5" w:rsidRPr="001F42D3" w14:paraId="5E13D08B" w14:textId="77777777" w:rsidTr="006C0E8E">
        <w:trPr>
          <w:cantSplit/>
          <w:jc w:val="center"/>
        </w:trPr>
        <w:tc>
          <w:tcPr>
            <w:tcW w:w="784" w:type="dxa"/>
          </w:tcPr>
          <w:p w14:paraId="4EDBF156" w14:textId="77777777" w:rsidR="00B11855" w:rsidRPr="001F42D3" w:rsidRDefault="003D003E" w:rsidP="006B1888">
            <w:pPr>
              <w:pStyle w:val="TableEntry"/>
            </w:pPr>
            <w:r w:rsidRPr="001F42D3">
              <w:t>35</w:t>
            </w:r>
          </w:p>
        </w:tc>
        <w:tc>
          <w:tcPr>
            <w:tcW w:w="764" w:type="dxa"/>
          </w:tcPr>
          <w:p w14:paraId="66C65DB6" w14:textId="77777777" w:rsidR="00B11855" w:rsidRPr="001F42D3" w:rsidRDefault="003D003E" w:rsidP="006B1888">
            <w:pPr>
              <w:pStyle w:val="TableEntry"/>
            </w:pPr>
            <w:r w:rsidRPr="001F42D3">
              <w:t>8</w:t>
            </w:r>
          </w:p>
        </w:tc>
        <w:tc>
          <w:tcPr>
            <w:tcW w:w="760" w:type="dxa"/>
          </w:tcPr>
          <w:p w14:paraId="6305F76A" w14:textId="77777777" w:rsidR="00B11855" w:rsidRPr="001F42D3" w:rsidRDefault="003D003E" w:rsidP="006B1888">
            <w:pPr>
              <w:pStyle w:val="TableEntry"/>
            </w:pPr>
            <w:r w:rsidRPr="001F42D3">
              <w:t>DT</w:t>
            </w:r>
          </w:p>
        </w:tc>
        <w:tc>
          <w:tcPr>
            <w:tcW w:w="961" w:type="dxa"/>
          </w:tcPr>
          <w:p w14:paraId="76F197B6" w14:textId="77777777" w:rsidR="00B11855" w:rsidRPr="001F42D3" w:rsidRDefault="003D003E" w:rsidP="006B1888">
            <w:pPr>
              <w:pStyle w:val="TableEntry"/>
            </w:pPr>
            <w:r w:rsidRPr="001F42D3">
              <w:t>X</w:t>
            </w:r>
          </w:p>
        </w:tc>
        <w:tc>
          <w:tcPr>
            <w:tcW w:w="919" w:type="dxa"/>
          </w:tcPr>
          <w:p w14:paraId="2D562B23" w14:textId="77777777" w:rsidR="00B11855" w:rsidRPr="001F42D3" w:rsidRDefault="003D003E" w:rsidP="006B1888">
            <w:pPr>
              <w:pStyle w:val="TableEntry"/>
            </w:pPr>
            <w:r w:rsidRPr="001F42D3">
              <w:t>[0..0]</w:t>
            </w:r>
          </w:p>
        </w:tc>
        <w:tc>
          <w:tcPr>
            <w:tcW w:w="1258" w:type="dxa"/>
          </w:tcPr>
          <w:p w14:paraId="5DC1A7AB" w14:textId="77777777" w:rsidR="00B11855" w:rsidRPr="001F42D3" w:rsidRDefault="00B11855" w:rsidP="006B1888">
            <w:pPr>
              <w:pStyle w:val="TableEntry"/>
            </w:pPr>
          </w:p>
        </w:tc>
        <w:tc>
          <w:tcPr>
            <w:tcW w:w="2834" w:type="dxa"/>
          </w:tcPr>
          <w:p w14:paraId="694A2FAC" w14:textId="77777777" w:rsidR="00B11855" w:rsidRPr="001F42D3" w:rsidRDefault="003D003E" w:rsidP="006B1888">
            <w:pPr>
              <w:pStyle w:val="TableEntry"/>
            </w:pPr>
            <w:r w:rsidRPr="001F42D3">
              <w:t>Delete Account Date</w:t>
            </w:r>
          </w:p>
        </w:tc>
      </w:tr>
      <w:tr w:rsidR="00C40FD5" w:rsidRPr="001F42D3" w14:paraId="3A1DA8C7" w14:textId="77777777" w:rsidTr="006C0E8E">
        <w:trPr>
          <w:cantSplit/>
          <w:jc w:val="center"/>
        </w:trPr>
        <w:tc>
          <w:tcPr>
            <w:tcW w:w="784" w:type="dxa"/>
          </w:tcPr>
          <w:p w14:paraId="39345663" w14:textId="77777777" w:rsidR="00B11855" w:rsidRPr="001F42D3" w:rsidRDefault="003D003E" w:rsidP="006B1888">
            <w:pPr>
              <w:pStyle w:val="TableEntry"/>
            </w:pPr>
            <w:r w:rsidRPr="001F42D3">
              <w:t>36</w:t>
            </w:r>
          </w:p>
        </w:tc>
        <w:tc>
          <w:tcPr>
            <w:tcW w:w="764" w:type="dxa"/>
          </w:tcPr>
          <w:p w14:paraId="27E2F167" w14:textId="77777777" w:rsidR="00B11855" w:rsidRPr="001F42D3" w:rsidRDefault="003D003E" w:rsidP="006B1888">
            <w:pPr>
              <w:pStyle w:val="TableEntry"/>
            </w:pPr>
            <w:r w:rsidRPr="001F42D3">
              <w:t>3</w:t>
            </w:r>
          </w:p>
        </w:tc>
        <w:tc>
          <w:tcPr>
            <w:tcW w:w="760" w:type="dxa"/>
          </w:tcPr>
          <w:p w14:paraId="4853C34D" w14:textId="77777777" w:rsidR="00B11855" w:rsidRPr="001F42D3" w:rsidRDefault="003D003E" w:rsidP="006B1888">
            <w:pPr>
              <w:pStyle w:val="TableEntry"/>
            </w:pPr>
            <w:r w:rsidRPr="001F42D3">
              <w:t>IS</w:t>
            </w:r>
          </w:p>
        </w:tc>
        <w:tc>
          <w:tcPr>
            <w:tcW w:w="961" w:type="dxa"/>
          </w:tcPr>
          <w:p w14:paraId="5078345E" w14:textId="77777777" w:rsidR="00B11855" w:rsidRPr="001F42D3" w:rsidRDefault="003D003E" w:rsidP="006B1888">
            <w:pPr>
              <w:pStyle w:val="TableEntry"/>
            </w:pPr>
            <w:r w:rsidRPr="001F42D3">
              <w:t>X</w:t>
            </w:r>
          </w:p>
        </w:tc>
        <w:tc>
          <w:tcPr>
            <w:tcW w:w="919" w:type="dxa"/>
          </w:tcPr>
          <w:p w14:paraId="2E7DDA5C" w14:textId="77777777" w:rsidR="00B11855" w:rsidRPr="001F42D3" w:rsidRDefault="003D003E" w:rsidP="006B1888">
            <w:pPr>
              <w:pStyle w:val="TableEntry"/>
            </w:pPr>
            <w:r w:rsidRPr="001F42D3">
              <w:t>[0..0]</w:t>
            </w:r>
          </w:p>
        </w:tc>
        <w:tc>
          <w:tcPr>
            <w:tcW w:w="1258" w:type="dxa"/>
          </w:tcPr>
          <w:p w14:paraId="2D2EB797" w14:textId="77777777" w:rsidR="00B11855" w:rsidRPr="001F42D3" w:rsidRDefault="00B11855" w:rsidP="006B1888">
            <w:pPr>
              <w:pStyle w:val="TableEntry"/>
            </w:pPr>
          </w:p>
        </w:tc>
        <w:tc>
          <w:tcPr>
            <w:tcW w:w="2834" w:type="dxa"/>
          </w:tcPr>
          <w:p w14:paraId="7445F039" w14:textId="77777777" w:rsidR="00B11855" w:rsidRPr="001F42D3" w:rsidRDefault="003D003E" w:rsidP="006B1888">
            <w:pPr>
              <w:pStyle w:val="TableEntry"/>
            </w:pPr>
            <w:r w:rsidRPr="001F42D3">
              <w:t>Discharge Disposition</w:t>
            </w:r>
          </w:p>
        </w:tc>
      </w:tr>
      <w:tr w:rsidR="00C40FD5" w:rsidRPr="001F42D3" w14:paraId="7A90651A" w14:textId="77777777" w:rsidTr="006C0E8E">
        <w:trPr>
          <w:cantSplit/>
          <w:jc w:val="center"/>
        </w:trPr>
        <w:tc>
          <w:tcPr>
            <w:tcW w:w="784" w:type="dxa"/>
          </w:tcPr>
          <w:p w14:paraId="1EE0ADB1" w14:textId="77777777" w:rsidR="00B11855" w:rsidRPr="001F42D3" w:rsidRDefault="003D003E" w:rsidP="006B1888">
            <w:pPr>
              <w:pStyle w:val="TableEntry"/>
            </w:pPr>
            <w:r w:rsidRPr="001F42D3">
              <w:t>37</w:t>
            </w:r>
          </w:p>
        </w:tc>
        <w:tc>
          <w:tcPr>
            <w:tcW w:w="764" w:type="dxa"/>
          </w:tcPr>
          <w:p w14:paraId="2C741926" w14:textId="77777777" w:rsidR="00B11855" w:rsidRPr="001F42D3" w:rsidRDefault="003D003E" w:rsidP="006B1888">
            <w:pPr>
              <w:pStyle w:val="TableEntry"/>
            </w:pPr>
            <w:r w:rsidRPr="001F42D3">
              <w:t>47</w:t>
            </w:r>
          </w:p>
        </w:tc>
        <w:tc>
          <w:tcPr>
            <w:tcW w:w="760" w:type="dxa"/>
          </w:tcPr>
          <w:p w14:paraId="7CF582F8" w14:textId="77777777" w:rsidR="00B11855" w:rsidRPr="001F42D3" w:rsidRDefault="003D003E" w:rsidP="006B1888">
            <w:pPr>
              <w:pStyle w:val="TableEntry"/>
            </w:pPr>
            <w:r w:rsidRPr="001F42D3">
              <w:t>DLD</w:t>
            </w:r>
          </w:p>
        </w:tc>
        <w:tc>
          <w:tcPr>
            <w:tcW w:w="961" w:type="dxa"/>
          </w:tcPr>
          <w:p w14:paraId="71AE5ED3" w14:textId="77777777" w:rsidR="00B11855" w:rsidRPr="001F42D3" w:rsidRDefault="003D003E" w:rsidP="006B1888">
            <w:pPr>
              <w:pStyle w:val="TableEntry"/>
            </w:pPr>
            <w:r w:rsidRPr="001F42D3">
              <w:t>X</w:t>
            </w:r>
          </w:p>
        </w:tc>
        <w:tc>
          <w:tcPr>
            <w:tcW w:w="919" w:type="dxa"/>
          </w:tcPr>
          <w:p w14:paraId="4978B2DF" w14:textId="77777777" w:rsidR="00B11855" w:rsidRPr="001F42D3" w:rsidRDefault="003D003E" w:rsidP="006B1888">
            <w:pPr>
              <w:pStyle w:val="TableEntry"/>
            </w:pPr>
            <w:r w:rsidRPr="001F42D3">
              <w:t>[0..0]</w:t>
            </w:r>
          </w:p>
        </w:tc>
        <w:tc>
          <w:tcPr>
            <w:tcW w:w="1258" w:type="dxa"/>
          </w:tcPr>
          <w:p w14:paraId="3672F658" w14:textId="77777777" w:rsidR="00B11855" w:rsidRPr="001F42D3" w:rsidRDefault="003D003E" w:rsidP="006B1888">
            <w:pPr>
              <w:pStyle w:val="TableEntry"/>
            </w:pPr>
            <w:r w:rsidRPr="001F42D3">
              <w:t>0113</w:t>
            </w:r>
          </w:p>
        </w:tc>
        <w:tc>
          <w:tcPr>
            <w:tcW w:w="2834" w:type="dxa"/>
          </w:tcPr>
          <w:p w14:paraId="736165EF" w14:textId="77777777" w:rsidR="00B11855" w:rsidRPr="001F42D3" w:rsidRDefault="003D003E" w:rsidP="006B1888">
            <w:pPr>
              <w:pStyle w:val="TableEntry"/>
            </w:pPr>
            <w:r w:rsidRPr="001F42D3">
              <w:t>Discharged to Location</w:t>
            </w:r>
          </w:p>
        </w:tc>
      </w:tr>
      <w:tr w:rsidR="00C40FD5" w:rsidRPr="001F42D3" w14:paraId="082641D1" w14:textId="77777777" w:rsidTr="006C0E8E">
        <w:trPr>
          <w:cantSplit/>
          <w:jc w:val="center"/>
        </w:trPr>
        <w:tc>
          <w:tcPr>
            <w:tcW w:w="784" w:type="dxa"/>
          </w:tcPr>
          <w:p w14:paraId="10838A36" w14:textId="77777777" w:rsidR="00B11855" w:rsidRPr="001F42D3" w:rsidRDefault="003D003E" w:rsidP="006B1888">
            <w:pPr>
              <w:pStyle w:val="TableEntry"/>
            </w:pPr>
            <w:r w:rsidRPr="001F42D3">
              <w:t>38</w:t>
            </w:r>
          </w:p>
        </w:tc>
        <w:tc>
          <w:tcPr>
            <w:tcW w:w="764" w:type="dxa"/>
          </w:tcPr>
          <w:p w14:paraId="215A0586" w14:textId="77777777" w:rsidR="00B11855" w:rsidRPr="001F42D3" w:rsidRDefault="003D003E" w:rsidP="006B1888">
            <w:pPr>
              <w:pStyle w:val="TableEntry"/>
            </w:pPr>
            <w:r w:rsidRPr="001F42D3">
              <w:t>705</w:t>
            </w:r>
          </w:p>
        </w:tc>
        <w:tc>
          <w:tcPr>
            <w:tcW w:w="760" w:type="dxa"/>
          </w:tcPr>
          <w:p w14:paraId="1592993C" w14:textId="77777777" w:rsidR="00B11855" w:rsidRPr="001F42D3" w:rsidRDefault="00E86B15" w:rsidP="00E86B15">
            <w:pPr>
              <w:pStyle w:val="TableEntry"/>
            </w:pPr>
            <w:r w:rsidRPr="001F42D3">
              <w:t>CWE</w:t>
            </w:r>
          </w:p>
        </w:tc>
        <w:tc>
          <w:tcPr>
            <w:tcW w:w="961" w:type="dxa"/>
          </w:tcPr>
          <w:p w14:paraId="340D4513" w14:textId="77777777" w:rsidR="00B11855" w:rsidRPr="001F42D3" w:rsidRDefault="003D003E" w:rsidP="006B1888">
            <w:pPr>
              <w:pStyle w:val="TableEntry"/>
            </w:pPr>
            <w:r w:rsidRPr="001F42D3">
              <w:t>X</w:t>
            </w:r>
          </w:p>
        </w:tc>
        <w:tc>
          <w:tcPr>
            <w:tcW w:w="919" w:type="dxa"/>
          </w:tcPr>
          <w:p w14:paraId="7C1FBF2B" w14:textId="77777777" w:rsidR="00B11855" w:rsidRPr="001F42D3" w:rsidRDefault="003D003E" w:rsidP="006B1888">
            <w:pPr>
              <w:pStyle w:val="TableEntry"/>
            </w:pPr>
            <w:r w:rsidRPr="001F42D3">
              <w:t>[0..0]</w:t>
            </w:r>
          </w:p>
        </w:tc>
        <w:tc>
          <w:tcPr>
            <w:tcW w:w="1258" w:type="dxa"/>
          </w:tcPr>
          <w:p w14:paraId="68F5C995" w14:textId="77777777" w:rsidR="00B11855" w:rsidRPr="001F42D3" w:rsidRDefault="003D003E" w:rsidP="006B1888">
            <w:pPr>
              <w:pStyle w:val="TableEntry"/>
            </w:pPr>
            <w:r w:rsidRPr="001F42D3">
              <w:t>0114</w:t>
            </w:r>
          </w:p>
        </w:tc>
        <w:tc>
          <w:tcPr>
            <w:tcW w:w="2834" w:type="dxa"/>
          </w:tcPr>
          <w:p w14:paraId="384347CC" w14:textId="77777777" w:rsidR="00B11855" w:rsidRPr="001F42D3" w:rsidRDefault="003D003E" w:rsidP="006B1888">
            <w:pPr>
              <w:pStyle w:val="TableEntry"/>
            </w:pPr>
            <w:r w:rsidRPr="001F42D3">
              <w:t>Diet Type</w:t>
            </w:r>
          </w:p>
        </w:tc>
      </w:tr>
      <w:tr w:rsidR="00C40FD5" w:rsidRPr="001F42D3" w14:paraId="20898403" w14:textId="77777777" w:rsidTr="006C0E8E">
        <w:trPr>
          <w:cantSplit/>
          <w:jc w:val="center"/>
        </w:trPr>
        <w:tc>
          <w:tcPr>
            <w:tcW w:w="784" w:type="dxa"/>
          </w:tcPr>
          <w:p w14:paraId="3EB7A733" w14:textId="77777777" w:rsidR="00B11855" w:rsidRPr="001F42D3" w:rsidRDefault="003D003E" w:rsidP="006B1888">
            <w:pPr>
              <w:pStyle w:val="TableEntry"/>
            </w:pPr>
            <w:r w:rsidRPr="001F42D3">
              <w:t>39</w:t>
            </w:r>
          </w:p>
        </w:tc>
        <w:tc>
          <w:tcPr>
            <w:tcW w:w="764" w:type="dxa"/>
          </w:tcPr>
          <w:p w14:paraId="269612D1" w14:textId="77777777" w:rsidR="00B11855" w:rsidRPr="001F42D3" w:rsidRDefault="003D003E" w:rsidP="006B1888">
            <w:pPr>
              <w:pStyle w:val="TableEntry"/>
            </w:pPr>
            <w:r w:rsidRPr="001F42D3">
              <w:t>2</w:t>
            </w:r>
          </w:p>
        </w:tc>
        <w:tc>
          <w:tcPr>
            <w:tcW w:w="760" w:type="dxa"/>
          </w:tcPr>
          <w:p w14:paraId="665C93BF" w14:textId="77777777" w:rsidR="00B11855" w:rsidRPr="001F42D3" w:rsidRDefault="003D003E" w:rsidP="006B1888">
            <w:pPr>
              <w:pStyle w:val="TableEntry"/>
            </w:pPr>
            <w:r w:rsidRPr="001F42D3">
              <w:t>IS</w:t>
            </w:r>
          </w:p>
        </w:tc>
        <w:tc>
          <w:tcPr>
            <w:tcW w:w="961" w:type="dxa"/>
          </w:tcPr>
          <w:p w14:paraId="089CEC98" w14:textId="77777777" w:rsidR="00B11855" w:rsidRPr="001F42D3" w:rsidRDefault="003D003E" w:rsidP="006B1888">
            <w:pPr>
              <w:pStyle w:val="TableEntry"/>
            </w:pPr>
            <w:r w:rsidRPr="001F42D3">
              <w:t>X</w:t>
            </w:r>
          </w:p>
        </w:tc>
        <w:tc>
          <w:tcPr>
            <w:tcW w:w="919" w:type="dxa"/>
          </w:tcPr>
          <w:p w14:paraId="072D2D68" w14:textId="77777777" w:rsidR="00B11855" w:rsidRPr="001F42D3" w:rsidRDefault="003D003E" w:rsidP="006B1888">
            <w:pPr>
              <w:pStyle w:val="TableEntry"/>
            </w:pPr>
            <w:r w:rsidRPr="001F42D3">
              <w:t>[0..0]</w:t>
            </w:r>
          </w:p>
        </w:tc>
        <w:tc>
          <w:tcPr>
            <w:tcW w:w="1258" w:type="dxa"/>
          </w:tcPr>
          <w:p w14:paraId="6B33AC5F" w14:textId="77777777" w:rsidR="00B11855" w:rsidRPr="001F42D3" w:rsidRDefault="003D003E" w:rsidP="006B1888">
            <w:pPr>
              <w:pStyle w:val="TableEntry"/>
            </w:pPr>
            <w:r w:rsidRPr="001F42D3">
              <w:t>0115</w:t>
            </w:r>
          </w:p>
        </w:tc>
        <w:tc>
          <w:tcPr>
            <w:tcW w:w="2834" w:type="dxa"/>
          </w:tcPr>
          <w:p w14:paraId="38689E31" w14:textId="77777777" w:rsidR="00B11855" w:rsidRPr="001F42D3" w:rsidRDefault="003D003E" w:rsidP="006B1888">
            <w:pPr>
              <w:pStyle w:val="TableEntry"/>
            </w:pPr>
            <w:r w:rsidRPr="001F42D3">
              <w:t>Servicing Facility</w:t>
            </w:r>
          </w:p>
        </w:tc>
      </w:tr>
      <w:tr w:rsidR="00C40FD5" w:rsidRPr="001F42D3" w14:paraId="2EB80247" w14:textId="77777777" w:rsidTr="006C0E8E">
        <w:trPr>
          <w:cantSplit/>
          <w:jc w:val="center"/>
        </w:trPr>
        <w:tc>
          <w:tcPr>
            <w:tcW w:w="784" w:type="dxa"/>
          </w:tcPr>
          <w:p w14:paraId="569A2222" w14:textId="77777777" w:rsidR="00B11855" w:rsidRPr="001F42D3" w:rsidRDefault="003D003E" w:rsidP="006B1888">
            <w:pPr>
              <w:pStyle w:val="TableEntry"/>
            </w:pPr>
            <w:r w:rsidRPr="001F42D3">
              <w:t>40</w:t>
            </w:r>
          </w:p>
        </w:tc>
        <w:tc>
          <w:tcPr>
            <w:tcW w:w="764" w:type="dxa"/>
          </w:tcPr>
          <w:p w14:paraId="721C5148" w14:textId="77777777" w:rsidR="00B11855" w:rsidRPr="001F42D3" w:rsidRDefault="003D003E" w:rsidP="006B1888">
            <w:pPr>
              <w:pStyle w:val="TableEntry"/>
            </w:pPr>
            <w:r w:rsidRPr="001F42D3">
              <w:t>1</w:t>
            </w:r>
          </w:p>
        </w:tc>
        <w:tc>
          <w:tcPr>
            <w:tcW w:w="760" w:type="dxa"/>
          </w:tcPr>
          <w:p w14:paraId="43673CAE" w14:textId="77777777" w:rsidR="00B11855" w:rsidRPr="001F42D3" w:rsidRDefault="003D003E" w:rsidP="006B1888">
            <w:pPr>
              <w:pStyle w:val="TableEntry"/>
            </w:pPr>
            <w:r w:rsidRPr="001F42D3">
              <w:t>IS</w:t>
            </w:r>
          </w:p>
        </w:tc>
        <w:tc>
          <w:tcPr>
            <w:tcW w:w="961" w:type="dxa"/>
          </w:tcPr>
          <w:p w14:paraId="6A8FAD0F" w14:textId="77777777" w:rsidR="00B11855" w:rsidRPr="001F42D3" w:rsidRDefault="003D003E" w:rsidP="006B1888">
            <w:pPr>
              <w:pStyle w:val="TableEntry"/>
            </w:pPr>
            <w:r w:rsidRPr="001F42D3">
              <w:t>X</w:t>
            </w:r>
          </w:p>
        </w:tc>
        <w:tc>
          <w:tcPr>
            <w:tcW w:w="919" w:type="dxa"/>
          </w:tcPr>
          <w:p w14:paraId="24EF0E17" w14:textId="77777777" w:rsidR="00B11855" w:rsidRPr="001F42D3" w:rsidRDefault="003D003E" w:rsidP="006B1888">
            <w:pPr>
              <w:pStyle w:val="TableEntry"/>
            </w:pPr>
            <w:r w:rsidRPr="001F42D3">
              <w:t>[0..0]</w:t>
            </w:r>
          </w:p>
        </w:tc>
        <w:tc>
          <w:tcPr>
            <w:tcW w:w="1258" w:type="dxa"/>
          </w:tcPr>
          <w:p w14:paraId="01FC4294" w14:textId="77777777" w:rsidR="00B11855" w:rsidRPr="001F42D3" w:rsidRDefault="00A4475D" w:rsidP="00863A9A">
            <w:pPr>
              <w:pStyle w:val="TableEntry"/>
            </w:pPr>
            <w:r w:rsidRPr="001F42D3">
              <w:t>0116</w:t>
            </w:r>
          </w:p>
        </w:tc>
        <w:tc>
          <w:tcPr>
            <w:tcW w:w="2834" w:type="dxa"/>
          </w:tcPr>
          <w:p w14:paraId="4592E069" w14:textId="77777777" w:rsidR="00B11855" w:rsidRPr="001F42D3" w:rsidRDefault="003D003E" w:rsidP="006B1888">
            <w:pPr>
              <w:pStyle w:val="TableEntry"/>
            </w:pPr>
            <w:r w:rsidRPr="001F42D3">
              <w:t>Bed Status</w:t>
            </w:r>
          </w:p>
        </w:tc>
      </w:tr>
      <w:tr w:rsidR="00C40FD5" w:rsidRPr="001F42D3" w14:paraId="35D58584" w14:textId="77777777" w:rsidTr="006C0E8E">
        <w:trPr>
          <w:cantSplit/>
          <w:jc w:val="center"/>
        </w:trPr>
        <w:tc>
          <w:tcPr>
            <w:tcW w:w="784" w:type="dxa"/>
          </w:tcPr>
          <w:p w14:paraId="643C1803" w14:textId="77777777" w:rsidR="00B11855" w:rsidRPr="001F42D3" w:rsidRDefault="003D003E" w:rsidP="006B1888">
            <w:pPr>
              <w:pStyle w:val="TableEntry"/>
            </w:pPr>
            <w:r w:rsidRPr="001F42D3">
              <w:lastRenderedPageBreak/>
              <w:t>41</w:t>
            </w:r>
          </w:p>
        </w:tc>
        <w:tc>
          <w:tcPr>
            <w:tcW w:w="764" w:type="dxa"/>
          </w:tcPr>
          <w:p w14:paraId="70720A19" w14:textId="77777777" w:rsidR="00B11855" w:rsidRPr="001F42D3" w:rsidRDefault="003D003E" w:rsidP="006B1888">
            <w:pPr>
              <w:pStyle w:val="TableEntry"/>
            </w:pPr>
            <w:r w:rsidRPr="001F42D3">
              <w:t>2</w:t>
            </w:r>
          </w:p>
        </w:tc>
        <w:tc>
          <w:tcPr>
            <w:tcW w:w="760" w:type="dxa"/>
          </w:tcPr>
          <w:p w14:paraId="61FA4735" w14:textId="77777777" w:rsidR="00B11855" w:rsidRPr="001F42D3" w:rsidRDefault="003D003E" w:rsidP="006B1888">
            <w:pPr>
              <w:pStyle w:val="TableEntry"/>
            </w:pPr>
            <w:r w:rsidRPr="001F42D3">
              <w:t>IS</w:t>
            </w:r>
          </w:p>
        </w:tc>
        <w:tc>
          <w:tcPr>
            <w:tcW w:w="961" w:type="dxa"/>
          </w:tcPr>
          <w:p w14:paraId="598AAC45" w14:textId="77777777" w:rsidR="00B11855" w:rsidRPr="001F42D3" w:rsidRDefault="003D003E" w:rsidP="006B1888">
            <w:pPr>
              <w:pStyle w:val="TableEntry"/>
            </w:pPr>
            <w:r w:rsidRPr="001F42D3">
              <w:t>X</w:t>
            </w:r>
          </w:p>
        </w:tc>
        <w:tc>
          <w:tcPr>
            <w:tcW w:w="919" w:type="dxa"/>
          </w:tcPr>
          <w:p w14:paraId="37FFC21C" w14:textId="77777777" w:rsidR="00B11855" w:rsidRPr="001F42D3" w:rsidRDefault="003D003E" w:rsidP="006B1888">
            <w:pPr>
              <w:pStyle w:val="TableEntry"/>
            </w:pPr>
            <w:r w:rsidRPr="001F42D3">
              <w:t>[0..0]</w:t>
            </w:r>
          </w:p>
        </w:tc>
        <w:tc>
          <w:tcPr>
            <w:tcW w:w="1258" w:type="dxa"/>
          </w:tcPr>
          <w:p w14:paraId="69C68D5A" w14:textId="77777777" w:rsidR="00B11855" w:rsidRPr="001F42D3" w:rsidRDefault="003D003E" w:rsidP="006B1888">
            <w:pPr>
              <w:pStyle w:val="TableEntry"/>
            </w:pPr>
            <w:r w:rsidRPr="001F42D3">
              <w:t>0117</w:t>
            </w:r>
          </w:p>
        </w:tc>
        <w:tc>
          <w:tcPr>
            <w:tcW w:w="2834" w:type="dxa"/>
          </w:tcPr>
          <w:p w14:paraId="0129A618" w14:textId="77777777" w:rsidR="00B11855" w:rsidRPr="001F42D3" w:rsidRDefault="003D003E" w:rsidP="006B1888">
            <w:pPr>
              <w:pStyle w:val="TableEntry"/>
            </w:pPr>
            <w:r w:rsidRPr="001F42D3">
              <w:t>Account Status</w:t>
            </w:r>
          </w:p>
        </w:tc>
      </w:tr>
      <w:tr w:rsidR="00C40FD5" w:rsidRPr="001F42D3" w14:paraId="7EBFBC89" w14:textId="77777777" w:rsidTr="006C0E8E">
        <w:trPr>
          <w:cantSplit/>
          <w:jc w:val="center"/>
        </w:trPr>
        <w:tc>
          <w:tcPr>
            <w:tcW w:w="784" w:type="dxa"/>
          </w:tcPr>
          <w:p w14:paraId="5B6FE588" w14:textId="77777777" w:rsidR="00B11855" w:rsidRPr="001F42D3" w:rsidRDefault="003D003E" w:rsidP="006B1888">
            <w:pPr>
              <w:pStyle w:val="TableEntry"/>
            </w:pPr>
            <w:r w:rsidRPr="001F42D3">
              <w:t>42</w:t>
            </w:r>
          </w:p>
        </w:tc>
        <w:tc>
          <w:tcPr>
            <w:tcW w:w="764" w:type="dxa"/>
          </w:tcPr>
          <w:p w14:paraId="6EC569C5" w14:textId="77777777" w:rsidR="00B11855" w:rsidRPr="001F42D3" w:rsidRDefault="003D003E" w:rsidP="006B1888">
            <w:pPr>
              <w:pStyle w:val="TableEntry"/>
            </w:pPr>
            <w:r w:rsidRPr="001F42D3">
              <w:t>80</w:t>
            </w:r>
          </w:p>
        </w:tc>
        <w:tc>
          <w:tcPr>
            <w:tcW w:w="760" w:type="dxa"/>
          </w:tcPr>
          <w:p w14:paraId="2677A2D4" w14:textId="77777777" w:rsidR="00B11855" w:rsidRPr="001F42D3" w:rsidRDefault="003D003E" w:rsidP="006B1888">
            <w:pPr>
              <w:pStyle w:val="TableEntry"/>
            </w:pPr>
            <w:r w:rsidRPr="001F42D3">
              <w:t>PL</w:t>
            </w:r>
          </w:p>
        </w:tc>
        <w:tc>
          <w:tcPr>
            <w:tcW w:w="961" w:type="dxa"/>
          </w:tcPr>
          <w:p w14:paraId="56AE6705" w14:textId="77777777" w:rsidR="00B11855" w:rsidRPr="001F42D3" w:rsidRDefault="003D003E" w:rsidP="006B1888">
            <w:pPr>
              <w:pStyle w:val="TableEntry"/>
            </w:pPr>
            <w:r w:rsidRPr="001F42D3">
              <w:t>X</w:t>
            </w:r>
          </w:p>
        </w:tc>
        <w:tc>
          <w:tcPr>
            <w:tcW w:w="919" w:type="dxa"/>
          </w:tcPr>
          <w:p w14:paraId="7BB31A02" w14:textId="77777777" w:rsidR="00B11855" w:rsidRPr="001F42D3" w:rsidRDefault="003D003E" w:rsidP="006B1888">
            <w:pPr>
              <w:pStyle w:val="TableEntry"/>
            </w:pPr>
            <w:r w:rsidRPr="001F42D3">
              <w:t>[0..0]</w:t>
            </w:r>
          </w:p>
        </w:tc>
        <w:tc>
          <w:tcPr>
            <w:tcW w:w="1258" w:type="dxa"/>
          </w:tcPr>
          <w:p w14:paraId="20F9ADD9" w14:textId="77777777" w:rsidR="00B11855" w:rsidRPr="001F42D3" w:rsidRDefault="00B11855" w:rsidP="006B1888">
            <w:pPr>
              <w:pStyle w:val="TableEntry"/>
            </w:pPr>
          </w:p>
        </w:tc>
        <w:tc>
          <w:tcPr>
            <w:tcW w:w="2834" w:type="dxa"/>
          </w:tcPr>
          <w:p w14:paraId="258F1FB2" w14:textId="77777777" w:rsidR="00B11855" w:rsidRPr="001F42D3" w:rsidRDefault="003D003E" w:rsidP="006B1888">
            <w:pPr>
              <w:pStyle w:val="TableEntry"/>
            </w:pPr>
            <w:r w:rsidRPr="001F42D3">
              <w:t>Pending Location</w:t>
            </w:r>
          </w:p>
        </w:tc>
      </w:tr>
      <w:tr w:rsidR="00C40FD5" w:rsidRPr="001F42D3" w14:paraId="27D3CBAF" w14:textId="77777777" w:rsidTr="006C0E8E">
        <w:trPr>
          <w:cantSplit/>
          <w:jc w:val="center"/>
        </w:trPr>
        <w:tc>
          <w:tcPr>
            <w:tcW w:w="784" w:type="dxa"/>
          </w:tcPr>
          <w:p w14:paraId="1CB0E1E9" w14:textId="77777777" w:rsidR="00B11855" w:rsidRPr="001F42D3" w:rsidRDefault="003D003E" w:rsidP="006B1888">
            <w:pPr>
              <w:pStyle w:val="TableEntry"/>
            </w:pPr>
            <w:r w:rsidRPr="001F42D3">
              <w:t>43</w:t>
            </w:r>
          </w:p>
        </w:tc>
        <w:tc>
          <w:tcPr>
            <w:tcW w:w="764" w:type="dxa"/>
          </w:tcPr>
          <w:p w14:paraId="48D77126" w14:textId="77777777" w:rsidR="00B11855" w:rsidRPr="001F42D3" w:rsidRDefault="003D003E" w:rsidP="006B1888">
            <w:pPr>
              <w:pStyle w:val="TableEntry"/>
            </w:pPr>
            <w:r w:rsidRPr="001F42D3">
              <w:t>80</w:t>
            </w:r>
          </w:p>
        </w:tc>
        <w:tc>
          <w:tcPr>
            <w:tcW w:w="760" w:type="dxa"/>
          </w:tcPr>
          <w:p w14:paraId="0C1C9FEA" w14:textId="77777777" w:rsidR="00B11855" w:rsidRPr="001F42D3" w:rsidRDefault="003D003E" w:rsidP="006B1888">
            <w:pPr>
              <w:pStyle w:val="TableEntry"/>
            </w:pPr>
            <w:r w:rsidRPr="001F42D3">
              <w:t>PL</w:t>
            </w:r>
          </w:p>
        </w:tc>
        <w:tc>
          <w:tcPr>
            <w:tcW w:w="961" w:type="dxa"/>
          </w:tcPr>
          <w:p w14:paraId="412F9712" w14:textId="77777777" w:rsidR="00B11855" w:rsidRPr="001F42D3" w:rsidRDefault="003D003E" w:rsidP="006B1888">
            <w:pPr>
              <w:pStyle w:val="TableEntry"/>
            </w:pPr>
            <w:r w:rsidRPr="001F42D3">
              <w:t>X</w:t>
            </w:r>
          </w:p>
        </w:tc>
        <w:tc>
          <w:tcPr>
            <w:tcW w:w="919" w:type="dxa"/>
          </w:tcPr>
          <w:p w14:paraId="59C356D1" w14:textId="77777777" w:rsidR="00B11855" w:rsidRPr="001F42D3" w:rsidRDefault="003D003E" w:rsidP="006B1888">
            <w:pPr>
              <w:pStyle w:val="TableEntry"/>
            </w:pPr>
            <w:r w:rsidRPr="001F42D3">
              <w:t>[0..0]</w:t>
            </w:r>
          </w:p>
        </w:tc>
        <w:tc>
          <w:tcPr>
            <w:tcW w:w="1258" w:type="dxa"/>
          </w:tcPr>
          <w:p w14:paraId="35E6827E" w14:textId="77777777" w:rsidR="00B11855" w:rsidRPr="001F42D3" w:rsidRDefault="00B11855" w:rsidP="006B1888">
            <w:pPr>
              <w:pStyle w:val="TableEntry"/>
            </w:pPr>
          </w:p>
        </w:tc>
        <w:tc>
          <w:tcPr>
            <w:tcW w:w="2834" w:type="dxa"/>
          </w:tcPr>
          <w:p w14:paraId="6728EB32" w14:textId="77777777" w:rsidR="00B11855" w:rsidRPr="001F42D3" w:rsidRDefault="003D003E" w:rsidP="006B1888">
            <w:pPr>
              <w:pStyle w:val="TableEntry"/>
            </w:pPr>
            <w:r w:rsidRPr="001F42D3">
              <w:t>Prior Temporary Location</w:t>
            </w:r>
          </w:p>
        </w:tc>
      </w:tr>
      <w:tr w:rsidR="00C40FD5" w:rsidRPr="001F42D3" w14:paraId="06DEA4B5" w14:textId="77777777" w:rsidTr="006C0E8E">
        <w:trPr>
          <w:cantSplit/>
          <w:jc w:val="center"/>
        </w:trPr>
        <w:tc>
          <w:tcPr>
            <w:tcW w:w="784" w:type="dxa"/>
          </w:tcPr>
          <w:p w14:paraId="0339CF58" w14:textId="77777777" w:rsidR="00B11855" w:rsidRPr="001F42D3" w:rsidRDefault="003D003E" w:rsidP="006B1888">
            <w:pPr>
              <w:pStyle w:val="TableEntry"/>
            </w:pPr>
            <w:r w:rsidRPr="001F42D3">
              <w:t>44</w:t>
            </w:r>
          </w:p>
        </w:tc>
        <w:tc>
          <w:tcPr>
            <w:tcW w:w="764" w:type="dxa"/>
          </w:tcPr>
          <w:p w14:paraId="5BD4237B" w14:textId="77777777" w:rsidR="00B11855" w:rsidRPr="001F42D3" w:rsidRDefault="003D003E" w:rsidP="006B1888">
            <w:pPr>
              <w:pStyle w:val="TableEntry"/>
            </w:pPr>
            <w:r w:rsidRPr="001F42D3">
              <w:t>24</w:t>
            </w:r>
          </w:p>
        </w:tc>
        <w:tc>
          <w:tcPr>
            <w:tcW w:w="760" w:type="dxa"/>
          </w:tcPr>
          <w:p w14:paraId="74620E95" w14:textId="77777777" w:rsidR="00B11855" w:rsidRPr="001F42D3" w:rsidRDefault="003D003E" w:rsidP="006B1888">
            <w:pPr>
              <w:pStyle w:val="TableEntry"/>
            </w:pPr>
            <w:r w:rsidRPr="001F42D3">
              <w:t>DTM</w:t>
            </w:r>
          </w:p>
        </w:tc>
        <w:tc>
          <w:tcPr>
            <w:tcW w:w="961" w:type="dxa"/>
          </w:tcPr>
          <w:p w14:paraId="70D6665B" w14:textId="77777777" w:rsidR="00B11855" w:rsidRPr="001F42D3" w:rsidRDefault="003D003E" w:rsidP="006B1888">
            <w:pPr>
              <w:pStyle w:val="TableEntry"/>
            </w:pPr>
            <w:r w:rsidRPr="001F42D3">
              <w:t>RE</w:t>
            </w:r>
          </w:p>
        </w:tc>
        <w:tc>
          <w:tcPr>
            <w:tcW w:w="919" w:type="dxa"/>
          </w:tcPr>
          <w:p w14:paraId="6C21B78D" w14:textId="77777777" w:rsidR="00B11855" w:rsidRPr="001F42D3" w:rsidRDefault="003D003E" w:rsidP="006B1888">
            <w:pPr>
              <w:pStyle w:val="TableEntry"/>
            </w:pPr>
            <w:r w:rsidRPr="001F42D3">
              <w:t>[0..1]</w:t>
            </w:r>
          </w:p>
        </w:tc>
        <w:tc>
          <w:tcPr>
            <w:tcW w:w="1258" w:type="dxa"/>
          </w:tcPr>
          <w:p w14:paraId="648B9E39" w14:textId="77777777" w:rsidR="00B11855" w:rsidRPr="001F42D3" w:rsidRDefault="00B11855" w:rsidP="006B1888">
            <w:pPr>
              <w:pStyle w:val="TableEntry"/>
            </w:pPr>
          </w:p>
        </w:tc>
        <w:tc>
          <w:tcPr>
            <w:tcW w:w="2834" w:type="dxa"/>
          </w:tcPr>
          <w:p w14:paraId="5B41D03D" w14:textId="77777777" w:rsidR="00B11855" w:rsidRPr="001F42D3" w:rsidRDefault="003D003E" w:rsidP="006B1888">
            <w:pPr>
              <w:pStyle w:val="TableEntry"/>
            </w:pPr>
            <w:r w:rsidRPr="001F42D3">
              <w:t>Admit Date/Time</w:t>
            </w:r>
          </w:p>
        </w:tc>
      </w:tr>
      <w:tr w:rsidR="00C40FD5" w:rsidRPr="001F42D3" w14:paraId="3461FE31" w14:textId="77777777" w:rsidTr="006C0E8E">
        <w:trPr>
          <w:cantSplit/>
          <w:jc w:val="center"/>
        </w:trPr>
        <w:tc>
          <w:tcPr>
            <w:tcW w:w="784" w:type="dxa"/>
          </w:tcPr>
          <w:p w14:paraId="2661607D" w14:textId="77777777" w:rsidR="00B11855" w:rsidRPr="001F42D3" w:rsidRDefault="003D003E" w:rsidP="006B1888">
            <w:pPr>
              <w:pStyle w:val="TableEntry"/>
            </w:pPr>
            <w:r w:rsidRPr="001F42D3">
              <w:t>45</w:t>
            </w:r>
          </w:p>
        </w:tc>
        <w:tc>
          <w:tcPr>
            <w:tcW w:w="764" w:type="dxa"/>
          </w:tcPr>
          <w:p w14:paraId="00BF5FC0" w14:textId="77777777" w:rsidR="00B11855" w:rsidRPr="001F42D3" w:rsidRDefault="003D003E" w:rsidP="006B1888">
            <w:pPr>
              <w:pStyle w:val="TableEntry"/>
            </w:pPr>
            <w:r w:rsidRPr="001F42D3">
              <w:t>24</w:t>
            </w:r>
          </w:p>
        </w:tc>
        <w:tc>
          <w:tcPr>
            <w:tcW w:w="760" w:type="dxa"/>
          </w:tcPr>
          <w:p w14:paraId="48C8EF0A" w14:textId="77777777" w:rsidR="00B11855" w:rsidRPr="001F42D3" w:rsidRDefault="003D003E" w:rsidP="006B1888">
            <w:pPr>
              <w:pStyle w:val="TableEntry"/>
            </w:pPr>
            <w:r w:rsidRPr="001F42D3">
              <w:t>DTM</w:t>
            </w:r>
          </w:p>
        </w:tc>
        <w:tc>
          <w:tcPr>
            <w:tcW w:w="961" w:type="dxa"/>
          </w:tcPr>
          <w:p w14:paraId="5F872581" w14:textId="77777777" w:rsidR="00B11855" w:rsidRPr="001F42D3" w:rsidRDefault="003D003E" w:rsidP="006B1888">
            <w:pPr>
              <w:pStyle w:val="TableEntry"/>
            </w:pPr>
            <w:r w:rsidRPr="001F42D3">
              <w:t>X</w:t>
            </w:r>
          </w:p>
        </w:tc>
        <w:tc>
          <w:tcPr>
            <w:tcW w:w="919" w:type="dxa"/>
          </w:tcPr>
          <w:p w14:paraId="5EB6A71E" w14:textId="77777777" w:rsidR="00B11855" w:rsidRPr="001F42D3" w:rsidRDefault="003D003E" w:rsidP="006B1888">
            <w:pPr>
              <w:pStyle w:val="TableEntry"/>
            </w:pPr>
            <w:r w:rsidRPr="001F42D3">
              <w:t>[0..0]</w:t>
            </w:r>
          </w:p>
        </w:tc>
        <w:tc>
          <w:tcPr>
            <w:tcW w:w="1258" w:type="dxa"/>
          </w:tcPr>
          <w:p w14:paraId="20362143" w14:textId="77777777" w:rsidR="00B11855" w:rsidRPr="001F42D3" w:rsidRDefault="00B11855" w:rsidP="006B1888">
            <w:pPr>
              <w:pStyle w:val="TableEntry"/>
            </w:pPr>
          </w:p>
        </w:tc>
        <w:tc>
          <w:tcPr>
            <w:tcW w:w="2834" w:type="dxa"/>
          </w:tcPr>
          <w:p w14:paraId="57A6C860" w14:textId="77777777" w:rsidR="00B11855" w:rsidRPr="001F42D3" w:rsidRDefault="003D003E" w:rsidP="006B1888">
            <w:pPr>
              <w:pStyle w:val="TableEntry"/>
            </w:pPr>
            <w:r w:rsidRPr="001F42D3">
              <w:t>Discharge Date/Time</w:t>
            </w:r>
          </w:p>
        </w:tc>
      </w:tr>
      <w:tr w:rsidR="00C40FD5" w:rsidRPr="001F42D3" w14:paraId="009636C8" w14:textId="77777777" w:rsidTr="006C0E8E">
        <w:trPr>
          <w:cantSplit/>
          <w:jc w:val="center"/>
        </w:trPr>
        <w:tc>
          <w:tcPr>
            <w:tcW w:w="784" w:type="dxa"/>
          </w:tcPr>
          <w:p w14:paraId="2E61662F" w14:textId="77777777" w:rsidR="00B11855" w:rsidRPr="001F42D3" w:rsidRDefault="003D003E" w:rsidP="006B1888">
            <w:pPr>
              <w:pStyle w:val="TableEntry"/>
            </w:pPr>
            <w:r w:rsidRPr="001F42D3">
              <w:t>46</w:t>
            </w:r>
          </w:p>
        </w:tc>
        <w:tc>
          <w:tcPr>
            <w:tcW w:w="764" w:type="dxa"/>
          </w:tcPr>
          <w:p w14:paraId="6999DE61" w14:textId="77777777" w:rsidR="00B11855" w:rsidRPr="001F42D3" w:rsidRDefault="003D003E" w:rsidP="006B1888">
            <w:pPr>
              <w:pStyle w:val="TableEntry"/>
            </w:pPr>
            <w:r w:rsidRPr="001F42D3">
              <w:t>12</w:t>
            </w:r>
          </w:p>
        </w:tc>
        <w:tc>
          <w:tcPr>
            <w:tcW w:w="760" w:type="dxa"/>
          </w:tcPr>
          <w:p w14:paraId="4EF5301D" w14:textId="77777777" w:rsidR="00B11855" w:rsidRPr="001F42D3" w:rsidRDefault="003D003E" w:rsidP="006B1888">
            <w:pPr>
              <w:pStyle w:val="TableEntry"/>
            </w:pPr>
            <w:r w:rsidRPr="001F42D3">
              <w:t>NM</w:t>
            </w:r>
          </w:p>
        </w:tc>
        <w:tc>
          <w:tcPr>
            <w:tcW w:w="961" w:type="dxa"/>
          </w:tcPr>
          <w:p w14:paraId="2F43B28F" w14:textId="77777777" w:rsidR="00B11855" w:rsidRPr="001F42D3" w:rsidRDefault="003D003E" w:rsidP="006B1888">
            <w:pPr>
              <w:pStyle w:val="TableEntry"/>
            </w:pPr>
            <w:r w:rsidRPr="001F42D3">
              <w:t>X</w:t>
            </w:r>
          </w:p>
        </w:tc>
        <w:tc>
          <w:tcPr>
            <w:tcW w:w="919" w:type="dxa"/>
          </w:tcPr>
          <w:p w14:paraId="5325F29D" w14:textId="77777777" w:rsidR="00B11855" w:rsidRPr="001F42D3" w:rsidRDefault="003D003E" w:rsidP="006B1888">
            <w:pPr>
              <w:pStyle w:val="TableEntry"/>
            </w:pPr>
            <w:r w:rsidRPr="001F42D3">
              <w:t>[0..0]</w:t>
            </w:r>
          </w:p>
        </w:tc>
        <w:tc>
          <w:tcPr>
            <w:tcW w:w="1258" w:type="dxa"/>
          </w:tcPr>
          <w:p w14:paraId="71D942A1" w14:textId="77777777" w:rsidR="00B11855" w:rsidRPr="001F42D3" w:rsidRDefault="00B11855" w:rsidP="006B1888">
            <w:pPr>
              <w:pStyle w:val="TableEntry"/>
            </w:pPr>
          </w:p>
        </w:tc>
        <w:tc>
          <w:tcPr>
            <w:tcW w:w="2834" w:type="dxa"/>
          </w:tcPr>
          <w:p w14:paraId="36DE1346" w14:textId="77777777" w:rsidR="00B11855" w:rsidRPr="001F42D3" w:rsidRDefault="003D003E" w:rsidP="006B1888">
            <w:pPr>
              <w:pStyle w:val="TableEntry"/>
            </w:pPr>
            <w:r w:rsidRPr="001F42D3">
              <w:t>Current Patient Balance</w:t>
            </w:r>
          </w:p>
        </w:tc>
      </w:tr>
      <w:tr w:rsidR="00C40FD5" w:rsidRPr="001F42D3" w14:paraId="7DB8FBCD" w14:textId="77777777" w:rsidTr="006C0E8E">
        <w:trPr>
          <w:cantSplit/>
          <w:jc w:val="center"/>
        </w:trPr>
        <w:tc>
          <w:tcPr>
            <w:tcW w:w="784" w:type="dxa"/>
          </w:tcPr>
          <w:p w14:paraId="1DC03BAC" w14:textId="77777777" w:rsidR="00B11855" w:rsidRPr="001F42D3" w:rsidRDefault="003D003E" w:rsidP="006B1888">
            <w:pPr>
              <w:pStyle w:val="TableEntry"/>
            </w:pPr>
            <w:r w:rsidRPr="001F42D3">
              <w:t>47</w:t>
            </w:r>
          </w:p>
        </w:tc>
        <w:tc>
          <w:tcPr>
            <w:tcW w:w="764" w:type="dxa"/>
          </w:tcPr>
          <w:p w14:paraId="72BE04FB" w14:textId="77777777" w:rsidR="00B11855" w:rsidRPr="001F42D3" w:rsidRDefault="003D003E" w:rsidP="006B1888">
            <w:pPr>
              <w:pStyle w:val="TableEntry"/>
            </w:pPr>
            <w:r w:rsidRPr="001F42D3">
              <w:t>12</w:t>
            </w:r>
          </w:p>
        </w:tc>
        <w:tc>
          <w:tcPr>
            <w:tcW w:w="760" w:type="dxa"/>
          </w:tcPr>
          <w:p w14:paraId="7ED2122B" w14:textId="77777777" w:rsidR="00B11855" w:rsidRPr="001F42D3" w:rsidRDefault="003D003E" w:rsidP="006B1888">
            <w:pPr>
              <w:pStyle w:val="TableEntry"/>
            </w:pPr>
            <w:r w:rsidRPr="001F42D3">
              <w:t>NM</w:t>
            </w:r>
          </w:p>
        </w:tc>
        <w:tc>
          <w:tcPr>
            <w:tcW w:w="961" w:type="dxa"/>
          </w:tcPr>
          <w:p w14:paraId="5C100351" w14:textId="77777777" w:rsidR="00B11855" w:rsidRPr="001F42D3" w:rsidRDefault="003D003E" w:rsidP="006B1888">
            <w:pPr>
              <w:pStyle w:val="TableEntry"/>
            </w:pPr>
            <w:r w:rsidRPr="001F42D3">
              <w:t>X</w:t>
            </w:r>
          </w:p>
        </w:tc>
        <w:tc>
          <w:tcPr>
            <w:tcW w:w="919" w:type="dxa"/>
          </w:tcPr>
          <w:p w14:paraId="6D5C1277" w14:textId="77777777" w:rsidR="00B11855" w:rsidRPr="001F42D3" w:rsidRDefault="003D003E" w:rsidP="006B1888">
            <w:pPr>
              <w:pStyle w:val="TableEntry"/>
            </w:pPr>
            <w:r w:rsidRPr="001F42D3">
              <w:t>[0..0]</w:t>
            </w:r>
          </w:p>
        </w:tc>
        <w:tc>
          <w:tcPr>
            <w:tcW w:w="1258" w:type="dxa"/>
          </w:tcPr>
          <w:p w14:paraId="003D497C" w14:textId="77777777" w:rsidR="00B11855" w:rsidRPr="001F42D3" w:rsidRDefault="00B11855" w:rsidP="006B1888">
            <w:pPr>
              <w:pStyle w:val="TableEntry"/>
            </w:pPr>
          </w:p>
        </w:tc>
        <w:tc>
          <w:tcPr>
            <w:tcW w:w="2834" w:type="dxa"/>
          </w:tcPr>
          <w:p w14:paraId="4A38BD0A" w14:textId="77777777" w:rsidR="00B11855" w:rsidRPr="001F42D3" w:rsidRDefault="003D003E" w:rsidP="006B1888">
            <w:pPr>
              <w:pStyle w:val="TableEntry"/>
            </w:pPr>
            <w:r w:rsidRPr="001F42D3">
              <w:t>Total Charges</w:t>
            </w:r>
          </w:p>
        </w:tc>
      </w:tr>
      <w:tr w:rsidR="00C40FD5" w:rsidRPr="001F42D3" w14:paraId="6B16F7E8" w14:textId="77777777" w:rsidTr="006C0E8E">
        <w:trPr>
          <w:cantSplit/>
          <w:jc w:val="center"/>
        </w:trPr>
        <w:tc>
          <w:tcPr>
            <w:tcW w:w="784" w:type="dxa"/>
          </w:tcPr>
          <w:p w14:paraId="3CA0E787" w14:textId="77777777" w:rsidR="00B11855" w:rsidRPr="001F42D3" w:rsidRDefault="003D003E" w:rsidP="006B1888">
            <w:pPr>
              <w:pStyle w:val="TableEntry"/>
            </w:pPr>
            <w:r w:rsidRPr="001F42D3">
              <w:t>48</w:t>
            </w:r>
          </w:p>
        </w:tc>
        <w:tc>
          <w:tcPr>
            <w:tcW w:w="764" w:type="dxa"/>
          </w:tcPr>
          <w:p w14:paraId="03DEE9DB" w14:textId="77777777" w:rsidR="00B11855" w:rsidRPr="001F42D3" w:rsidRDefault="003D003E" w:rsidP="006B1888">
            <w:pPr>
              <w:pStyle w:val="TableEntry"/>
            </w:pPr>
            <w:r w:rsidRPr="001F42D3">
              <w:t>12</w:t>
            </w:r>
          </w:p>
        </w:tc>
        <w:tc>
          <w:tcPr>
            <w:tcW w:w="760" w:type="dxa"/>
          </w:tcPr>
          <w:p w14:paraId="19BE38CC" w14:textId="77777777" w:rsidR="00B11855" w:rsidRPr="001F42D3" w:rsidRDefault="003D003E" w:rsidP="006B1888">
            <w:pPr>
              <w:pStyle w:val="TableEntry"/>
            </w:pPr>
            <w:r w:rsidRPr="001F42D3">
              <w:t>NM</w:t>
            </w:r>
          </w:p>
        </w:tc>
        <w:tc>
          <w:tcPr>
            <w:tcW w:w="961" w:type="dxa"/>
          </w:tcPr>
          <w:p w14:paraId="3195B377" w14:textId="77777777" w:rsidR="00B11855" w:rsidRPr="001F42D3" w:rsidRDefault="003D003E" w:rsidP="006B1888">
            <w:pPr>
              <w:pStyle w:val="TableEntry"/>
            </w:pPr>
            <w:r w:rsidRPr="001F42D3">
              <w:t>X</w:t>
            </w:r>
          </w:p>
        </w:tc>
        <w:tc>
          <w:tcPr>
            <w:tcW w:w="919" w:type="dxa"/>
          </w:tcPr>
          <w:p w14:paraId="5712AF66" w14:textId="77777777" w:rsidR="00B11855" w:rsidRPr="001F42D3" w:rsidRDefault="003D003E" w:rsidP="006B1888">
            <w:pPr>
              <w:pStyle w:val="TableEntry"/>
            </w:pPr>
            <w:r w:rsidRPr="001F42D3">
              <w:t>[0..0]</w:t>
            </w:r>
          </w:p>
        </w:tc>
        <w:tc>
          <w:tcPr>
            <w:tcW w:w="1258" w:type="dxa"/>
          </w:tcPr>
          <w:p w14:paraId="02DFCDBA" w14:textId="77777777" w:rsidR="00B11855" w:rsidRPr="001F42D3" w:rsidRDefault="00B11855" w:rsidP="006B1888">
            <w:pPr>
              <w:pStyle w:val="TableEntry"/>
            </w:pPr>
          </w:p>
        </w:tc>
        <w:tc>
          <w:tcPr>
            <w:tcW w:w="2834" w:type="dxa"/>
          </w:tcPr>
          <w:p w14:paraId="5EE3FABC" w14:textId="77777777" w:rsidR="00B11855" w:rsidRPr="001F42D3" w:rsidRDefault="003D003E" w:rsidP="006B1888">
            <w:pPr>
              <w:pStyle w:val="TableEntry"/>
            </w:pPr>
            <w:r w:rsidRPr="001F42D3">
              <w:t>Total Adjustments</w:t>
            </w:r>
          </w:p>
        </w:tc>
      </w:tr>
      <w:tr w:rsidR="00C40FD5" w:rsidRPr="001F42D3" w14:paraId="7E5BA10E" w14:textId="77777777" w:rsidTr="006C0E8E">
        <w:trPr>
          <w:cantSplit/>
          <w:jc w:val="center"/>
        </w:trPr>
        <w:tc>
          <w:tcPr>
            <w:tcW w:w="784" w:type="dxa"/>
          </w:tcPr>
          <w:p w14:paraId="6B31688E" w14:textId="77777777" w:rsidR="00B11855" w:rsidRPr="001F42D3" w:rsidRDefault="003D003E" w:rsidP="006B1888">
            <w:pPr>
              <w:pStyle w:val="TableEntry"/>
            </w:pPr>
            <w:r w:rsidRPr="001F42D3">
              <w:t>49</w:t>
            </w:r>
          </w:p>
        </w:tc>
        <w:tc>
          <w:tcPr>
            <w:tcW w:w="764" w:type="dxa"/>
          </w:tcPr>
          <w:p w14:paraId="6184F15E" w14:textId="77777777" w:rsidR="00B11855" w:rsidRPr="001F42D3" w:rsidRDefault="003D003E" w:rsidP="006B1888">
            <w:pPr>
              <w:pStyle w:val="TableEntry"/>
            </w:pPr>
            <w:r w:rsidRPr="001F42D3">
              <w:t>12</w:t>
            </w:r>
          </w:p>
        </w:tc>
        <w:tc>
          <w:tcPr>
            <w:tcW w:w="760" w:type="dxa"/>
          </w:tcPr>
          <w:p w14:paraId="442C7EA3" w14:textId="77777777" w:rsidR="00B11855" w:rsidRPr="001F42D3" w:rsidRDefault="003D003E" w:rsidP="006B1888">
            <w:pPr>
              <w:pStyle w:val="TableEntry"/>
            </w:pPr>
            <w:r w:rsidRPr="001F42D3">
              <w:t>NM</w:t>
            </w:r>
          </w:p>
        </w:tc>
        <w:tc>
          <w:tcPr>
            <w:tcW w:w="961" w:type="dxa"/>
          </w:tcPr>
          <w:p w14:paraId="7A0304BC" w14:textId="77777777" w:rsidR="00B11855" w:rsidRPr="001F42D3" w:rsidRDefault="003D003E" w:rsidP="006B1888">
            <w:pPr>
              <w:pStyle w:val="TableEntry"/>
            </w:pPr>
            <w:r w:rsidRPr="001F42D3">
              <w:t>X</w:t>
            </w:r>
          </w:p>
        </w:tc>
        <w:tc>
          <w:tcPr>
            <w:tcW w:w="919" w:type="dxa"/>
          </w:tcPr>
          <w:p w14:paraId="60D9921C" w14:textId="77777777" w:rsidR="00B11855" w:rsidRPr="001F42D3" w:rsidRDefault="003D003E" w:rsidP="006B1888">
            <w:pPr>
              <w:pStyle w:val="TableEntry"/>
            </w:pPr>
            <w:r w:rsidRPr="001F42D3">
              <w:t>[0..0]</w:t>
            </w:r>
          </w:p>
        </w:tc>
        <w:tc>
          <w:tcPr>
            <w:tcW w:w="1258" w:type="dxa"/>
          </w:tcPr>
          <w:p w14:paraId="15C73915" w14:textId="77777777" w:rsidR="00B11855" w:rsidRPr="001F42D3" w:rsidRDefault="00B11855" w:rsidP="006B1888">
            <w:pPr>
              <w:pStyle w:val="TableEntry"/>
            </w:pPr>
          </w:p>
        </w:tc>
        <w:tc>
          <w:tcPr>
            <w:tcW w:w="2834" w:type="dxa"/>
          </w:tcPr>
          <w:p w14:paraId="16E5863D" w14:textId="77777777" w:rsidR="00B11855" w:rsidRPr="001F42D3" w:rsidRDefault="003D003E" w:rsidP="006B1888">
            <w:pPr>
              <w:pStyle w:val="TableEntry"/>
            </w:pPr>
            <w:r w:rsidRPr="001F42D3">
              <w:t>Total Payments</w:t>
            </w:r>
          </w:p>
        </w:tc>
      </w:tr>
      <w:tr w:rsidR="00C40FD5" w:rsidRPr="001F42D3" w14:paraId="25D6E1F1" w14:textId="77777777" w:rsidTr="006C0E8E">
        <w:trPr>
          <w:cantSplit/>
          <w:jc w:val="center"/>
        </w:trPr>
        <w:tc>
          <w:tcPr>
            <w:tcW w:w="784" w:type="dxa"/>
          </w:tcPr>
          <w:p w14:paraId="1C3EA08E" w14:textId="77777777" w:rsidR="00B11855" w:rsidRPr="001F42D3" w:rsidRDefault="003D003E" w:rsidP="006B1888">
            <w:pPr>
              <w:pStyle w:val="TableEntry"/>
            </w:pPr>
            <w:r w:rsidRPr="001F42D3">
              <w:t>50</w:t>
            </w:r>
          </w:p>
        </w:tc>
        <w:tc>
          <w:tcPr>
            <w:tcW w:w="764" w:type="dxa"/>
          </w:tcPr>
          <w:p w14:paraId="29A234D7" w14:textId="77777777" w:rsidR="00B11855" w:rsidRPr="001F42D3" w:rsidRDefault="003D003E" w:rsidP="006B1888">
            <w:pPr>
              <w:pStyle w:val="TableEntry"/>
            </w:pPr>
            <w:r w:rsidRPr="001F42D3">
              <w:t>250</w:t>
            </w:r>
          </w:p>
        </w:tc>
        <w:tc>
          <w:tcPr>
            <w:tcW w:w="760" w:type="dxa"/>
          </w:tcPr>
          <w:p w14:paraId="4ED1D9FF" w14:textId="77777777" w:rsidR="00B11855" w:rsidRPr="001F42D3" w:rsidRDefault="003D003E" w:rsidP="006B1888">
            <w:pPr>
              <w:pStyle w:val="TableEntry"/>
            </w:pPr>
            <w:r w:rsidRPr="001F42D3">
              <w:t>CX</w:t>
            </w:r>
          </w:p>
        </w:tc>
        <w:tc>
          <w:tcPr>
            <w:tcW w:w="961" w:type="dxa"/>
          </w:tcPr>
          <w:p w14:paraId="63A4E6D3" w14:textId="77777777" w:rsidR="00B11855" w:rsidRPr="001F42D3" w:rsidRDefault="003D003E" w:rsidP="006B1888">
            <w:pPr>
              <w:pStyle w:val="TableEntry"/>
            </w:pPr>
            <w:r w:rsidRPr="001F42D3">
              <w:t>X</w:t>
            </w:r>
          </w:p>
        </w:tc>
        <w:tc>
          <w:tcPr>
            <w:tcW w:w="919" w:type="dxa"/>
          </w:tcPr>
          <w:p w14:paraId="483808AA" w14:textId="77777777" w:rsidR="00B11855" w:rsidRPr="001F42D3" w:rsidRDefault="003D003E" w:rsidP="006B1888">
            <w:pPr>
              <w:pStyle w:val="TableEntry"/>
            </w:pPr>
            <w:r w:rsidRPr="001F42D3">
              <w:t>[0..</w:t>
            </w:r>
            <w:r w:rsidR="00E86B15" w:rsidRPr="001F42D3">
              <w:t>0</w:t>
            </w:r>
            <w:r w:rsidRPr="001F42D3">
              <w:t>]</w:t>
            </w:r>
          </w:p>
        </w:tc>
        <w:tc>
          <w:tcPr>
            <w:tcW w:w="1258" w:type="dxa"/>
          </w:tcPr>
          <w:p w14:paraId="28B13DB2" w14:textId="77777777" w:rsidR="00B11855" w:rsidRPr="001F42D3" w:rsidRDefault="003D003E" w:rsidP="006B1888">
            <w:pPr>
              <w:pStyle w:val="TableEntry"/>
            </w:pPr>
            <w:hyperlink r:id="rId62" w:history="1">
              <w:r w:rsidRPr="001F42D3">
                <w:t>0203</w:t>
              </w:r>
            </w:hyperlink>
          </w:p>
        </w:tc>
        <w:tc>
          <w:tcPr>
            <w:tcW w:w="2834" w:type="dxa"/>
          </w:tcPr>
          <w:p w14:paraId="3298AAA2" w14:textId="77777777" w:rsidR="00B11855" w:rsidRPr="001F42D3" w:rsidRDefault="003D003E" w:rsidP="006B1888">
            <w:pPr>
              <w:pStyle w:val="TableEntry"/>
            </w:pPr>
            <w:r w:rsidRPr="001F42D3">
              <w:t>Alternate Visit ID</w:t>
            </w:r>
          </w:p>
        </w:tc>
      </w:tr>
      <w:tr w:rsidR="00C40FD5" w:rsidRPr="001F42D3" w14:paraId="53311C98" w14:textId="77777777" w:rsidTr="006C0E8E">
        <w:trPr>
          <w:cantSplit/>
          <w:jc w:val="center"/>
        </w:trPr>
        <w:tc>
          <w:tcPr>
            <w:tcW w:w="784" w:type="dxa"/>
          </w:tcPr>
          <w:p w14:paraId="3FA6B344" w14:textId="77777777" w:rsidR="00B11855" w:rsidRPr="001F42D3" w:rsidRDefault="003D003E" w:rsidP="006B1888">
            <w:pPr>
              <w:pStyle w:val="TableEntry"/>
            </w:pPr>
            <w:r w:rsidRPr="001F42D3">
              <w:t>51</w:t>
            </w:r>
          </w:p>
        </w:tc>
        <w:tc>
          <w:tcPr>
            <w:tcW w:w="764" w:type="dxa"/>
          </w:tcPr>
          <w:p w14:paraId="793813F0" w14:textId="77777777" w:rsidR="00B11855" w:rsidRPr="001F42D3" w:rsidRDefault="003D003E" w:rsidP="006B1888">
            <w:pPr>
              <w:pStyle w:val="TableEntry"/>
            </w:pPr>
            <w:r w:rsidRPr="001F42D3">
              <w:t>1</w:t>
            </w:r>
          </w:p>
        </w:tc>
        <w:tc>
          <w:tcPr>
            <w:tcW w:w="760" w:type="dxa"/>
          </w:tcPr>
          <w:p w14:paraId="7761CF07" w14:textId="77777777" w:rsidR="00B11855" w:rsidRPr="001F42D3" w:rsidRDefault="003D003E" w:rsidP="006B1888">
            <w:pPr>
              <w:pStyle w:val="TableEntry"/>
            </w:pPr>
            <w:r w:rsidRPr="001F42D3">
              <w:t>IS</w:t>
            </w:r>
          </w:p>
        </w:tc>
        <w:tc>
          <w:tcPr>
            <w:tcW w:w="961" w:type="dxa"/>
          </w:tcPr>
          <w:p w14:paraId="7E502EA8" w14:textId="77777777" w:rsidR="00B11855" w:rsidRPr="001F42D3" w:rsidRDefault="003D003E" w:rsidP="006B1888">
            <w:pPr>
              <w:pStyle w:val="TableEntry"/>
            </w:pPr>
            <w:r w:rsidRPr="001F42D3">
              <w:t>RE</w:t>
            </w:r>
          </w:p>
        </w:tc>
        <w:tc>
          <w:tcPr>
            <w:tcW w:w="919" w:type="dxa"/>
          </w:tcPr>
          <w:p w14:paraId="651AF19E" w14:textId="77777777" w:rsidR="00B11855" w:rsidRPr="001F42D3" w:rsidRDefault="003D003E" w:rsidP="006B1888">
            <w:pPr>
              <w:pStyle w:val="TableEntry"/>
            </w:pPr>
            <w:r w:rsidRPr="001F42D3">
              <w:t>[0..1]</w:t>
            </w:r>
          </w:p>
        </w:tc>
        <w:tc>
          <w:tcPr>
            <w:tcW w:w="1258" w:type="dxa"/>
          </w:tcPr>
          <w:p w14:paraId="55B42DB6" w14:textId="77777777" w:rsidR="00B11855" w:rsidRPr="001F42D3" w:rsidRDefault="003D003E" w:rsidP="006B1888">
            <w:pPr>
              <w:pStyle w:val="TableEntry"/>
            </w:pPr>
            <w:r w:rsidRPr="001F42D3">
              <w:t>0326</w:t>
            </w:r>
          </w:p>
        </w:tc>
        <w:tc>
          <w:tcPr>
            <w:tcW w:w="2834" w:type="dxa"/>
          </w:tcPr>
          <w:p w14:paraId="7C4A8DDC" w14:textId="77777777" w:rsidR="00B11855" w:rsidRPr="001F42D3" w:rsidRDefault="003D003E" w:rsidP="006B1888">
            <w:pPr>
              <w:pStyle w:val="TableEntry"/>
            </w:pPr>
            <w:r w:rsidRPr="001F42D3">
              <w:t>Visit Indicator</w:t>
            </w:r>
          </w:p>
        </w:tc>
      </w:tr>
    </w:tbl>
    <w:p w14:paraId="1E22CDCF" w14:textId="77777777" w:rsidR="00B11855" w:rsidRPr="001F42D3" w:rsidRDefault="00B11855" w:rsidP="0005027F">
      <w:pPr>
        <w:pStyle w:val="BodyText"/>
      </w:pPr>
    </w:p>
    <w:p w14:paraId="383E48D4" w14:textId="77777777" w:rsidR="00B11855" w:rsidRPr="001F42D3" w:rsidRDefault="003D003E" w:rsidP="00CF5627">
      <w:pPr>
        <w:pStyle w:val="HL7Field"/>
        <w:keepNext w:val="0"/>
        <w:ind w:hanging="2"/>
      </w:pPr>
      <w:r w:rsidRPr="001F42D3">
        <w:t xml:space="preserve">PV1-2   Patient Class </w:t>
      </w:r>
    </w:p>
    <w:p w14:paraId="756716EB" w14:textId="351D68A3" w:rsidR="000166DD" w:rsidRPr="001F42D3" w:rsidRDefault="003D003E" w:rsidP="00CF5627">
      <w:pPr>
        <w:pStyle w:val="HL7FieldIndent2"/>
        <w:ind w:left="0" w:hanging="2"/>
        <w:rPr>
          <w:noProof w:val="0"/>
        </w:rPr>
      </w:pPr>
      <w:r w:rsidRPr="001F42D3">
        <w:rPr>
          <w:noProof w:val="0"/>
        </w:rPr>
        <w:t>Definition: This field is used by systems to categorize patients by site. It does not have a consistent industry-wide definition. It is subject to site</w:t>
      </w:r>
      <w:r w:rsidR="00F76540" w:rsidRPr="001F42D3">
        <w:rPr>
          <w:rFonts w:eastAsia="MS Mincho"/>
          <w:noProof w:val="0"/>
        </w:rPr>
        <w:t>-</w:t>
      </w:r>
      <w:r w:rsidRPr="001F42D3">
        <w:rPr>
          <w:noProof w:val="0"/>
        </w:rPr>
        <w:t xml:space="preserve">specific variations. Refer to </w:t>
      </w:r>
      <w:r w:rsidR="00576EDB" w:rsidRPr="001F42D3">
        <w:rPr>
          <w:noProof w:val="0"/>
        </w:rPr>
        <w:t>T</w:t>
      </w:r>
      <w:r w:rsidRPr="001F42D3">
        <w:rPr>
          <w:noProof w:val="0"/>
        </w:rPr>
        <w:t xml:space="preserve">able B.6-2 </w:t>
      </w:r>
      <w:r w:rsidR="006D613E" w:rsidRPr="001F42D3">
        <w:rPr>
          <w:noProof w:val="0"/>
        </w:rPr>
        <w:t>HL7</w:t>
      </w:r>
      <w:r w:rsidR="00995105" w:rsidRPr="001F42D3">
        <w:rPr>
          <w:noProof w:val="0"/>
        </w:rPr>
        <w:t xml:space="preserve"> </w:t>
      </w:r>
      <w:r w:rsidRPr="001F42D3">
        <w:rPr>
          <w:noProof w:val="0"/>
        </w:rPr>
        <w:t>User-defined Table 0004 - Patient Class for IHE PCD suggested values.</w:t>
      </w:r>
    </w:p>
    <w:p w14:paraId="0EE72AA3" w14:textId="4C72E6EA" w:rsidR="00B11855" w:rsidRPr="001F42D3" w:rsidRDefault="003D003E" w:rsidP="00CF5627">
      <w:pPr>
        <w:pStyle w:val="TableTitle"/>
      </w:pPr>
      <w:r w:rsidRPr="001F42D3">
        <w:t xml:space="preserve">Table B.6-2: </w:t>
      </w:r>
      <w:r w:rsidR="006D613E" w:rsidRPr="001F42D3">
        <w:t>HL7</w:t>
      </w:r>
      <w:r w:rsidR="00995105" w:rsidRPr="001F42D3">
        <w:t xml:space="preserve"> </w:t>
      </w:r>
      <w:r w:rsidRPr="001F42D3">
        <w:t>User-defined Table 0004 - Patient Class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4"/>
        <w:gridCol w:w="1615"/>
        <w:gridCol w:w="1283"/>
      </w:tblGrid>
      <w:tr w:rsidR="00C40FD5" w:rsidRPr="001F42D3" w14:paraId="5116AD0A" w14:textId="77777777" w:rsidTr="00EB7483">
        <w:trPr>
          <w:cantSplit/>
          <w:tblHeader/>
          <w:jc w:val="center"/>
        </w:trPr>
        <w:tc>
          <w:tcPr>
            <w:tcW w:w="0" w:type="auto"/>
            <w:shd w:val="clear" w:color="auto" w:fill="D9D9D9"/>
          </w:tcPr>
          <w:p w14:paraId="555B6D08" w14:textId="77777777" w:rsidR="00B11855" w:rsidRPr="001F42D3" w:rsidRDefault="003D003E" w:rsidP="006B1888">
            <w:pPr>
              <w:pStyle w:val="TableEntryHeader"/>
            </w:pPr>
            <w:r w:rsidRPr="001F42D3">
              <w:t>Value</w:t>
            </w:r>
          </w:p>
        </w:tc>
        <w:tc>
          <w:tcPr>
            <w:tcW w:w="0" w:type="auto"/>
            <w:shd w:val="clear" w:color="auto" w:fill="D9D9D9"/>
          </w:tcPr>
          <w:p w14:paraId="2F72A021" w14:textId="77777777" w:rsidR="00B11855" w:rsidRPr="001F42D3" w:rsidRDefault="003D003E" w:rsidP="006B1888">
            <w:pPr>
              <w:pStyle w:val="TableEntryHeader"/>
            </w:pPr>
            <w:r w:rsidRPr="001F42D3">
              <w:t>Description</w:t>
            </w:r>
          </w:p>
        </w:tc>
        <w:tc>
          <w:tcPr>
            <w:tcW w:w="0" w:type="auto"/>
            <w:shd w:val="clear" w:color="auto" w:fill="D9D9D9"/>
          </w:tcPr>
          <w:p w14:paraId="5B75CBC2" w14:textId="77777777" w:rsidR="00B11855" w:rsidRPr="001F42D3" w:rsidRDefault="003D003E" w:rsidP="006B1888">
            <w:pPr>
              <w:pStyle w:val="TableEntryHeader"/>
            </w:pPr>
            <w:r w:rsidRPr="001F42D3">
              <w:t>Comment</w:t>
            </w:r>
          </w:p>
        </w:tc>
      </w:tr>
      <w:tr w:rsidR="00B11855" w:rsidRPr="001F42D3" w14:paraId="35D71C51" w14:textId="77777777" w:rsidTr="006C0E8E">
        <w:trPr>
          <w:cantSplit/>
          <w:jc w:val="center"/>
        </w:trPr>
        <w:tc>
          <w:tcPr>
            <w:tcW w:w="0" w:type="auto"/>
          </w:tcPr>
          <w:p w14:paraId="6DF9311F" w14:textId="77777777" w:rsidR="00B11855" w:rsidRPr="001F42D3" w:rsidRDefault="003D003E" w:rsidP="006B1888">
            <w:pPr>
              <w:pStyle w:val="TableEntry"/>
            </w:pPr>
            <w:r w:rsidRPr="001F42D3">
              <w:t>E</w:t>
            </w:r>
          </w:p>
        </w:tc>
        <w:tc>
          <w:tcPr>
            <w:tcW w:w="0" w:type="auto"/>
          </w:tcPr>
          <w:p w14:paraId="0BDE5FF6" w14:textId="77777777" w:rsidR="00B11855" w:rsidRPr="001F42D3" w:rsidRDefault="003D003E" w:rsidP="006B1888">
            <w:pPr>
              <w:pStyle w:val="TableEntry"/>
            </w:pPr>
            <w:r w:rsidRPr="001F42D3">
              <w:t>Emergency</w:t>
            </w:r>
          </w:p>
        </w:tc>
        <w:tc>
          <w:tcPr>
            <w:tcW w:w="0" w:type="auto"/>
          </w:tcPr>
          <w:p w14:paraId="6D1410D8" w14:textId="77777777" w:rsidR="00B11855" w:rsidRPr="001F42D3" w:rsidRDefault="00B11855" w:rsidP="006B1888">
            <w:pPr>
              <w:pStyle w:val="TableEntry"/>
            </w:pPr>
          </w:p>
        </w:tc>
      </w:tr>
      <w:tr w:rsidR="00B11855" w:rsidRPr="001F42D3" w14:paraId="22F32020" w14:textId="77777777" w:rsidTr="006C0E8E">
        <w:trPr>
          <w:cantSplit/>
          <w:jc w:val="center"/>
        </w:trPr>
        <w:tc>
          <w:tcPr>
            <w:tcW w:w="0" w:type="auto"/>
          </w:tcPr>
          <w:p w14:paraId="18660DFE" w14:textId="77777777" w:rsidR="00B11855" w:rsidRPr="001F42D3" w:rsidRDefault="003D003E" w:rsidP="006B1888">
            <w:pPr>
              <w:pStyle w:val="TableEntry"/>
            </w:pPr>
            <w:r w:rsidRPr="001F42D3">
              <w:t>I</w:t>
            </w:r>
          </w:p>
        </w:tc>
        <w:tc>
          <w:tcPr>
            <w:tcW w:w="0" w:type="auto"/>
          </w:tcPr>
          <w:p w14:paraId="1E339674" w14:textId="77777777" w:rsidR="00B11855" w:rsidRPr="001F42D3" w:rsidRDefault="003D003E" w:rsidP="006B1888">
            <w:pPr>
              <w:pStyle w:val="TableEntry"/>
            </w:pPr>
            <w:r w:rsidRPr="001F42D3">
              <w:t>Inpatient</w:t>
            </w:r>
          </w:p>
        </w:tc>
        <w:tc>
          <w:tcPr>
            <w:tcW w:w="0" w:type="auto"/>
          </w:tcPr>
          <w:p w14:paraId="3C1F9710" w14:textId="77777777" w:rsidR="00B11855" w:rsidRPr="001F42D3" w:rsidRDefault="00B11855" w:rsidP="006B1888">
            <w:pPr>
              <w:pStyle w:val="TableEntry"/>
            </w:pPr>
          </w:p>
        </w:tc>
      </w:tr>
      <w:tr w:rsidR="00B11855" w:rsidRPr="001F42D3" w14:paraId="2CC3ABFA" w14:textId="77777777" w:rsidTr="006C0E8E">
        <w:trPr>
          <w:cantSplit/>
          <w:jc w:val="center"/>
        </w:trPr>
        <w:tc>
          <w:tcPr>
            <w:tcW w:w="0" w:type="auto"/>
          </w:tcPr>
          <w:p w14:paraId="642420E6" w14:textId="77777777" w:rsidR="00B11855" w:rsidRPr="001F42D3" w:rsidRDefault="003D003E" w:rsidP="006B1888">
            <w:pPr>
              <w:pStyle w:val="TableEntry"/>
            </w:pPr>
            <w:r w:rsidRPr="001F42D3">
              <w:t>O</w:t>
            </w:r>
          </w:p>
        </w:tc>
        <w:tc>
          <w:tcPr>
            <w:tcW w:w="0" w:type="auto"/>
          </w:tcPr>
          <w:p w14:paraId="590EF703" w14:textId="77777777" w:rsidR="00B11855" w:rsidRPr="001F42D3" w:rsidRDefault="003D003E" w:rsidP="006B1888">
            <w:pPr>
              <w:pStyle w:val="TableEntry"/>
            </w:pPr>
            <w:r w:rsidRPr="001F42D3">
              <w:t>Outpatient</w:t>
            </w:r>
          </w:p>
        </w:tc>
        <w:tc>
          <w:tcPr>
            <w:tcW w:w="0" w:type="auto"/>
          </w:tcPr>
          <w:p w14:paraId="2E2717AA" w14:textId="77777777" w:rsidR="00B11855" w:rsidRPr="001F42D3" w:rsidRDefault="00B11855" w:rsidP="006B1888">
            <w:pPr>
              <w:pStyle w:val="TableEntry"/>
            </w:pPr>
          </w:p>
        </w:tc>
      </w:tr>
      <w:tr w:rsidR="00B11855" w:rsidRPr="001F42D3" w14:paraId="76F7F6B1" w14:textId="77777777" w:rsidTr="006C0E8E">
        <w:trPr>
          <w:cantSplit/>
          <w:jc w:val="center"/>
        </w:trPr>
        <w:tc>
          <w:tcPr>
            <w:tcW w:w="0" w:type="auto"/>
          </w:tcPr>
          <w:p w14:paraId="69A959C7" w14:textId="77777777" w:rsidR="00B11855" w:rsidRPr="001F42D3" w:rsidRDefault="003D003E" w:rsidP="006B1888">
            <w:pPr>
              <w:pStyle w:val="TableEntry"/>
            </w:pPr>
            <w:r w:rsidRPr="001F42D3">
              <w:t>P</w:t>
            </w:r>
          </w:p>
        </w:tc>
        <w:tc>
          <w:tcPr>
            <w:tcW w:w="0" w:type="auto"/>
          </w:tcPr>
          <w:p w14:paraId="20E61DD5" w14:textId="77777777" w:rsidR="00B11855" w:rsidRPr="001F42D3" w:rsidRDefault="003D003E" w:rsidP="006B1888">
            <w:pPr>
              <w:pStyle w:val="TableEntry"/>
            </w:pPr>
            <w:r w:rsidRPr="001F42D3">
              <w:t>Preadmit</w:t>
            </w:r>
          </w:p>
        </w:tc>
        <w:tc>
          <w:tcPr>
            <w:tcW w:w="0" w:type="auto"/>
          </w:tcPr>
          <w:p w14:paraId="3713357E" w14:textId="77777777" w:rsidR="00B11855" w:rsidRPr="001F42D3" w:rsidRDefault="00B11855" w:rsidP="006B1888">
            <w:pPr>
              <w:pStyle w:val="TableEntry"/>
            </w:pPr>
          </w:p>
        </w:tc>
      </w:tr>
      <w:tr w:rsidR="00B11855" w:rsidRPr="001F42D3" w14:paraId="0430A99E" w14:textId="77777777" w:rsidTr="006C0E8E">
        <w:trPr>
          <w:cantSplit/>
          <w:jc w:val="center"/>
        </w:trPr>
        <w:tc>
          <w:tcPr>
            <w:tcW w:w="0" w:type="auto"/>
          </w:tcPr>
          <w:p w14:paraId="21BFCEED" w14:textId="77777777" w:rsidR="00B11855" w:rsidRPr="001F42D3" w:rsidRDefault="003D003E" w:rsidP="006B1888">
            <w:pPr>
              <w:pStyle w:val="TableEntry"/>
            </w:pPr>
            <w:r w:rsidRPr="001F42D3">
              <w:t>R</w:t>
            </w:r>
          </w:p>
        </w:tc>
        <w:tc>
          <w:tcPr>
            <w:tcW w:w="0" w:type="auto"/>
          </w:tcPr>
          <w:p w14:paraId="56721FDB" w14:textId="77777777" w:rsidR="00B11855" w:rsidRPr="001F42D3" w:rsidRDefault="003D003E" w:rsidP="006B1888">
            <w:pPr>
              <w:pStyle w:val="TableEntry"/>
            </w:pPr>
            <w:r w:rsidRPr="001F42D3">
              <w:t>Recurring patient</w:t>
            </w:r>
          </w:p>
        </w:tc>
        <w:tc>
          <w:tcPr>
            <w:tcW w:w="0" w:type="auto"/>
          </w:tcPr>
          <w:p w14:paraId="733CF284" w14:textId="77777777" w:rsidR="00B11855" w:rsidRPr="001F42D3" w:rsidRDefault="00B11855" w:rsidP="006B1888">
            <w:pPr>
              <w:pStyle w:val="TableEntry"/>
            </w:pPr>
          </w:p>
        </w:tc>
      </w:tr>
      <w:tr w:rsidR="00B11855" w:rsidRPr="001F42D3" w14:paraId="4C70417E" w14:textId="77777777" w:rsidTr="006C0E8E">
        <w:trPr>
          <w:cantSplit/>
          <w:jc w:val="center"/>
        </w:trPr>
        <w:tc>
          <w:tcPr>
            <w:tcW w:w="0" w:type="auto"/>
          </w:tcPr>
          <w:p w14:paraId="59E7C905" w14:textId="77777777" w:rsidR="00B11855" w:rsidRPr="001F42D3" w:rsidRDefault="003D003E" w:rsidP="006B1888">
            <w:pPr>
              <w:pStyle w:val="TableEntry"/>
            </w:pPr>
            <w:r w:rsidRPr="001F42D3">
              <w:t>B</w:t>
            </w:r>
          </w:p>
        </w:tc>
        <w:tc>
          <w:tcPr>
            <w:tcW w:w="0" w:type="auto"/>
          </w:tcPr>
          <w:p w14:paraId="2C17AE9E" w14:textId="77777777" w:rsidR="00B11855" w:rsidRPr="001F42D3" w:rsidRDefault="003D003E" w:rsidP="006B1888">
            <w:pPr>
              <w:pStyle w:val="TableEntry"/>
            </w:pPr>
            <w:r w:rsidRPr="001F42D3">
              <w:t>Obstetrics</w:t>
            </w:r>
          </w:p>
        </w:tc>
        <w:tc>
          <w:tcPr>
            <w:tcW w:w="0" w:type="auto"/>
          </w:tcPr>
          <w:p w14:paraId="2392A929" w14:textId="77777777" w:rsidR="00B11855" w:rsidRPr="001F42D3" w:rsidRDefault="00B11855" w:rsidP="006B1888">
            <w:pPr>
              <w:pStyle w:val="TableEntry"/>
            </w:pPr>
          </w:p>
        </w:tc>
      </w:tr>
      <w:tr w:rsidR="00B11855" w:rsidRPr="001F42D3" w14:paraId="6095E78D" w14:textId="77777777" w:rsidTr="006C0E8E">
        <w:trPr>
          <w:cantSplit/>
          <w:jc w:val="center"/>
        </w:trPr>
        <w:tc>
          <w:tcPr>
            <w:tcW w:w="0" w:type="auto"/>
          </w:tcPr>
          <w:p w14:paraId="098D5013" w14:textId="77777777" w:rsidR="00B11855" w:rsidRPr="001F42D3" w:rsidRDefault="003D003E" w:rsidP="006B1888">
            <w:pPr>
              <w:pStyle w:val="TableEntry"/>
            </w:pPr>
            <w:r w:rsidRPr="001F42D3">
              <w:t>U</w:t>
            </w:r>
          </w:p>
        </w:tc>
        <w:tc>
          <w:tcPr>
            <w:tcW w:w="0" w:type="auto"/>
          </w:tcPr>
          <w:p w14:paraId="0D459F74" w14:textId="77777777" w:rsidR="00B11855" w:rsidRPr="001F42D3" w:rsidRDefault="003D003E" w:rsidP="006B1888">
            <w:pPr>
              <w:pStyle w:val="TableEntry"/>
            </w:pPr>
            <w:r w:rsidRPr="001F42D3">
              <w:t>Unknown</w:t>
            </w:r>
          </w:p>
        </w:tc>
        <w:tc>
          <w:tcPr>
            <w:tcW w:w="0" w:type="auto"/>
          </w:tcPr>
          <w:p w14:paraId="4302E19C" w14:textId="77777777" w:rsidR="00B11855" w:rsidRPr="001F42D3" w:rsidRDefault="00B11855" w:rsidP="006B1888">
            <w:pPr>
              <w:pStyle w:val="TableEntry"/>
            </w:pPr>
          </w:p>
        </w:tc>
      </w:tr>
    </w:tbl>
    <w:p w14:paraId="71E0E9CE" w14:textId="77777777" w:rsidR="00B11855" w:rsidRPr="001F42D3" w:rsidRDefault="00B11855" w:rsidP="007936DE">
      <w:pPr>
        <w:pStyle w:val="BodyText"/>
      </w:pPr>
    </w:p>
    <w:p w14:paraId="5C767F04" w14:textId="77777777" w:rsidR="00B11855" w:rsidRPr="001F42D3" w:rsidRDefault="003D003E" w:rsidP="001422D4">
      <w:pPr>
        <w:pStyle w:val="HL7Field"/>
        <w:ind w:hanging="2"/>
      </w:pPr>
      <w:r w:rsidRPr="001F42D3">
        <w:t>PV1-3   Assigned Location</w:t>
      </w:r>
    </w:p>
    <w:p w14:paraId="48F3ADF8" w14:textId="77777777" w:rsidR="00B11855" w:rsidRPr="001F42D3" w:rsidRDefault="003D003E" w:rsidP="00DF61EC">
      <w:pPr>
        <w:pStyle w:val="HL7FieldIndent2"/>
        <w:ind w:left="0" w:hanging="2"/>
        <w:rPr>
          <w:noProof w:val="0"/>
        </w:rPr>
      </w:pPr>
      <w:r w:rsidRPr="001F42D3">
        <w:rPr>
          <w:noProof w:val="0"/>
        </w:rPr>
        <w:t>IHE PCD definition: This field contains the patient’s initial assigned location or the location to which the patient is being moved</w:t>
      </w:r>
      <w:r w:rsidR="002F3FF7" w:rsidRPr="001F42D3">
        <w:rPr>
          <w:noProof w:val="0"/>
        </w:rPr>
        <w:t>, if known</w:t>
      </w:r>
      <w:r w:rsidRPr="001F42D3">
        <w:rPr>
          <w:noProof w:val="0"/>
        </w:rPr>
        <w:t>. The first component may be the nursing station for inpatient locations, or clinic or department, for locations other than inpatient.</w:t>
      </w:r>
    </w:p>
    <w:p w14:paraId="4765E40D" w14:textId="77777777" w:rsidR="00B11855" w:rsidRPr="001F42D3" w:rsidRDefault="003D003E" w:rsidP="00DF61EC">
      <w:pPr>
        <w:pStyle w:val="HL7FieldIndent2"/>
        <w:ind w:left="0" w:hanging="2"/>
        <w:rPr>
          <w:noProof w:val="0"/>
        </w:rPr>
      </w:pPr>
      <w:r w:rsidRPr="001F42D3">
        <w:rPr>
          <w:noProof w:val="0"/>
        </w:rPr>
        <w:t>For IHE PCD usage</w:t>
      </w:r>
      <w:r w:rsidR="00B37DF5" w:rsidRPr="001F42D3">
        <w:rPr>
          <w:noProof w:val="0"/>
        </w:rPr>
        <w:t>,</w:t>
      </w:r>
      <w:r w:rsidRPr="001F42D3">
        <w:rPr>
          <w:noProof w:val="0"/>
        </w:rPr>
        <w:t xml:space="preserve"> see Appendix </w:t>
      </w:r>
      <w:r w:rsidR="00E86B15" w:rsidRPr="001F42D3">
        <w:rPr>
          <w:noProof w:val="0"/>
        </w:rPr>
        <w:t xml:space="preserve">C.7 </w:t>
      </w:r>
      <w:r w:rsidRPr="001F42D3">
        <w:rPr>
          <w:noProof w:val="0"/>
        </w:rPr>
        <w:t>PL Data Type.</w:t>
      </w:r>
    </w:p>
    <w:p w14:paraId="2AEAA236" w14:textId="77777777" w:rsidR="00B11855" w:rsidRPr="001F42D3" w:rsidRDefault="003D003E" w:rsidP="001422D4">
      <w:pPr>
        <w:pStyle w:val="HL7Field"/>
        <w:ind w:hanging="2"/>
      </w:pPr>
      <w:r w:rsidRPr="001F42D3">
        <w:t>PV1-19   Visit Number</w:t>
      </w:r>
    </w:p>
    <w:p w14:paraId="065DC325" w14:textId="77777777" w:rsidR="00B11855" w:rsidRPr="001F42D3" w:rsidRDefault="003D003E" w:rsidP="00DF61EC">
      <w:pPr>
        <w:pStyle w:val="HL7FieldIndent2"/>
        <w:ind w:left="0" w:hanging="2"/>
        <w:rPr>
          <w:noProof w:val="0"/>
        </w:rPr>
      </w:pPr>
      <w:r w:rsidRPr="001F42D3">
        <w:rPr>
          <w:noProof w:val="0"/>
        </w:rPr>
        <w:t xml:space="preserve">IHE PCD definition: This field contains the unique number assigned to each patient visit. </w:t>
      </w:r>
    </w:p>
    <w:p w14:paraId="56140788" w14:textId="77777777" w:rsidR="00B11855" w:rsidRPr="001F42D3" w:rsidRDefault="003D003E" w:rsidP="00CF5627">
      <w:pPr>
        <w:pStyle w:val="HL7Field"/>
        <w:keepNext w:val="0"/>
        <w:ind w:hanging="2"/>
      </w:pPr>
      <w:r w:rsidRPr="001F42D3">
        <w:t>PV1-44   Admit Time / Date</w:t>
      </w:r>
    </w:p>
    <w:p w14:paraId="5971C2DF" w14:textId="6F118AFA" w:rsidR="00B11855" w:rsidRPr="001F42D3" w:rsidRDefault="006D613E" w:rsidP="00DF61EC">
      <w:pPr>
        <w:pStyle w:val="HL7FieldIndent2"/>
        <w:ind w:left="0" w:hanging="2"/>
        <w:rPr>
          <w:noProof w:val="0"/>
        </w:rPr>
      </w:pPr>
      <w:r w:rsidRPr="001F42D3">
        <w:rPr>
          <w:noProof w:val="0"/>
        </w:rPr>
        <w:lastRenderedPageBreak/>
        <w:t>HL7</w:t>
      </w:r>
      <w:r w:rsidR="00995105" w:rsidRPr="001F42D3">
        <w:rPr>
          <w:noProof w:val="0"/>
        </w:rPr>
        <w:t xml:space="preserve"> </w:t>
      </w:r>
      <w:r w:rsidR="003D003E" w:rsidRPr="001F42D3">
        <w:rPr>
          <w:noProof w:val="0"/>
        </w:rPr>
        <w:t>Definition: This field contains the admit date/time. It is to be used if the event date/time is different than the admit date and time, i.e., a retroactive update. This field is also used to reflect the date/time of an outpatient/emergency patient registration. IHE PCD does not further constrain this field.</w:t>
      </w:r>
    </w:p>
    <w:p w14:paraId="7C4DD660" w14:textId="77777777" w:rsidR="00B11855" w:rsidRPr="001F42D3" w:rsidRDefault="003D003E" w:rsidP="001422D4">
      <w:pPr>
        <w:pStyle w:val="HL7Field"/>
        <w:ind w:hanging="2"/>
      </w:pPr>
      <w:r w:rsidRPr="001F42D3">
        <w:t>PV1-51   Visit Indicator</w:t>
      </w:r>
    </w:p>
    <w:p w14:paraId="51261A42" w14:textId="0F0D8F36" w:rsidR="00B11855" w:rsidRPr="001F42D3" w:rsidRDefault="006D613E" w:rsidP="00DF61EC">
      <w:pPr>
        <w:pStyle w:val="HL7FieldIndent2"/>
        <w:ind w:left="0" w:hanging="2"/>
        <w:rPr>
          <w:noProof w:val="0"/>
        </w:rPr>
      </w:pPr>
      <w:r w:rsidRPr="001F42D3">
        <w:rPr>
          <w:noProof w:val="0"/>
        </w:rPr>
        <w:t>HL7</w:t>
      </w:r>
      <w:r w:rsidR="00995105" w:rsidRPr="001F42D3">
        <w:rPr>
          <w:noProof w:val="0"/>
        </w:rPr>
        <w:t xml:space="preserve"> </w:t>
      </w:r>
      <w:r w:rsidR="003D003E" w:rsidRPr="001F42D3">
        <w:rPr>
          <w:noProof w:val="0"/>
        </w:rPr>
        <w:t xml:space="preserve">definition: This field specifies the level on which data are being sent. It is the indicator used to send data at two levels, visit and account. IHE PCD implementations shall send an ‘A’ or no value when the data in the message are at the account level, or ‘V’ to indicate that the data sent in the message are at the visit level. </w:t>
      </w:r>
    </w:p>
    <w:p w14:paraId="3DCA39B5" w14:textId="77777777" w:rsidR="00B11855" w:rsidRPr="001F42D3" w:rsidRDefault="003D003E" w:rsidP="00DF61EC">
      <w:pPr>
        <w:pStyle w:val="HL7FieldIndent2"/>
        <w:ind w:left="0" w:hanging="2"/>
        <w:rPr>
          <w:noProof w:val="0"/>
        </w:rPr>
      </w:pPr>
      <w:r w:rsidRPr="001F42D3">
        <w:rPr>
          <w:noProof w:val="0"/>
        </w:rPr>
        <w:t>The value of this element affects the context of data sent in PV1, PV2 and any associated hierarchical segments (e.g., DB1, AL1, DG1, etc.).</w:t>
      </w:r>
    </w:p>
    <w:p w14:paraId="1214A588" w14:textId="081D940A" w:rsidR="00B11855" w:rsidRPr="001F42D3" w:rsidRDefault="00564BEB" w:rsidP="00B34AEB">
      <w:pPr>
        <w:pStyle w:val="Heading3"/>
        <w:numPr>
          <w:ilvl w:val="0"/>
          <w:numId w:val="0"/>
        </w:numPr>
        <w:rPr>
          <w:noProof w:val="0"/>
        </w:rPr>
      </w:pPr>
      <w:bookmarkStart w:id="1901" w:name="_Toc401769860"/>
      <w:bookmarkStart w:id="1902" w:name="_Toc214889770"/>
      <w:r w:rsidRPr="001F42D3">
        <w:rPr>
          <w:noProof w:val="0"/>
        </w:rPr>
        <w:t xml:space="preserve">B.6.1 </w:t>
      </w:r>
      <w:r w:rsidR="003D003E" w:rsidRPr="001F42D3">
        <w:rPr>
          <w:noProof w:val="0"/>
        </w:rPr>
        <w:t xml:space="preserve">PV1 Patient Visit Segment in ACM Transaction </w:t>
      </w:r>
      <w:bookmarkEnd w:id="1901"/>
      <w:r w:rsidR="00647994" w:rsidRPr="001F42D3">
        <w:rPr>
          <w:noProof w:val="0"/>
        </w:rPr>
        <w:t>PCD-04</w:t>
      </w:r>
      <w:bookmarkEnd w:id="1902"/>
    </w:p>
    <w:p w14:paraId="3D1EFE8A" w14:textId="0CECF0E9" w:rsidR="00B11855" w:rsidRPr="001F42D3" w:rsidRDefault="003D003E" w:rsidP="0066360D">
      <w:pPr>
        <w:pStyle w:val="BodyText"/>
      </w:pPr>
      <w:r w:rsidRPr="001F42D3">
        <w:t xml:space="preserve">This segment is used to identify a patient location associated with the alert. Real Time Location Services (RTLS) or GPS equipment or personnel location information is not passed in this segment. It is passed from the </w:t>
      </w:r>
      <w:r w:rsidR="009E2B46" w:rsidRPr="001F42D3">
        <w:t>Alert Reporter</w:t>
      </w:r>
      <w:r w:rsidRPr="001F42D3">
        <w:t xml:space="preserve"> to the </w:t>
      </w:r>
      <w:r w:rsidR="009E2B46" w:rsidRPr="001F42D3">
        <w:t>Alert Manager</w:t>
      </w:r>
      <w:r w:rsidRPr="001F42D3">
        <w:t xml:space="preserve"> via an OBX segment.</w:t>
      </w:r>
    </w:p>
    <w:p w14:paraId="6917CD72" w14:textId="77777777" w:rsidR="00B11855" w:rsidRPr="001F42D3" w:rsidRDefault="003D003E" w:rsidP="0066360D">
      <w:pPr>
        <w:pStyle w:val="BodyText"/>
      </w:pPr>
      <w:r w:rsidRPr="001F42D3">
        <w:t>If the Patient Identification (PID) segment is present in the alert data and it contains an identified patient as in ACM use case A2, use a more reliable source of current information, rather than this segment, where possible.</w:t>
      </w:r>
    </w:p>
    <w:p w14:paraId="51317C09" w14:textId="78E2DE27" w:rsidR="00B11855" w:rsidRPr="001F42D3" w:rsidRDefault="003D003E" w:rsidP="00CF5627">
      <w:pPr>
        <w:pStyle w:val="TableTitle"/>
      </w:pPr>
      <w:r w:rsidRPr="001F42D3">
        <w:t xml:space="preserve">Table B.6.1-1: </w:t>
      </w:r>
      <w:r w:rsidR="006D613E" w:rsidRPr="001F42D3">
        <w:t>HL7</w:t>
      </w:r>
      <w:r w:rsidR="00995105" w:rsidRPr="001F42D3">
        <w:t xml:space="preserve"> </w:t>
      </w:r>
      <w:r w:rsidRPr="001F42D3">
        <w:t>Attribute Table – PV1 – Patient Visit</w:t>
      </w: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6"/>
        <w:gridCol w:w="829"/>
        <w:gridCol w:w="696"/>
        <w:gridCol w:w="829"/>
        <w:gridCol w:w="842"/>
        <w:gridCol w:w="936"/>
        <w:gridCol w:w="3694"/>
      </w:tblGrid>
      <w:tr w:rsidR="00C40FD5" w:rsidRPr="001F42D3" w14:paraId="33E06AD6" w14:textId="77777777" w:rsidTr="00A92110">
        <w:trPr>
          <w:cantSplit/>
          <w:jc w:val="center"/>
        </w:trPr>
        <w:tc>
          <w:tcPr>
            <w:tcW w:w="816" w:type="dxa"/>
            <w:shd w:val="clear" w:color="auto" w:fill="D9D9D9"/>
          </w:tcPr>
          <w:p w14:paraId="72703524" w14:textId="77777777" w:rsidR="00B11855" w:rsidRPr="001F42D3" w:rsidRDefault="003D003E" w:rsidP="006B1888">
            <w:pPr>
              <w:pStyle w:val="TableEntryHeader"/>
            </w:pPr>
            <w:r w:rsidRPr="001F42D3">
              <w:t>SEQ</w:t>
            </w:r>
          </w:p>
        </w:tc>
        <w:tc>
          <w:tcPr>
            <w:tcW w:w="829" w:type="dxa"/>
            <w:shd w:val="clear" w:color="auto" w:fill="D9D9D9"/>
          </w:tcPr>
          <w:p w14:paraId="55B3980B" w14:textId="77777777" w:rsidR="00B11855" w:rsidRPr="001F42D3" w:rsidRDefault="003D003E" w:rsidP="006B1888">
            <w:pPr>
              <w:pStyle w:val="TableEntryHeader"/>
            </w:pPr>
            <w:r w:rsidRPr="001F42D3">
              <w:t>LEN</w:t>
            </w:r>
          </w:p>
        </w:tc>
        <w:tc>
          <w:tcPr>
            <w:tcW w:w="696" w:type="dxa"/>
            <w:shd w:val="clear" w:color="auto" w:fill="D9D9D9"/>
          </w:tcPr>
          <w:p w14:paraId="65DCC279" w14:textId="77777777" w:rsidR="00B11855" w:rsidRPr="001F42D3" w:rsidRDefault="003D003E" w:rsidP="006B1888">
            <w:pPr>
              <w:pStyle w:val="TableEntryHeader"/>
            </w:pPr>
            <w:r w:rsidRPr="001F42D3">
              <w:t>DT</w:t>
            </w:r>
          </w:p>
        </w:tc>
        <w:tc>
          <w:tcPr>
            <w:tcW w:w="829" w:type="dxa"/>
            <w:shd w:val="clear" w:color="auto" w:fill="D9D9D9"/>
          </w:tcPr>
          <w:p w14:paraId="611D8C0C" w14:textId="77777777" w:rsidR="00B11855" w:rsidRPr="001F42D3" w:rsidRDefault="003D003E" w:rsidP="006B1888">
            <w:pPr>
              <w:pStyle w:val="TableEntryHeader"/>
            </w:pPr>
            <w:r w:rsidRPr="001F42D3">
              <w:t>OPT</w:t>
            </w:r>
          </w:p>
        </w:tc>
        <w:tc>
          <w:tcPr>
            <w:tcW w:w="842" w:type="dxa"/>
            <w:shd w:val="clear" w:color="auto" w:fill="D9D9D9"/>
          </w:tcPr>
          <w:p w14:paraId="45929E5F" w14:textId="77777777" w:rsidR="00B11855" w:rsidRPr="001F42D3" w:rsidRDefault="003D003E" w:rsidP="006B1888">
            <w:pPr>
              <w:pStyle w:val="TableEntryHeader"/>
            </w:pPr>
            <w:r w:rsidRPr="001F42D3">
              <w:t>RP/#</w:t>
            </w:r>
          </w:p>
        </w:tc>
        <w:tc>
          <w:tcPr>
            <w:tcW w:w="936" w:type="dxa"/>
            <w:shd w:val="clear" w:color="auto" w:fill="D9D9D9"/>
          </w:tcPr>
          <w:p w14:paraId="24D27F93" w14:textId="77777777" w:rsidR="00B11855" w:rsidRPr="001F42D3" w:rsidRDefault="003D003E" w:rsidP="006B1888">
            <w:pPr>
              <w:pStyle w:val="TableEntryHeader"/>
            </w:pPr>
            <w:r w:rsidRPr="001F42D3">
              <w:t>TBL#</w:t>
            </w:r>
          </w:p>
        </w:tc>
        <w:tc>
          <w:tcPr>
            <w:tcW w:w="3694" w:type="dxa"/>
            <w:shd w:val="clear" w:color="auto" w:fill="D9D9D9"/>
          </w:tcPr>
          <w:p w14:paraId="3A74F4CF" w14:textId="77777777" w:rsidR="00B11855" w:rsidRPr="001F42D3" w:rsidRDefault="003D003E" w:rsidP="006B1888">
            <w:pPr>
              <w:pStyle w:val="TableEntryHeader"/>
            </w:pPr>
            <w:r w:rsidRPr="001F42D3">
              <w:t>ELEMENT NAME</w:t>
            </w:r>
          </w:p>
        </w:tc>
      </w:tr>
      <w:tr w:rsidR="00C40FD5" w:rsidRPr="001F42D3" w14:paraId="0411AD05" w14:textId="77777777" w:rsidTr="006C0E8E">
        <w:trPr>
          <w:cantSplit/>
          <w:jc w:val="center"/>
        </w:trPr>
        <w:tc>
          <w:tcPr>
            <w:tcW w:w="816" w:type="dxa"/>
          </w:tcPr>
          <w:p w14:paraId="436F7214" w14:textId="77777777" w:rsidR="00B11855" w:rsidRPr="001F42D3" w:rsidRDefault="003D003E" w:rsidP="00500C7F">
            <w:pPr>
              <w:pStyle w:val="TableEntry"/>
              <w:rPr>
                <w:b/>
                <w:bCs/>
              </w:rPr>
            </w:pPr>
            <w:r w:rsidRPr="001F42D3">
              <w:rPr>
                <w:b/>
                <w:bCs/>
              </w:rPr>
              <w:t>3</w:t>
            </w:r>
          </w:p>
        </w:tc>
        <w:tc>
          <w:tcPr>
            <w:tcW w:w="829" w:type="dxa"/>
          </w:tcPr>
          <w:p w14:paraId="2578370B" w14:textId="77777777" w:rsidR="00B11855" w:rsidRPr="001F42D3" w:rsidRDefault="003D003E" w:rsidP="00500C7F">
            <w:pPr>
              <w:pStyle w:val="TableEntry"/>
              <w:rPr>
                <w:b/>
                <w:bCs/>
              </w:rPr>
            </w:pPr>
            <w:r w:rsidRPr="001F42D3">
              <w:rPr>
                <w:b/>
                <w:bCs/>
              </w:rPr>
              <w:t>80</w:t>
            </w:r>
          </w:p>
        </w:tc>
        <w:tc>
          <w:tcPr>
            <w:tcW w:w="696" w:type="dxa"/>
          </w:tcPr>
          <w:p w14:paraId="0FE4694E" w14:textId="77777777" w:rsidR="00B11855" w:rsidRPr="001F42D3" w:rsidRDefault="003D003E" w:rsidP="00500C7F">
            <w:pPr>
              <w:pStyle w:val="TableEntry"/>
              <w:rPr>
                <w:b/>
                <w:bCs/>
              </w:rPr>
            </w:pPr>
            <w:r w:rsidRPr="001F42D3">
              <w:rPr>
                <w:b/>
                <w:bCs/>
              </w:rPr>
              <w:t>PL</w:t>
            </w:r>
          </w:p>
        </w:tc>
        <w:tc>
          <w:tcPr>
            <w:tcW w:w="829" w:type="dxa"/>
          </w:tcPr>
          <w:p w14:paraId="48A893AD" w14:textId="77777777" w:rsidR="00B11855" w:rsidRPr="001F42D3" w:rsidRDefault="003D003E" w:rsidP="00500C7F">
            <w:pPr>
              <w:pStyle w:val="TableEntry"/>
              <w:rPr>
                <w:b/>
                <w:bCs/>
              </w:rPr>
            </w:pPr>
            <w:r w:rsidRPr="001F42D3">
              <w:rPr>
                <w:b/>
                <w:bCs/>
              </w:rPr>
              <w:t>O</w:t>
            </w:r>
          </w:p>
        </w:tc>
        <w:tc>
          <w:tcPr>
            <w:tcW w:w="842" w:type="dxa"/>
          </w:tcPr>
          <w:p w14:paraId="0636327C" w14:textId="77777777" w:rsidR="00B11855" w:rsidRPr="001F42D3" w:rsidRDefault="00B11855" w:rsidP="00500C7F">
            <w:pPr>
              <w:pStyle w:val="TableEntry"/>
              <w:rPr>
                <w:b/>
                <w:bCs/>
              </w:rPr>
            </w:pPr>
          </w:p>
        </w:tc>
        <w:tc>
          <w:tcPr>
            <w:tcW w:w="936" w:type="dxa"/>
          </w:tcPr>
          <w:p w14:paraId="683B8255" w14:textId="77777777" w:rsidR="00B11855" w:rsidRPr="001F42D3" w:rsidRDefault="00B11855" w:rsidP="00500C7F">
            <w:pPr>
              <w:pStyle w:val="TableEntry"/>
              <w:rPr>
                <w:b/>
                <w:bCs/>
              </w:rPr>
            </w:pPr>
          </w:p>
        </w:tc>
        <w:tc>
          <w:tcPr>
            <w:tcW w:w="3694" w:type="dxa"/>
          </w:tcPr>
          <w:p w14:paraId="4E03D510" w14:textId="77777777" w:rsidR="00B11855" w:rsidRPr="001F42D3" w:rsidRDefault="003D003E" w:rsidP="00500C7F">
            <w:pPr>
              <w:pStyle w:val="TableEntry"/>
              <w:rPr>
                <w:b/>
                <w:bCs/>
              </w:rPr>
            </w:pPr>
            <w:r w:rsidRPr="001F42D3">
              <w:rPr>
                <w:b/>
                <w:bCs/>
              </w:rPr>
              <w:t>Assigned Patient Location</w:t>
            </w:r>
          </w:p>
        </w:tc>
      </w:tr>
    </w:tbl>
    <w:p w14:paraId="76925382" w14:textId="77777777" w:rsidR="00334399" w:rsidRPr="001F42D3" w:rsidRDefault="00334399" w:rsidP="00CF5627">
      <w:pPr>
        <w:pStyle w:val="BodyText"/>
        <w:rPr>
          <w:b/>
          <w:bCs/>
        </w:rPr>
      </w:pPr>
    </w:p>
    <w:p w14:paraId="3E423AF4" w14:textId="65D9FB80" w:rsidR="00B11855" w:rsidRPr="001F42D3" w:rsidRDefault="003D003E" w:rsidP="00CF5627">
      <w:pPr>
        <w:pStyle w:val="BodyText"/>
      </w:pPr>
      <w:r w:rsidRPr="001F42D3">
        <w:rPr>
          <w:b/>
          <w:bCs/>
        </w:rPr>
        <w:t>PV1-3 Assigned Patient Location (PL)</w:t>
      </w:r>
    </w:p>
    <w:p w14:paraId="0DDC8852" w14:textId="77777777" w:rsidR="00B11855" w:rsidRPr="001F42D3" w:rsidRDefault="003D003E" w:rsidP="00DF61EC">
      <w:pPr>
        <w:pStyle w:val="HL7FieldIndent2"/>
        <w:ind w:left="0" w:hanging="2"/>
        <w:rPr>
          <w:noProof w:val="0"/>
        </w:rPr>
      </w:pPr>
      <w:r w:rsidRPr="001F42D3">
        <w:rPr>
          <w:noProof w:val="0"/>
        </w:rPr>
        <w:t xml:space="preserve">This field contains the location associated with the alert. It is typically a location established by an external system such as ADT, as in the patient assigned bed location as used in association with a patient station of a nurse call system. This may not be the current location of the relevant patient. </w:t>
      </w:r>
    </w:p>
    <w:p w14:paraId="606677EC" w14:textId="569A91A5" w:rsidR="00B11855" w:rsidRPr="001F42D3" w:rsidRDefault="00800492" w:rsidP="00B34AEB">
      <w:pPr>
        <w:pStyle w:val="Heading2"/>
        <w:numPr>
          <w:ilvl w:val="0"/>
          <w:numId w:val="0"/>
        </w:numPr>
        <w:rPr>
          <w:noProof w:val="0"/>
        </w:rPr>
      </w:pPr>
      <w:bookmarkStart w:id="1903" w:name="_Toc401769861"/>
      <w:bookmarkStart w:id="1904" w:name="_Toc214889771"/>
      <w:r w:rsidRPr="001F42D3">
        <w:rPr>
          <w:noProof w:val="0"/>
        </w:rPr>
        <w:t xml:space="preserve">B.7 </w:t>
      </w:r>
      <w:r w:rsidR="003D003E" w:rsidRPr="001F42D3">
        <w:rPr>
          <w:noProof w:val="0"/>
        </w:rPr>
        <w:t>OBR – Observation Request segment</w:t>
      </w:r>
      <w:bookmarkEnd w:id="1903"/>
      <w:bookmarkEnd w:id="1904"/>
    </w:p>
    <w:p w14:paraId="5613732C" w14:textId="77777777" w:rsidR="00B11855" w:rsidRPr="001F42D3" w:rsidRDefault="003D003E" w:rsidP="0066360D">
      <w:pPr>
        <w:pStyle w:val="BodyText"/>
      </w:pPr>
      <w:r w:rsidRPr="001F42D3">
        <w:t xml:space="preserve">In the reporting of clinical data, the Observation Request Segment (OBR) serves as the 'report header' for the ORDER_OBSERVATION segment group, which in its simplest form is an OBR segment followed by a set of OBX segments which represent observations associated with the 'order' represented by the OBR segment. It identifies the observation set represented by the following atomic observations. It includes the relevant ordering information when that applies and many of the attributes that apply to all of the following observations. </w:t>
      </w:r>
    </w:p>
    <w:p w14:paraId="4336420A" w14:textId="77777777" w:rsidR="00B11855" w:rsidRPr="001F42D3" w:rsidRDefault="003D003E" w:rsidP="0066360D">
      <w:pPr>
        <w:pStyle w:val="BodyText"/>
      </w:pPr>
      <w:r w:rsidRPr="001F42D3">
        <w:t>A Report Alert [PCD-04] transaction contains at most one alert indication.</w:t>
      </w:r>
    </w:p>
    <w:p w14:paraId="239CD218" w14:textId="44440624" w:rsidR="00B11855" w:rsidRPr="001F42D3" w:rsidRDefault="003D003E" w:rsidP="00A01166">
      <w:pPr>
        <w:pStyle w:val="BodyText"/>
      </w:pPr>
      <w:r w:rsidRPr="001F42D3">
        <w:lastRenderedPageBreak/>
        <w:t xml:space="preserve">The OBR segment is used to uniquely identify the alert indication and the descendent alert status update indications. </w:t>
      </w:r>
    </w:p>
    <w:p w14:paraId="5234B8A9" w14:textId="77777777" w:rsidR="00B11855" w:rsidRPr="001F42D3" w:rsidRDefault="003D003E" w:rsidP="00CF5627">
      <w:pPr>
        <w:pStyle w:val="TableTitle"/>
      </w:pPr>
      <w:r w:rsidRPr="001F42D3">
        <w:t>Table B.7</w:t>
      </w:r>
      <w:r w:rsidR="00D52943" w:rsidRPr="001F42D3">
        <w:rPr>
          <w:rFonts w:eastAsia="MS Gothic"/>
        </w:rPr>
        <w:t>-</w:t>
      </w:r>
      <w:r w:rsidRPr="001F42D3">
        <w:t>1: OBR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9"/>
        <w:gridCol w:w="990"/>
        <w:gridCol w:w="1196"/>
        <w:gridCol w:w="961"/>
        <w:gridCol w:w="872"/>
        <w:gridCol w:w="861"/>
        <w:gridCol w:w="2480"/>
      </w:tblGrid>
      <w:tr w:rsidR="00C40FD5" w:rsidRPr="001F42D3" w14:paraId="0C2934D2" w14:textId="77777777" w:rsidTr="00C10546">
        <w:trPr>
          <w:cantSplit/>
          <w:tblHeader/>
          <w:jc w:val="center"/>
        </w:trPr>
        <w:tc>
          <w:tcPr>
            <w:tcW w:w="1059" w:type="dxa"/>
            <w:shd w:val="clear" w:color="auto" w:fill="D9D9D9"/>
          </w:tcPr>
          <w:p w14:paraId="4B9D1258" w14:textId="77777777" w:rsidR="00B11855" w:rsidRPr="001F42D3" w:rsidRDefault="003D003E" w:rsidP="006B1888">
            <w:pPr>
              <w:pStyle w:val="TableEntryHeader"/>
            </w:pPr>
            <w:r w:rsidRPr="001F42D3">
              <w:t>SEQ</w:t>
            </w:r>
          </w:p>
        </w:tc>
        <w:tc>
          <w:tcPr>
            <w:tcW w:w="990" w:type="dxa"/>
            <w:shd w:val="clear" w:color="auto" w:fill="D9D9D9"/>
          </w:tcPr>
          <w:p w14:paraId="63D5A9D6" w14:textId="77777777" w:rsidR="00B11855" w:rsidRPr="001F42D3" w:rsidRDefault="003D003E" w:rsidP="006B1888">
            <w:pPr>
              <w:pStyle w:val="TableEntryHeader"/>
            </w:pPr>
            <w:r w:rsidRPr="001F42D3">
              <w:t>LEN</w:t>
            </w:r>
          </w:p>
        </w:tc>
        <w:tc>
          <w:tcPr>
            <w:tcW w:w="1196" w:type="dxa"/>
            <w:shd w:val="clear" w:color="auto" w:fill="D9D9D9"/>
          </w:tcPr>
          <w:p w14:paraId="16E157DA" w14:textId="77777777" w:rsidR="00B11855" w:rsidRPr="001F42D3" w:rsidRDefault="003D003E" w:rsidP="006B1888">
            <w:pPr>
              <w:pStyle w:val="TableEntryHeader"/>
            </w:pPr>
            <w:r w:rsidRPr="001F42D3">
              <w:t>DT</w:t>
            </w:r>
          </w:p>
        </w:tc>
        <w:tc>
          <w:tcPr>
            <w:tcW w:w="0" w:type="auto"/>
            <w:shd w:val="clear" w:color="auto" w:fill="D9D9D9"/>
          </w:tcPr>
          <w:p w14:paraId="5DF40941" w14:textId="77777777" w:rsidR="00B11855" w:rsidRPr="001F42D3" w:rsidRDefault="003D003E" w:rsidP="006B1888">
            <w:pPr>
              <w:pStyle w:val="TableEntryHeader"/>
            </w:pPr>
            <w:r w:rsidRPr="001F42D3">
              <w:t>Usage</w:t>
            </w:r>
          </w:p>
        </w:tc>
        <w:tc>
          <w:tcPr>
            <w:tcW w:w="0" w:type="auto"/>
            <w:shd w:val="clear" w:color="auto" w:fill="D9D9D9"/>
          </w:tcPr>
          <w:p w14:paraId="7613F241" w14:textId="77777777" w:rsidR="00B11855" w:rsidRPr="001F42D3" w:rsidRDefault="003D003E" w:rsidP="006B1888">
            <w:pPr>
              <w:pStyle w:val="TableEntryHeader"/>
            </w:pPr>
            <w:r w:rsidRPr="001F42D3">
              <w:t>Card.</w:t>
            </w:r>
          </w:p>
        </w:tc>
        <w:tc>
          <w:tcPr>
            <w:tcW w:w="0" w:type="auto"/>
            <w:shd w:val="clear" w:color="auto" w:fill="D9D9D9"/>
          </w:tcPr>
          <w:p w14:paraId="76419A2D" w14:textId="77777777" w:rsidR="00B11855" w:rsidRPr="001F42D3" w:rsidRDefault="003D003E" w:rsidP="006B1888">
            <w:pPr>
              <w:pStyle w:val="TableEntryHeader"/>
            </w:pPr>
            <w:r w:rsidRPr="001F42D3">
              <w:t>TBL#</w:t>
            </w:r>
          </w:p>
        </w:tc>
        <w:tc>
          <w:tcPr>
            <w:tcW w:w="0" w:type="auto"/>
            <w:shd w:val="clear" w:color="auto" w:fill="D9D9D9"/>
          </w:tcPr>
          <w:p w14:paraId="4DC4A636" w14:textId="77777777" w:rsidR="00B11855" w:rsidRPr="001F42D3" w:rsidRDefault="003D003E" w:rsidP="006B1888">
            <w:pPr>
              <w:pStyle w:val="TableEntryHeader"/>
            </w:pPr>
            <w:r w:rsidRPr="001F42D3">
              <w:t>Element name</w:t>
            </w:r>
          </w:p>
        </w:tc>
      </w:tr>
      <w:tr w:rsidR="00C40FD5" w:rsidRPr="001F42D3" w14:paraId="18ABEDB8" w14:textId="77777777" w:rsidTr="00C10546">
        <w:trPr>
          <w:cantSplit/>
          <w:jc w:val="center"/>
        </w:trPr>
        <w:tc>
          <w:tcPr>
            <w:tcW w:w="1059" w:type="dxa"/>
          </w:tcPr>
          <w:p w14:paraId="23DC0F8B" w14:textId="77777777" w:rsidR="00B11855" w:rsidRPr="001F42D3" w:rsidRDefault="003D003E" w:rsidP="006B1888">
            <w:pPr>
              <w:pStyle w:val="TableEntry"/>
            </w:pPr>
            <w:r w:rsidRPr="001F42D3">
              <w:t>1</w:t>
            </w:r>
          </w:p>
        </w:tc>
        <w:tc>
          <w:tcPr>
            <w:tcW w:w="990" w:type="dxa"/>
          </w:tcPr>
          <w:p w14:paraId="4C4D0443" w14:textId="77777777" w:rsidR="00B11855" w:rsidRPr="001F42D3" w:rsidRDefault="003D003E" w:rsidP="006B1888">
            <w:pPr>
              <w:pStyle w:val="TableEntry"/>
            </w:pPr>
            <w:r w:rsidRPr="001F42D3">
              <w:t>4</w:t>
            </w:r>
          </w:p>
        </w:tc>
        <w:tc>
          <w:tcPr>
            <w:tcW w:w="1196" w:type="dxa"/>
          </w:tcPr>
          <w:p w14:paraId="41A96418" w14:textId="77777777" w:rsidR="00B11855" w:rsidRPr="001F42D3" w:rsidRDefault="003D003E" w:rsidP="006B1888">
            <w:pPr>
              <w:pStyle w:val="TableEntry"/>
            </w:pPr>
            <w:r w:rsidRPr="001F42D3">
              <w:t>SI</w:t>
            </w:r>
          </w:p>
        </w:tc>
        <w:tc>
          <w:tcPr>
            <w:tcW w:w="0" w:type="auto"/>
          </w:tcPr>
          <w:p w14:paraId="1A71B9D3" w14:textId="77777777" w:rsidR="00B11855" w:rsidRPr="001F42D3" w:rsidRDefault="003D003E" w:rsidP="006B1888">
            <w:pPr>
              <w:pStyle w:val="TableEntry"/>
            </w:pPr>
            <w:r w:rsidRPr="001F42D3">
              <w:t>R</w:t>
            </w:r>
          </w:p>
        </w:tc>
        <w:tc>
          <w:tcPr>
            <w:tcW w:w="0" w:type="auto"/>
          </w:tcPr>
          <w:p w14:paraId="17F2839C" w14:textId="77777777" w:rsidR="00B11855" w:rsidRPr="001F42D3" w:rsidRDefault="003D003E" w:rsidP="006B1888">
            <w:pPr>
              <w:pStyle w:val="TableEntry"/>
            </w:pPr>
            <w:r w:rsidRPr="001F42D3">
              <w:t>[1..1]</w:t>
            </w:r>
          </w:p>
        </w:tc>
        <w:tc>
          <w:tcPr>
            <w:tcW w:w="0" w:type="auto"/>
          </w:tcPr>
          <w:p w14:paraId="4DAFB4BD" w14:textId="77777777" w:rsidR="00B11855" w:rsidRPr="001F42D3" w:rsidRDefault="00B11855" w:rsidP="006B1888">
            <w:pPr>
              <w:pStyle w:val="TableEntry"/>
            </w:pPr>
          </w:p>
        </w:tc>
        <w:tc>
          <w:tcPr>
            <w:tcW w:w="0" w:type="auto"/>
          </w:tcPr>
          <w:p w14:paraId="68B591EC" w14:textId="77777777" w:rsidR="00B11855" w:rsidRPr="001F42D3" w:rsidRDefault="003D003E" w:rsidP="006B1888">
            <w:pPr>
              <w:pStyle w:val="TableEntry"/>
            </w:pPr>
            <w:r w:rsidRPr="001F42D3">
              <w:t>Set ID OBR</w:t>
            </w:r>
          </w:p>
        </w:tc>
      </w:tr>
      <w:tr w:rsidR="00C40FD5" w:rsidRPr="001F42D3" w14:paraId="5EAE6069" w14:textId="77777777" w:rsidTr="00C10546">
        <w:trPr>
          <w:cantSplit/>
          <w:jc w:val="center"/>
        </w:trPr>
        <w:tc>
          <w:tcPr>
            <w:tcW w:w="1059" w:type="dxa"/>
          </w:tcPr>
          <w:p w14:paraId="16CB5D4D" w14:textId="77777777" w:rsidR="00B11855" w:rsidRPr="001F42D3" w:rsidRDefault="003D003E" w:rsidP="006B1888">
            <w:pPr>
              <w:pStyle w:val="TableEntry"/>
            </w:pPr>
            <w:r w:rsidRPr="001F42D3">
              <w:t>2</w:t>
            </w:r>
          </w:p>
        </w:tc>
        <w:tc>
          <w:tcPr>
            <w:tcW w:w="990" w:type="dxa"/>
          </w:tcPr>
          <w:p w14:paraId="12C701F5" w14:textId="77777777" w:rsidR="00B11855" w:rsidRPr="001F42D3" w:rsidRDefault="003D003E" w:rsidP="006B1888">
            <w:pPr>
              <w:pStyle w:val="TableEntry"/>
            </w:pPr>
            <w:r w:rsidRPr="001F42D3">
              <w:t>427</w:t>
            </w:r>
          </w:p>
        </w:tc>
        <w:tc>
          <w:tcPr>
            <w:tcW w:w="1196" w:type="dxa"/>
          </w:tcPr>
          <w:p w14:paraId="77A2C335" w14:textId="77777777" w:rsidR="00B11855" w:rsidRPr="001F42D3" w:rsidRDefault="003D003E" w:rsidP="006B1888">
            <w:pPr>
              <w:pStyle w:val="TableEntry"/>
            </w:pPr>
            <w:r w:rsidRPr="001F42D3">
              <w:t>EI</w:t>
            </w:r>
          </w:p>
        </w:tc>
        <w:tc>
          <w:tcPr>
            <w:tcW w:w="0" w:type="auto"/>
          </w:tcPr>
          <w:p w14:paraId="3A27B2BA" w14:textId="77777777" w:rsidR="00B11855" w:rsidRPr="001F42D3" w:rsidRDefault="003D003E" w:rsidP="006B1888">
            <w:pPr>
              <w:pStyle w:val="TableEntry"/>
            </w:pPr>
            <w:r w:rsidRPr="001F42D3">
              <w:t>C</w:t>
            </w:r>
          </w:p>
        </w:tc>
        <w:tc>
          <w:tcPr>
            <w:tcW w:w="0" w:type="auto"/>
          </w:tcPr>
          <w:p w14:paraId="200067C2" w14:textId="77777777" w:rsidR="00B11855" w:rsidRPr="001F42D3" w:rsidRDefault="003D003E" w:rsidP="006B1888">
            <w:pPr>
              <w:pStyle w:val="TableEntry"/>
            </w:pPr>
            <w:r w:rsidRPr="001F42D3">
              <w:t>[0..1]</w:t>
            </w:r>
          </w:p>
        </w:tc>
        <w:tc>
          <w:tcPr>
            <w:tcW w:w="0" w:type="auto"/>
          </w:tcPr>
          <w:p w14:paraId="4A993D51" w14:textId="77777777" w:rsidR="00B11855" w:rsidRPr="001F42D3" w:rsidRDefault="00B11855" w:rsidP="006B1888">
            <w:pPr>
              <w:pStyle w:val="TableEntry"/>
            </w:pPr>
          </w:p>
        </w:tc>
        <w:tc>
          <w:tcPr>
            <w:tcW w:w="0" w:type="auto"/>
          </w:tcPr>
          <w:p w14:paraId="73D21CF9" w14:textId="77777777" w:rsidR="00B11855" w:rsidRPr="001F42D3" w:rsidRDefault="003D003E" w:rsidP="006B1888">
            <w:pPr>
              <w:pStyle w:val="TableEntry"/>
            </w:pPr>
            <w:r w:rsidRPr="001F42D3">
              <w:t>Placer Order Number</w:t>
            </w:r>
          </w:p>
        </w:tc>
      </w:tr>
      <w:tr w:rsidR="00C40FD5" w:rsidRPr="001F42D3" w14:paraId="3607B2DA" w14:textId="77777777" w:rsidTr="00C10546">
        <w:trPr>
          <w:cantSplit/>
          <w:jc w:val="center"/>
        </w:trPr>
        <w:tc>
          <w:tcPr>
            <w:tcW w:w="1059" w:type="dxa"/>
          </w:tcPr>
          <w:p w14:paraId="62B581F8" w14:textId="77777777" w:rsidR="00B11855" w:rsidRPr="001F42D3" w:rsidRDefault="003D003E" w:rsidP="006B1888">
            <w:pPr>
              <w:pStyle w:val="TableEntry"/>
            </w:pPr>
            <w:r w:rsidRPr="001F42D3">
              <w:t>3</w:t>
            </w:r>
          </w:p>
        </w:tc>
        <w:tc>
          <w:tcPr>
            <w:tcW w:w="990" w:type="dxa"/>
          </w:tcPr>
          <w:p w14:paraId="68480186" w14:textId="77777777" w:rsidR="00B11855" w:rsidRPr="001F42D3" w:rsidRDefault="003D003E" w:rsidP="006B1888">
            <w:pPr>
              <w:pStyle w:val="TableEntry"/>
            </w:pPr>
            <w:r w:rsidRPr="001F42D3">
              <w:t>427</w:t>
            </w:r>
          </w:p>
        </w:tc>
        <w:tc>
          <w:tcPr>
            <w:tcW w:w="1196" w:type="dxa"/>
          </w:tcPr>
          <w:p w14:paraId="2D6F6A3E" w14:textId="77777777" w:rsidR="00B11855" w:rsidRPr="001F42D3" w:rsidRDefault="003D003E" w:rsidP="006B1888">
            <w:pPr>
              <w:pStyle w:val="TableEntry"/>
            </w:pPr>
            <w:r w:rsidRPr="001F42D3">
              <w:t>EI</w:t>
            </w:r>
          </w:p>
        </w:tc>
        <w:tc>
          <w:tcPr>
            <w:tcW w:w="0" w:type="auto"/>
          </w:tcPr>
          <w:p w14:paraId="264B89F7" w14:textId="77777777" w:rsidR="00B11855" w:rsidRPr="001F42D3" w:rsidRDefault="003D003E" w:rsidP="006B1888">
            <w:pPr>
              <w:pStyle w:val="TableEntry"/>
            </w:pPr>
            <w:r w:rsidRPr="001F42D3">
              <w:t>R</w:t>
            </w:r>
          </w:p>
        </w:tc>
        <w:tc>
          <w:tcPr>
            <w:tcW w:w="0" w:type="auto"/>
          </w:tcPr>
          <w:p w14:paraId="3AF8A079" w14:textId="77777777" w:rsidR="00B11855" w:rsidRPr="001F42D3" w:rsidRDefault="003D003E" w:rsidP="006B1888">
            <w:pPr>
              <w:pStyle w:val="TableEntry"/>
            </w:pPr>
            <w:r w:rsidRPr="001F42D3">
              <w:t>[1..1]</w:t>
            </w:r>
          </w:p>
        </w:tc>
        <w:tc>
          <w:tcPr>
            <w:tcW w:w="0" w:type="auto"/>
          </w:tcPr>
          <w:p w14:paraId="6F311054" w14:textId="77777777" w:rsidR="00B11855" w:rsidRPr="001F42D3" w:rsidRDefault="00B11855" w:rsidP="006B1888">
            <w:pPr>
              <w:pStyle w:val="TableEntry"/>
            </w:pPr>
          </w:p>
        </w:tc>
        <w:tc>
          <w:tcPr>
            <w:tcW w:w="0" w:type="auto"/>
          </w:tcPr>
          <w:p w14:paraId="484C6691" w14:textId="77777777" w:rsidR="00B11855" w:rsidRPr="001F42D3" w:rsidRDefault="003D003E" w:rsidP="006B1888">
            <w:pPr>
              <w:pStyle w:val="TableEntry"/>
            </w:pPr>
            <w:r w:rsidRPr="001F42D3">
              <w:t>Filler Order Number</w:t>
            </w:r>
          </w:p>
        </w:tc>
      </w:tr>
      <w:tr w:rsidR="00C40FD5" w:rsidRPr="001F42D3" w14:paraId="14F7095F" w14:textId="77777777" w:rsidTr="00C10546">
        <w:trPr>
          <w:cantSplit/>
          <w:jc w:val="center"/>
        </w:trPr>
        <w:tc>
          <w:tcPr>
            <w:tcW w:w="1059" w:type="dxa"/>
          </w:tcPr>
          <w:p w14:paraId="6065176E" w14:textId="77777777" w:rsidR="00B11855" w:rsidRPr="001F42D3" w:rsidRDefault="003D003E" w:rsidP="006B1888">
            <w:pPr>
              <w:pStyle w:val="TableEntry"/>
            </w:pPr>
            <w:r w:rsidRPr="001F42D3">
              <w:t>4</w:t>
            </w:r>
          </w:p>
        </w:tc>
        <w:tc>
          <w:tcPr>
            <w:tcW w:w="990" w:type="dxa"/>
          </w:tcPr>
          <w:p w14:paraId="2140C6AE" w14:textId="77777777" w:rsidR="00B11855" w:rsidRPr="001F42D3" w:rsidRDefault="003D003E" w:rsidP="006B1888">
            <w:pPr>
              <w:pStyle w:val="TableEntry"/>
            </w:pPr>
            <w:r w:rsidRPr="001F42D3">
              <w:t>705</w:t>
            </w:r>
          </w:p>
        </w:tc>
        <w:tc>
          <w:tcPr>
            <w:tcW w:w="1196" w:type="dxa"/>
          </w:tcPr>
          <w:p w14:paraId="4D12D462" w14:textId="77777777" w:rsidR="00B11855" w:rsidRPr="001F42D3" w:rsidRDefault="003D003E" w:rsidP="006B1888">
            <w:pPr>
              <w:pStyle w:val="TableEntry"/>
            </w:pPr>
            <w:r w:rsidRPr="001F42D3">
              <w:t>CWE</w:t>
            </w:r>
          </w:p>
        </w:tc>
        <w:tc>
          <w:tcPr>
            <w:tcW w:w="0" w:type="auto"/>
          </w:tcPr>
          <w:p w14:paraId="666A7EE7" w14:textId="77777777" w:rsidR="00B11855" w:rsidRPr="001F42D3" w:rsidRDefault="003D003E" w:rsidP="006B1888">
            <w:pPr>
              <w:pStyle w:val="TableEntry"/>
            </w:pPr>
            <w:r w:rsidRPr="001F42D3">
              <w:t>R</w:t>
            </w:r>
          </w:p>
        </w:tc>
        <w:tc>
          <w:tcPr>
            <w:tcW w:w="0" w:type="auto"/>
          </w:tcPr>
          <w:p w14:paraId="1E9352D0" w14:textId="77777777" w:rsidR="00B11855" w:rsidRPr="001F42D3" w:rsidRDefault="003D003E" w:rsidP="006B1888">
            <w:pPr>
              <w:pStyle w:val="TableEntry"/>
            </w:pPr>
            <w:r w:rsidRPr="001F42D3">
              <w:t>[1..1]</w:t>
            </w:r>
          </w:p>
        </w:tc>
        <w:tc>
          <w:tcPr>
            <w:tcW w:w="0" w:type="auto"/>
          </w:tcPr>
          <w:p w14:paraId="14DCC8D0" w14:textId="77777777" w:rsidR="00B11855" w:rsidRPr="001F42D3" w:rsidRDefault="00B11855" w:rsidP="006B1888">
            <w:pPr>
              <w:pStyle w:val="TableEntry"/>
            </w:pPr>
          </w:p>
        </w:tc>
        <w:tc>
          <w:tcPr>
            <w:tcW w:w="0" w:type="auto"/>
          </w:tcPr>
          <w:p w14:paraId="75107F78" w14:textId="77777777" w:rsidR="00B11855" w:rsidRPr="001F42D3" w:rsidRDefault="003D003E" w:rsidP="006B1888">
            <w:pPr>
              <w:pStyle w:val="TableEntry"/>
            </w:pPr>
            <w:r w:rsidRPr="001F42D3">
              <w:t>Universal Service Identifier</w:t>
            </w:r>
          </w:p>
        </w:tc>
      </w:tr>
      <w:tr w:rsidR="00C40FD5" w:rsidRPr="001F42D3" w14:paraId="2D0C3CF3" w14:textId="77777777" w:rsidTr="00C10546">
        <w:trPr>
          <w:cantSplit/>
          <w:jc w:val="center"/>
        </w:trPr>
        <w:tc>
          <w:tcPr>
            <w:tcW w:w="1059" w:type="dxa"/>
          </w:tcPr>
          <w:p w14:paraId="642F2ED7" w14:textId="77777777" w:rsidR="00B11855" w:rsidRPr="001F42D3" w:rsidRDefault="003D003E" w:rsidP="006B1888">
            <w:pPr>
              <w:pStyle w:val="TableEntry"/>
            </w:pPr>
            <w:r w:rsidRPr="001F42D3">
              <w:t>5</w:t>
            </w:r>
          </w:p>
        </w:tc>
        <w:tc>
          <w:tcPr>
            <w:tcW w:w="990" w:type="dxa"/>
          </w:tcPr>
          <w:p w14:paraId="0124EA31" w14:textId="77777777" w:rsidR="00B11855" w:rsidRPr="001F42D3" w:rsidRDefault="003D003E" w:rsidP="006B1888">
            <w:pPr>
              <w:pStyle w:val="TableEntry"/>
            </w:pPr>
            <w:r w:rsidRPr="001F42D3">
              <w:t>2</w:t>
            </w:r>
          </w:p>
        </w:tc>
        <w:tc>
          <w:tcPr>
            <w:tcW w:w="1196" w:type="dxa"/>
          </w:tcPr>
          <w:p w14:paraId="0039057D" w14:textId="77777777" w:rsidR="00B11855" w:rsidRPr="001F42D3" w:rsidRDefault="003D003E" w:rsidP="006B1888">
            <w:pPr>
              <w:pStyle w:val="TableEntry"/>
            </w:pPr>
            <w:r w:rsidRPr="001F42D3">
              <w:t>ID</w:t>
            </w:r>
          </w:p>
        </w:tc>
        <w:tc>
          <w:tcPr>
            <w:tcW w:w="0" w:type="auto"/>
          </w:tcPr>
          <w:p w14:paraId="26943BEB" w14:textId="77777777" w:rsidR="00B11855" w:rsidRPr="001F42D3" w:rsidRDefault="003D003E" w:rsidP="006B1888">
            <w:pPr>
              <w:pStyle w:val="TableEntry"/>
            </w:pPr>
            <w:r w:rsidRPr="001F42D3">
              <w:t>X</w:t>
            </w:r>
          </w:p>
        </w:tc>
        <w:tc>
          <w:tcPr>
            <w:tcW w:w="0" w:type="auto"/>
          </w:tcPr>
          <w:p w14:paraId="1FCB6B7E" w14:textId="77777777" w:rsidR="00B11855" w:rsidRPr="001F42D3" w:rsidRDefault="003D003E" w:rsidP="006B1888">
            <w:pPr>
              <w:pStyle w:val="TableEntry"/>
            </w:pPr>
            <w:r w:rsidRPr="001F42D3">
              <w:t>[0..0]</w:t>
            </w:r>
          </w:p>
        </w:tc>
        <w:tc>
          <w:tcPr>
            <w:tcW w:w="0" w:type="auto"/>
          </w:tcPr>
          <w:p w14:paraId="59E788EE" w14:textId="77777777" w:rsidR="00B11855" w:rsidRPr="001F42D3" w:rsidRDefault="00B11855" w:rsidP="006B1888">
            <w:pPr>
              <w:pStyle w:val="TableEntry"/>
            </w:pPr>
          </w:p>
        </w:tc>
        <w:tc>
          <w:tcPr>
            <w:tcW w:w="0" w:type="auto"/>
          </w:tcPr>
          <w:p w14:paraId="227CE93B" w14:textId="77777777" w:rsidR="00B11855" w:rsidRPr="001F42D3" w:rsidRDefault="003D003E" w:rsidP="006B1888">
            <w:pPr>
              <w:pStyle w:val="TableEntry"/>
            </w:pPr>
            <w:r w:rsidRPr="001F42D3">
              <w:t>Priority - OBR</w:t>
            </w:r>
          </w:p>
        </w:tc>
      </w:tr>
      <w:tr w:rsidR="00C40FD5" w:rsidRPr="001F42D3" w14:paraId="068B3D65" w14:textId="77777777" w:rsidTr="00C10546">
        <w:trPr>
          <w:cantSplit/>
          <w:jc w:val="center"/>
        </w:trPr>
        <w:tc>
          <w:tcPr>
            <w:tcW w:w="1059" w:type="dxa"/>
          </w:tcPr>
          <w:p w14:paraId="498AF8D0" w14:textId="77777777" w:rsidR="00B11855" w:rsidRPr="001F42D3" w:rsidRDefault="003D003E" w:rsidP="006B1888">
            <w:pPr>
              <w:pStyle w:val="TableEntry"/>
            </w:pPr>
            <w:r w:rsidRPr="001F42D3">
              <w:t>6</w:t>
            </w:r>
          </w:p>
        </w:tc>
        <w:tc>
          <w:tcPr>
            <w:tcW w:w="990" w:type="dxa"/>
          </w:tcPr>
          <w:p w14:paraId="737828CA" w14:textId="77777777" w:rsidR="00B11855" w:rsidRPr="001F42D3" w:rsidRDefault="003D003E" w:rsidP="006B1888">
            <w:pPr>
              <w:pStyle w:val="TableEntry"/>
            </w:pPr>
            <w:r w:rsidRPr="001F42D3">
              <w:t>24</w:t>
            </w:r>
          </w:p>
        </w:tc>
        <w:tc>
          <w:tcPr>
            <w:tcW w:w="1196" w:type="dxa"/>
          </w:tcPr>
          <w:p w14:paraId="63C1B66E" w14:textId="77777777" w:rsidR="00B11855" w:rsidRPr="001F42D3" w:rsidRDefault="003D003E" w:rsidP="006B1888">
            <w:pPr>
              <w:pStyle w:val="TableEntry"/>
            </w:pPr>
            <w:r w:rsidRPr="001F42D3">
              <w:t>DTM</w:t>
            </w:r>
          </w:p>
        </w:tc>
        <w:tc>
          <w:tcPr>
            <w:tcW w:w="0" w:type="auto"/>
          </w:tcPr>
          <w:p w14:paraId="19808D47" w14:textId="77777777" w:rsidR="00B11855" w:rsidRPr="001F42D3" w:rsidRDefault="003D003E" w:rsidP="006B1888">
            <w:pPr>
              <w:pStyle w:val="TableEntry"/>
            </w:pPr>
            <w:r w:rsidRPr="001F42D3">
              <w:t>X</w:t>
            </w:r>
          </w:p>
        </w:tc>
        <w:tc>
          <w:tcPr>
            <w:tcW w:w="0" w:type="auto"/>
          </w:tcPr>
          <w:p w14:paraId="73B8A52C" w14:textId="77777777" w:rsidR="00B11855" w:rsidRPr="001F42D3" w:rsidRDefault="003D003E" w:rsidP="006B1888">
            <w:pPr>
              <w:pStyle w:val="TableEntry"/>
            </w:pPr>
            <w:r w:rsidRPr="001F42D3">
              <w:t>[0..0]</w:t>
            </w:r>
          </w:p>
        </w:tc>
        <w:tc>
          <w:tcPr>
            <w:tcW w:w="0" w:type="auto"/>
          </w:tcPr>
          <w:p w14:paraId="0DA574A9" w14:textId="77777777" w:rsidR="00B11855" w:rsidRPr="001F42D3" w:rsidRDefault="00B11855" w:rsidP="006B1888">
            <w:pPr>
              <w:pStyle w:val="TableEntry"/>
            </w:pPr>
          </w:p>
        </w:tc>
        <w:tc>
          <w:tcPr>
            <w:tcW w:w="0" w:type="auto"/>
          </w:tcPr>
          <w:p w14:paraId="1F792B9F" w14:textId="77777777" w:rsidR="00B11855" w:rsidRPr="001F42D3" w:rsidRDefault="003D003E" w:rsidP="006B1888">
            <w:pPr>
              <w:pStyle w:val="TableEntry"/>
            </w:pPr>
            <w:r w:rsidRPr="001F42D3">
              <w:t>Requested Date/Time</w:t>
            </w:r>
          </w:p>
        </w:tc>
      </w:tr>
      <w:tr w:rsidR="00C40FD5" w:rsidRPr="001F42D3" w14:paraId="0A2D6810" w14:textId="77777777" w:rsidTr="00C10546">
        <w:trPr>
          <w:cantSplit/>
          <w:jc w:val="center"/>
        </w:trPr>
        <w:tc>
          <w:tcPr>
            <w:tcW w:w="1059" w:type="dxa"/>
          </w:tcPr>
          <w:p w14:paraId="26BEFBDF" w14:textId="77777777" w:rsidR="00B11855" w:rsidRPr="001F42D3" w:rsidRDefault="003D003E" w:rsidP="006B1888">
            <w:pPr>
              <w:pStyle w:val="TableEntry"/>
            </w:pPr>
            <w:r w:rsidRPr="001F42D3">
              <w:t>7</w:t>
            </w:r>
          </w:p>
        </w:tc>
        <w:tc>
          <w:tcPr>
            <w:tcW w:w="990" w:type="dxa"/>
          </w:tcPr>
          <w:p w14:paraId="07D16BFD" w14:textId="77777777" w:rsidR="00B11855" w:rsidRPr="001F42D3" w:rsidRDefault="003D003E" w:rsidP="006B1888">
            <w:pPr>
              <w:pStyle w:val="TableEntry"/>
            </w:pPr>
            <w:r w:rsidRPr="001F42D3">
              <w:t>24</w:t>
            </w:r>
          </w:p>
        </w:tc>
        <w:tc>
          <w:tcPr>
            <w:tcW w:w="1196" w:type="dxa"/>
          </w:tcPr>
          <w:p w14:paraId="08287173" w14:textId="77777777" w:rsidR="00B11855" w:rsidRPr="001F42D3" w:rsidRDefault="003D003E" w:rsidP="006B1888">
            <w:pPr>
              <w:pStyle w:val="TableEntry"/>
            </w:pPr>
            <w:r w:rsidRPr="001F42D3">
              <w:t>DTM</w:t>
            </w:r>
          </w:p>
        </w:tc>
        <w:tc>
          <w:tcPr>
            <w:tcW w:w="0" w:type="auto"/>
          </w:tcPr>
          <w:p w14:paraId="12950685" w14:textId="77777777" w:rsidR="00B11855" w:rsidRPr="001F42D3" w:rsidRDefault="003D003E" w:rsidP="006B1888">
            <w:pPr>
              <w:pStyle w:val="TableEntry"/>
            </w:pPr>
            <w:r w:rsidRPr="001F42D3">
              <w:t>RE</w:t>
            </w:r>
          </w:p>
        </w:tc>
        <w:tc>
          <w:tcPr>
            <w:tcW w:w="0" w:type="auto"/>
          </w:tcPr>
          <w:p w14:paraId="7A27E990" w14:textId="77777777" w:rsidR="00B11855" w:rsidRPr="001F42D3" w:rsidRDefault="003D003E" w:rsidP="006B1888">
            <w:pPr>
              <w:pStyle w:val="TableEntry"/>
            </w:pPr>
            <w:r w:rsidRPr="001F42D3">
              <w:t>[0..1]</w:t>
            </w:r>
          </w:p>
        </w:tc>
        <w:tc>
          <w:tcPr>
            <w:tcW w:w="0" w:type="auto"/>
          </w:tcPr>
          <w:p w14:paraId="683843ED" w14:textId="77777777" w:rsidR="00B11855" w:rsidRPr="001F42D3" w:rsidRDefault="00B11855" w:rsidP="006B1888">
            <w:pPr>
              <w:pStyle w:val="TableEntry"/>
            </w:pPr>
          </w:p>
        </w:tc>
        <w:tc>
          <w:tcPr>
            <w:tcW w:w="0" w:type="auto"/>
          </w:tcPr>
          <w:p w14:paraId="5192DCCC" w14:textId="77777777" w:rsidR="00B11855" w:rsidRPr="001F42D3" w:rsidRDefault="003D003E" w:rsidP="006B1888">
            <w:pPr>
              <w:pStyle w:val="TableEntry"/>
            </w:pPr>
            <w:r w:rsidRPr="001F42D3">
              <w:t>Observation Date/Time</w:t>
            </w:r>
          </w:p>
        </w:tc>
      </w:tr>
      <w:tr w:rsidR="00C40FD5" w:rsidRPr="001F42D3" w14:paraId="7B8A84AB" w14:textId="77777777" w:rsidTr="00C10546">
        <w:trPr>
          <w:cantSplit/>
          <w:jc w:val="center"/>
        </w:trPr>
        <w:tc>
          <w:tcPr>
            <w:tcW w:w="1059" w:type="dxa"/>
          </w:tcPr>
          <w:p w14:paraId="0AFDDB26" w14:textId="77777777" w:rsidR="00B11855" w:rsidRPr="001F42D3" w:rsidRDefault="003D003E" w:rsidP="006B1888">
            <w:pPr>
              <w:pStyle w:val="TableEntry"/>
            </w:pPr>
            <w:r w:rsidRPr="001F42D3">
              <w:t>8</w:t>
            </w:r>
          </w:p>
        </w:tc>
        <w:tc>
          <w:tcPr>
            <w:tcW w:w="990" w:type="dxa"/>
          </w:tcPr>
          <w:p w14:paraId="47CCF029" w14:textId="77777777" w:rsidR="00B11855" w:rsidRPr="001F42D3" w:rsidRDefault="003D003E" w:rsidP="006B1888">
            <w:pPr>
              <w:pStyle w:val="TableEntry"/>
            </w:pPr>
            <w:r w:rsidRPr="001F42D3">
              <w:t>24</w:t>
            </w:r>
          </w:p>
        </w:tc>
        <w:tc>
          <w:tcPr>
            <w:tcW w:w="1196" w:type="dxa"/>
          </w:tcPr>
          <w:p w14:paraId="1C2626F2" w14:textId="77777777" w:rsidR="00B11855" w:rsidRPr="001F42D3" w:rsidRDefault="003D003E" w:rsidP="006B1888">
            <w:pPr>
              <w:pStyle w:val="TableEntry"/>
            </w:pPr>
            <w:r w:rsidRPr="001F42D3">
              <w:t>DTM</w:t>
            </w:r>
          </w:p>
        </w:tc>
        <w:tc>
          <w:tcPr>
            <w:tcW w:w="0" w:type="auto"/>
          </w:tcPr>
          <w:p w14:paraId="7EB0C16A" w14:textId="77777777" w:rsidR="00B11855" w:rsidRPr="001F42D3" w:rsidRDefault="003D003E" w:rsidP="006B1888">
            <w:pPr>
              <w:pStyle w:val="TableEntry"/>
            </w:pPr>
            <w:r w:rsidRPr="001F42D3">
              <w:t>RE</w:t>
            </w:r>
          </w:p>
        </w:tc>
        <w:tc>
          <w:tcPr>
            <w:tcW w:w="0" w:type="auto"/>
          </w:tcPr>
          <w:p w14:paraId="5DF905DA" w14:textId="77777777" w:rsidR="00B11855" w:rsidRPr="001F42D3" w:rsidRDefault="003D003E" w:rsidP="006B1888">
            <w:pPr>
              <w:pStyle w:val="TableEntry"/>
            </w:pPr>
            <w:r w:rsidRPr="001F42D3">
              <w:t>[0..1]</w:t>
            </w:r>
          </w:p>
        </w:tc>
        <w:tc>
          <w:tcPr>
            <w:tcW w:w="0" w:type="auto"/>
          </w:tcPr>
          <w:p w14:paraId="35627043" w14:textId="77777777" w:rsidR="00B11855" w:rsidRPr="001F42D3" w:rsidRDefault="00B11855" w:rsidP="006B1888">
            <w:pPr>
              <w:pStyle w:val="TableEntry"/>
            </w:pPr>
          </w:p>
        </w:tc>
        <w:tc>
          <w:tcPr>
            <w:tcW w:w="0" w:type="auto"/>
          </w:tcPr>
          <w:p w14:paraId="1C797BAE" w14:textId="77777777" w:rsidR="00B11855" w:rsidRPr="001F42D3" w:rsidRDefault="003D003E" w:rsidP="006B1888">
            <w:pPr>
              <w:pStyle w:val="TableEntry"/>
            </w:pPr>
            <w:r w:rsidRPr="001F42D3">
              <w:t>Observation End Date / Time</w:t>
            </w:r>
          </w:p>
        </w:tc>
      </w:tr>
      <w:tr w:rsidR="00C40FD5" w:rsidRPr="001F42D3" w14:paraId="3999FEBA" w14:textId="77777777" w:rsidTr="00C10546">
        <w:trPr>
          <w:cantSplit/>
          <w:jc w:val="center"/>
        </w:trPr>
        <w:tc>
          <w:tcPr>
            <w:tcW w:w="1059" w:type="dxa"/>
          </w:tcPr>
          <w:p w14:paraId="0C1098BF" w14:textId="77777777" w:rsidR="00B11855" w:rsidRPr="001F42D3" w:rsidRDefault="003D003E" w:rsidP="006B1888">
            <w:pPr>
              <w:pStyle w:val="TableEntry"/>
            </w:pPr>
            <w:r w:rsidRPr="001F42D3">
              <w:t>9</w:t>
            </w:r>
          </w:p>
        </w:tc>
        <w:tc>
          <w:tcPr>
            <w:tcW w:w="990" w:type="dxa"/>
          </w:tcPr>
          <w:p w14:paraId="73C09E57" w14:textId="77777777" w:rsidR="00B11855" w:rsidRPr="001F42D3" w:rsidRDefault="003D003E" w:rsidP="006B1888">
            <w:pPr>
              <w:pStyle w:val="TableEntry"/>
            </w:pPr>
            <w:r w:rsidRPr="001F42D3">
              <w:t>722</w:t>
            </w:r>
          </w:p>
        </w:tc>
        <w:tc>
          <w:tcPr>
            <w:tcW w:w="1196" w:type="dxa"/>
          </w:tcPr>
          <w:p w14:paraId="3F877055" w14:textId="77777777" w:rsidR="00B11855" w:rsidRPr="001F42D3" w:rsidRDefault="003D003E" w:rsidP="006B1888">
            <w:pPr>
              <w:pStyle w:val="TableEntry"/>
            </w:pPr>
            <w:r w:rsidRPr="001F42D3">
              <w:t>CQ</w:t>
            </w:r>
          </w:p>
        </w:tc>
        <w:tc>
          <w:tcPr>
            <w:tcW w:w="0" w:type="auto"/>
          </w:tcPr>
          <w:p w14:paraId="49ED491E" w14:textId="77777777" w:rsidR="00B11855" w:rsidRPr="001F42D3" w:rsidRDefault="003D003E" w:rsidP="006B1888">
            <w:pPr>
              <w:pStyle w:val="TableEntry"/>
            </w:pPr>
            <w:r w:rsidRPr="001F42D3">
              <w:t>X</w:t>
            </w:r>
          </w:p>
        </w:tc>
        <w:tc>
          <w:tcPr>
            <w:tcW w:w="0" w:type="auto"/>
          </w:tcPr>
          <w:p w14:paraId="2F1ACE61" w14:textId="77777777" w:rsidR="00B11855" w:rsidRPr="001F42D3" w:rsidRDefault="003D003E" w:rsidP="006B1888">
            <w:pPr>
              <w:pStyle w:val="TableEntry"/>
            </w:pPr>
            <w:r w:rsidRPr="001F42D3">
              <w:t>[0..0]</w:t>
            </w:r>
          </w:p>
        </w:tc>
        <w:tc>
          <w:tcPr>
            <w:tcW w:w="0" w:type="auto"/>
          </w:tcPr>
          <w:p w14:paraId="326C27D8" w14:textId="77777777" w:rsidR="00B11855" w:rsidRPr="001F42D3" w:rsidRDefault="00B11855" w:rsidP="006B1888">
            <w:pPr>
              <w:pStyle w:val="TableEntry"/>
            </w:pPr>
          </w:p>
        </w:tc>
        <w:tc>
          <w:tcPr>
            <w:tcW w:w="0" w:type="auto"/>
          </w:tcPr>
          <w:p w14:paraId="7A4163AE" w14:textId="77777777" w:rsidR="00B11855" w:rsidRPr="001F42D3" w:rsidRDefault="003D003E" w:rsidP="006B1888">
            <w:pPr>
              <w:pStyle w:val="TableEntry"/>
            </w:pPr>
            <w:r w:rsidRPr="001F42D3">
              <w:t>Collection Volume</w:t>
            </w:r>
          </w:p>
        </w:tc>
      </w:tr>
      <w:tr w:rsidR="00C40FD5" w:rsidRPr="001F42D3" w14:paraId="0EA33CEC" w14:textId="77777777" w:rsidTr="00C10546">
        <w:trPr>
          <w:cantSplit/>
          <w:jc w:val="center"/>
        </w:trPr>
        <w:tc>
          <w:tcPr>
            <w:tcW w:w="1059" w:type="dxa"/>
          </w:tcPr>
          <w:p w14:paraId="63CDEA6D" w14:textId="77777777" w:rsidR="00B11855" w:rsidRPr="001F42D3" w:rsidRDefault="003D003E" w:rsidP="006B1888">
            <w:pPr>
              <w:pStyle w:val="TableEntry"/>
            </w:pPr>
            <w:r w:rsidRPr="001F42D3">
              <w:t>10</w:t>
            </w:r>
          </w:p>
        </w:tc>
        <w:tc>
          <w:tcPr>
            <w:tcW w:w="990" w:type="dxa"/>
          </w:tcPr>
          <w:p w14:paraId="6DA75506" w14:textId="77777777" w:rsidR="00B11855" w:rsidRPr="001F42D3" w:rsidRDefault="003D003E" w:rsidP="006B1888">
            <w:pPr>
              <w:pStyle w:val="TableEntry"/>
            </w:pPr>
            <w:r w:rsidRPr="001F42D3">
              <w:t>3220</w:t>
            </w:r>
          </w:p>
        </w:tc>
        <w:tc>
          <w:tcPr>
            <w:tcW w:w="1196" w:type="dxa"/>
          </w:tcPr>
          <w:p w14:paraId="4775C9EE" w14:textId="77777777" w:rsidR="00B11855" w:rsidRPr="001F42D3" w:rsidRDefault="003D003E" w:rsidP="006B1888">
            <w:pPr>
              <w:pStyle w:val="TableEntry"/>
            </w:pPr>
            <w:r w:rsidRPr="001F42D3">
              <w:t>XCN</w:t>
            </w:r>
          </w:p>
        </w:tc>
        <w:tc>
          <w:tcPr>
            <w:tcW w:w="0" w:type="auto"/>
          </w:tcPr>
          <w:p w14:paraId="0CD087F4" w14:textId="77777777" w:rsidR="00B11855" w:rsidRPr="001F42D3" w:rsidRDefault="003D003E" w:rsidP="006B1888">
            <w:pPr>
              <w:pStyle w:val="TableEntry"/>
            </w:pPr>
            <w:r w:rsidRPr="001F42D3">
              <w:t>R2</w:t>
            </w:r>
          </w:p>
        </w:tc>
        <w:tc>
          <w:tcPr>
            <w:tcW w:w="0" w:type="auto"/>
          </w:tcPr>
          <w:p w14:paraId="36FC62F9" w14:textId="77777777" w:rsidR="00B11855" w:rsidRPr="001F42D3" w:rsidRDefault="003D003E" w:rsidP="006B1888">
            <w:pPr>
              <w:pStyle w:val="TableEntry"/>
            </w:pPr>
            <w:r w:rsidRPr="001F42D3">
              <w:t>[0..1]</w:t>
            </w:r>
          </w:p>
        </w:tc>
        <w:tc>
          <w:tcPr>
            <w:tcW w:w="0" w:type="auto"/>
          </w:tcPr>
          <w:p w14:paraId="0B6DC14D" w14:textId="77777777" w:rsidR="00B11855" w:rsidRPr="001F42D3" w:rsidRDefault="00B11855" w:rsidP="006B1888">
            <w:pPr>
              <w:pStyle w:val="TableEntry"/>
            </w:pPr>
          </w:p>
        </w:tc>
        <w:tc>
          <w:tcPr>
            <w:tcW w:w="0" w:type="auto"/>
          </w:tcPr>
          <w:p w14:paraId="0C9D6E75" w14:textId="77777777" w:rsidR="00B11855" w:rsidRPr="001F42D3" w:rsidRDefault="003D003E" w:rsidP="006B1888">
            <w:pPr>
              <w:pStyle w:val="TableEntry"/>
            </w:pPr>
            <w:r w:rsidRPr="001F42D3">
              <w:t>Collection Identifier</w:t>
            </w:r>
          </w:p>
        </w:tc>
      </w:tr>
    </w:tbl>
    <w:p w14:paraId="36EF2900" w14:textId="77777777" w:rsidR="00800492" w:rsidRPr="001F42D3" w:rsidRDefault="00800492" w:rsidP="00B34AEB">
      <w:pPr>
        <w:pStyle w:val="BodyText"/>
      </w:pPr>
    </w:p>
    <w:p w14:paraId="654A7DFC" w14:textId="1FD7DABC" w:rsidR="00B11855" w:rsidRPr="001F42D3" w:rsidRDefault="003D003E" w:rsidP="001422D4">
      <w:pPr>
        <w:pStyle w:val="HL7Field"/>
        <w:ind w:hanging="2"/>
      </w:pPr>
      <w:r w:rsidRPr="001F42D3">
        <w:t>OBR-1   Set ID OBR</w:t>
      </w:r>
    </w:p>
    <w:p w14:paraId="75D00B1A" w14:textId="77777777" w:rsidR="00B11855" w:rsidRPr="001F42D3" w:rsidRDefault="003D003E" w:rsidP="00A01166">
      <w:pPr>
        <w:pStyle w:val="HL7FieldIndent2"/>
        <w:ind w:left="0" w:hanging="2"/>
        <w:rPr>
          <w:noProof w:val="0"/>
        </w:rPr>
      </w:pPr>
      <w:r w:rsidRPr="001F42D3">
        <w:rPr>
          <w:noProof w:val="0"/>
        </w:rPr>
        <w:t>Definition: For the first order transmitted in each message, the sequence number shall be 1; for the second order, it shall be 2; and so on.</w:t>
      </w:r>
    </w:p>
    <w:p w14:paraId="4946ED7D" w14:textId="77777777" w:rsidR="00B11855" w:rsidRPr="001F42D3" w:rsidRDefault="003D003E" w:rsidP="001422D4">
      <w:pPr>
        <w:pStyle w:val="HL7Field"/>
        <w:ind w:hanging="2"/>
      </w:pPr>
      <w:r w:rsidRPr="001F42D3">
        <w:t>OBR-2   Placer Order Number</w:t>
      </w:r>
    </w:p>
    <w:p w14:paraId="4111B6CB" w14:textId="77777777" w:rsidR="00B11855" w:rsidRPr="001F42D3" w:rsidRDefault="003D003E" w:rsidP="00A01166">
      <w:pPr>
        <w:pStyle w:val="HL7FieldIndent2"/>
        <w:ind w:left="0" w:hanging="2"/>
        <w:rPr>
          <w:noProof w:val="0"/>
        </w:rPr>
      </w:pPr>
      <w:r w:rsidRPr="001F42D3">
        <w:rPr>
          <w:noProof w:val="0"/>
        </w:rPr>
        <w:t xml:space="preserve">Definition: This field has the Entity Identifier data type. The first component (EI-1, Entity Identifier) is a string that identifies an individual order (e.g., OBR). It is assigned by the placer (ordering application). It identifies an order uniquely among all orders from a particular ordering application. The second through fourth components contain the application ID of the placing application in the same form as the HD data type. The second component, Namespace ID, is a user-defined coded value that will be uniquely associated with an application. A given institution or group of intercommunicating institutions should establish a unique list of applications that may be potential placers and fillers and assign unique application IDs. The components are separated by component delimiters. </w:t>
      </w:r>
    </w:p>
    <w:p w14:paraId="5F9E502D" w14:textId="236FBB63" w:rsidR="00B11855" w:rsidRPr="001F42D3" w:rsidRDefault="003D003E" w:rsidP="00A01166">
      <w:pPr>
        <w:pStyle w:val="HL7FieldIndent2"/>
        <w:ind w:left="0" w:hanging="2"/>
        <w:rPr>
          <w:noProof w:val="0"/>
        </w:rPr>
      </w:pPr>
      <w:r w:rsidRPr="001F42D3">
        <w:rPr>
          <w:noProof w:val="0"/>
        </w:rPr>
        <w:t xml:space="preserve">This field is conditionally required as described in HL7, where the placer id may be sent in either the ORC or the OBR segment. If the observation is in response to an order, then the ordering application’s placer number and naming system should be returned here. </w:t>
      </w:r>
      <w:r w:rsidR="00BE286E" w:rsidRPr="001F42D3">
        <w:rPr>
          <w:noProof w:val="0"/>
        </w:rPr>
        <w:t>If there is no placer number from an ordering application, for example in a "standing" order that is documented as a hospital specific protocol, then the Device Observation Reporter will leave this field empty.</w:t>
      </w:r>
      <w:r w:rsidRPr="001F42D3">
        <w:rPr>
          <w:noProof w:val="0"/>
        </w:rPr>
        <w:t xml:space="preserve"> </w:t>
      </w:r>
    </w:p>
    <w:p w14:paraId="5776C4A9" w14:textId="4CE56D95" w:rsidR="00B11855" w:rsidRPr="001F42D3" w:rsidRDefault="003D003E" w:rsidP="00A01166">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requires at a minimum that Entity Identifier (EI-1) and Namespace ID (EI-2) be valued and recommends that the Namespace Id (EI-2) shall refer to the locally unique application identifier assigned to the Device Observation Reporter application implementing IHE PCD actors which fill the role of an ordering application such as the DOR. In order to avoid </w:t>
      </w:r>
      <w:r w:rsidRPr="001F42D3">
        <w:rPr>
          <w:noProof w:val="0"/>
        </w:rPr>
        <w:lastRenderedPageBreak/>
        <w:t>conflicting Ids in any context, it is desirable, though not required, that the assigning application be identified according to a Universal ID system by giving a value for Universal ID (EI-3) and Universal ID type (EI-4). If EI-3 and EI-4 are valued, then EI-2 (Namespace ID) is not required.</w:t>
      </w:r>
    </w:p>
    <w:p w14:paraId="026359F8" w14:textId="77777777" w:rsidR="00B11855" w:rsidRPr="001F42D3" w:rsidRDefault="003D003E" w:rsidP="00A01166">
      <w:pPr>
        <w:pStyle w:val="HL7FieldIndent2"/>
        <w:ind w:left="0" w:hanging="2"/>
        <w:rPr>
          <w:noProof w:val="0"/>
        </w:rPr>
      </w:pPr>
      <w:r w:rsidRPr="001F42D3">
        <w:rPr>
          <w:noProof w:val="0"/>
        </w:rPr>
        <w:t xml:space="preserve">See Appendix </w:t>
      </w:r>
      <w:r w:rsidR="00E7383E" w:rsidRPr="001F42D3">
        <w:rPr>
          <w:noProof w:val="0"/>
        </w:rPr>
        <w:t>C.5 EI</w:t>
      </w:r>
      <w:r w:rsidRPr="001F42D3">
        <w:rPr>
          <w:noProof w:val="0"/>
        </w:rPr>
        <w:t xml:space="preserve"> Data Type for further information. </w:t>
      </w:r>
    </w:p>
    <w:p w14:paraId="387F3904" w14:textId="28F7DC1B" w:rsidR="00B11855" w:rsidRPr="001F42D3" w:rsidRDefault="003D003E" w:rsidP="00A01166">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7.4.1.2 for details. The </w:t>
      </w:r>
      <w:r w:rsidR="007E67D4" w:rsidRPr="001F42D3">
        <w:rPr>
          <w:noProof w:val="0"/>
        </w:rPr>
        <w:t>DEV TF</w:t>
      </w:r>
      <w:r w:rsidRPr="001F42D3">
        <w:rPr>
          <w:noProof w:val="0"/>
        </w:rPr>
        <w:t xml:space="preserve"> does not further constrain this field.</w:t>
      </w:r>
    </w:p>
    <w:p w14:paraId="03BB1198" w14:textId="77777777" w:rsidR="00B11855" w:rsidRPr="001F42D3" w:rsidRDefault="003D003E" w:rsidP="005C1693">
      <w:pPr>
        <w:pStyle w:val="BodyText"/>
      </w:pPr>
      <w:r w:rsidRPr="001F42D3">
        <w:rPr>
          <w:b/>
          <w:bCs/>
        </w:rPr>
        <w:t>OBR-3   Filler Order Number</w:t>
      </w:r>
    </w:p>
    <w:p w14:paraId="3A9EB51B" w14:textId="77777777" w:rsidR="00B11855" w:rsidRPr="001F42D3" w:rsidRDefault="003D003E" w:rsidP="005C1693">
      <w:pPr>
        <w:pStyle w:val="BodyText"/>
      </w:pPr>
      <w:r w:rsidRPr="001F42D3">
        <w:t>Definition: This field is the order number associated with the filling application. This is a permanent identifier for an order and its associated observations. It is a special case of the Entity Identifier data type. The first component (EI-1, Entity Identifier) is a string that identifies an order detail segment (e.g., OBR). It is assigned by the order filler (receiving) application. This string must uniquely identify the order (as specified in the order detail segment) from other orders in a particular filling application (e.g., patient monitoring gateway). This uniqueness must persist over time. The second through fourth components contain the filler application ID, in the form of the HD data type. The second component (Namespace ID, EI-2) is a user-defined coded value that uniquely defines the application from other applications on the network. The Namespace ID of the filler order number always identifies the actual filler of an order.</w:t>
      </w:r>
    </w:p>
    <w:p w14:paraId="7596B22F" w14:textId="1B506115" w:rsidR="00B11855" w:rsidRPr="001F42D3" w:rsidRDefault="003D003E" w:rsidP="005C1693">
      <w:pPr>
        <w:pStyle w:val="BodyText"/>
      </w:pPr>
      <w:r w:rsidRPr="001F42D3">
        <w:t xml:space="preserve">The </w:t>
      </w:r>
      <w:r w:rsidR="007E67D4" w:rsidRPr="001F42D3">
        <w:t>DEV TF</w:t>
      </w:r>
      <w:r w:rsidRPr="001F42D3">
        <w:t xml:space="preserve"> requires that the Universal ID (EI-3) be valued with a Unique ID for the application identifier assigned to the application implementing IHE actors supporting the role of an order filler such as the DOR (Device Observation Reporter). The Universal ID Type (EI-4) shall be valued with the appropriate type notation corresponding to the Unique ID. The preferred Universal ID type for IHE PCD is the EUI-64 code. The Universal ID type (EI-4) is then "EUI-64". In cases where an EUI-64 is not available, less preferred Universal IDs for the application may be used as detailed in Appendix C.5 EI Data Type. For compatibility with older receiving systems, the </w:t>
      </w:r>
      <w:r w:rsidR="007E67D4" w:rsidRPr="001F42D3">
        <w:t>DEV TF</w:t>
      </w:r>
      <w:r w:rsidRPr="001F42D3">
        <w:t xml:space="preserve"> recommends that the Entity Identifier (EI-1) be valued with a duplicate of the Universal ID as in EI-3. The Namespace ID (EI-2) is not required but for backward compatibility may be valued with a "legacy" locally unique identifier for the filler application.</w:t>
      </w:r>
    </w:p>
    <w:p w14:paraId="1AEFE133" w14:textId="71478717" w:rsidR="00E83F03" w:rsidRPr="001F42D3" w:rsidRDefault="00E83F03" w:rsidP="005C1693">
      <w:pPr>
        <w:pStyle w:val="BodyText"/>
        <w:rPr>
          <w:szCs w:val="24"/>
        </w:rPr>
      </w:pPr>
      <w:r w:rsidRPr="001F42D3">
        <w:t xml:space="preserve">In the transactions of the Alert Communication Management Profile ([PCD-04], [PCD-05],[PCD-06], [PCD-07]), the EI data type value in the case of [PCD-04] and [PCD-05] </w:t>
      </w:r>
      <w:r w:rsidRPr="001F42D3">
        <w:rPr>
          <w:szCs w:val="24"/>
        </w:rPr>
        <w:t xml:space="preserve">transactions which are HL7 v2 based and the alert identifier in the case of [PCD-06] and [PCD-07] transactions which are WCTP based serves as the unique alert instance identifier for status updates to an alert indication identified in the Filler Assigned Identifier component of the OBR-29.2 Parent field. This value </w:t>
      </w:r>
      <w:r w:rsidRPr="001F42D3">
        <w:rPr>
          <w:i/>
          <w:szCs w:val="24"/>
        </w:rPr>
        <w:t>shall</w:t>
      </w:r>
      <w:r w:rsidRPr="001F42D3">
        <w:rPr>
          <w:szCs w:val="24"/>
        </w:rPr>
        <w:t xml:space="preserve"> be a fully described actor instance unique (EI an</w:t>
      </w:r>
      <w:r w:rsidR="00F5584B" w:rsidRPr="001F42D3">
        <w:rPr>
          <w:szCs w:val="24"/>
        </w:rPr>
        <w:t>d</w:t>
      </w:r>
      <w:r w:rsidRPr="001F42D3">
        <w:rPr>
          <w:szCs w:val="24"/>
        </w:rPr>
        <w:t xml:space="preserve"> HD data type conformant value) and is assigned by the Alert Source and is used by system actors to associate updates to a particular alert identified by the Filler Assigned Identifier component of the OBR-29.2 Parent field. </w:t>
      </w:r>
    </w:p>
    <w:p w14:paraId="153A95EF" w14:textId="2A371765" w:rsidR="00E83F03" w:rsidRPr="005C1693" w:rsidRDefault="00E83F03" w:rsidP="005C1693">
      <w:pPr>
        <w:pStyle w:val="BodyText"/>
      </w:pPr>
      <w:r w:rsidRPr="001F42D3">
        <w:t xml:space="preserve">For the [PCD-04] transactions where the alert phase is indicated as start, start_only, or present the Filler Assigned Identifier component of the OBR-29 Parent field </w:t>
      </w:r>
      <w:r w:rsidRPr="001F42D3">
        <w:rPr>
          <w:i/>
        </w:rPr>
        <w:t>shall</w:t>
      </w:r>
      <w:r w:rsidRPr="001F42D3">
        <w:t xml:space="preserve"> be empty. Absence of a value in component OBR-29.2 Filler Assigned Identifier </w:t>
      </w:r>
      <w:r w:rsidRPr="001F42D3">
        <w:rPr>
          <w:i/>
        </w:rPr>
        <w:t>shall</w:t>
      </w:r>
      <w:r w:rsidRPr="001F42D3">
        <w:t xml:space="preserve"> not be used as indicative of the PCD-04 transaction as being the initial alert</w:t>
      </w:r>
      <w:r w:rsidR="001F42D3">
        <w:t xml:space="preserve">. </w:t>
      </w:r>
      <w:r w:rsidRPr="001F42D3">
        <w:t xml:space="preserve">Initial PCD-04 Report Alert identification </w:t>
      </w:r>
      <w:r w:rsidRPr="001F42D3">
        <w:rPr>
          <w:i/>
        </w:rPr>
        <w:t>shall</w:t>
      </w:r>
      <w:r w:rsidRPr="001F42D3">
        <w:t xml:space="preserve"> be through the alert phase indication</w:t>
      </w:r>
      <w:r w:rsidR="001F42D3">
        <w:t xml:space="preserve">. </w:t>
      </w:r>
      <w:r w:rsidRPr="001F42D3">
        <w:t xml:space="preserve">For [PCD-04] transactions where alert phase is not start, </w:t>
      </w:r>
      <w:r w:rsidRPr="001F42D3">
        <w:lastRenderedPageBreak/>
        <w:t xml:space="preserve">start_only, or present, the Filler Assigned Identifier component OBR-29.2 Parent </w:t>
      </w:r>
      <w:r w:rsidRPr="001F42D3">
        <w:rPr>
          <w:i/>
        </w:rPr>
        <w:t>shall</w:t>
      </w:r>
      <w:r w:rsidRPr="001F42D3">
        <w:t xml:space="preserve"> contain the value from OBR-3 Filler Order Number of the [PCD-04] where alert phase was start, start_only, or resent (while conforming to the value delimiters for the transition from component in OBR-3 to subcomponent in OBR-29.2). This permits the Alert Manager (AM) and Alert Consumer (ACON) Actors to associate all subsequent [PCD-04] transactions, such alert phase updates, alarm status updates, or alarm inactivation state values with the identification of the original [PCD-04] transaction.</w:t>
      </w:r>
    </w:p>
    <w:p w14:paraId="0396B530" w14:textId="1E893EA8" w:rsidR="00E83F03" w:rsidRPr="001F42D3" w:rsidRDefault="00E83F03" w:rsidP="005C1693">
      <w:pPr>
        <w:pStyle w:val="BodyText"/>
      </w:pPr>
      <w:r w:rsidRPr="001F42D3">
        <w:t xml:space="preserve">For an Alert Reporter (AR) </w:t>
      </w:r>
      <w:r w:rsidR="00277D6B">
        <w:t>Actor</w:t>
      </w:r>
      <w:r w:rsidRPr="001F42D3">
        <w:t xml:space="preserve"> to match a received [PCD-05] to the [PCD-04] that the AR sent to originate the alert the sub-components of OBR-29.2 of the received [PCD-05] shall respectively be compared with components of OBR-3 of the sent [PCD-04]</w:t>
      </w:r>
      <w:r w:rsidR="001F42D3">
        <w:t xml:space="preserve">. </w:t>
      </w:r>
      <w:r w:rsidRPr="001F42D3">
        <w:t>The contents of OBR-3 are at the component level</w:t>
      </w:r>
      <w:r w:rsidR="001F42D3">
        <w:t xml:space="preserve">. </w:t>
      </w:r>
      <w:r w:rsidRPr="001F42D3">
        <w:t>The contents of OBR-29.2 are at the sub-component level</w:t>
      </w:r>
      <w:r w:rsidR="001F42D3">
        <w:t xml:space="preserve">. </w:t>
      </w:r>
      <w:r w:rsidRPr="001F42D3">
        <w:t>Due to the difference in delimiters and positioning a simple string compare of field content is not sufficient</w:t>
      </w:r>
      <w:r w:rsidR="001F42D3">
        <w:t xml:space="preserve">. </w:t>
      </w:r>
      <w:r w:rsidRPr="001F42D3">
        <w:t>Both values are EI data types and all parts of the data type shall be compared for equality, including absence of lower level parts.</w:t>
      </w:r>
    </w:p>
    <w:p w14:paraId="47B1B13A" w14:textId="77777777" w:rsidR="00E83F03" w:rsidRPr="001F42D3" w:rsidRDefault="00E83F03" w:rsidP="00E83F03">
      <w:pPr>
        <w:pStyle w:val="Default"/>
      </w:pPr>
    </w:p>
    <w:p w14:paraId="06E8E028" w14:textId="311B2E68" w:rsidR="00E83F03" w:rsidRPr="001F42D3" w:rsidRDefault="00E83F03" w:rsidP="005C1693">
      <w:pPr>
        <w:pStyle w:val="BodyText"/>
      </w:pPr>
      <w:r w:rsidRPr="001F42D3">
        <w:t>&lt;Entity Identifier (ST)&gt;</w:t>
      </w:r>
    </w:p>
    <w:p w14:paraId="2EEC0918" w14:textId="77777777" w:rsidR="00E83F03" w:rsidRPr="001F42D3" w:rsidRDefault="00E83F03" w:rsidP="005C1693">
      <w:pPr>
        <w:pStyle w:val="BodyText"/>
      </w:pPr>
      <w:r w:rsidRPr="001F42D3">
        <w:t>&lt;Namespace ID (IS)&gt;</w:t>
      </w:r>
    </w:p>
    <w:p w14:paraId="302597CA" w14:textId="77777777" w:rsidR="00E83F03" w:rsidRPr="001F42D3" w:rsidRDefault="00E83F03" w:rsidP="005C1693">
      <w:pPr>
        <w:pStyle w:val="BodyText"/>
      </w:pPr>
      <w:r w:rsidRPr="001F42D3">
        <w:t>&lt;Universal ID (ST)&gt;</w:t>
      </w:r>
    </w:p>
    <w:p w14:paraId="2D3CF175" w14:textId="77777777" w:rsidR="00E83F03" w:rsidRPr="001F42D3" w:rsidRDefault="00E83F03" w:rsidP="005C1693">
      <w:pPr>
        <w:pStyle w:val="BodyText"/>
      </w:pPr>
      <w:r w:rsidRPr="001F42D3">
        <w:t>&lt;Universal ID Type (ID)&gt;</w:t>
      </w:r>
    </w:p>
    <w:p w14:paraId="46C9B36C" w14:textId="77777777" w:rsidR="00E83F03" w:rsidRPr="001F42D3" w:rsidRDefault="00E83F03" w:rsidP="005C1693">
      <w:pPr>
        <w:pStyle w:val="TableTitle"/>
      </w:pPr>
      <w:r w:rsidRPr="001F42D3">
        <w:t>Table B.7-2: ACM Alert Identifier Coordination Across HL7 Transactions</w:t>
      </w:r>
    </w:p>
    <w:tbl>
      <w:tblPr>
        <w:tblStyle w:val="TableGrid"/>
        <w:tblW w:w="9095" w:type="dxa"/>
        <w:jc w:val="center"/>
        <w:tblLook w:val="04A0" w:firstRow="1" w:lastRow="0" w:firstColumn="1" w:lastColumn="0" w:noHBand="0" w:noVBand="1"/>
      </w:tblPr>
      <w:tblGrid>
        <w:gridCol w:w="2027"/>
        <w:gridCol w:w="2216"/>
        <w:gridCol w:w="2217"/>
        <w:gridCol w:w="2635"/>
      </w:tblGrid>
      <w:tr w:rsidR="00E83F03" w:rsidRPr="001F42D3" w14:paraId="3234E6E3" w14:textId="77777777" w:rsidTr="005C1693">
        <w:trPr>
          <w:jc w:val="center"/>
        </w:trPr>
        <w:tc>
          <w:tcPr>
            <w:tcW w:w="2026" w:type="dxa"/>
            <w:shd w:val="clear" w:color="auto" w:fill="D9D9D9" w:themeFill="background1" w:themeFillShade="D9"/>
          </w:tcPr>
          <w:p w14:paraId="42F4FEFD" w14:textId="77777777" w:rsidR="00E83F03" w:rsidRPr="001F42D3" w:rsidRDefault="00E83F03" w:rsidP="005C1693">
            <w:pPr>
              <w:pStyle w:val="TableEntryHeader"/>
            </w:pPr>
            <w:r w:rsidRPr="001F42D3">
              <w:t>Transaction</w:t>
            </w:r>
          </w:p>
        </w:tc>
        <w:tc>
          <w:tcPr>
            <w:tcW w:w="2216" w:type="dxa"/>
            <w:shd w:val="clear" w:color="auto" w:fill="D9D9D9" w:themeFill="background1" w:themeFillShade="D9"/>
          </w:tcPr>
          <w:p w14:paraId="4BE7180F" w14:textId="77777777" w:rsidR="00E83F03" w:rsidRPr="001F42D3" w:rsidRDefault="00E83F03" w:rsidP="005C1693">
            <w:pPr>
              <w:pStyle w:val="TableEntryHeader"/>
            </w:pPr>
            <w:r w:rsidRPr="001F42D3">
              <w:t>Alert Phase</w:t>
            </w:r>
          </w:p>
        </w:tc>
        <w:tc>
          <w:tcPr>
            <w:tcW w:w="2217" w:type="dxa"/>
            <w:shd w:val="clear" w:color="auto" w:fill="D9D9D9" w:themeFill="background1" w:themeFillShade="D9"/>
          </w:tcPr>
          <w:p w14:paraId="7B92E3B8" w14:textId="77777777" w:rsidR="00E83F03" w:rsidRPr="001F42D3" w:rsidRDefault="00E83F03" w:rsidP="005C1693">
            <w:pPr>
              <w:pStyle w:val="TableEntryHeader"/>
            </w:pPr>
            <w:r w:rsidRPr="001F42D3">
              <w:t>OBR-3</w:t>
            </w:r>
          </w:p>
          <w:p w14:paraId="4D36F5BD" w14:textId="77777777" w:rsidR="00E83F03" w:rsidRPr="001F42D3" w:rsidRDefault="00E83F03" w:rsidP="005C1693">
            <w:pPr>
              <w:pStyle w:val="TableEntryHeader"/>
            </w:pPr>
            <w:r w:rsidRPr="001F42D3">
              <w:t>(EI data type at component level)</w:t>
            </w:r>
          </w:p>
        </w:tc>
        <w:tc>
          <w:tcPr>
            <w:tcW w:w="2635" w:type="dxa"/>
            <w:shd w:val="clear" w:color="auto" w:fill="D9D9D9" w:themeFill="background1" w:themeFillShade="D9"/>
          </w:tcPr>
          <w:p w14:paraId="507E4314" w14:textId="77777777" w:rsidR="00E83F03" w:rsidRPr="001F42D3" w:rsidRDefault="00E83F03" w:rsidP="005C1693">
            <w:pPr>
              <w:pStyle w:val="TableEntryHeader"/>
            </w:pPr>
            <w:r w:rsidRPr="001F42D3">
              <w:t>OBR-29.2</w:t>
            </w:r>
          </w:p>
          <w:p w14:paraId="16E033EE" w14:textId="77777777" w:rsidR="00E83F03" w:rsidRPr="001F42D3" w:rsidRDefault="00E83F03" w:rsidP="005C1693">
            <w:pPr>
              <w:pStyle w:val="TableEntryHeader"/>
            </w:pPr>
            <w:r w:rsidRPr="001F42D3">
              <w:t>(EI data type at sub-component level)</w:t>
            </w:r>
          </w:p>
        </w:tc>
      </w:tr>
      <w:tr w:rsidR="00E83F03" w:rsidRPr="001F42D3" w14:paraId="3F8973A7" w14:textId="77777777" w:rsidTr="0087181F">
        <w:trPr>
          <w:jc w:val="center"/>
        </w:trPr>
        <w:tc>
          <w:tcPr>
            <w:tcW w:w="2026" w:type="dxa"/>
          </w:tcPr>
          <w:p w14:paraId="328A597F" w14:textId="77777777" w:rsidR="00E83F03" w:rsidRPr="001F42D3" w:rsidRDefault="00E83F03" w:rsidP="005C1693">
            <w:pPr>
              <w:pStyle w:val="TableEntry"/>
            </w:pPr>
            <w:r w:rsidRPr="001F42D3">
              <w:t>PCD-04 Report Alert</w:t>
            </w:r>
          </w:p>
          <w:p w14:paraId="00983E79" w14:textId="77777777" w:rsidR="00E83F03" w:rsidRPr="001F42D3" w:rsidRDefault="00E83F03" w:rsidP="005C1693">
            <w:pPr>
              <w:pStyle w:val="TableEntry"/>
            </w:pPr>
            <w:r w:rsidRPr="001F42D3">
              <w:t>Initial alert indication</w:t>
            </w:r>
          </w:p>
        </w:tc>
        <w:tc>
          <w:tcPr>
            <w:tcW w:w="2216" w:type="dxa"/>
          </w:tcPr>
          <w:p w14:paraId="6BA1598F" w14:textId="77777777" w:rsidR="00E83F03" w:rsidRPr="001F42D3" w:rsidRDefault="00E83F03" w:rsidP="005C1693">
            <w:pPr>
              <w:pStyle w:val="TableEntry"/>
            </w:pPr>
            <w:r w:rsidRPr="001F42D3">
              <w:t>start, start_only, present</w:t>
            </w:r>
          </w:p>
        </w:tc>
        <w:tc>
          <w:tcPr>
            <w:tcW w:w="2217" w:type="dxa"/>
          </w:tcPr>
          <w:p w14:paraId="27F5A63B" w14:textId="77777777" w:rsidR="00E83F03" w:rsidRPr="001F42D3" w:rsidRDefault="00E83F03" w:rsidP="005C1693">
            <w:pPr>
              <w:pStyle w:val="TableEntry"/>
            </w:pPr>
            <w:r w:rsidRPr="001F42D3">
              <w:t>Alert instance identifier</w:t>
            </w:r>
          </w:p>
        </w:tc>
        <w:tc>
          <w:tcPr>
            <w:tcW w:w="2635" w:type="dxa"/>
          </w:tcPr>
          <w:p w14:paraId="15F6FE60" w14:textId="77777777" w:rsidR="00E83F03" w:rsidRPr="001F42D3" w:rsidRDefault="00E83F03" w:rsidP="005C1693">
            <w:pPr>
              <w:pStyle w:val="TableEntry"/>
            </w:pPr>
            <w:r w:rsidRPr="001F42D3">
              <w:rPr>
                <w:i/>
              </w:rPr>
              <w:t>Shall</w:t>
            </w:r>
            <w:r w:rsidRPr="001F42D3">
              <w:t xml:space="preserve"> be empty</w:t>
            </w:r>
          </w:p>
        </w:tc>
      </w:tr>
      <w:tr w:rsidR="00E83F03" w:rsidRPr="001F42D3" w14:paraId="343D9D26" w14:textId="77777777" w:rsidTr="0087181F">
        <w:trPr>
          <w:jc w:val="center"/>
        </w:trPr>
        <w:tc>
          <w:tcPr>
            <w:tcW w:w="2026" w:type="dxa"/>
          </w:tcPr>
          <w:p w14:paraId="1726B226" w14:textId="77777777" w:rsidR="00E83F03" w:rsidRPr="001F42D3" w:rsidRDefault="00E83F03" w:rsidP="005C1693">
            <w:pPr>
              <w:pStyle w:val="TableEntry"/>
            </w:pPr>
            <w:r w:rsidRPr="001F42D3">
              <w:t>PCD-04 Report Alert</w:t>
            </w:r>
          </w:p>
          <w:p w14:paraId="428D2589" w14:textId="77777777" w:rsidR="00E83F03" w:rsidRPr="001F42D3" w:rsidRDefault="00E83F03" w:rsidP="005C1693">
            <w:pPr>
              <w:pStyle w:val="TableEntry"/>
            </w:pPr>
            <w:r w:rsidRPr="001F42D3">
              <w:t>Alert update</w:t>
            </w:r>
          </w:p>
        </w:tc>
        <w:tc>
          <w:tcPr>
            <w:tcW w:w="2216" w:type="dxa"/>
          </w:tcPr>
          <w:p w14:paraId="3BE5C86B" w14:textId="77777777" w:rsidR="00E83F03" w:rsidRPr="001F42D3" w:rsidRDefault="00E83F03" w:rsidP="005C1693">
            <w:pPr>
              <w:pStyle w:val="TableEntry"/>
            </w:pPr>
            <w:r w:rsidRPr="001F42D3">
              <w:t>other than start, start_only, present</w:t>
            </w:r>
          </w:p>
        </w:tc>
        <w:tc>
          <w:tcPr>
            <w:tcW w:w="2217" w:type="dxa"/>
          </w:tcPr>
          <w:p w14:paraId="79468DEE" w14:textId="77777777" w:rsidR="00E83F03" w:rsidRPr="001F42D3" w:rsidRDefault="00E83F03" w:rsidP="005C1693">
            <w:pPr>
              <w:pStyle w:val="TableEntry"/>
            </w:pPr>
            <w:r w:rsidRPr="001F42D3">
              <w:t>Alert update identifier</w:t>
            </w:r>
          </w:p>
        </w:tc>
        <w:tc>
          <w:tcPr>
            <w:tcW w:w="2635" w:type="dxa"/>
          </w:tcPr>
          <w:p w14:paraId="22BFD43B" w14:textId="77777777" w:rsidR="00E83F03" w:rsidRPr="001F42D3" w:rsidRDefault="00E83F03" w:rsidP="005C1693">
            <w:pPr>
              <w:pStyle w:val="TableEntry"/>
            </w:pPr>
            <w:r w:rsidRPr="001F42D3">
              <w:t>Alert instance identifier from Initial alert indication</w:t>
            </w:r>
          </w:p>
        </w:tc>
      </w:tr>
      <w:tr w:rsidR="00E83F03" w:rsidRPr="001F42D3" w14:paraId="0E66EA5A" w14:textId="77777777" w:rsidTr="0087181F">
        <w:trPr>
          <w:jc w:val="center"/>
        </w:trPr>
        <w:tc>
          <w:tcPr>
            <w:tcW w:w="2026" w:type="dxa"/>
          </w:tcPr>
          <w:p w14:paraId="3AC279BF" w14:textId="77777777" w:rsidR="00E83F03" w:rsidRPr="001F42D3" w:rsidRDefault="00E83F03" w:rsidP="005C1693">
            <w:pPr>
              <w:pStyle w:val="TableEntry"/>
            </w:pPr>
            <w:r w:rsidRPr="001F42D3">
              <w:t>PCD-05 Report Alert Status</w:t>
            </w:r>
          </w:p>
          <w:p w14:paraId="51C55E0A" w14:textId="77777777" w:rsidR="00E83F03" w:rsidRPr="001F42D3" w:rsidRDefault="00E83F03" w:rsidP="005C1693">
            <w:pPr>
              <w:pStyle w:val="TableEntry"/>
            </w:pPr>
            <w:r w:rsidRPr="001F42D3">
              <w:t>All occurrences</w:t>
            </w:r>
          </w:p>
        </w:tc>
        <w:tc>
          <w:tcPr>
            <w:tcW w:w="2216" w:type="dxa"/>
          </w:tcPr>
          <w:p w14:paraId="1BB594AE" w14:textId="77777777" w:rsidR="00E83F03" w:rsidRPr="001F42D3" w:rsidRDefault="00E83F03" w:rsidP="005C1693">
            <w:pPr>
              <w:pStyle w:val="TableEntry"/>
            </w:pPr>
            <w:r w:rsidRPr="001F42D3">
              <w:t>All phase indications</w:t>
            </w:r>
          </w:p>
        </w:tc>
        <w:tc>
          <w:tcPr>
            <w:tcW w:w="2217" w:type="dxa"/>
          </w:tcPr>
          <w:p w14:paraId="20159208" w14:textId="77777777" w:rsidR="00E83F03" w:rsidRPr="001F42D3" w:rsidRDefault="00E83F03" w:rsidP="005C1693">
            <w:pPr>
              <w:pStyle w:val="TableEntry"/>
            </w:pPr>
            <w:r w:rsidRPr="001F42D3">
              <w:t>PCD-05 unique identifier associated with the instance PCD-05 transaction</w:t>
            </w:r>
          </w:p>
        </w:tc>
        <w:tc>
          <w:tcPr>
            <w:tcW w:w="2635" w:type="dxa"/>
          </w:tcPr>
          <w:p w14:paraId="769006EF" w14:textId="77777777" w:rsidR="00E83F03" w:rsidRPr="001F42D3" w:rsidRDefault="00E83F03" w:rsidP="005C1693">
            <w:pPr>
              <w:pStyle w:val="TableEntry"/>
            </w:pPr>
            <w:r w:rsidRPr="001F42D3">
              <w:t>Alert instance identifier from Initial alert indication</w:t>
            </w:r>
          </w:p>
        </w:tc>
      </w:tr>
    </w:tbl>
    <w:p w14:paraId="1D3924FC" w14:textId="77777777" w:rsidR="00E83F03" w:rsidRPr="001F42D3" w:rsidRDefault="00E83F03" w:rsidP="00E83F03">
      <w:pPr>
        <w:pStyle w:val="Default"/>
        <w:rPr>
          <w:sz w:val="23"/>
          <w:szCs w:val="23"/>
        </w:rPr>
      </w:pPr>
    </w:p>
    <w:p w14:paraId="344CAA6B" w14:textId="5BB56903" w:rsidR="00E83F03" w:rsidRPr="001F42D3" w:rsidRDefault="00E83F03" w:rsidP="005C1693">
      <w:pPr>
        <w:pStyle w:val="BodyText"/>
      </w:pPr>
      <w:r w:rsidRPr="001F42D3">
        <w:t>The ACM AM and AC actors interoperate using the WCTP protocol and not HL7</w:t>
      </w:r>
      <w:r w:rsidR="001F42D3">
        <w:t xml:space="preserve">. </w:t>
      </w:r>
      <w:r w:rsidRPr="001F42D3">
        <w:t>WCTP protocol message ID utilizes a different system-to-system unique identifier basis than does HL7</w:t>
      </w:r>
      <w:r w:rsidR="001F42D3">
        <w:t xml:space="preserve">. </w:t>
      </w:r>
      <w:r w:rsidRPr="001F42D3">
        <w:t>Just as HL7 the WCTP protocol has its own requirements for unique parent to child message identification for initiation/submit/update (messageID and transactionID) and unique message identification for response/status update/reply  (responseToMessageID and transactionID).</w:t>
      </w:r>
    </w:p>
    <w:p w14:paraId="3D4A72C6" w14:textId="77777777" w:rsidR="00E83F03" w:rsidRPr="001F42D3" w:rsidRDefault="00E83F03" w:rsidP="005C1693">
      <w:pPr>
        <w:pStyle w:val="TableTitle"/>
      </w:pPr>
      <w:r w:rsidRPr="001F42D3">
        <w:lastRenderedPageBreak/>
        <w:t>Table B.7-3: ACM Alert_Identifier Coordination Across WCTP Transactions</w:t>
      </w:r>
    </w:p>
    <w:tbl>
      <w:tblPr>
        <w:tblStyle w:val="TableGrid"/>
        <w:tblW w:w="9575" w:type="dxa"/>
        <w:jc w:val="center"/>
        <w:tblLook w:val="04A0" w:firstRow="1" w:lastRow="0" w:firstColumn="1" w:lastColumn="0" w:noHBand="0" w:noVBand="1"/>
      </w:tblPr>
      <w:tblGrid>
        <w:gridCol w:w="1665"/>
        <w:gridCol w:w="1578"/>
        <w:gridCol w:w="1717"/>
        <w:gridCol w:w="4615"/>
      </w:tblGrid>
      <w:tr w:rsidR="00E83F03" w:rsidRPr="001F42D3" w14:paraId="73562954" w14:textId="77777777" w:rsidTr="005C1693">
        <w:trPr>
          <w:tblHeader/>
          <w:jc w:val="center"/>
        </w:trPr>
        <w:tc>
          <w:tcPr>
            <w:tcW w:w="1664" w:type="dxa"/>
            <w:shd w:val="clear" w:color="auto" w:fill="D9D9D9" w:themeFill="background1" w:themeFillShade="D9"/>
          </w:tcPr>
          <w:p w14:paraId="6C21E7AD" w14:textId="77777777" w:rsidR="00E83F03" w:rsidRPr="001F42D3" w:rsidRDefault="00E83F03" w:rsidP="005C1693">
            <w:pPr>
              <w:pStyle w:val="TableEntryHeader"/>
            </w:pPr>
            <w:r w:rsidRPr="001F42D3">
              <w:t>Transaction</w:t>
            </w:r>
          </w:p>
        </w:tc>
        <w:tc>
          <w:tcPr>
            <w:tcW w:w="1578" w:type="dxa"/>
            <w:shd w:val="clear" w:color="auto" w:fill="D9D9D9" w:themeFill="background1" w:themeFillShade="D9"/>
          </w:tcPr>
          <w:p w14:paraId="6BC1B834" w14:textId="77777777" w:rsidR="00E83F03" w:rsidRPr="001F42D3" w:rsidRDefault="00E83F03" w:rsidP="005C1693">
            <w:pPr>
              <w:pStyle w:val="TableEntryHeader"/>
            </w:pPr>
            <w:r w:rsidRPr="001F42D3">
              <w:t>Alert Phase</w:t>
            </w:r>
          </w:p>
        </w:tc>
        <w:tc>
          <w:tcPr>
            <w:tcW w:w="1717" w:type="dxa"/>
            <w:shd w:val="clear" w:color="auto" w:fill="D9D9D9" w:themeFill="background1" w:themeFillShade="D9"/>
          </w:tcPr>
          <w:p w14:paraId="01C49383" w14:textId="77777777" w:rsidR="00E83F03" w:rsidRPr="001F42D3" w:rsidRDefault="00E83F03" w:rsidP="005C1693">
            <w:pPr>
              <w:pStyle w:val="TableEntryHeader"/>
            </w:pPr>
            <w:r w:rsidRPr="001F42D3">
              <w:t>WCTP Transaction</w:t>
            </w:r>
          </w:p>
        </w:tc>
        <w:tc>
          <w:tcPr>
            <w:tcW w:w="4615" w:type="dxa"/>
            <w:shd w:val="clear" w:color="auto" w:fill="D9D9D9" w:themeFill="background1" w:themeFillShade="D9"/>
          </w:tcPr>
          <w:p w14:paraId="6D5BBC5D" w14:textId="77777777" w:rsidR="00E83F03" w:rsidRPr="001F42D3" w:rsidRDefault="00E83F03" w:rsidP="005C1693">
            <w:pPr>
              <w:pStyle w:val="TableEntryHeader"/>
            </w:pPr>
            <w:r w:rsidRPr="001F42D3">
              <w:t>WCTP XML Element</w:t>
            </w:r>
          </w:p>
        </w:tc>
      </w:tr>
      <w:tr w:rsidR="00E83F03" w:rsidRPr="001F42D3" w14:paraId="1DD42170" w14:textId="77777777" w:rsidTr="005C1693">
        <w:trPr>
          <w:cantSplit/>
          <w:jc w:val="center"/>
        </w:trPr>
        <w:tc>
          <w:tcPr>
            <w:tcW w:w="1664" w:type="dxa"/>
          </w:tcPr>
          <w:p w14:paraId="4B7C81DD" w14:textId="77777777" w:rsidR="00E83F03" w:rsidRPr="001F42D3" w:rsidRDefault="00E83F03" w:rsidP="005C1693">
            <w:pPr>
              <w:pStyle w:val="TableEntry"/>
            </w:pPr>
            <w:r w:rsidRPr="001F42D3">
              <w:t>PCD-06 Disseminate Alert</w:t>
            </w:r>
          </w:p>
          <w:p w14:paraId="028EC8FD" w14:textId="77777777" w:rsidR="00E83F03" w:rsidRPr="001F42D3" w:rsidRDefault="00E83F03" w:rsidP="005C1693">
            <w:pPr>
              <w:pStyle w:val="TableEntry"/>
            </w:pPr>
            <w:r w:rsidRPr="001F42D3">
              <w:t>Initial alert indication</w:t>
            </w:r>
          </w:p>
        </w:tc>
        <w:tc>
          <w:tcPr>
            <w:tcW w:w="1578" w:type="dxa"/>
          </w:tcPr>
          <w:p w14:paraId="3AC15340" w14:textId="77777777" w:rsidR="00E83F03" w:rsidRPr="001F42D3" w:rsidRDefault="00E83F03" w:rsidP="005C1693">
            <w:pPr>
              <w:pStyle w:val="TableEntry"/>
            </w:pPr>
            <w:r w:rsidRPr="001F42D3">
              <w:t>start, start_only, present</w:t>
            </w:r>
          </w:p>
        </w:tc>
        <w:tc>
          <w:tcPr>
            <w:tcW w:w="1717" w:type="dxa"/>
          </w:tcPr>
          <w:p w14:paraId="25A380B7" w14:textId="77777777" w:rsidR="00E83F03" w:rsidRPr="001F42D3" w:rsidRDefault="00E83F03" w:rsidP="005C1693">
            <w:pPr>
              <w:pStyle w:val="TableEntry"/>
              <w:rPr>
                <w:szCs w:val="18"/>
              </w:rPr>
            </w:pPr>
            <w:r w:rsidRPr="001F42D3">
              <w:rPr>
                <w:szCs w:val="18"/>
              </w:rPr>
              <w:t>wctp-SubmitRequest</w:t>
            </w:r>
          </w:p>
        </w:tc>
        <w:tc>
          <w:tcPr>
            <w:tcW w:w="4615" w:type="dxa"/>
          </w:tcPr>
          <w:p w14:paraId="0C8DBB62" w14:textId="77777777" w:rsidR="00E83F03" w:rsidRPr="001F42D3" w:rsidRDefault="00E83F03" w:rsidP="005C1693">
            <w:pPr>
              <w:pStyle w:val="TableEntry"/>
            </w:pPr>
            <w:r w:rsidRPr="001F42D3">
              <w:t>WCTP identifiers</w:t>
            </w:r>
          </w:p>
          <w:p w14:paraId="345A5C58" w14:textId="77777777" w:rsidR="00E83F03" w:rsidRPr="001F42D3" w:rsidRDefault="00E83F03" w:rsidP="005C1693">
            <w:pPr>
              <w:pStyle w:val="TableEntry"/>
            </w:pPr>
            <w:r w:rsidRPr="001F42D3">
              <w:t xml:space="preserve">    messageID</w:t>
            </w:r>
          </w:p>
          <w:p w14:paraId="09956939" w14:textId="77777777" w:rsidR="00E83F03" w:rsidRPr="001F42D3" w:rsidRDefault="00E83F03" w:rsidP="005C1693">
            <w:pPr>
              <w:pStyle w:val="TableEntry"/>
            </w:pPr>
            <w:r w:rsidRPr="001F42D3">
              <w:t>HL7 identifiers within WCTP transaction</w:t>
            </w:r>
          </w:p>
          <w:p w14:paraId="43F26D99" w14:textId="77777777" w:rsidR="00E83F03" w:rsidRPr="001F42D3" w:rsidRDefault="00E83F03" w:rsidP="005C1693">
            <w:pPr>
              <w:pStyle w:val="TableEntry"/>
            </w:pPr>
            <w:r w:rsidRPr="001F42D3">
              <w:t xml:space="preserve">    &lt;wctp-IHEPCDACMObservation</w:t>
            </w:r>
          </w:p>
          <w:p w14:paraId="466361C5" w14:textId="77777777" w:rsidR="00E83F03" w:rsidRPr="001F42D3" w:rsidRDefault="00E83F03" w:rsidP="005C1693">
            <w:pPr>
              <w:pStyle w:val="TableEntry"/>
            </w:pPr>
            <w:r w:rsidRPr="001F42D3">
              <w:t>alertTimestamp=“alertTimestamp”</w:t>
            </w:r>
          </w:p>
          <w:p w14:paraId="6DAA9E93" w14:textId="77777777" w:rsidR="00E83F03" w:rsidRPr="001F42D3" w:rsidRDefault="00E83F03" w:rsidP="005C1693">
            <w:pPr>
              <w:pStyle w:val="TableEntry"/>
            </w:pPr>
            <w:r w:rsidRPr="001F42D3">
              <w:t>fillerOrderNumber=“fillerOrderNumber”</w:t>
            </w:r>
          </w:p>
          <w:p w14:paraId="45926FB4" w14:textId="77777777" w:rsidR="00E83F03" w:rsidRPr="001F42D3" w:rsidRDefault="00E83F03" w:rsidP="005C1693">
            <w:pPr>
              <w:pStyle w:val="TableEntry"/>
            </w:pPr>
            <w:r w:rsidRPr="001F42D3">
              <w:t>parentFillerOrderNumber=“parentFillerOrderNumber”</w:t>
            </w:r>
          </w:p>
        </w:tc>
      </w:tr>
      <w:tr w:rsidR="00E83F03" w:rsidRPr="001F42D3" w14:paraId="540062D5" w14:textId="77777777" w:rsidTr="005C1693">
        <w:trPr>
          <w:cantSplit/>
          <w:jc w:val="center"/>
        </w:trPr>
        <w:tc>
          <w:tcPr>
            <w:tcW w:w="1664" w:type="dxa"/>
          </w:tcPr>
          <w:p w14:paraId="6E137F61" w14:textId="77777777" w:rsidR="00E83F03" w:rsidRPr="001F42D3" w:rsidRDefault="00E83F03" w:rsidP="005C1693">
            <w:pPr>
              <w:pStyle w:val="TableEntry"/>
            </w:pPr>
            <w:r w:rsidRPr="001F42D3">
              <w:t>PCD-06 Disseminate Alert</w:t>
            </w:r>
          </w:p>
          <w:p w14:paraId="7D0AA731" w14:textId="77777777" w:rsidR="00E83F03" w:rsidRPr="001F42D3" w:rsidRDefault="00E83F03" w:rsidP="005C1693">
            <w:pPr>
              <w:pStyle w:val="TableEntry"/>
            </w:pPr>
            <w:r w:rsidRPr="001F42D3">
              <w:t>Alert update</w:t>
            </w:r>
          </w:p>
        </w:tc>
        <w:tc>
          <w:tcPr>
            <w:tcW w:w="1578" w:type="dxa"/>
          </w:tcPr>
          <w:p w14:paraId="1CBD05DA" w14:textId="77777777" w:rsidR="00E83F03" w:rsidRPr="001F42D3" w:rsidRDefault="00E83F03" w:rsidP="005C1693">
            <w:pPr>
              <w:pStyle w:val="TableEntry"/>
            </w:pPr>
            <w:r w:rsidRPr="001F42D3">
              <w:t>other than start, start_only, present</w:t>
            </w:r>
          </w:p>
        </w:tc>
        <w:tc>
          <w:tcPr>
            <w:tcW w:w="1717" w:type="dxa"/>
          </w:tcPr>
          <w:p w14:paraId="1A964A33" w14:textId="77777777" w:rsidR="00E83F03" w:rsidRPr="001F42D3" w:rsidRDefault="00E83F03" w:rsidP="005C1693">
            <w:pPr>
              <w:pStyle w:val="TableEntry"/>
            </w:pPr>
            <w:r w:rsidRPr="001F42D3">
              <w:rPr>
                <w:szCs w:val="18"/>
              </w:rPr>
              <w:t>wctp-SubmitRequest</w:t>
            </w:r>
          </w:p>
        </w:tc>
        <w:tc>
          <w:tcPr>
            <w:tcW w:w="4615" w:type="dxa"/>
          </w:tcPr>
          <w:p w14:paraId="12A93D61" w14:textId="77777777" w:rsidR="00E83F03" w:rsidRPr="001F42D3" w:rsidRDefault="00E83F03" w:rsidP="005C1693">
            <w:pPr>
              <w:pStyle w:val="TableEntry"/>
            </w:pPr>
            <w:r w:rsidRPr="001F42D3">
              <w:t>HL7 identifiers within WCTP transaction</w:t>
            </w:r>
          </w:p>
          <w:p w14:paraId="01A46438" w14:textId="77777777" w:rsidR="00E83F03" w:rsidRPr="001F42D3" w:rsidRDefault="00E83F03" w:rsidP="005C1693">
            <w:pPr>
              <w:pStyle w:val="TableEntry"/>
            </w:pPr>
            <w:r w:rsidRPr="001F42D3">
              <w:t xml:space="preserve">    &lt;wctp-IHEPCDACMObservation</w:t>
            </w:r>
          </w:p>
          <w:p w14:paraId="1AA571BE" w14:textId="77777777" w:rsidR="00E83F03" w:rsidRPr="001F42D3" w:rsidRDefault="00E83F03" w:rsidP="005C1693">
            <w:pPr>
              <w:pStyle w:val="TableEntry"/>
            </w:pPr>
            <w:r w:rsidRPr="001F42D3">
              <w:t>alertTimestamp=“alertTimestamp”</w:t>
            </w:r>
          </w:p>
          <w:p w14:paraId="58093EBF" w14:textId="77777777" w:rsidR="00E83F03" w:rsidRPr="001F42D3" w:rsidRDefault="00E83F03" w:rsidP="005C1693">
            <w:pPr>
              <w:pStyle w:val="TableEntry"/>
            </w:pPr>
            <w:r w:rsidRPr="001F42D3">
              <w:t>fillerOrderNumber=“fillerOrderNumber”</w:t>
            </w:r>
          </w:p>
          <w:p w14:paraId="75B8F79E" w14:textId="77777777" w:rsidR="00E83F03" w:rsidRPr="001F42D3" w:rsidRDefault="00E83F03" w:rsidP="005C1693">
            <w:pPr>
              <w:pStyle w:val="TableEntry"/>
            </w:pPr>
            <w:r w:rsidRPr="001F42D3">
              <w:t>parentFillerOrderNumber=“parentFillerOrderNumber”</w:t>
            </w:r>
          </w:p>
        </w:tc>
      </w:tr>
      <w:tr w:rsidR="00E83F03" w:rsidRPr="001F42D3" w14:paraId="66E7900E" w14:textId="77777777" w:rsidTr="005C1693">
        <w:trPr>
          <w:cantSplit/>
          <w:jc w:val="center"/>
        </w:trPr>
        <w:tc>
          <w:tcPr>
            <w:tcW w:w="1664" w:type="dxa"/>
          </w:tcPr>
          <w:p w14:paraId="2DDC57BA" w14:textId="77777777" w:rsidR="00E83F03" w:rsidRPr="001F42D3" w:rsidRDefault="00E83F03" w:rsidP="005C1693">
            <w:pPr>
              <w:pStyle w:val="TableEntry"/>
            </w:pPr>
            <w:r w:rsidRPr="001F42D3">
              <w:t>PCD-07 Report Dissemination Alert Status - synchronous</w:t>
            </w:r>
          </w:p>
          <w:p w14:paraId="791E45F2" w14:textId="77777777" w:rsidR="00E83F03" w:rsidRPr="001F42D3" w:rsidRDefault="00E83F03" w:rsidP="005C1693">
            <w:pPr>
              <w:pStyle w:val="TableEntry"/>
            </w:pPr>
            <w:r w:rsidRPr="001F42D3">
              <w:t>Initial alert indication</w:t>
            </w:r>
          </w:p>
        </w:tc>
        <w:tc>
          <w:tcPr>
            <w:tcW w:w="1578" w:type="dxa"/>
          </w:tcPr>
          <w:p w14:paraId="196E4AC7" w14:textId="77777777" w:rsidR="00E83F03" w:rsidRPr="001F42D3" w:rsidRDefault="00E83F03" w:rsidP="005C1693">
            <w:pPr>
              <w:pStyle w:val="TableEntry"/>
            </w:pPr>
            <w:r w:rsidRPr="001F42D3">
              <w:t>start, start_only, present</w:t>
            </w:r>
          </w:p>
        </w:tc>
        <w:tc>
          <w:tcPr>
            <w:tcW w:w="1717" w:type="dxa"/>
          </w:tcPr>
          <w:p w14:paraId="3737837E" w14:textId="77777777" w:rsidR="00E83F03" w:rsidRPr="001F42D3" w:rsidRDefault="00E83F03" w:rsidP="005C1693">
            <w:pPr>
              <w:pStyle w:val="TableEntry"/>
              <w:rPr>
                <w:szCs w:val="18"/>
              </w:rPr>
            </w:pPr>
            <w:r w:rsidRPr="001F42D3">
              <w:rPr>
                <w:szCs w:val="18"/>
              </w:rPr>
              <w:t>wctp-Confirmation</w:t>
            </w:r>
          </w:p>
        </w:tc>
        <w:tc>
          <w:tcPr>
            <w:tcW w:w="4615" w:type="dxa"/>
          </w:tcPr>
          <w:p w14:paraId="67BC5263" w14:textId="77777777" w:rsidR="00E83F03" w:rsidRPr="001F42D3" w:rsidRDefault="00E83F03" w:rsidP="005C1693">
            <w:pPr>
              <w:pStyle w:val="TableEntry"/>
            </w:pPr>
            <w:r w:rsidRPr="001F42D3">
              <w:t>Synchronous response to wctp-SubmitRequest</w:t>
            </w:r>
          </w:p>
          <w:p w14:paraId="3EB18318" w14:textId="77777777" w:rsidR="00E83F03" w:rsidRPr="001F42D3" w:rsidRDefault="00E83F03" w:rsidP="005C1693">
            <w:pPr>
              <w:pStyle w:val="TableEntry"/>
            </w:pPr>
            <w:r w:rsidRPr="001F42D3">
              <w:t>HL7 identifiers not passed</w:t>
            </w:r>
          </w:p>
          <w:p w14:paraId="3AFF1579" w14:textId="77777777" w:rsidR="00E83F03" w:rsidRPr="001F42D3" w:rsidRDefault="00E83F03" w:rsidP="005C1693">
            <w:pPr>
              <w:pStyle w:val="TableEntry"/>
            </w:pPr>
            <w:r w:rsidRPr="001F42D3">
              <w:t>WCTP request/response messageID and transactionID not passed</w:t>
            </w:r>
          </w:p>
        </w:tc>
      </w:tr>
      <w:tr w:rsidR="00E83F03" w:rsidRPr="001F42D3" w14:paraId="641D3B8A" w14:textId="77777777" w:rsidTr="005C1693">
        <w:trPr>
          <w:cantSplit/>
          <w:jc w:val="center"/>
        </w:trPr>
        <w:tc>
          <w:tcPr>
            <w:tcW w:w="1664" w:type="dxa"/>
          </w:tcPr>
          <w:p w14:paraId="5C8E65C4" w14:textId="77777777" w:rsidR="00E83F03" w:rsidRPr="001F42D3" w:rsidRDefault="00E83F03" w:rsidP="005C1693">
            <w:pPr>
              <w:pStyle w:val="TableEntry"/>
            </w:pPr>
            <w:r w:rsidRPr="001F42D3">
              <w:t>PCD-07 Report Dissemination Alert Status - asynchronous</w:t>
            </w:r>
          </w:p>
          <w:p w14:paraId="5DE2F3A2" w14:textId="77777777" w:rsidR="00E83F03" w:rsidRPr="001F42D3" w:rsidRDefault="00E83F03" w:rsidP="005C1693">
            <w:pPr>
              <w:pStyle w:val="TableEntry"/>
            </w:pPr>
            <w:r w:rsidRPr="001F42D3">
              <w:t>All occurrences</w:t>
            </w:r>
          </w:p>
        </w:tc>
        <w:tc>
          <w:tcPr>
            <w:tcW w:w="1578" w:type="dxa"/>
          </w:tcPr>
          <w:p w14:paraId="66A9691D" w14:textId="77777777" w:rsidR="00E83F03" w:rsidRPr="001F42D3" w:rsidRDefault="00E83F03" w:rsidP="005C1693">
            <w:pPr>
              <w:pStyle w:val="TableEntry"/>
            </w:pPr>
            <w:r w:rsidRPr="001F42D3">
              <w:t>all</w:t>
            </w:r>
          </w:p>
        </w:tc>
        <w:tc>
          <w:tcPr>
            <w:tcW w:w="1717" w:type="dxa"/>
          </w:tcPr>
          <w:p w14:paraId="0C326085" w14:textId="77777777" w:rsidR="00E83F03" w:rsidRPr="001F42D3" w:rsidRDefault="00E83F03" w:rsidP="005C1693">
            <w:pPr>
              <w:pStyle w:val="TableEntry"/>
              <w:rPr>
                <w:szCs w:val="18"/>
              </w:rPr>
            </w:pPr>
            <w:r w:rsidRPr="001F42D3">
              <w:rPr>
                <w:szCs w:val="18"/>
              </w:rPr>
              <w:t>wctp-StatusInfo or</w:t>
            </w:r>
          </w:p>
          <w:p w14:paraId="03AD7FC6" w14:textId="77777777" w:rsidR="00E83F03" w:rsidRPr="001F42D3" w:rsidRDefault="00E83F03" w:rsidP="005C1693">
            <w:pPr>
              <w:pStyle w:val="TableEntry"/>
            </w:pPr>
            <w:r w:rsidRPr="001F42D3">
              <w:rPr>
                <w:szCs w:val="18"/>
              </w:rPr>
              <w:t>wctp-MessageReply</w:t>
            </w:r>
          </w:p>
        </w:tc>
        <w:tc>
          <w:tcPr>
            <w:tcW w:w="4615" w:type="dxa"/>
          </w:tcPr>
          <w:p w14:paraId="320B7DE9" w14:textId="77777777" w:rsidR="00E83F03" w:rsidRPr="001F42D3" w:rsidRDefault="00E83F03" w:rsidP="005C1693">
            <w:pPr>
              <w:pStyle w:val="TableEntry"/>
            </w:pPr>
            <w:r w:rsidRPr="001F42D3">
              <w:t>HL7 identifiers within WCTP not passed back</w:t>
            </w:r>
          </w:p>
          <w:p w14:paraId="7DEA2936" w14:textId="77777777" w:rsidR="00E83F03" w:rsidRPr="001F42D3" w:rsidRDefault="00E83F03" w:rsidP="005C1693">
            <w:pPr>
              <w:pStyle w:val="TableEntry"/>
            </w:pPr>
            <w:r w:rsidRPr="001F42D3">
              <w:t>WCTP messageID and transactionID</w:t>
            </w:r>
          </w:p>
          <w:p w14:paraId="1B3BE718" w14:textId="77777777" w:rsidR="00E83F03" w:rsidRPr="001F42D3" w:rsidRDefault="00E83F03" w:rsidP="005C1693">
            <w:pPr>
              <w:pStyle w:val="TableEntry"/>
            </w:pPr>
            <w:r w:rsidRPr="001F42D3">
              <w:t xml:space="preserve">    Must be mapped by AM and AC actors to their HL7 counterparts</w:t>
            </w:r>
          </w:p>
        </w:tc>
      </w:tr>
    </w:tbl>
    <w:p w14:paraId="50820356" w14:textId="77777777" w:rsidR="00E83F03" w:rsidRPr="001F42D3" w:rsidRDefault="00E83F03" w:rsidP="00E83F03">
      <w:pPr>
        <w:pStyle w:val="Default"/>
      </w:pPr>
    </w:p>
    <w:p w14:paraId="4C5BA65F" w14:textId="77777777" w:rsidR="00B11855" w:rsidRPr="001F42D3" w:rsidRDefault="003D003E" w:rsidP="005C1693">
      <w:pPr>
        <w:pStyle w:val="BodyText"/>
      </w:pPr>
      <w:r w:rsidRPr="001F42D3">
        <w:rPr>
          <w:b/>
          <w:bCs/>
        </w:rPr>
        <w:t>OBR-4   Universal Service ID</w:t>
      </w:r>
    </w:p>
    <w:p w14:paraId="730A6C11" w14:textId="7CFB8598" w:rsidR="00B11855" w:rsidRPr="001F42D3" w:rsidRDefault="003D003E" w:rsidP="005C1693">
      <w:pPr>
        <w:pStyle w:val="BodyText"/>
      </w:pPr>
      <w:r w:rsidRPr="001F42D3">
        <w:t xml:space="preserve">Definition: This field shall contain the identifier code for the requested observation/test/battery. This can refer to specific existing orders, or nonspecific “standing” orders. “Universal” procedure codes from a code set recognized by </w:t>
      </w:r>
      <w:r w:rsidR="006D613E" w:rsidRPr="001F42D3">
        <w:t>HL7</w:t>
      </w:r>
      <w:r w:rsidR="00995105" w:rsidRPr="001F42D3">
        <w:t xml:space="preserve"> </w:t>
      </w:r>
      <w:r w:rsidRPr="001F42D3">
        <w:t>should be used when available. Locally defined codes may be used by agreement where standardized codes are not available.</w:t>
      </w:r>
      <w:r w:rsidR="00FB22C3" w:rsidRPr="001F42D3">
        <w:t xml:space="preserve"> Check descriptions of particular PCD transactions for other requirements or recommendations.</w:t>
      </w:r>
    </w:p>
    <w:p w14:paraId="71E0B50B" w14:textId="77777777" w:rsidR="00B11855" w:rsidRPr="001F42D3" w:rsidRDefault="003D003E" w:rsidP="005C1693">
      <w:pPr>
        <w:pStyle w:val="BodyText"/>
      </w:pPr>
      <w:r w:rsidRPr="001F42D3">
        <w:t>When reporting events related to "standing" orders, as is common in patient monitoring, these codes may describe a generic service, for example:</w:t>
      </w:r>
    </w:p>
    <w:p w14:paraId="548E645A" w14:textId="584117F8" w:rsidR="00B11855" w:rsidRPr="001F42D3" w:rsidRDefault="003D003E" w:rsidP="005C1693">
      <w:pPr>
        <w:pStyle w:val="BodyText"/>
      </w:pPr>
      <w:r w:rsidRPr="001F42D3">
        <w:t>Examples of SNOMED CT (</w:t>
      </w:r>
      <w:r w:rsidR="006D613E" w:rsidRPr="001F42D3">
        <w:t>HL7</w:t>
      </w:r>
      <w:r w:rsidR="00995105" w:rsidRPr="001F42D3">
        <w:t xml:space="preserve"> </w:t>
      </w:r>
      <w:r w:rsidRPr="001F42D3">
        <w:t>Universal ID Type SCT) terms appropriate for use in this field:</w:t>
      </w:r>
    </w:p>
    <w:p w14:paraId="75ACA62F" w14:textId="77777777" w:rsidR="00A01166" w:rsidRPr="001F42D3" w:rsidRDefault="00A01166" w:rsidP="00A01166">
      <w:pPr>
        <w:pStyle w:val="HL7FieldIndent2"/>
        <w:ind w:left="0" w:hanging="2"/>
        <w:rPr>
          <w:noProof w:val="0"/>
        </w:rPr>
      </w:pPr>
    </w:p>
    <w:p w14:paraId="7B7062F0" w14:textId="77777777" w:rsidR="00B11855" w:rsidRPr="001F42D3" w:rsidRDefault="003D003E" w:rsidP="00A01166">
      <w:pPr>
        <w:pStyle w:val="ExampleValue"/>
        <w:rPr>
          <w:noProof w:val="0"/>
        </w:rPr>
      </w:pPr>
      <w:r w:rsidRPr="001F42D3">
        <w:rPr>
          <w:noProof w:val="0"/>
        </w:rPr>
        <w:t>266706003^Continuous ECG monitoring^SCT</w:t>
      </w:r>
    </w:p>
    <w:p w14:paraId="219099C9" w14:textId="77777777" w:rsidR="00B11855" w:rsidRPr="001F42D3" w:rsidRDefault="003D003E" w:rsidP="00A01166">
      <w:pPr>
        <w:pStyle w:val="ExampleValue"/>
        <w:rPr>
          <w:noProof w:val="0"/>
        </w:rPr>
      </w:pPr>
      <w:r w:rsidRPr="001F42D3">
        <w:rPr>
          <w:noProof w:val="0"/>
        </w:rPr>
        <w:t>359772000^glucose monitoring at home^SCT</w:t>
      </w:r>
    </w:p>
    <w:p w14:paraId="43686C97" w14:textId="77777777" w:rsidR="00B11855" w:rsidRPr="001F42D3" w:rsidRDefault="003D003E" w:rsidP="00A01166">
      <w:pPr>
        <w:pStyle w:val="ExampleValue"/>
        <w:rPr>
          <w:noProof w:val="0"/>
        </w:rPr>
      </w:pPr>
      <w:r w:rsidRPr="001F42D3">
        <w:rPr>
          <w:noProof w:val="0"/>
        </w:rPr>
        <w:t>182777000^monitoring of patient ^SCT</w:t>
      </w:r>
    </w:p>
    <w:p w14:paraId="181ABC04" w14:textId="77777777" w:rsidR="00B11855" w:rsidRPr="001F42D3" w:rsidRDefault="003D003E" w:rsidP="005C1693">
      <w:pPr>
        <w:pStyle w:val="BodyText"/>
      </w:pPr>
      <w:r w:rsidRPr="001F42D3">
        <w:t xml:space="preserve">In some contexts, the service identifier used in this field may usefully contain information on which the receiving system can base decisions about further processing for the message, </w:t>
      </w:r>
      <w:r w:rsidRPr="001F42D3">
        <w:lastRenderedPageBreak/>
        <w:t>including not processing the message if the content is not wanted (e.g., waveform information that the receiving system is not able to use).</w:t>
      </w:r>
    </w:p>
    <w:p w14:paraId="54ABB327" w14:textId="2FBBC560" w:rsidR="00B11855" w:rsidRPr="001F42D3" w:rsidRDefault="00066F48" w:rsidP="005C1693">
      <w:pPr>
        <w:pStyle w:val="BodyText"/>
      </w:pPr>
      <w:r w:rsidRPr="001F42D3">
        <w:t>MDC codes are preferred to SNOMED CT terms; however, local codes are also permissible if no MDC code or SNOMED CT term is defined,</w:t>
      </w:r>
      <w:r w:rsidR="003D003E" w:rsidRPr="001F42D3">
        <w:t>, but users of this Technical Framework who encounter a situation where a new type of service related to patient care devices is identified should submit a description of the service to the PCD Technical Committee so that provisional codes can be defined, and permanent codes requested from an appropriate standards development organization.</w:t>
      </w:r>
    </w:p>
    <w:p w14:paraId="5A04C6DE" w14:textId="3E5802B7" w:rsidR="00B11855" w:rsidRPr="001F42D3" w:rsidRDefault="003D003E" w:rsidP="00A01166">
      <w:pPr>
        <w:pStyle w:val="HL7FieldIndent2"/>
        <w:ind w:left="0" w:hanging="2"/>
        <w:rPr>
          <w:noProof w:val="0"/>
        </w:rPr>
      </w:pPr>
      <w:r w:rsidRPr="001F42D3">
        <w:rPr>
          <w:noProof w:val="0"/>
        </w:rPr>
        <w:t>An accepted "legacy" usage is for OBR-4 to contain an EUI-64 identification for the sending system. This was required in previous versions of this Technical Framework. This is acceptable as a local code for a "service" that consists of sending the PCD data that the particular system is configured to send</w:t>
      </w:r>
      <w:r w:rsidR="00911B50" w:rsidRPr="001F42D3">
        <w:rPr>
          <w:noProof w:val="0"/>
        </w:rPr>
        <w:t>,</w:t>
      </w:r>
      <w:r w:rsidRPr="001F42D3">
        <w:rPr>
          <w:noProof w:val="0"/>
        </w:rPr>
        <w:t xml:space="preserve"> and which is understood by the receiving system, by local agreement.</w:t>
      </w:r>
    </w:p>
    <w:p w14:paraId="044E1B7A" w14:textId="2DCC5E36" w:rsidR="00B11855" w:rsidRPr="001F42D3" w:rsidRDefault="003D003E" w:rsidP="00A01166">
      <w:pPr>
        <w:pStyle w:val="HL7FieldIndent2"/>
        <w:ind w:left="0" w:hanging="2"/>
        <w:rPr>
          <w:noProof w:val="0"/>
        </w:rPr>
      </w:pPr>
      <w:r w:rsidRPr="001F42D3">
        <w:rPr>
          <w:noProof w:val="0"/>
        </w:rPr>
        <w:t xml:space="preserve">In communications related to infusion orders, the “service” identified </w:t>
      </w:r>
      <w:r w:rsidR="00A01166" w:rsidRPr="001F42D3">
        <w:rPr>
          <w:noProof w:val="0"/>
        </w:rPr>
        <w:t>in OBR-4</w:t>
      </w:r>
      <w:r w:rsidRPr="001F42D3">
        <w:rPr>
          <w:noProof w:val="0"/>
        </w:rPr>
        <w:t xml:space="preserve"> is the substance to be administered: when a device generates a </w:t>
      </w:r>
      <w:r w:rsidR="00647994" w:rsidRPr="001F42D3">
        <w:rPr>
          <w:noProof w:val="0"/>
        </w:rPr>
        <w:t>PCD-01</w:t>
      </w:r>
      <w:r w:rsidRPr="001F42D3">
        <w:rPr>
          <w:noProof w:val="0"/>
        </w:rPr>
        <w:t xml:space="preserve"> message as a result of a </w:t>
      </w:r>
      <w:r w:rsidR="00647994" w:rsidRPr="001F42D3">
        <w:rPr>
          <w:noProof w:val="0"/>
        </w:rPr>
        <w:t>PCD-03</w:t>
      </w:r>
      <w:r w:rsidRPr="001F42D3">
        <w:rPr>
          <w:noProof w:val="0"/>
        </w:rPr>
        <w:t xml:space="preserve"> request/order, then the requested Give Code from that order should be reflected back in the OBR-4 field. The sender may use an equivalent code for the same requested item. The sender may not use a code that equates to a different item than what was requested. When the </w:t>
      </w:r>
      <w:r w:rsidR="00647994" w:rsidRPr="001F42D3">
        <w:rPr>
          <w:noProof w:val="0"/>
        </w:rPr>
        <w:t>[PCD-01]</w:t>
      </w:r>
      <w:r w:rsidRPr="001F42D3">
        <w:rPr>
          <w:noProof w:val="0"/>
        </w:rPr>
        <w:t xml:space="preserve"> is not related to a </w:t>
      </w:r>
      <w:r w:rsidR="00647994" w:rsidRPr="001F42D3">
        <w:rPr>
          <w:noProof w:val="0"/>
        </w:rPr>
        <w:t>[PCD-03]</w:t>
      </w:r>
      <w:r w:rsidRPr="001F42D3">
        <w:rPr>
          <w:noProof w:val="0"/>
        </w:rPr>
        <w:t xml:space="preserve"> order, this code should reflect the service being rendered for the patient (i.e., the medication), when known. If a medication has been selected on the pump, the value of the code will relate to the medication as it is defined in the pump’s drug library. As long as the pump drug library is in synch with the receiving system, the value will match the receiving system’s code for the substance being administered. If no medication has been selected on the pump, this field can be populated with a local “unknown medication” identifier and description. Alternatively, “999999” can be used as the identifier and “Medication Unknown” can be used as the description. </w:t>
      </w:r>
    </w:p>
    <w:p w14:paraId="4380CF38" w14:textId="77777777" w:rsidR="00B11855" w:rsidRPr="001F42D3" w:rsidRDefault="003D003E" w:rsidP="00A01166">
      <w:pPr>
        <w:pStyle w:val="HL7FieldIndent2"/>
        <w:ind w:left="0" w:hanging="2"/>
        <w:rPr>
          <w:noProof w:val="0"/>
        </w:rPr>
      </w:pPr>
      <w:r w:rsidRPr="001F42D3">
        <w:rPr>
          <w:noProof w:val="0"/>
        </w:rPr>
        <w:t>In the transactions of the Alert Communication Management Profile, this field contains the identifier code for the packaged message content type, such as ALARM, WAVEFORM, EVENT, PROCEDURE, TREND, etc.</w:t>
      </w:r>
    </w:p>
    <w:p w14:paraId="3F9A5E27" w14:textId="544179C2" w:rsidR="00B11855" w:rsidRPr="001F42D3" w:rsidRDefault="003D003E" w:rsidP="00A01166">
      <w:pPr>
        <w:pStyle w:val="HL7FieldIndent2"/>
        <w:ind w:left="0" w:hanging="2"/>
        <w:rPr>
          <w:noProof w:val="0"/>
        </w:rPr>
      </w:pPr>
      <w:r w:rsidRPr="001F42D3">
        <w:rPr>
          <w:noProof w:val="0"/>
        </w:rPr>
        <w:t xml:space="preserve">See Appendix A ISO/IEEE 11073 Mapping to </w:t>
      </w:r>
      <w:r w:rsidR="006D613E" w:rsidRPr="001F42D3">
        <w:rPr>
          <w:noProof w:val="0"/>
        </w:rPr>
        <w:t>HL7</w:t>
      </w:r>
      <w:r w:rsidR="00995105" w:rsidRPr="001F42D3">
        <w:rPr>
          <w:noProof w:val="0"/>
        </w:rPr>
        <w:t xml:space="preserve"> </w:t>
      </w:r>
      <w:r w:rsidRPr="001F42D3">
        <w:rPr>
          <w:noProof w:val="0"/>
        </w:rPr>
        <w:t>for further details.</w:t>
      </w:r>
    </w:p>
    <w:p w14:paraId="201ACA99" w14:textId="6EE8DA32" w:rsidR="00B11855" w:rsidRPr="001F42D3" w:rsidRDefault="003D003E" w:rsidP="00A01166">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V2.6 Section 7.4.1.4 for details related to OBR-4</w:t>
      </w:r>
    </w:p>
    <w:p w14:paraId="3EDB0D8C" w14:textId="77777777" w:rsidR="00B11855" w:rsidRPr="001F42D3" w:rsidRDefault="003D003E" w:rsidP="005C1693">
      <w:pPr>
        <w:pStyle w:val="BodyText"/>
      </w:pPr>
      <w:r w:rsidRPr="001F42D3">
        <w:rPr>
          <w:b/>
          <w:bCs/>
        </w:rPr>
        <w:t>OBR-7   Observation Date/Time</w:t>
      </w:r>
    </w:p>
    <w:p w14:paraId="74A39603" w14:textId="54317F42" w:rsidR="00B11855" w:rsidRPr="001F42D3" w:rsidRDefault="003D003E" w:rsidP="005C1693">
      <w:pPr>
        <w:pStyle w:val="BodyText"/>
      </w:pPr>
      <w:r w:rsidRPr="001F42D3">
        <w:t>Specifies the time point or start of time interval for all OBX segments within the scope of this OBR segment, that is, OBX segments that are part of the ORDER_OBSERVATION segment group, that do not specify an overriding time point in OBX-14. (The presence of an overriding time point in OBX-14 signals an episodic measurement such as noninvasive blood pressure. The absence of an overriding time point in OBX-14 implies that this is an instance of a periodically sampled observation with a time stamp given by OBR-7. This distinction can also be made explicit</w:t>
      </w:r>
      <w:r w:rsidR="00703D8F" w:rsidRPr="001F42D3">
        <w:t>ly in OBX-17 Observation Method</w:t>
      </w:r>
      <w:r w:rsidR="004824A8" w:rsidRPr="001F42D3">
        <w:t xml:space="preserve"> (see entry for that field, below)</w:t>
      </w:r>
      <w:r w:rsidRPr="001F42D3">
        <w:t>.</w:t>
      </w:r>
      <w:r w:rsidR="004824A8" w:rsidRPr="001F42D3">
        <w:t xml:space="preserve"> See also Appendix </w:t>
      </w:r>
      <w:r w:rsidR="00E51575" w:rsidRPr="001F42D3">
        <w:t xml:space="preserve">B.8.7 </w:t>
      </w:r>
      <w:r w:rsidR="004824A8" w:rsidRPr="001F42D3">
        <w:t>for a discussion of general considerations concerning time stamps in IHE PCD messages</w:t>
      </w:r>
      <w:r w:rsidR="009753FB" w:rsidRPr="001F42D3">
        <w:t xml:space="preserve">, </w:t>
      </w:r>
      <w:r w:rsidR="009753FB" w:rsidRPr="001F42D3">
        <w:lastRenderedPageBreak/>
        <w:t xml:space="preserve">and Appendix C.4 for details on the time zone offset in the DTM data type in </w:t>
      </w:r>
      <w:r w:rsidR="006E73C1" w:rsidRPr="001F42D3">
        <w:t>IHE Devices Technical Framework</w:t>
      </w:r>
      <w:r w:rsidR="004824A8" w:rsidRPr="001F42D3">
        <w:t>.</w:t>
      </w:r>
    </w:p>
    <w:p w14:paraId="42BEEF58" w14:textId="77777777" w:rsidR="00B11855" w:rsidRPr="001F42D3" w:rsidRDefault="003D003E" w:rsidP="005C1693">
      <w:pPr>
        <w:pStyle w:val="BodyText"/>
      </w:pPr>
      <w:r w:rsidRPr="001F42D3">
        <w:rPr>
          <w:b/>
          <w:bCs/>
        </w:rPr>
        <w:t>OBR-8   Observation End Date/Time</w:t>
      </w:r>
    </w:p>
    <w:p w14:paraId="31F0DF5B" w14:textId="77777777" w:rsidR="00B11855" w:rsidRPr="001F42D3" w:rsidRDefault="003D003E" w:rsidP="005C1693">
      <w:pPr>
        <w:pStyle w:val="BodyText"/>
      </w:pPr>
      <w:r w:rsidRPr="001F42D3">
        <w:t xml:space="preserve">If OBR-8 is not specified, OBR-7 specifies the </w:t>
      </w:r>
      <w:r w:rsidRPr="001F42D3">
        <w:rPr>
          <w:rStyle w:val="Emphasis"/>
        </w:rPr>
        <w:t>default time point</w:t>
      </w:r>
      <w:r w:rsidRPr="001F42D3">
        <w:t xml:space="preserve"> for all OBX segments within its scope that do not specify an overriding time point in OBX-14.</w:t>
      </w:r>
      <w:r w:rsidR="004824A8" w:rsidRPr="001F42D3">
        <w:t xml:space="preserve"> See also Appendix </w:t>
      </w:r>
      <w:r w:rsidR="00E51575" w:rsidRPr="001F42D3">
        <w:t xml:space="preserve">B.8.7 </w:t>
      </w:r>
      <w:r w:rsidR="004824A8" w:rsidRPr="001F42D3">
        <w:t>for a discussion of general considerations concerning time stamps in IHE PCD messages.</w:t>
      </w:r>
    </w:p>
    <w:p w14:paraId="00B57E7A" w14:textId="77777777" w:rsidR="00B11855" w:rsidRPr="001F42D3" w:rsidRDefault="003D003E" w:rsidP="005C1693">
      <w:pPr>
        <w:pStyle w:val="BodyText"/>
      </w:pPr>
      <w:r w:rsidRPr="001F42D3">
        <w:t xml:space="preserve">If OBR-7 and OBR-8 are both specified, OBR-7 specifies the mathematically ‘closed’ interval boundary at the start of the time interval and OBR-8 specifies the mathematically ‘open’ end of the time interval. The interval [OBR-7, OBR-8) serves as the </w:t>
      </w:r>
      <w:r w:rsidRPr="001F42D3">
        <w:rPr>
          <w:rStyle w:val="Emphasis"/>
        </w:rPr>
        <w:t>default time interval</w:t>
      </w:r>
      <w:r w:rsidRPr="001F42D3">
        <w:t xml:space="preserve"> for all OBX segments within its scope that do not specify an overriding time point in OBX-14.</w:t>
      </w:r>
    </w:p>
    <w:p w14:paraId="4DC1CEAF" w14:textId="77777777" w:rsidR="00B11855" w:rsidRPr="001F42D3" w:rsidRDefault="003D003E" w:rsidP="005C1693">
      <w:pPr>
        <w:pStyle w:val="BodyText"/>
      </w:pPr>
      <w:r w:rsidRPr="001F42D3">
        <w:t>A single-valued OBX-5 is assumed to occur at time OBR</w:t>
      </w:r>
      <w:r w:rsidR="00F76540" w:rsidRPr="001F42D3">
        <w:rPr>
          <w:rFonts w:eastAsia="MS Mincho"/>
        </w:rPr>
        <w:t>-</w:t>
      </w:r>
      <w:r w:rsidRPr="001F42D3">
        <w:t xml:space="preserve">7 by default, and a multi-valued OBX-5 containing </w:t>
      </w:r>
      <w:r w:rsidRPr="001F42D3">
        <w:rPr>
          <w:rStyle w:val="Emphasis"/>
        </w:rPr>
        <w:t>N</w:t>
      </w:r>
      <w:r w:rsidRPr="001F42D3">
        <w:t xml:space="preserve"> values is assumed to be divided into </w:t>
      </w:r>
      <w:r w:rsidRPr="001F42D3">
        <w:rPr>
          <w:rStyle w:val="Emphasis"/>
        </w:rPr>
        <w:t>N</w:t>
      </w:r>
      <w:r w:rsidRPr="001F42D3">
        <w:t xml:space="preserve"> equal time sub-intervals, with the </w:t>
      </w:r>
      <w:r w:rsidRPr="001F42D3">
        <w:rPr>
          <w:rStyle w:val="Emphasis"/>
        </w:rPr>
        <w:t>Nth</w:t>
      </w:r>
      <w:r w:rsidRPr="001F42D3">
        <w:t xml:space="preserve"> value occurring at the beginning of each time sub-interval.</w:t>
      </w:r>
    </w:p>
    <w:p w14:paraId="1F22EA8A" w14:textId="76079E61" w:rsidR="00B11855" w:rsidRPr="001F42D3" w:rsidRDefault="003D003E" w:rsidP="005C1693">
      <w:pPr>
        <w:pStyle w:val="BodyText"/>
      </w:pPr>
      <w:r w:rsidRPr="001F42D3">
        <w:t xml:space="preserve">The default time interval [OBR-7, OBR-8) is equivalent the </w:t>
      </w:r>
      <w:r w:rsidR="006D613E" w:rsidRPr="001F42D3">
        <w:t>HL7</w:t>
      </w:r>
      <w:r w:rsidR="00995105" w:rsidRPr="001F42D3">
        <w:t xml:space="preserve"> </w:t>
      </w:r>
      <w:r w:rsidRPr="001F42D3">
        <w:t>V3 representation where inclusive="true" specifies a ‘closed’ boundary and inclusive="false" specifies an ‘open’ boundary for the ten second interval shown below.</w:t>
      </w:r>
    </w:p>
    <w:p w14:paraId="198C82B5" w14:textId="77777777" w:rsidR="00A01166" w:rsidRPr="001F42D3" w:rsidRDefault="00A01166" w:rsidP="005C1693">
      <w:pPr>
        <w:pStyle w:val="BodyText"/>
      </w:pPr>
    </w:p>
    <w:p w14:paraId="3E7F13AD" w14:textId="77777777" w:rsidR="00B11855" w:rsidRPr="001F42D3" w:rsidRDefault="003D003E" w:rsidP="00A01166">
      <w:pPr>
        <w:pStyle w:val="ExampleValue"/>
        <w:rPr>
          <w:noProof w:val="0"/>
        </w:rPr>
      </w:pPr>
      <w:r w:rsidRPr="001F42D3">
        <w:rPr>
          <w:noProof w:val="0"/>
        </w:rPr>
        <w:t xml:space="preserve">    &lt;effectiveTime&gt;</w:t>
      </w:r>
    </w:p>
    <w:p w14:paraId="2C2296FC" w14:textId="383E08A8" w:rsidR="00B11855" w:rsidRPr="001F42D3" w:rsidRDefault="003D003E" w:rsidP="00A01166">
      <w:pPr>
        <w:pStyle w:val="ExampleValue"/>
        <w:rPr>
          <w:noProof w:val="0"/>
        </w:rPr>
      </w:pPr>
      <w:r w:rsidRPr="001F42D3">
        <w:rPr>
          <w:noProof w:val="0"/>
        </w:rPr>
        <w:t xml:space="preserve">       &lt;low value="20100101091820.000</w:t>
      </w:r>
      <w:r w:rsidR="009753FB" w:rsidRPr="001F42D3">
        <w:rPr>
          <w:noProof w:val="0"/>
        </w:rPr>
        <w:t>+0000</w:t>
      </w:r>
      <w:r w:rsidRPr="001F42D3">
        <w:rPr>
          <w:noProof w:val="0"/>
        </w:rPr>
        <w:t>" inclusive="true" /&gt;</w:t>
      </w:r>
    </w:p>
    <w:p w14:paraId="460711CC" w14:textId="54AFA4ED" w:rsidR="00B11855" w:rsidRPr="001F42D3" w:rsidRDefault="003D003E" w:rsidP="00A01166">
      <w:pPr>
        <w:pStyle w:val="ExampleValue"/>
        <w:rPr>
          <w:noProof w:val="0"/>
        </w:rPr>
      </w:pPr>
      <w:r w:rsidRPr="001F42D3">
        <w:rPr>
          <w:noProof w:val="0"/>
        </w:rPr>
        <w:t xml:space="preserve">       &lt;high value="20100101091830.000</w:t>
      </w:r>
      <w:r w:rsidR="009753FB" w:rsidRPr="001F42D3">
        <w:rPr>
          <w:noProof w:val="0"/>
        </w:rPr>
        <w:t>+0000</w:t>
      </w:r>
      <w:r w:rsidRPr="001F42D3">
        <w:rPr>
          <w:noProof w:val="0"/>
        </w:rPr>
        <w:t>" inclusive="false" /&gt;</w:t>
      </w:r>
    </w:p>
    <w:p w14:paraId="18428731" w14:textId="77777777" w:rsidR="00B11855" w:rsidRPr="001F42D3" w:rsidRDefault="003D003E" w:rsidP="00A01166">
      <w:pPr>
        <w:pStyle w:val="ExampleValue"/>
        <w:rPr>
          <w:noProof w:val="0"/>
        </w:rPr>
      </w:pPr>
      <w:r w:rsidRPr="001F42D3">
        <w:rPr>
          <w:noProof w:val="0"/>
        </w:rPr>
        <w:t xml:space="preserve">    &lt;/effectiveTime&gt;</w:t>
      </w:r>
    </w:p>
    <w:p w14:paraId="4B493299" w14:textId="77777777" w:rsidR="00B11855" w:rsidRPr="001F42D3" w:rsidRDefault="00B11855" w:rsidP="00A01166">
      <w:pPr>
        <w:pStyle w:val="BodyText"/>
      </w:pPr>
    </w:p>
    <w:p w14:paraId="52270294" w14:textId="77777777" w:rsidR="00B11855" w:rsidRPr="001F42D3" w:rsidRDefault="003D003E" w:rsidP="00CF5627">
      <w:pPr>
        <w:pStyle w:val="BodyText"/>
      </w:pPr>
      <w:r w:rsidRPr="001F42D3">
        <w:rPr>
          <w:b/>
          <w:bCs/>
        </w:rPr>
        <w:t>OBR-10 Collector Identifier</w:t>
      </w:r>
    </w:p>
    <w:p w14:paraId="3D9AD04B" w14:textId="1D53F6F0" w:rsidR="00B11855" w:rsidRPr="001F42D3" w:rsidRDefault="003D003E" w:rsidP="00A01166">
      <w:pPr>
        <w:pStyle w:val="HL7FieldIndent2"/>
        <w:ind w:left="0" w:hanging="2"/>
        <w:rPr>
          <w:noProof w:val="0"/>
        </w:rPr>
      </w:pPr>
      <w:r w:rsidRPr="001F42D3">
        <w:rPr>
          <w:noProof w:val="0"/>
        </w:rPr>
        <w:t xml:space="preserve">When a specimen is required for the study, this field is available to identify the person, department, or facility that collected the specimen. Refer to the </w:t>
      </w:r>
      <w:r w:rsidR="006D613E" w:rsidRPr="001F42D3">
        <w:rPr>
          <w:noProof w:val="0"/>
        </w:rPr>
        <w:t>HL7</w:t>
      </w:r>
      <w:r w:rsidR="00995105" w:rsidRPr="001F42D3">
        <w:rPr>
          <w:noProof w:val="0"/>
        </w:rPr>
        <w:t xml:space="preserve"> </w:t>
      </w:r>
      <w:r w:rsidRPr="001F42D3">
        <w:rPr>
          <w:noProof w:val="0"/>
        </w:rPr>
        <w:t>v2.6 specification for details of the XCN data type. IHE PCD does not further constrain this field.</w:t>
      </w:r>
    </w:p>
    <w:p w14:paraId="77358FA1" w14:textId="77777777" w:rsidR="00B11855" w:rsidRPr="001F42D3" w:rsidRDefault="003D003E" w:rsidP="00CF5627">
      <w:pPr>
        <w:pStyle w:val="BodyText"/>
      </w:pPr>
      <w:r w:rsidRPr="001F42D3">
        <w:rPr>
          <w:b/>
          <w:bCs/>
        </w:rPr>
        <w:t>OBR-17 Order Callback Phone Number (XTN) 00250</w:t>
      </w:r>
    </w:p>
    <w:p w14:paraId="5CD41124" w14:textId="77777777" w:rsidR="00B11855" w:rsidRPr="001F42D3" w:rsidRDefault="003D003E" w:rsidP="00A01166">
      <w:pPr>
        <w:pStyle w:val="HL7FieldIndent2"/>
        <w:ind w:left="0" w:hanging="2"/>
        <w:rPr>
          <w:noProof w:val="0"/>
        </w:rPr>
      </w:pPr>
      <w:r w:rsidRPr="001F42D3">
        <w:rPr>
          <w:noProof w:val="0"/>
        </w:rPr>
        <w:t>This field is the telephone number for reporting a status or a result using the standard format with extension and/or beeper number when applicable</w:t>
      </w:r>
      <w:r w:rsidR="00CA3A2C" w:rsidRPr="001F42D3">
        <w:rPr>
          <w:noProof w:val="0"/>
        </w:rPr>
        <w:t xml:space="preserve">. </w:t>
      </w:r>
      <w:r w:rsidRPr="001F42D3">
        <w:rPr>
          <w:noProof w:val="0"/>
        </w:rPr>
        <w:t>This can be used to pass the nurse call system patient station telephony call back information to the caregiver</w:t>
      </w:r>
      <w:r w:rsidR="00CA3A2C" w:rsidRPr="001F42D3">
        <w:rPr>
          <w:noProof w:val="0"/>
        </w:rPr>
        <w:t xml:space="preserve">. </w:t>
      </w:r>
      <w:r w:rsidRPr="001F42D3">
        <w:rPr>
          <w:noProof w:val="0"/>
        </w:rPr>
        <w:t>If the structure of the telephony dial string is not known then the call back number should be in the Unformatted Telephone number (ST) component of the field.</w:t>
      </w:r>
    </w:p>
    <w:p w14:paraId="4EA28372" w14:textId="77777777" w:rsidR="00B11855" w:rsidRPr="001F42D3" w:rsidRDefault="003D003E" w:rsidP="00CF5627">
      <w:pPr>
        <w:pStyle w:val="BodyText"/>
      </w:pPr>
      <w:r w:rsidRPr="001F42D3">
        <w:rPr>
          <w:b/>
          <w:bCs/>
        </w:rPr>
        <w:t>OBR-28 Result Copies To (XCN) 00260</w:t>
      </w:r>
    </w:p>
    <w:p w14:paraId="4B997F6F" w14:textId="42553689" w:rsidR="00B11855" w:rsidRPr="001F42D3" w:rsidRDefault="003D003E" w:rsidP="00A01166">
      <w:pPr>
        <w:pStyle w:val="HL7FieldIndent2"/>
        <w:ind w:left="0" w:hanging="2"/>
        <w:rPr>
          <w:noProof w:val="0"/>
        </w:rPr>
      </w:pPr>
      <w:r w:rsidRPr="001F42D3">
        <w:rPr>
          <w:noProof w:val="0"/>
        </w:rPr>
        <w:t xml:space="preserve">This field should not be used in Report Alert [PCD-04] transactions to indicate PIN/Carrier or other recipients for alert </w:t>
      </w:r>
      <w:r w:rsidR="002A42F5" w:rsidRPr="001F42D3">
        <w:rPr>
          <w:noProof w:val="0"/>
        </w:rPr>
        <w:t>dissemination</w:t>
      </w:r>
      <w:r w:rsidR="00CA3A2C" w:rsidRPr="001F42D3">
        <w:rPr>
          <w:noProof w:val="0"/>
        </w:rPr>
        <w:t xml:space="preserve">. </w:t>
      </w:r>
      <w:r w:rsidR="00403636" w:rsidRPr="001F42D3">
        <w:rPr>
          <w:noProof w:val="0"/>
        </w:rPr>
        <w:t>Instead,</w:t>
      </w:r>
      <w:r w:rsidR="002A42F5" w:rsidRPr="001F42D3">
        <w:rPr>
          <w:noProof w:val="0"/>
        </w:rPr>
        <w:t xml:space="preserve"> the </w:t>
      </w:r>
      <w:r w:rsidRPr="001F42D3">
        <w:rPr>
          <w:noProof w:val="0"/>
        </w:rPr>
        <w:t>Participant Information (PRT) segment</w:t>
      </w:r>
      <w:r w:rsidR="002A42F5" w:rsidRPr="001F42D3">
        <w:rPr>
          <w:noProof w:val="0"/>
        </w:rPr>
        <w:t xml:space="preserve"> introduced in </w:t>
      </w:r>
      <w:r w:rsidR="006D613E" w:rsidRPr="001F42D3">
        <w:rPr>
          <w:noProof w:val="0"/>
        </w:rPr>
        <w:t>HL7</w:t>
      </w:r>
      <w:r w:rsidR="00995105" w:rsidRPr="001F42D3">
        <w:rPr>
          <w:noProof w:val="0"/>
        </w:rPr>
        <w:t xml:space="preserve"> </w:t>
      </w:r>
      <w:r w:rsidR="002A42F5" w:rsidRPr="001F42D3">
        <w:rPr>
          <w:noProof w:val="0"/>
        </w:rPr>
        <w:t>v. 2.7 may be used in accordance with its definition in the base standard</w:t>
      </w:r>
      <w:r w:rsidRPr="001F42D3">
        <w:rPr>
          <w:noProof w:val="0"/>
        </w:rPr>
        <w:t>.</w:t>
      </w:r>
    </w:p>
    <w:p w14:paraId="5ABAA90D" w14:textId="77777777" w:rsidR="00B11855" w:rsidRPr="001F42D3" w:rsidRDefault="003D003E" w:rsidP="00CF5627">
      <w:pPr>
        <w:pStyle w:val="BodyText"/>
      </w:pPr>
      <w:r w:rsidRPr="001F42D3">
        <w:rPr>
          <w:b/>
          <w:bCs/>
        </w:rPr>
        <w:t>OBR-29 Parent (EIP) 00261</w:t>
      </w:r>
    </w:p>
    <w:p w14:paraId="28B3CFDD" w14:textId="12357904" w:rsidR="005F2535" w:rsidRPr="001F42D3" w:rsidRDefault="005F2535" w:rsidP="005F2535">
      <w:pPr>
        <w:pStyle w:val="HL7FieldIndent2"/>
        <w:ind w:left="0" w:hanging="2"/>
        <w:rPr>
          <w:noProof w:val="0"/>
        </w:rPr>
      </w:pPr>
      <w:r w:rsidRPr="001F42D3">
        <w:rPr>
          <w:noProof w:val="0"/>
        </w:rPr>
        <w:lastRenderedPageBreak/>
        <w:t xml:space="preserve">For the ACM </w:t>
      </w:r>
      <w:r w:rsidR="00277D6B">
        <w:rPr>
          <w:noProof w:val="0"/>
        </w:rPr>
        <w:t>Profile</w:t>
      </w:r>
      <w:r w:rsidRPr="001F42D3">
        <w:rPr>
          <w:noProof w:val="0"/>
        </w:rPr>
        <w:t xml:space="preserve">, alert onset Report Alert [PCD-04] instance transactions, those with Alert Phase (Event Current Phase) FACET values of </w:t>
      </w:r>
      <w:r w:rsidRPr="001F42D3">
        <w:rPr>
          <w:i/>
          <w:iCs/>
          <w:noProof w:val="0"/>
        </w:rPr>
        <w:t>start</w:t>
      </w:r>
      <w:r w:rsidRPr="001F42D3">
        <w:rPr>
          <w:noProof w:val="0"/>
        </w:rPr>
        <w:t xml:space="preserve">, </w:t>
      </w:r>
      <w:r w:rsidRPr="001F42D3">
        <w:rPr>
          <w:i/>
          <w:iCs/>
          <w:noProof w:val="0"/>
        </w:rPr>
        <w:t>start_only</w:t>
      </w:r>
      <w:r w:rsidRPr="001F42D3">
        <w:rPr>
          <w:noProof w:val="0"/>
        </w:rPr>
        <w:t xml:space="preserve">, </w:t>
      </w:r>
      <w:r w:rsidRPr="001F42D3">
        <w:rPr>
          <w:i/>
          <w:iCs/>
          <w:noProof w:val="0"/>
        </w:rPr>
        <w:t>tpoint</w:t>
      </w:r>
      <w:r w:rsidRPr="001F42D3">
        <w:rPr>
          <w:noProof w:val="0"/>
        </w:rPr>
        <w:t xml:space="preserve">, or </w:t>
      </w:r>
      <w:r w:rsidRPr="001F42D3">
        <w:rPr>
          <w:i/>
          <w:iCs/>
          <w:noProof w:val="0"/>
        </w:rPr>
        <w:t>present</w:t>
      </w:r>
      <w:r w:rsidRPr="001F42D3">
        <w:rPr>
          <w:noProof w:val="0"/>
        </w:rPr>
        <w:t>, the EI data type value in the OBR-29.2 Parent Result Observation Identifier field, the Filler Assigned Identifier component shall be either empty or contain the same value as in OBR-3 Filler Order Number</w:t>
      </w:r>
      <w:r w:rsidR="001F42D3">
        <w:rPr>
          <w:noProof w:val="0"/>
        </w:rPr>
        <w:t xml:space="preserve">. </w:t>
      </w:r>
      <w:r w:rsidRPr="001F42D3">
        <w:rPr>
          <w:noProof w:val="0"/>
        </w:rPr>
        <w:t>The presence or absence of a value in this component shall not be utilized as indication of alert onset.</w:t>
      </w:r>
    </w:p>
    <w:p w14:paraId="153A2210" w14:textId="77777777" w:rsidR="005F2535" w:rsidRPr="001F42D3" w:rsidRDefault="005F2535" w:rsidP="005F2535">
      <w:pPr>
        <w:pStyle w:val="HL7FieldIndent2"/>
        <w:ind w:left="0" w:hanging="2"/>
        <w:rPr>
          <w:noProof w:val="0"/>
        </w:rPr>
      </w:pPr>
    </w:p>
    <w:p w14:paraId="72396BF1" w14:textId="77777777" w:rsidR="005F2535" w:rsidRPr="001F42D3" w:rsidRDefault="005F2535" w:rsidP="005F2535">
      <w:pPr>
        <w:pStyle w:val="HL7FieldIndent2"/>
        <w:ind w:left="0" w:hanging="2"/>
        <w:rPr>
          <w:noProof w:val="0"/>
        </w:rPr>
      </w:pPr>
      <w:r w:rsidRPr="001F42D3">
        <w:rPr>
          <w:noProof w:val="0"/>
        </w:rPr>
        <w:t xml:space="preserve">For all other Report Alert [PCD-04] instance transactions, Alert Phase (Event Current Phase) FACET values other than </w:t>
      </w:r>
      <w:r w:rsidRPr="001F42D3">
        <w:rPr>
          <w:i/>
          <w:iCs/>
          <w:noProof w:val="0"/>
        </w:rPr>
        <w:t>start</w:t>
      </w:r>
      <w:r w:rsidRPr="001F42D3">
        <w:rPr>
          <w:noProof w:val="0"/>
        </w:rPr>
        <w:t xml:space="preserve">, </w:t>
      </w:r>
      <w:r w:rsidRPr="001F42D3">
        <w:rPr>
          <w:i/>
          <w:iCs/>
          <w:noProof w:val="0"/>
        </w:rPr>
        <w:t>start_only</w:t>
      </w:r>
      <w:r w:rsidRPr="001F42D3">
        <w:rPr>
          <w:noProof w:val="0"/>
        </w:rPr>
        <w:t xml:space="preserve">, </w:t>
      </w:r>
      <w:r w:rsidRPr="001F42D3">
        <w:rPr>
          <w:i/>
          <w:iCs/>
          <w:noProof w:val="0"/>
        </w:rPr>
        <w:t>tpoint</w:t>
      </w:r>
      <w:r w:rsidRPr="001F42D3">
        <w:rPr>
          <w:noProof w:val="0"/>
        </w:rPr>
        <w:t xml:space="preserve">, and </w:t>
      </w:r>
      <w:r w:rsidRPr="001F42D3">
        <w:rPr>
          <w:i/>
          <w:iCs/>
          <w:noProof w:val="0"/>
        </w:rPr>
        <w:t>present</w:t>
      </w:r>
      <w:r w:rsidRPr="001F42D3">
        <w:rPr>
          <w:noProof w:val="0"/>
        </w:rPr>
        <w:t>, the EI data type value in the OBR-29.2 Parent Result Observation Identifier field, the Filler Assigned Identifier component shall contain the EI data type value from OBR-3 Filler Order Number from the Report Alert [PCD-04] transaction instance associated with alert onset, the alert instance unique identifier.</w:t>
      </w:r>
    </w:p>
    <w:p w14:paraId="1FEEFC3B" w14:textId="77777777" w:rsidR="005F2535" w:rsidRPr="001F42D3" w:rsidRDefault="005F2535" w:rsidP="005F2535">
      <w:pPr>
        <w:pStyle w:val="HL7FieldIndent2"/>
        <w:ind w:left="0" w:hanging="2"/>
        <w:rPr>
          <w:noProof w:val="0"/>
        </w:rPr>
      </w:pPr>
    </w:p>
    <w:p w14:paraId="2E4F2AB1" w14:textId="28705AF5" w:rsidR="005F2535" w:rsidRPr="001F42D3" w:rsidRDefault="005F2535" w:rsidP="005F2535">
      <w:pPr>
        <w:pStyle w:val="HL7FieldIndent2"/>
        <w:ind w:left="0" w:hanging="2"/>
        <w:rPr>
          <w:noProof w:val="0"/>
        </w:rPr>
      </w:pPr>
      <w:r w:rsidRPr="001F42D3">
        <w:rPr>
          <w:noProof w:val="0"/>
        </w:rPr>
        <w:t xml:space="preserve">If the Alert Manager (AM) </w:t>
      </w:r>
      <w:r w:rsidR="00277D6B">
        <w:rPr>
          <w:noProof w:val="0"/>
        </w:rPr>
        <w:t>Actor</w:t>
      </w:r>
      <w:r w:rsidRPr="001F42D3">
        <w:rPr>
          <w:noProof w:val="0"/>
        </w:rPr>
        <w:t xml:space="preserve"> is not present for or has no record of the alert instance unique identifier and then receives a follow-on phase indication then the Alert Manager will utilize the value in OBR-29.2 Parent Result Observation Identifier field, the Filler Assigned Identifier component as the alert instance unique identifier.</w:t>
      </w:r>
    </w:p>
    <w:p w14:paraId="2E25982D" w14:textId="77777777" w:rsidR="005F2535" w:rsidRPr="001F42D3" w:rsidRDefault="005F2535" w:rsidP="005F2535">
      <w:pPr>
        <w:pStyle w:val="HL7FieldIndent2"/>
        <w:ind w:left="0" w:hanging="2"/>
        <w:rPr>
          <w:noProof w:val="0"/>
        </w:rPr>
      </w:pPr>
    </w:p>
    <w:p w14:paraId="734BC1F3" w14:textId="77777777" w:rsidR="005F2535" w:rsidRPr="001F42D3" w:rsidRDefault="005F2535" w:rsidP="005F2535">
      <w:pPr>
        <w:pStyle w:val="HL7FieldIndent2"/>
        <w:ind w:left="0" w:hanging="2"/>
        <w:rPr>
          <w:noProof w:val="0"/>
        </w:rPr>
      </w:pPr>
      <w:r w:rsidRPr="001F42D3">
        <w:rPr>
          <w:noProof w:val="0"/>
        </w:rPr>
        <w:t>When transcribing the components of the OBR-3 field value to the OBR-29.2 all subcomponents shall be transcribed and the component delimiters (^) replaced with subcomponent delimiters (&amp;).</w:t>
      </w:r>
    </w:p>
    <w:p w14:paraId="3C5C6BAF" w14:textId="77777777" w:rsidR="005F2535" w:rsidRPr="001F42D3" w:rsidRDefault="005F2535" w:rsidP="005F2535">
      <w:pPr>
        <w:pStyle w:val="HL7FieldIndent2"/>
        <w:ind w:left="0" w:hanging="2"/>
        <w:rPr>
          <w:noProof w:val="0"/>
        </w:rPr>
      </w:pPr>
    </w:p>
    <w:p w14:paraId="409BDB56" w14:textId="447B2297" w:rsidR="005F2535" w:rsidRPr="001F42D3" w:rsidRDefault="005F2535" w:rsidP="005C1693">
      <w:pPr>
        <w:pStyle w:val="TableTitle"/>
      </w:pPr>
      <w:r w:rsidRPr="001F42D3">
        <w:t>Table B.7-</w:t>
      </w:r>
      <w:r w:rsidR="004740C7" w:rsidRPr="001F42D3">
        <w:t>4</w:t>
      </w:r>
      <w:r w:rsidRPr="001F42D3">
        <w:t>: Report Alert [PCD-04] Alert Instance Identification Versus Transaction Identification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2067"/>
        <w:gridCol w:w="2714"/>
        <w:gridCol w:w="4569"/>
      </w:tblGrid>
      <w:tr w:rsidR="00B540F7" w:rsidRPr="001F42D3" w14:paraId="16EABF97" w14:textId="77777777" w:rsidTr="007F53D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63A4603" w14:textId="77777777" w:rsidR="005F2535" w:rsidRPr="001F42D3" w:rsidRDefault="005F2535" w:rsidP="005C1693">
            <w:pPr>
              <w:pStyle w:val="TableEntryHeader"/>
            </w:pPr>
            <w:r w:rsidRPr="001F42D3">
              <w:t>Alert Phase FACET (Event Current Phase)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749CBDC6" w14:textId="77777777" w:rsidR="005F2535" w:rsidRPr="001F42D3" w:rsidRDefault="005F2535" w:rsidP="005C1693">
            <w:pPr>
              <w:pStyle w:val="TableEntryHeader"/>
            </w:pPr>
            <w:r w:rsidRPr="001F42D3">
              <w:t>OBR-3 Filler Order Number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C294938" w14:textId="77777777" w:rsidR="005F2535" w:rsidRPr="001F42D3" w:rsidRDefault="005F2535" w:rsidP="005C1693">
            <w:pPr>
              <w:pStyle w:val="TableEntryHeader"/>
            </w:pPr>
            <w:r w:rsidRPr="001F42D3">
              <w:t>OBR-29.2 Parent Result Observation Identifier, Filler Assigned Identifier component</w:t>
            </w:r>
          </w:p>
        </w:tc>
      </w:tr>
      <w:tr w:rsidR="005F2535" w:rsidRPr="001F42D3" w14:paraId="71BD2F5B" w14:textId="77777777" w:rsidTr="007F53D9">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C4B9F4" w14:textId="77777777" w:rsidR="005F2535" w:rsidRPr="001F42D3" w:rsidRDefault="005F2535" w:rsidP="005C1693">
            <w:pPr>
              <w:pStyle w:val="TableEntry"/>
            </w:pPr>
            <w:r w:rsidRPr="001F42D3">
              <w:rPr>
                <w:i/>
                <w:iCs/>
              </w:rPr>
              <w:t>start</w:t>
            </w:r>
            <w:r w:rsidRPr="001F42D3">
              <w:t xml:space="preserve">, </w:t>
            </w:r>
            <w:r w:rsidRPr="001F42D3">
              <w:rPr>
                <w:i/>
                <w:iCs/>
              </w:rPr>
              <w:t>start_only</w:t>
            </w:r>
            <w:r w:rsidRPr="001F42D3">
              <w:t xml:space="preserve">, </w:t>
            </w:r>
            <w:r w:rsidRPr="001F42D3">
              <w:rPr>
                <w:i/>
                <w:iCs/>
              </w:rPr>
              <w:t>tpoint</w:t>
            </w:r>
            <w:r w:rsidRPr="001F42D3">
              <w:t xml:space="preserve">, </w:t>
            </w:r>
            <w:r w:rsidRPr="001F42D3">
              <w:rPr>
                <w:i/>
                <w:iCs/>
              </w:rPr>
              <w:t>present</w:t>
            </w:r>
            <w:r w:rsidRPr="001F42D3">
              <w:t xml:space="preserve"> (indicates alert onset)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EA507" w14:textId="77777777" w:rsidR="005F2535" w:rsidRPr="001F42D3" w:rsidRDefault="005F2535" w:rsidP="005C1693">
            <w:pPr>
              <w:pStyle w:val="TableEntry"/>
            </w:pPr>
            <w:r w:rsidRPr="001F42D3">
              <w:t>Unique transaction identifier (also in this instance the Alert instance unique identifier)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ADB9CA" w14:textId="77777777" w:rsidR="005F2535" w:rsidRPr="001F42D3" w:rsidRDefault="005F2535" w:rsidP="005C1693">
            <w:pPr>
              <w:pStyle w:val="TableEntry"/>
            </w:pPr>
            <w:r w:rsidRPr="001F42D3">
              <w:t>Either empty or a transcription of the OBR-3 component values to subcomponents while replacing the component delimiters (^) with subcomponent delimiters (&amp;)</w:t>
            </w:r>
          </w:p>
        </w:tc>
      </w:tr>
      <w:tr w:rsidR="005F2535" w:rsidRPr="001F42D3" w14:paraId="43D8018C" w14:textId="77777777" w:rsidTr="007F53D9">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EA003" w14:textId="77777777" w:rsidR="005F2535" w:rsidRPr="001F42D3" w:rsidRDefault="005F2535" w:rsidP="005C1693">
            <w:pPr>
              <w:pStyle w:val="TableEntry"/>
            </w:pPr>
            <w:r w:rsidRPr="001F42D3">
              <w:t>all other Alert Phase values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DD4092" w14:textId="77777777" w:rsidR="005F2535" w:rsidRPr="001F42D3" w:rsidRDefault="005F2535" w:rsidP="005C1693">
            <w:pPr>
              <w:pStyle w:val="TableEntry"/>
            </w:pPr>
            <w:r w:rsidRPr="001F42D3">
              <w:t>Unique transaction identifier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304B2" w14:textId="77777777" w:rsidR="005F2535" w:rsidRPr="001F42D3" w:rsidRDefault="005F2535" w:rsidP="005C1693">
            <w:pPr>
              <w:pStyle w:val="TableEntry"/>
            </w:pPr>
            <w:r w:rsidRPr="001F42D3">
              <w:t>Alert instance unique identifier, transcription of the value from OBR-3 from alert onset [PCD-04] transaction instance</w:t>
            </w:r>
          </w:p>
        </w:tc>
      </w:tr>
    </w:tbl>
    <w:p w14:paraId="50C02C61" w14:textId="77777777" w:rsidR="005F2535" w:rsidRPr="001F42D3" w:rsidRDefault="005F2535" w:rsidP="005F2535">
      <w:pPr>
        <w:pStyle w:val="HL7FieldIndent2"/>
        <w:ind w:left="0" w:hanging="2"/>
        <w:rPr>
          <w:noProof w:val="0"/>
        </w:rPr>
      </w:pPr>
    </w:p>
    <w:p w14:paraId="77735AE1" w14:textId="0CAA3E02" w:rsidR="005F2535" w:rsidRPr="001F42D3" w:rsidRDefault="005F2535" w:rsidP="005C1693">
      <w:pPr>
        <w:pStyle w:val="BodyText"/>
      </w:pPr>
      <w:r w:rsidRPr="001F42D3">
        <w:t xml:space="preserve">See the alert start and end example in </w:t>
      </w:r>
      <w:r w:rsidRPr="001F42D3">
        <w:fldChar w:fldCharType="begin"/>
      </w:r>
      <w:r w:rsidRPr="001F42D3">
        <w:instrText xml:space="preserve"> REF _Ref177737725 \h </w:instrText>
      </w:r>
      <w:r w:rsidR="0058613A" w:rsidRPr="001F42D3">
        <w:instrText xml:space="preserve"> \* MERGEFORMAT </w:instrText>
      </w:r>
      <w:r w:rsidRPr="001F42D3">
        <w:fldChar w:fldCharType="separate"/>
      </w:r>
      <w:r w:rsidRPr="001F42D3">
        <w:t>E.3.2 Alert - Qualitative (non-numeric) Alarm</w:t>
      </w:r>
      <w:r w:rsidRPr="001F42D3">
        <w:fldChar w:fldCharType="end"/>
      </w:r>
      <w:r w:rsidRPr="001F42D3">
        <w:t xml:space="preserve"> the Infusion Pump, Fluid Line Occlusion, Technical Alarm Indication</w:t>
      </w:r>
    </w:p>
    <w:p w14:paraId="4882206B" w14:textId="0D54CA9B" w:rsidR="00B11855" w:rsidRPr="001F42D3" w:rsidRDefault="00800492" w:rsidP="00B34AEB">
      <w:pPr>
        <w:pStyle w:val="Heading3"/>
        <w:numPr>
          <w:ilvl w:val="0"/>
          <w:numId w:val="0"/>
        </w:numPr>
        <w:rPr>
          <w:noProof w:val="0"/>
        </w:rPr>
      </w:pPr>
      <w:bookmarkStart w:id="1905" w:name="_Toc401769862"/>
      <w:bookmarkStart w:id="1906" w:name="OLE_LINK44"/>
      <w:bookmarkStart w:id="1907" w:name="OLE_LINK46"/>
      <w:bookmarkStart w:id="1908" w:name="_Toc214889772"/>
      <w:r w:rsidRPr="001F42D3">
        <w:rPr>
          <w:noProof w:val="0"/>
        </w:rPr>
        <w:lastRenderedPageBreak/>
        <w:t xml:space="preserve">B.7.1 </w:t>
      </w:r>
      <w:r w:rsidR="003D003E" w:rsidRPr="001F42D3">
        <w:rPr>
          <w:noProof w:val="0"/>
        </w:rPr>
        <w:t xml:space="preserve">OBR Observation Request Segment in ACM Transaction </w:t>
      </w:r>
      <w:r w:rsidR="00425190" w:rsidRPr="001F42D3">
        <w:rPr>
          <w:noProof w:val="0"/>
        </w:rPr>
        <w:t>[</w:t>
      </w:r>
      <w:bookmarkEnd w:id="1905"/>
      <w:r w:rsidR="00647994" w:rsidRPr="001F42D3">
        <w:rPr>
          <w:noProof w:val="0"/>
        </w:rPr>
        <w:t>PCD-04</w:t>
      </w:r>
      <w:r w:rsidR="00425190" w:rsidRPr="001F42D3">
        <w:rPr>
          <w:noProof w:val="0"/>
        </w:rPr>
        <w:t>]</w:t>
      </w:r>
      <w:bookmarkEnd w:id="1908"/>
    </w:p>
    <w:bookmarkEnd w:id="1906"/>
    <w:bookmarkEnd w:id="1907"/>
    <w:p w14:paraId="43228230" w14:textId="77777777" w:rsidR="00B11855" w:rsidRPr="001F42D3" w:rsidRDefault="003D003E" w:rsidP="00A01166">
      <w:pPr>
        <w:pStyle w:val="BodyText"/>
      </w:pPr>
      <w:r w:rsidRPr="001F42D3">
        <w:t>A Report Alert [PCD-04] transaction contains at most one alert indication.</w:t>
      </w:r>
    </w:p>
    <w:p w14:paraId="1DE932B2" w14:textId="77777777" w:rsidR="00285EFB" w:rsidRPr="001F42D3" w:rsidRDefault="00285EFB" w:rsidP="00A01166">
      <w:pPr>
        <w:pStyle w:val="BodyText"/>
      </w:pPr>
      <w:r w:rsidRPr="001F42D3">
        <w:t>Additional OBR/OBX segment groupings may appear in the Report Alert [PCD-04] transaction as the inclusion of a Waveform Content Module (WCM) to communicate waveform evidentiary data</w:t>
      </w:r>
      <w:r w:rsidR="002E782A" w:rsidRPr="001F42D3">
        <w:t xml:space="preserve">. </w:t>
      </w:r>
      <w:r w:rsidRPr="001F42D3">
        <w:t>See the Waveform Content Module (WCM) document for segment and field details.</w:t>
      </w:r>
    </w:p>
    <w:p w14:paraId="65725BB3" w14:textId="00AC6428" w:rsidR="000166DD" w:rsidRPr="001F42D3" w:rsidRDefault="003D003E" w:rsidP="00A01166">
      <w:pPr>
        <w:pStyle w:val="BodyText"/>
      </w:pPr>
      <w:r w:rsidRPr="001F42D3">
        <w:t xml:space="preserve">The OBR segment is used to uniquely identify the alert indication and the descendent alert status update indications. </w:t>
      </w:r>
    </w:p>
    <w:p w14:paraId="6F34CB26" w14:textId="5A19EEF9" w:rsidR="00B11855" w:rsidRPr="001F42D3" w:rsidRDefault="003D003E" w:rsidP="00CF5627">
      <w:pPr>
        <w:pStyle w:val="TableTitle"/>
      </w:pPr>
      <w:r w:rsidRPr="001F42D3">
        <w:t xml:space="preserve">Table B.7.1-1: </w:t>
      </w:r>
      <w:r w:rsidR="006D613E" w:rsidRPr="001F42D3">
        <w:t>HL7</w:t>
      </w:r>
      <w:r w:rsidR="00995105" w:rsidRPr="001F42D3">
        <w:t xml:space="preserve"> </w:t>
      </w:r>
      <w:r w:rsidRPr="001F42D3">
        <w:t>Attribute Table – OBR – Observation Result</w:t>
      </w:r>
    </w:p>
    <w:tbl>
      <w:tblPr>
        <w:tblW w:w="8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5"/>
        <w:gridCol w:w="827"/>
        <w:gridCol w:w="760"/>
        <w:gridCol w:w="828"/>
        <w:gridCol w:w="841"/>
        <w:gridCol w:w="934"/>
        <w:gridCol w:w="3640"/>
      </w:tblGrid>
      <w:tr w:rsidR="00C40FD5" w:rsidRPr="001F42D3" w14:paraId="7E10550E" w14:textId="77777777" w:rsidTr="00EB7483">
        <w:trPr>
          <w:cantSplit/>
          <w:tblHeader/>
          <w:jc w:val="center"/>
        </w:trPr>
        <w:tc>
          <w:tcPr>
            <w:tcW w:w="815" w:type="dxa"/>
            <w:shd w:val="clear" w:color="auto" w:fill="D9D9D9"/>
          </w:tcPr>
          <w:p w14:paraId="57626AF0" w14:textId="77777777" w:rsidR="00B11855" w:rsidRPr="001F42D3" w:rsidRDefault="003D003E" w:rsidP="006B1888">
            <w:pPr>
              <w:pStyle w:val="TableEntryHeader"/>
            </w:pPr>
            <w:r w:rsidRPr="001F42D3">
              <w:t>SEQ</w:t>
            </w:r>
          </w:p>
        </w:tc>
        <w:tc>
          <w:tcPr>
            <w:tcW w:w="827" w:type="dxa"/>
            <w:shd w:val="clear" w:color="auto" w:fill="D9D9D9"/>
          </w:tcPr>
          <w:p w14:paraId="75AD5605" w14:textId="77777777" w:rsidR="00B11855" w:rsidRPr="001F42D3" w:rsidRDefault="003D003E" w:rsidP="006B1888">
            <w:pPr>
              <w:pStyle w:val="TableEntryHeader"/>
            </w:pPr>
            <w:r w:rsidRPr="001F42D3">
              <w:t>LEN</w:t>
            </w:r>
          </w:p>
        </w:tc>
        <w:tc>
          <w:tcPr>
            <w:tcW w:w="760" w:type="dxa"/>
            <w:shd w:val="clear" w:color="auto" w:fill="D9D9D9"/>
          </w:tcPr>
          <w:p w14:paraId="15CA000B" w14:textId="77777777" w:rsidR="00B11855" w:rsidRPr="001F42D3" w:rsidRDefault="003D003E" w:rsidP="006B1888">
            <w:pPr>
              <w:pStyle w:val="TableEntryHeader"/>
            </w:pPr>
            <w:r w:rsidRPr="001F42D3">
              <w:t>DT</w:t>
            </w:r>
          </w:p>
        </w:tc>
        <w:tc>
          <w:tcPr>
            <w:tcW w:w="828" w:type="dxa"/>
            <w:shd w:val="clear" w:color="auto" w:fill="D9D9D9"/>
          </w:tcPr>
          <w:p w14:paraId="01707427" w14:textId="77777777" w:rsidR="00B11855" w:rsidRPr="001F42D3" w:rsidRDefault="003D003E" w:rsidP="006B1888">
            <w:pPr>
              <w:pStyle w:val="TableEntryHeader"/>
            </w:pPr>
            <w:r w:rsidRPr="001F42D3">
              <w:t>OPT</w:t>
            </w:r>
          </w:p>
        </w:tc>
        <w:tc>
          <w:tcPr>
            <w:tcW w:w="841" w:type="dxa"/>
            <w:shd w:val="clear" w:color="auto" w:fill="D9D9D9"/>
          </w:tcPr>
          <w:p w14:paraId="52249A97" w14:textId="77777777" w:rsidR="00B11855" w:rsidRPr="001F42D3" w:rsidRDefault="003D003E" w:rsidP="006B1888">
            <w:pPr>
              <w:pStyle w:val="TableEntryHeader"/>
            </w:pPr>
            <w:r w:rsidRPr="001F42D3">
              <w:t>RP/#</w:t>
            </w:r>
          </w:p>
        </w:tc>
        <w:tc>
          <w:tcPr>
            <w:tcW w:w="934" w:type="dxa"/>
            <w:shd w:val="clear" w:color="auto" w:fill="D9D9D9"/>
          </w:tcPr>
          <w:p w14:paraId="614B62F4" w14:textId="77777777" w:rsidR="00B11855" w:rsidRPr="001F42D3" w:rsidRDefault="003D003E" w:rsidP="006B1888">
            <w:pPr>
              <w:pStyle w:val="TableEntryHeader"/>
            </w:pPr>
            <w:r w:rsidRPr="001F42D3">
              <w:t>TBL#</w:t>
            </w:r>
          </w:p>
        </w:tc>
        <w:tc>
          <w:tcPr>
            <w:tcW w:w="3640" w:type="dxa"/>
            <w:shd w:val="clear" w:color="auto" w:fill="D9D9D9"/>
          </w:tcPr>
          <w:p w14:paraId="2420169D" w14:textId="77777777" w:rsidR="00B11855" w:rsidRPr="001F42D3" w:rsidRDefault="003D003E" w:rsidP="006B1888">
            <w:pPr>
              <w:pStyle w:val="TableEntryHeader"/>
            </w:pPr>
            <w:r w:rsidRPr="001F42D3">
              <w:t>ELEMENT NAME</w:t>
            </w:r>
          </w:p>
        </w:tc>
      </w:tr>
      <w:tr w:rsidR="00C40FD5" w:rsidRPr="001F42D3" w14:paraId="25D177D0" w14:textId="77777777" w:rsidTr="006C0E8E">
        <w:trPr>
          <w:cantSplit/>
          <w:jc w:val="center"/>
        </w:trPr>
        <w:tc>
          <w:tcPr>
            <w:tcW w:w="815" w:type="dxa"/>
          </w:tcPr>
          <w:p w14:paraId="539BF9FD" w14:textId="77777777" w:rsidR="00B11855" w:rsidRPr="001F42D3" w:rsidRDefault="003D003E" w:rsidP="006B1888">
            <w:pPr>
              <w:pStyle w:val="TableEntry"/>
            </w:pPr>
            <w:r w:rsidRPr="001F42D3">
              <w:t>2</w:t>
            </w:r>
          </w:p>
        </w:tc>
        <w:tc>
          <w:tcPr>
            <w:tcW w:w="827" w:type="dxa"/>
          </w:tcPr>
          <w:p w14:paraId="21D23B26" w14:textId="77777777" w:rsidR="00B11855" w:rsidRPr="001F42D3" w:rsidRDefault="003D003E" w:rsidP="006B1888">
            <w:pPr>
              <w:pStyle w:val="TableEntry"/>
            </w:pPr>
            <w:r w:rsidRPr="001F42D3">
              <w:t>22</w:t>
            </w:r>
          </w:p>
        </w:tc>
        <w:tc>
          <w:tcPr>
            <w:tcW w:w="760" w:type="dxa"/>
          </w:tcPr>
          <w:p w14:paraId="1933EB49" w14:textId="77777777" w:rsidR="00B11855" w:rsidRPr="001F42D3" w:rsidRDefault="003D003E" w:rsidP="006B1888">
            <w:pPr>
              <w:pStyle w:val="TableEntry"/>
            </w:pPr>
            <w:r w:rsidRPr="001F42D3">
              <w:t>EI</w:t>
            </w:r>
          </w:p>
        </w:tc>
        <w:tc>
          <w:tcPr>
            <w:tcW w:w="828" w:type="dxa"/>
          </w:tcPr>
          <w:p w14:paraId="77D6181F" w14:textId="77777777" w:rsidR="00B11855" w:rsidRPr="001F42D3" w:rsidRDefault="003D003E" w:rsidP="006B1888">
            <w:pPr>
              <w:pStyle w:val="TableEntry"/>
            </w:pPr>
            <w:r w:rsidRPr="001F42D3">
              <w:t>O</w:t>
            </w:r>
          </w:p>
        </w:tc>
        <w:tc>
          <w:tcPr>
            <w:tcW w:w="841" w:type="dxa"/>
          </w:tcPr>
          <w:p w14:paraId="6B685DD6" w14:textId="77777777" w:rsidR="00B11855" w:rsidRPr="001F42D3" w:rsidRDefault="00B11855" w:rsidP="006B1888">
            <w:pPr>
              <w:pStyle w:val="TableEntry"/>
            </w:pPr>
          </w:p>
        </w:tc>
        <w:tc>
          <w:tcPr>
            <w:tcW w:w="934" w:type="dxa"/>
          </w:tcPr>
          <w:p w14:paraId="1DE4CF42" w14:textId="77777777" w:rsidR="00B11855" w:rsidRPr="001F42D3" w:rsidRDefault="00B11855" w:rsidP="006B1888">
            <w:pPr>
              <w:pStyle w:val="TableEntry"/>
            </w:pPr>
          </w:p>
        </w:tc>
        <w:tc>
          <w:tcPr>
            <w:tcW w:w="3640" w:type="dxa"/>
          </w:tcPr>
          <w:p w14:paraId="6DEFDBD5" w14:textId="77777777" w:rsidR="00B11855" w:rsidRPr="001F42D3" w:rsidRDefault="003D003E" w:rsidP="006B1888">
            <w:pPr>
              <w:pStyle w:val="TableEntry"/>
            </w:pPr>
            <w:r w:rsidRPr="001F42D3">
              <w:t>Placer Order Number</w:t>
            </w:r>
          </w:p>
        </w:tc>
      </w:tr>
      <w:tr w:rsidR="00C40FD5" w:rsidRPr="001F42D3" w14:paraId="2EC8A72A" w14:textId="77777777" w:rsidTr="006C0E8E">
        <w:trPr>
          <w:cantSplit/>
          <w:jc w:val="center"/>
        </w:trPr>
        <w:tc>
          <w:tcPr>
            <w:tcW w:w="815" w:type="dxa"/>
          </w:tcPr>
          <w:p w14:paraId="6FEE1CBC" w14:textId="77777777" w:rsidR="00B11855" w:rsidRPr="001F42D3" w:rsidRDefault="003D003E" w:rsidP="006B1888">
            <w:pPr>
              <w:pStyle w:val="TableEntry"/>
            </w:pPr>
            <w:r w:rsidRPr="001F42D3">
              <w:t>3</w:t>
            </w:r>
          </w:p>
        </w:tc>
        <w:tc>
          <w:tcPr>
            <w:tcW w:w="827" w:type="dxa"/>
          </w:tcPr>
          <w:p w14:paraId="1CD13EA7" w14:textId="77777777" w:rsidR="00B11855" w:rsidRPr="001F42D3" w:rsidRDefault="003D003E" w:rsidP="006B1888">
            <w:pPr>
              <w:pStyle w:val="TableEntry"/>
            </w:pPr>
            <w:r w:rsidRPr="001F42D3">
              <w:t>22</w:t>
            </w:r>
          </w:p>
        </w:tc>
        <w:tc>
          <w:tcPr>
            <w:tcW w:w="760" w:type="dxa"/>
          </w:tcPr>
          <w:p w14:paraId="225D44F1" w14:textId="77777777" w:rsidR="00B11855" w:rsidRPr="001F42D3" w:rsidRDefault="003D003E" w:rsidP="006B1888">
            <w:pPr>
              <w:pStyle w:val="TableEntry"/>
            </w:pPr>
            <w:r w:rsidRPr="001F42D3">
              <w:t>EI</w:t>
            </w:r>
          </w:p>
        </w:tc>
        <w:tc>
          <w:tcPr>
            <w:tcW w:w="828" w:type="dxa"/>
          </w:tcPr>
          <w:p w14:paraId="6F2A94D5" w14:textId="77777777" w:rsidR="00B11855" w:rsidRPr="001F42D3" w:rsidRDefault="003D003E" w:rsidP="006B1888">
            <w:pPr>
              <w:pStyle w:val="TableEntry"/>
            </w:pPr>
            <w:r w:rsidRPr="001F42D3">
              <w:t>R</w:t>
            </w:r>
          </w:p>
        </w:tc>
        <w:tc>
          <w:tcPr>
            <w:tcW w:w="841" w:type="dxa"/>
          </w:tcPr>
          <w:p w14:paraId="4F9CB3ED" w14:textId="77777777" w:rsidR="00B11855" w:rsidRPr="001F42D3" w:rsidRDefault="00B11855" w:rsidP="006B1888">
            <w:pPr>
              <w:pStyle w:val="TableEntry"/>
            </w:pPr>
          </w:p>
        </w:tc>
        <w:tc>
          <w:tcPr>
            <w:tcW w:w="934" w:type="dxa"/>
          </w:tcPr>
          <w:p w14:paraId="49AF7160" w14:textId="77777777" w:rsidR="00B11855" w:rsidRPr="001F42D3" w:rsidRDefault="00B11855" w:rsidP="006B1888">
            <w:pPr>
              <w:pStyle w:val="TableEntry"/>
            </w:pPr>
          </w:p>
        </w:tc>
        <w:tc>
          <w:tcPr>
            <w:tcW w:w="3640" w:type="dxa"/>
          </w:tcPr>
          <w:p w14:paraId="6A9D4764" w14:textId="77777777" w:rsidR="00B11855" w:rsidRPr="001F42D3" w:rsidRDefault="003D003E" w:rsidP="006B1888">
            <w:pPr>
              <w:pStyle w:val="TableEntry"/>
            </w:pPr>
            <w:r w:rsidRPr="001F42D3">
              <w:t>Filler Order Number</w:t>
            </w:r>
          </w:p>
        </w:tc>
      </w:tr>
      <w:tr w:rsidR="00C40FD5" w:rsidRPr="001F42D3" w14:paraId="7C2F384A" w14:textId="77777777" w:rsidTr="006C0E8E">
        <w:trPr>
          <w:cantSplit/>
          <w:jc w:val="center"/>
        </w:trPr>
        <w:tc>
          <w:tcPr>
            <w:tcW w:w="815" w:type="dxa"/>
          </w:tcPr>
          <w:p w14:paraId="62C1B5F2" w14:textId="77777777" w:rsidR="00B11855" w:rsidRPr="001F42D3" w:rsidRDefault="003D003E" w:rsidP="006B1888">
            <w:pPr>
              <w:pStyle w:val="TableEntry"/>
            </w:pPr>
            <w:r w:rsidRPr="001F42D3">
              <w:t>4</w:t>
            </w:r>
          </w:p>
        </w:tc>
        <w:tc>
          <w:tcPr>
            <w:tcW w:w="827" w:type="dxa"/>
          </w:tcPr>
          <w:p w14:paraId="3C6DEDE4" w14:textId="77777777" w:rsidR="00B11855" w:rsidRPr="001F42D3" w:rsidRDefault="003D003E" w:rsidP="006B1888">
            <w:pPr>
              <w:pStyle w:val="TableEntry"/>
            </w:pPr>
            <w:r w:rsidRPr="001F42D3">
              <w:t>705</w:t>
            </w:r>
          </w:p>
        </w:tc>
        <w:tc>
          <w:tcPr>
            <w:tcW w:w="760" w:type="dxa"/>
          </w:tcPr>
          <w:p w14:paraId="604C09A9" w14:textId="77777777" w:rsidR="00B11855" w:rsidRPr="001F42D3" w:rsidRDefault="003D003E" w:rsidP="006B1888">
            <w:pPr>
              <w:pStyle w:val="TableEntry"/>
            </w:pPr>
            <w:r w:rsidRPr="001F42D3">
              <w:t>CWE</w:t>
            </w:r>
          </w:p>
        </w:tc>
        <w:tc>
          <w:tcPr>
            <w:tcW w:w="828" w:type="dxa"/>
          </w:tcPr>
          <w:p w14:paraId="601B7D52" w14:textId="77777777" w:rsidR="00B11855" w:rsidRPr="001F42D3" w:rsidRDefault="003D003E" w:rsidP="006B1888">
            <w:pPr>
              <w:pStyle w:val="TableEntry"/>
            </w:pPr>
            <w:r w:rsidRPr="001F42D3">
              <w:t>R</w:t>
            </w:r>
          </w:p>
        </w:tc>
        <w:tc>
          <w:tcPr>
            <w:tcW w:w="841" w:type="dxa"/>
          </w:tcPr>
          <w:p w14:paraId="19A3A655" w14:textId="77777777" w:rsidR="00B11855" w:rsidRPr="001F42D3" w:rsidRDefault="00B11855" w:rsidP="006B1888">
            <w:pPr>
              <w:pStyle w:val="TableEntry"/>
            </w:pPr>
          </w:p>
        </w:tc>
        <w:tc>
          <w:tcPr>
            <w:tcW w:w="934" w:type="dxa"/>
          </w:tcPr>
          <w:p w14:paraId="3630C1CD" w14:textId="77777777" w:rsidR="00B11855" w:rsidRPr="001F42D3" w:rsidRDefault="00B11855" w:rsidP="006B1888">
            <w:pPr>
              <w:pStyle w:val="TableEntry"/>
            </w:pPr>
          </w:p>
        </w:tc>
        <w:tc>
          <w:tcPr>
            <w:tcW w:w="3640" w:type="dxa"/>
          </w:tcPr>
          <w:p w14:paraId="0787B4C9" w14:textId="77777777" w:rsidR="00B11855" w:rsidRPr="001F42D3" w:rsidRDefault="003D003E" w:rsidP="006B1888">
            <w:pPr>
              <w:pStyle w:val="TableEntry"/>
            </w:pPr>
            <w:r w:rsidRPr="001F42D3">
              <w:t>Universal Service Identifier</w:t>
            </w:r>
          </w:p>
        </w:tc>
      </w:tr>
      <w:tr w:rsidR="00C40FD5" w:rsidRPr="001F42D3" w14:paraId="6FBD3DC0" w14:textId="77777777" w:rsidTr="006C0E8E">
        <w:trPr>
          <w:cantSplit/>
          <w:jc w:val="center"/>
        </w:trPr>
        <w:tc>
          <w:tcPr>
            <w:tcW w:w="815" w:type="dxa"/>
          </w:tcPr>
          <w:p w14:paraId="3A8F74B5" w14:textId="77777777" w:rsidR="00B11855" w:rsidRPr="001F42D3" w:rsidRDefault="003D003E" w:rsidP="006B1888">
            <w:pPr>
              <w:pStyle w:val="TableEntry"/>
            </w:pPr>
            <w:r w:rsidRPr="001F42D3">
              <w:t>7</w:t>
            </w:r>
          </w:p>
        </w:tc>
        <w:tc>
          <w:tcPr>
            <w:tcW w:w="827" w:type="dxa"/>
          </w:tcPr>
          <w:p w14:paraId="2C7D071E" w14:textId="77777777" w:rsidR="00B11855" w:rsidRPr="001F42D3" w:rsidRDefault="003D003E" w:rsidP="006B1888">
            <w:pPr>
              <w:pStyle w:val="TableEntry"/>
            </w:pPr>
            <w:r w:rsidRPr="001F42D3">
              <w:t>24</w:t>
            </w:r>
          </w:p>
        </w:tc>
        <w:tc>
          <w:tcPr>
            <w:tcW w:w="760" w:type="dxa"/>
          </w:tcPr>
          <w:p w14:paraId="5386C8B0" w14:textId="77777777" w:rsidR="00B11855" w:rsidRPr="001F42D3" w:rsidRDefault="003D003E" w:rsidP="006B1888">
            <w:pPr>
              <w:pStyle w:val="TableEntry"/>
            </w:pPr>
            <w:r w:rsidRPr="001F42D3">
              <w:t>DTM</w:t>
            </w:r>
          </w:p>
        </w:tc>
        <w:tc>
          <w:tcPr>
            <w:tcW w:w="828" w:type="dxa"/>
          </w:tcPr>
          <w:p w14:paraId="74CDEA04" w14:textId="77777777" w:rsidR="00B11855" w:rsidRPr="001F42D3" w:rsidRDefault="003D003E" w:rsidP="006B1888">
            <w:pPr>
              <w:pStyle w:val="TableEntry"/>
            </w:pPr>
            <w:r w:rsidRPr="001F42D3">
              <w:t>RE</w:t>
            </w:r>
          </w:p>
        </w:tc>
        <w:tc>
          <w:tcPr>
            <w:tcW w:w="841" w:type="dxa"/>
          </w:tcPr>
          <w:p w14:paraId="1A9792BE" w14:textId="77777777" w:rsidR="00B11855" w:rsidRPr="001F42D3" w:rsidRDefault="00B11855" w:rsidP="006B1888">
            <w:pPr>
              <w:pStyle w:val="TableEntry"/>
            </w:pPr>
          </w:p>
        </w:tc>
        <w:tc>
          <w:tcPr>
            <w:tcW w:w="934" w:type="dxa"/>
          </w:tcPr>
          <w:p w14:paraId="43E53D18" w14:textId="77777777" w:rsidR="00B11855" w:rsidRPr="001F42D3" w:rsidRDefault="00B11855" w:rsidP="006B1888">
            <w:pPr>
              <w:pStyle w:val="TableEntry"/>
            </w:pPr>
          </w:p>
        </w:tc>
        <w:tc>
          <w:tcPr>
            <w:tcW w:w="3640" w:type="dxa"/>
          </w:tcPr>
          <w:p w14:paraId="4C6592CA" w14:textId="77777777" w:rsidR="00B11855" w:rsidRPr="001F42D3" w:rsidRDefault="003D003E" w:rsidP="006B1888">
            <w:pPr>
              <w:pStyle w:val="TableEntry"/>
            </w:pPr>
            <w:r w:rsidRPr="001F42D3">
              <w:t>Observation Date/Time</w:t>
            </w:r>
          </w:p>
        </w:tc>
      </w:tr>
      <w:tr w:rsidR="00C40FD5" w:rsidRPr="001F42D3" w14:paraId="21550E15" w14:textId="77777777" w:rsidTr="006C0E8E">
        <w:trPr>
          <w:cantSplit/>
          <w:jc w:val="center"/>
        </w:trPr>
        <w:tc>
          <w:tcPr>
            <w:tcW w:w="815" w:type="dxa"/>
          </w:tcPr>
          <w:p w14:paraId="49F6DDF1" w14:textId="77777777" w:rsidR="00B11855" w:rsidRPr="001F42D3" w:rsidRDefault="003D003E" w:rsidP="006B1888">
            <w:pPr>
              <w:pStyle w:val="TableEntry"/>
            </w:pPr>
            <w:r w:rsidRPr="001F42D3">
              <w:t>16</w:t>
            </w:r>
          </w:p>
        </w:tc>
        <w:tc>
          <w:tcPr>
            <w:tcW w:w="827" w:type="dxa"/>
          </w:tcPr>
          <w:p w14:paraId="1EAD55AC" w14:textId="77777777" w:rsidR="00B11855" w:rsidRPr="001F42D3" w:rsidRDefault="003D003E" w:rsidP="006B1888">
            <w:pPr>
              <w:pStyle w:val="TableEntry"/>
            </w:pPr>
            <w:r w:rsidRPr="001F42D3">
              <w:t>3220</w:t>
            </w:r>
          </w:p>
        </w:tc>
        <w:tc>
          <w:tcPr>
            <w:tcW w:w="760" w:type="dxa"/>
          </w:tcPr>
          <w:p w14:paraId="7ABC6945" w14:textId="77777777" w:rsidR="00B11855" w:rsidRPr="001F42D3" w:rsidRDefault="003D003E" w:rsidP="006B1888">
            <w:pPr>
              <w:pStyle w:val="TableEntry"/>
            </w:pPr>
            <w:r w:rsidRPr="001F42D3">
              <w:t>XCN</w:t>
            </w:r>
          </w:p>
        </w:tc>
        <w:tc>
          <w:tcPr>
            <w:tcW w:w="828" w:type="dxa"/>
          </w:tcPr>
          <w:p w14:paraId="291F6857" w14:textId="77777777" w:rsidR="00B11855" w:rsidRPr="001F42D3" w:rsidRDefault="003D003E" w:rsidP="006B1888">
            <w:pPr>
              <w:pStyle w:val="TableEntry"/>
            </w:pPr>
            <w:r w:rsidRPr="001F42D3">
              <w:t>O</w:t>
            </w:r>
          </w:p>
        </w:tc>
        <w:tc>
          <w:tcPr>
            <w:tcW w:w="841" w:type="dxa"/>
          </w:tcPr>
          <w:p w14:paraId="34F29737" w14:textId="77777777" w:rsidR="00B11855" w:rsidRPr="001F42D3" w:rsidRDefault="003D003E" w:rsidP="006B1888">
            <w:pPr>
              <w:pStyle w:val="TableEntry"/>
            </w:pPr>
            <w:r w:rsidRPr="001F42D3">
              <w:t>Y</w:t>
            </w:r>
          </w:p>
        </w:tc>
        <w:tc>
          <w:tcPr>
            <w:tcW w:w="934" w:type="dxa"/>
          </w:tcPr>
          <w:p w14:paraId="599FE901" w14:textId="77777777" w:rsidR="00B11855" w:rsidRPr="001F42D3" w:rsidRDefault="00B11855" w:rsidP="006B1888">
            <w:pPr>
              <w:pStyle w:val="TableEntry"/>
            </w:pPr>
          </w:p>
        </w:tc>
        <w:tc>
          <w:tcPr>
            <w:tcW w:w="3640" w:type="dxa"/>
          </w:tcPr>
          <w:p w14:paraId="66BAA4E7" w14:textId="77777777" w:rsidR="00B11855" w:rsidRPr="001F42D3" w:rsidRDefault="003D003E" w:rsidP="006B1888">
            <w:pPr>
              <w:pStyle w:val="TableEntry"/>
            </w:pPr>
            <w:r w:rsidRPr="001F42D3">
              <w:t>Ordering Provider</w:t>
            </w:r>
          </w:p>
        </w:tc>
      </w:tr>
      <w:tr w:rsidR="00C40FD5" w:rsidRPr="001F42D3" w14:paraId="2E24AD2B" w14:textId="77777777" w:rsidTr="006C0E8E">
        <w:trPr>
          <w:cantSplit/>
          <w:jc w:val="center"/>
        </w:trPr>
        <w:tc>
          <w:tcPr>
            <w:tcW w:w="815" w:type="dxa"/>
          </w:tcPr>
          <w:p w14:paraId="5709FF23" w14:textId="77777777" w:rsidR="00B11855" w:rsidRPr="001F42D3" w:rsidRDefault="003D003E" w:rsidP="006B1888">
            <w:pPr>
              <w:pStyle w:val="TableEntry"/>
            </w:pPr>
            <w:r w:rsidRPr="001F42D3">
              <w:t>17</w:t>
            </w:r>
          </w:p>
        </w:tc>
        <w:tc>
          <w:tcPr>
            <w:tcW w:w="827" w:type="dxa"/>
          </w:tcPr>
          <w:p w14:paraId="358DD4CE" w14:textId="77777777" w:rsidR="00B11855" w:rsidRPr="001F42D3" w:rsidRDefault="003D003E" w:rsidP="006B1888">
            <w:pPr>
              <w:pStyle w:val="TableEntry"/>
            </w:pPr>
            <w:r w:rsidRPr="001F42D3">
              <w:t>250</w:t>
            </w:r>
          </w:p>
        </w:tc>
        <w:tc>
          <w:tcPr>
            <w:tcW w:w="760" w:type="dxa"/>
          </w:tcPr>
          <w:p w14:paraId="1D29BCAD" w14:textId="77777777" w:rsidR="00B11855" w:rsidRPr="001F42D3" w:rsidRDefault="003D003E" w:rsidP="006B1888">
            <w:pPr>
              <w:pStyle w:val="TableEntry"/>
            </w:pPr>
            <w:r w:rsidRPr="001F42D3">
              <w:t>XTN</w:t>
            </w:r>
          </w:p>
        </w:tc>
        <w:tc>
          <w:tcPr>
            <w:tcW w:w="828" w:type="dxa"/>
          </w:tcPr>
          <w:p w14:paraId="65380A84" w14:textId="77777777" w:rsidR="00B11855" w:rsidRPr="001F42D3" w:rsidRDefault="003D003E" w:rsidP="006B1888">
            <w:pPr>
              <w:pStyle w:val="TableEntry"/>
            </w:pPr>
            <w:r w:rsidRPr="001F42D3">
              <w:t>O</w:t>
            </w:r>
          </w:p>
        </w:tc>
        <w:tc>
          <w:tcPr>
            <w:tcW w:w="841" w:type="dxa"/>
          </w:tcPr>
          <w:p w14:paraId="31F869B5" w14:textId="77777777" w:rsidR="00B11855" w:rsidRPr="001F42D3" w:rsidRDefault="003D003E" w:rsidP="006B1888">
            <w:pPr>
              <w:pStyle w:val="TableEntry"/>
            </w:pPr>
            <w:r w:rsidRPr="001F42D3">
              <w:t>Y/2</w:t>
            </w:r>
          </w:p>
        </w:tc>
        <w:tc>
          <w:tcPr>
            <w:tcW w:w="934" w:type="dxa"/>
          </w:tcPr>
          <w:p w14:paraId="21FC12FB" w14:textId="77777777" w:rsidR="00B11855" w:rsidRPr="001F42D3" w:rsidRDefault="00B11855" w:rsidP="006B1888">
            <w:pPr>
              <w:pStyle w:val="TableEntry"/>
            </w:pPr>
          </w:p>
        </w:tc>
        <w:tc>
          <w:tcPr>
            <w:tcW w:w="3640" w:type="dxa"/>
          </w:tcPr>
          <w:p w14:paraId="5E70F2EF" w14:textId="77777777" w:rsidR="00B11855" w:rsidRPr="001F42D3" w:rsidRDefault="003D003E" w:rsidP="006B1888">
            <w:pPr>
              <w:pStyle w:val="TableEntry"/>
            </w:pPr>
            <w:r w:rsidRPr="001F42D3">
              <w:t>Order Callback Phone Number</w:t>
            </w:r>
          </w:p>
        </w:tc>
      </w:tr>
      <w:tr w:rsidR="00C40FD5" w:rsidRPr="001F42D3" w14:paraId="343F3B3B" w14:textId="77777777" w:rsidTr="006C0E8E">
        <w:trPr>
          <w:cantSplit/>
          <w:jc w:val="center"/>
        </w:trPr>
        <w:tc>
          <w:tcPr>
            <w:tcW w:w="815" w:type="dxa"/>
          </w:tcPr>
          <w:p w14:paraId="50140524" w14:textId="77777777" w:rsidR="00B11855" w:rsidRPr="001F42D3" w:rsidRDefault="003D003E" w:rsidP="006B1888">
            <w:pPr>
              <w:pStyle w:val="TableEntry"/>
            </w:pPr>
            <w:r w:rsidRPr="001F42D3">
              <w:t>28</w:t>
            </w:r>
          </w:p>
        </w:tc>
        <w:tc>
          <w:tcPr>
            <w:tcW w:w="827" w:type="dxa"/>
          </w:tcPr>
          <w:p w14:paraId="2B160A99" w14:textId="77777777" w:rsidR="00B11855" w:rsidRPr="001F42D3" w:rsidRDefault="003D003E" w:rsidP="006B1888">
            <w:pPr>
              <w:pStyle w:val="TableEntry"/>
            </w:pPr>
            <w:r w:rsidRPr="001F42D3">
              <w:t>3220</w:t>
            </w:r>
          </w:p>
        </w:tc>
        <w:tc>
          <w:tcPr>
            <w:tcW w:w="760" w:type="dxa"/>
          </w:tcPr>
          <w:p w14:paraId="07A1653B" w14:textId="77777777" w:rsidR="00B11855" w:rsidRPr="001F42D3" w:rsidRDefault="003D003E" w:rsidP="006B1888">
            <w:pPr>
              <w:pStyle w:val="TableEntry"/>
            </w:pPr>
            <w:r w:rsidRPr="001F42D3">
              <w:t>XCN</w:t>
            </w:r>
          </w:p>
        </w:tc>
        <w:tc>
          <w:tcPr>
            <w:tcW w:w="828" w:type="dxa"/>
          </w:tcPr>
          <w:p w14:paraId="55B52D26" w14:textId="77777777" w:rsidR="00B11855" w:rsidRPr="001F42D3" w:rsidRDefault="003D003E" w:rsidP="006B1888">
            <w:pPr>
              <w:pStyle w:val="TableEntry"/>
            </w:pPr>
            <w:r w:rsidRPr="001F42D3">
              <w:t>O</w:t>
            </w:r>
          </w:p>
        </w:tc>
        <w:tc>
          <w:tcPr>
            <w:tcW w:w="841" w:type="dxa"/>
          </w:tcPr>
          <w:p w14:paraId="2291E4CC" w14:textId="77777777" w:rsidR="00B11855" w:rsidRPr="001F42D3" w:rsidRDefault="003D003E" w:rsidP="006B1888">
            <w:pPr>
              <w:pStyle w:val="TableEntry"/>
            </w:pPr>
            <w:r w:rsidRPr="001F42D3">
              <w:t>Y</w:t>
            </w:r>
          </w:p>
        </w:tc>
        <w:tc>
          <w:tcPr>
            <w:tcW w:w="934" w:type="dxa"/>
          </w:tcPr>
          <w:p w14:paraId="52031F5B" w14:textId="77777777" w:rsidR="00B11855" w:rsidRPr="001F42D3" w:rsidRDefault="00B11855" w:rsidP="006B1888">
            <w:pPr>
              <w:pStyle w:val="TableEntry"/>
            </w:pPr>
          </w:p>
        </w:tc>
        <w:tc>
          <w:tcPr>
            <w:tcW w:w="3640" w:type="dxa"/>
          </w:tcPr>
          <w:p w14:paraId="5CD6B734" w14:textId="77777777" w:rsidR="00B11855" w:rsidRPr="001F42D3" w:rsidRDefault="003D003E" w:rsidP="006B1888">
            <w:pPr>
              <w:pStyle w:val="TableEntry"/>
            </w:pPr>
            <w:r w:rsidRPr="001F42D3">
              <w:t>Result Copies To</w:t>
            </w:r>
          </w:p>
        </w:tc>
      </w:tr>
      <w:tr w:rsidR="00C40FD5" w:rsidRPr="001F42D3" w14:paraId="26B3F0D6" w14:textId="77777777" w:rsidTr="006C0E8E">
        <w:trPr>
          <w:cantSplit/>
          <w:jc w:val="center"/>
        </w:trPr>
        <w:tc>
          <w:tcPr>
            <w:tcW w:w="815" w:type="dxa"/>
          </w:tcPr>
          <w:p w14:paraId="78D00B24" w14:textId="77777777" w:rsidR="00B11855" w:rsidRPr="001F42D3" w:rsidRDefault="003D003E" w:rsidP="006B1888">
            <w:pPr>
              <w:pStyle w:val="TableEntry"/>
            </w:pPr>
            <w:r w:rsidRPr="001F42D3">
              <w:t>29</w:t>
            </w:r>
          </w:p>
        </w:tc>
        <w:tc>
          <w:tcPr>
            <w:tcW w:w="827" w:type="dxa"/>
          </w:tcPr>
          <w:p w14:paraId="60485392" w14:textId="77777777" w:rsidR="00B11855" w:rsidRPr="001F42D3" w:rsidRDefault="003D003E" w:rsidP="006B1888">
            <w:pPr>
              <w:pStyle w:val="TableEntry"/>
            </w:pPr>
            <w:r w:rsidRPr="001F42D3">
              <w:t>855</w:t>
            </w:r>
          </w:p>
        </w:tc>
        <w:tc>
          <w:tcPr>
            <w:tcW w:w="760" w:type="dxa"/>
          </w:tcPr>
          <w:p w14:paraId="51BAECAB" w14:textId="77777777" w:rsidR="00B11855" w:rsidRPr="001F42D3" w:rsidRDefault="003D003E" w:rsidP="006B1888">
            <w:pPr>
              <w:pStyle w:val="TableEntry"/>
            </w:pPr>
            <w:r w:rsidRPr="001F42D3">
              <w:t>EIP</w:t>
            </w:r>
          </w:p>
        </w:tc>
        <w:tc>
          <w:tcPr>
            <w:tcW w:w="828" w:type="dxa"/>
          </w:tcPr>
          <w:p w14:paraId="0B1633CA" w14:textId="77777777" w:rsidR="00B11855" w:rsidRPr="001F42D3" w:rsidRDefault="003D003E" w:rsidP="006B1888">
            <w:pPr>
              <w:pStyle w:val="TableEntry"/>
            </w:pPr>
            <w:r w:rsidRPr="001F42D3">
              <w:t>R</w:t>
            </w:r>
          </w:p>
        </w:tc>
        <w:tc>
          <w:tcPr>
            <w:tcW w:w="841" w:type="dxa"/>
          </w:tcPr>
          <w:p w14:paraId="6DCD93C9" w14:textId="77777777" w:rsidR="00B11855" w:rsidRPr="001F42D3" w:rsidRDefault="00B11855" w:rsidP="006B1888">
            <w:pPr>
              <w:pStyle w:val="TableEntry"/>
            </w:pPr>
          </w:p>
        </w:tc>
        <w:tc>
          <w:tcPr>
            <w:tcW w:w="934" w:type="dxa"/>
          </w:tcPr>
          <w:p w14:paraId="02AB8A32" w14:textId="77777777" w:rsidR="00B11855" w:rsidRPr="001F42D3" w:rsidRDefault="00B11855" w:rsidP="006B1888">
            <w:pPr>
              <w:pStyle w:val="TableEntry"/>
            </w:pPr>
          </w:p>
        </w:tc>
        <w:tc>
          <w:tcPr>
            <w:tcW w:w="3640" w:type="dxa"/>
          </w:tcPr>
          <w:p w14:paraId="09E16387" w14:textId="3DD64B8F" w:rsidR="00B11855" w:rsidRPr="001F42D3" w:rsidRDefault="0035627C" w:rsidP="006B1888">
            <w:pPr>
              <w:pStyle w:val="TableEntry"/>
            </w:pPr>
            <w:r w:rsidRPr="001F42D3">
              <w:t>Parent Result Observation Identifier</w:t>
            </w:r>
          </w:p>
        </w:tc>
      </w:tr>
    </w:tbl>
    <w:p w14:paraId="602B1474" w14:textId="77777777" w:rsidR="00B11855" w:rsidRPr="001F42D3" w:rsidRDefault="00B11855" w:rsidP="006B1888">
      <w:pPr>
        <w:pStyle w:val="BodyText"/>
      </w:pPr>
    </w:p>
    <w:p w14:paraId="6FBC851C" w14:textId="77777777" w:rsidR="00B11855" w:rsidRPr="001F42D3" w:rsidRDefault="003D003E" w:rsidP="005C1693">
      <w:pPr>
        <w:pStyle w:val="BodyText"/>
      </w:pPr>
      <w:r w:rsidRPr="001F42D3">
        <w:rPr>
          <w:b/>
          <w:bCs/>
        </w:rPr>
        <w:t>OBR-2 Placer Order Number (EI) 00216</w:t>
      </w:r>
    </w:p>
    <w:p w14:paraId="2E4B78F6" w14:textId="77777777" w:rsidR="00B11855" w:rsidRPr="001F42D3" w:rsidRDefault="003D003E" w:rsidP="005C1693">
      <w:pPr>
        <w:pStyle w:val="BodyText"/>
      </w:pPr>
      <w:r w:rsidRPr="001F42D3">
        <w:t>This field identifies an individual order (e.g., OBR) and is the same as ORC-2.</w:t>
      </w:r>
    </w:p>
    <w:p w14:paraId="206C3D86" w14:textId="77777777" w:rsidR="00B11855" w:rsidRPr="001F42D3" w:rsidRDefault="003D003E" w:rsidP="005C1693">
      <w:pPr>
        <w:pStyle w:val="BodyText"/>
      </w:pPr>
      <w:r w:rsidRPr="001F42D3">
        <w:rPr>
          <w:b/>
          <w:bCs/>
        </w:rPr>
        <w:t>OBR-3 Filler Order Number (EI) 00217</w:t>
      </w:r>
    </w:p>
    <w:p w14:paraId="39FA404B" w14:textId="639FFB10" w:rsidR="00B11855" w:rsidRPr="001F42D3" w:rsidRDefault="00F50C62" w:rsidP="005C1693">
      <w:pPr>
        <w:pStyle w:val="BodyText"/>
      </w:pPr>
      <w:r w:rsidRPr="001F42D3">
        <w:t>In Report Alert [PCD-04] transactions of the Alert Communication Management Profile the Observation Request (OBR) segment the EI data type content of the OBR-3 Filler Order Number field serves to identify alert associated transactions</w:t>
      </w:r>
      <w:r w:rsidR="001F42D3">
        <w:t xml:space="preserve">. </w:t>
      </w:r>
      <w:r w:rsidRPr="001F42D3">
        <w:t xml:space="preserve">For the Report Alert [PCD-04] transaction the EI data type encoded value is sourced by the Alert Reporter (AR) </w:t>
      </w:r>
      <w:r w:rsidR="00277D6B">
        <w:t>Actor</w:t>
      </w:r>
      <w:r w:rsidRPr="001F42D3">
        <w:t>, may originate with the Alert Source, and shall be unique for each instance of a Report Alert [PCD-04] transaction</w:t>
      </w:r>
      <w:r w:rsidR="001F42D3">
        <w:t xml:space="preserve">. </w:t>
      </w:r>
      <w:r w:rsidRPr="001F42D3">
        <w:t>The Report Alert [PCD-04] transaction instance value in OBR-3 Filler Order Number associated with the onset of an alert, as indicated by Alert Phase (Event Current Phase) FACET indication values of start, start_only, tpoint, or present) shall be referenced as the alert instance unique identifier.</w:t>
      </w:r>
      <w:r w:rsidR="003D003E" w:rsidRPr="001F42D3">
        <w:t>OBR-4 Universal Service Identifier (CWE) 00238</w:t>
      </w:r>
    </w:p>
    <w:p w14:paraId="50813FDB" w14:textId="77777777" w:rsidR="00424AE4" w:rsidRPr="001F42D3" w:rsidRDefault="003D003E" w:rsidP="005C1693">
      <w:pPr>
        <w:pStyle w:val="BodyText"/>
      </w:pPr>
      <w:r w:rsidRPr="001F42D3">
        <w:t xml:space="preserve">This field contains the identification of the packaged message content, </w:t>
      </w:r>
    </w:p>
    <w:p w14:paraId="097BA0C2" w14:textId="77777777" w:rsidR="00B11855" w:rsidRPr="001F42D3" w:rsidRDefault="009A5E2F" w:rsidP="005C1693">
      <w:pPr>
        <w:pStyle w:val="BodyText"/>
      </w:pPr>
      <w:r w:rsidRPr="001F42D3">
        <w:t>196616^MDC_EVT_ALARM^MDC</w:t>
      </w:r>
    </w:p>
    <w:p w14:paraId="66D2F10A" w14:textId="77777777" w:rsidR="008E18BD" w:rsidRPr="001F42D3" w:rsidRDefault="008E18BD" w:rsidP="005C1693">
      <w:pPr>
        <w:pStyle w:val="BodyText"/>
      </w:pPr>
      <w:r w:rsidRPr="001F42D3">
        <w:t>The original value of ALARM^ALARM is deprecated in favor of the assigned code.</w:t>
      </w:r>
    </w:p>
    <w:p w14:paraId="4576002C" w14:textId="77777777" w:rsidR="00B11855" w:rsidRPr="001F42D3" w:rsidRDefault="003D003E" w:rsidP="005C1693">
      <w:pPr>
        <w:pStyle w:val="BodyText"/>
      </w:pPr>
      <w:r w:rsidRPr="001F42D3">
        <w:rPr>
          <w:b/>
          <w:bCs/>
        </w:rPr>
        <w:t>OBR-7 Observation Date/Time (DTM) 00241</w:t>
      </w:r>
    </w:p>
    <w:p w14:paraId="5AF17545" w14:textId="77777777" w:rsidR="00B11855" w:rsidRPr="001F42D3" w:rsidRDefault="003D003E" w:rsidP="005C1693">
      <w:pPr>
        <w:pStyle w:val="BodyText"/>
      </w:pPr>
      <w:r w:rsidRPr="001F42D3">
        <w:lastRenderedPageBreak/>
        <w:t>This field identifies the point in time at which the Alert Reporter committed itself to packaging up the Report Alert transaction information to be sent to the Alert Manager. The alert date and time for initial indications, updates, and endings shall be in the OBX-14 Observation</w:t>
      </w:r>
      <w:r w:rsidR="009C3179" w:rsidRPr="001F42D3">
        <w:t xml:space="preserve"> </w:t>
      </w:r>
      <w:r w:rsidRPr="001F42D3">
        <w:t xml:space="preserve">Date/Time field of the OBX segment associated with </w:t>
      </w:r>
      <w:r w:rsidR="00DA360B" w:rsidRPr="001F42D3">
        <w:t xml:space="preserve">the </w:t>
      </w:r>
      <w:r w:rsidRPr="001F42D3">
        <w:t>Event Identification</w:t>
      </w:r>
      <w:r w:rsidR="00DA360B" w:rsidRPr="001F42D3">
        <w:t xml:space="preserve"> </w:t>
      </w:r>
      <w:r w:rsidR="00693DA1" w:rsidRPr="001F42D3">
        <w:t>observation</w:t>
      </w:r>
      <w:r w:rsidRPr="001F42D3">
        <w:t>. OBR-8 Observation End Date/Time is not used to indicate the end of an alert since the Alert Report transaction itself is a point in time with zero duration.</w:t>
      </w:r>
    </w:p>
    <w:p w14:paraId="7C2CB75F" w14:textId="77777777" w:rsidR="00B11855" w:rsidRPr="001F42D3" w:rsidRDefault="003D003E" w:rsidP="005C1693">
      <w:pPr>
        <w:pStyle w:val="BodyText"/>
      </w:pPr>
      <w:r w:rsidRPr="001F42D3">
        <w:rPr>
          <w:b/>
          <w:bCs/>
        </w:rPr>
        <w:t>OBR-17 Order Callback Phone Number (XTN) 00250</w:t>
      </w:r>
    </w:p>
    <w:p w14:paraId="5A83B983" w14:textId="77777777" w:rsidR="00B11855" w:rsidRPr="001F42D3" w:rsidRDefault="003D003E" w:rsidP="005C1693">
      <w:pPr>
        <w:pStyle w:val="BodyText"/>
      </w:pPr>
      <w:r w:rsidRPr="001F42D3">
        <w:t>This field is the telephone number for reporting a status or a result using the standard format with extension and/or beeper number when applicable. This can be used to pass the nurse call system patient station telephony call back information to the caregiver. If the structure of the telephony dial string is not known then the call back number should be in the Unformatted Telephone number (ST) component of the field.</w:t>
      </w:r>
    </w:p>
    <w:p w14:paraId="0A70B621" w14:textId="77777777" w:rsidR="00B11855" w:rsidRPr="001F42D3" w:rsidRDefault="003D003E" w:rsidP="005C1693">
      <w:pPr>
        <w:pStyle w:val="BodyText"/>
      </w:pPr>
      <w:r w:rsidRPr="001F42D3">
        <w:rPr>
          <w:b/>
          <w:bCs/>
        </w:rPr>
        <w:t>OBR-28 Result Copies To (XCN) 00260</w:t>
      </w:r>
    </w:p>
    <w:p w14:paraId="2107B3CE" w14:textId="77777777" w:rsidR="00B11855" w:rsidRPr="001F42D3" w:rsidRDefault="003D003E" w:rsidP="005C1693">
      <w:pPr>
        <w:pStyle w:val="BodyText"/>
      </w:pPr>
      <w:r w:rsidRPr="001F42D3">
        <w:t>This field should not be used in Report Alert [PCD-04] transactions to indicate PIN/Carrier or other recipients for alert dissemination. Instead use the Participant Information (PRT) segment.</w:t>
      </w:r>
    </w:p>
    <w:p w14:paraId="3F89B8EF" w14:textId="77777777" w:rsidR="00B11855" w:rsidRPr="001F42D3" w:rsidRDefault="003D003E" w:rsidP="005C1693">
      <w:pPr>
        <w:pStyle w:val="BodyText"/>
      </w:pPr>
      <w:r w:rsidRPr="001F42D3">
        <w:rPr>
          <w:b/>
          <w:bCs/>
        </w:rPr>
        <w:t>OBR-29 Parent (EIP) 00261</w:t>
      </w:r>
    </w:p>
    <w:p w14:paraId="407A67BF" w14:textId="5075A5FD" w:rsidR="00E22B55" w:rsidRPr="001F42D3" w:rsidRDefault="00E22B55" w:rsidP="005C1693">
      <w:pPr>
        <w:pStyle w:val="BodyText"/>
      </w:pPr>
      <w:r w:rsidRPr="001F42D3">
        <w:t xml:space="preserve">For the ACM </w:t>
      </w:r>
      <w:r w:rsidR="00277D6B">
        <w:t>Profile</w:t>
      </w:r>
      <w:r w:rsidRPr="001F42D3">
        <w:t xml:space="preserve">, alert onset Report Alert [PCD-04] instance transactions, those with Alert Phase (Event Current Phase) FACET values of </w:t>
      </w:r>
      <w:r w:rsidRPr="001F42D3">
        <w:rPr>
          <w:i/>
          <w:iCs/>
        </w:rPr>
        <w:t>start</w:t>
      </w:r>
      <w:r w:rsidRPr="001F42D3">
        <w:t xml:space="preserve">, </w:t>
      </w:r>
      <w:r w:rsidRPr="001F42D3">
        <w:rPr>
          <w:i/>
          <w:iCs/>
        </w:rPr>
        <w:t>start_only</w:t>
      </w:r>
      <w:r w:rsidRPr="001F42D3">
        <w:t xml:space="preserve">, </w:t>
      </w:r>
      <w:r w:rsidRPr="001F42D3">
        <w:rPr>
          <w:i/>
          <w:iCs/>
        </w:rPr>
        <w:t>tpoint</w:t>
      </w:r>
      <w:r w:rsidRPr="001F42D3">
        <w:t xml:space="preserve">, or </w:t>
      </w:r>
      <w:r w:rsidRPr="001F42D3">
        <w:rPr>
          <w:i/>
          <w:iCs/>
        </w:rPr>
        <w:t>present</w:t>
      </w:r>
      <w:r w:rsidRPr="001F42D3">
        <w:t>, the EI data type value in the OBR-29.2 Parent Result Observation Identifier field, the Filler Assigned Identifier component shall be either empty or contain the same value as in OBR-3 Filler Order Number. The presence or absence of a value in this component shall not be utilized as indication of alert onset.</w:t>
      </w:r>
    </w:p>
    <w:p w14:paraId="780BB932" w14:textId="4C6DC6E2" w:rsidR="00E22B55" w:rsidRPr="001F42D3" w:rsidRDefault="00E22B55" w:rsidP="005C1693">
      <w:pPr>
        <w:pStyle w:val="BodyText"/>
      </w:pPr>
      <w:r w:rsidRPr="001F42D3">
        <w:t xml:space="preserve">For all other Report Alert [PCD-04] instance transactions, Alert Phase (Event Current Phase) FACET values other than </w:t>
      </w:r>
      <w:r w:rsidRPr="001F42D3">
        <w:rPr>
          <w:i/>
          <w:iCs/>
        </w:rPr>
        <w:t>start</w:t>
      </w:r>
      <w:r w:rsidRPr="001F42D3">
        <w:t xml:space="preserve">, </w:t>
      </w:r>
      <w:r w:rsidRPr="001F42D3">
        <w:rPr>
          <w:i/>
          <w:iCs/>
        </w:rPr>
        <w:t>start_only</w:t>
      </w:r>
      <w:r w:rsidRPr="001F42D3">
        <w:t xml:space="preserve">, </w:t>
      </w:r>
      <w:r w:rsidRPr="001F42D3">
        <w:rPr>
          <w:i/>
          <w:iCs/>
        </w:rPr>
        <w:t>tpoint</w:t>
      </w:r>
      <w:r w:rsidRPr="001F42D3">
        <w:t xml:space="preserve">, and </w:t>
      </w:r>
      <w:r w:rsidRPr="001F42D3">
        <w:rPr>
          <w:i/>
          <w:iCs/>
        </w:rPr>
        <w:t>present</w:t>
      </w:r>
      <w:r w:rsidRPr="001F42D3">
        <w:t>, the EI data type value in the OBR-29.2 Parent Result Observation Identifier field, the Filler Assigned Identifier component shall contain the EI data type value from OBR-3 Filler Order Number from the Report Alert [PCD-04] transaction instance associated with alert onset, the alert instance unique identifier.</w:t>
      </w:r>
    </w:p>
    <w:p w14:paraId="6C350D07" w14:textId="2A739C20" w:rsidR="00E22B55" w:rsidRPr="001F42D3" w:rsidRDefault="00E22B55" w:rsidP="005C1693">
      <w:pPr>
        <w:pStyle w:val="BodyText"/>
      </w:pPr>
      <w:r w:rsidRPr="001F42D3">
        <w:t>When transcribing the components of the OBR-3 field value to the OBR-29.2 all subcomponents shall be transcribed and the component delimiters (^) replaced with subcomponent delimiters (&amp;).</w:t>
      </w:r>
    </w:p>
    <w:p w14:paraId="1AAC1925" w14:textId="38679332" w:rsidR="00E22B55" w:rsidRPr="001F42D3" w:rsidRDefault="00E22B55" w:rsidP="005C1693">
      <w:pPr>
        <w:pStyle w:val="BodyText"/>
      </w:pPr>
      <w:r w:rsidRPr="001F42D3">
        <w:t xml:space="preserve">See the alert start and end example in </w:t>
      </w:r>
      <w:r w:rsidR="003B4808" w:rsidRPr="001F42D3">
        <w:fldChar w:fldCharType="begin"/>
      </w:r>
      <w:r w:rsidR="003B4808" w:rsidRPr="001F42D3">
        <w:instrText xml:space="preserve"> REF _Ref177738311 \h </w:instrText>
      </w:r>
      <w:r w:rsidR="0058613A" w:rsidRPr="001F42D3">
        <w:instrText xml:space="preserve"> \* MERGEFORMAT </w:instrText>
      </w:r>
      <w:r w:rsidR="003B4808" w:rsidRPr="001F42D3">
        <w:fldChar w:fldCharType="separate"/>
      </w:r>
      <w:r w:rsidR="003B4808" w:rsidRPr="001F42D3">
        <w:t>E.3.2 Alert - Qualitative (non-numeric) Alarm</w:t>
      </w:r>
      <w:r w:rsidR="003B4808" w:rsidRPr="001F42D3">
        <w:fldChar w:fldCharType="end"/>
      </w:r>
      <w:r w:rsidR="003B4808" w:rsidRPr="001F42D3">
        <w:t xml:space="preserve"> </w:t>
      </w:r>
      <w:r w:rsidRPr="001F42D3">
        <w:t>the Infusion Pump, Fluid Line Occlusion, Technical Alarm Indication</w:t>
      </w:r>
    </w:p>
    <w:p w14:paraId="5DEF248C" w14:textId="3039512A" w:rsidR="00B11855" w:rsidRPr="001F42D3" w:rsidRDefault="00800492" w:rsidP="00F317E7">
      <w:pPr>
        <w:pStyle w:val="Heading2"/>
        <w:numPr>
          <w:ilvl w:val="0"/>
          <w:numId w:val="0"/>
        </w:numPr>
        <w:tabs>
          <w:tab w:val="left" w:pos="630"/>
        </w:tabs>
        <w:rPr>
          <w:noProof w:val="0"/>
        </w:rPr>
      </w:pPr>
      <w:bookmarkStart w:id="1909" w:name="_Toc401769866"/>
      <w:bookmarkStart w:id="1910" w:name="_Toc214889773"/>
      <w:r w:rsidRPr="001F42D3">
        <w:rPr>
          <w:noProof w:val="0"/>
        </w:rPr>
        <w:t>B.</w:t>
      </w:r>
      <w:r w:rsidR="0024732D" w:rsidRPr="001F42D3">
        <w:rPr>
          <w:noProof w:val="0"/>
        </w:rPr>
        <w:t>8</w:t>
      </w:r>
      <w:r w:rsidRPr="001F42D3">
        <w:rPr>
          <w:noProof w:val="0"/>
        </w:rPr>
        <w:t xml:space="preserve"> </w:t>
      </w:r>
      <w:r w:rsidR="003D003E" w:rsidRPr="001F42D3">
        <w:rPr>
          <w:noProof w:val="0"/>
        </w:rPr>
        <w:t xml:space="preserve">OBX </w:t>
      </w:r>
      <w:r w:rsidR="00C9692E" w:rsidRPr="001F42D3">
        <w:rPr>
          <w:rFonts w:eastAsia="MS Gothic"/>
          <w:noProof w:val="0"/>
        </w:rPr>
        <w:t>–</w:t>
      </w:r>
      <w:r w:rsidR="00D52943" w:rsidRPr="001F42D3">
        <w:rPr>
          <w:noProof w:val="0"/>
        </w:rPr>
        <w:t xml:space="preserve"> </w:t>
      </w:r>
      <w:r w:rsidR="003D003E" w:rsidRPr="001F42D3">
        <w:rPr>
          <w:noProof w:val="0"/>
        </w:rPr>
        <w:t>Observation</w:t>
      </w:r>
      <w:r w:rsidR="00C9692E" w:rsidRPr="001F42D3">
        <w:rPr>
          <w:noProof w:val="0"/>
        </w:rPr>
        <w:t xml:space="preserve"> </w:t>
      </w:r>
      <w:r w:rsidR="003D003E" w:rsidRPr="001F42D3">
        <w:rPr>
          <w:noProof w:val="0"/>
        </w:rPr>
        <w:t xml:space="preserve">Result </w:t>
      </w:r>
      <w:r w:rsidR="004B2D77" w:rsidRPr="001F42D3">
        <w:rPr>
          <w:noProof w:val="0"/>
        </w:rPr>
        <w:t>S</w:t>
      </w:r>
      <w:r w:rsidR="003D003E" w:rsidRPr="001F42D3">
        <w:rPr>
          <w:noProof w:val="0"/>
        </w:rPr>
        <w:t>egment</w:t>
      </w:r>
      <w:bookmarkEnd w:id="1909"/>
      <w:bookmarkEnd w:id="1910"/>
    </w:p>
    <w:p w14:paraId="3A59FD14" w14:textId="5EF6BC24" w:rsidR="00B11855" w:rsidRPr="001F42D3" w:rsidRDefault="003D003E" w:rsidP="0012636E">
      <w:pPr>
        <w:pStyle w:val="BodyText"/>
      </w:pPr>
      <w:r w:rsidRPr="001F42D3">
        <w:t xml:space="preserve">Refer to </w:t>
      </w:r>
      <w:r w:rsidR="006D613E" w:rsidRPr="001F42D3">
        <w:t>HL7</w:t>
      </w:r>
      <w:r w:rsidR="00995105" w:rsidRPr="001F42D3">
        <w:t xml:space="preserve"> </w:t>
      </w:r>
      <w:r w:rsidRPr="001F42D3">
        <w:t xml:space="preserve">v2.6: Section 7.4.2 </w:t>
      </w:r>
    </w:p>
    <w:p w14:paraId="294EC986" w14:textId="2729BC20" w:rsidR="00B11855" w:rsidRPr="001F42D3" w:rsidRDefault="003D003E" w:rsidP="0012636E">
      <w:pPr>
        <w:pStyle w:val="BodyText"/>
      </w:pPr>
      <w:r w:rsidRPr="001F42D3">
        <w:t xml:space="preserve">The </w:t>
      </w:r>
      <w:r w:rsidR="006D613E" w:rsidRPr="001F42D3">
        <w:t>HL7</w:t>
      </w:r>
      <w:r w:rsidR="00995105" w:rsidRPr="001F42D3">
        <w:t xml:space="preserve"> </w:t>
      </w:r>
      <w:r w:rsidRPr="001F42D3">
        <w:t xml:space="preserve">OBX segment is used to transmit a single observation or observation fragment. For special considerations concerning OBX field usage in </w:t>
      </w:r>
      <w:r w:rsidR="00647994" w:rsidRPr="001F42D3">
        <w:t>[PCD-03]</w:t>
      </w:r>
      <w:r w:rsidRPr="001F42D3">
        <w:t xml:space="preserve"> transactions, see </w:t>
      </w:r>
      <w:r w:rsidR="00EE799D" w:rsidRPr="001F42D3">
        <w:t>Section</w:t>
      </w:r>
      <w:r w:rsidRPr="001F42D3">
        <w:t xml:space="preserve"> 3.3.4.4.</w:t>
      </w:r>
      <w:r w:rsidR="00E86B15" w:rsidRPr="001F42D3">
        <w:t>8</w:t>
      </w:r>
      <w:r w:rsidRPr="001F42D3">
        <w:t>.</w:t>
      </w:r>
    </w:p>
    <w:p w14:paraId="6858D63F" w14:textId="2B242C61" w:rsidR="00C15551" w:rsidRPr="001F42D3" w:rsidRDefault="003D003E" w:rsidP="0012636E">
      <w:pPr>
        <w:pStyle w:val="BodyText"/>
      </w:pPr>
      <w:r w:rsidRPr="001F42D3">
        <w:lastRenderedPageBreak/>
        <w:t xml:space="preserve">It is important to note that the values used for the OBX fields depend upon whether the OBX is being used to provide information about the device(s) from which measurements are derived or to provide information related to the measurement metrics and related information. </w:t>
      </w:r>
      <w:r w:rsidR="00A32D52" w:rsidRPr="001F42D3">
        <w:t>T</w:t>
      </w:r>
      <w:r w:rsidRPr="001F42D3">
        <w:t xml:space="preserve">he IHE </w:t>
      </w:r>
      <w:r w:rsidR="007E67D4" w:rsidRPr="001F42D3">
        <w:t>DEV TF</w:t>
      </w:r>
      <w:r w:rsidRPr="001F42D3">
        <w:t xml:space="preserve"> defines the appropriate coding for usage in a device related or metric related context. Each OBX shall be coded for a specific context – device related or metric related.</w:t>
      </w:r>
    </w:p>
    <w:p w14:paraId="33202234" w14:textId="76FC081E" w:rsidR="00B11855" w:rsidRPr="001F42D3" w:rsidRDefault="003D003E" w:rsidP="00CF5627">
      <w:pPr>
        <w:pStyle w:val="TableTitle"/>
      </w:pPr>
      <w:r w:rsidRPr="001F42D3">
        <w:t>Table B.</w:t>
      </w:r>
      <w:r w:rsidR="004B2D77" w:rsidRPr="001F42D3">
        <w:t>8</w:t>
      </w:r>
      <w:r w:rsidR="00D52943" w:rsidRPr="001F42D3">
        <w:rPr>
          <w:rFonts w:eastAsia="MS Gothic"/>
        </w:rPr>
        <w:t>-</w:t>
      </w:r>
      <w:r w:rsidRPr="001F42D3">
        <w:t>1: OBX segment</w:t>
      </w:r>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8"/>
        <w:gridCol w:w="783"/>
        <w:gridCol w:w="834"/>
        <w:gridCol w:w="1187"/>
        <w:gridCol w:w="985"/>
        <w:gridCol w:w="884"/>
        <w:gridCol w:w="2753"/>
      </w:tblGrid>
      <w:tr w:rsidR="00C40FD5" w:rsidRPr="001F42D3" w14:paraId="3D47F168" w14:textId="77777777" w:rsidTr="00A92110">
        <w:trPr>
          <w:cantSplit/>
          <w:tblHeader/>
          <w:jc w:val="center"/>
        </w:trPr>
        <w:tc>
          <w:tcPr>
            <w:tcW w:w="1308" w:type="dxa"/>
            <w:shd w:val="clear" w:color="auto" w:fill="D9D9D9"/>
          </w:tcPr>
          <w:p w14:paraId="72CCED45" w14:textId="77777777" w:rsidR="00B11855" w:rsidRPr="001F42D3" w:rsidRDefault="003D003E" w:rsidP="004824A8">
            <w:pPr>
              <w:pStyle w:val="TableEntryHeader"/>
              <w:keepLines/>
            </w:pPr>
            <w:r w:rsidRPr="001F42D3">
              <w:t>SEQ</w:t>
            </w:r>
          </w:p>
        </w:tc>
        <w:tc>
          <w:tcPr>
            <w:tcW w:w="783" w:type="dxa"/>
            <w:shd w:val="clear" w:color="auto" w:fill="D9D9D9"/>
          </w:tcPr>
          <w:p w14:paraId="3AB75BBD" w14:textId="77777777" w:rsidR="00B11855" w:rsidRPr="001F42D3" w:rsidRDefault="003D003E" w:rsidP="004824A8">
            <w:pPr>
              <w:pStyle w:val="TableEntryHeader"/>
              <w:keepLines/>
            </w:pPr>
            <w:r w:rsidRPr="001F42D3">
              <w:t>LEN</w:t>
            </w:r>
          </w:p>
        </w:tc>
        <w:tc>
          <w:tcPr>
            <w:tcW w:w="834" w:type="dxa"/>
            <w:shd w:val="clear" w:color="auto" w:fill="D9D9D9"/>
          </w:tcPr>
          <w:p w14:paraId="27473C40" w14:textId="77777777" w:rsidR="00B11855" w:rsidRPr="001F42D3" w:rsidRDefault="003D003E" w:rsidP="004824A8">
            <w:pPr>
              <w:pStyle w:val="TableEntryHeader"/>
              <w:keepLines/>
            </w:pPr>
            <w:r w:rsidRPr="001F42D3">
              <w:t>DT</w:t>
            </w:r>
          </w:p>
        </w:tc>
        <w:tc>
          <w:tcPr>
            <w:tcW w:w="1187" w:type="dxa"/>
            <w:shd w:val="clear" w:color="auto" w:fill="D9D9D9"/>
          </w:tcPr>
          <w:p w14:paraId="72DF2DE0" w14:textId="77777777" w:rsidR="00B11855" w:rsidRPr="001F42D3" w:rsidRDefault="003D003E" w:rsidP="004824A8">
            <w:pPr>
              <w:pStyle w:val="TableEntryHeader"/>
              <w:keepLines/>
            </w:pPr>
            <w:r w:rsidRPr="001F42D3">
              <w:t>Usage</w:t>
            </w:r>
          </w:p>
        </w:tc>
        <w:tc>
          <w:tcPr>
            <w:tcW w:w="985" w:type="dxa"/>
            <w:shd w:val="clear" w:color="auto" w:fill="D9D9D9"/>
          </w:tcPr>
          <w:p w14:paraId="76EFE747" w14:textId="77777777" w:rsidR="00B11855" w:rsidRPr="001F42D3" w:rsidRDefault="003D003E" w:rsidP="004824A8">
            <w:pPr>
              <w:pStyle w:val="TableEntryHeader"/>
              <w:keepLines/>
            </w:pPr>
            <w:r w:rsidRPr="001F42D3">
              <w:t>Card.</w:t>
            </w:r>
          </w:p>
        </w:tc>
        <w:tc>
          <w:tcPr>
            <w:tcW w:w="884" w:type="dxa"/>
            <w:shd w:val="clear" w:color="auto" w:fill="D9D9D9"/>
          </w:tcPr>
          <w:p w14:paraId="6C888733" w14:textId="77777777" w:rsidR="00B11855" w:rsidRPr="001F42D3" w:rsidRDefault="003D003E" w:rsidP="004824A8">
            <w:pPr>
              <w:pStyle w:val="TableEntryHeader"/>
              <w:keepLines/>
            </w:pPr>
            <w:r w:rsidRPr="001F42D3">
              <w:t>TBL#</w:t>
            </w:r>
          </w:p>
        </w:tc>
        <w:tc>
          <w:tcPr>
            <w:tcW w:w="2753" w:type="dxa"/>
            <w:shd w:val="clear" w:color="auto" w:fill="D9D9D9"/>
          </w:tcPr>
          <w:p w14:paraId="4CB7ABD5" w14:textId="77777777" w:rsidR="00B11855" w:rsidRPr="001F42D3" w:rsidRDefault="003D003E" w:rsidP="004824A8">
            <w:pPr>
              <w:pStyle w:val="TableEntryHeader"/>
              <w:keepLines/>
            </w:pPr>
            <w:r w:rsidRPr="001F42D3">
              <w:t>Element name</w:t>
            </w:r>
          </w:p>
        </w:tc>
      </w:tr>
      <w:tr w:rsidR="00C40FD5" w:rsidRPr="001F42D3" w14:paraId="00269387" w14:textId="77777777" w:rsidTr="00A92110">
        <w:trPr>
          <w:cantSplit/>
          <w:jc w:val="center"/>
        </w:trPr>
        <w:tc>
          <w:tcPr>
            <w:tcW w:w="1308" w:type="dxa"/>
          </w:tcPr>
          <w:p w14:paraId="0C04F342" w14:textId="77777777" w:rsidR="00B11855" w:rsidRPr="001F42D3" w:rsidRDefault="003D003E" w:rsidP="004824A8">
            <w:pPr>
              <w:pStyle w:val="TableEntry"/>
              <w:keepNext/>
              <w:keepLines/>
            </w:pPr>
            <w:r w:rsidRPr="001F42D3">
              <w:t>1</w:t>
            </w:r>
          </w:p>
        </w:tc>
        <w:tc>
          <w:tcPr>
            <w:tcW w:w="783" w:type="dxa"/>
          </w:tcPr>
          <w:p w14:paraId="34F4E19A" w14:textId="77777777" w:rsidR="00B11855" w:rsidRPr="001F42D3" w:rsidRDefault="003D003E" w:rsidP="004824A8">
            <w:pPr>
              <w:pStyle w:val="TableEntry"/>
              <w:keepNext/>
              <w:keepLines/>
            </w:pPr>
            <w:r w:rsidRPr="001F42D3">
              <w:t>4</w:t>
            </w:r>
          </w:p>
        </w:tc>
        <w:tc>
          <w:tcPr>
            <w:tcW w:w="834" w:type="dxa"/>
          </w:tcPr>
          <w:p w14:paraId="317F9462" w14:textId="77777777" w:rsidR="00B11855" w:rsidRPr="001F42D3" w:rsidRDefault="003D003E" w:rsidP="004824A8">
            <w:pPr>
              <w:pStyle w:val="TableEntry"/>
              <w:keepNext/>
              <w:keepLines/>
            </w:pPr>
            <w:r w:rsidRPr="001F42D3">
              <w:t>SI</w:t>
            </w:r>
          </w:p>
        </w:tc>
        <w:tc>
          <w:tcPr>
            <w:tcW w:w="1187" w:type="dxa"/>
          </w:tcPr>
          <w:p w14:paraId="066C395D" w14:textId="77777777" w:rsidR="00B11855" w:rsidRPr="001F42D3" w:rsidRDefault="003D003E" w:rsidP="004824A8">
            <w:pPr>
              <w:pStyle w:val="TableEntry"/>
              <w:keepNext/>
              <w:keepLines/>
            </w:pPr>
            <w:r w:rsidRPr="001F42D3">
              <w:t>R</w:t>
            </w:r>
          </w:p>
        </w:tc>
        <w:tc>
          <w:tcPr>
            <w:tcW w:w="985" w:type="dxa"/>
          </w:tcPr>
          <w:p w14:paraId="00E15C63" w14:textId="77777777" w:rsidR="00B11855" w:rsidRPr="001F42D3" w:rsidRDefault="003D003E" w:rsidP="004824A8">
            <w:pPr>
              <w:pStyle w:val="TableEntry"/>
              <w:keepNext/>
              <w:keepLines/>
            </w:pPr>
            <w:r w:rsidRPr="001F42D3">
              <w:t>[1..1]</w:t>
            </w:r>
          </w:p>
        </w:tc>
        <w:tc>
          <w:tcPr>
            <w:tcW w:w="884" w:type="dxa"/>
          </w:tcPr>
          <w:p w14:paraId="60A1ECE6" w14:textId="77777777" w:rsidR="00B11855" w:rsidRPr="001F42D3" w:rsidRDefault="00B11855" w:rsidP="004824A8">
            <w:pPr>
              <w:pStyle w:val="TableEntry"/>
              <w:keepNext/>
              <w:keepLines/>
            </w:pPr>
          </w:p>
        </w:tc>
        <w:tc>
          <w:tcPr>
            <w:tcW w:w="2753" w:type="dxa"/>
          </w:tcPr>
          <w:p w14:paraId="3F0A1078" w14:textId="77777777" w:rsidR="00B11855" w:rsidRPr="001F42D3" w:rsidRDefault="003D003E" w:rsidP="004824A8">
            <w:pPr>
              <w:pStyle w:val="TableEntry"/>
              <w:keepNext/>
              <w:keepLines/>
            </w:pPr>
            <w:r w:rsidRPr="001F42D3">
              <w:t>Set ID – OBX</w:t>
            </w:r>
          </w:p>
        </w:tc>
      </w:tr>
      <w:tr w:rsidR="00C40FD5" w:rsidRPr="001F42D3" w14:paraId="62EE1805" w14:textId="77777777" w:rsidTr="00A92110">
        <w:trPr>
          <w:cantSplit/>
          <w:jc w:val="center"/>
        </w:trPr>
        <w:tc>
          <w:tcPr>
            <w:tcW w:w="1308" w:type="dxa"/>
          </w:tcPr>
          <w:p w14:paraId="62F663E7" w14:textId="77777777" w:rsidR="00B11855" w:rsidRPr="001F42D3" w:rsidRDefault="003D003E" w:rsidP="004824A8">
            <w:pPr>
              <w:pStyle w:val="TableEntry"/>
              <w:keepNext/>
              <w:keepLines/>
            </w:pPr>
            <w:r w:rsidRPr="001F42D3">
              <w:t>2</w:t>
            </w:r>
          </w:p>
        </w:tc>
        <w:tc>
          <w:tcPr>
            <w:tcW w:w="783" w:type="dxa"/>
          </w:tcPr>
          <w:p w14:paraId="21638829" w14:textId="77777777" w:rsidR="00B11855" w:rsidRPr="001F42D3" w:rsidRDefault="003D003E" w:rsidP="004824A8">
            <w:pPr>
              <w:pStyle w:val="TableEntry"/>
              <w:keepNext/>
              <w:keepLines/>
            </w:pPr>
            <w:r w:rsidRPr="001F42D3">
              <w:t>3</w:t>
            </w:r>
          </w:p>
        </w:tc>
        <w:tc>
          <w:tcPr>
            <w:tcW w:w="834" w:type="dxa"/>
          </w:tcPr>
          <w:p w14:paraId="026B5CB2" w14:textId="77777777" w:rsidR="00B11855" w:rsidRPr="001F42D3" w:rsidRDefault="003D003E" w:rsidP="004824A8">
            <w:pPr>
              <w:pStyle w:val="TableEntry"/>
              <w:keepNext/>
              <w:keepLines/>
            </w:pPr>
            <w:r w:rsidRPr="001F42D3">
              <w:t>ID</w:t>
            </w:r>
          </w:p>
        </w:tc>
        <w:tc>
          <w:tcPr>
            <w:tcW w:w="1187" w:type="dxa"/>
          </w:tcPr>
          <w:p w14:paraId="6BCFDD4C" w14:textId="77777777" w:rsidR="00B11855" w:rsidRPr="001F42D3" w:rsidRDefault="003D003E" w:rsidP="004824A8">
            <w:pPr>
              <w:pStyle w:val="TableEntry"/>
              <w:keepNext/>
              <w:keepLines/>
            </w:pPr>
            <w:r w:rsidRPr="001F42D3">
              <w:t>C</w:t>
            </w:r>
          </w:p>
        </w:tc>
        <w:tc>
          <w:tcPr>
            <w:tcW w:w="985" w:type="dxa"/>
          </w:tcPr>
          <w:p w14:paraId="20699524" w14:textId="77777777" w:rsidR="00B11855" w:rsidRPr="001F42D3" w:rsidRDefault="003D003E" w:rsidP="004824A8">
            <w:pPr>
              <w:pStyle w:val="TableEntry"/>
              <w:keepNext/>
              <w:keepLines/>
            </w:pPr>
            <w:r w:rsidRPr="001F42D3">
              <w:t>[0..1]</w:t>
            </w:r>
          </w:p>
        </w:tc>
        <w:tc>
          <w:tcPr>
            <w:tcW w:w="884" w:type="dxa"/>
          </w:tcPr>
          <w:p w14:paraId="0D8B391C" w14:textId="77777777" w:rsidR="00B11855" w:rsidRPr="001F42D3" w:rsidRDefault="003D003E" w:rsidP="004824A8">
            <w:pPr>
              <w:pStyle w:val="TableEntry"/>
              <w:keepNext/>
              <w:keepLines/>
            </w:pPr>
            <w:r w:rsidRPr="001F42D3">
              <w:t>0125</w:t>
            </w:r>
          </w:p>
        </w:tc>
        <w:tc>
          <w:tcPr>
            <w:tcW w:w="2753" w:type="dxa"/>
          </w:tcPr>
          <w:p w14:paraId="311A8F09" w14:textId="77777777" w:rsidR="00B11855" w:rsidRPr="001F42D3" w:rsidRDefault="003D003E" w:rsidP="004824A8">
            <w:pPr>
              <w:pStyle w:val="TableEntry"/>
              <w:keepNext/>
              <w:keepLines/>
            </w:pPr>
            <w:r w:rsidRPr="001F42D3">
              <w:t>Value Type</w:t>
            </w:r>
          </w:p>
        </w:tc>
      </w:tr>
      <w:tr w:rsidR="00C40FD5" w:rsidRPr="001F42D3" w14:paraId="557B9A0A" w14:textId="77777777" w:rsidTr="00A92110">
        <w:trPr>
          <w:cantSplit/>
          <w:jc w:val="center"/>
        </w:trPr>
        <w:tc>
          <w:tcPr>
            <w:tcW w:w="1308" w:type="dxa"/>
          </w:tcPr>
          <w:p w14:paraId="631C6A28" w14:textId="77777777" w:rsidR="00B11855" w:rsidRPr="001F42D3" w:rsidRDefault="003D003E" w:rsidP="004824A8">
            <w:pPr>
              <w:pStyle w:val="TableEntry"/>
              <w:keepNext/>
              <w:keepLines/>
            </w:pPr>
            <w:r w:rsidRPr="001F42D3">
              <w:t>3</w:t>
            </w:r>
          </w:p>
        </w:tc>
        <w:tc>
          <w:tcPr>
            <w:tcW w:w="783" w:type="dxa"/>
          </w:tcPr>
          <w:p w14:paraId="5421616A" w14:textId="77777777" w:rsidR="00B11855" w:rsidRPr="001F42D3" w:rsidRDefault="003D003E" w:rsidP="004824A8">
            <w:pPr>
              <w:pStyle w:val="TableEntry"/>
              <w:keepNext/>
              <w:keepLines/>
            </w:pPr>
            <w:r w:rsidRPr="001F42D3">
              <w:t>705</w:t>
            </w:r>
          </w:p>
        </w:tc>
        <w:tc>
          <w:tcPr>
            <w:tcW w:w="834" w:type="dxa"/>
          </w:tcPr>
          <w:p w14:paraId="1FA2F407" w14:textId="77777777" w:rsidR="00B11855" w:rsidRPr="001F42D3" w:rsidRDefault="003D003E" w:rsidP="004824A8">
            <w:pPr>
              <w:pStyle w:val="TableEntry"/>
              <w:keepNext/>
              <w:keepLines/>
            </w:pPr>
            <w:r w:rsidRPr="001F42D3">
              <w:t>CWE</w:t>
            </w:r>
          </w:p>
        </w:tc>
        <w:tc>
          <w:tcPr>
            <w:tcW w:w="1187" w:type="dxa"/>
          </w:tcPr>
          <w:p w14:paraId="49788630" w14:textId="77777777" w:rsidR="00B11855" w:rsidRPr="001F42D3" w:rsidRDefault="003D003E" w:rsidP="004824A8">
            <w:pPr>
              <w:pStyle w:val="TableEntry"/>
              <w:keepNext/>
              <w:keepLines/>
            </w:pPr>
            <w:r w:rsidRPr="001F42D3">
              <w:t>R</w:t>
            </w:r>
          </w:p>
        </w:tc>
        <w:tc>
          <w:tcPr>
            <w:tcW w:w="985" w:type="dxa"/>
          </w:tcPr>
          <w:p w14:paraId="2FC0AA84" w14:textId="77777777" w:rsidR="00B11855" w:rsidRPr="001F42D3" w:rsidRDefault="003D003E" w:rsidP="004824A8">
            <w:pPr>
              <w:pStyle w:val="TableEntry"/>
              <w:keepNext/>
              <w:keepLines/>
            </w:pPr>
            <w:r w:rsidRPr="001F42D3">
              <w:t>[1..1]</w:t>
            </w:r>
          </w:p>
        </w:tc>
        <w:tc>
          <w:tcPr>
            <w:tcW w:w="884" w:type="dxa"/>
          </w:tcPr>
          <w:p w14:paraId="0D5A63F2" w14:textId="77777777" w:rsidR="00B11855" w:rsidRPr="001F42D3" w:rsidRDefault="00B11855" w:rsidP="004824A8">
            <w:pPr>
              <w:pStyle w:val="TableEntry"/>
              <w:keepNext/>
              <w:keepLines/>
            </w:pPr>
          </w:p>
        </w:tc>
        <w:tc>
          <w:tcPr>
            <w:tcW w:w="2753" w:type="dxa"/>
          </w:tcPr>
          <w:p w14:paraId="5FB8F428" w14:textId="77777777" w:rsidR="00B11855" w:rsidRPr="001F42D3" w:rsidRDefault="003D003E" w:rsidP="004824A8">
            <w:pPr>
              <w:pStyle w:val="TableEntry"/>
              <w:keepNext/>
              <w:keepLines/>
            </w:pPr>
            <w:r w:rsidRPr="001F42D3">
              <w:t>Observation Identifier</w:t>
            </w:r>
          </w:p>
        </w:tc>
      </w:tr>
      <w:tr w:rsidR="00C40FD5" w:rsidRPr="001F42D3" w14:paraId="30874C49" w14:textId="77777777" w:rsidTr="00A92110">
        <w:trPr>
          <w:cantSplit/>
          <w:jc w:val="center"/>
        </w:trPr>
        <w:tc>
          <w:tcPr>
            <w:tcW w:w="1308" w:type="dxa"/>
          </w:tcPr>
          <w:p w14:paraId="01D166FA" w14:textId="77777777" w:rsidR="00B11855" w:rsidRPr="001F42D3" w:rsidRDefault="003D003E" w:rsidP="004824A8">
            <w:pPr>
              <w:pStyle w:val="TableEntry"/>
              <w:keepNext/>
              <w:keepLines/>
            </w:pPr>
            <w:r w:rsidRPr="001F42D3">
              <w:t>4</w:t>
            </w:r>
          </w:p>
        </w:tc>
        <w:tc>
          <w:tcPr>
            <w:tcW w:w="783" w:type="dxa"/>
          </w:tcPr>
          <w:p w14:paraId="5968232A" w14:textId="77777777" w:rsidR="00B11855" w:rsidRPr="001F42D3" w:rsidRDefault="003D003E" w:rsidP="004824A8">
            <w:pPr>
              <w:pStyle w:val="TableEntry"/>
              <w:keepNext/>
              <w:keepLines/>
            </w:pPr>
            <w:r w:rsidRPr="001F42D3">
              <w:t>20</w:t>
            </w:r>
          </w:p>
        </w:tc>
        <w:tc>
          <w:tcPr>
            <w:tcW w:w="834" w:type="dxa"/>
          </w:tcPr>
          <w:p w14:paraId="0B19F1C2" w14:textId="77777777" w:rsidR="00B11855" w:rsidRPr="001F42D3" w:rsidRDefault="003D003E" w:rsidP="004824A8">
            <w:pPr>
              <w:pStyle w:val="TableEntry"/>
              <w:keepNext/>
              <w:keepLines/>
            </w:pPr>
            <w:r w:rsidRPr="001F42D3">
              <w:t>ST</w:t>
            </w:r>
          </w:p>
        </w:tc>
        <w:tc>
          <w:tcPr>
            <w:tcW w:w="1187" w:type="dxa"/>
          </w:tcPr>
          <w:p w14:paraId="7D5C4E61" w14:textId="77777777" w:rsidR="00B11855" w:rsidRPr="001F42D3" w:rsidRDefault="003D003E" w:rsidP="004824A8">
            <w:pPr>
              <w:pStyle w:val="TableEntry"/>
              <w:keepNext/>
              <w:keepLines/>
            </w:pPr>
            <w:r w:rsidRPr="001F42D3">
              <w:t>R</w:t>
            </w:r>
          </w:p>
        </w:tc>
        <w:tc>
          <w:tcPr>
            <w:tcW w:w="985" w:type="dxa"/>
          </w:tcPr>
          <w:p w14:paraId="5937D433" w14:textId="77777777" w:rsidR="00B11855" w:rsidRPr="001F42D3" w:rsidRDefault="003D003E" w:rsidP="004824A8">
            <w:pPr>
              <w:pStyle w:val="TableEntry"/>
              <w:keepNext/>
              <w:keepLines/>
            </w:pPr>
            <w:r w:rsidRPr="001F42D3">
              <w:t>[1..1]</w:t>
            </w:r>
          </w:p>
        </w:tc>
        <w:tc>
          <w:tcPr>
            <w:tcW w:w="884" w:type="dxa"/>
          </w:tcPr>
          <w:p w14:paraId="4DD49732" w14:textId="77777777" w:rsidR="00B11855" w:rsidRPr="001F42D3" w:rsidRDefault="00B11855" w:rsidP="004824A8">
            <w:pPr>
              <w:pStyle w:val="TableEntry"/>
              <w:keepNext/>
              <w:keepLines/>
            </w:pPr>
          </w:p>
        </w:tc>
        <w:tc>
          <w:tcPr>
            <w:tcW w:w="2753" w:type="dxa"/>
          </w:tcPr>
          <w:p w14:paraId="6FB93DDD" w14:textId="77777777" w:rsidR="00B11855" w:rsidRPr="001F42D3" w:rsidRDefault="003D003E" w:rsidP="004824A8">
            <w:pPr>
              <w:pStyle w:val="TableEntry"/>
              <w:keepNext/>
              <w:keepLines/>
            </w:pPr>
            <w:r w:rsidRPr="001F42D3">
              <w:t>Observation Sub-ID</w:t>
            </w:r>
          </w:p>
        </w:tc>
      </w:tr>
      <w:tr w:rsidR="00C40FD5" w:rsidRPr="001F42D3" w14:paraId="359F4E75" w14:textId="77777777" w:rsidTr="00A92110">
        <w:trPr>
          <w:cantSplit/>
          <w:jc w:val="center"/>
        </w:trPr>
        <w:tc>
          <w:tcPr>
            <w:tcW w:w="1308" w:type="dxa"/>
          </w:tcPr>
          <w:p w14:paraId="51864FE1" w14:textId="77777777" w:rsidR="00B11855" w:rsidRPr="001F42D3" w:rsidRDefault="003D003E" w:rsidP="004824A8">
            <w:pPr>
              <w:pStyle w:val="TableEntry"/>
              <w:keepNext/>
              <w:keepLines/>
            </w:pPr>
            <w:r w:rsidRPr="001F42D3">
              <w:t>5</w:t>
            </w:r>
          </w:p>
        </w:tc>
        <w:tc>
          <w:tcPr>
            <w:tcW w:w="783" w:type="dxa"/>
          </w:tcPr>
          <w:p w14:paraId="28B34FE5" w14:textId="77777777" w:rsidR="00B11855" w:rsidRPr="001F42D3" w:rsidRDefault="003D003E" w:rsidP="004824A8">
            <w:pPr>
              <w:pStyle w:val="TableEntry"/>
              <w:keepNext/>
              <w:keepLines/>
            </w:pPr>
            <w:r w:rsidRPr="001F42D3">
              <w:t>99999</w:t>
            </w:r>
          </w:p>
        </w:tc>
        <w:tc>
          <w:tcPr>
            <w:tcW w:w="834" w:type="dxa"/>
          </w:tcPr>
          <w:p w14:paraId="020CBFEA" w14:textId="77777777" w:rsidR="00B11855" w:rsidRPr="001F42D3" w:rsidRDefault="003D003E" w:rsidP="004824A8">
            <w:pPr>
              <w:pStyle w:val="TableEntry"/>
              <w:keepNext/>
              <w:keepLines/>
            </w:pPr>
            <w:r w:rsidRPr="001F42D3">
              <w:t>Varies</w:t>
            </w:r>
          </w:p>
        </w:tc>
        <w:tc>
          <w:tcPr>
            <w:tcW w:w="1187" w:type="dxa"/>
          </w:tcPr>
          <w:p w14:paraId="3E2B1E91" w14:textId="77777777" w:rsidR="00B11855" w:rsidRPr="001F42D3" w:rsidRDefault="003D003E" w:rsidP="004824A8">
            <w:pPr>
              <w:pStyle w:val="TableEntry"/>
              <w:keepNext/>
              <w:keepLines/>
            </w:pPr>
            <w:r w:rsidRPr="001F42D3">
              <w:t>C</w:t>
            </w:r>
          </w:p>
        </w:tc>
        <w:tc>
          <w:tcPr>
            <w:tcW w:w="985" w:type="dxa"/>
          </w:tcPr>
          <w:p w14:paraId="1740811D" w14:textId="77777777" w:rsidR="00B11855" w:rsidRPr="001F42D3" w:rsidRDefault="003D003E" w:rsidP="004824A8">
            <w:pPr>
              <w:pStyle w:val="TableEntry"/>
              <w:keepNext/>
              <w:keepLines/>
            </w:pPr>
            <w:r w:rsidRPr="001F42D3">
              <w:t>[0..1]</w:t>
            </w:r>
          </w:p>
        </w:tc>
        <w:tc>
          <w:tcPr>
            <w:tcW w:w="884" w:type="dxa"/>
          </w:tcPr>
          <w:p w14:paraId="20A5F740" w14:textId="77777777" w:rsidR="00B11855" w:rsidRPr="001F42D3" w:rsidRDefault="00B11855" w:rsidP="004824A8">
            <w:pPr>
              <w:pStyle w:val="TableEntry"/>
              <w:keepNext/>
              <w:keepLines/>
            </w:pPr>
          </w:p>
        </w:tc>
        <w:tc>
          <w:tcPr>
            <w:tcW w:w="2753" w:type="dxa"/>
          </w:tcPr>
          <w:p w14:paraId="1A0B1131" w14:textId="77777777" w:rsidR="00B11855" w:rsidRPr="001F42D3" w:rsidRDefault="003D003E" w:rsidP="004824A8">
            <w:pPr>
              <w:pStyle w:val="TableEntry"/>
              <w:keepNext/>
              <w:keepLines/>
            </w:pPr>
            <w:r w:rsidRPr="001F42D3">
              <w:t>Observation Value</w:t>
            </w:r>
          </w:p>
        </w:tc>
      </w:tr>
      <w:tr w:rsidR="00C40FD5" w:rsidRPr="001F42D3" w14:paraId="305178E3" w14:textId="77777777" w:rsidTr="00A92110">
        <w:trPr>
          <w:cantSplit/>
          <w:jc w:val="center"/>
        </w:trPr>
        <w:tc>
          <w:tcPr>
            <w:tcW w:w="1308" w:type="dxa"/>
          </w:tcPr>
          <w:p w14:paraId="3B91A72F" w14:textId="77777777" w:rsidR="00B11855" w:rsidRPr="001F42D3" w:rsidRDefault="003D003E" w:rsidP="004824A8">
            <w:pPr>
              <w:pStyle w:val="TableEntry"/>
              <w:keepNext/>
              <w:keepLines/>
            </w:pPr>
            <w:r w:rsidRPr="001F42D3">
              <w:t>6</w:t>
            </w:r>
          </w:p>
        </w:tc>
        <w:tc>
          <w:tcPr>
            <w:tcW w:w="783" w:type="dxa"/>
          </w:tcPr>
          <w:p w14:paraId="5DC79741" w14:textId="77777777" w:rsidR="00B11855" w:rsidRPr="001F42D3" w:rsidRDefault="003D003E" w:rsidP="004824A8">
            <w:pPr>
              <w:pStyle w:val="TableEntry"/>
              <w:keepNext/>
              <w:keepLines/>
            </w:pPr>
            <w:r w:rsidRPr="001F42D3">
              <w:t>705</w:t>
            </w:r>
          </w:p>
        </w:tc>
        <w:tc>
          <w:tcPr>
            <w:tcW w:w="834" w:type="dxa"/>
          </w:tcPr>
          <w:p w14:paraId="4D028901" w14:textId="77777777" w:rsidR="00B11855" w:rsidRPr="001F42D3" w:rsidRDefault="003D003E" w:rsidP="004824A8">
            <w:pPr>
              <w:pStyle w:val="TableEntry"/>
              <w:keepNext/>
              <w:keepLines/>
            </w:pPr>
            <w:r w:rsidRPr="001F42D3">
              <w:t>CWE</w:t>
            </w:r>
          </w:p>
        </w:tc>
        <w:tc>
          <w:tcPr>
            <w:tcW w:w="1187" w:type="dxa"/>
          </w:tcPr>
          <w:p w14:paraId="754ED6E2" w14:textId="77777777" w:rsidR="00B11855" w:rsidRPr="001F42D3" w:rsidRDefault="003D003E" w:rsidP="004824A8">
            <w:pPr>
              <w:pStyle w:val="TableEntry"/>
              <w:keepNext/>
              <w:keepLines/>
            </w:pPr>
            <w:r w:rsidRPr="001F42D3">
              <w:t>C</w:t>
            </w:r>
          </w:p>
        </w:tc>
        <w:tc>
          <w:tcPr>
            <w:tcW w:w="985" w:type="dxa"/>
          </w:tcPr>
          <w:p w14:paraId="6C968F0A" w14:textId="77777777" w:rsidR="00B11855" w:rsidRPr="001F42D3" w:rsidRDefault="003D003E" w:rsidP="004824A8">
            <w:pPr>
              <w:pStyle w:val="TableEntry"/>
              <w:keepNext/>
              <w:keepLines/>
            </w:pPr>
            <w:r w:rsidRPr="001F42D3">
              <w:t>[0..1]</w:t>
            </w:r>
          </w:p>
        </w:tc>
        <w:tc>
          <w:tcPr>
            <w:tcW w:w="884" w:type="dxa"/>
          </w:tcPr>
          <w:p w14:paraId="66FA650C" w14:textId="77777777" w:rsidR="00B11855" w:rsidRPr="001F42D3" w:rsidRDefault="00B11855" w:rsidP="004824A8">
            <w:pPr>
              <w:pStyle w:val="TableEntry"/>
              <w:keepNext/>
              <w:keepLines/>
            </w:pPr>
          </w:p>
        </w:tc>
        <w:tc>
          <w:tcPr>
            <w:tcW w:w="2753" w:type="dxa"/>
          </w:tcPr>
          <w:p w14:paraId="2F036549" w14:textId="77777777" w:rsidR="00B11855" w:rsidRPr="001F42D3" w:rsidRDefault="003D003E" w:rsidP="004824A8">
            <w:pPr>
              <w:pStyle w:val="TableEntry"/>
              <w:keepNext/>
              <w:keepLines/>
            </w:pPr>
            <w:r w:rsidRPr="001F42D3">
              <w:t>Units</w:t>
            </w:r>
          </w:p>
        </w:tc>
      </w:tr>
      <w:tr w:rsidR="00C40FD5" w:rsidRPr="001F42D3" w14:paraId="2930C4F7" w14:textId="77777777" w:rsidTr="00A92110">
        <w:trPr>
          <w:cantSplit/>
          <w:jc w:val="center"/>
        </w:trPr>
        <w:tc>
          <w:tcPr>
            <w:tcW w:w="1308" w:type="dxa"/>
          </w:tcPr>
          <w:p w14:paraId="40976E5D" w14:textId="77777777" w:rsidR="00B11855" w:rsidRPr="001F42D3" w:rsidRDefault="003D003E" w:rsidP="004824A8">
            <w:pPr>
              <w:pStyle w:val="TableEntry"/>
              <w:keepNext/>
              <w:keepLines/>
            </w:pPr>
            <w:r w:rsidRPr="001F42D3">
              <w:t>7</w:t>
            </w:r>
          </w:p>
        </w:tc>
        <w:tc>
          <w:tcPr>
            <w:tcW w:w="783" w:type="dxa"/>
          </w:tcPr>
          <w:p w14:paraId="0C71ADB8" w14:textId="77777777" w:rsidR="00B11855" w:rsidRPr="001F42D3" w:rsidRDefault="003D003E" w:rsidP="004824A8">
            <w:pPr>
              <w:pStyle w:val="TableEntry"/>
              <w:keepNext/>
              <w:keepLines/>
            </w:pPr>
            <w:r w:rsidRPr="001F42D3">
              <w:t xml:space="preserve"> 60</w:t>
            </w:r>
          </w:p>
        </w:tc>
        <w:tc>
          <w:tcPr>
            <w:tcW w:w="834" w:type="dxa"/>
          </w:tcPr>
          <w:p w14:paraId="00222DB6" w14:textId="77777777" w:rsidR="00B11855" w:rsidRPr="001F42D3" w:rsidRDefault="003D003E" w:rsidP="004824A8">
            <w:pPr>
              <w:pStyle w:val="TableEntry"/>
              <w:keepNext/>
              <w:keepLines/>
            </w:pPr>
            <w:r w:rsidRPr="001F42D3">
              <w:t>ST</w:t>
            </w:r>
          </w:p>
        </w:tc>
        <w:tc>
          <w:tcPr>
            <w:tcW w:w="1187" w:type="dxa"/>
          </w:tcPr>
          <w:p w14:paraId="3A4045A2" w14:textId="77777777" w:rsidR="00B11855" w:rsidRPr="001F42D3" w:rsidRDefault="003D003E" w:rsidP="004824A8">
            <w:pPr>
              <w:pStyle w:val="TableEntry"/>
              <w:keepNext/>
              <w:keepLines/>
            </w:pPr>
            <w:r w:rsidRPr="001F42D3">
              <w:t>CE</w:t>
            </w:r>
          </w:p>
        </w:tc>
        <w:tc>
          <w:tcPr>
            <w:tcW w:w="985" w:type="dxa"/>
          </w:tcPr>
          <w:p w14:paraId="4EBC1944" w14:textId="77777777" w:rsidR="00B11855" w:rsidRPr="001F42D3" w:rsidRDefault="003D003E" w:rsidP="004824A8">
            <w:pPr>
              <w:pStyle w:val="TableEntry"/>
              <w:keepNext/>
              <w:keepLines/>
            </w:pPr>
            <w:r w:rsidRPr="001F42D3">
              <w:t>[0..1]</w:t>
            </w:r>
          </w:p>
        </w:tc>
        <w:tc>
          <w:tcPr>
            <w:tcW w:w="884" w:type="dxa"/>
          </w:tcPr>
          <w:p w14:paraId="21221D85" w14:textId="77777777" w:rsidR="00B11855" w:rsidRPr="001F42D3" w:rsidRDefault="00B11855" w:rsidP="004824A8">
            <w:pPr>
              <w:pStyle w:val="TableEntry"/>
              <w:keepNext/>
              <w:keepLines/>
            </w:pPr>
          </w:p>
        </w:tc>
        <w:tc>
          <w:tcPr>
            <w:tcW w:w="2753" w:type="dxa"/>
          </w:tcPr>
          <w:p w14:paraId="34D34CA9" w14:textId="77777777" w:rsidR="00B11855" w:rsidRPr="001F42D3" w:rsidRDefault="003D003E" w:rsidP="004824A8">
            <w:pPr>
              <w:pStyle w:val="TableEntry"/>
              <w:keepNext/>
              <w:keepLines/>
            </w:pPr>
            <w:r w:rsidRPr="001F42D3">
              <w:t>References Range</w:t>
            </w:r>
          </w:p>
        </w:tc>
      </w:tr>
      <w:tr w:rsidR="00C40FD5" w:rsidRPr="001F42D3" w14:paraId="5351A00D" w14:textId="77777777" w:rsidTr="00A92110">
        <w:trPr>
          <w:cantSplit/>
          <w:jc w:val="center"/>
        </w:trPr>
        <w:tc>
          <w:tcPr>
            <w:tcW w:w="1308" w:type="dxa"/>
          </w:tcPr>
          <w:p w14:paraId="4F00FBD7" w14:textId="77777777" w:rsidR="00B11855" w:rsidRPr="001F42D3" w:rsidRDefault="003D003E" w:rsidP="004824A8">
            <w:pPr>
              <w:pStyle w:val="TableEntry"/>
              <w:keepNext/>
              <w:keepLines/>
            </w:pPr>
            <w:r w:rsidRPr="001F42D3">
              <w:t>8</w:t>
            </w:r>
          </w:p>
        </w:tc>
        <w:tc>
          <w:tcPr>
            <w:tcW w:w="783" w:type="dxa"/>
          </w:tcPr>
          <w:p w14:paraId="73CA4536" w14:textId="77777777" w:rsidR="00B11855" w:rsidRPr="001F42D3" w:rsidRDefault="003D003E" w:rsidP="004824A8">
            <w:pPr>
              <w:pStyle w:val="TableEntry"/>
              <w:keepNext/>
              <w:keepLines/>
            </w:pPr>
            <w:r w:rsidRPr="001F42D3">
              <w:t>5</w:t>
            </w:r>
          </w:p>
        </w:tc>
        <w:tc>
          <w:tcPr>
            <w:tcW w:w="834" w:type="dxa"/>
          </w:tcPr>
          <w:p w14:paraId="31CE2E37" w14:textId="77777777" w:rsidR="00B11855" w:rsidRPr="001F42D3" w:rsidRDefault="003D003E" w:rsidP="004824A8">
            <w:pPr>
              <w:pStyle w:val="TableEntry"/>
              <w:keepNext/>
              <w:keepLines/>
            </w:pPr>
            <w:r w:rsidRPr="001F42D3">
              <w:t>IS</w:t>
            </w:r>
          </w:p>
        </w:tc>
        <w:tc>
          <w:tcPr>
            <w:tcW w:w="1187" w:type="dxa"/>
          </w:tcPr>
          <w:p w14:paraId="4DCFC8B9" w14:textId="77777777" w:rsidR="00B11855" w:rsidRPr="001F42D3" w:rsidRDefault="003D003E" w:rsidP="004824A8">
            <w:pPr>
              <w:pStyle w:val="TableEntry"/>
              <w:keepNext/>
              <w:keepLines/>
            </w:pPr>
            <w:r w:rsidRPr="001F42D3">
              <w:t>CE</w:t>
            </w:r>
          </w:p>
        </w:tc>
        <w:tc>
          <w:tcPr>
            <w:tcW w:w="985" w:type="dxa"/>
          </w:tcPr>
          <w:p w14:paraId="37544BC2" w14:textId="77777777" w:rsidR="00B11855" w:rsidRPr="001F42D3" w:rsidRDefault="003D003E" w:rsidP="004824A8">
            <w:pPr>
              <w:pStyle w:val="TableEntry"/>
              <w:keepNext/>
              <w:keepLines/>
            </w:pPr>
            <w:r w:rsidRPr="001F42D3">
              <w:t>[0..1]</w:t>
            </w:r>
          </w:p>
        </w:tc>
        <w:tc>
          <w:tcPr>
            <w:tcW w:w="884" w:type="dxa"/>
          </w:tcPr>
          <w:p w14:paraId="37EB1031" w14:textId="77777777" w:rsidR="00B11855" w:rsidRPr="001F42D3" w:rsidRDefault="003D003E" w:rsidP="004824A8">
            <w:pPr>
              <w:pStyle w:val="TableEntry"/>
              <w:keepNext/>
              <w:keepLines/>
            </w:pPr>
            <w:r w:rsidRPr="001F42D3">
              <w:t>0078</w:t>
            </w:r>
          </w:p>
        </w:tc>
        <w:tc>
          <w:tcPr>
            <w:tcW w:w="2753" w:type="dxa"/>
          </w:tcPr>
          <w:p w14:paraId="4FD902EA" w14:textId="77777777" w:rsidR="00B11855" w:rsidRPr="001F42D3" w:rsidRDefault="003D003E" w:rsidP="004824A8">
            <w:pPr>
              <w:pStyle w:val="TableEntry"/>
              <w:keepNext/>
              <w:keepLines/>
            </w:pPr>
            <w:r w:rsidRPr="001F42D3">
              <w:t>Abnormal Flags</w:t>
            </w:r>
          </w:p>
        </w:tc>
      </w:tr>
      <w:tr w:rsidR="00C40FD5" w:rsidRPr="001F42D3" w14:paraId="7F1E188E" w14:textId="77777777" w:rsidTr="00A92110">
        <w:trPr>
          <w:cantSplit/>
          <w:jc w:val="center"/>
        </w:trPr>
        <w:tc>
          <w:tcPr>
            <w:tcW w:w="1308" w:type="dxa"/>
          </w:tcPr>
          <w:p w14:paraId="7D75F2C7" w14:textId="77777777" w:rsidR="00B11855" w:rsidRPr="001F42D3" w:rsidRDefault="003D003E" w:rsidP="004824A8">
            <w:pPr>
              <w:pStyle w:val="TableEntry"/>
              <w:keepNext/>
              <w:keepLines/>
            </w:pPr>
            <w:r w:rsidRPr="001F42D3">
              <w:t>9</w:t>
            </w:r>
          </w:p>
        </w:tc>
        <w:tc>
          <w:tcPr>
            <w:tcW w:w="783" w:type="dxa"/>
          </w:tcPr>
          <w:p w14:paraId="30EFB740" w14:textId="77777777" w:rsidR="00B11855" w:rsidRPr="001F42D3" w:rsidRDefault="003D003E" w:rsidP="004824A8">
            <w:pPr>
              <w:pStyle w:val="TableEntry"/>
              <w:keepNext/>
              <w:keepLines/>
            </w:pPr>
            <w:r w:rsidRPr="001F42D3">
              <w:t>5</w:t>
            </w:r>
          </w:p>
        </w:tc>
        <w:tc>
          <w:tcPr>
            <w:tcW w:w="834" w:type="dxa"/>
          </w:tcPr>
          <w:p w14:paraId="7755EEEF" w14:textId="77777777" w:rsidR="00B11855" w:rsidRPr="001F42D3" w:rsidRDefault="003D003E" w:rsidP="004824A8">
            <w:pPr>
              <w:pStyle w:val="TableEntry"/>
              <w:keepNext/>
              <w:keepLines/>
            </w:pPr>
            <w:r w:rsidRPr="001F42D3">
              <w:t>NM</w:t>
            </w:r>
          </w:p>
        </w:tc>
        <w:tc>
          <w:tcPr>
            <w:tcW w:w="1187" w:type="dxa"/>
          </w:tcPr>
          <w:p w14:paraId="36BC3B1D" w14:textId="77777777" w:rsidR="00B11855" w:rsidRPr="001F42D3" w:rsidRDefault="003D003E" w:rsidP="004824A8">
            <w:pPr>
              <w:pStyle w:val="TableEntry"/>
              <w:keepNext/>
              <w:keepLines/>
            </w:pPr>
            <w:r w:rsidRPr="001F42D3">
              <w:t>X</w:t>
            </w:r>
          </w:p>
        </w:tc>
        <w:tc>
          <w:tcPr>
            <w:tcW w:w="985" w:type="dxa"/>
          </w:tcPr>
          <w:p w14:paraId="6E349DC6" w14:textId="77777777" w:rsidR="00B11855" w:rsidRPr="001F42D3" w:rsidRDefault="003D003E" w:rsidP="004824A8">
            <w:pPr>
              <w:pStyle w:val="TableEntry"/>
              <w:keepNext/>
              <w:keepLines/>
            </w:pPr>
            <w:r w:rsidRPr="001F42D3">
              <w:t>[0..0]</w:t>
            </w:r>
          </w:p>
        </w:tc>
        <w:tc>
          <w:tcPr>
            <w:tcW w:w="884" w:type="dxa"/>
          </w:tcPr>
          <w:p w14:paraId="7395B7C0" w14:textId="77777777" w:rsidR="00B11855" w:rsidRPr="001F42D3" w:rsidRDefault="00B11855" w:rsidP="004824A8">
            <w:pPr>
              <w:pStyle w:val="TableEntry"/>
              <w:keepNext/>
              <w:keepLines/>
            </w:pPr>
          </w:p>
        </w:tc>
        <w:tc>
          <w:tcPr>
            <w:tcW w:w="2753" w:type="dxa"/>
          </w:tcPr>
          <w:p w14:paraId="51B746A5" w14:textId="77777777" w:rsidR="00B11855" w:rsidRPr="001F42D3" w:rsidRDefault="003D003E" w:rsidP="004824A8">
            <w:pPr>
              <w:pStyle w:val="TableEntry"/>
              <w:keepNext/>
              <w:keepLines/>
            </w:pPr>
            <w:r w:rsidRPr="001F42D3">
              <w:t>Probability</w:t>
            </w:r>
          </w:p>
        </w:tc>
      </w:tr>
      <w:tr w:rsidR="00C40FD5" w:rsidRPr="001F42D3" w14:paraId="79AEB4CA" w14:textId="77777777" w:rsidTr="00A92110">
        <w:trPr>
          <w:cantSplit/>
          <w:jc w:val="center"/>
        </w:trPr>
        <w:tc>
          <w:tcPr>
            <w:tcW w:w="1308" w:type="dxa"/>
          </w:tcPr>
          <w:p w14:paraId="40A10003" w14:textId="77777777" w:rsidR="00B11855" w:rsidRPr="001F42D3" w:rsidRDefault="003D003E" w:rsidP="004824A8">
            <w:pPr>
              <w:pStyle w:val="TableEntry"/>
              <w:keepNext/>
              <w:keepLines/>
            </w:pPr>
            <w:r w:rsidRPr="001F42D3">
              <w:t>10</w:t>
            </w:r>
          </w:p>
        </w:tc>
        <w:tc>
          <w:tcPr>
            <w:tcW w:w="783" w:type="dxa"/>
          </w:tcPr>
          <w:p w14:paraId="7B8A59D0" w14:textId="77777777" w:rsidR="00B11855" w:rsidRPr="001F42D3" w:rsidRDefault="003D003E" w:rsidP="004824A8">
            <w:pPr>
              <w:pStyle w:val="TableEntry"/>
              <w:keepNext/>
              <w:keepLines/>
            </w:pPr>
            <w:r w:rsidRPr="001F42D3">
              <w:t>2</w:t>
            </w:r>
          </w:p>
        </w:tc>
        <w:tc>
          <w:tcPr>
            <w:tcW w:w="834" w:type="dxa"/>
          </w:tcPr>
          <w:p w14:paraId="05A481E5" w14:textId="77777777" w:rsidR="00B11855" w:rsidRPr="001F42D3" w:rsidRDefault="003D003E" w:rsidP="004824A8">
            <w:pPr>
              <w:pStyle w:val="TableEntry"/>
              <w:keepNext/>
              <w:keepLines/>
            </w:pPr>
            <w:r w:rsidRPr="001F42D3">
              <w:t>ID</w:t>
            </w:r>
          </w:p>
        </w:tc>
        <w:tc>
          <w:tcPr>
            <w:tcW w:w="1187" w:type="dxa"/>
          </w:tcPr>
          <w:p w14:paraId="1317CF17" w14:textId="77777777" w:rsidR="00B11855" w:rsidRPr="001F42D3" w:rsidRDefault="003D003E" w:rsidP="004824A8">
            <w:pPr>
              <w:pStyle w:val="TableEntry"/>
              <w:keepNext/>
              <w:keepLines/>
            </w:pPr>
            <w:r w:rsidRPr="001F42D3">
              <w:t>CE</w:t>
            </w:r>
          </w:p>
        </w:tc>
        <w:tc>
          <w:tcPr>
            <w:tcW w:w="985" w:type="dxa"/>
          </w:tcPr>
          <w:p w14:paraId="13704EDE" w14:textId="77777777" w:rsidR="00B11855" w:rsidRPr="001F42D3" w:rsidRDefault="003D003E" w:rsidP="004824A8">
            <w:pPr>
              <w:pStyle w:val="TableEntry"/>
              <w:keepNext/>
              <w:keepLines/>
            </w:pPr>
            <w:r w:rsidRPr="001F42D3">
              <w:t>[0..1]</w:t>
            </w:r>
          </w:p>
        </w:tc>
        <w:tc>
          <w:tcPr>
            <w:tcW w:w="884" w:type="dxa"/>
          </w:tcPr>
          <w:p w14:paraId="568E6640" w14:textId="77777777" w:rsidR="00B11855" w:rsidRPr="001F42D3" w:rsidRDefault="003D003E" w:rsidP="004824A8">
            <w:pPr>
              <w:pStyle w:val="TableEntry"/>
              <w:keepNext/>
              <w:keepLines/>
            </w:pPr>
            <w:r w:rsidRPr="001F42D3">
              <w:t>0080</w:t>
            </w:r>
          </w:p>
        </w:tc>
        <w:tc>
          <w:tcPr>
            <w:tcW w:w="2753" w:type="dxa"/>
          </w:tcPr>
          <w:p w14:paraId="2FF589A8" w14:textId="77777777" w:rsidR="00B11855" w:rsidRPr="001F42D3" w:rsidRDefault="003D003E" w:rsidP="004824A8">
            <w:pPr>
              <w:pStyle w:val="TableEntry"/>
              <w:keepNext/>
              <w:keepLines/>
            </w:pPr>
            <w:r w:rsidRPr="001F42D3">
              <w:t>Nature of Abnormal Test</w:t>
            </w:r>
          </w:p>
        </w:tc>
      </w:tr>
      <w:tr w:rsidR="00C40FD5" w:rsidRPr="001F42D3" w14:paraId="7C5BA28B" w14:textId="77777777" w:rsidTr="00A92110">
        <w:trPr>
          <w:cantSplit/>
          <w:jc w:val="center"/>
        </w:trPr>
        <w:tc>
          <w:tcPr>
            <w:tcW w:w="1308" w:type="dxa"/>
          </w:tcPr>
          <w:p w14:paraId="3E5AA384" w14:textId="77777777" w:rsidR="00B11855" w:rsidRPr="001F42D3" w:rsidRDefault="003D003E" w:rsidP="004824A8">
            <w:pPr>
              <w:pStyle w:val="TableEntry"/>
              <w:keepNext/>
              <w:keepLines/>
            </w:pPr>
            <w:r w:rsidRPr="001F42D3">
              <w:t>11</w:t>
            </w:r>
          </w:p>
        </w:tc>
        <w:tc>
          <w:tcPr>
            <w:tcW w:w="783" w:type="dxa"/>
          </w:tcPr>
          <w:p w14:paraId="363FDBCA" w14:textId="77777777" w:rsidR="00B11855" w:rsidRPr="001F42D3" w:rsidRDefault="003D003E" w:rsidP="004824A8">
            <w:pPr>
              <w:pStyle w:val="TableEntry"/>
              <w:keepNext/>
              <w:keepLines/>
            </w:pPr>
            <w:r w:rsidRPr="001F42D3">
              <w:t>1</w:t>
            </w:r>
          </w:p>
        </w:tc>
        <w:tc>
          <w:tcPr>
            <w:tcW w:w="834" w:type="dxa"/>
          </w:tcPr>
          <w:p w14:paraId="4ADFB03F" w14:textId="77777777" w:rsidR="00B11855" w:rsidRPr="001F42D3" w:rsidRDefault="003D003E" w:rsidP="004824A8">
            <w:pPr>
              <w:pStyle w:val="TableEntry"/>
              <w:keepNext/>
              <w:keepLines/>
            </w:pPr>
            <w:r w:rsidRPr="001F42D3">
              <w:t>ID</w:t>
            </w:r>
          </w:p>
        </w:tc>
        <w:tc>
          <w:tcPr>
            <w:tcW w:w="1187" w:type="dxa"/>
          </w:tcPr>
          <w:p w14:paraId="02792EE4" w14:textId="77777777" w:rsidR="00B11855" w:rsidRPr="001F42D3" w:rsidRDefault="003D003E" w:rsidP="004824A8">
            <w:pPr>
              <w:pStyle w:val="TableEntry"/>
              <w:keepNext/>
              <w:keepLines/>
            </w:pPr>
            <w:r w:rsidRPr="001F42D3">
              <w:t>R</w:t>
            </w:r>
          </w:p>
        </w:tc>
        <w:tc>
          <w:tcPr>
            <w:tcW w:w="985" w:type="dxa"/>
          </w:tcPr>
          <w:p w14:paraId="7E0897AC" w14:textId="77777777" w:rsidR="00B11855" w:rsidRPr="001F42D3" w:rsidRDefault="003D003E" w:rsidP="004824A8">
            <w:pPr>
              <w:pStyle w:val="TableEntry"/>
              <w:keepNext/>
              <w:keepLines/>
            </w:pPr>
            <w:r w:rsidRPr="001F42D3">
              <w:t>[1..1]</w:t>
            </w:r>
          </w:p>
        </w:tc>
        <w:tc>
          <w:tcPr>
            <w:tcW w:w="884" w:type="dxa"/>
          </w:tcPr>
          <w:p w14:paraId="2AAFA031" w14:textId="77777777" w:rsidR="00B11855" w:rsidRPr="001F42D3" w:rsidRDefault="003D003E" w:rsidP="004824A8">
            <w:pPr>
              <w:pStyle w:val="TableEntry"/>
              <w:keepNext/>
              <w:keepLines/>
            </w:pPr>
            <w:r w:rsidRPr="001F42D3">
              <w:t>0085</w:t>
            </w:r>
          </w:p>
        </w:tc>
        <w:tc>
          <w:tcPr>
            <w:tcW w:w="2753" w:type="dxa"/>
          </w:tcPr>
          <w:p w14:paraId="2EA14833" w14:textId="77777777" w:rsidR="00B11855" w:rsidRPr="001F42D3" w:rsidRDefault="003D003E" w:rsidP="004824A8">
            <w:pPr>
              <w:pStyle w:val="TableEntry"/>
              <w:keepNext/>
              <w:keepLines/>
            </w:pPr>
            <w:r w:rsidRPr="001F42D3">
              <w:t>Observation Result Status</w:t>
            </w:r>
          </w:p>
        </w:tc>
      </w:tr>
      <w:tr w:rsidR="00C40FD5" w:rsidRPr="001F42D3" w14:paraId="514EAE02" w14:textId="77777777" w:rsidTr="00A92110">
        <w:trPr>
          <w:cantSplit/>
          <w:jc w:val="center"/>
        </w:trPr>
        <w:tc>
          <w:tcPr>
            <w:tcW w:w="1308" w:type="dxa"/>
          </w:tcPr>
          <w:p w14:paraId="62779C6A" w14:textId="77777777" w:rsidR="00B11855" w:rsidRPr="001F42D3" w:rsidRDefault="003D003E" w:rsidP="004824A8">
            <w:pPr>
              <w:pStyle w:val="TableEntry"/>
              <w:keepNext/>
              <w:keepLines/>
            </w:pPr>
            <w:r w:rsidRPr="001F42D3">
              <w:t>12</w:t>
            </w:r>
          </w:p>
        </w:tc>
        <w:tc>
          <w:tcPr>
            <w:tcW w:w="783" w:type="dxa"/>
          </w:tcPr>
          <w:p w14:paraId="21B87A55" w14:textId="77777777" w:rsidR="00B11855" w:rsidRPr="001F42D3" w:rsidRDefault="003D003E" w:rsidP="004824A8">
            <w:pPr>
              <w:pStyle w:val="TableEntry"/>
              <w:keepNext/>
              <w:keepLines/>
            </w:pPr>
            <w:r w:rsidRPr="001F42D3">
              <w:t>24</w:t>
            </w:r>
          </w:p>
        </w:tc>
        <w:tc>
          <w:tcPr>
            <w:tcW w:w="834" w:type="dxa"/>
          </w:tcPr>
          <w:p w14:paraId="3D39D0F7" w14:textId="77777777" w:rsidR="00B11855" w:rsidRPr="001F42D3" w:rsidRDefault="003D003E" w:rsidP="004824A8">
            <w:pPr>
              <w:pStyle w:val="TableEntry"/>
              <w:keepNext/>
              <w:keepLines/>
            </w:pPr>
            <w:r w:rsidRPr="001F42D3">
              <w:t>DTM</w:t>
            </w:r>
          </w:p>
        </w:tc>
        <w:tc>
          <w:tcPr>
            <w:tcW w:w="1187" w:type="dxa"/>
          </w:tcPr>
          <w:p w14:paraId="6E127582" w14:textId="77777777" w:rsidR="00B11855" w:rsidRPr="001F42D3" w:rsidRDefault="003D003E" w:rsidP="004824A8">
            <w:pPr>
              <w:pStyle w:val="TableEntry"/>
              <w:keepNext/>
              <w:keepLines/>
            </w:pPr>
            <w:r w:rsidRPr="001F42D3">
              <w:t>X</w:t>
            </w:r>
          </w:p>
        </w:tc>
        <w:tc>
          <w:tcPr>
            <w:tcW w:w="985" w:type="dxa"/>
          </w:tcPr>
          <w:p w14:paraId="5532FE00" w14:textId="77777777" w:rsidR="00B11855" w:rsidRPr="001F42D3" w:rsidRDefault="003D003E" w:rsidP="004824A8">
            <w:pPr>
              <w:pStyle w:val="TableEntry"/>
              <w:keepNext/>
              <w:keepLines/>
            </w:pPr>
            <w:r w:rsidRPr="001F42D3">
              <w:t>[0..0]</w:t>
            </w:r>
          </w:p>
        </w:tc>
        <w:tc>
          <w:tcPr>
            <w:tcW w:w="884" w:type="dxa"/>
          </w:tcPr>
          <w:p w14:paraId="204736EB" w14:textId="77777777" w:rsidR="00B11855" w:rsidRPr="001F42D3" w:rsidRDefault="00B11855" w:rsidP="004824A8">
            <w:pPr>
              <w:pStyle w:val="TableEntry"/>
              <w:keepNext/>
              <w:keepLines/>
            </w:pPr>
          </w:p>
        </w:tc>
        <w:tc>
          <w:tcPr>
            <w:tcW w:w="2753" w:type="dxa"/>
          </w:tcPr>
          <w:p w14:paraId="6712A4F1" w14:textId="77777777" w:rsidR="00B11855" w:rsidRPr="001F42D3" w:rsidRDefault="003D003E" w:rsidP="004824A8">
            <w:pPr>
              <w:pStyle w:val="TableEntry"/>
              <w:keepNext/>
              <w:keepLines/>
            </w:pPr>
            <w:r w:rsidRPr="001F42D3">
              <w:t>Effective Date of Reference Range</w:t>
            </w:r>
          </w:p>
        </w:tc>
      </w:tr>
      <w:tr w:rsidR="00C40FD5" w:rsidRPr="001F42D3" w14:paraId="5F7784E9" w14:textId="77777777" w:rsidTr="00A92110">
        <w:trPr>
          <w:cantSplit/>
          <w:jc w:val="center"/>
        </w:trPr>
        <w:tc>
          <w:tcPr>
            <w:tcW w:w="1308" w:type="dxa"/>
          </w:tcPr>
          <w:p w14:paraId="52765140" w14:textId="77777777" w:rsidR="00B11855" w:rsidRPr="001F42D3" w:rsidRDefault="003D003E" w:rsidP="004824A8">
            <w:pPr>
              <w:pStyle w:val="TableEntry"/>
              <w:keepNext/>
              <w:keepLines/>
            </w:pPr>
            <w:r w:rsidRPr="001F42D3">
              <w:t>13</w:t>
            </w:r>
          </w:p>
        </w:tc>
        <w:tc>
          <w:tcPr>
            <w:tcW w:w="783" w:type="dxa"/>
          </w:tcPr>
          <w:p w14:paraId="2017EBE1" w14:textId="77777777" w:rsidR="00B11855" w:rsidRPr="001F42D3" w:rsidRDefault="003D003E" w:rsidP="004824A8">
            <w:pPr>
              <w:pStyle w:val="TableEntry"/>
              <w:keepNext/>
              <w:keepLines/>
            </w:pPr>
            <w:r w:rsidRPr="001F42D3">
              <w:t>20</w:t>
            </w:r>
          </w:p>
        </w:tc>
        <w:tc>
          <w:tcPr>
            <w:tcW w:w="834" w:type="dxa"/>
          </w:tcPr>
          <w:p w14:paraId="50C0D23B" w14:textId="77777777" w:rsidR="00B11855" w:rsidRPr="001F42D3" w:rsidRDefault="003D003E" w:rsidP="004824A8">
            <w:pPr>
              <w:pStyle w:val="TableEntry"/>
              <w:keepNext/>
              <w:keepLines/>
            </w:pPr>
            <w:r w:rsidRPr="001F42D3">
              <w:t>ST</w:t>
            </w:r>
          </w:p>
        </w:tc>
        <w:tc>
          <w:tcPr>
            <w:tcW w:w="1187" w:type="dxa"/>
          </w:tcPr>
          <w:p w14:paraId="104E03D1" w14:textId="77777777" w:rsidR="00B11855" w:rsidRPr="001F42D3" w:rsidRDefault="003D003E" w:rsidP="004824A8">
            <w:pPr>
              <w:pStyle w:val="TableEntry"/>
              <w:keepNext/>
              <w:keepLines/>
            </w:pPr>
            <w:r w:rsidRPr="001F42D3">
              <w:t>X</w:t>
            </w:r>
          </w:p>
        </w:tc>
        <w:tc>
          <w:tcPr>
            <w:tcW w:w="985" w:type="dxa"/>
          </w:tcPr>
          <w:p w14:paraId="1BF52F5C" w14:textId="77777777" w:rsidR="00B11855" w:rsidRPr="001F42D3" w:rsidRDefault="003D003E" w:rsidP="004824A8">
            <w:pPr>
              <w:pStyle w:val="TableEntry"/>
              <w:keepNext/>
              <w:keepLines/>
            </w:pPr>
            <w:r w:rsidRPr="001F42D3">
              <w:t>[0..0]</w:t>
            </w:r>
          </w:p>
        </w:tc>
        <w:tc>
          <w:tcPr>
            <w:tcW w:w="884" w:type="dxa"/>
          </w:tcPr>
          <w:p w14:paraId="2826AC5F" w14:textId="77777777" w:rsidR="00B11855" w:rsidRPr="001F42D3" w:rsidRDefault="00B11855" w:rsidP="004824A8">
            <w:pPr>
              <w:pStyle w:val="TableEntry"/>
              <w:keepNext/>
              <w:keepLines/>
            </w:pPr>
          </w:p>
        </w:tc>
        <w:tc>
          <w:tcPr>
            <w:tcW w:w="2753" w:type="dxa"/>
          </w:tcPr>
          <w:p w14:paraId="6EAF8B15" w14:textId="77777777" w:rsidR="00B11855" w:rsidRPr="001F42D3" w:rsidRDefault="003D003E" w:rsidP="004824A8">
            <w:pPr>
              <w:pStyle w:val="TableEntry"/>
              <w:keepNext/>
              <w:keepLines/>
            </w:pPr>
            <w:r w:rsidRPr="001F42D3">
              <w:t>User Defined Access Checks</w:t>
            </w:r>
          </w:p>
        </w:tc>
      </w:tr>
      <w:tr w:rsidR="00C40FD5" w:rsidRPr="001F42D3" w14:paraId="4B7C0DD6" w14:textId="77777777" w:rsidTr="00A92110">
        <w:trPr>
          <w:cantSplit/>
          <w:jc w:val="center"/>
        </w:trPr>
        <w:tc>
          <w:tcPr>
            <w:tcW w:w="1308" w:type="dxa"/>
          </w:tcPr>
          <w:p w14:paraId="0732C839" w14:textId="77777777" w:rsidR="00B11855" w:rsidRPr="001F42D3" w:rsidRDefault="003D003E" w:rsidP="004824A8">
            <w:pPr>
              <w:pStyle w:val="TableEntry"/>
              <w:keepNext/>
              <w:keepLines/>
            </w:pPr>
            <w:r w:rsidRPr="001F42D3">
              <w:t>14</w:t>
            </w:r>
          </w:p>
        </w:tc>
        <w:tc>
          <w:tcPr>
            <w:tcW w:w="783" w:type="dxa"/>
          </w:tcPr>
          <w:p w14:paraId="4237E38F" w14:textId="77777777" w:rsidR="00B11855" w:rsidRPr="001F42D3" w:rsidRDefault="003D003E" w:rsidP="004824A8">
            <w:pPr>
              <w:pStyle w:val="TableEntry"/>
              <w:keepNext/>
              <w:keepLines/>
            </w:pPr>
            <w:r w:rsidRPr="001F42D3">
              <w:t>24</w:t>
            </w:r>
          </w:p>
        </w:tc>
        <w:tc>
          <w:tcPr>
            <w:tcW w:w="834" w:type="dxa"/>
          </w:tcPr>
          <w:p w14:paraId="7521CF45" w14:textId="77777777" w:rsidR="00B11855" w:rsidRPr="001F42D3" w:rsidRDefault="003D003E" w:rsidP="004824A8">
            <w:pPr>
              <w:pStyle w:val="TableEntry"/>
              <w:keepNext/>
              <w:keepLines/>
            </w:pPr>
            <w:r w:rsidRPr="001F42D3">
              <w:t>DTM</w:t>
            </w:r>
          </w:p>
        </w:tc>
        <w:tc>
          <w:tcPr>
            <w:tcW w:w="1187" w:type="dxa"/>
          </w:tcPr>
          <w:p w14:paraId="2D19809B" w14:textId="77777777" w:rsidR="00B11855" w:rsidRPr="001F42D3" w:rsidRDefault="003D003E" w:rsidP="004824A8">
            <w:pPr>
              <w:pStyle w:val="TableEntry"/>
              <w:keepNext/>
              <w:keepLines/>
            </w:pPr>
            <w:r w:rsidRPr="001F42D3">
              <w:t>RE</w:t>
            </w:r>
          </w:p>
        </w:tc>
        <w:tc>
          <w:tcPr>
            <w:tcW w:w="985" w:type="dxa"/>
          </w:tcPr>
          <w:p w14:paraId="46677B92" w14:textId="77777777" w:rsidR="00B11855" w:rsidRPr="001F42D3" w:rsidRDefault="003D003E" w:rsidP="004824A8">
            <w:pPr>
              <w:pStyle w:val="TableEntry"/>
              <w:keepNext/>
              <w:keepLines/>
            </w:pPr>
            <w:r w:rsidRPr="001F42D3">
              <w:t>[0..1]</w:t>
            </w:r>
          </w:p>
        </w:tc>
        <w:tc>
          <w:tcPr>
            <w:tcW w:w="884" w:type="dxa"/>
          </w:tcPr>
          <w:p w14:paraId="0AFC71E6" w14:textId="77777777" w:rsidR="00B11855" w:rsidRPr="001F42D3" w:rsidRDefault="00B11855" w:rsidP="004824A8">
            <w:pPr>
              <w:pStyle w:val="TableEntry"/>
              <w:keepNext/>
              <w:keepLines/>
            </w:pPr>
          </w:p>
        </w:tc>
        <w:tc>
          <w:tcPr>
            <w:tcW w:w="2753" w:type="dxa"/>
          </w:tcPr>
          <w:p w14:paraId="11AA4093" w14:textId="77777777" w:rsidR="00B11855" w:rsidRPr="001F42D3" w:rsidRDefault="003D003E" w:rsidP="004824A8">
            <w:pPr>
              <w:pStyle w:val="TableEntry"/>
              <w:keepNext/>
              <w:keepLines/>
            </w:pPr>
            <w:r w:rsidRPr="001F42D3">
              <w:t>Date/Time of the Observation</w:t>
            </w:r>
          </w:p>
        </w:tc>
      </w:tr>
      <w:tr w:rsidR="00C40FD5" w:rsidRPr="001F42D3" w14:paraId="1E860498" w14:textId="77777777" w:rsidTr="00A92110">
        <w:trPr>
          <w:cantSplit/>
          <w:jc w:val="center"/>
        </w:trPr>
        <w:tc>
          <w:tcPr>
            <w:tcW w:w="1308" w:type="dxa"/>
          </w:tcPr>
          <w:p w14:paraId="712B9AB0" w14:textId="77777777" w:rsidR="00B11855" w:rsidRPr="001F42D3" w:rsidRDefault="003D003E" w:rsidP="004824A8">
            <w:pPr>
              <w:pStyle w:val="TableEntry"/>
              <w:keepNext/>
              <w:keepLines/>
            </w:pPr>
            <w:r w:rsidRPr="001F42D3">
              <w:t>15</w:t>
            </w:r>
          </w:p>
        </w:tc>
        <w:tc>
          <w:tcPr>
            <w:tcW w:w="783" w:type="dxa"/>
          </w:tcPr>
          <w:p w14:paraId="30DA4ADF" w14:textId="77777777" w:rsidR="00B11855" w:rsidRPr="001F42D3" w:rsidRDefault="003D003E" w:rsidP="004824A8">
            <w:pPr>
              <w:pStyle w:val="TableEntry"/>
              <w:keepNext/>
              <w:keepLines/>
            </w:pPr>
            <w:r w:rsidRPr="001F42D3">
              <w:t>705</w:t>
            </w:r>
          </w:p>
        </w:tc>
        <w:tc>
          <w:tcPr>
            <w:tcW w:w="834" w:type="dxa"/>
          </w:tcPr>
          <w:p w14:paraId="41772D72" w14:textId="77777777" w:rsidR="00B11855" w:rsidRPr="001F42D3" w:rsidRDefault="003D003E" w:rsidP="004824A8">
            <w:pPr>
              <w:pStyle w:val="TableEntry"/>
              <w:keepNext/>
              <w:keepLines/>
            </w:pPr>
            <w:r w:rsidRPr="001F42D3">
              <w:t>CWE</w:t>
            </w:r>
          </w:p>
        </w:tc>
        <w:tc>
          <w:tcPr>
            <w:tcW w:w="1187" w:type="dxa"/>
          </w:tcPr>
          <w:p w14:paraId="14173F7D" w14:textId="77777777" w:rsidR="00B11855" w:rsidRPr="001F42D3" w:rsidRDefault="003D003E" w:rsidP="004824A8">
            <w:pPr>
              <w:pStyle w:val="TableEntry"/>
              <w:keepNext/>
              <w:keepLines/>
            </w:pPr>
            <w:r w:rsidRPr="001F42D3">
              <w:t>RE</w:t>
            </w:r>
          </w:p>
        </w:tc>
        <w:tc>
          <w:tcPr>
            <w:tcW w:w="985" w:type="dxa"/>
          </w:tcPr>
          <w:p w14:paraId="5AEB666A" w14:textId="77777777" w:rsidR="00B11855" w:rsidRPr="001F42D3" w:rsidRDefault="003D003E" w:rsidP="004824A8">
            <w:pPr>
              <w:pStyle w:val="TableEntry"/>
              <w:keepNext/>
              <w:keepLines/>
            </w:pPr>
            <w:r w:rsidRPr="001F42D3">
              <w:t>[0..1]</w:t>
            </w:r>
          </w:p>
        </w:tc>
        <w:tc>
          <w:tcPr>
            <w:tcW w:w="884" w:type="dxa"/>
          </w:tcPr>
          <w:p w14:paraId="13C4DFB4" w14:textId="77777777" w:rsidR="00B11855" w:rsidRPr="001F42D3" w:rsidRDefault="00B11855" w:rsidP="004824A8">
            <w:pPr>
              <w:pStyle w:val="TableEntry"/>
              <w:keepNext/>
              <w:keepLines/>
            </w:pPr>
          </w:p>
        </w:tc>
        <w:tc>
          <w:tcPr>
            <w:tcW w:w="2753" w:type="dxa"/>
          </w:tcPr>
          <w:p w14:paraId="02C6C526" w14:textId="77777777" w:rsidR="00B11855" w:rsidRPr="001F42D3" w:rsidRDefault="003D003E" w:rsidP="004824A8">
            <w:pPr>
              <w:pStyle w:val="TableEntry"/>
              <w:keepNext/>
              <w:keepLines/>
            </w:pPr>
            <w:r w:rsidRPr="001F42D3">
              <w:t>Producer's ID</w:t>
            </w:r>
          </w:p>
        </w:tc>
      </w:tr>
      <w:tr w:rsidR="00C40FD5" w:rsidRPr="001F42D3" w14:paraId="499D9AB6" w14:textId="77777777" w:rsidTr="00A92110">
        <w:trPr>
          <w:cantSplit/>
          <w:jc w:val="center"/>
        </w:trPr>
        <w:tc>
          <w:tcPr>
            <w:tcW w:w="1308" w:type="dxa"/>
          </w:tcPr>
          <w:p w14:paraId="166B0122" w14:textId="77777777" w:rsidR="00B11855" w:rsidRPr="001F42D3" w:rsidRDefault="003D003E" w:rsidP="004824A8">
            <w:pPr>
              <w:pStyle w:val="TableEntry"/>
              <w:keepNext/>
              <w:keepLines/>
            </w:pPr>
            <w:r w:rsidRPr="001F42D3">
              <w:t>16</w:t>
            </w:r>
          </w:p>
        </w:tc>
        <w:tc>
          <w:tcPr>
            <w:tcW w:w="783" w:type="dxa"/>
          </w:tcPr>
          <w:p w14:paraId="22172B87" w14:textId="77777777" w:rsidR="00B11855" w:rsidRPr="001F42D3" w:rsidRDefault="003D003E" w:rsidP="004824A8">
            <w:pPr>
              <w:pStyle w:val="TableEntry"/>
              <w:keepNext/>
              <w:keepLines/>
            </w:pPr>
            <w:r w:rsidRPr="001F42D3">
              <w:t>3220</w:t>
            </w:r>
          </w:p>
        </w:tc>
        <w:tc>
          <w:tcPr>
            <w:tcW w:w="834" w:type="dxa"/>
          </w:tcPr>
          <w:p w14:paraId="6DED9A07" w14:textId="77777777" w:rsidR="00B11855" w:rsidRPr="001F42D3" w:rsidRDefault="003D003E" w:rsidP="004824A8">
            <w:pPr>
              <w:pStyle w:val="TableEntry"/>
              <w:keepNext/>
              <w:keepLines/>
            </w:pPr>
            <w:r w:rsidRPr="001F42D3">
              <w:t>XCN</w:t>
            </w:r>
          </w:p>
        </w:tc>
        <w:tc>
          <w:tcPr>
            <w:tcW w:w="1187" w:type="dxa"/>
          </w:tcPr>
          <w:p w14:paraId="4F3B0364" w14:textId="77777777" w:rsidR="00B11855" w:rsidRPr="001F42D3" w:rsidRDefault="003D003E" w:rsidP="004824A8">
            <w:pPr>
              <w:pStyle w:val="TableEntry"/>
              <w:keepNext/>
              <w:keepLines/>
            </w:pPr>
            <w:r w:rsidRPr="001F42D3">
              <w:t>RE</w:t>
            </w:r>
          </w:p>
        </w:tc>
        <w:tc>
          <w:tcPr>
            <w:tcW w:w="985" w:type="dxa"/>
          </w:tcPr>
          <w:p w14:paraId="25FDEF1E" w14:textId="77777777" w:rsidR="00B11855" w:rsidRPr="001F42D3" w:rsidRDefault="003D003E" w:rsidP="004824A8">
            <w:pPr>
              <w:pStyle w:val="TableEntry"/>
              <w:keepNext/>
              <w:keepLines/>
            </w:pPr>
            <w:r w:rsidRPr="001F42D3">
              <w:t>[0..1]</w:t>
            </w:r>
          </w:p>
        </w:tc>
        <w:tc>
          <w:tcPr>
            <w:tcW w:w="884" w:type="dxa"/>
          </w:tcPr>
          <w:p w14:paraId="19CB18EF" w14:textId="77777777" w:rsidR="00B11855" w:rsidRPr="001F42D3" w:rsidRDefault="00B11855" w:rsidP="004824A8">
            <w:pPr>
              <w:pStyle w:val="TableEntry"/>
              <w:keepNext/>
              <w:keepLines/>
            </w:pPr>
          </w:p>
        </w:tc>
        <w:tc>
          <w:tcPr>
            <w:tcW w:w="2753" w:type="dxa"/>
          </w:tcPr>
          <w:p w14:paraId="1F8843CC" w14:textId="77777777" w:rsidR="00B11855" w:rsidRPr="001F42D3" w:rsidRDefault="003D003E" w:rsidP="004824A8">
            <w:pPr>
              <w:pStyle w:val="TableEntry"/>
              <w:keepNext/>
              <w:keepLines/>
            </w:pPr>
            <w:r w:rsidRPr="001F42D3">
              <w:t>Responsible Observer</w:t>
            </w:r>
          </w:p>
        </w:tc>
      </w:tr>
      <w:tr w:rsidR="00C40FD5" w:rsidRPr="001F42D3" w14:paraId="528A08F7" w14:textId="77777777" w:rsidTr="00A92110">
        <w:trPr>
          <w:cantSplit/>
          <w:jc w:val="center"/>
        </w:trPr>
        <w:tc>
          <w:tcPr>
            <w:tcW w:w="1308" w:type="dxa"/>
          </w:tcPr>
          <w:p w14:paraId="3E451B66" w14:textId="77777777" w:rsidR="00B11855" w:rsidRPr="001F42D3" w:rsidRDefault="003D003E" w:rsidP="004824A8">
            <w:pPr>
              <w:pStyle w:val="TableEntry"/>
              <w:keepNext/>
              <w:keepLines/>
            </w:pPr>
            <w:r w:rsidRPr="001F42D3">
              <w:t>17</w:t>
            </w:r>
          </w:p>
        </w:tc>
        <w:tc>
          <w:tcPr>
            <w:tcW w:w="783" w:type="dxa"/>
          </w:tcPr>
          <w:p w14:paraId="7C38E561" w14:textId="77777777" w:rsidR="00B11855" w:rsidRPr="001F42D3" w:rsidRDefault="003D003E" w:rsidP="004824A8">
            <w:pPr>
              <w:pStyle w:val="TableEntry"/>
              <w:keepNext/>
              <w:keepLines/>
            </w:pPr>
            <w:r w:rsidRPr="001F42D3">
              <w:t>705</w:t>
            </w:r>
          </w:p>
        </w:tc>
        <w:tc>
          <w:tcPr>
            <w:tcW w:w="834" w:type="dxa"/>
          </w:tcPr>
          <w:p w14:paraId="2DC4A576" w14:textId="77777777" w:rsidR="00B11855" w:rsidRPr="001F42D3" w:rsidRDefault="003D003E" w:rsidP="004824A8">
            <w:pPr>
              <w:pStyle w:val="TableEntry"/>
              <w:keepNext/>
              <w:keepLines/>
            </w:pPr>
            <w:r w:rsidRPr="001F42D3">
              <w:t>CWE</w:t>
            </w:r>
          </w:p>
        </w:tc>
        <w:tc>
          <w:tcPr>
            <w:tcW w:w="1187" w:type="dxa"/>
          </w:tcPr>
          <w:p w14:paraId="6C0C7702" w14:textId="77777777" w:rsidR="00B11855" w:rsidRPr="001F42D3" w:rsidRDefault="003D003E" w:rsidP="004824A8">
            <w:pPr>
              <w:pStyle w:val="TableEntry"/>
              <w:keepNext/>
              <w:keepLines/>
            </w:pPr>
            <w:r w:rsidRPr="001F42D3">
              <w:t>RE</w:t>
            </w:r>
          </w:p>
        </w:tc>
        <w:tc>
          <w:tcPr>
            <w:tcW w:w="985" w:type="dxa"/>
          </w:tcPr>
          <w:p w14:paraId="353E6B15" w14:textId="77777777" w:rsidR="00B11855" w:rsidRPr="001F42D3" w:rsidRDefault="003D003E" w:rsidP="004824A8">
            <w:pPr>
              <w:pStyle w:val="TableEntry"/>
              <w:keepNext/>
              <w:keepLines/>
            </w:pPr>
            <w:r w:rsidRPr="001F42D3">
              <w:t>[0..n]</w:t>
            </w:r>
          </w:p>
        </w:tc>
        <w:tc>
          <w:tcPr>
            <w:tcW w:w="884" w:type="dxa"/>
          </w:tcPr>
          <w:p w14:paraId="369ED913" w14:textId="77777777" w:rsidR="00B11855" w:rsidRPr="001F42D3" w:rsidRDefault="00B11855" w:rsidP="004824A8">
            <w:pPr>
              <w:pStyle w:val="TableEntry"/>
              <w:keepNext/>
              <w:keepLines/>
            </w:pPr>
          </w:p>
        </w:tc>
        <w:tc>
          <w:tcPr>
            <w:tcW w:w="2753" w:type="dxa"/>
          </w:tcPr>
          <w:p w14:paraId="06FA7C95" w14:textId="77777777" w:rsidR="00B11855" w:rsidRPr="001F42D3" w:rsidRDefault="003D003E" w:rsidP="004824A8">
            <w:pPr>
              <w:pStyle w:val="TableEntry"/>
              <w:keepNext/>
              <w:keepLines/>
            </w:pPr>
            <w:r w:rsidRPr="001F42D3">
              <w:t>Observation Method</w:t>
            </w:r>
          </w:p>
        </w:tc>
      </w:tr>
      <w:tr w:rsidR="00C40FD5" w:rsidRPr="001F42D3" w14:paraId="69C7699C" w14:textId="77777777" w:rsidTr="00A92110">
        <w:trPr>
          <w:cantSplit/>
          <w:jc w:val="center"/>
        </w:trPr>
        <w:tc>
          <w:tcPr>
            <w:tcW w:w="1308" w:type="dxa"/>
          </w:tcPr>
          <w:p w14:paraId="1486C559" w14:textId="77777777" w:rsidR="00B11855" w:rsidRPr="001F42D3" w:rsidRDefault="003D003E" w:rsidP="004824A8">
            <w:pPr>
              <w:pStyle w:val="TableEntry"/>
              <w:keepNext/>
              <w:keepLines/>
            </w:pPr>
            <w:r w:rsidRPr="001F42D3">
              <w:t>18</w:t>
            </w:r>
          </w:p>
        </w:tc>
        <w:tc>
          <w:tcPr>
            <w:tcW w:w="783" w:type="dxa"/>
          </w:tcPr>
          <w:p w14:paraId="114DA41A" w14:textId="77777777" w:rsidR="00B11855" w:rsidRPr="001F42D3" w:rsidRDefault="003D003E" w:rsidP="004824A8">
            <w:pPr>
              <w:pStyle w:val="TableEntry"/>
              <w:keepNext/>
              <w:keepLines/>
            </w:pPr>
            <w:r w:rsidRPr="001F42D3">
              <w:t>427</w:t>
            </w:r>
          </w:p>
        </w:tc>
        <w:tc>
          <w:tcPr>
            <w:tcW w:w="834" w:type="dxa"/>
          </w:tcPr>
          <w:p w14:paraId="6A9D38D5" w14:textId="77777777" w:rsidR="00B11855" w:rsidRPr="001F42D3" w:rsidRDefault="003D003E" w:rsidP="004824A8">
            <w:pPr>
              <w:pStyle w:val="TableEntry"/>
              <w:keepNext/>
              <w:keepLines/>
            </w:pPr>
            <w:r w:rsidRPr="001F42D3">
              <w:t>EI</w:t>
            </w:r>
          </w:p>
        </w:tc>
        <w:tc>
          <w:tcPr>
            <w:tcW w:w="1187" w:type="dxa"/>
          </w:tcPr>
          <w:p w14:paraId="2C9A36D8" w14:textId="77777777" w:rsidR="00B11855" w:rsidRPr="001F42D3" w:rsidRDefault="003D003E" w:rsidP="004824A8">
            <w:pPr>
              <w:pStyle w:val="TableEntry"/>
              <w:keepNext/>
              <w:keepLines/>
            </w:pPr>
            <w:r w:rsidRPr="001F42D3">
              <w:t>RE</w:t>
            </w:r>
          </w:p>
        </w:tc>
        <w:tc>
          <w:tcPr>
            <w:tcW w:w="985" w:type="dxa"/>
          </w:tcPr>
          <w:p w14:paraId="3336D2CA" w14:textId="77777777" w:rsidR="00B11855" w:rsidRPr="001F42D3" w:rsidRDefault="003D003E" w:rsidP="004824A8">
            <w:pPr>
              <w:pStyle w:val="TableEntry"/>
              <w:keepNext/>
              <w:keepLines/>
            </w:pPr>
            <w:r w:rsidRPr="001F42D3">
              <w:t>[0..1]</w:t>
            </w:r>
          </w:p>
        </w:tc>
        <w:tc>
          <w:tcPr>
            <w:tcW w:w="884" w:type="dxa"/>
          </w:tcPr>
          <w:p w14:paraId="59414C73" w14:textId="77777777" w:rsidR="00B11855" w:rsidRPr="001F42D3" w:rsidRDefault="00B11855" w:rsidP="004824A8">
            <w:pPr>
              <w:pStyle w:val="TableEntry"/>
              <w:keepNext/>
              <w:keepLines/>
            </w:pPr>
          </w:p>
        </w:tc>
        <w:tc>
          <w:tcPr>
            <w:tcW w:w="2753" w:type="dxa"/>
          </w:tcPr>
          <w:p w14:paraId="391EB30A" w14:textId="77777777" w:rsidR="00B11855" w:rsidRPr="001F42D3" w:rsidRDefault="003D003E" w:rsidP="004824A8">
            <w:pPr>
              <w:pStyle w:val="TableEntry"/>
              <w:keepNext/>
              <w:keepLines/>
            </w:pPr>
            <w:r w:rsidRPr="001F42D3">
              <w:t>Equipment Instance Identifier</w:t>
            </w:r>
          </w:p>
        </w:tc>
      </w:tr>
      <w:tr w:rsidR="00C40FD5" w:rsidRPr="001F42D3" w14:paraId="0DE07EFE" w14:textId="77777777" w:rsidTr="00A92110">
        <w:trPr>
          <w:cantSplit/>
          <w:jc w:val="center"/>
        </w:trPr>
        <w:tc>
          <w:tcPr>
            <w:tcW w:w="1308" w:type="dxa"/>
          </w:tcPr>
          <w:p w14:paraId="222B83DA" w14:textId="77777777" w:rsidR="00B11855" w:rsidRPr="001F42D3" w:rsidRDefault="003D003E" w:rsidP="004824A8">
            <w:pPr>
              <w:pStyle w:val="TableEntry"/>
              <w:keepNext/>
              <w:keepLines/>
            </w:pPr>
            <w:r w:rsidRPr="001F42D3">
              <w:t>19</w:t>
            </w:r>
          </w:p>
        </w:tc>
        <w:tc>
          <w:tcPr>
            <w:tcW w:w="783" w:type="dxa"/>
          </w:tcPr>
          <w:p w14:paraId="7A6E1789" w14:textId="77777777" w:rsidR="00B11855" w:rsidRPr="001F42D3" w:rsidRDefault="003D003E" w:rsidP="004824A8">
            <w:pPr>
              <w:pStyle w:val="TableEntry"/>
              <w:keepNext/>
              <w:keepLines/>
            </w:pPr>
            <w:r w:rsidRPr="001F42D3">
              <w:t>24</w:t>
            </w:r>
          </w:p>
        </w:tc>
        <w:tc>
          <w:tcPr>
            <w:tcW w:w="834" w:type="dxa"/>
          </w:tcPr>
          <w:p w14:paraId="6C89DEB3" w14:textId="77777777" w:rsidR="00B11855" w:rsidRPr="001F42D3" w:rsidRDefault="003D003E" w:rsidP="004824A8">
            <w:pPr>
              <w:pStyle w:val="TableEntry"/>
              <w:keepNext/>
              <w:keepLines/>
            </w:pPr>
            <w:r w:rsidRPr="001F42D3">
              <w:t>DTM</w:t>
            </w:r>
          </w:p>
        </w:tc>
        <w:tc>
          <w:tcPr>
            <w:tcW w:w="1187" w:type="dxa"/>
          </w:tcPr>
          <w:p w14:paraId="003163A8" w14:textId="77777777" w:rsidR="00B11855" w:rsidRPr="001F42D3" w:rsidRDefault="003D003E" w:rsidP="004824A8">
            <w:pPr>
              <w:pStyle w:val="TableEntry"/>
              <w:keepNext/>
              <w:keepLines/>
            </w:pPr>
            <w:r w:rsidRPr="001F42D3">
              <w:t>CE</w:t>
            </w:r>
          </w:p>
        </w:tc>
        <w:tc>
          <w:tcPr>
            <w:tcW w:w="985" w:type="dxa"/>
          </w:tcPr>
          <w:p w14:paraId="01C8C36E" w14:textId="77777777" w:rsidR="00B11855" w:rsidRPr="001F42D3" w:rsidRDefault="003D003E" w:rsidP="004824A8">
            <w:pPr>
              <w:pStyle w:val="TableEntry"/>
              <w:keepNext/>
              <w:keepLines/>
            </w:pPr>
            <w:r w:rsidRPr="001F42D3">
              <w:t>[0..1]</w:t>
            </w:r>
          </w:p>
        </w:tc>
        <w:tc>
          <w:tcPr>
            <w:tcW w:w="884" w:type="dxa"/>
          </w:tcPr>
          <w:p w14:paraId="0DFE0A90" w14:textId="77777777" w:rsidR="00B11855" w:rsidRPr="001F42D3" w:rsidRDefault="00B11855" w:rsidP="004824A8">
            <w:pPr>
              <w:pStyle w:val="TableEntry"/>
              <w:keepNext/>
              <w:keepLines/>
            </w:pPr>
          </w:p>
        </w:tc>
        <w:tc>
          <w:tcPr>
            <w:tcW w:w="2753" w:type="dxa"/>
          </w:tcPr>
          <w:p w14:paraId="65E7EF9E" w14:textId="77777777" w:rsidR="00B11855" w:rsidRPr="001F42D3" w:rsidRDefault="003D003E" w:rsidP="004824A8">
            <w:pPr>
              <w:pStyle w:val="TableEntry"/>
              <w:keepNext/>
              <w:keepLines/>
            </w:pPr>
            <w:r w:rsidRPr="001F42D3">
              <w:t>Date/Time of the Analysis</w:t>
            </w:r>
          </w:p>
        </w:tc>
      </w:tr>
      <w:tr w:rsidR="00C40FD5" w:rsidRPr="001F42D3" w14:paraId="475E74CF" w14:textId="77777777" w:rsidTr="00A92110">
        <w:trPr>
          <w:cantSplit/>
          <w:jc w:val="center"/>
        </w:trPr>
        <w:tc>
          <w:tcPr>
            <w:tcW w:w="1308" w:type="dxa"/>
          </w:tcPr>
          <w:p w14:paraId="7874985B" w14:textId="77777777" w:rsidR="00B11855" w:rsidRPr="001F42D3" w:rsidRDefault="003D003E" w:rsidP="00506FBD">
            <w:pPr>
              <w:pStyle w:val="TableEntry"/>
            </w:pPr>
            <w:r w:rsidRPr="001F42D3">
              <w:t>20</w:t>
            </w:r>
          </w:p>
        </w:tc>
        <w:tc>
          <w:tcPr>
            <w:tcW w:w="783" w:type="dxa"/>
          </w:tcPr>
          <w:p w14:paraId="2C05E334" w14:textId="77777777" w:rsidR="00B11855" w:rsidRPr="001F42D3" w:rsidRDefault="003D003E" w:rsidP="00506FBD">
            <w:pPr>
              <w:pStyle w:val="TableEntry"/>
            </w:pPr>
            <w:r w:rsidRPr="001F42D3">
              <w:t>705</w:t>
            </w:r>
          </w:p>
        </w:tc>
        <w:tc>
          <w:tcPr>
            <w:tcW w:w="834" w:type="dxa"/>
          </w:tcPr>
          <w:p w14:paraId="78EA1D60" w14:textId="77777777" w:rsidR="00B11855" w:rsidRPr="001F42D3" w:rsidRDefault="003D003E" w:rsidP="00506FBD">
            <w:pPr>
              <w:pStyle w:val="TableEntry"/>
            </w:pPr>
            <w:r w:rsidRPr="001F42D3">
              <w:t>CWE</w:t>
            </w:r>
          </w:p>
        </w:tc>
        <w:tc>
          <w:tcPr>
            <w:tcW w:w="1187" w:type="dxa"/>
          </w:tcPr>
          <w:p w14:paraId="4875E3C3" w14:textId="77777777" w:rsidR="00B11855" w:rsidRPr="001F42D3" w:rsidRDefault="003D003E" w:rsidP="00506FBD">
            <w:pPr>
              <w:pStyle w:val="TableEntry"/>
            </w:pPr>
            <w:r w:rsidRPr="001F42D3">
              <w:t>RE</w:t>
            </w:r>
          </w:p>
        </w:tc>
        <w:tc>
          <w:tcPr>
            <w:tcW w:w="985" w:type="dxa"/>
          </w:tcPr>
          <w:p w14:paraId="6DAF7B4A" w14:textId="77777777" w:rsidR="00B11855" w:rsidRPr="001F42D3" w:rsidRDefault="003D003E" w:rsidP="00506FBD">
            <w:pPr>
              <w:pStyle w:val="TableEntry"/>
            </w:pPr>
            <w:r w:rsidRPr="001F42D3">
              <w:t>[0..*]</w:t>
            </w:r>
          </w:p>
        </w:tc>
        <w:tc>
          <w:tcPr>
            <w:tcW w:w="884" w:type="dxa"/>
          </w:tcPr>
          <w:p w14:paraId="0019C2B8" w14:textId="77777777" w:rsidR="00B11855" w:rsidRPr="001F42D3" w:rsidRDefault="003D003E" w:rsidP="00506FBD">
            <w:pPr>
              <w:pStyle w:val="TableEntry"/>
            </w:pPr>
            <w:r w:rsidRPr="001F42D3">
              <w:t>0163</w:t>
            </w:r>
          </w:p>
        </w:tc>
        <w:tc>
          <w:tcPr>
            <w:tcW w:w="2753" w:type="dxa"/>
          </w:tcPr>
          <w:p w14:paraId="774FB1A1" w14:textId="77777777" w:rsidR="00B11855" w:rsidRPr="001F42D3" w:rsidRDefault="003D003E" w:rsidP="00506FBD">
            <w:pPr>
              <w:pStyle w:val="TableEntry"/>
            </w:pPr>
            <w:r w:rsidRPr="001F42D3">
              <w:t>Observation Site</w:t>
            </w:r>
          </w:p>
        </w:tc>
      </w:tr>
    </w:tbl>
    <w:p w14:paraId="0DB4127A" w14:textId="77777777" w:rsidR="00C156EC" w:rsidRPr="001F42D3" w:rsidRDefault="00C156EC" w:rsidP="00A92110">
      <w:pPr>
        <w:pStyle w:val="BodyText"/>
      </w:pPr>
    </w:p>
    <w:p w14:paraId="50358DAA" w14:textId="77777777" w:rsidR="00B11855" w:rsidRPr="001F42D3" w:rsidRDefault="003D003E" w:rsidP="005C1693">
      <w:pPr>
        <w:pStyle w:val="BodyText"/>
      </w:pPr>
      <w:r w:rsidRPr="001F42D3">
        <w:rPr>
          <w:b/>
          <w:bCs/>
        </w:rPr>
        <w:t>OBX-1   Set ID - OBX</w:t>
      </w:r>
    </w:p>
    <w:p w14:paraId="31888734" w14:textId="16AB7958" w:rsidR="00B11855" w:rsidRPr="001F42D3" w:rsidRDefault="003D003E" w:rsidP="005C1693">
      <w:pPr>
        <w:pStyle w:val="BodyText"/>
      </w:pPr>
      <w:r w:rsidRPr="001F42D3">
        <w:t>This field contains the sequence number of the OBX in this message</w:t>
      </w:r>
      <w:r w:rsidR="00A96D37" w:rsidRPr="001F42D3">
        <w:t xml:space="preserve">, </w:t>
      </w:r>
      <w:r w:rsidRPr="001F42D3">
        <w:t xml:space="preserve">i.e., </w:t>
      </w:r>
      <w:r w:rsidR="00DF4204" w:rsidRPr="001F42D3">
        <w:t xml:space="preserve">1st OBX Set ID = 1, 2nd OBX set </w:t>
      </w:r>
      <w:r w:rsidRPr="001F42D3">
        <w:t>ID = 2, etc., regardless of whether the OBX refers to a device or a metric value.</w:t>
      </w:r>
    </w:p>
    <w:p w14:paraId="5DB7A490" w14:textId="77777777" w:rsidR="00B11855" w:rsidRPr="001F42D3" w:rsidRDefault="003D003E" w:rsidP="005C1693">
      <w:pPr>
        <w:pStyle w:val="BodyText"/>
      </w:pPr>
      <w:r w:rsidRPr="001F42D3">
        <w:rPr>
          <w:b/>
          <w:bCs/>
        </w:rPr>
        <w:t>OBX-2   Value Type</w:t>
      </w:r>
    </w:p>
    <w:p w14:paraId="69311DDF" w14:textId="77777777" w:rsidR="00B11855" w:rsidRPr="001F42D3" w:rsidRDefault="003D003E" w:rsidP="005C1693">
      <w:pPr>
        <w:pStyle w:val="BodyText"/>
      </w:pPr>
      <w:r w:rsidRPr="001F42D3">
        <w:t>Condition Predicate: must be valued if the value of OBX-11 is not X.</w:t>
      </w:r>
    </w:p>
    <w:p w14:paraId="1C53F3FE" w14:textId="1C281BEC" w:rsidR="00B11855" w:rsidRPr="001F42D3" w:rsidRDefault="002F745D" w:rsidP="005C1693">
      <w:pPr>
        <w:pStyle w:val="BodyText"/>
      </w:pPr>
      <w:r w:rsidRPr="001F42D3">
        <w:t xml:space="preserve">The Value Type field shall be filled according to </w:t>
      </w:r>
      <w:r w:rsidR="006D613E" w:rsidRPr="001F42D3">
        <w:t>HL7</w:t>
      </w:r>
      <w:r w:rsidR="00995105" w:rsidRPr="001F42D3">
        <w:t xml:space="preserve"> </w:t>
      </w:r>
      <w:r w:rsidRPr="001F42D3">
        <w:t xml:space="preserve">Version 2.6 standard (table 0125). For example, if the result is "&gt;300" the Value Type "SN" (Structured Numeric) SHALL be used instead of the "ST" (String) value type that was used in previous versions of HL7. For example, </w:t>
      </w:r>
      <w:r w:rsidRPr="001F42D3">
        <w:lastRenderedPageBreak/>
        <w:t xml:space="preserve">if reporting a displayed I:E ratio of 1:2, the Value Type "SN" (Structured Numeric) MAY be used in lieu of the "NM" (Numeric) datatype, </w:t>
      </w:r>
      <w:r w:rsidR="00576EDB" w:rsidRPr="001F42D3">
        <w:t xml:space="preserve">e.g., </w:t>
      </w:r>
      <w:r w:rsidRPr="001F42D3">
        <w:t xml:space="preserve">|^1^:^2|, to express the ratio in a clinically familiar format (the "ST" value type SHALL NOT be used in this case). See the details and the examples in the </w:t>
      </w:r>
      <w:r w:rsidR="006D613E" w:rsidRPr="001F42D3">
        <w:t>HL7</w:t>
      </w:r>
      <w:r w:rsidR="00995105" w:rsidRPr="001F42D3">
        <w:t xml:space="preserve"> </w:t>
      </w:r>
      <w:r w:rsidRPr="001F42D3">
        <w:t>V2.6 (7.4.2). For an observation that consists of a time measurement (e.g., bleeding time) the TM Value Type is preferred to NM</w:t>
      </w:r>
      <w:r w:rsidR="00A96D37" w:rsidRPr="001F42D3">
        <w:t>,</w:t>
      </w:r>
      <w:r w:rsidRPr="001F42D3">
        <w:t xml:space="preserve"> but this is not made mandatory</w:t>
      </w:r>
      <w:r w:rsidR="002E782A" w:rsidRPr="001F42D3">
        <w:t xml:space="preserve">. </w:t>
      </w:r>
    </w:p>
    <w:p w14:paraId="5BC4140A" w14:textId="77777777" w:rsidR="00B11855" w:rsidRPr="001F42D3" w:rsidRDefault="003D003E" w:rsidP="005C1693">
      <w:pPr>
        <w:pStyle w:val="BodyText"/>
      </w:pPr>
      <w:r w:rsidRPr="001F42D3">
        <w:t>Refer to TF-3 for details of the data types used in the mappings.</w:t>
      </w:r>
    </w:p>
    <w:p w14:paraId="0C41A964" w14:textId="77777777" w:rsidR="00B11855" w:rsidRPr="001F42D3" w:rsidRDefault="003D003E" w:rsidP="005C1693">
      <w:pPr>
        <w:pStyle w:val="BodyText"/>
      </w:pPr>
      <w:r w:rsidRPr="001F42D3">
        <w:rPr>
          <w:b/>
          <w:bCs/>
        </w:rPr>
        <w:t>OBX-3   Observation Identifier</w:t>
      </w:r>
    </w:p>
    <w:p w14:paraId="4E0C0811" w14:textId="336A7071" w:rsidR="00B11855" w:rsidRPr="001F42D3" w:rsidRDefault="003D003E" w:rsidP="005C1693">
      <w:pPr>
        <w:pStyle w:val="BodyText"/>
      </w:pPr>
      <w:r w:rsidRPr="001F42D3">
        <w:t xml:space="preserve">Identifies the type of device providing the related values. This is required if structured device (and if relevant, subdevice) identification is provided in the message. For the </w:t>
      </w:r>
      <w:r w:rsidR="007E67D4" w:rsidRPr="001F42D3">
        <w:t>DEV TF</w:t>
      </w:r>
      <w:r w:rsidRPr="001F42D3">
        <w:t xml:space="preserve">, this shall be used for all devices capable of providing structured device information. For the IHE PCD transactions, implementations shall use the terms defined in the current version of the Harmonized Rosetta Terminology (Volume 3 of the Technical Framework contains further details and references on the Rosetta Terminology Mapping as well as important information on system responsibilities regarding terminology). The Rosetta codes are based on terms from the ISO/IEEE 11073 Nomenclature where available, and where the Nomenclature does not currently contain a matching term, gives provisional vendor-neutral terms to be submitted to the IEEE 11073 Upper Layers Committee as suggestions for adoption into the Nomenclature. If </w:t>
      </w:r>
      <w:r w:rsidR="000208A1" w:rsidRPr="001F42D3">
        <w:t>a</w:t>
      </w:r>
      <w:r w:rsidR="00445DDD" w:rsidRPr="001F42D3">
        <w:t xml:space="preserve"> </w:t>
      </w:r>
      <w:r w:rsidRPr="001F42D3">
        <w:t xml:space="preserve">term cannot be found in this way and a matching term is available in LOINC, then the next preference is to use the LOINC term. If LOINC also does not support a term then SNOMED CT or another coding scheme recognized by the </w:t>
      </w:r>
      <w:r w:rsidR="006D613E" w:rsidRPr="001F42D3">
        <w:t>HL7</w:t>
      </w:r>
      <w:r w:rsidR="00995105" w:rsidRPr="001F42D3">
        <w:t xml:space="preserve"> </w:t>
      </w:r>
      <w:r w:rsidRPr="001F42D3">
        <w:t>standard takes precedence if a matching term is available. In the cases where such resources are not explicitly identified by standards, implementations may, by local arrangement, utilize any resource (including proprietary or local) to achieve compatibility among the systems involved, provided also that any licensing/copyright requirements are satisfied</w:t>
      </w:r>
    </w:p>
    <w:p w14:paraId="3E9E4A7E" w14:textId="77777777" w:rsidR="00B11855" w:rsidRPr="001F42D3" w:rsidRDefault="003D003E" w:rsidP="005C1693">
      <w:pPr>
        <w:pStyle w:val="BodyText"/>
      </w:pPr>
      <w:r w:rsidRPr="001F42D3">
        <w:t xml:space="preserve">In the case where the nomenclature term does not convey the distinction between an observation measurement and a setting for a quantity that may be either, see OBX-17 Observation Method for a way of encoding the distinction. </w:t>
      </w:r>
    </w:p>
    <w:p w14:paraId="599CA734" w14:textId="77777777" w:rsidR="00B11855" w:rsidRPr="001F42D3" w:rsidRDefault="003D003E" w:rsidP="005C1693">
      <w:pPr>
        <w:pStyle w:val="BodyText"/>
      </w:pPr>
      <w:r w:rsidRPr="001F42D3">
        <w:t>In the case where the nomenclature item does not distinguish between a manually initiated (episodic) measurement and one that is automatically initiated on a schedule (periodic measurement), the OBX-17 Observation Method may also be used to add this information.</w:t>
      </w:r>
    </w:p>
    <w:p w14:paraId="69C75127" w14:textId="77777777" w:rsidR="00B11855" w:rsidRPr="001F42D3" w:rsidRDefault="003D003E" w:rsidP="005C1693">
      <w:pPr>
        <w:pStyle w:val="BodyText"/>
      </w:pPr>
      <w:r w:rsidRPr="001F42D3">
        <w:rPr>
          <w:b/>
          <w:bCs/>
        </w:rPr>
        <w:t>OBX-4   Observation Sub-ID</w:t>
      </w:r>
    </w:p>
    <w:p w14:paraId="1E812827" w14:textId="0722ED92" w:rsidR="0065066B" w:rsidRPr="001F42D3" w:rsidRDefault="003D003E" w:rsidP="005C1693">
      <w:pPr>
        <w:pStyle w:val="BodyText"/>
      </w:pPr>
      <w:r w:rsidRPr="001F42D3">
        <w:t>This field shall be used to distinguish between multiple OBX segments and represent the hierarchical (containment) relations among the segments. It does so by providing an unambiguous mapping from observation contained in the OBX segment to the IEEE 11073 containment tree for the Medical Device System sourcing the observation (</w:t>
      </w:r>
      <w:r w:rsidR="00B63979" w:rsidRPr="001F42D3">
        <w:t>s</w:t>
      </w:r>
      <w:r w:rsidRPr="001F42D3">
        <w:t xml:space="preserve">ee Appendix A Mapping ISO/IEEE 11073 Domain Information Model to HL7). </w:t>
      </w:r>
    </w:p>
    <w:p w14:paraId="5BEE119F" w14:textId="397FE664" w:rsidR="00DC78FE" w:rsidRPr="001F42D3" w:rsidRDefault="00800492" w:rsidP="00B34AEB">
      <w:pPr>
        <w:pStyle w:val="Heading3"/>
        <w:numPr>
          <w:ilvl w:val="0"/>
          <w:numId w:val="0"/>
        </w:numPr>
        <w:rPr>
          <w:noProof w:val="0"/>
        </w:rPr>
      </w:pPr>
      <w:bookmarkStart w:id="1911" w:name="_Toc214889774"/>
      <w:r w:rsidRPr="001F42D3">
        <w:rPr>
          <w:noProof w:val="0"/>
        </w:rPr>
        <w:lastRenderedPageBreak/>
        <w:t xml:space="preserve">B.8.1 </w:t>
      </w:r>
      <w:r w:rsidR="00DC78FE" w:rsidRPr="001F42D3">
        <w:rPr>
          <w:noProof w:val="0"/>
        </w:rPr>
        <w:t>OBX-4 in a 'flattened' representation of a device</w:t>
      </w:r>
      <w:bookmarkEnd w:id="1911"/>
    </w:p>
    <w:p w14:paraId="5726D61B" w14:textId="025BB545" w:rsidR="00892C12" w:rsidRPr="001F42D3" w:rsidRDefault="0065066B" w:rsidP="005C1693">
      <w:pPr>
        <w:pStyle w:val="BodyText"/>
      </w:pPr>
      <w:r w:rsidRPr="001F42D3">
        <w:t xml:space="preserve">A 'map' of the hierarchical structure of the device representation, </w:t>
      </w:r>
      <w:r w:rsidR="00A80B91" w:rsidRPr="001F42D3">
        <w:t>in other words</w:t>
      </w:r>
      <w:r w:rsidRPr="001F42D3">
        <w:t xml:space="preserve"> the device</w:t>
      </w:r>
      <w:r w:rsidR="00A80B91" w:rsidRPr="001F42D3">
        <w:t>'s containment tree can be co</w:t>
      </w:r>
      <w:r w:rsidRPr="001F42D3">
        <w:t xml:space="preserve">nstructed from the set of OBX-4 values in a full observation report </w:t>
      </w:r>
      <w:r w:rsidR="00A80B91" w:rsidRPr="001F42D3">
        <w:t>of all metrics the device produces.</w:t>
      </w:r>
      <w:r w:rsidRPr="001F42D3">
        <w:t xml:space="preserve"> The highest (most inclusive) hierarchical level </w:t>
      </w:r>
      <w:r w:rsidR="00A80B91" w:rsidRPr="001F42D3">
        <w:t>is the Medical Device System (MDS), representing the whole device. In the simplest, "flattened", representation of a device, it is the only level that is present. In the flattened representation, no Virtual Medical Devices (VMD) and no channels are identified in the hierarchy. Every metric is treated as contained only by the MDS</w:t>
      </w:r>
      <w:r w:rsidR="006F7F52" w:rsidRPr="001F42D3">
        <w:t>, and it has an O</w:t>
      </w:r>
      <w:r w:rsidR="00A80B91" w:rsidRPr="001F42D3">
        <w:t>BX-4 value of</w:t>
      </w:r>
      <w:r w:rsidR="006F7F52" w:rsidRPr="001F42D3">
        <w:t xml:space="preserve"> &lt;n&gt;.</w:t>
      </w:r>
      <w:r w:rsidR="00A80B91" w:rsidRPr="001F42D3">
        <w:t>0.0.</w:t>
      </w:r>
      <w:r w:rsidR="006F7F52" w:rsidRPr="001F42D3">
        <w:t>&lt;m&gt;, where</w:t>
      </w:r>
      <w:r w:rsidR="00892C12" w:rsidRPr="001F42D3">
        <w:t xml:space="preserve"> &lt;</w:t>
      </w:r>
      <w:r w:rsidR="00DD3513" w:rsidRPr="001F42D3">
        <w:t>n</w:t>
      </w:r>
      <w:r w:rsidR="00892C12" w:rsidRPr="001F42D3">
        <w:t xml:space="preserve">&gt; is the unsigned number chosen to identify the MDS (for simplicity, our examples will use 1 to identify the </w:t>
      </w:r>
      <w:r w:rsidR="0028379E" w:rsidRPr="001F42D3">
        <w:t>first or</w:t>
      </w:r>
      <w:r w:rsidR="00892C12" w:rsidRPr="001F42D3">
        <w:t xml:space="preserve"> sole MDS</w:t>
      </w:r>
      <w:r w:rsidR="00DD3513" w:rsidRPr="001F42D3">
        <w:t>, but other numbers may be applied</w:t>
      </w:r>
      <w:r w:rsidR="00892C12" w:rsidRPr="001F42D3">
        <w:t>), and</w:t>
      </w:r>
      <w:r w:rsidR="006F7F52" w:rsidRPr="001F42D3">
        <w:t xml:space="preserve"> the </w:t>
      </w:r>
      <w:r w:rsidR="00892C12" w:rsidRPr="001F42D3">
        <w:t>unsigned number</w:t>
      </w:r>
      <w:r w:rsidR="006F7F52" w:rsidRPr="001F42D3">
        <w:t xml:space="preserve"> &lt;</w:t>
      </w:r>
      <w:r w:rsidR="00DD3513" w:rsidRPr="001F42D3">
        <w:t>m</w:t>
      </w:r>
      <w:r w:rsidR="006F7F52" w:rsidRPr="001F42D3">
        <w:t>&gt;</w:t>
      </w:r>
      <w:r w:rsidR="00892C12" w:rsidRPr="001F42D3">
        <w:t>identifies the particular metric, and must be different for each metric</w:t>
      </w:r>
      <w:r w:rsidR="00A80B91" w:rsidRPr="001F42D3">
        <w:t xml:space="preserve">. </w:t>
      </w:r>
      <w:r w:rsidR="00DC78FE" w:rsidRPr="001F42D3">
        <w:t>The flattened representation has only one device-related OBX segment, the one representing the MDS.</w:t>
      </w:r>
    </w:p>
    <w:p w14:paraId="07F09F61" w14:textId="7787F16F" w:rsidR="00DC78FE" w:rsidRPr="001F42D3" w:rsidRDefault="00800492" w:rsidP="00B34AEB">
      <w:pPr>
        <w:pStyle w:val="Heading3"/>
        <w:numPr>
          <w:ilvl w:val="0"/>
          <w:numId w:val="0"/>
        </w:numPr>
        <w:rPr>
          <w:noProof w:val="0"/>
        </w:rPr>
      </w:pPr>
      <w:bookmarkStart w:id="1912" w:name="_Toc214889775"/>
      <w:r w:rsidRPr="001F42D3">
        <w:rPr>
          <w:noProof w:val="0"/>
        </w:rPr>
        <w:t xml:space="preserve">B.8.2 </w:t>
      </w:r>
      <w:r w:rsidR="00DC78FE" w:rsidRPr="001F42D3">
        <w:rPr>
          <w:noProof w:val="0"/>
        </w:rPr>
        <w:t>OBX-4 in a hierarchical representation of a device</w:t>
      </w:r>
      <w:bookmarkEnd w:id="1912"/>
    </w:p>
    <w:p w14:paraId="351F1059" w14:textId="77777777" w:rsidR="00DD3513" w:rsidRPr="001F42D3" w:rsidRDefault="009629BD" w:rsidP="00C10546">
      <w:pPr>
        <w:pStyle w:val="BodyText"/>
      </w:pPr>
      <w:r w:rsidRPr="001F42D3">
        <w:t xml:space="preserve">Examples of the </w:t>
      </w:r>
      <w:r w:rsidR="00892C12" w:rsidRPr="001F42D3">
        <w:t>disadvantages of the flattened representation are that</w:t>
      </w:r>
      <w:r w:rsidR="00DD3513" w:rsidRPr="001F42D3">
        <w:t>:</w:t>
      </w:r>
    </w:p>
    <w:p w14:paraId="03C30472" w14:textId="77777777" w:rsidR="009629BD" w:rsidRPr="001F42D3" w:rsidRDefault="00DD3513" w:rsidP="00C10546">
      <w:pPr>
        <w:pStyle w:val="BodyText"/>
      </w:pPr>
      <w:r w:rsidRPr="001F42D3">
        <w:t>I</w:t>
      </w:r>
      <w:r w:rsidR="00892C12" w:rsidRPr="001F42D3">
        <w:t xml:space="preserve">t doesn't allow making the </w:t>
      </w:r>
      <w:r w:rsidR="00DC78FE" w:rsidRPr="001F42D3">
        <w:t xml:space="preserve">sometimes </w:t>
      </w:r>
      <w:r w:rsidR="00892C12" w:rsidRPr="001F42D3">
        <w:t>vital distinction between channels in an infusion pump</w:t>
      </w:r>
      <w:r w:rsidR="009629BD" w:rsidRPr="001F42D3">
        <w:t>.</w:t>
      </w:r>
    </w:p>
    <w:p w14:paraId="6B8E4248" w14:textId="77777777" w:rsidR="009629BD" w:rsidRPr="001F42D3" w:rsidRDefault="009629BD" w:rsidP="005C1693">
      <w:pPr>
        <w:pStyle w:val="ListBullet2"/>
      </w:pPr>
      <w:r w:rsidRPr="001F42D3">
        <w:t>I</w:t>
      </w:r>
      <w:r w:rsidR="002E102A" w:rsidRPr="001F42D3">
        <w:t>t</w:t>
      </w:r>
      <w:r w:rsidRPr="001F42D3">
        <w:t xml:space="preserve"> doesn't allow distinguishing two measurements with the same OBX-3 Observation Identifier coming from the same MDS, which is possible in a complex monitoring situation, so that one of them is typically dropped.</w:t>
      </w:r>
    </w:p>
    <w:p w14:paraId="4B91BF30" w14:textId="77777777" w:rsidR="007436FF" w:rsidRPr="001F42D3" w:rsidRDefault="009629BD" w:rsidP="005C1693">
      <w:pPr>
        <w:pStyle w:val="ListBullet2"/>
      </w:pPr>
      <w:r w:rsidRPr="001F42D3">
        <w:t>I</w:t>
      </w:r>
      <w:r w:rsidR="007436FF" w:rsidRPr="001F42D3">
        <w:t xml:space="preserve">t doesn't allow for the </w:t>
      </w:r>
      <w:r w:rsidRPr="001F42D3">
        <w:t xml:space="preserve">logical </w:t>
      </w:r>
      <w:r w:rsidR="007436FF" w:rsidRPr="001F42D3">
        <w:t xml:space="preserve">representation </w:t>
      </w:r>
      <w:r w:rsidR="002E102A" w:rsidRPr="001F42D3">
        <w:t>of</w:t>
      </w:r>
      <w:r w:rsidRPr="001F42D3">
        <w:t xml:space="preserve"> </w:t>
      </w:r>
      <w:r w:rsidR="007436FF" w:rsidRPr="001F42D3">
        <w:t xml:space="preserve">VMDs </w:t>
      </w:r>
      <w:r w:rsidRPr="001F42D3">
        <w:t xml:space="preserve">for a </w:t>
      </w:r>
      <w:r w:rsidR="00DD3513" w:rsidRPr="001F42D3">
        <w:t xml:space="preserve">subsystem module of a </w:t>
      </w:r>
      <w:r w:rsidR="007436FF" w:rsidRPr="001F42D3">
        <w:t>modular device</w:t>
      </w:r>
      <w:r w:rsidRPr="001F42D3">
        <w:t>,</w:t>
      </w:r>
      <w:r w:rsidR="007436FF" w:rsidRPr="001F42D3">
        <w:t xml:space="preserve"> which in turn allows for the traceability of a measure</w:t>
      </w:r>
      <w:r w:rsidRPr="001F42D3">
        <w:t>ment to a particular module. It also allows</w:t>
      </w:r>
      <w:r w:rsidR="00DD3513" w:rsidRPr="001F42D3">
        <w:t xml:space="preserve"> </w:t>
      </w:r>
      <w:r w:rsidR="007436FF" w:rsidRPr="001F42D3">
        <w:t xml:space="preserve">giving information about the module itself such as its </w:t>
      </w:r>
      <w:r w:rsidRPr="001F42D3">
        <w:t>serial number</w:t>
      </w:r>
      <w:r w:rsidR="007436FF" w:rsidRPr="001F42D3">
        <w:t xml:space="preserve">. </w:t>
      </w:r>
    </w:p>
    <w:p w14:paraId="3160782B" w14:textId="77777777" w:rsidR="0065066B" w:rsidRPr="001F42D3" w:rsidRDefault="00A80B91" w:rsidP="00C10546">
      <w:pPr>
        <w:pStyle w:val="BodyText"/>
      </w:pPr>
      <w:r w:rsidRPr="001F42D3">
        <w:t>In a full hierarchical representation</w:t>
      </w:r>
      <w:r w:rsidR="007436FF" w:rsidRPr="001F42D3">
        <w:t xml:space="preserve"> these </w:t>
      </w:r>
      <w:r w:rsidR="00DD3513" w:rsidRPr="001F42D3">
        <w:t>limitations are removed</w:t>
      </w:r>
      <w:r w:rsidR="007436FF" w:rsidRPr="001F42D3">
        <w:t xml:space="preserve"> because</w:t>
      </w:r>
      <w:r w:rsidRPr="001F42D3">
        <w:t xml:space="preserve"> the metrics are represented as belonging </w:t>
      </w:r>
      <w:r w:rsidR="00DD3513" w:rsidRPr="001F42D3">
        <w:t xml:space="preserve">not only to a particular MDS, but also </w:t>
      </w:r>
      <w:r w:rsidRPr="001F42D3">
        <w:t>to a particular VMD, and, when desired, as belonging to a particular channel</w:t>
      </w:r>
      <w:r w:rsidR="009629BD" w:rsidRPr="001F42D3">
        <w:t>, and each one of higher-level entities has a device-related OBX segment identifying it, which can be correlated with the OBX-4 values in the OBX segments of the metrics it produces.</w:t>
      </w:r>
    </w:p>
    <w:p w14:paraId="5CEEDA64" w14:textId="2B22198E" w:rsidR="0065066B" w:rsidRPr="001F42D3" w:rsidRDefault="0065066B" w:rsidP="00C10546">
      <w:pPr>
        <w:pStyle w:val="BodyText"/>
      </w:pPr>
      <w:r w:rsidRPr="001F42D3">
        <w:t xml:space="preserve">The implementer of a Device Observation Reporter may choose the hierarchical representation for a particular device, </w:t>
      </w:r>
      <w:r w:rsidR="00A86910" w:rsidRPr="001F42D3">
        <w:t xml:space="preserve">simplifying to a flattened representation if it meets the needs of the use case. </w:t>
      </w:r>
      <w:r w:rsidR="00F47093" w:rsidRPr="001F42D3">
        <w:t>When</w:t>
      </w:r>
      <w:r w:rsidRPr="001F42D3">
        <w:t xml:space="preserve"> a content model is specified for the class of device in Volume 3 of the </w:t>
      </w:r>
      <w:r w:rsidR="006E73C1" w:rsidRPr="001F42D3">
        <w:t>IHE Devices Technical Framework</w:t>
      </w:r>
      <w:r w:rsidRPr="001F42D3">
        <w:t>, the model should be used as the basis for the representation.</w:t>
      </w:r>
    </w:p>
    <w:p w14:paraId="523D2730" w14:textId="0F4C07E9" w:rsidR="00DC78FE" w:rsidRPr="001F42D3" w:rsidRDefault="00800492" w:rsidP="00B34AEB">
      <w:pPr>
        <w:pStyle w:val="Heading3"/>
        <w:numPr>
          <w:ilvl w:val="0"/>
          <w:numId w:val="0"/>
        </w:numPr>
        <w:rPr>
          <w:noProof w:val="0"/>
        </w:rPr>
      </w:pPr>
      <w:bookmarkStart w:id="1913" w:name="_Toc214889776"/>
      <w:r w:rsidRPr="001F42D3">
        <w:rPr>
          <w:noProof w:val="0"/>
        </w:rPr>
        <w:t xml:space="preserve">B.8.3 </w:t>
      </w:r>
      <w:r w:rsidR="00DC78FE" w:rsidRPr="001F42D3">
        <w:rPr>
          <w:noProof w:val="0"/>
        </w:rPr>
        <w:t xml:space="preserve">'Device-related' and 'metric-related' OBX segments </w:t>
      </w:r>
      <w:r w:rsidR="00761B9B" w:rsidRPr="001F42D3">
        <w:rPr>
          <w:noProof w:val="0"/>
        </w:rPr>
        <w:t xml:space="preserve">in hierarchy </w:t>
      </w:r>
      <w:r w:rsidR="00DC78FE" w:rsidRPr="001F42D3">
        <w:rPr>
          <w:noProof w:val="0"/>
        </w:rPr>
        <w:t>are tied together by their OBX-4 values</w:t>
      </w:r>
      <w:bookmarkEnd w:id="1913"/>
    </w:p>
    <w:p w14:paraId="0F1535C1" w14:textId="3A14C67A" w:rsidR="00B15BAF" w:rsidRPr="001F42D3" w:rsidRDefault="007436FF" w:rsidP="00C10546">
      <w:pPr>
        <w:pStyle w:val="BodyText"/>
      </w:pPr>
      <w:r w:rsidRPr="001F42D3">
        <w:t>The MDS, and any VMD and channels included in the models, shall each be represented by a 'device-related' OBX which gives OBX-3 the MDC code for the kind of MDS, VMD, or channel that it is.</w:t>
      </w:r>
      <w:r w:rsidR="00DF4204" w:rsidRPr="001F42D3">
        <w:t xml:space="preserve"> </w:t>
      </w:r>
      <w:r w:rsidRPr="001F42D3">
        <w:t>The set of device-related OBX segments</w:t>
      </w:r>
      <w:r w:rsidR="003D003E" w:rsidRPr="001F42D3">
        <w:t xml:space="preserve"> </w:t>
      </w:r>
      <w:r w:rsidR="00B40084" w:rsidRPr="001F42D3">
        <w:t>show the hierarchical structure or containment tree of the device</w:t>
      </w:r>
      <w:r w:rsidR="003D003E" w:rsidRPr="001F42D3">
        <w:t>. For metric related data</w:t>
      </w:r>
      <w:r w:rsidR="0028379E" w:rsidRPr="001F42D3">
        <w:t>,</w:t>
      </w:r>
      <w:r w:rsidR="003D003E" w:rsidRPr="001F42D3">
        <w:t xml:space="preserve"> this field is used</w:t>
      </w:r>
      <w:r w:rsidR="00B40084" w:rsidRPr="001F42D3">
        <w:t xml:space="preserve"> to associate metrics to MDS and </w:t>
      </w:r>
      <w:r w:rsidR="00B40084" w:rsidRPr="001F42D3">
        <w:lastRenderedPageBreak/>
        <w:t>potentially VMD and channel</w:t>
      </w:r>
      <w:r w:rsidR="003D003E" w:rsidRPr="001F42D3">
        <w:t xml:space="preserve"> hierarchically, and to each other. The dotted notation provided for in </w:t>
      </w:r>
      <w:r w:rsidR="006D613E" w:rsidRPr="001F42D3">
        <w:t>HL7</w:t>
      </w:r>
      <w:r w:rsidR="00995105" w:rsidRPr="001F42D3">
        <w:t xml:space="preserve"> </w:t>
      </w:r>
      <w:r w:rsidR="003D003E" w:rsidRPr="001F42D3">
        <w:t xml:space="preserve">Ch7, 7.4.2.4, Fig 4 shall be used as follows: &lt;MDS&gt;.&lt;VMD&gt;.&lt;Channel&gt;.&lt;Metric&gt; [.FACET [.SUBFACET]], where the optional facet and subfacet entries are used only when specified for a particular profile, and distinguish multiple information items related to the same metric according to a specific scheme documented with the particular profile. </w:t>
      </w:r>
    </w:p>
    <w:p w14:paraId="3BBBF45F" w14:textId="6A4D3DEE" w:rsidR="00B11855" w:rsidRPr="001F42D3" w:rsidRDefault="003D003E" w:rsidP="00C10546">
      <w:pPr>
        <w:pStyle w:val="BodyText"/>
      </w:pPr>
      <w:r w:rsidRPr="001F42D3">
        <w:t xml:space="preserve">For device related </w:t>
      </w:r>
      <w:r w:rsidR="00B15BAF" w:rsidRPr="001F42D3">
        <w:t>OBX segments</w:t>
      </w:r>
      <w:r w:rsidRPr="001F42D3">
        <w:t xml:space="preserve"> that convey information about hierarchical levels higher than METRIC (that is, information about an MDS, VMD, or Channel), the entries in the dotted notation concerning the lower dot-levels (that is, VMD, Channel or metric levels for an MDS, channel and METRIC for a VMD, and so forth) have no meaning and this should be signified by </w:t>
      </w:r>
      <w:r w:rsidR="004C60BF" w:rsidRPr="001F42D3">
        <w:t>setting</w:t>
      </w:r>
      <w:r w:rsidR="00A4475D" w:rsidRPr="001F42D3">
        <w:t xml:space="preserve"> them to zero. </w:t>
      </w:r>
      <w:r w:rsidRPr="001F42D3">
        <w:t xml:space="preserve">So, for information relating to the first MDS, OBX-4 should be 1.0.0.0. Receiving systems shall recognize from such trailing zeros in OBX-4 </w:t>
      </w:r>
      <w:r w:rsidR="00CE6ED0" w:rsidRPr="001F42D3">
        <w:t>that</w:t>
      </w:r>
      <w:r w:rsidRPr="001F42D3">
        <w:t xml:space="preserve"> the </w:t>
      </w:r>
      <w:r w:rsidR="00CE6ED0" w:rsidRPr="001F42D3">
        <w:t>segment is device-related</w:t>
      </w:r>
      <w:r w:rsidR="00247A61" w:rsidRPr="001F42D3">
        <w:t>,</w:t>
      </w:r>
      <w:r w:rsidR="00CE6ED0" w:rsidRPr="001F42D3">
        <w:t xml:space="preserve"> and the </w:t>
      </w:r>
      <w:r w:rsidRPr="001F42D3">
        <w:t>information applies to an MDS, VMD, or channel rather than a metric.</w:t>
      </w:r>
    </w:p>
    <w:p w14:paraId="349AB063" w14:textId="77777777" w:rsidR="00B11855" w:rsidRPr="001F42D3" w:rsidRDefault="003D003E" w:rsidP="00C10546">
      <w:pPr>
        <w:pStyle w:val="BodyText"/>
      </w:pPr>
      <w:r w:rsidRPr="001F42D3">
        <w:t>This scheme allows the VMD, CHAN, METRIC and FACET information to be associated with ‘ancestor’ information higher up in the observation hierarchy. This is especially critical for devices like infusion pumps that have multiple channels with the same METRIC level identifiers. The scheme uses simple dotted decimal numeric identifiers where each number is a nonnegative integer. These must create unique n-tuples for each OBX. (That is, each OBX in a set grouped within the scope of an OBR segment must have a distinct value of OBX-4).</w:t>
      </w:r>
    </w:p>
    <w:p w14:paraId="2D6D9192" w14:textId="22040577" w:rsidR="003962DD" w:rsidRPr="001F42D3" w:rsidRDefault="003962DD" w:rsidP="00C10546">
      <w:pPr>
        <w:pStyle w:val="BodyText"/>
      </w:pPr>
      <w:r w:rsidRPr="001F42D3">
        <w:t>The OBX-4 Sub-ID is not normative for a given metric (identified in OBX-3)</w:t>
      </w:r>
      <w:r w:rsidR="00CA3A2C" w:rsidRPr="001F42D3">
        <w:t xml:space="preserve">. </w:t>
      </w:r>
      <w:r w:rsidRPr="001F42D3">
        <w:t xml:space="preserve">For example, an OBX-4 of 1.2.3.4 is not fixed to “heart rate.” If a parameter is included in multiple places within a containment (i.e., OBX-3 has the same value), the OBX-4 Sub-ID </w:t>
      </w:r>
      <w:r w:rsidR="00B15BAF" w:rsidRPr="001F42D3">
        <w:t xml:space="preserve">for each place </w:t>
      </w:r>
      <w:r w:rsidRPr="001F42D3">
        <w:t>will be unique</w:t>
      </w:r>
      <w:r w:rsidR="00CE6ED0" w:rsidRPr="001F42D3">
        <w:t xml:space="preserve">, </w:t>
      </w:r>
      <w:r w:rsidR="00DF4204" w:rsidRPr="001F42D3">
        <w:t>distinguishing</w:t>
      </w:r>
      <w:r w:rsidRPr="001F42D3">
        <w:t xml:space="preserve"> each instance</w:t>
      </w:r>
      <w:r w:rsidR="00CA3A2C" w:rsidRPr="001F42D3">
        <w:t xml:space="preserve">. </w:t>
      </w:r>
      <w:r w:rsidRPr="001F42D3">
        <w:t>Different systems may generate different OBX-4 identifiers for the same metric – the only requirement is that the OBX-4 uniquely identifies each instance of a metric within a containment</w:t>
      </w:r>
      <w:r w:rsidR="00CA3A2C" w:rsidRPr="001F42D3">
        <w:t xml:space="preserve">. </w:t>
      </w:r>
    </w:p>
    <w:p w14:paraId="5F764C14" w14:textId="77777777" w:rsidR="00B11855" w:rsidRPr="001F42D3" w:rsidRDefault="00B15BAF" w:rsidP="00C10546">
      <w:pPr>
        <w:pStyle w:val="BodyText"/>
      </w:pPr>
      <w:r w:rsidRPr="001F42D3">
        <w:t>In the OBX-4 field of a metric OBX, t</w:t>
      </w:r>
      <w:r w:rsidR="003D003E" w:rsidRPr="001F42D3">
        <w:t>he special value ‘0’ implies an ‘anonymous’ placeholder for the corresponding position in the containment hierarchy</w:t>
      </w:r>
      <w:r w:rsidRPr="001F42D3">
        <w:t>. This would be used for</w:t>
      </w:r>
      <w:r w:rsidR="003D003E" w:rsidRPr="001F42D3">
        <w:t xml:space="preserve"> an unspecified VMD and/or CHAN</w:t>
      </w:r>
      <w:r w:rsidRPr="001F42D3">
        <w:t xml:space="preserve"> (but note that </w:t>
      </w:r>
      <w:r w:rsidR="003D003E" w:rsidRPr="001F42D3">
        <w:t xml:space="preserve">when the '0' is part of a sequence of trailing '0' entries signifying that the dotted notation identifies data related to an MDS, VMD, or channel rather than a metric </w:t>
      </w:r>
      <w:r w:rsidRPr="001F42D3">
        <w:t>as described above</w:t>
      </w:r>
      <w:r w:rsidR="003D003E" w:rsidRPr="001F42D3">
        <w:t>).</w:t>
      </w:r>
    </w:p>
    <w:p w14:paraId="58518464" w14:textId="77777777" w:rsidR="00B11855" w:rsidRPr="001F42D3" w:rsidRDefault="003D003E" w:rsidP="00C10546">
      <w:pPr>
        <w:pStyle w:val="BodyText"/>
      </w:pPr>
      <w:r w:rsidRPr="001F42D3">
        <w:t xml:space="preserve">IEEE 11073-20601 for Personal Health Devices </w:t>
      </w:r>
      <w:r w:rsidR="00C93762" w:rsidRPr="001F42D3">
        <w:t xml:space="preserve">uses a 'flattened' device representation and thus </w:t>
      </w:r>
      <w:r w:rsidRPr="001F42D3">
        <w:t>does not use the VMD</w:t>
      </w:r>
      <w:r w:rsidR="00C93762" w:rsidRPr="001F42D3">
        <w:t xml:space="preserve"> or CHAN levels, </w:t>
      </w:r>
      <w:r w:rsidR="00B15BAF" w:rsidRPr="001F42D3">
        <w:t xml:space="preserve">so these levels will be '0', consistent with the rule just given. For example, an OBX-4 value of </w:t>
      </w:r>
      <w:r w:rsidR="00C93762" w:rsidRPr="001F42D3">
        <w:t>1.0.0.1 c</w:t>
      </w:r>
      <w:r w:rsidRPr="001F42D3">
        <w:t>ould be used</w:t>
      </w:r>
      <w:r w:rsidR="00C93762" w:rsidRPr="001F42D3">
        <w:t xml:space="preserve">, </w:t>
      </w:r>
      <w:r w:rsidRPr="001F42D3">
        <w:t>for the observation hierarchy MDC_DEV_SPEC_PROFILE_ PULS_OX</w:t>
      </w:r>
      <w:r w:rsidR="00B15BAF" w:rsidRPr="001F42D3">
        <w:t>IM/&lt;no VMD&gt;/&lt;No channel&gt;/</w:t>
      </w:r>
      <w:r w:rsidRPr="001F42D3">
        <w:t>MDC_PULS_OXIM_PULS_RATE.</w:t>
      </w:r>
    </w:p>
    <w:p w14:paraId="4A50C419" w14:textId="77777777" w:rsidR="00B11855" w:rsidRPr="001F42D3" w:rsidRDefault="003D003E" w:rsidP="00C10546">
      <w:pPr>
        <w:pStyle w:val="BodyText"/>
      </w:pPr>
      <w:r w:rsidRPr="001F42D3">
        <w:t>The values of the 'dotted notations' of the OBX segments associated with a particular OBR (forming an ORDER_OBSERVATION segment group) establish a nested hierarchical arrangement representing the containment of lower-level within higher-level construc</w:t>
      </w:r>
      <w:r w:rsidR="00DF4204" w:rsidRPr="001F42D3">
        <w:t>ts (for example, all metric OBX</w:t>
      </w:r>
      <w:r w:rsidRPr="001F42D3">
        <w:t>s with a dotted notation beginning with '1.2' belong to the second VMD of the first MDS). This is exploited to support a form of inheritance for time stamps (see Section B.7.2 Time Stamps and Time Synchronization) so that, for example, a time stamp given in OBX-</w:t>
      </w:r>
      <w:r w:rsidRPr="001F42D3">
        <w:lastRenderedPageBreak/>
        <w:t>14 at the channel level applies to all metrics contained within that channel unless overridden by a time stamp in OBX-14 in the metric itself.</w:t>
      </w:r>
    </w:p>
    <w:p w14:paraId="177FCFC5" w14:textId="77777777" w:rsidR="00CE6ED0" w:rsidRPr="001F42D3" w:rsidRDefault="00761B9B" w:rsidP="00C10546">
      <w:pPr>
        <w:pStyle w:val="BodyText"/>
      </w:pPr>
      <w:r w:rsidRPr="001F42D3">
        <w:rPr>
          <w:b/>
        </w:rPr>
        <w:t>Expected future usage, not supported in current version of the Technical Framework</w:t>
      </w:r>
      <w:r w:rsidRPr="001F42D3">
        <w:t xml:space="preserve">: </w:t>
      </w:r>
      <w:r w:rsidR="00CE6ED0" w:rsidRPr="001F42D3">
        <w:t>If it is desired to add OBX segments giving values for attributes of an MDS, VMD, or channel, that is, information about the MDS, VMD or channel itself rather than a contained metric (for example, the battery state of a portable monitor which applies to the whole device rather than to a particular metric, or the off-on state of a module corresponding to a VMD), the OBX segments giving the information should immediately follow the relevant 'device-related' OBX segment, and should have as its OBX-4 value the OBX-4 value of the relevant MDS, VMD, or channel, followed by</w:t>
      </w:r>
      <w:r w:rsidR="00DF4204" w:rsidRPr="001F42D3">
        <w:t xml:space="preserve"> </w:t>
      </w:r>
      <w:r w:rsidR="00CE6ED0" w:rsidRPr="001F42D3">
        <w:t>a non-zero facet number</w:t>
      </w:r>
      <w:r w:rsidR="00C93762" w:rsidRPr="001F42D3">
        <w:t>. Multiple attributes of this kind shall have distinct facet numbers.</w:t>
      </w:r>
    </w:p>
    <w:p w14:paraId="1D52867F" w14:textId="794662BE" w:rsidR="00A34843" w:rsidRPr="001F42D3" w:rsidRDefault="00800492" w:rsidP="00B34AEB">
      <w:pPr>
        <w:pStyle w:val="Heading3"/>
        <w:numPr>
          <w:ilvl w:val="0"/>
          <w:numId w:val="0"/>
        </w:numPr>
        <w:rPr>
          <w:noProof w:val="0"/>
        </w:rPr>
      </w:pPr>
      <w:bookmarkStart w:id="1914" w:name="_Toc214889777"/>
      <w:r w:rsidRPr="001F42D3">
        <w:rPr>
          <w:noProof w:val="0"/>
        </w:rPr>
        <w:t xml:space="preserve">B.8.4 </w:t>
      </w:r>
      <w:r w:rsidR="00A34843" w:rsidRPr="001F42D3">
        <w:rPr>
          <w:noProof w:val="0"/>
        </w:rPr>
        <w:t>Dictionary ordering of 'device-related' and 'metric-related' OBX segments</w:t>
      </w:r>
      <w:bookmarkEnd w:id="1914"/>
    </w:p>
    <w:p w14:paraId="01FE6605" w14:textId="77777777" w:rsidR="00B11855" w:rsidRPr="001F42D3" w:rsidRDefault="003D003E" w:rsidP="00C10546">
      <w:pPr>
        <w:pStyle w:val="BodyText"/>
      </w:pPr>
      <w:r w:rsidRPr="001F42D3">
        <w:t>To facilitate processing and use of this containment hierarchy, OBX segments should be arranged in "dictionary order" of dotted notations</w:t>
      </w:r>
      <w:r w:rsidR="00A34843" w:rsidRPr="001F42D3">
        <w:t xml:space="preserve">. This implies that, although numbers assigned to MDS, VMD, and channels need not constrained to start at one and step upward by one (although for simplicity the examples in this document will </w:t>
      </w:r>
      <w:r w:rsidR="007A6B87" w:rsidRPr="001F42D3">
        <w:t xml:space="preserve">usually </w:t>
      </w:r>
      <w:r w:rsidR="00A34843" w:rsidRPr="001F42D3">
        <w:t>do so)</w:t>
      </w:r>
      <w:r w:rsidRPr="001F42D3">
        <w:t xml:space="preserve">, </w:t>
      </w:r>
      <w:r w:rsidR="00A34843" w:rsidRPr="001F42D3">
        <w:t>the magnitude of the numbers are significant as they will be used as the basis of sorting. Dict</w:t>
      </w:r>
      <w:r w:rsidR="00C93762" w:rsidRPr="001F42D3">
        <w:t>i</w:t>
      </w:r>
      <w:r w:rsidR="00A34843" w:rsidRPr="001F42D3">
        <w:t>onary order means</w:t>
      </w:r>
      <w:r w:rsidRPr="001F42D3">
        <w:t xml:space="preserve"> for example that all metrics belonging to the second channel should appear together in order of their metric-level element of the dotted notation (x.y.2.1, x.y.2.2, etc.) after any metrics belonging to the first channel (x.y.1.z) and before any metrics belonging to the third channel (x.y.3.z). Similarly, all OBX segments belonging to the </w:t>
      </w:r>
      <w:r w:rsidR="00A4475D" w:rsidRPr="001F42D3">
        <w:t xml:space="preserve">first </w:t>
      </w:r>
      <w:r w:rsidRPr="001F42D3">
        <w:t xml:space="preserve">VMD should be placed before those belonging to the second, and so </w:t>
      </w:r>
      <w:r w:rsidR="007A6B87" w:rsidRPr="001F42D3">
        <w:t>on</w:t>
      </w:r>
      <w:r w:rsidRPr="001F42D3">
        <w:t xml:space="preserve">. This scheme may be used for '0' values in any position simply by inserting them in the sort order before '1' values (simple numeric sort within dot position). Note that this is not a simple string sort, because of the possibility that the numbers in a particular level may be more than a single digit long (e.g., 1.11.2.3). </w:t>
      </w:r>
    </w:p>
    <w:p w14:paraId="179C83EB" w14:textId="77777777" w:rsidR="00B11855" w:rsidRPr="001F42D3" w:rsidRDefault="003D003E" w:rsidP="00C10546">
      <w:pPr>
        <w:pStyle w:val="BodyText"/>
      </w:pPr>
      <w:r w:rsidRPr="001F42D3">
        <w:t>This ‘dictionary order’ should also be applied to device-related as well as to metric OBX segments: all MDS device-related segments for the first device should precede all VMD device-related segments for the first VMD of the first device, which in turn should precede any channel device-related segment(s) for the first channel, if any, of the first device (recall that channels are optional), and any channel segments should precede all the metric OBX segments of the first VMD and channel of the first device. The order goes to the second channel of the first VMD if any, and so on until the contents of all the channels of the first VMD have been given, then device-related segments for the second VMD, and so on in a similar fashion. (</w:t>
      </w:r>
      <w:r w:rsidR="007A6B87" w:rsidRPr="001F42D3">
        <w:t xml:space="preserve">In programming terms, this is </w:t>
      </w:r>
      <w:r w:rsidRPr="001F42D3">
        <w:t>a depth-first traversal of the 11073 “containment tree” of the objects in the device).</w:t>
      </w:r>
    </w:p>
    <w:p w14:paraId="6A7D8764" w14:textId="77777777" w:rsidR="002F16E3" w:rsidRPr="001F42D3" w:rsidRDefault="002F16E3" w:rsidP="00C10546">
      <w:pPr>
        <w:pStyle w:val="BodyText"/>
      </w:pPr>
      <w:r w:rsidRPr="001F42D3">
        <w:t>The following illustration shows the OBX-4 values in a legal "dictionary order" message. It is merely one illustration and not normative. For example, the numbers don't need to start at one and increase by one at each level. The aspects that are required are:</w:t>
      </w:r>
    </w:p>
    <w:p w14:paraId="6CC000EF" w14:textId="77777777" w:rsidR="00E13F58" w:rsidRPr="001F42D3" w:rsidRDefault="00E13F58" w:rsidP="005C1693">
      <w:pPr>
        <w:pStyle w:val="ListNumber2"/>
        <w:numPr>
          <w:ilvl w:val="0"/>
          <w:numId w:val="17"/>
        </w:numPr>
      </w:pPr>
      <w:r w:rsidRPr="001F42D3">
        <w:t>Each OBX segment has a distinct OBX-4 value</w:t>
      </w:r>
      <w:r w:rsidR="00CB0A15" w:rsidRPr="001F42D3">
        <w:t xml:space="preserve"> and no</w:t>
      </w:r>
      <w:r w:rsidR="00F47093" w:rsidRPr="001F42D3">
        <w:t xml:space="preserve"> device or metric OBX segment is repeated</w:t>
      </w:r>
      <w:r w:rsidR="00CB0A15" w:rsidRPr="001F42D3">
        <w:t xml:space="preserve"> within an ORDER_OBSERVATION segment group (that is, under one OBR segment)</w:t>
      </w:r>
      <w:r w:rsidRPr="001F42D3">
        <w:t>.</w:t>
      </w:r>
    </w:p>
    <w:p w14:paraId="1CF0C976" w14:textId="77777777" w:rsidR="00CB0A15" w:rsidRPr="001F42D3" w:rsidRDefault="00CB0A15" w:rsidP="005C1693">
      <w:pPr>
        <w:pStyle w:val="ListNumber2"/>
      </w:pPr>
      <w:r w:rsidRPr="001F42D3">
        <w:lastRenderedPageBreak/>
        <w:t xml:space="preserve">A distinct value for an OBX-4 component of an OBX-4 value implies that the corresponding element (MDS, VMD, Channel, Metric) is distinct, and the same value of a component always implies the same corresponding </w:t>
      </w:r>
      <w:r w:rsidR="00F47093" w:rsidRPr="001F42D3">
        <w:t>entity</w:t>
      </w:r>
      <w:r w:rsidRPr="001F42D3">
        <w:t xml:space="preserve"> in all OBX segments.</w:t>
      </w:r>
    </w:p>
    <w:p w14:paraId="5C6D786D" w14:textId="77777777" w:rsidR="002F16E3" w:rsidRPr="001F42D3" w:rsidRDefault="002F16E3" w:rsidP="005C1693">
      <w:pPr>
        <w:pStyle w:val="ListNumber2"/>
      </w:pPr>
      <w:r w:rsidRPr="001F42D3">
        <w:t xml:space="preserve">The </w:t>
      </w:r>
      <w:r w:rsidR="00E13F58" w:rsidRPr="001F42D3">
        <w:t xml:space="preserve">sequences of MDS, VMD, Channel, and Metric </w:t>
      </w:r>
      <w:r w:rsidRPr="001F42D3">
        <w:t>numbers</w:t>
      </w:r>
      <w:r w:rsidR="00E13F58" w:rsidRPr="001F42D3">
        <w:t xml:space="preserve"> in the OBX-4 value</w:t>
      </w:r>
      <w:r w:rsidRPr="001F42D3">
        <w:t xml:space="preserve"> </w:t>
      </w:r>
      <w:r w:rsidR="00E13F58" w:rsidRPr="001F42D3">
        <w:t>shall</w:t>
      </w:r>
      <w:r w:rsidRPr="001F42D3">
        <w:t xml:space="preserve"> be in dictionary (lexicographic) order</w:t>
      </w:r>
      <w:r w:rsidR="00E13F58" w:rsidRPr="001F42D3">
        <w:t xml:space="preserve"> following the usual mathematical definition (see, for example, </w:t>
      </w:r>
      <w:hyperlink r:id="rId63" w:history="1">
        <w:r w:rsidR="00E13F58" w:rsidRPr="005C1693">
          <w:rPr>
            <w:rStyle w:val="Hyperlink"/>
            <w:color w:val="auto"/>
            <w:u w:val="none"/>
          </w:rPr>
          <w:t>https://en.wikipedia.org/wiki/Lexicographical_order</w:t>
        </w:r>
      </w:hyperlink>
      <w:r w:rsidR="00E13F58" w:rsidRPr="001F42D3">
        <w:t>)</w:t>
      </w:r>
      <w:r w:rsidRPr="001F42D3">
        <w:t>.</w:t>
      </w:r>
      <w:r w:rsidR="00D639E4" w:rsidRPr="001F42D3">
        <w:t xml:space="preserve"> An acceptable variation is to include all device-related OBX segments with their OBX-4 values in dictionary order, followed by all metric OBX segments in lexicographic order – this also </w:t>
      </w:r>
      <w:r w:rsidR="00585576" w:rsidRPr="001F42D3">
        <w:t>achieves</w:t>
      </w:r>
      <w:r w:rsidR="00D639E4" w:rsidRPr="001F42D3">
        <w:t xml:space="preserve"> the design goal of having all references from metric OBX segments to device-related segments be references to information sent earlier in the data stream.</w:t>
      </w:r>
    </w:p>
    <w:p w14:paraId="3664F80A" w14:textId="0F527DAD" w:rsidR="00CB0A15" w:rsidRPr="001F42D3" w:rsidRDefault="00E13F58" w:rsidP="005C1693">
      <w:pPr>
        <w:pStyle w:val="ListNumber2"/>
      </w:pPr>
      <w:r w:rsidRPr="001F42D3">
        <w:t xml:space="preserve">If follows from </w:t>
      </w:r>
      <w:r w:rsidR="002E102A" w:rsidRPr="001F42D3">
        <w:t>this</w:t>
      </w:r>
      <w:r w:rsidRPr="001F42D3">
        <w:t xml:space="preserve"> and the structure and rules already given for OBX-4 components, that t</w:t>
      </w:r>
      <w:r w:rsidR="002F16E3" w:rsidRPr="001F42D3">
        <w:t>he metric OBX segments follow their corresponding device-related OBX segments.</w:t>
      </w:r>
    </w:p>
    <w:p w14:paraId="5A8C6EA0" w14:textId="77777777" w:rsidR="007A6B87" w:rsidRPr="001F42D3" w:rsidRDefault="005741A0" w:rsidP="00CF5627">
      <w:pPr>
        <w:pStyle w:val="TableTitle"/>
      </w:pPr>
      <w:r w:rsidRPr="001F42D3">
        <w:t>"Dictionary order" illustration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7296"/>
      </w:tblGrid>
      <w:tr w:rsidR="005741A0" w:rsidRPr="001F42D3" w14:paraId="08F91343" w14:textId="77777777" w:rsidTr="00C10546">
        <w:tc>
          <w:tcPr>
            <w:tcW w:w="1980" w:type="dxa"/>
            <w:shd w:val="clear" w:color="auto" w:fill="D9D9D9"/>
          </w:tcPr>
          <w:p w14:paraId="587CC58B" w14:textId="77777777" w:rsidR="005741A0" w:rsidRPr="001F42D3" w:rsidRDefault="005741A0" w:rsidP="00C10546">
            <w:pPr>
              <w:pStyle w:val="TableEntryHeader"/>
            </w:pPr>
            <w:r w:rsidRPr="001F42D3">
              <w:t>OBX-4 value</w:t>
            </w:r>
          </w:p>
        </w:tc>
        <w:tc>
          <w:tcPr>
            <w:tcW w:w="7488" w:type="dxa"/>
            <w:shd w:val="clear" w:color="auto" w:fill="D9D9D9"/>
          </w:tcPr>
          <w:p w14:paraId="45B34208" w14:textId="77777777" w:rsidR="005741A0" w:rsidRPr="001F42D3" w:rsidRDefault="005741A0" w:rsidP="00C10546">
            <w:pPr>
              <w:pStyle w:val="TableEntryHeader"/>
            </w:pPr>
            <w:r w:rsidRPr="001F42D3">
              <w:t>Comment</w:t>
            </w:r>
          </w:p>
        </w:tc>
      </w:tr>
      <w:tr w:rsidR="005741A0" w:rsidRPr="001F42D3" w14:paraId="3A84E731" w14:textId="77777777" w:rsidTr="00C10546">
        <w:tc>
          <w:tcPr>
            <w:tcW w:w="1980" w:type="dxa"/>
          </w:tcPr>
          <w:p w14:paraId="5664A976" w14:textId="77777777" w:rsidR="005741A0" w:rsidRPr="001F42D3" w:rsidRDefault="005741A0" w:rsidP="00C10546">
            <w:pPr>
              <w:pStyle w:val="TableEntry"/>
            </w:pPr>
            <w:r w:rsidRPr="001F42D3">
              <w:t>1.0.0.0</w:t>
            </w:r>
          </w:p>
        </w:tc>
        <w:tc>
          <w:tcPr>
            <w:tcW w:w="7488" w:type="dxa"/>
          </w:tcPr>
          <w:p w14:paraId="6EC5EF94" w14:textId="77777777" w:rsidR="005741A0" w:rsidRPr="001F42D3" w:rsidRDefault="005741A0" w:rsidP="00C10546">
            <w:pPr>
              <w:pStyle w:val="TableEntry"/>
            </w:pPr>
            <w:r w:rsidRPr="001F42D3">
              <w:t>MDS 'device-related' OBX</w:t>
            </w:r>
          </w:p>
        </w:tc>
      </w:tr>
      <w:tr w:rsidR="005741A0" w:rsidRPr="001F42D3" w14:paraId="4FAAA495" w14:textId="77777777" w:rsidTr="00C10546">
        <w:tc>
          <w:tcPr>
            <w:tcW w:w="1980" w:type="dxa"/>
          </w:tcPr>
          <w:p w14:paraId="17A62855" w14:textId="77777777" w:rsidR="005741A0" w:rsidRPr="001F42D3" w:rsidRDefault="005741A0" w:rsidP="00C10546">
            <w:pPr>
              <w:pStyle w:val="TableEntry"/>
            </w:pPr>
            <w:r w:rsidRPr="001F42D3">
              <w:t>1.1.0.0</w:t>
            </w:r>
          </w:p>
        </w:tc>
        <w:tc>
          <w:tcPr>
            <w:tcW w:w="7488" w:type="dxa"/>
          </w:tcPr>
          <w:p w14:paraId="5C65FD13" w14:textId="77777777" w:rsidR="005741A0" w:rsidRPr="001F42D3" w:rsidRDefault="005741A0" w:rsidP="00C10546">
            <w:pPr>
              <w:pStyle w:val="TableEntry"/>
            </w:pPr>
            <w:r w:rsidRPr="001F42D3">
              <w:t>VMD 1 within MDS 1 'device-related' OBX</w:t>
            </w:r>
          </w:p>
        </w:tc>
      </w:tr>
      <w:tr w:rsidR="005741A0" w:rsidRPr="001F42D3" w14:paraId="78F5AE3C" w14:textId="77777777" w:rsidTr="00C10546">
        <w:tc>
          <w:tcPr>
            <w:tcW w:w="1980" w:type="dxa"/>
          </w:tcPr>
          <w:p w14:paraId="6078CA6F" w14:textId="77777777" w:rsidR="005741A0" w:rsidRPr="001F42D3" w:rsidRDefault="005741A0" w:rsidP="00C10546">
            <w:pPr>
              <w:pStyle w:val="TableEntry"/>
            </w:pPr>
            <w:r w:rsidRPr="001F42D3">
              <w:t>1.1.1.0</w:t>
            </w:r>
          </w:p>
        </w:tc>
        <w:tc>
          <w:tcPr>
            <w:tcW w:w="7488" w:type="dxa"/>
          </w:tcPr>
          <w:p w14:paraId="14FAEA28" w14:textId="77777777" w:rsidR="005741A0" w:rsidRPr="001F42D3" w:rsidRDefault="005741A0" w:rsidP="00C10546">
            <w:pPr>
              <w:pStyle w:val="TableEntry"/>
            </w:pPr>
            <w:r w:rsidRPr="001F42D3">
              <w:t>Channel 1 within VMD 1 within MDS 1 'device-related' OBX</w:t>
            </w:r>
          </w:p>
        </w:tc>
      </w:tr>
      <w:tr w:rsidR="005741A0" w:rsidRPr="001F42D3" w14:paraId="1F500FE6" w14:textId="77777777" w:rsidTr="00C10546">
        <w:tc>
          <w:tcPr>
            <w:tcW w:w="1980" w:type="dxa"/>
          </w:tcPr>
          <w:p w14:paraId="042A2C5C" w14:textId="77777777" w:rsidR="005741A0" w:rsidRPr="001F42D3" w:rsidRDefault="005741A0" w:rsidP="00C10546">
            <w:pPr>
              <w:pStyle w:val="TableEntry"/>
            </w:pPr>
            <w:r w:rsidRPr="001F42D3">
              <w:t>1.1.1.1</w:t>
            </w:r>
          </w:p>
        </w:tc>
        <w:tc>
          <w:tcPr>
            <w:tcW w:w="7488" w:type="dxa"/>
          </w:tcPr>
          <w:p w14:paraId="60F482F0" w14:textId="77777777" w:rsidR="005741A0" w:rsidRPr="001F42D3" w:rsidRDefault="005741A0" w:rsidP="00C10546">
            <w:pPr>
              <w:pStyle w:val="TableEntry"/>
            </w:pPr>
            <w:r w:rsidRPr="001F42D3">
              <w:t>Metric 1 within Channel 1 within VMD 1 within MDS 1 metric OBX</w:t>
            </w:r>
          </w:p>
        </w:tc>
      </w:tr>
      <w:tr w:rsidR="005741A0" w:rsidRPr="001F42D3" w14:paraId="3C8047EB" w14:textId="77777777" w:rsidTr="00C10546">
        <w:tc>
          <w:tcPr>
            <w:tcW w:w="1980" w:type="dxa"/>
          </w:tcPr>
          <w:p w14:paraId="5D7EB4CF" w14:textId="77777777" w:rsidR="005741A0" w:rsidRPr="001F42D3" w:rsidRDefault="005741A0" w:rsidP="00C10546">
            <w:pPr>
              <w:pStyle w:val="TableEntry"/>
            </w:pPr>
            <w:r w:rsidRPr="001F42D3">
              <w:t>1.1.1.2</w:t>
            </w:r>
          </w:p>
        </w:tc>
        <w:tc>
          <w:tcPr>
            <w:tcW w:w="7488" w:type="dxa"/>
          </w:tcPr>
          <w:p w14:paraId="60EB4343" w14:textId="77777777" w:rsidR="005741A0" w:rsidRPr="001F42D3" w:rsidRDefault="005741A0" w:rsidP="00C10546">
            <w:pPr>
              <w:pStyle w:val="TableEntry"/>
            </w:pPr>
            <w:r w:rsidRPr="001F42D3">
              <w:t>Metric 2 within Channel 1 within VMD 1 within MDS 1 metric OBX</w:t>
            </w:r>
          </w:p>
        </w:tc>
      </w:tr>
      <w:tr w:rsidR="005741A0" w:rsidRPr="001F42D3" w14:paraId="528195F8" w14:textId="77777777" w:rsidTr="00C10546">
        <w:tc>
          <w:tcPr>
            <w:tcW w:w="1980" w:type="dxa"/>
          </w:tcPr>
          <w:p w14:paraId="2053CF66" w14:textId="77777777" w:rsidR="005741A0" w:rsidRPr="001F42D3" w:rsidRDefault="005741A0" w:rsidP="00C10546">
            <w:pPr>
              <w:pStyle w:val="TableEntry"/>
            </w:pPr>
            <w:r w:rsidRPr="001F42D3">
              <w:t>1.1.2.0</w:t>
            </w:r>
          </w:p>
        </w:tc>
        <w:tc>
          <w:tcPr>
            <w:tcW w:w="7488" w:type="dxa"/>
          </w:tcPr>
          <w:p w14:paraId="4A484B67" w14:textId="77777777" w:rsidR="005741A0" w:rsidRPr="001F42D3" w:rsidRDefault="005741A0" w:rsidP="00C10546">
            <w:pPr>
              <w:pStyle w:val="TableEntry"/>
            </w:pPr>
            <w:r w:rsidRPr="001F42D3">
              <w:t>Channel 2 within VMD 1 within MDS 1 'device-related' OBX</w:t>
            </w:r>
          </w:p>
        </w:tc>
      </w:tr>
      <w:tr w:rsidR="005741A0" w:rsidRPr="001F42D3" w14:paraId="671BC9FE" w14:textId="77777777" w:rsidTr="00C10546">
        <w:tc>
          <w:tcPr>
            <w:tcW w:w="1980" w:type="dxa"/>
          </w:tcPr>
          <w:p w14:paraId="506325FB" w14:textId="77777777" w:rsidR="005741A0" w:rsidRPr="001F42D3" w:rsidRDefault="005741A0" w:rsidP="00C10546">
            <w:pPr>
              <w:pStyle w:val="TableEntry"/>
            </w:pPr>
            <w:r w:rsidRPr="001F42D3">
              <w:t>1.1.</w:t>
            </w:r>
            <w:r w:rsidR="00E13F58" w:rsidRPr="001F42D3">
              <w:t>2</w:t>
            </w:r>
            <w:r w:rsidRPr="001F42D3">
              <w:t>.1</w:t>
            </w:r>
          </w:p>
        </w:tc>
        <w:tc>
          <w:tcPr>
            <w:tcW w:w="7488" w:type="dxa"/>
          </w:tcPr>
          <w:p w14:paraId="06B4F4B0" w14:textId="77777777" w:rsidR="005741A0" w:rsidRPr="001F42D3" w:rsidRDefault="005741A0" w:rsidP="00C10546">
            <w:pPr>
              <w:pStyle w:val="TableEntry"/>
            </w:pPr>
            <w:r w:rsidRPr="001F42D3">
              <w:t>Metric 1 within Channel 2 within VMD 1 within MDS 1 metric OBX</w:t>
            </w:r>
          </w:p>
        </w:tc>
      </w:tr>
      <w:tr w:rsidR="005741A0" w:rsidRPr="001F42D3" w14:paraId="574E52F5" w14:textId="77777777" w:rsidTr="00C10546">
        <w:tc>
          <w:tcPr>
            <w:tcW w:w="1980" w:type="dxa"/>
          </w:tcPr>
          <w:p w14:paraId="30210F1C" w14:textId="77777777" w:rsidR="005741A0" w:rsidRPr="001F42D3" w:rsidRDefault="005741A0" w:rsidP="00C10546">
            <w:pPr>
              <w:pStyle w:val="TableEntry"/>
            </w:pPr>
            <w:r w:rsidRPr="001F42D3">
              <w:t>1.2.0.0</w:t>
            </w:r>
          </w:p>
        </w:tc>
        <w:tc>
          <w:tcPr>
            <w:tcW w:w="7488" w:type="dxa"/>
          </w:tcPr>
          <w:p w14:paraId="7F4D65FB" w14:textId="77777777" w:rsidR="005741A0" w:rsidRPr="001F42D3" w:rsidRDefault="005741A0" w:rsidP="00C10546">
            <w:pPr>
              <w:pStyle w:val="TableEntry"/>
            </w:pPr>
            <w:r w:rsidRPr="001F42D3">
              <w:t>VMD 2 within MDS 1 'device-related' OBX</w:t>
            </w:r>
          </w:p>
        </w:tc>
      </w:tr>
      <w:tr w:rsidR="005741A0" w:rsidRPr="001F42D3" w14:paraId="40BA380D" w14:textId="77777777" w:rsidTr="00C10546">
        <w:tc>
          <w:tcPr>
            <w:tcW w:w="1980" w:type="dxa"/>
          </w:tcPr>
          <w:p w14:paraId="72D155BF" w14:textId="77777777" w:rsidR="005741A0" w:rsidRPr="001F42D3" w:rsidRDefault="005741A0" w:rsidP="00C10546">
            <w:pPr>
              <w:pStyle w:val="TableEntry"/>
            </w:pPr>
            <w:r w:rsidRPr="001F42D3">
              <w:t>1.</w:t>
            </w:r>
            <w:r w:rsidR="00E13F58" w:rsidRPr="001F42D3">
              <w:t>2</w:t>
            </w:r>
            <w:r w:rsidRPr="001F42D3">
              <w:t>.0.1</w:t>
            </w:r>
          </w:p>
        </w:tc>
        <w:tc>
          <w:tcPr>
            <w:tcW w:w="7488" w:type="dxa"/>
          </w:tcPr>
          <w:p w14:paraId="63D36AEF" w14:textId="77777777" w:rsidR="005741A0" w:rsidRPr="001F42D3" w:rsidRDefault="005741A0" w:rsidP="00C10546">
            <w:pPr>
              <w:pStyle w:val="TableEntry"/>
            </w:pPr>
            <w:r w:rsidRPr="001F42D3">
              <w:t>Metric 1 within VMD 2 within MDS 1 metric OBX (Note: this VMD has no channels, so channel entry in OBX-4 is zero</w:t>
            </w:r>
            <w:r w:rsidR="00D639E4" w:rsidRPr="001F42D3">
              <w:t xml:space="preserve"> and no device-related OBX segment for channel is included</w:t>
            </w:r>
            <w:r w:rsidRPr="001F42D3">
              <w:t>)</w:t>
            </w:r>
          </w:p>
        </w:tc>
      </w:tr>
      <w:tr w:rsidR="005741A0" w:rsidRPr="001F42D3" w14:paraId="4A2289BE" w14:textId="77777777" w:rsidTr="00C10546">
        <w:tc>
          <w:tcPr>
            <w:tcW w:w="1980" w:type="dxa"/>
          </w:tcPr>
          <w:p w14:paraId="430533C6" w14:textId="77777777" w:rsidR="005741A0" w:rsidRPr="001F42D3" w:rsidRDefault="005741A0" w:rsidP="00C10546">
            <w:pPr>
              <w:pStyle w:val="TableEntry"/>
            </w:pPr>
            <w:r w:rsidRPr="001F42D3">
              <w:t>2.0.0.0</w:t>
            </w:r>
          </w:p>
        </w:tc>
        <w:tc>
          <w:tcPr>
            <w:tcW w:w="7488" w:type="dxa"/>
          </w:tcPr>
          <w:p w14:paraId="399FFFBB" w14:textId="77777777" w:rsidR="005741A0" w:rsidRPr="001F42D3" w:rsidRDefault="005741A0" w:rsidP="00C10546">
            <w:pPr>
              <w:pStyle w:val="TableEntry"/>
            </w:pPr>
            <w:r w:rsidRPr="001F42D3">
              <w:t>MDS 2 'device-related' OBX</w:t>
            </w:r>
          </w:p>
        </w:tc>
      </w:tr>
      <w:tr w:rsidR="002F16E3" w:rsidRPr="001F42D3" w14:paraId="02EF9C54" w14:textId="77777777" w:rsidTr="00C10546">
        <w:tc>
          <w:tcPr>
            <w:tcW w:w="1980" w:type="dxa"/>
          </w:tcPr>
          <w:p w14:paraId="2A0B0B93" w14:textId="77777777" w:rsidR="002F16E3" w:rsidRPr="001F42D3" w:rsidRDefault="002F16E3" w:rsidP="00C10546">
            <w:pPr>
              <w:pStyle w:val="TableEntry"/>
            </w:pPr>
          </w:p>
        </w:tc>
        <w:tc>
          <w:tcPr>
            <w:tcW w:w="7488" w:type="dxa"/>
          </w:tcPr>
          <w:p w14:paraId="04C7E02C" w14:textId="77777777" w:rsidR="002F16E3" w:rsidRPr="001F42D3" w:rsidRDefault="002F16E3" w:rsidP="00C10546">
            <w:pPr>
              <w:pStyle w:val="TableEntry"/>
            </w:pPr>
            <w:r w:rsidRPr="001F42D3">
              <w:t>(and so on)</w:t>
            </w:r>
          </w:p>
        </w:tc>
      </w:tr>
    </w:tbl>
    <w:p w14:paraId="3D4CF9AA" w14:textId="77777777" w:rsidR="005741A0" w:rsidRPr="001F42D3" w:rsidRDefault="005741A0" w:rsidP="0034511D">
      <w:pPr>
        <w:pStyle w:val="BodyText"/>
      </w:pPr>
    </w:p>
    <w:p w14:paraId="4D12BC9C" w14:textId="5E6350ED" w:rsidR="00B11855" w:rsidRPr="001F42D3" w:rsidRDefault="00800492" w:rsidP="00B34AEB">
      <w:pPr>
        <w:pStyle w:val="Heading3"/>
        <w:numPr>
          <w:ilvl w:val="0"/>
          <w:numId w:val="0"/>
        </w:numPr>
        <w:rPr>
          <w:noProof w:val="0"/>
        </w:rPr>
      </w:pPr>
      <w:bookmarkStart w:id="1915" w:name="_Toc401769867"/>
      <w:bookmarkStart w:id="1916" w:name="_Toc214889778"/>
      <w:r w:rsidRPr="001F42D3">
        <w:rPr>
          <w:noProof w:val="0"/>
        </w:rPr>
        <w:t xml:space="preserve">B.8.5 </w:t>
      </w:r>
      <w:r w:rsidR="00995849" w:rsidRPr="001F42D3">
        <w:rPr>
          <w:noProof w:val="0"/>
        </w:rPr>
        <w:t>O</w:t>
      </w:r>
      <w:r w:rsidR="003D003E" w:rsidRPr="001F42D3">
        <w:rPr>
          <w:noProof w:val="0"/>
        </w:rPr>
        <w:t>BX-4 Sub-id in Alert Communication Management transactions (</w:t>
      </w:r>
      <w:r w:rsidR="00647994" w:rsidRPr="001F42D3">
        <w:rPr>
          <w:noProof w:val="0"/>
        </w:rPr>
        <w:t>[</w:t>
      </w:r>
      <w:r w:rsidR="003D003E" w:rsidRPr="001F42D3">
        <w:rPr>
          <w:noProof w:val="0"/>
        </w:rPr>
        <w:t>PCD-04</w:t>
      </w:r>
      <w:r w:rsidR="00647994" w:rsidRPr="001F42D3">
        <w:rPr>
          <w:noProof w:val="0"/>
        </w:rPr>
        <w:t>]</w:t>
      </w:r>
      <w:r w:rsidR="003D003E" w:rsidRPr="001F42D3">
        <w:rPr>
          <w:noProof w:val="0"/>
        </w:rPr>
        <w:t xml:space="preserve">, </w:t>
      </w:r>
      <w:r w:rsidR="00647994" w:rsidRPr="001F42D3">
        <w:rPr>
          <w:noProof w:val="0"/>
        </w:rPr>
        <w:t>[</w:t>
      </w:r>
      <w:r w:rsidR="003D003E" w:rsidRPr="001F42D3">
        <w:rPr>
          <w:noProof w:val="0"/>
        </w:rPr>
        <w:t>PCD-06</w:t>
      </w:r>
      <w:r w:rsidR="00647994" w:rsidRPr="001F42D3">
        <w:rPr>
          <w:noProof w:val="0"/>
        </w:rPr>
        <w:t>]</w:t>
      </w:r>
      <w:r w:rsidR="003D003E" w:rsidRPr="001F42D3">
        <w:rPr>
          <w:noProof w:val="0"/>
        </w:rPr>
        <w:t xml:space="preserve">, </w:t>
      </w:r>
      <w:r w:rsidR="00647994" w:rsidRPr="001F42D3">
        <w:rPr>
          <w:noProof w:val="0"/>
        </w:rPr>
        <w:t>[</w:t>
      </w:r>
      <w:r w:rsidR="003D003E" w:rsidRPr="001F42D3">
        <w:rPr>
          <w:noProof w:val="0"/>
        </w:rPr>
        <w:t>PCD-07</w:t>
      </w:r>
      <w:r w:rsidR="00647994" w:rsidRPr="001F42D3">
        <w:rPr>
          <w:noProof w:val="0"/>
        </w:rPr>
        <w:t>]</w:t>
      </w:r>
      <w:r w:rsidR="003D003E" w:rsidRPr="001F42D3">
        <w:rPr>
          <w:noProof w:val="0"/>
        </w:rPr>
        <w:t>)</w:t>
      </w:r>
      <w:bookmarkEnd w:id="1915"/>
      <w:bookmarkEnd w:id="1916"/>
    </w:p>
    <w:p w14:paraId="62DA92F2" w14:textId="77777777" w:rsidR="00B11855" w:rsidRPr="001F42D3" w:rsidRDefault="003D003E" w:rsidP="00116FF2">
      <w:pPr>
        <w:pStyle w:val="BodyText"/>
      </w:pPr>
      <w:r w:rsidRPr="001F42D3">
        <w:t>The 11073 MDS indication is in the OBX-5 Observation Value field of the observation segment occurrence whose OBX-4 Sub-ID field dot notation element 1 maps to the 11073 MDS value.</w:t>
      </w:r>
    </w:p>
    <w:p w14:paraId="76444BCA" w14:textId="77777777" w:rsidR="00B11855" w:rsidRPr="001F42D3" w:rsidRDefault="003D003E" w:rsidP="00116FF2">
      <w:pPr>
        <w:pStyle w:val="BodyText"/>
      </w:pPr>
      <w:r w:rsidRPr="001F42D3">
        <w:t>The 11073 VMD indication is in the OBX-5 Observation Value field of the observation segment occurrence whose OBX-4 Sub-ID field dot notation element 2 maps to the 11073 VMD value.</w:t>
      </w:r>
    </w:p>
    <w:p w14:paraId="351C8A95" w14:textId="77777777" w:rsidR="00B11855" w:rsidRPr="001F42D3" w:rsidRDefault="003D003E" w:rsidP="00116FF2">
      <w:pPr>
        <w:pStyle w:val="BodyText"/>
      </w:pPr>
      <w:r w:rsidRPr="001F42D3">
        <w:t>The 11073 CHANNEL indication is in the OBX-5 Observation Value field of the observation segment occurrence whose OBX-4 Sub-ID field dot notation element 3 maps to the 11073 CHANNEL value.</w:t>
      </w:r>
    </w:p>
    <w:p w14:paraId="22FD35E5" w14:textId="77777777" w:rsidR="00B11855" w:rsidRPr="001F42D3" w:rsidRDefault="003D003E" w:rsidP="00116FF2">
      <w:pPr>
        <w:pStyle w:val="BodyText"/>
      </w:pPr>
      <w:r w:rsidRPr="001F42D3">
        <w:lastRenderedPageBreak/>
        <w:t>The 11073 NU indication is in the OBX-5 Observation Value field of the observation segment occurrence whose OBX-4 Sub-ID field dot notation element 4 (METRIC) maps to the 11073 NU value.</w:t>
      </w:r>
    </w:p>
    <w:p w14:paraId="67095BC5" w14:textId="29830ED5" w:rsidR="00744F22" w:rsidRPr="001F42D3" w:rsidRDefault="003D003E" w:rsidP="00116FF2">
      <w:pPr>
        <w:pStyle w:val="BodyText"/>
      </w:pPr>
      <w:r w:rsidRPr="001F42D3">
        <w:t xml:space="preserve">In the Alert Communications Management </w:t>
      </w:r>
      <w:r w:rsidR="00CA3A2C" w:rsidRPr="001F42D3">
        <w:t>Profile</w:t>
      </w:r>
      <w:r w:rsidRPr="001F42D3">
        <w:t xml:space="preserve">, a fifth element, &lt;FACET&gt;, </w:t>
      </w:r>
      <w:r w:rsidR="00693DA1" w:rsidRPr="001F42D3">
        <w:t xml:space="preserve">was originally </w:t>
      </w:r>
      <w:r w:rsidRPr="001F42D3">
        <w:t xml:space="preserve">added to distinguish the additional </w:t>
      </w:r>
      <w:r w:rsidR="00DA360B" w:rsidRPr="001F42D3">
        <w:t>attributes</w:t>
      </w:r>
      <w:r w:rsidRPr="001F42D3">
        <w:t xml:space="preserve"> of an alert, such as Alert State, Phase, Inactivation State, and Evidentiary Data that must be conveyed in associated additional OBX segments beyond the first</w:t>
      </w:r>
      <w:r w:rsidR="00CA3A2C" w:rsidRPr="001F42D3">
        <w:t xml:space="preserve">. </w:t>
      </w:r>
      <w:r w:rsidRPr="001F42D3">
        <w:t>They shall be in Facet value sequential ascending order.</w:t>
      </w:r>
    </w:p>
    <w:p w14:paraId="6D127CA4" w14:textId="77777777" w:rsidR="00B11855" w:rsidRPr="001F42D3" w:rsidRDefault="00693DA1" w:rsidP="00116FF2">
      <w:pPr>
        <w:pStyle w:val="BodyText"/>
      </w:pPr>
      <w:r w:rsidRPr="001F42D3">
        <w:t xml:space="preserve">As of IEEE 11073-10101a the ACM </w:t>
      </w:r>
      <w:r w:rsidR="00FF5580" w:rsidRPr="001F42D3">
        <w:t>Profile</w:t>
      </w:r>
      <w:r w:rsidRPr="001F42D3">
        <w:t xml:space="preserve"> now has official MDC codes and REFIDs for </w:t>
      </w:r>
      <w:r w:rsidR="00744F22" w:rsidRPr="001F42D3">
        <w:t xml:space="preserve">the </w:t>
      </w:r>
      <w:r w:rsidRPr="001F42D3">
        <w:t>alert basic containment observations</w:t>
      </w:r>
      <w:r w:rsidR="002E782A" w:rsidRPr="001F42D3">
        <w:t xml:space="preserve">. </w:t>
      </w:r>
      <w:r w:rsidRPr="001F42D3">
        <w:t>Use of these official values is required</w:t>
      </w:r>
      <w:r w:rsidR="00744F22" w:rsidRPr="001F42D3">
        <w:t xml:space="preserve"> for implementations going forward</w:t>
      </w:r>
      <w:r w:rsidR="002E782A" w:rsidRPr="001F42D3">
        <w:t xml:space="preserve">. </w:t>
      </w:r>
      <w:r w:rsidRPr="001F42D3">
        <w:t>Use of &lt;FACET&gt; is retained for backward compatibility</w:t>
      </w:r>
      <w:r w:rsidR="00744F22" w:rsidRPr="001F42D3">
        <w:t xml:space="preserve"> for existing implementations</w:t>
      </w:r>
      <w:r w:rsidRPr="001F42D3">
        <w:t>.</w:t>
      </w:r>
    </w:p>
    <w:p w14:paraId="794484E1" w14:textId="5C7D5278" w:rsidR="00B11855" w:rsidRPr="001F42D3" w:rsidRDefault="003D003E" w:rsidP="00116FF2">
      <w:pPr>
        <w:pStyle w:val="BodyText"/>
      </w:pPr>
      <w:r w:rsidRPr="001F42D3">
        <w:t xml:space="preserve">The FACET </w:t>
      </w:r>
      <w:r w:rsidR="00DA360B" w:rsidRPr="001F42D3">
        <w:t>are identified</w:t>
      </w:r>
      <w:r w:rsidRPr="001F42D3">
        <w:t xml:space="preserve"> </w:t>
      </w:r>
      <w:r w:rsidR="00E86B15" w:rsidRPr="001F42D3">
        <w:t xml:space="preserve">by </w:t>
      </w:r>
      <w:r w:rsidRPr="001F42D3">
        <w:t>their associated OBX-3 Observation Identifier</w:t>
      </w:r>
      <w:r w:rsidR="00CA3A2C" w:rsidRPr="001F42D3">
        <w:t xml:space="preserve">. </w:t>
      </w:r>
      <w:r w:rsidRPr="001F42D3">
        <w:t xml:space="preserve">Refer to the OBX-3 Value column in </w:t>
      </w:r>
      <w:r w:rsidR="00CA3A2C" w:rsidRPr="001F42D3">
        <w:t>Table</w:t>
      </w:r>
      <w:r w:rsidRPr="001F42D3">
        <w:t xml:space="preserve"> </w:t>
      </w:r>
      <w:r w:rsidR="00470496" w:rsidRPr="001F42D3">
        <w:t>B.8.</w:t>
      </w:r>
      <w:r w:rsidR="00C136DC" w:rsidRPr="001F42D3">
        <w:t>5</w:t>
      </w:r>
      <w:r w:rsidR="00470496" w:rsidRPr="001F42D3">
        <w:t>-1</w:t>
      </w:r>
      <w:r w:rsidR="00E86B15" w:rsidRPr="001F42D3">
        <w:t xml:space="preserve"> </w:t>
      </w:r>
      <w:r w:rsidRPr="001F42D3">
        <w:t>for the value of OBX-3</w:t>
      </w:r>
      <w:r w:rsidR="00CA3A2C" w:rsidRPr="001F42D3">
        <w:t xml:space="preserve">. </w:t>
      </w:r>
      <w:r w:rsidRPr="001F42D3">
        <w:t>For identification of physiological (numeric) alarms versus technical (non-numeric) alarms refer to the value of OBX-8 Abnormal Flags for the Event Identification Facet</w:t>
      </w:r>
      <w:r w:rsidR="00CA3A2C" w:rsidRPr="001F42D3">
        <w:t xml:space="preserve">. </w:t>
      </w:r>
    </w:p>
    <w:p w14:paraId="29EC8818" w14:textId="77777777" w:rsidR="00FE1495" w:rsidRPr="001F42D3" w:rsidRDefault="00FE1495" w:rsidP="00116FF2">
      <w:pPr>
        <w:pStyle w:val="BodyText"/>
      </w:pPr>
    </w:p>
    <w:p w14:paraId="30262A3C" w14:textId="77777777" w:rsidR="00B11855" w:rsidRPr="001F42D3" w:rsidRDefault="003D003E" w:rsidP="00CF5627">
      <w:pPr>
        <w:pStyle w:val="TableTitle"/>
      </w:pPr>
      <w:r w:rsidRPr="001F42D3">
        <w:lastRenderedPageBreak/>
        <w:t xml:space="preserve">Table </w:t>
      </w:r>
      <w:r w:rsidR="00470496" w:rsidRPr="001F42D3">
        <w:t>B.8.</w:t>
      </w:r>
      <w:r w:rsidR="00C136DC" w:rsidRPr="001F42D3">
        <w:t>5</w:t>
      </w:r>
      <w:r w:rsidR="00470496" w:rsidRPr="001F42D3">
        <w:t>-1</w:t>
      </w:r>
      <w:r w:rsidRPr="001F42D3">
        <w:t>: Observation Sub-ID Facets</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3"/>
        <w:gridCol w:w="2070"/>
        <w:gridCol w:w="4500"/>
        <w:gridCol w:w="2103"/>
      </w:tblGrid>
      <w:tr w:rsidR="00C40FD5" w:rsidRPr="001F42D3" w14:paraId="6B4AC452" w14:textId="77777777" w:rsidTr="00CF5627">
        <w:trPr>
          <w:tblHeader/>
          <w:jc w:val="center"/>
        </w:trPr>
        <w:tc>
          <w:tcPr>
            <w:tcW w:w="933" w:type="dxa"/>
            <w:shd w:val="clear" w:color="auto" w:fill="D9D9D9"/>
          </w:tcPr>
          <w:p w14:paraId="432F0196" w14:textId="77777777" w:rsidR="00B11855" w:rsidRPr="001F42D3" w:rsidRDefault="00F7428B" w:rsidP="004824A8">
            <w:pPr>
              <w:pStyle w:val="TableEntryHeader"/>
            </w:pPr>
            <w:r w:rsidRPr="001F42D3">
              <w:t>Facet</w:t>
            </w:r>
            <w:r w:rsidR="003D003E" w:rsidRPr="001F42D3">
              <w:t xml:space="preserve"> value</w:t>
            </w:r>
          </w:p>
        </w:tc>
        <w:tc>
          <w:tcPr>
            <w:tcW w:w="2070" w:type="dxa"/>
            <w:shd w:val="clear" w:color="auto" w:fill="D9D9D9"/>
          </w:tcPr>
          <w:p w14:paraId="7D5C9D66" w14:textId="77777777" w:rsidR="00B11855" w:rsidRPr="001F42D3" w:rsidRDefault="003D003E" w:rsidP="004824A8">
            <w:pPr>
              <w:pStyle w:val="TableEntryHeader"/>
            </w:pPr>
            <w:r w:rsidRPr="001F42D3">
              <w:t>Facet name</w:t>
            </w:r>
          </w:p>
        </w:tc>
        <w:tc>
          <w:tcPr>
            <w:tcW w:w="4500" w:type="dxa"/>
            <w:shd w:val="clear" w:color="auto" w:fill="D9D9D9"/>
          </w:tcPr>
          <w:p w14:paraId="650F3DF3" w14:textId="77777777" w:rsidR="00B11855" w:rsidRPr="001F42D3" w:rsidRDefault="003D003E" w:rsidP="004824A8">
            <w:pPr>
              <w:pStyle w:val="TableEntryHeader"/>
            </w:pPr>
            <w:r w:rsidRPr="001F42D3">
              <w:t>OBX-3 Value</w:t>
            </w:r>
          </w:p>
        </w:tc>
        <w:tc>
          <w:tcPr>
            <w:tcW w:w="2103" w:type="dxa"/>
            <w:shd w:val="clear" w:color="auto" w:fill="D9D9D9"/>
          </w:tcPr>
          <w:p w14:paraId="14C882B3" w14:textId="77777777" w:rsidR="00B11855" w:rsidRPr="001F42D3" w:rsidRDefault="003D003E" w:rsidP="004824A8">
            <w:pPr>
              <w:pStyle w:val="TableEntryHeader"/>
            </w:pPr>
            <w:r w:rsidRPr="001F42D3">
              <w:t>Comments</w:t>
            </w:r>
          </w:p>
        </w:tc>
      </w:tr>
      <w:tr w:rsidR="00B11855" w:rsidRPr="001F42D3" w14:paraId="1F488CDD" w14:textId="77777777" w:rsidTr="00CF5627">
        <w:trPr>
          <w:jc w:val="center"/>
        </w:trPr>
        <w:tc>
          <w:tcPr>
            <w:tcW w:w="933" w:type="dxa"/>
          </w:tcPr>
          <w:p w14:paraId="2E5A7FF1" w14:textId="77777777" w:rsidR="00B11855" w:rsidRPr="001F42D3" w:rsidRDefault="003D003E" w:rsidP="004824A8">
            <w:pPr>
              <w:pStyle w:val="TableEntry"/>
              <w:keepNext/>
            </w:pPr>
            <w:r w:rsidRPr="001F42D3">
              <w:t>1</w:t>
            </w:r>
          </w:p>
        </w:tc>
        <w:tc>
          <w:tcPr>
            <w:tcW w:w="2070" w:type="dxa"/>
          </w:tcPr>
          <w:p w14:paraId="60EB07A8" w14:textId="77777777" w:rsidR="00B11855" w:rsidRPr="001F42D3" w:rsidRDefault="003D003E" w:rsidP="004824A8">
            <w:pPr>
              <w:pStyle w:val="TableEntry"/>
              <w:keepNext/>
            </w:pPr>
            <w:r w:rsidRPr="001F42D3">
              <w:t>Event identification</w:t>
            </w:r>
          </w:p>
        </w:tc>
        <w:tc>
          <w:tcPr>
            <w:tcW w:w="4500" w:type="dxa"/>
          </w:tcPr>
          <w:p w14:paraId="3391A055" w14:textId="6CBF4754" w:rsidR="00B11855" w:rsidRPr="001F42D3" w:rsidRDefault="00AC7B6C" w:rsidP="004824A8">
            <w:pPr>
              <w:pStyle w:val="TableEntry"/>
              <w:keepNext/>
            </w:pPr>
            <w:r w:rsidRPr="001F42D3">
              <w:t>In the case of physiologic alarm type of alerts</w:t>
            </w:r>
            <w:r w:rsidR="005E7A2D" w:rsidRPr="001F42D3">
              <w:t>,</w:t>
            </w:r>
            <w:r w:rsidRPr="001F42D3">
              <w:t xml:space="preserve"> this is the associated MDC value for the alert</w:t>
            </w:r>
            <w:r w:rsidR="009424A7" w:rsidRPr="001F42D3">
              <w:t xml:space="preserve">. </w:t>
            </w:r>
            <w:r w:rsidRPr="001F42D3">
              <w:t>In the case of technical alarm type alerts and advisory type alerts this is 196616^MDC_EVT_ALARM^MDC and OBX-5 contains the specific identification of the alert.</w:t>
            </w:r>
          </w:p>
        </w:tc>
        <w:tc>
          <w:tcPr>
            <w:tcW w:w="2103" w:type="dxa"/>
          </w:tcPr>
          <w:p w14:paraId="74C0B0B9" w14:textId="77777777" w:rsidR="00B11855" w:rsidRPr="001F42D3" w:rsidRDefault="003D003E" w:rsidP="004824A8">
            <w:pPr>
              <w:pStyle w:val="TableEntry"/>
              <w:keepNext/>
            </w:pPr>
            <w:r w:rsidRPr="001F42D3">
              <w:t>This facet specifies the MDC event code for the alert</w:t>
            </w:r>
          </w:p>
        </w:tc>
      </w:tr>
      <w:tr w:rsidR="00B11855" w:rsidRPr="001F42D3" w14:paraId="4B780298" w14:textId="77777777" w:rsidTr="00CF5627">
        <w:trPr>
          <w:jc w:val="center"/>
        </w:trPr>
        <w:tc>
          <w:tcPr>
            <w:tcW w:w="933" w:type="dxa"/>
          </w:tcPr>
          <w:p w14:paraId="3D50C43D" w14:textId="77777777" w:rsidR="00B11855" w:rsidRPr="001F42D3" w:rsidRDefault="003D003E" w:rsidP="004824A8">
            <w:pPr>
              <w:pStyle w:val="TableEntry"/>
              <w:keepNext/>
            </w:pPr>
            <w:r w:rsidRPr="001F42D3">
              <w:t>2</w:t>
            </w:r>
          </w:p>
        </w:tc>
        <w:tc>
          <w:tcPr>
            <w:tcW w:w="2070" w:type="dxa"/>
          </w:tcPr>
          <w:p w14:paraId="5E853CB6" w14:textId="77777777" w:rsidR="00B11855" w:rsidRPr="001F42D3" w:rsidRDefault="003D003E" w:rsidP="004824A8">
            <w:pPr>
              <w:pStyle w:val="TableEntry"/>
              <w:keepNext/>
            </w:pPr>
            <w:r w:rsidRPr="001F42D3">
              <w:t>Source identification</w:t>
            </w:r>
          </w:p>
        </w:tc>
        <w:tc>
          <w:tcPr>
            <w:tcW w:w="4500" w:type="dxa"/>
          </w:tcPr>
          <w:p w14:paraId="3877092E" w14:textId="368F4808" w:rsidR="00B11855" w:rsidRPr="001F42D3" w:rsidRDefault="003D003E" w:rsidP="004824A8">
            <w:pPr>
              <w:pStyle w:val="TableEntry"/>
              <w:keepNext/>
            </w:pPr>
            <w:r w:rsidRPr="001F42D3">
              <w:t xml:space="preserve">For numeric alarms = MDC nomenclature for the source of the alarm, for technical alarms = </w:t>
            </w:r>
            <w:r w:rsidR="00BA5119" w:rsidRPr="001F42D3">
              <w:t>68480</w:t>
            </w:r>
            <w:r w:rsidRPr="001F42D3">
              <w:t>^MDC_ATTR_ALERT_SOURCE^MDC</w:t>
            </w:r>
          </w:p>
        </w:tc>
        <w:tc>
          <w:tcPr>
            <w:tcW w:w="2103" w:type="dxa"/>
          </w:tcPr>
          <w:p w14:paraId="49A7F53D" w14:textId="77777777" w:rsidR="00B11855" w:rsidRPr="001F42D3" w:rsidRDefault="003D003E" w:rsidP="004824A8">
            <w:pPr>
              <w:pStyle w:val="TableEntry"/>
              <w:keepNext/>
            </w:pPr>
            <w:r w:rsidRPr="001F42D3">
              <w:t>Identifies the physiological measurement or technical source responsible for the alert.</w:t>
            </w:r>
          </w:p>
        </w:tc>
      </w:tr>
      <w:tr w:rsidR="00B11855" w:rsidRPr="001F42D3" w14:paraId="3FE39384" w14:textId="77777777" w:rsidTr="00CF5627">
        <w:trPr>
          <w:jc w:val="center"/>
        </w:trPr>
        <w:tc>
          <w:tcPr>
            <w:tcW w:w="933" w:type="dxa"/>
          </w:tcPr>
          <w:p w14:paraId="56086E77" w14:textId="77777777" w:rsidR="00B11855" w:rsidRPr="001F42D3" w:rsidRDefault="003D003E" w:rsidP="004824A8">
            <w:pPr>
              <w:pStyle w:val="TableEntry"/>
              <w:keepNext/>
            </w:pPr>
            <w:r w:rsidRPr="001F42D3">
              <w:t>3</w:t>
            </w:r>
          </w:p>
        </w:tc>
        <w:tc>
          <w:tcPr>
            <w:tcW w:w="2070" w:type="dxa"/>
          </w:tcPr>
          <w:p w14:paraId="1C829EA1" w14:textId="77777777" w:rsidR="00B11855" w:rsidRPr="001F42D3" w:rsidRDefault="003D003E" w:rsidP="004824A8">
            <w:pPr>
              <w:pStyle w:val="TableEntry"/>
              <w:keepNext/>
            </w:pPr>
            <w:r w:rsidRPr="001F42D3">
              <w:t>Event phase</w:t>
            </w:r>
          </w:p>
        </w:tc>
        <w:tc>
          <w:tcPr>
            <w:tcW w:w="4500" w:type="dxa"/>
          </w:tcPr>
          <w:p w14:paraId="5A0C4055" w14:textId="31CB1F2B" w:rsidR="00B11855" w:rsidRPr="001F42D3" w:rsidRDefault="00EF5BD8" w:rsidP="004824A8">
            <w:pPr>
              <w:pStyle w:val="TableEntry"/>
              <w:keepNext/>
            </w:pPr>
            <w:r w:rsidRPr="001F42D3">
              <w:t>68481</w:t>
            </w:r>
            <w:r w:rsidR="003D003E" w:rsidRPr="001F42D3">
              <w:t>^MDC_ATTR_EVENT_PHASE^MDC</w:t>
            </w:r>
          </w:p>
        </w:tc>
        <w:tc>
          <w:tcPr>
            <w:tcW w:w="2103" w:type="dxa"/>
          </w:tcPr>
          <w:p w14:paraId="230CDF69" w14:textId="77777777" w:rsidR="00B11855" w:rsidRPr="001F42D3" w:rsidRDefault="003D003E" w:rsidP="004824A8">
            <w:pPr>
              <w:pStyle w:val="TableEntry"/>
              <w:keepNext/>
            </w:pPr>
            <w:r w:rsidRPr="001F42D3">
              <w:t>Whether the stimulus for the message is the beginning, end, or some other state or state transition of the alert.</w:t>
            </w:r>
          </w:p>
        </w:tc>
      </w:tr>
      <w:tr w:rsidR="00B11855" w:rsidRPr="001F42D3" w14:paraId="075AED95" w14:textId="77777777" w:rsidTr="00CF5627">
        <w:trPr>
          <w:jc w:val="center"/>
        </w:trPr>
        <w:tc>
          <w:tcPr>
            <w:tcW w:w="933" w:type="dxa"/>
          </w:tcPr>
          <w:p w14:paraId="189EF6AA" w14:textId="77777777" w:rsidR="00B11855" w:rsidRPr="001F42D3" w:rsidRDefault="003D003E" w:rsidP="004824A8">
            <w:pPr>
              <w:pStyle w:val="TableEntry"/>
              <w:keepNext/>
            </w:pPr>
            <w:r w:rsidRPr="001F42D3">
              <w:t>4</w:t>
            </w:r>
          </w:p>
        </w:tc>
        <w:tc>
          <w:tcPr>
            <w:tcW w:w="2070" w:type="dxa"/>
          </w:tcPr>
          <w:p w14:paraId="256984B7" w14:textId="77777777" w:rsidR="00B11855" w:rsidRPr="001F42D3" w:rsidRDefault="003D003E" w:rsidP="004824A8">
            <w:pPr>
              <w:pStyle w:val="TableEntry"/>
              <w:keepNext/>
            </w:pPr>
            <w:r w:rsidRPr="001F42D3">
              <w:t>Alert state</w:t>
            </w:r>
          </w:p>
        </w:tc>
        <w:tc>
          <w:tcPr>
            <w:tcW w:w="4500" w:type="dxa"/>
          </w:tcPr>
          <w:p w14:paraId="5C1539B8" w14:textId="58777A4E" w:rsidR="00B11855" w:rsidRPr="001F42D3" w:rsidRDefault="004B004B" w:rsidP="004824A8">
            <w:pPr>
              <w:pStyle w:val="TableEntry"/>
              <w:keepNext/>
            </w:pPr>
            <w:r w:rsidRPr="001F42D3">
              <w:t>68482</w:t>
            </w:r>
            <w:r w:rsidR="003D003E" w:rsidRPr="001F42D3">
              <w:t>^MDC_ATTR_ALARM_STATE^MDC</w:t>
            </w:r>
          </w:p>
        </w:tc>
        <w:tc>
          <w:tcPr>
            <w:tcW w:w="2103" w:type="dxa"/>
          </w:tcPr>
          <w:p w14:paraId="35542E7F" w14:textId="77777777" w:rsidR="00B11855" w:rsidRPr="001F42D3" w:rsidRDefault="003D003E" w:rsidP="004824A8">
            <w:pPr>
              <w:pStyle w:val="TableEntry"/>
              <w:keepNext/>
            </w:pPr>
            <w:r w:rsidRPr="001F42D3">
              <w:t>Indicates the state of the underlying alert condition at the patient care device:</w:t>
            </w:r>
          </w:p>
          <w:p w14:paraId="79889221" w14:textId="77777777" w:rsidR="00B11855" w:rsidRPr="001F42D3" w:rsidRDefault="003D003E" w:rsidP="004824A8">
            <w:pPr>
              <w:pStyle w:val="TableEntry"/>
              <w:keepNext/>
            </w:pPr>
            <w:r w:rsidRPr="001F42D3">
              <w:t>inactive |</w:t>
            </w:r>
            <w:r w:rsidRPr="001F42D3">
              <w:br/>
              <w:t>active |</w:t>
            </w:r>
            <w:r w:rsidRPr="001F42D3">
              <w:br/>
              <w:t>latched (no longer active but persisted to allow caregivers to be notified of transient but significant events)</w:t>
            </w:r>
          </w:p>
        </w:tc>
      </w:tr>
      <w:tr w:rsidR="00B11855" w:rsidRPr="001F42D3" w14:paraId="3234739D" w14:textId="77777777" w:rsidTr="00CF5627">
        <w:trPr>
          <w:jc w:val="center"/>
        </w:trPr>
        <w:tc>
          <w:tcPr>
            <w:tcW w:w="933" w:type="dxa"/>
          </w:tcPr>
          <w:p w14:paraId="46592EB1" w14:textId="77777777" w:rsidR="00B11855" w:rsidRPr="001F42D3" w:rsidRDefault="003D003E" w:rsidP="004824A8">
            <w:pPr>
              <w:pStyle w:val="TableEntry"/>
              <w:keepNext/>
            </w:pPr>
            <w:r w:rsidRPr="001F42D3">
              <w:t>5</w:t>
            </w:r>
          </w:p>
        </w:tc>
        <w:tc>
          <w:tcPr>
            <w:tcW w:w="2070" w:type="dxa"/>
          </w:tcPr>
          <w:p w14:paraId="666113AA" w14:textId="77777777" w:rsidR="00B11855" w:rsidRPr="001F42D3" w:rsidRDefault="003D003E" w:rsidP="004824A8">
            <w:pPr>
              <w:pStyle w:val="TableEntry"/>
              <w:keepNext/>
            </w:pPr>
            <w:r w:rsidRPr="001F42D3">
              <w:t>Inactivation State</w:t>
            </w:r>
          </w:p>
        </w:tc>
        <w:tc>
          <w:tcPr>
            <w:tcW w:w="4500" w:type="dxa"/>
          </w:tcPr>
          <w:p w14:paraId="353C5905" w14:textId="7A9BD953" w:rsidR="00B11855" w:rsidRPr="001F42D3" w:rsidRDefault="004B004B" w:rsidP="004824A8">
            <w:pPr>
              <w:pStyle w:val="TableEntry"/>
              <w:keepNext/>
            </w:pPr>
            <w:r w:rsidRPr="001F42D3">
              <w:t>68483</w:t>
            </w:r>
            <w:r w:rsidR="003D003E" w:rsidRPr="001F42D3">
              <w:t>^MDC_ATTR_ALARM_INACTIVATION_STATE^MDC</w:t>
            </w:r>
          </w:p>
        </w:tc>
        <w:tc>
          <w:tcPr>
            <w:tcW w:w="2103" w:type="dxa"/>
          </w:tcPr>
          <w:p w14:paraId="672FDCBF" w14:textId="77777777" w:rsidR="00B11855" w:rsidRPr="001F42D3" w:rsidRDefault="003D003E" w:rsidP="004824A8">
            <w:pPr>
              <w:pStyle w:val="TableEntry"/>
              <w:keepNext/>
            </w:pPr>
            <w:r w:rsidRPr="001F42D3">
              <w:t>Indicates whether visual or aural indications at the patient care device are inactivated.</w:t>
            </w:r>
          </w:p>
        </w:tc>
      </w:tr>
      <w:tr w:rsidR="00B11855" w:rsidRPr="001F42D3" w14:paraId="27299ECE" w14:textId="77777777" w:rsidTr="00CF5627">
        <w:trPr>
          <w:jc w:val="center"/>
        </w:trPr>
        <w:tc>
          <w:tcPr>
            <w:tcW w:w="933" w:type="dxa"/>
          </w:tcPr>
          <w:p w14:paraId="21441AEA" w14:textId="77777777" w:rsidR="00B11855" w:rsidRPr="001F42D3" w:rsidRDefault="003D003E" w:rsidP="004824A8">
            <w:pPr>
              <w:pStyle w:val="TableEntry"/>
              <w:keepNext/>
            </w:pPr>
            <w:r w:rsidRPr="001F42D3">
              <w:t>6</w:t>
            </w:r>
          </w:p>
        </w:tc>
        <w:tc>
          <w:tcPr>
            <w:tcW w:w="2070" w:type="dxa"/>
          </w:tcPr>
          <w:p w14:paraId="4CC9446B" w14:textId="77777777" w:rsidR="00B11855" w:rsidRPr="001F42D3" w:rsidRDefault="003D003E" w:rsidP="004824A8">
            <w:pPr>
              <w:pStyle w:val="TableEntry"/>
              <w:keepNext/>
            </w:pPr>
            <w:r w:rsidRPr="001F42D3">
              <w:t>Alarm Priority*</w:t>
            </w:r>
          </w:p>
        </w:tc>
        <w:tc>
          <w:tcPr>
            <w:tcW w:w="4500" w:type="dxa"/>
          </w:tcPr>
          <w:p w14:paraId="6052ACAA" w14:textId="47ED40EF" w:rsidR="00B11855" w:rsidRPr="001F42D3" w:rsidRDefault="004B004B" w:rsidP="004824A8">
            <w:pPr>
              <w:pStyle w:val="TableEntry"/>
              <w:keepNext/>
            </w:pPr>
            <w:r w:rsidRPr="001F42D3">
              <w:t>68484</w:t>
            </w:r>
            <w:r w:rsidR="003D003E" w:rsidRPr="001F42D3">
              <w:t>^MDC_ATTR_ALARM_PRIORITY^MDC</w:t>
            </w:r>
          </w:p>
        </w:tc>
        <w:tc>
          <w:tcPr>
            <w:tcW w:w="2103" w:type="dxa"/>
          </w:tcPr>
          <w:p w14:paraId="5EB6CFE5" w14:textId="77777777" w:rsidR="00B11855" w:rsidRPr="001F42D3" w:rsidRDefault="00DA360B" w:rsidP="004824A8">
            <w:pPr>
              <w:pStyle w:val="TableEntry"/>
              <w:keepNext/>
            </w:pPr>
            <w:r w:rsidRPr="001F42D3">
              <w:t xml:space="preserve">Shall be a </w:t>
            </w:r>
            <w:r w:rsidR="003D003E" w:rsidRPr="001F42D3">
              <w:t>separate OBX segment occurrence if not a component OBX-8 Abnormal Flags:</w:t>
            </w:r>
          </w:p>
          <w:p w14:paraId="265271BD" w14:textId="77777777" w:rsidR="00B11855" w:rsidRPr="001F42D3" w:rsidRDefault="003D003E" w:rsidP="004824A8">
            <w:pPr>
              <w:pStyle w:val="TableEntry"/>
              <w:keepNext/>
            </w:pPr>
            <w:r w:rsidRPr="001F42D3">
              <w:t xml:space="preserve">This specifies the alarm priority, with possible values of </w:t>
            </w:r>
          </w:p>
          <w:p w14:paraId="43E22891" w14:textId="77777777" w:rsidR="00B11855" w:rsidRPr="001F42D3" w:rsidRDefault="003D003E" w:rsidP="004824A8">
            <w:pPr>
              <w:pStyle w:val="TableEntry"/>
              <w:keepNext/>
            </w:pPr>
            <w:r w:rsidRPr="001F42D3">
              <w:t>PN = not indicated</w:t>
            </w:r>
          </w:p>
          <w:p w14:paraId="563B1266" w14:textId="77777777" w:rsidR="00B11855" w:rsidRPr="001F42D3" w:rsidRDefault="003D003E" w:rsidP="004824A8">
            <w:pPr>
              <w:pStyle w:val="TableEntry"/>
              <w:keepNext/>
            </w:pPr>
            <w:r w:rsidRPr="001F42D3">
              <w:t>PL = Low</w:t>
            </w:r>
          </w:p>
          <w:p w14:paraId="333DB716" w14:textId="77777777" w:rsidR="00B11855" w:rsidRPr="001F42D3" w:rsidRDefault="003D003E" w:rsidP="004824A8">
            <w:pPr>
              <w:pStyle w:val="TableEntry"/>
              <w:keepNext/>
            </w:pPr>
            <w:r w:rsidRPr="001F42D3">
              <w:t>PM = Medium</w:t>
            </w:r>
          </w:p>
          <w:p w14:paraId="61A58D46" w14:textId="77777777" w:rsidR="00B11855" w:rsidRPr="001F42D3" w:rsidRDefault="003D003E" w:rsidP="004824A8">
            <w:pPr>
              <w:pStyle w:val="TableEntry"/>
              <w:keepNext/>
            </w:pPr>
            <w:r w:rsidRPr="001F42D3">
              <w:t>PH = High</w:t>
            </w:r>
          </w:p>
        </w:tc>
      </w:tr>
      <w:tr w:rsidR="00B11855" w:rsidRPr="001F42D3" w14:paraId="7B748CC4" w14:textId="77777777" w:rsidTr="00CF5627">
        <w:trPr>
          <w:jc w:val="center"/>
        </w:trPr>
        <w:tc>
          <w:tcPr>
            <w:tcW w:w="933" w:type="dxa"/>
          </w:tcPr>
          <w:p w14:paraId="02BE1FA7" w14:textId="77777777" w:rsidR="00B11855" w:rsidRPr="001F42D3" w:rsidRDefault="003D003E" w:rsidP="00A92110">
            <w:pPr>
              <w:pStyle w:val="TableEntry"/>
            </w:pPr>
            <w:r w:rsidRPr="001F42D3">
              <w:t>7</w:t>
            </w:r>
          </w:p>
        </w:tc>
        <w:tc>
          <w:tcPr>
            <w:tcW w:w="2070" w:type="dxa"/>
          </w:tcPr>
          <w:p w14:paraId="52D102D6" w14:textId="77777777" w:rsidR="00B11855" w:rsidRPr="001F42D3" w:rsidRDefault="003D003E" w:rsidP="00A92110">
            <w:pPr>
              <w:pStyle w:val="TableEntry"/>
            </w:pPr>
            <w:r w:rsidRPr="001F42D3">
              <w:t>Alert Type*</w:t>
            </w:r>
          </w:p>
        </w:tc>
        <w:tc>
          <w:tcPr>
            <w:tcW w:w="4500" w:type="dxa"/>
          </w:tcPr>
          <w:p w14:paraId="3766BC4A" w14:textId="73E0ED5C" w:rsidR="00B11855" w:rsidRPr="001F42D3" w:rsidRDefault="00742243" w:rsidP="00A92110">
            <w:pPr>
              <w:pStyle w:val="TableEntry"/>
            </w:pPr>
            <w:r w:rsidRPr="001F42D3">
              <w:t>68485</w:t>
            </w:r>
            <w:r w:rsidR="003D003E" w:rsidRPr="001F42D3">
              <w:t>^MDC_ATTR_ALERT_TYPE^MDC</w:t>
            </w:r>
          </w:p>
        </w:tc>
        <w:tc>
          <w:tcPr>
            <w:tcW w:w="2103" w:type="dxa"/>
          </w:tcPr>
          <w:p w14:paraId="7B52269D" w14:textId="77777777" w:rsidR="00B11855" w:rsidRPr="001F42D3" w:rsidRDefault="007C0ACA" w:rsidP="00A92110">
            <w:pPr>
              <w:pStyle w:val="TableEntry"/>
            </w:pPr>
            <w:r w:rsidRPr="001F42D3">
              <w:t xml:space="preserve">Shall be a </w:t>
            </w:r>
            <w:r w:rsidR="003D003E" w:rsidRPr="001F42D3">
              <w:t xml:space="preserve">separate OBX segment occurrence if not a component of OBX-8 Abnormal Flags:  This </w:t>
            </w:r>
            <w:r w:rsidR="003D003E" w:rsidRPr="001F42D3">
              <w:lastRenderedPageBreak/>
              <w:t>specifies the alert type, with possible values of</w:t>
            </w:r>
          </w:p>
          <w:p w14:paraId="19A05D08" w14:textId="77777777" w:rsidR="00B11855" w:rsidRPr="001F42D3" w:rsidRDefault="003D003E" w:rsidP="00A92110">
            <w:pPr>
              <w:pStyle w:val="TableEntry"/>
            </w:pPr>
            <w:r w:rsidRPr="001F42D3">
              <w:t>SP = Alert is Alarm – Physiological</w:t>
            </w:r>
          </w:p>
          <w:p w14:paraId="381DC975" w14:textId="77777777" w:rsidR="00B11855" w:rsidRPr="001F42D3" w:rsidRDefault="003D003E" w:rsidP="00A92110">
            <w:pPr>
              <w:pStyle w:val="TableEntry"/>
            </w:pPr>
            <w:r w:rsidRPr="001F42D3">
              <w:t>ST = Alert is Alarm – Technical</w:t>
            </w:r>
          </w:p>
          <w:p w14:paraId="69C66744" w14:textId="77777777" w:rsidR="00B11855" w:rsidRPr="001F42D3" w:rsidRDefault="003D003E" w:rsidP="00A92110">
            <w:pPr>
              <w:pStyle w:val="TableEntry"/>
            </w:pPr>
            <w:r w:rsidRPr="001F42D3">
              <w:t>SA = Alert is Advisory</w:t>
            </w:r>
          </w:p>
        </w:tc>
      </w:tr>
    </w:tbl>
    <w:p w14:paraId="41493F14" w14:textId="29C5A7F7" w:rsidR="00B11855" w:rsidRPr="001F42D3" w:rsidRDefault="003D003E" w:rsidP="00116FF2">
      <w:pPr>
        <w:pStyle w:val="Note"/>
        <w:ind w:left="0" w:hanging="2"/>
      </w:pPr>
      <w:r w:rsidRPr="001F42D3">
        <w:lastRenderedPageBreak/>
        <w:t>*Alarm Priority and Alert Type inclusion location is either-or</w:t>
      </w:r>
      <w:r w:rsidR="00CA3A2C" w:rsidRPr="001F42D3">
        <w:t xml:space="preserve">. </w:t>
      </w:r>
      <w:r w:rsidRPr="001F42D3">
        <w:t>Either both are indicated in components of the same OBX-8 Abnormal Flags field of the OBX segment occurrence associated with the alert indication or both as separate OBX segment occurrences, one for MDC_ATTR_ALERT_TYPE and one for MDC_ATTR_ALARM_PRIORITY</w:t>
      </w:r>
      <w:r w:rsidR="00CA3A2C" w:rsidRPr="001F42D3">
        <w:t xml:space="preserve">. </w:t>
      </w:r>
      <w:r w:rsidRPr="001F42D3">
        <w:t>The OBX-8 components approach is deprecated</w:t>
      </w:r>
      <w:r w:rsidR="00CA3A2C" w:rsidRPr="001F42D3">
        <w:t xml:space="preserve">. </w:t>
      </w:r>
      <w:r w:rsidRPr="001F42D3">
        <w:t>All new implementations are to use the separate OBX segments approach</w:t>
      </w:r>
      <w:r w:rsidR="00CA3A2C" w:rsidRPr="001F42D3">
        <w:t xml:space="preserve">. </w:t>
      </w:r>
      <w:r w:rsidRPr="001F42D3">
        <w:t xml:space="preserve">The </w:t>
      </w:r>
      <w:r w:rsidR="00DA0123" w:rsidRPr="001F42D3">
        <w:t>effectivity</w:t>
      </w:r>
      <w:r w:rsidRPr="001F42D3">
        <w:t xml:space="preserve"> is such that the </w:t>
      </w:r>
      <w:r w:rsidR="009E2B46" w:rsidRPr="001F42D3">
        <w:t>Alert Manager</w:t>
      </w:r>
      <w:r w:rsidRPr="001F42D3">
        <w:t xml:space="preserve"> shall implement the new approach in addition to the original approach</w:t>
      </w:r>
      <w:r w:rsidR="00CA3A2C" w:rsidRPr="001F42D3">
        <w:t xml:space="preserve">. </w:t>
      </w:r>
      <w:r w:rsidRPr="001F42D3">
        <w:t>The new approach takes precedent over the original approach</w:t>
      </w:r>
      <w:r w:rsidR="00CA3A2C" w:rsidRPr="001F42D3">
        <w:t xml:space="preserve">. </w:t>
      </w:r>
      <w:r w:rsidRPr="001F42D3">
        <w:t xml:space="preserve">If both approaches are </w:t>
      </w:r>
      <w:r w:rsidR="0028379E" w:rsidRPr="001F42D3">
        <w:t>present,</w:t>
      </w:r>
      <w:r w:rsidRPr="001F42D3">
        <w:t xml:space="preserve"> the </w:t>
      </w:r>
      <w:r w:rsidR="009E2B46" w:rsidRPr="001F42D3">
        <w:t>Alert Manager</w:t>
      </w:r>
      <w:r w:rsidRPr="001F42D3">
        <w:t xml:space="preserve"> shall ignore the original approach.</w:t>
      </w:r>
    </w:p>
    <w:p w14:paraId="2B180199" w14:textId="3BC6038E" w:rsidR="00AC7B6C" w:rsidRPr="001F42D3" w:rsidRDefault="00AC7B6C" w:rsidP="00CF5627">
      <w:pPr>
        <w:pStyle w:val="TableTitle"/>
      </w:pPr>
      <w:r w:rsidRPr="001F42D3">
        <w:t>Table B.8.5-2: Report Alert PCD-04 Facet Usage by Alert 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1483"/>
        <w:gridCol w:w="1283"/>
        <w:gridCol w:w="1216"/>
      </w:tblGrid>
      <w:tr w:rsidR="00AC7B6C" w:rsidRPr="001F42D3" w14:paraId="21C81F74" w14:textId="77777777" w:rsidTr="00CF5627">
        <w:trPr>
          <w:trHeight w:val="485"/>
          <w:jc w:val="center"/>
        </w:trPr>
        <w:tc>
          <w:tcPr>
            <w:tcW w:w="2177" w:type="dxa"/>
            <w:vMerge w:val="restart"/>
            <w:shd w:val="clear" w:color="auto" w:fill="D9D9D9" w:themeFill="background1" w:themeFillShade="D9"/>
            <w:vAlign w:val="center"/>
            <w:hideMark/>
          </w:tcPr>
          <w:p w14:paraId="530203AD" w14:textId="77777777" w:rsidR="00AC7B6C" w:rsidRPr="001F42D3" w:rsidRDefault="00AC7B6C" w:rsidP="00CF5627">
            <w:pPr>
              <w:pStyle w:val="TableEntryHeader"/>
            </w:pPr>
            <w:r w:rsidRPr="001F42D3">
              <w:t>Facet Name</w:t>
            </w:r>
          </w:p>
        </w:tc>
        <w:tc>
          <w:tcPr>
            <w:tcW w:w="3815" w:type="dxa"/>
            <w:gridSpan w:val="3"/>
            <w:shd w:val="clear" w:color="auto" w:fill="D9D9D9" w:themeFill="background1" w:themeFillShade="D9"/>
            <w:vAlign w:val="center"/>
            <w:hideMark/>
          </w:tcPr>
          <w:p w14:paraId="0F53ED6D" w14:textId="77777777" w:rsidR="00AC7B6C" w:rsidRPr="001F42D3" w:rsidRDefault="00AC7B6C" w:rsidP="00CF5627">
            <w:pPr>
              <w:pStyle w:val="TableEntryHeader"/>
            </w:pPr>
            <w:r w:rsidRPr="001F42D3">
              <w:t>Facet Usage by Alert Type</w:t>
            </w:r>
          </w:p>
        </w:tc>
      </w:tr>
      <w:tr w:rsidR="00AC7B6C" w:rsidRPr="001F42D3" w14:paraId="333A31A8" w14:textId="77777777" w:rsidTr="00CF5627">
        <w:trPr>
          <w:jc w:val="center"/>
        </w:trPr>
        <w:tc>
          <w:tcPr>
            <w:tcW w:w="0" w:type="auto"/>
            <w:vMerge/>
            <w:shd w:val="clear" w:color="auto" w:fill="D9D9D9" w:themeFill="background1" w:themeFillShade="D9"/>
            <w:vAlign w:val="center"/>
            <w:hideMark/>
          </w:tcPr>
          <w:p w14:paraId="156B691A" w14:textId="77777777" w:rsidR="00AC7B6C" w:rsidRPr="001F42D3" w:rsidRDefault="00AC7B6C" w:rsidP="00CF5627">
            <w:pPr>
              <w:pStyle w:val="TableEntryHeader"/>
            </w:pPr>
          </w:p>
        </w:tc>
        <w:tc>
          <w:tcPr>
            <w:tcW w:w="1390" w:type="dxa"/>
            <w:shd w:val="clear" w:color="auto" w:fill="D9D9D9" w:themeFill="background1" w:themeFillShade="D9"/>
            <w:vAlign w:val="center"/>
            <w:hideMark/>
          </w:tcPr>
          <w:p w14:paraId="54ABDA9E" w14:textId="77777777" w:rsidR="00AC7B6C" w:rsidRPr="001F42D3" w:rsidRDefault="00AC7B6C" w:rsidP="00CF5627">
            <w:pPr>
              <w:pStyle w:val="TableEntryHeader"/>
            </w:pPr>
            <w:r w:rsidRPr="001F42D3">
              <w:t>Alarm</w:t>
            </w:r>
          </w:p>
          <w:p w14:paraId="5FEEC6DF" w14:textId="77777777" w:rsidR="00AC7B6C" w:rsidRPr="001F42D3" w:rsidRDefault="00AC7B6C" w:rsidP="00CF5627">
            <w:pPr>
              <w:pStyle w:val="TableEntryHeader"/>
            </w:pPr>
            <w:r w:rsidRPr="001F42D3">
              <w:t>Physiologic</w:t>
            </w:r>
          </w:p>
        </w:tc>
        <w:tc>
          <w:tcPr>
            <w:tcW w:w="1243" w:type="dxa"/>
            <w:shd w:val="clear" w:color="auto" w:fill="D9D9D9" w:themeFill="background1" w:themeFillShade="D9"/>
            <w:vAlign w:val="center"/>
            <w:hideMark/>
          </w:tcPr>
          <w:p w14:paraId="6650534B" w14:textId="77777777" w:rsidR="00AC7B6C" w:rsidRPr="001F42D3" w:rsidRDefault="00AC7B6C" w:rsidP="00CF5627">
            <w:pPr>
              <w:pStyle w:val="TableEntryHeader"/>
            </w:pPr>
            <w:r w:rsidRPr="001F42D3">
              <w:t>Alarm</w:t>
            </w:r>
          </w:p>
          <w:p w14:paraId="32984EDF" w14:textId="77777777" w:rsidR="00AC7B6C" w:rsidRPr="001F42D3" w:rsidRDefault="00AC7B6C" w:rsidP="00CF5627">
            <w:pPr>
              <w:pStyle w:val="TableEntryHeader"/>
            </w:pPr>
            <w:r w:rsidRPr="001F42D3">
              <w:t>Technical</w:t>
            </w:r>
          </w:p>
        </w:tc>
        <w:tc>
          <w:tcPr>
            <w:tcW w:w="1182" w:type="dxa"/>
            <w:shd w:val="clear" w:color="auto" w:fill="D9D9D9" w:themeFill="background1" w:themeFillShade="D9"/>
            <w:vAlign w:val="center"/>
            <w:hideMark/>
          </w:tcPr>
          <w:p w14:paraId="181686B3" w14:textId="77777777" w:rsidR="00AC7B6C" w:rsidRPr="001F42D3" w:rsidRDefault="00AC7B6C" w:rsidP="00CF5627">
            <w:pPr>
              <w:pStyle w:val="TableEntryHeader"/>
            </w:pPr>
            <w:r w:rsidRPr="001F42D3">
              <w:t>Advisory</w:t>
            </w:r>
          </w:p>
        </w:tc>
      </w:tr>
      <w:tr w:rsidR="00AC7B6C" w:rsidRPr="001F42D3" w14:paraId="3A4D5DFD" w14:textId="77777777" w:rsidTr="00CF5627">
        <w:trPr>
          <w:jc w:val="center"/>
        </w:trPr>
        <w:tc>
          <w:tcPr>
            <w:tcW w:w="2177" w:type="dxa"/>
            <w:vAlign w:val="center"/>
            <w:hideMark/>
          </w:tcPr>
          <w:p w14:paraId="5A8FCF73" w14:textId="77777777" w:rsidR="00AC7B6C" w:rsidRPr="001F42D3" w:rsidRDefault="00AC7B6C" w:rsidP="00CF5627">
            <w:pPr>
              <w:pStyle w:val="TableEntry"/>
            </w:pPr>
            <w:r w:rsidRPr="001F42D3">
              <w:t>Event Identification</w:t>
            </w:r>
          </w:p>
        </w:tc>
        <w:tc>
          <w:tcPr>
            <w:tcW w:w="1390" w:type="dxa"/>
            <w:vAlign w:val="center"/>
            <w:hideMark/>
          </w:tcPr>
          <w:p w14:paraId="5A164B50" w14:textId="77777777" w:rsidR="00AC7B6C" w:rsidRPr="001F42D3" w:rsidRDefault="00AC7B6C" w:rsidP="00CF5627">
            <w:pPr>
              <w:pStyle w:val="TableEntry"/>
            </w:pPr>
            <w:r w:rsidRPr="001F42D3">
              <w:t>R</w:t>
            </w:r>
          </w:p>
        </w:tc>
        <w:tc>
          <w:tcPr>
            <w:tcW w:w="1243" w:type="dxa"/>
            <w:vAlign w:val="center"/>
            <w:hideMark/>
          </w:tcPr>
          <w:p w14:paraId="2454226B" w14:textId="77777777" w:rsidR="00AC7B6C" w:rsidRPr="001F42D3" w:rsidRDefault="00AC7B6C" w:rsidP="00CF5627">
            <w:pPr>
              <w:pStyle w:val="TableEntry"/>
            </w:pPr>
            <w:r w:rsidRPr="001F42D3">
              <w:t>R</w:t>
            </w:r>
          </w:p>
        </w:tc>
        <w:tc>
          <w:tcPr>
            <w:tcW w:w="1182" w:type="dxa"/>
            <w:vAlign w:val="center"/>
            <w:hideMark/>
          </w:tcPr>
          <w:p w14:paraId="4AB91AFE" w14:textId="77777777" w:rsidR="00AC7B6C" w:rsidRPr="001F42D3" w:rsidRDefault="00AC7B6C" w:rsidP="00CF5627">
            <w:pPr>
              <w:pStyle w:val="TableEntry"/>
            </w:pPr>
            <w:r w:rsidRPr="001F42D3">
              <w:t>R</w:t>
            </w:r>
          </w:p>
        </w:tc>
      </w:tr>
      <w:tr w:rsidR="00AC7B6C" w:rsidRPr="001F42D3" w14:paraId="31521084" w14:textId="77777777" w:rsidTr="00CF5627">
        <w:trPr>
          <w:jc w:val="center"/>
        </w:trPr>
        <w:tc>
          <w:tcPr>
            <w:tcW w:w="2177" w:type="dxa"/>
            <w:vAlign w:val="center"/>
            <w:hideMark/>
          </w:tcPr>
          <w:p w14:paraId="451B72F9" w14:textId="77777777" w:rsidR="00AC7B6C" w:rsidRPr="001F42D3" w:rsidRDefault="00AC7B6C" w:rsidP="00CF5627">
            <w:pPr>
              <w:pStyle w:val="TableEntry"/>
            </w:pPr>
            <w:r w:rsidRPr="001F42D3">
              <w:t>Source Identification</w:t>
            </w:r>
          </w:p>
        </w:tc>
        <w:tc>
          <w:tcPr>
            <w:tcW w:w="1390" w:type="dxa"/>
            <w:vAlign w:val="center"/>
            <w:hideMark/>
          </w:tcPr>
          <w:p w14:paraId="49169FE9" w14:textId="77777777" w:rsidR="00AC7B6C" w:rsidRPr="001F42D3" w:rsidRDefault="00AC7B6C" w:rsidP="00CF5627">
            <w:pPr>
              <w:pStyle w:val="TableEntry"/>
            </w:pPr>
            <w:r w:rsidRPr="001F42D3">
              <w:t>R</w:t>
            </w:r>
          </w:p>
        </w:tc>
        <w:tc>
          <w:tcPr>
            <w:tcW w:w="1243" w:type="dxa"/>
            <w:vAlign w:val="center"/>
            <w:hideMark/>
          </w:tcPr>
          <w:p w14:paraId="0401853D" w14:textId="77777777" w:rsidR="00AC7B6C" w:rsidRPr="001F42D3" w:rsidRDefault="00AC7B6C" w:rsidP="00CF5627">
            <w:pPr>
              <w:pStyle w:val="TableEntry"/>
            </w:pPr>
            <w:r w:rsidRPr="001F42D3">
              <w:t>R</w:t>
            </w:r>
          </w:p>
        </w:tc>
        <w:tc>
          <w:tcPr>
            <w:tcW w:w="1182" w:type="dxa"/>
            <w:vAlign w:val="center"/>
            <w:hideMark/>
          </w:tcPr>
          <w:p w14:paraId="49613599" w14:textId="77777777" w:rsidR="00AC7B6C" w:rsidRPr="001F42D3" w:rsidRDefault="00AC7B6C" w:rsidP="00CF5627">
            <w:pPr>
              <w:pStyle w:val="TableEntry"/>
            </w:pPr>
            <w:r w:rsidRPr="001F42D3">
              <w:t>R</w:t>
            </w:r>
          </w:p>
        </w:tc>
      </w:tr>
      <w:tr w:rsidR="00AC7B6C" w:rsidRPr="001F42D3" w14:paraId="75094AE2" w14:textId="77777777" w:rsidTr="00CF5627">
        <w:trPr>
          <w:jc w:val="center"/>
        </w:trPr>
        <w:tc>
          <w:tcPr>
            <w:tcW w:w="2177" w:type="dxa"/>
            <w:vAlign w:val="center"/>
            <w:hideMark/>
          </w:tcPr>
          <w:p w14:paraId="34505AF1" w14:textId="77777777" w:rsidR="00AC7B6C" w:rsidRPr="001F42D3" w:rsidRDefault="00AC7B6C" w:rsidP="00CF5627">
            <w:pPr>
              <w:pStyle w:val="TableEntry"/>
            </w:pPr>
            <w:r w:rsidRPr="001F42D3">
              <w:t>Event Phase</w:t>
            </w:r>
          </w:p>
        </w:tc>
        <w:tc>
          <w:tcPr>
            <w:tcW w:w="1390" w:type="dxa"/>
            <w:vAlign w:val="center"/>
            <w:hideMark/>
          </w:tcPr>
          <w:p w14:paraId="09BD91DE" w14:textId="77777777" w:rsidR="00AC7B6C" w:rsidRPr="001F42D3" w:rsidRDefault="00AC7B6C" w:rsidP="00CF5627">
            <w:pPr>
              <w:pStyle w:val="TableEntry"/>
            </w:pPr>
            <w:r w:rsidRPr="001F42D3">
              <w:t>R</w:t>
            </w:r>
          </w:p>
        </w:tc>
        <w:tc>
          <w:tcPr>
            <w:tcW w:w="1243" w:type="dxa"/>
            <w:vAlign w:val="center"/>
            <w:hideMark/>
          </w:tcPr>
          <w:p w14:paraId="48919B9C" w14:textId="77777777" w:rsidR="00AC7B6C" w:rsidRPr="001F42D3" w:rsidRDefault="00AC7B6C" w:rsidP="00CF5627">
            <w:pPr>
              <w:pStyle w:val="TableEntry"/>
            </w:pPr>
            <w:r w:rsidRPr="001F42D3">
              <w:t>R</w:t>
            </w:r>
          </w:p>
        </w:tc>
        <w:tc>
          <w:tcPr>
            <w:tcW w:w="1182" w:type="dxa"/>
            <w:vAlign w:val="center"/>
            <w:hideMark/>
          </w:tcPr>
          <w:p w14:paraId="150B7EB9" w14:textId="77777777" w:rsidR="00AC7B6C" w:rsidRPr="001F42D3" w:rsidRDefault="00AC7B6C" w:rsidP="00CF5627">
            <w:pPr>
              <w:pStyle w:val="TableEntry"/>
            </w:pPr>
            <w:r w:rsidRPr="001F42D3">
              <w:t>R</w:t>
            </w:r>
          </w:p>
        </w:tc>
      </w:tr>
      <w:tr w:rsidR="00AC7B6C" w:rsidRPr="001F42D3" w14:paraId="3814EC37" w14:textId="77777777" w:rsidTr="00CF5627">
        <w:trPr>
          <w:jc w:val="center"/>
        </w:trPr>
        <w:tc>
          <w:tcPr>
            <w:tcW w:w="2177" w:type="dxa"/>
            <w:vAlign w:val="center"/>
            <w:hideMark/>
          </w:tcPr>
          <w:p w14:paraId="008AAB7A" w14:textId="77777777" w:rsidR="00AC7B6C" w:rsidRPr="001F42D3" w:rsidRDefault="00AC7B6C" w:rsidP="00CF5627">
            <w:pPr>
              <w:pStyle w:val="TableEntry"/>
            </w:pPr>
            <w:r w:rsidRPr="001F42D3">
              <w:t>Alert State</w:t>
            </w:r>
          </w:p>
        </w:tc>
        <w:tc>
          <w:tcPr>
            <w:tcW w:w="1390" w:type="dxa"/>
            <w:vAlign w:val="center"/>
            <w:hideMark/>
          </w:tcPr>
          <w:p w14:paraId="62E12609" w14:textId="77777777" w:rsidR="00AC7B6C" w:rsidRPr="001F42D3" w:rsidRDefault="00AC7B6C" w:rsidP="00CF5627">
            <w:pPr>
              <w:pStyle w:val="TableEntry"/>
            </w:pPr>
            <w:r w:rsidRPr="001F42D3">
              <w:t>R</w:t>
            </w:r>
          </w:p>
        </w:tc>
        <w:tc>
          <w:tcPr>
            <w:tcW w:w="1243" w:type="dxa"/>
            <w:vAlign w:val="center"/>
            <w:hideMark/>
          </w:tcPr>
          <w:p w14:paraId="727D0261" w14:textId="77777777" w:rsidR="00AC7B6C" w:rsidRPr="001F42D3" w:rsidRDefault="00AC7B6C" w:rsidP="00CF5627">
            <w:pPr>
              <w:pStyle w:val="TableEntry"/>
            </w:pPr>
            <w:r w:rsidRPr="001F42D3">
              <w:t>R</w:t>
            </w:r>
          </w:p>
        </w:tc>
        <w:tc>
          <w:tcPr>
            <w:tcW w:w="1182" w:type="dxa"/>
            <w:vAlign w:val="center"/>
            <w:hideMark/>
          </w:tcPr>
          <w:p w14:paraId="40D14A1C" w14:textId="77777777" w:rsidR="00AC7B6C" w:rsidRPr="001F42D3" w:rsidRDefault="00AC7B6C" w:rsidP="00CF5627">
            <w:pPr>
              <w:pStyle w:val="TableEntry"/>
            </w:pPr>
            <w:r w:rsidRPr="001F42D3">
              <w:t>R</w:t>
            </w:r>
          </w:p>
        </w:tc>
      </w:tr>
      <w:tr w:rsidR="00AC7B6C" w:rsidRPr="001F42D3" w14:paraId="66FA3C06" w14:textId="77777777" w:rsidTr="00CF5627">
        <w:trPr>
          <w:jc w:val="center"/>
        </w:trPr>
        <w:tc>
          <w:tcPr>
            <w:tcW w:w="2177" w:type="dxa"/>
            <w:vAlign w:val="center"/>
            <w:hideMark/>
          </w:tcPr>
          <w:p w14:paraId="15B6BDDE" w14:textId="77777777" w:rsidR="00AC7B6C" w:rsidRPr="001F42D3" w:rsidRDefault="00AC7B6C" w:rsidP="00CF5627">
            <w:pPr>
              <w:pStyle w:val="TableEntry"/>
            </w:pPr>
            <w:r w:rsidRPr="001F42D3">
              <w:t>Inactivation State</w:t>
            </w:r>
          </w:p>
        </w:tc>
        <w:tc>
          <w:tcPr>
            <w:tcW w:w="1390" w:type="dxa"/>
            <w:vAlign w:val="center"/>
            <w:hideMark/>
          </w:tcPr>
          <w:p w14:paraId="1E9EB6DB" w14:textId="77777777" w:rsidR="00AC7B6C" w:rsidRPr="001F42D3" w:rsidRDefault="00AC7B6C" w:rsidP="00CF5627">
            <w:pPr>
              <w:pStyle w:val="TableEntry"/>
            </w:pPr>
            <w:r w:rsidRPr="001F42D3">
              <w:t>R</w:t>
            </w:r>
          </w:p>
        </w:tc>
        <w:tc>
          <w:tcPr>
            <w:tcW w:w="1243" w:type="dxa"/>
            <w:vAlign w:val="center"/>
            <w:hideMark/>
          </w:tcPr>
          <w:p w14:paraId="49D9B4CB" w14:textId="77777777" w:rsidR="00AC7B6C" w:rsidRPr="001F42D3" w:rsidRDefault="00AC7B6C" w:rsidP="00CF5627">
            <w:pPr>
              <w:pStyle w:val="TableEntry"/>
            </w:pPr>
            <w:r w:rsidRPr="001F42D3">
              <w:t>R</w:t>
            </w:r>
          </w:p>
        </w:tc>
        <w:tc>
          <w:tcPr>
            <w:tcW w:w="1182" w:type="dxa"/>
            <w:vAlign w:val="center"/>
            <w:hideMark/>
          </w:tcPr>
          <w:p w14:paraId="3FF9A34B" w14:textId="77777777" w:rsidR="00AC7B6C" w:rsidRPr="001F42D3" w:rsidRDefault="00AC7B6C" w:rsidP="00CF5627">
            <w:pPr>
              <w:pStyle w:val="TableEntry"/>
            </w:pPr>
            <w:r w:rsidRPr="001F42D3">
              <w:t>R</w:t>
            </w:r>
          </w:p>
        </w:tc>
      </w:tr>
      <w:tr w:rsidR="00AC7B6C" w:rsidRPr="001F42D3" w14:paraId="051D6AEC" w14:textId="77777777" w:rsidTr="00CF5627">
        <w:trPr>
          <w:jc w:val="center"/>
        </w:trPr>
        <w:tc>
          <w:tcPr>
            <w:tcW w:w="2177" w:type="dxa"/>
            <w:vAlign w:val="center"/>
            <w:hideMark/>
          </w:tcPr>
          <w:p w14:paraId="28DDB2D5" w14:textId="77777777" w:rsidR="00AC7B6C" w:rsidRPr="001F42D3" w:rsidRDefault="00AC7B6C" w:rsidP="00CF5627">
            <w:pPr>
              <w:pStyle w:val="TableEntry"/>
            </w:pPr>
            <w:r w:rsidRPr="001F42D3">
              <w:t>Alarm Priority*</w:t>
            </w:r>
          </w:p>
        </w:tc>
        <w:tc>
          <w:tcPr>
            <w:tcW w:w="1390" w:type="dxa"/>
            <w:vAlign w:val="center"/>
            <w:hideMark/>
          </w:tcPr>
          <w:p w14:paraId="5C226A7F" w14:textId="77777777" w:rsidR="00AC7B6C" w:rsidRPr="001F42D3" w:rsidRDefault="00AC7B6C" w:rsidP="00CF5627">
            <w:pPr>
              <w:pStyle w:val="TableEntry"/>
            </w:pPr>
            <w:r w:rsidRPr="001F42D3">
              <w:t>R</w:t>
            </w:r>
          </w:p>
        </w:tc>
        <w:tc>
          <w:tcPr>
            <w:tcW w:w="1243" w:type="dxa"/>
            <w:vAlign w:val="center"/>
            <w:hideMark/>
          </w:tcPr>
          <w:p w14:paraId="2F5C712A" w14:textId="77777777" w:rsidR="00AC7B6C" w:rsidRPr="001F42D3" w:rsidRDefault="00AC7B6C" w:rsidP="00CF5627">
            <w:pPr>
              <w:pStyle w:val="TableEntry"/>
            </w:pPr>
            <w:r w:rsidRPr="001F42D3">
              <w:t>R</w:t>
            </w:r>
          </w:p>
        </w:tc>
        <w:tc>
          <w:tcPr>
            <w:tcW w:w="1182" w:type="dxa"/>
            <w:vAlign w:val="center"/>
            <w:hideMark/>
          </w:tcPr>
          <w:p w14:paraId="086E28BC" w14:textId="77777777" w:rsidR="00AC7B6C" w:rsidRPr="001F42D3" w:rsidRDefault="00AC7B6C" w:rsidP="00CF5627">
            <w:pPr>
              <w:pStyle w:val="TableEntry"/>
            </w:pPr>
            <w:r w:rsidRPr="001F42D3">
              <w:t>R</w:t>
            </w:r>
          </w:p>
        </w:tc>
      </w:tr>
      <w:tr w:rsidR="00AC7B6C" w:rsidRPr="001F42D3" w14:paraId="61256961" w14:textId="77777777" w:rsidTr="00CF5627">
        <w:trPr>
          <w:jc w:val="center"/>
        </w:trPr>
        <w:tc>
          <w:tcPr>
            <w:tcW w:w="2177" w:type="dxa"/>
            <w:vAlign w:val="center"/>
            <w:hideMark/>
          </w:tcPr>
          <w:p w14:paraId="549BA32B" w14:textId="77777777" w:rsidR="00AC7B6C" w:rsidRPr="001F42D3" w:rsidRDefault="00AC7B6C" w:rsidP="00CF5627">
            <w:pPr>
              <w:pStyle w:val="TableEntry"/>
            </w:pPr>
            <w:r w:rsidRPr="001F42D3">
              <w:t>Alert Type*</w:t>
            </w:r>
          </w:p>
        </w:tc>
        <w:tc>
          <w:tcPr>
            <w:tcW w:w="1390" w:type="dxa"/>
            <w:vAlign w:val="center"/>
            <w:hideMark/>
          </w:tcPr>
          <w:p w14:paraId="71CF94BD" w14:textId="77777777" w:rsidR="00AC7B6C" w:rsidRPr="001F42D3" w:rsidRDefault="00AC7B6C" w:rsidP="00CF5627">
            <w:pPr>
              <w:pStyle w:val="TableEntry"/>
            </w:pPr>
            <w:r w:rsidRPr="001F42D3">
              <w:t>R</w:t>
            </w:r>
          </w:p>
        </w:tc>
        <w:tc>
          <w:tcPr>
            <w:tcW w:w="1243" w:type="dxa"/>
            <w:vAlign w:val="center"/>
            <w:hideMark/>
          </w:tcPr>
          <w:p w14:paraId="438A1AFC" w14:textId="77777777" w:rsidR="00AC7B6C" w:rsidRPr="001F42D3" w:rsidRDefault="00AC7B6C" w:rsidP="00CF5627">
            <w:pPr>
              <w:pStyle w:val="TableEntry"/>
            </w:pPr>
            <w:r w:rsidRPr="001F42D3">
              <w:t>R</w:t>
            </w:r>
          </w:p>
        </w:tc>
        <w:tc>
          <w:tcPr>
            <w:tcW w:w="1182" w:type="dxa"/>
            <w:vAlign w:val="center"/>
            <w:hideMark/>
          </w:tcPr>
          <w:p w14:paraId="243A06D9" w14:textId="77777777" w:rsidR="00AC7B6C" w:rsidRPr="001F42D3" w:rsidRDefault="00AC7B6C" w:rsidP="00CF5627">
            <w:pPr>
              <w:pStyle w:val="TableEntry"/>
            </w:pPr>
            <w:r w:rsidRPr="001F42D3">
              <w:t>R</w:t>
            </w:r>
          </w:p>
        </w:tc>
      </w:tr>
    </w:tbl>
    <w:p w14:paraId="73489111" w14:textId="77777777" w:rsidR="00AC7B6C" w:rsidRPr="001F42D3" w:rsidRDefault="00AC7B6C" w:rsidP="00AC7B6C">
      <w:pPr>
        <w:pStyle w:val="BodyText"/>
        <w:keepNext/>
        <w:keepLines/>
      </w:pPr>
      <w:r w:rsidRPr="001F42D3">
        <w:t>Where O = optional and R = required.</w:t>
      </w:r>
    </w:p>
    <w:p w14:paraId="664433C5" w14:textId="41F2296B" w:rsidR="00AC7B6C" w:rsidRPr="001F42D3" w:rsidRDefault="00AC7B6C" w:rsidP="00AC7B6C">
      <w:pPr>
        <w:pStyle w:val="BodyText"/>
        <w:rPr>
          <w:rStyle w:val="Strong"/>
          <w:b w:val="0"/>
          <w:bCs w:val="0"/>
        </w:rPr>
      </w:pPr>
      <w:r w:rsidRPr="001F42D3">
        <w:t>*Originally contained in OBX-8 Abnormal Flags, implementations going forward should include as separate OBX segments.</w:t>
      </w:r>
    </w:p>
    <w:p w14:paraId="15EF2920" w14:textId="36833F52" w:rsidR="00AC7B6C" w:rsidRPr="001F42D3" w:rsidRDefault="00AC7B6C" w:rsidP="002E102A">
      <w:pPr>
        <w:pStyle w:val="BodyText"/>
        <w:rPr>
          <w:rStyle w:val="Strong"/>
          <w:b w:val="0"/>
          <w:bCs w:val="0"/>
        </w:rPr>
      </w:pPr>
      <w:r w:rsidRPr="001F42D3">
        <w:rPr>
          <w:rStyle w:val="Strong"/>
          <w:b w:val="0"/>
          <w:bCs w:val="0"/>
        </w:rPr>
        <w:t xml:space="preserve">The following table maps ISO 60601-1-8 alarm signal states to IHE ACM </w:t>
      </w:r>
      <w:r w:rsidR="00647994" w:rsidRPr="001F42D3">
        <w:rPr>
          <w:rStyle w:val="Strong"/>
          <w:b w:val="0"/>
          <w:bCs w:val="0"/>
        </w:rPr>
        <w:t>PCD-04</w:t>
      </w:r>
      <w:r w:rsidRPr="001F42D3">
        <w:rPr>
          <w:rStyle w:val="Strong"/>
          <w:b w:val="0"/>
          <w:bCs w:val="0"/>
        </w:rPr>
        <w:t xml:space="preserve"> attributes and values.</w:t>
      </w:r>
    </w:p>
    <w:p w14:paraId="54585C9D" w14:textId="6420F35F" w:rsidR="00AC7B6C" w:rsidRPr="001F42D3" w:rsidRDefault="00AC7B6C" w:rsidP="00CF5627">
      <w:pPr>
        <w:pStyle w:val="TableTitle"/>
      </w:pPr>
      <w:r w:rsidRPr="001F42D3">
        <w:t xml:space="preserve">Table B.8.5-3: ISO 60601-1-8 Alarm condition and alarm signal states mapping to IHE ACM </w:t>
      </w:r>
      <w:r w:rsidR="00647994" w:rsidRPr="001F42D3">
        <w:t>PCD-04</w:t>
      </w:r>
      <w:r w:rsidRPr="001F42D3">
        <w:t xml:space="preserve"> attributes</w:t>
      </w:r>
    </w:p>
    <w:tbl>
      <w:tblPr>
        <w:tblStyle w:val="TableGrid"/>
        <w:tblW w:w="9288" w:type="dxa"/>
        <w:tblLayout w:type="fixed"/>
        <w:tblLook w:val="04A0" w:firstRow="1" w:lastRow="0" w:firstColumn="1" w:lastColumn="0" w:noHBand="0" w:noVBand="1"/>
      </w:tblPr>
      <w:tblGrid>
        <w:gridCol w:w="1709"/>
        <w:gridCol w:w="1660"/>
        <w:gridCol w:w="5919"/>
      </w:tblGrid>
      <w:tr w:rsidR="00AC7B6C" w:rsidRPr="001F42D3" w14:paraId="52D024AD" w14:textId="77777777" w:rsidTr="00CF5627">
        <w:trPr>
          <w:cantSplit/>
          <w:tblHeader/>
        </w:trPr>
        <w:tc>
          <w:tcPr>
            <w:tcW w:w="1709" w:type="dxa"/>
            <w:shd w:val="clear" w:color="auto" w:fill="D9D9D9" w:themeFill="background1" w:themeFillShade="D9"/>
          </w:tcPr>
          <w:p w14:paraId="04F24425" w14:textId="77777777" w:rsidR="00AC7B6C" w:rsidRPr="001F42D3" w:rsidRDefault="00AC7B6C" w:rsidP="00CF5627">
            <w:pPr>
              <w:pStyle w:val="TableEntryHeader"/>
            </w:pPr>
            <w:r w:rsidRPr="001F42D3">
              <w:t>ISO 60601-1-8</w:t>
            </w:r>
          </w:p>
        </w:tc>
        <w:tc>
          <w:tcPr>
            <w:tcW w:w="1660" w:type="dxa"/>
            <w:shd w:val="clear" w:color="auto" w:fill="D9D9D9" w:themeFill="background1" w:themeFillShade="D9"/>
          </w:tcPr>
          <w:p w14:paraId="5D2CE7C0" w14:textId="77777777" w:rsidR="00AC7B6C" w:rsidRPr="001F42D3" w:rsidRDefault="00AC7B6C" w:rsidP="00CF5627">
            <w:pPr>
              <w:pStyle w:val="TableEntryHeader"/>
            </w:pPr>
            <w:r w:rsidRPr="001F42D3">
              <w:t>ISO Value</w:t>
            </w:r>
          </w:p>
        </w:tc>
        <w:tc>
          <w:tcPr>
            <w:tcW w:w="5919" w:type="dxa"/>
            <w:shd w:val="clear" w:color="auto" w:fill="D9D9D9" w:themeFill="background1" w:themeFillShade="D9"/>
          </w:tcPr>
          <w:p w14:paraId="1EC3A651" w14:textId="5F256165" w:rsidR="00AC7B6C" w:rsidRPr="001F42D3" w:rsidRDefault="00AC7B6C" w:rsidP="00CF5627">
            <w:pPr>
              <w:pStyle w:val="TableEntryHeader"/>
            </w:pPr>
            <w:r w:rsidRPr="001F42D3">
              <w:t xml:space="preserve">IHE ACM </w:t>
            </w:r>
            <w:r w:rsidR="00647994" w:rsidRPr="001F42D3">
              <w:t>PCD-04</w:t>
            </w:r>
            <w:r w:rsidRPr="001F42D3">
              <w:t xml:space="preserve"> IEEE 11073-10101a attribute and value</w:t>
            </w:r>
          </w:p>
        </w:tc>
      </w:tr>
      <w:tr w:rsidR="00AC7B6C" w:rsidRPr="001F42D3" w14:paraId="1F98DA2F" w14:textId="77777777" w:rsidTr="00CF5627">
        <w:trPr>
          <w:cantSplit/>
        </w:trPr>
        <w:tc>
          <w:tcPr>
            <w:tcW w:w="1709" w:type="dxa"/>
          </w:tcPr>
          <w:p w14:paraId="161BE3FB" w14:textId="77777777" w:rsidR="00AC7B6C" w:rsidRPr="001F42D3" w:rsidRDefault="00AC7B6C" w:rsidP="00CF5627">
            <w:pPr>
              <w:pStyle w:val="TableEntry"/>
              <w:rPr>
                <w:b/>
              </w:rPr>
            </w:pPr>
            <w:r w:rsidRPr="001F42D3">
              <w:rPr>
                <w:b/>
              </w:rPr>
              <w:t>Alarm Condition State</w:t>
            </w:r>
          </w:p>
        </w:tc>
        <w:tc>
          <w:tcPr>
            <w:tcW w:w="1660" w:type="dxa"/>
          </w:tcPr>
          <w:p w14:paraId="4705D393" w14:textId="77777777" w:rsidR="00AC7B6C" w:rsidRPr="001F42D3" w:rsidRDefault="00AC7B6C" w:rsidP="00CF5627">
            <w:pPr>
              <w:pStyle w:val="TableEntry"/>
              <w:rPr>
                <w:b/>
              </w:rPr>
            </w:pPr>
          </w:p>
        </w:tc>
        <w:tc>
          <w:tcPr>
            <w:tcW w:w="5919" w:type="dxa"/>
          </w:tcPr>
          <w:p w14:paraId="45927B81" w14:textId="77777777" w:rsidR="00AC7B6C" w:rsidRPr="001F42D3" w:rsidRDefault="00AC7B6C" w:rsidP="00CF5627">
            <w:pPr>
              <w:pStyle w:val="TableEntry"/>
              <w:rPr>
                <w:b/>
              </w:rPr>
            </w:pPr>
            <w:r w:rsidRPr="001F42D3">
              <w:rPr>
                <w:b/>
              </w:rPr>
              <w:t>68482^MDC_ATTR_ALARM_STATE^MDC (multiple is ok)</w:t>
            </w:r>
          </w:p>
        </w:tc>
      </w:tr>
      <w:tr w:rsidR="00AC7B6C" w:rsidRPr="001F42D3" w14:paraId="264D304F" w14:textId="77777777" w:rsidTr="00CF5627">
        <w:trPr>
          <w:cantSplit/>
        </w:trPr>
        <w:tc>
          <w:tcPr>
            <w:tcW w:w="1709" w:type="dxa"/>
          </w:tcPr>
          <w:p w14:paraId="45F6FA24" w14:textId="77777777" w:rsidR="00AC7B6C" w:rsidRPr="001F42D3" w:rsidRDefault="00AC7B6C" w:rsidP="00CF5627">
            <w:pPr>
              <w:pStyle w:val="TableEntry"/>
            </w:pPr>
          </w:p>
        </w:tc>
        <w:tc>
          <w:tcPr>
            <w:tcW w:w="1660" w:type="dxa"/>
          </w:tcPr>
          <w:p w14:paraId="2EE71258" w14:textId="77777777" w:rsidR="00AC7B6C" w:rsidRPr="001F42D3" w:rsidRDefault="00AC7B6C" w:rsidP="00CF5627">
            <w:pPr>
              <w:pStyle w:val="TableEntry"/>
            </w:pPr>
            <w:r w:rsidRPr="001F42D3">
              <w:t>Off</w:t>
            </w:r>
          </w:p>
        </w:tc>
        <w:tc>
          <w:tcPr>
            <w:tcW w:w="5919" w:type="dxa"/>
          </w:tcPr>
          <w:p w14:paraId="71B77695" w14:textId="025E0B52" w:rsidR="00AC7B6C" w:rsidRPr="001F42D3" w:rsidRDefault="00AC7B6C" w:rsidP="00CF5627">
            <w:pPr>
              <w:pStyle w:val="TableEntry"/>
            </w:pPr>
            <w:r w:rsidRPr="001F42D3">
              <w:t>(off – need to CP ACM/</w:t>
            </w:r>
            <w:r w:rsidR="007E67D4" w:rsidRPr="001F42D3">
              <w:t>DEV TF</w:t>
            </w:r>
            <w:r w:rsidRPr="001F42D3">
              <w:t xml:space="preserve"> to add value)</w:t>
            </w:r>
          </w:p>
        </w:tc>
      </w:tr>
      <w:tr w:rsidR="00AC7B6C" w:rsidRPr="001F42D3" w14:paraId="2EC3E235" w14:textId="77777777" w:rsidTr="00CF5627">
        <w:trPr>
          <w:cantSplit/>
        </w:trPr>
        <w:tc>
          <w:tcPr>
            <w:tcW w:w="1709" w:type="dxa"/>
          </w:tcPr>
          <w:p w14:paraId="7A431C0A" w14:textId="77777777" w:rsidR="00AC7B6C" w:rsidRPr="001F42D3" w:rsidRDefault="00AC7B6C" w:rsidP="00CF5627">
            <w:pPr>
              <w:pStyle w:val="TableEntry"/>
            </w:pPr>
          </w:p>
        </w:tc>
        <w:tc>
          <w:tcPr>
            <w:tcW w:w="1660" w:type="dxa"/>
          </w:tcPr>
          <w:p w14:paraId="7B97A790" w14:textId="77777777" w:rsidR="00AC7B6C" w:rsidRPr="001F42D3" w:rsidRDefault="00AC7B6C" w:rsidP="00CF5627">
            <w:pPr>
              <w:pStyle w:val="TableEntry"/>
            </w:pPr>
            <w:r w:rsidRPr="001F42D3">
              <w:t>Inactive</w:t>
            </w:r>
          </w:p>
        </w:tc>
        <w:tc>
          <w:tcPr>
            <w:tcW w:w="5919" w:type="dxa"/>
          </w:tcPr>
          <w:p w14:paraId="040429CA" w14:textId="77777777" w:rsidR="00AC7B6C" w:rsidRPr="001F42D3" w:rsidRDefault="00AC7B6C" w:rsidP="00CF5627">
            <w:pPr>
              <w:pStyle w:val="TableEntry"/>
            </w:pPr>
            <w:r w:rsidRPr="001F42D3">
              <w:t>Inactive</w:t>
            </w:r>
          </w:p>
        </w:tc>
      </w:tr>
      <w:tr w:rsidR="00AC7B6C" w:rsidRPr="001F42D3" w14:paraId="6670BEB5" w14:textId="77777777" w:rsidTr="00CF5627">
        <w:trPr>
          <w:cantSplit/>
        </w:trPr>
        <w:tc>
          <w:tcPr>
            <w:tcW w:w="1709" w:type="dxa"/>
          </w:tcPr>
          <w:p w14:paraId="2BC9CB18" w14:textId="77777777" w:rsidR="00AC7B6C" w:rsidRPr="001F42D3" w:rsidRDefault="00AC7B6C" w:rsidP="00CF5627">
            <w:pPr>
              <w:pStyle w:val="TableEntry"/>
            </w:pPr>
          </w:p>
        </w:tc>
        <w:tc>
          <w:tcPr>
            <w:tcW w:w="1660" w:type="dxa"/>
          </w:tcPr>
          <w:p w14:paraId="77812843" w14:textId="77777777" w:rsidR="00AC7B6C" w:rsidRPr="001F42D3" w:rsidRDefault="00AC7B6C" w:rsidP="00CF5627">
            <w:pPr>
              <w:pStyle w:val="TableEntry"/>
            </w:pPr>
            <w:r w:rsidRPr="001F42D3">
              <w:t>Active</w:t>
            </w:r>
          </w:p>
        </w:tc>
        <w:tc>
          <w:tcPr>
            <w:tcW w:w="5919" w:type="dxa"/>
          </w:tcPr>
          <w:p w14:paraId="30F29CA9" w14:textId="77777777" w:rsidR="00AC7B6C" w:rsidRPr="001F42D3" w:rsidRDefault="00AC7B6C" w:rsidP="00CF5627">
            <w:pPr>
              <w:pStyle w:val="TableEntry"/>
            </w:pPr>
            <w:r w:rsidRPr="001F42D3">
              <w:t>Active</w:t>
            </w:r>
          </w:p>
        </w:tc>
      </w:tr>
      <w:tr w:rsidR="00AC7B6C" w:rsidRPr="001F42D3" w14:paraId="64F2FC0E" w14:textId="77777777" w:rsidTr="00CF5627">
        <w:trPr>
          <w:cantSplit/>
        </w:trPr>
        <w:tc>
          <w:tcPr>
            <w:tcW w:w="1709" w:type="dxa"/>
          </w:tcPr>
          <w:p w14:paraId="0E511241" w14:textId="77777777" w:rsidR="00AC7B6C" w:rsidRPr="001F42D3" w:rsidRDefault="00AC7B6C" w:rsidP="00CF5627">
            <w:pPr>
              <w:pStyle w:val="TableEntry"/>
            </w:pPr>
          </w:p>
        </w:tc>
        <w:tc>
          <w:tcPr>
            <w:tcW w:w="1660" w:type="dxa"/>
          </w:tcPr>
          <w:p w14:paraId="5735FBB0" w14:textId="77777777" w:rsidR="00AC7B6C" w:rsidRPr="001F42D3" w:rsidRDefault="00AC7B6C" w:rsidP="00CF5627">
            <w:pPr>
              <w:pStyle w:val="TableEntry"/>
            </w:pPr>
            <w:r w:rsidRPr="001F42D3">
              <w:t>Latched</w:t>
            </w:r>
          </w:p>
        </w:tc>
        <w:tc>
          <w:tcPr>
            <w:tcW w:w="5919" w:type="dxa"/>
          </w:tcPr>
          <w:p w14:paraId="4D0571FE" w14:textId="77777777" w:rsidR="00AC7B6C" w:rsidRPr="001F42D3" w:rsidRDefault="00AC7B6C" w:rsidP="00CF5627">
            <w:pPr>
              <w:pStyle w:val="TableEntry"/>
            </w:pPr>
            <w:r w:rsidRPr="001F42D3">
              <w:t>Latched (may be indicated with other enumeration values)</w:t>
            </w:r>
          </w:p>
        </w:tc>
      </w:tr>
      <w:tr w:rsidR="00AC7B6C" w:rsidRPr="001F42D3" w14:paraId="2BB43EBB" w14:textId="77777777" w:rsidTr="00CF5627">
        <w:trPr>
          <w:cantSplit/>
        </w:trPr>
        <w:tc>
          <w:tcPr>
            <w:tcW w:w="1709" w:type="dxa"/>
          </w:tcPr>
          <w:p w14:paraId="58BC9CAC" w14:textId="77777777" w:rsidR="00AC7B6C" w:rsidRPr="001F42D3" w:rsidRDefault="00AC7B6C" w:rsidP="00CF5627">
            <w:pPr>
              <w:pStyle w:val="TableEntry"/>
              <w:rPr>
                <w:b/>
                <w:bCs/>
              </w:rPr>
            </w:pPr>
            <w:r w:rsidRPr="001F42D3">
              <w:rPr>
                <w:b/>
                <w:bCs/>
              </w:rPr>
              <w:t>Alarm condition type</w:t>
            </w:r>
          </w:p>
        </w:tc>
        <w:tc>
          <w:tcPr>
            <w:tcW w:w="1660" w:type="dxa"/>
          </w:tcPr>
          <w:p w14:paraId="56D3486D" w14:textId="77777777" w:rsidR="00AC7B6C" w:rsidRPr="001F42D3" w:rsidRDefault="00AC7B6C" w:rsidP="00CF5627">
            <w:pPr>
              <w:pStyle w:val="TableEntry"/>
            </w:pPr>
          </w:p>
        </w:tc>
        <w:tc>
          <w:tcPr>
            <w:tcW w:w="5919" w:type="dxa"/>
          </w:tcPr>
          <w:p w14:paraId="028E648E" w14:textId="77777777" w:rsidR="00AC7B6C" w:rsidRPr="001F42D3" w:rsidRDefault="00AC7B6C" w:rsidP="00CF5627">
            <w:pPr>
              <w:pStyle w:val="TableEntry"/>
              <w:rPr>
                <w:b/>
                <w:bCs/>
              </w:rPr>
            </w:pPr>
            <w:r w:rsidRPr="001F42D3">
              <w:rPr>
                <w:b/>
                <w:bCs/>
              </w:rPr>
              <w:t>8485^MDC_ATTR_ALERT_TYPE^MDC</w:t>
            </w:r>
          </w:p>
        </w:tc>
      </w:tr>
      <w:tr w:rsidR="00AC7B6C" w:rsidRPr="001F42D3" w14:paraId="5DD1E0C0" w14:textId="77777777" w:rsidTr="00CF5627">
        <w:trPr>
          <w:cantSplit/>
        </w:trPr>
        <w:tc>
          <w:tcPr>
            <w:tcW w:w="1709" w:type="dxa"/>
          </w:tcPr>
          <w:p w14:paraId="3CD746AE" w14:textId="77777777" w:rsidR="00AC7B6C" w:rsidRPr="001F42D3" w:rsidRDefault="00AC7B6C" w:rsidP="00CF5627">
            <w:pPr>
              <w:pStyle w:val="TableEntry"/>
            </w:pPr>
          </w:p>
        </w:tc>
        <w:tc>
          <w:tcPr>
            <w:tcW w:w="1660" w:type="dxa"/>
          </w:tcPr>
          <w:p w14:paraId="29BF5B47" w14:textId="77777777" w:rsidR="00AC7B6C" w:rsidRPr="001F42D3" w:rsidRDefault="00AC7B6C" w:rsidP="00CF5627">
            <w:pPr>
              <w:pStyle w:val="TableEntry"/>
            </w:pPr>
            <w:r w:rsidRPr="001F42D3">
              <w:t>Physiological</w:t>
            </w:r>
          </w:p>
        </w:tc>
        <w:tc>
          <w:tcPr>
            <w:tcW w:w="5919" w:type="dxa"/>
          </w:tcPr>
          <w:p w14:paraId="2D1D7302" w14:textId="77777777" w:rsidR="00AC7B6C" w:rsidRPr="001F42D3" w:rsidRDefault="00AC7B6C" w:rsidP="00CF5627">
            <w:pPr>
              <w:pStyle w:val="TableEntry"/>
            </w:pPr>
            <w:r w:rsidRPr="001F42D3">
              <w:t>SP – Physiological</w:t>
            </w:r>
          </w:p>
        </w:tc>
      </w:tr>
      <w:tr w:rsidR="00AC7B6C" w:rsidRPr="001F42D3" w14:paraId="547CBCFA" w14:textId="77777777" w:rsidTr="00CF5627">
        <w:trPr>
          <w:cantSplit/>
        </w:trPr>
        <w:tc>
          <w:tcPr>
            <w:tcW w:w="1709" w:type="dxa"/>
          </w:tcPr>
          <w:p w14:paraId="57A81B76" w14:textId="77777777" w:rsidR="00AC7B6C" w:rsidRPr="001F42D3" w:rsidRDefault="00AC7B6C" w:rsidP="00CF5627">
            <w:pPr>
              <w:pStyle w:val="TableEntry"/>
            </w:pPr>
          </w:p>
        </w:tc>
        <w:tc>
          <w:tcPr>
            <w:tcW w:w="1660" w:type="dxa"/>
          </w:tcPr>
          <w:p w14:paraId="6732656B" w14:textId="77777777" w:rsidR="00AC7B6C" w:rsidRPr="001F42D3" w:rsidRDefault="00AC7B6C" w:rsidP="00CF5627">
            <w:pPr>
              <w:pStyle w:val="TableEntry"/>
            </w:pPr>
            <w:r w:rsidRPr="001F42D3">
              <w:t>Technical</w:t>
            </w:r>
          </w:p>
        </w:tc>
        <w:tc>
          <w:tcPr>
            <w:tcW w:w="5919" w:type="dxa"/>
          </w:tcPr>
          <w:p w14:paraId="136994C3" w14:textId="77777777" w:rsidR="00AC7B6C" w:rsidRPr="001F42D3" w:rsidRDefault="00AC7B6C" w:rsidP="00CF5627">
            <w:pPr>
              <w:pStyle w:val="TableEntry"/>
            </w:pPr>
            <w:r w:rsidRPr="001F42D3">
              <w:t>ST – Technical</w:t>
            </w:r>
          </w:p>
        </w:tc>
      </w:tr>
      <w:tr w:rsidR="00AC7B6C" w:rsidRPr="001F42D3" w14:paraId="6FDF052F" w14:textId="77777777" w:rsidTr="00CF5627">
        <w:trPr>
          <w:cantSplit/>
        </w:trPr>
        <w:tc>
          <w:tcPr>
            <w:tcW w:w="1709" w:type="dxa"/>
          </w:tcPr>
          <w:p w14:paraId="506AAF3E" w14:textId="77777777" w:rsidR="00AC7B6C" w:rsidRPr="001F42D3" w:rsidRDefault="00AC7B6C" w:rsidP="00CF5627">
            <w:pPr>
              <w:pStyle w:val="TableEntry"/>
            </w:pPr>
          </w:p>
        </w:tc>
        <w:tc>
          <w:tcPr>
            <w:tcW w:w="1660" w:type="dxa"/>
          </w:tcPr>
          <w:p w14:paraId="27D1B0FF" w14:textId="77777777" w:rsidR="00AC7B6C" w:rsidRPr="001F42D3" w:rsidRDefault="00AC7B6C" w:rsidP="00CF5627">
            <w:pPr>
              <w:pStyle w:val="TableEntry"/>
            </w:pPr>
            <w:r w:rsidRPr="001F42D3">
              <w:t>(Information?)</w:t>
            </w:r>
          </w:p>
        </w:tc>
        <w:tc>
          <w:tcPr>
            <w:tcW w:w="5919" w:type="dxa"/>
          </w:tcPr>
          <w:p w14:paraId="327FE773" w14:textId="77777777" w:rsidR="00AC7B6C" w:rsidRPr="001F42D3" w:rsidRDefault="00AC7B6C" w:rsidP="00CF5627">
            <w:pPr>
              <w:pStyle w:val="TableEntry"/>
            </w:pPr>
            <w:r w:rsidRPr="001F42D3">
              <w:t>SA – Advisory [alert, but not an alarm]</w:t>
            </w:r>
          </w:p>
        </w:tc>
      </w:tr>
      <w:tr w:rsidR="00AC7B6C" w:rsidRPr="001F42D3" w14:paraId="63FD1D16" w14:textId="77777777" w:rsidTr="00CF5627">
        <w:trPr>
          <w:cantSplit/>
        </w:trPr>
        <w:tc>
          <w:tcPr>
            <w:tcW w:w="1709" w:type="dxa"/>
          </w:tcPr>
          <w:p w14:paraId="59D6D72E" w14:textId="77777777" w:rsidR="00AC7B6C" w:rsidRPr="001F42D3" w:rsidRDefault="00AC7B6C" w:rsidP="00CF5627">
            <w:pPr>
              <w:pStyle w:val="TableEntry"/>
              <w:rPr>
                <w:b/>
                <w:bCs/>
              </w:rPr>
            </w:pPr>
            <w:r w:rsidRPr="001F42D3">
              <w:rPr>
                <w:b/>
                <w:bCs/>
              </w:rPr>
              <w:t>Alarm type class</w:t>
            </w:r>
          </w:p>
        </w:tc>
        <w:tc>
          <w:tcPr>
            <w:tcW w:w="1660" w:type="dxa"/>
          </w:tcPr>
          <w:p w14:paraId="2209EA56" w14:textId="77777777" w:rsidR="00AC7B6C" w:rsidRPr="001F42D3" w:rsidRDefault="00AC7B6C" w:rsidP="00CF5627">
            <w:pPr>
              <w:pStyle w:val="TableEntry"/>
            </w:pPr>
          </w:p>
        </w:tc>
        <w:tc>
          <w:tcPr>
            <w:tcW w:w="5919" w:type="dxa"/>
          </w:tcPr>
          <w:p w14:paraId="716FAAEC" w14:textId="77777777" w:rsidR="00AC7B6C" w:rsidRPr="001F42D3" w:rsidRDefault="00AC7B6C" w:rsidP="00CF5627">
            <w:pPr>
              <w:pStyle w:val="TableEntry"/>
            </w:pPr>
            <w:r w:rsidRPr="001F42D3">
              <w:t>Indicated in alert indication MDC/REFID</w:t>
            </w:r>
          </w:p>
        </w:tc>
      </w:tr>
      <w:tr w:rsidR="00AC7B6C" w:rsidRPr="001F42D3" w14:paraId="17415835" w14:textId="77777777" w:rsidTr="00CF5627">
        <w:trPr>
          <w:cantSplit/>
        </w:trPr>
        <w:tc>
          <w:tcPr>
            <w:tcW w:w="1709" w:type="dxa"/>
          </w:tcPr>
          <w:p w14:paraId="0051D0DA" w14:textId="77777777" w:rsidR="00AC7B6C" w:rsidRPr="001F42D3" w:rsidRDefault="00AC7B6C" w:rsidP="00CF5627">
            <w:pPr>
              <w:pStyle w:val="TableEntry"/>
            </w:pPr>
          </w:p>
        </w:tc>
        <w:tc>
          <w:tcPr>
            <w:tcW w:w="1660" w:type="dxa"/>
          </w:tcPr>
          <w:p w14:paraId="5DC5F856" w14:textId="77777777" w:rsidR="00AC7B6C" w:rsidRPr="001F42D3" w:rsidRDefault="00AC7B6C" w:rsidP="00CF5627">
            <w:pPr>
              <w:pStyle w:val="TableEntry"/>
            </w:pPr>
            <w:r w:rsidRPr="001F42D3">
              <w:t>Threshold</w:t>
            </w:r>
          </w:p>
        </w:tc>
        <w:tc>
          <w:tcPr>
            <w:tcW w:w="5919" w:type="dxa"/>
          </w:tcPr>
          <w:p w14:paraId="0ED4DD7A" w14:textId="77777777" w:rsidR="00AC7B6C" w:rsidRPr="001F42D3" w:rsidRDefault="00AC7B6C" w:rsidP="00CF5627">
            <w:pPr>
              <w:pStyle w:val="TableEntry"/>
            </w:pPr>
          </w:p>
        </w:tc>
      </w:tr>
      <w:tr w:rsidR="00AC7B6C" w:rsidRPr="001F42D3" w14:paraId="338571D1" w14:textId="77777777" w:rsidTr="00CF5627">
        <w:trPr>
          <w:cantSplit/>
        </w:trPr>
        <w:tc>
          <w:tcPr>
            <w:tcW w:w="1709" w:type="dxa"/>
          </w:tcPr>
          <w:p w14:paraId="40E19649" w14:textId="77777777" w:rsidR="00AC7B6C" w:rsidRPr="001F42D3" w:rsidRDefault="00AC7B6C" w:rsidP="00CF5627">
            <w:pPr>
              <w:pStyle w:val="TableEntry"/>
            </w:pPr>
          </w:p>
        </w:tc>
        <w:tc>
          <w:tcPr>
            <w:tcW w:w="1660" w:type="dxa"/>
          </w:tcPr>
          <w:p w14:paraId="294F4EBB" w14:textId="77777777" w:rsidR="00AC7B6C" w:rsidRPr="001F42D3" w:rsidRDefault="00AC7B6C" w:rsidP="00CF5627">
            <w:pPr>
              <w:pStyle w:val="TableEntry"/>
            </w:pPr>
            <w:r w:rsidRPr="001F42D3">
              <w:t>Event</w:t>
            </w:r>
          </w:p>
        </w:tc>
        <w:tc>
          <w:tcPr>
            <w:tcW w:w="5919" w:type="dxa"/>
          </w:tcPr>
          <w:p w14:paraId="628C1819" w14:textId="77777777" w:rsidR="00AC7B6C" w:rsidRPr="001F42D3" w:rsidRDefault="00AC7B6C" w:rsidP="00CF5627">
            <w:pPr>
              <w:pStyle w:val="TableEntry"/>
            </w:pPr>
          </w:p>
        </w:tc>
      </w:tr>
      <w:tr w:rsidR="00AC7B6C" w:rsidRPr="001F42D3" w14:paraId="650BA65B" w14:textId="77777777" w:rsidTr="00CF5627">
        <w:trPr>
          <w:cantSplit/>
        </w:trPr>
        <w:tc>
          <w:tcPr>
            <w:tcW w:w="1709" w:type="dxa"/>
          </w:tcPr>
          <w:p w14:paraId="216C26A2" w14:textId="77777777" w:rsidR="00AC7B6C" w:rsidRPr="001F42D3" w:rsidRDefault="00AC7B6C" w:rsidP="00CF5627">
            <w:pPr>
              <w:pStyle w:val="TableEntry"/>
              <w:rPr>
                <w:b/>
                <w:bCs/>
              </w:rPr>
            </w:pPr>
            <w:r w:rsidRPr="001F42D3">
              <w:rPr>
                <w:b/>
                <w:bCs/>
              </w:rPr>
              <w:t>Alarm Limit Violation</w:t>
            </w:r>
          </w:p>
        </w:tc>
        <w:tc>
          <w:tcPr>
            <w:tcW w:w="1660" w:type="dxa"/>
          </w:tcPr>
          <w:p w14:paraId="4D12E82C" w14:textId="77777777" w:rsidR="00AC7B6C" w:rsidRPr="001F42D3" w:rsidRDefault="00AC7B6C" w:rsidP="00CF5627">
            <w:pPr>
              <w:pStyle w:val="TableEntry"/>
            </w:pPr>
          </w:p>
        </w:tc>
        <w:tc>
          <w:tcPr>
            <w:tcW w:w="5919" w:type="dxa"/>
          </w:tcPr>
          <w:p w14:paraId="6961B939" w14:textId="77777777" w:rsidR="00AC7B6C" w:rsidRPr="001F42D3" w:rsidRDefault="00AC7B6C" w:rsidP="00CF5627">
            <w:pPr>
              <w:pStyle w:val="TableEntry"/>
            </w:pPr>
            <w:r w:rsidRPr="001F42D3">
              <w:t>Indicated in the alert indication MDC/REFID</w:t>
            </w:r>
          </w:p>
        </w:tc>
      </w:tr>
      <w:tr w:rsidR="00AC7B6C" w:rsidRPr="001F42D3" w14:paraId="4E83DA18" w14:textId="77777777" w:rsidTr="00CF5627">
        <w:trPr>
          <w:cantSplit/>
        </w:trPr>
        <w:tc>
          <w:tcPr>
            <w:tcW w:w="1709" w:type="dxa"/>
          </w:tcPr>
          <w:p w14:paraId="0AF9EB6C" w14:textId="77777777" w:rsidR="00AC7B6C" w:rsidRPr="001F42D3" w:rsidRDefault="00AC7B6C" w:rsidP="00CF5627">
            <w:pPr>
              <w:pStyle w:val="TableEntry"/>
            </w:pPr>
          </w:p>
        </w:tc>
        <w:tc>
          <w:tcPr>
            <w:tcW w:w="1660" w:type="dxa"/>
          </w:tcPr>
          <w:p w14:paraId="30C9331A" w14:textId="77777777" w:rsidR="00AC7B6C" w:rsidRPr="001F42D3" w:rsidRDefault="00AC7B6C" w:rsidP="00CF5627">
            <w:pPr>
              <w:pStyle w:val="TableEntry"/>
            </w:pPr>
            <w:r w:rsidRPr="001F42D3">
              <w:t>High</w:t>
            </w:r>
          </w:p>
        </w:tc>
        <w:tc>
          <w:tcPr>
            <w:tcW w:w="5919" w:type="dxa"/>
          </w:tcPr>
          <w:p w14:paraId="31BA2E02" w14:textId="77777777" w:rsidR="00AC7B6C" w:rsidRPr="001F42D3" w:rsidRDefault="00AC7B6C" w:rsidP="00CF5627">
            <w:pPr>
              <w:pStyle w:val="TableEntry"/>
            </w:pPr>
          </w:p>
        </w:tc>
      </w:tr>
      <w:tr w:rsidR="00AC7B6C" w:rsidRPr="001F42D3" w14:paraId="5F9DF4E7" w14:textId="77777777" w:rsidTr="00CF5627">
        <w:trPr>
          <w:cantSplit/>
        </w:trPr>
        <w:tc>
          <w:tcPr>
            <w:tcW w:w="1709" w:type="dxa"/>
          </w:tcPr>
          <w:p w14:paraId="33529C9E" w14:textId="77777777" w:rsidR="00AC7B6C" w:rsidRPr="001F42D3" w:rsidRDefault="00AC7B6C" w:rsidP="00CF5627">
            <w:pPr>
              <w:pStyle w:val="TableEntry"/>
            </w:pPr>
          </w:p>
        </w:tc>
        <w:tc>
          <w:tcPr>
            <w:tcW w:w="1660" w:type="dxa"/>
          </w:tcPr>
          <w:p w14:paraId="034F2155" w14:textId="77777777" w:rsidR="00AC7B6C" w:rsidRPr="001F42D3" w:rsidRDefault="00AC7B6C" w:rsidP="00CF5627">
            <w:pPr>
              <w:pStyle w:val="TableEntry"/>
            </w:pPr>
            <w:r w:rsidRPr="001F42D3">
              <w:t>Low</w:t>
            </w:r>
          </w:p>
        </w:tc>
        <w:tc>
          <w:tcPr>
            <w:tcW w:w="5919" w:type="dxa"/>
          </w:tcPr>
          <w:p w14:paraId="0DBE7BBF" w14:textId="77777777" w:rsidR="00AC7B6C" w:rsidRPr="001F42D3" w:rsidRDefault="00AC7B6C" w:rsidP="00CF5627">
            <w:pPr>
              <w:pStyle w:val="TableEntry"/>
            </w:pPr>
          </w:p>
        </w:tc>
      </w:tr>
      <w:tr w:rsidR="00AC7B6C" w:rsidRPr="001F42D3" w14:paraId="1F06628A" w14:textId="77777777" w:rsidTr="00CF5627">
        <w:trPr>
          <w:cantSplit/>
        </w:trPr>
        <w:tc>
          <w:tcPr>
            <w:tcW w:w="1709" w:type="dxa"/>
          </w:tcPr>
          <w:p w14:paraId="49C91A55" w14:textId="77777777" w:rsidR="00AC7B6C" w:rsidRPr="001F42D3" w:rsidRDefault="00AC7B6C" w:rsidP="00CF5627">
            <w:pPr>
              <w:pStyle w:val="TableEntry"/>
            </w:pPr>
          </w:p>
        </w:tc>
        <w:tc>
          <w:tcPr>
            <w:tcW w:w="1660" w:type="dxa"/>
          </w:tcPr>
          <w:p w14:paraId="4304159B" w14:textId="77777777" w:rsidR="00AC7B6C" w:rsidRPr="001F42D3" w:rsidRDefault="00AC7B6C" w:rsidP="00CF5627">
            <w:pPr>
              <w:pStyle w:val="TableEntry"/>
            </w:pPr>
            <w:r w:rsidRPr="001F42D3">
              <w:t>event description</w:t>
            </w:r>
          </w:p>
        </w:tc>
        <w:tc>
          <w:tcPr>
            <w:tcW w:w="5919" w:type="dxa"/>
          </w:tcPr>
          <w:p w14:paraId="0EBDB646" w14:textId="77777777" w:rsidR="00AC7B6C" w:rsidRPr="001F42D3" w:rsidRDefault="00AC7B6C" w:rsidP="00CF5627">
            <w:pPr>
              <w:pStyle w:val="TableEntry"/>
            </w:pPr>
          </w:p>
        </w:tc>
      </w:tr>
      <w:tr w:rsidR="00AC7B6C" w:rsidRPr="001F42D3" w14:paraId="57D67CC8" w14:textId="77777777" w:rsidTr="00CF5627">
        <w:trPr>
          <w:cantSplit/>
        </w:trPr>
        <w:tc>
          <w:tcPr>
            <w:tcW w:w="1709" w:type="dxa"/>
          </w:tcPr>
          <w:p w14:paraId="52FF0A12" w14:textId="77777777" w:rsidR="00AC7B6C" w:rsidRPr="001F42D3" w:rsidRDefault="00AC7B6C" w:rsidP="00CF5627">
            <w:pPr>
              <w:pStyle w:val="TableEntry"/>
              <w:rPr>
                <w:b/>
                <w:bCs/>
              </w:rPr>
            </w:pPr>
            <w:r w:rsidRPr="001F42D3">
              <w:rPr>
                <w:b/>
                <w:bCs/>
              </w:rPr>
              <w:t>Alarm Condition Priority</w:t>
            </w:r>
          </w:p>
        </w:tc>
        <w:tc>
          <w:tcPr>
            <w:tcW w:w="1660" w:type="dxa"/>
          </w:tcPr>
          <w:p w14:paraId="1D322863" w14:textId="77777777" w:rsidR="00AC7B6C" w:rsidRPr="001F42D3" w:rsidRDefault="00AC7B6C" w:rsidP="00CF5627">
            <w:pPr>
              <w:pStyle w:val="TableEntry"/>
            </w:pPr>
          </w:p>
        </w:tc>
        <w:tc>
          <w:tcPr>
            <w:tcW w:w="5919" w:type="dxa"/>
          </w:tcPr>
          <w:p w14:paraId="28441B42" w14:textId="77777777" w:rsidR="00AC7B6C" w:rsidRPr="001F42D3" w:rsidRDefault="00AC7B6C" w:rsidP="00CF5627">
            <w:pPr>
              <w:pStyle w:val="TableEntry"/>
              <w:rPr>
                <w:b/>
                <w:bCs/>
              </w:rPr>
            </w:pPr>
            <w:r w:rsidRPr="001F42D3">
              <w:rPr>
                <w:b/>
                <w:bCs/>
              </w:rPr>
              <w:t>68484^MDC_ATTR_ALARM_PRIORITY^MDC</w:t>
            </w:r>
          </w:p>
        </w:tc>
      </w:tr>
      <w:tr w:rsidR="00AC7B6C" w:rsidRPr="001F42D3" w14:paraId="3951535D" w14:textId="77777777" w:rsidTr="00CF5627">
        <w:trPr>
          <w:cantSplit/>
        </w:trPr>
        <w:tc>
          <w:tcPr>
            <w:tcW w:w="1709" w:type="dxa"/>
          </w:tcPr>
          <w:p w14:paraId="5A7DDB46" w14:textId="77777777" w:rsidR="00AC7B6C" w:rsidRPr="001F42D3" w:rsidRDefault="00AC7B6C" w:rsidP="00CF5627">
            <w:pPr>
              <w:pStyle w:val="TableEntry"/>
            </w:pPr>
          </w:p>
        </w:tc>
        <w:tc>
          <w:tcPr>
            <w:tcW w:w="1660" w:type="dxa"/>
          </w:tcPr>
          <w:p w14:paraId="2951E55F" w14:textId="77777777" w:rsidR="00AC7B6C" w:rsidRPr="001F42D3" w:rsidRDefault="00AC7B6C" w:rsidP="00CF5627">
            <w:pPr>
              <w:pStyle w:val="TableEntry"/>
            </w:pPr>
            <w:r w:rsidRPr="001F42D3">
              <w:t>High</w:t>
            </w:r>
          </w:p>
        </w:tc>
        <w:tc>
          <w:tcPr>
            <w:tcW w:w="5919" w:type="dxa"/>
          </w:tcPr>
          <w:p w14:paraId="45D9384A" w14:textId="77777777" w:rsidR="00AC7B6C" w:rsidRPr="001F42D3" w:rsidRDefault="00AC7B6C" w:rsidP="00CF5627">
            <w:pPr>
              <w:pStyle w:val="TableEntry"/>
            </w:pPr>
            <w:r w:rsidRPr="001F42D3">
              <w:t>PH – High</w:t>
            </w:r>
          </w:p>
        </w:tc>
      </w:tr>
      <w:tr w:rsidR="00AC7B6C" w:rsidRPr="001F42D3" w14:paraId="18CD7301" w14:textId="77777777" w:rsidTr="00CF5627">
        <w:trPr>
          <w:cantSplit/>
        </w:trPr>
        <w:tc>
          <w:tcPr>
            <w:tcW w:w="1709" w:type="dxa"/>
          </w:tcPr>
          <w:p w14:paraId="7FF7E083" w14:textId="77777777" w:rsidR="00AC7B6C" w:rsidRPr="001F42D3" w:rsidRDefault="00AC7B6C" w:rsidP="00CF5627">
            <w:pPr>
              <w:pStyle w:val="TableEntry"/>
            </w:pPr>
          </w:p>
        </w:tc>
        <w:tc>
          <w:tcPr>
            <w:tcW w:w="1660" w:type="dxa"/>
          </w:tcPr>
          <w:p w14:paraId="636CF79A" w14:textId="77777777" w:rsidR="00AC7B6C" w:rsidRPr="001F42D3" w:rsidRDefault="00AC7B6C" w:rsidP="00CF5627">
            <w:pPr>
              <w:pStyle w:val="TableEntry"/>
            </w:pPr>
            <w:r w:rsidRPr="001F42D3">
              <w:t>Medium</w:t>
            </w:r>
          </w:p>
        </w:tc>
        <w:tc>
          <w:tcPr>
            <w:tcW w:w="5919" w:type="dxa"/>
          </w:tcPr>
          <w:p w14:paraId="6663AC14" w14:textId="77777777" w:rsidR="00AC7B6C" w:rsidRPr="001F42D3" w:rsidRDefault="00AC7B6C" w:rsidP="00CF5627">
            <w:pPr>
              <w:pStyle w:val="TableEntry"/>
            </w:pPr>
            <w:r w:rsidRPr="001F42D3">
              <w:t>PM – Medium</w:t>
            </w:r>
          </w:p>
        </w:tc>
      </w:tr>
      <w:tr w:rsidR="00AC7B6C" w:rsidRPr="001F42D3" w14:paraId="0AC452F9" w14:textId="77777777" w:rsidTr="00CF5627">
        <w:trPr>
          <w:cantSplit/>
        </w:trPr>
        <w:tc>
          <w:tcPr>
            <w:tcW w:w="1709" w:type="dxa"/>
          </w:tcPr>
          <w:p w14:paraId="1CC1AAE2" w14:textId="77777777" w:rsidR="00AC7B6C" w:rsidRPr="001F42D3" w:rsidRDefault="00AC7B6C" w:rsidP="00CF5627">
            <w:pPr>
              <w:pStyle w:val="TableEntry"/>
            </w:pPr>
          </w:p>
        </w:tc>
        <w:tc>
          <w:tcPr>
            <w:tcW w:w="1660" w:type="dxa"/>
          </w:tcPr>
          <w:p w14:paraId="4CC55872" w14:textId="77777777" w:rsidR="00AC7B6C" w:rsidRPr="001F42D3" w:rsidRDefault="00AC7B6C" w:rsidP="00CF5627">
            <w:pPr>
              <w:pStyle w:val="TableEntry"/>
            </w:pPr>
            <w:r w:rsidRPr="001F42D3">
              <w:t>Low</w:t>
            </w:r>
          </w:p>
        </w:tc>
        <w:tc>
          <w:tcPr>
            <w:tcW w:w="5919" w:type="dxa"/>
          </w:tcPr>
          <w:p w14:paraId="49DEFE08" w14:textId="77777777" w:rsidR="00AC7B6C" w:rsidRPr="001F42D3" w:rsidRDefault="00AC7B6C" w:rsidP="00CF5627">
            <w:pPr>
              <w:pStyle w:val="TableEntry"/>
            </w:pPr>
            <w:r w:rsidRPr="001F42D3">
              <w:t>PL – Low</w:t>
            </w:r>
          </w:p>
        </w:tc>
      </w:tr>
      <w:tr w:rsidR="00AC7B6C" w:rsidRPr="001F42D3" w14:paraId="1B293BD1" w14:textId="77777777" w:rsidTr="00CF5627">
        <w:trPr>
          <w:cantSplit/>
        </w:trPr>
        <w:tc>
          <w:tcPr>
            <w:tcW w:w="1709" w:type="dxa"/>
          </w:tcPr>
          <w:p w14:paraId="28AFDAAC" w14:textId="77777777" w:rsidR="00AC7B6C" w:rsidRPr="001F42D3" w:rsidRDefault="00AC7B6C" w:rsidP="00CF5627">
            <w:pPr>
              <w:pStyle w:val="TableEntry"/>
            </w:pPr>
          </w:p>
        </w:tc>
        <w:tc>
          <w:tcPr>
            <w:tcW w:w="1660" w:type="dxa"/>
          </w:tcPr>
          <w:p w14:paraId="7D64C582" w14:textId="77777777" w:rsidR="00AC7B6C" w:rsidRPr="001F42D3" w:rsidRDefault="00AC7B6C" w:rsidP="00CF5627">
            <w:pPr>
              <w:pStyle w:val="TableEntry"/>
            </w:pPr>
            <w:r w:rsidRPr="001F42D3">
              <w:t>Information</w:t>
            </w:r>
          </w:p>
        </w:tc>
        <w:tc>
          <w:tcPr>
            <w:tcW w:w="5919" w:type="dxa"/>
          </w:tcPr>
          <w:p w14:paraId="1DFA01F1" w14:textId="1EA80BDB" w:rsidR="00AC7B6C" w:rsidRPr="001F42D3" w:rsidRDefault="00AC7B6C" w:rsidP="00CF5627">
            <w:pPr>
              <w:pStyle w:val="TableEntry"/>
            </w:pPr>
            <w:r w:rsidRPr="001F42D3">
              <w:t>(PI – need to CP ACM/</w:t>
            </w:r>
            <w:r w:rsidR="007E67D4" w:rsidRPr="001F42D3">
              <w:t>DEV TF</w:t>
            </w:r>
            <w:r w:rsidRPr="001F42D3">
              <w:t xml:space="preserve"> to add value)</w:t>
            </w:r>
          </w:p>
        </w:tc>
      </w:tr>
      <w:tr w:rsidR="00AC7B6C" w:rsidRPr="001F42D3" w14:paraId="0E727F50" w14:textId="77777777" w:rsidTr="00CF5627">
        <w:trPr>
          <w:cantSplit/>
        </w:trPr>
        <w:tc>
          <w:tcPr>
            <w:tcW w:w="1709" w:type="dxa"/>
          </w:tcPr>
          <w:p w14:paraId="17E87C6C" w14:textId="77777777" w:rsidR="00AC7B6C" w:rsidRPr="001F42D3" w:rsidRDefault="00AC7B6C" w:rsidP="00CF5627">
            <w:pPr>
              <w:pStyle w:val="TableEntry"/>
            </w:pPr>
          </w:p>
        </w:tc>
        <w:tc>
          <w:tcPr>
            <w:tcW w:w="1660" w:type="dxa"/>
          </w:tcPr>
          <w:p w14:paraId="4CF9F740" w14:textId="77777777" w:rsidR="00AC7B6C" w:rsidRPr="001F42D3" w:rsidRDefault="00AC7B6C" w:rsidP="00CF5627">
            <w:pPr>
              <w:pStyle w:val="TableEntry"/>
            </w:pPr>
            <w:r w:rsidRPr="001F42D3">
              <w:t>(not-indicated)</w:t>
            </w:r>
          </w:p>
        </w:tc>
        <w:tc>
          <w:tcPr>
            <w:tcW w:w="5919" w:type="dxa"/>
          </w:tcPr>
          <w:p w14:paraId="2C8F3F0C" w14:textId="77777777" w:rsidR="00AC7B6C" w:rsidRPr="001F42D3" w:rsidRDefault="00AC7B6C" w:rsidP="00CF5627">
            <w:pPr>
              <w:pStyle w:val="TableEntry"/>
            </w:pPr>
            <w:r w:rsidRPr="001F42D3">
              <w:t>PN – Not Indicated</w:t>
            </w:r>
          </w:p>
        </w:tc>
      </w:tr>
      <w:tr w:rsidR="00AC7B6C" w:rsidRPr="001F42D3" w14:paraId="1DFAC9A1" w14:textId="77777777" w:rsidTr="00CF5627">
        <w:trPr>
          <w:cantSplit/>
        </w:trPr>
        <w:tc>
          <w:tcPr>
            <w:tcW w:w="1709" w:type="dxa"/>
          </w:tcPr>
          <w:p w14:paraId="598ACC45" w14:textId="77777777" w:rsidR="00AC7B6C" w:rsidRPr="001F42D3" w:rsidRDefault="00AC7B6C" w:rsidP="00CF5627">
            <w:pPr>
              <w:pStyle w:val="TableEntry"/>
            </w:pPr>
          </w:p>
        </w:tc>
        <w:tc>
          <w:tcPr>
            <w:tcW w:w="1660" w:type="dxa"/>
          </w:tcPr>
          <w:p w14:paraId="3CCB535A" w14:textId="77777777" w:rsidR="00AC7B6C" w:rsidRPr="001F42D3" w:rsidRDefault="00AC7B6C" w:rsidP="00CF5627">
            <w:pPr>
              <w:pStyle w:val="TableEntry"/>
            </w:pPr>
            <w:r w:rsidRPr="001F42D3">
              <w:t>(not-known)</w:t>
            </w:r>
          </w:p>
        </w:tc>
        <w:tc>
          <w:tcPr>
            <w:tcW w:w="5919" w:type="dxa"/>
          </w:tcPr>
          <w:p w14:paraId="5F4966D4" w14:textId="637CD5AC" w:rsidR="00AC7B6C" w:rsidRPr="001F42D3" w:rsidRDefault="00AC7B6C" w:rsidP="00CF5627">
            <w:pPr>
              <w:pStyle w:val="TableEntry"/>
            </w:pPr>
            <w:r w:rsidRPr="001F42D3">
              <w:t>(PU – need to CP ACM/</w:t>
            </w:r>
            <w:r w:rsidR="007E67D4" w:rsidRPr="001F42D3">
              <w:t>DEV TF</w:t>
            </w:r>
            <w:r w:rsidRPr="001F42D3">
              <w:t xml:space="preserve"> to add value)</w:t>
            </w:r>
          </w:p>
        </w:tc>
      </w:tr>
      <w:tr w:rsidR="00AC7B6C" w:rsidRPr="001F42D3" w14:paraId="77AA982F" w14:textId="77777777" w:rsidTr="00CF5627">
        <w:trPr>
          <w:cantSplit/>
        </w:trPr>
        <w:tc>
          <w:tcPr>
            <w:tcW w:w="1709" w:type="dxa"/>
          </w:tcPr>
          <w:p w14:paraId="3915ED92" w14:textId="77777777" w:rsidR="00AC7B6C" w:rsidRPr="001F42D3" w:rsidRDefault="00AC7B6C" w:rsidP="00CF5627">
            <w:pPr>
              <w:pStyle w:val="TableEntry"/>
              <w:rPr>
                <w:b/>
                <w:bCs/>
              </w:rPr>
            </w:pPr>
            <w:r w:rsidRPr="001F42D3">
              <w:rPr>
                <w:b/>
                <w:bCs/>
              </w:rPr>
              <w:t>Alarm signal inactivation state</w:t>
            </w:r>
          </w:p>
        </w:tc>
        <w:tc>
          <w:tcPr>
            <w:tcW w:w="1660" w:type="dxa"/>
          </w:tcPr>
          <w:p w14:paraId="1947C9D7" w14:textId="77777777" w:rsidR="00AC7B6C" w:rsidRPr="001F42D3" w:rsidRDefault="00AC7B6C" w:rsidP="00CF5627">
            <w:pPr>
              <w:pStyle w:val="TableEntry"/>
              <w:rPr>
                <w:b/>
                <w:bCs/>
              </w:rPr>
            </w:pPr>
          </w:p>
        </w:tc>
        <w:tc>
          <w:tcPr>
            <w:tcW w:w="5919" w:type="dxa"/>
          </w:tcPr>
          <w:p w14:paraId="721701BD" w14:textId="77777777" w:rsidR="00AC7B6C" w:rsidRPr="001F42D3" w:rsidRDefault="00AC7B6C" w:rsidP="00CF5627">
            <w:pPr>
              <w:pStyle w:val="TableEntry"/>
              <w:rPr>
                <w:b/>
                <w:bCs/>
              </w:rPr>
            </w:pPr>
            <w:r w:rsidRPr="001F42D3">
              <w:rPr>
                <w:b/>
                <w:bCs/>
              </w:rPr>
              <w:t>68483^MDC_ATTR_ALARM_INACTIVATION_STATE^MDC</w:t>
            </w:r>
          </w:p>
        </w:tc>
      </w:tr>
      <w:tr w:rsidR="00AC7B6C" w:rsidRPr="001F42D3" w14:paraId="6498AE9D" w14:textId="77777777" w:rsidTr="00CF5627">
        <w:trPr>
          <w:cantSplit/>
        </w:trPr>
        <w:tc>
          <w:tcPr>
            <w:tcW w:w="1709" w:type="dxa"/>
          </w:tcPr>
          <w:p w14:paraId="669D2BE6" w14:textId="77777777" w:rsidR="00AC7B6C" w:rsidRPr="001F42D3" w:rsidRDefault="00AC7B6C" w:rsidP="00CF5627">
            <w:pPr>
              <w:pStyle w:val="TableEntry"/>
            </w:pPr>
          </w:p>
        </w:tc>
        <w:tc>
          <w:tcPr>
            <w:tcW w:w="1660" w:type="dxa"/>
          </w:tcPr>
          <w:p w14:paraId="36A9F4E4" w14:textId="77777777" w:rsidR="00AC7B6C" w:rsidRPr="001F42D3" w:rsidRDefault="00AC7B6C" w:rsidP="00CF5627">
            <w:pPr>
              <w:pStyle w:val="TableEntry"/>
            </w:pPr>
            <w:r w:rsidRPr="001F42D3">
              <w:t xml:space="preserve">none (enable?) </w:t>
            </w:r>
          </w:p>
        </w:tc>
        <w:tc>
          <w:tcPr>
            <w:tcW w:w="5919" w:type="dxa"/>
          </w:tcPr>
          <w:p w14:paraId="31249C9B" w14:textId="77777777" w:rsidR="00AC7B6C" w:rsidRPr="001F42D3" w:rsidRDefault="00AC7B6C" w:rsidP="00CF5627">
            <w:pPr>
              <w:pStyle w:val="TableEntry"/>
            </w:pPr>
            <w:r w:rsidRPr="001F42D3">
              <w:t>enabled (note the “d” on the end)</w:t>
            </w:r>
          </w:p>
        </w:tc>
      </w:tr>
      <w:tr w:rsidR="00AC7B6C" w:rsidRPr="001F42D3" w14:paraId="4F139B60" w14:textId="77777777" w:rsidTr="00CF5627">
        <w:trPr>
          <w:cantSplit/>
        </w:trPr>
        <w:tc>
          <w:tcPr>
            <w:tcW w:w="1709" w:type="dxa"/>
          </w:tcPr>
          <w:p w14:paraId="506FA1BD" w14:textId="77777777" w:rsidR="00AC7B6C" w:rsidRPr="001F42D3" w:rsidRDefault="00AC7B6C" w:rsidP="00CF5627">
            <w:pPr>
              <w:pStyle w:val="TableEntry"/>
            </w:pPr>
          </w:p>
        </w:tc>
        <w:tc>
          <w:tcPr>
            <w:tcW w:w="1660" w:type="dxa"/>
          </w:tcPr>
          <w:p w14:paraId="659CAE4B" w14:textId="77777777" w:rsidR="00AC7B6C" w:rsidRPr="001F42D3" w:rsidRDefault="00AC7B6C" w:rsidP="00CF5627">
            <w:pPr>
              <w:pStyle w:val="TableEntry"/>
            </w:pPr>
            <w:r w:rsidRPr="001F42D3">
              <w:t>audio-paused</w:t>
            </w:r>
          </w:p>
        </w:tc>
        <w:tc>
          <w:tcPr>
            <w:tcW w:w="5919" w:type="dxa"/>
          </w:tcPr>
          <w:p w14:paraId="46D75CE5" w14:textId="77777777" w:rsidR="00AC7B6C" w:rsidRPr="001F42D3" w:rsidRDefault="00AC7B6C" w:rsidP="00CF5627">
            <w:pPr>
              <w:pStyle w:val="TableEntry"/>
            </w:pPr>
            <w:r w:rsidRPr="001F42D3">
              <w:t>audio-paused</w:t>
            </w:r>
          </w:p>
        </w:tc>
      </w:tr>
      <w:tr w:rsidR="00AC7B6C" w:rsidRPr="001F42D3" w14:paraId="36879FA2" w14:textId="77777777" w:rsidTr="00CF5627">
        <w:trPr>
          <w:cantSplit/>
        </w:trPr>
        <w:tc>
          <w:tcPr>
            <w:tcW w:w="1709" w:type="dxa"/>
          </w:tcPr>
          <w:p w14:paraId="3E3C9814" w14:textId="77777777" w:rsidR="00AC7B6C" w:rsidRPr="001F42D3" w:rsidRDefault="00AC7B6C" w:rsidP="00CF5627">
            <w:pPr>
              <w:pStyle w:val="TableEntry"/>
            </w:pPr>
          </w:p>
        </w:tc>
        <w:tc>
          <w:tcPr>
            <w:tcW w:w="1660" w:type="dxa"/>
          </w:tcPr>
          <w:p w14:paraId="35A307D1" w14:textId="77777777" w:rsidR="00AC7B6C" w:rsidRPr="001F42D3" w:rsidRDefault="00AC7B6C" w:rsidP="00CF5627">
            <w:pPr>
              <w:pStyle w:val="TableEntry"/>
            </w:pPr>
            <w:r w:rsidRPr="001F42D3">
              <w:t>audio-off</w:t>
            </w:r>
          </w:p>
        </w:tc>
        <w:tc>
          <w:tcPr>
            <w:tcW w:w="5919" w:type="dxa"/>
          </w:tcPr>
          <w:p w14:paraId="4A6F9A84" w14:textId="77777777" w:rsidR="00AC7B6C" w:rsidRPr="001F42D3" w:rsidRDefault="00AC7B6C" w:rsidP="00CF5627">
            <w:pPr>
              <w:pStyle w:val="TableEntry"/>
            </w:pPr>
            <w:r w:rsidRPr="001F42D3">
              <w:t>audio-off</w:t>
            </w:r>
          </w:p>
        </w:tc>
      </w:tr>
      <w:tr w:rsidR="00AC7B6C" w:rsidRPr="001F42D3" w14:paraId="2F9F90BB" w14:textId="77777777" w:rsidTr="00CF5627">
        <w:trPr>
          <w:cantSplit/>
        </w:trPr>
        <w:tc>
          <w:tcPr>
            <w:tcW w:w="1709" w:type="dxa"/>
          </w:tcPr>
          <w:p w14:paraId="0C03CFFD" w14:textId="77777777" w:rsidR="00AC7B6C" w:rsidRPr="001F42D3" w:rsidRDefault="00AC7B6C" w:rsidP="00CF5627">
            <w:pPr>
              <w:pStyle w:val="TableEntry"/>
            </w:pPr>
          </w:p>
        </w:tc>
        <w:tc>
          <w:tcPr>
            <w:tcW w:w="1660" w:type="dxa"/>
          </w:tcPr>
          <w:p w14:paraId="094ED0FD" w14:textId="77777777" w:rsidR="00AC7B6C" w:rsidRPr="001F42D3" w:rsidRDefault="00AC7B6C" w:rsidP="00CF5627">
            <w:pPr>
              <w:pStyle w:val="TableEntry"/>
            </w:pPr>
            <w:r w:rsidRPr="001F42D3">
              <w:t>alarm-paused</w:t>
            </w:r>
          </w:p>
        </w:tc>
        <w:tc>
          <w:tcPr>
            <w:tcW w:w="5919" w:type="dxa"/>
          </w:tcPr>
          <w:p w14:paraId="2FB4369A" w14:textId="77777777" w:rsidR="00AC7B6C" w:rsidRPr="001F42D3" w:rsidRDefault="00AC7B6C" w:rsidP="00CF5627">
            <w:pPr>
              <w:pStyle w:val="TableEntry"/>
            </w:pPr>
            <w:r w:rsidRPr="001F42D3">
              <w:t>alarm-paused</w:t>
            </w:r>
          </w:p>
        </w:tc>
      </w:tr>
      <w:tr w:rsidR="00AC7B6C" w:rsidRPr="001F42D3" w14:paraId="1DEAD327" w14:textId="77777777" w:rsidTr="00CF5627">
        <w:trPr>
          <w:cantSplit/>
        </w:trPr>
        <w:tc>
          <w:tcPr>
            <w:tcW w:w="1709" w:type="dxa"/>
          </w:tcPr>
          <w:p w14:paraId="17802729" w14:textId="77777777" w:rsidR="00AC7B6C" w:rsidRPr="001F42D3" w:rsidRDefault="00AC7B6C" w:rsidP="00CF5627">
            <w:pPr>
              <w:pStyle w:val="TableEntry"/>
            </w:pPr>
          </w:p>
        </w:tc>
        <w:tc>
          <w:tcPr>
            <w:tcW w:w="1660" w:type="dxa"/>
          </w:tcPr>
          <w:p w14:paraId="2A6AFF7A" w14:textId="77777777" w:rsidR="00AC7B6C" w:rsidRPr="001F42D3" w:rsidRDefault="00AC7B6C" w:rsidP="00CF5627">
            <w:pPr>
              <w:pStyle w:val="TableEntry"/>
            </w:pPr>
            <w:r w:rsidRPr="001F42D3">
              <w:t>alarm-off</w:t>
            </w:r>
          </w:p>
        </w:tc>
        <w:tc>
          <w:tcPr>
            <w:tcW w:w="5919" w:type="dxa"/>
          </w:tcPr>
          <w:p w14:paraId="65D7ABE8" w14:textId="77777777" w:rsidR="00AC7B6C" w:rsidRPr="001F42D3" w:rsidRDefault="00AC7B6C" w:rsidP="00CF5627">
            <w:pPr>
              <w:pStyle w:val="TableEntry"/>
            </w:pPr>
            <w:r w:rsidRPr="001F42D3">
              <w:t>alarm-off</w:t>
            </w:r>
          </w:p>
        </w:tc>
      </w:tr>
      <w:tr w:rsidR="00AC7B6C" w:rsidRPr="001F42D3" w14:paraId="3727847E" w14:textId="77777777" w:rsidTr="00CF5627">
        <w:trPr>
          <w:cantSplit/>
        </w:trPr>
        <w:tc>
          <w:tcPr>
            <w:tcW w:w="1709" w:type="dxa"/>
          </w:tcPr>
          <w:p w14:paraId="54B339E9" w14:textId="77777777" w:rsidR="00AC7B6C" w:rsidRPr="001F42D3" w:rsidRDefault="00AC7B6C" w:rsidP="00CF5627">
            <w:pPr>
              <w:pStyle w:val="TableEntry"/>
            </w:pPr>
          </w:p>
        </w:tc>
        <w:tc>
          <w:tcPr>
            <w:tcW w:w="1660" w:type="dxa"/>
          </w:tcPr>
          <w:p w14:paraId="7AC18911" w14:textId="77777777" w:rsidR="00AC7B6C" w:rsidRPr="001F42D3" w:rsidRDefault="00AC7B6C" w:rsidP="00CF5627">
            <w:pPr>
              <w:pStyle w:val="TableEntry"/>
            </w:pPr>
            <w:r w:rsidRPr="001F42D3">
              <w:t>acknowledged</w:t>
            </w:r>
          </w:p>
        </w:tc>
        <w:tc>
          <w:tcPr>
            <w:tcW w:w="5919" w:type="dxa"/>
          </w:tcPr>
          <w:p w14:paraId="6DB440D1" w14:textId="471E097E" w:rsidR="00AC7B6C" w:rsidRPr="001F42D3" w:rsidRDefault="00AC7B6C" w:rsidP="00CF5627">
            <w:pPr>
              <w:pStyle w:val="TableEntry"/>
            </w:pPr>
            <w:r w:rsidRPr="001F42D3">
              <w:t>alert-acknowledged – per ACM/</w:t>
            </w:r>
            <w:r w:rsidR="007E67D4" w:rsidRPr="001F42D3">
              <w:t>DEV TF</w:t>
            </w:r>
            <w:r w:rsidRPr="001F42D3">
              <w:t xml:space="preserve"> CP #126</w:t>
            </w:r>
          </w:p>
        </w:tc>
      </w:tr>
      <w:tr w:rsidR="00AC7B6C" w:rsidRPr="001F42D3" w14:paraId="4D012CB0" w14:textId="77777777" w:rsidTr="00CF5627">
        <w:trPr>
          <w:cantSplit/>
        </w:trPr>
        <w:tc>
          <w:tcPr>
            <w:tcW w:w="1709" w:type="dxa"/>
          </w:tcPr>
          <w:p w14:paraId="0212A547" w14:textId="77777777" w:rsidR="00AC7B6C" w:rsidRPr="001F42D3" w:rsidRDefault="00AC7B6C" w:rsidP="00CF5627">
            <w:pPr>
              <w:pStyle w:val="TableEntry"/>
            </w:pPr>
            <w:r w:rsidRPr="001F42D3">
              <w:t>Phase is not an attribute</w:t>
            </w:r>
          </w:p>
        </w:tc>
        <w:tc>
          <w:tcPr>
            <w:tcW w:w="1660" w:type="dxa"/>
          </w:tcPr>
          <w:p w14:paraId="205B3D8E" w14:textId="77777777" w:rsidR="00AC7B6C" w:rsidRPr="001F42D3" w:rsidRDefault="00AC7B6C" w:rsidP="00CF5627">
            <w:pPr>
              <w:pStyle w:val="TableEntry"/>
            </w:pPr>
          </w:p>
        </w:tc>
        <w:tc>
          <w:tcPr>
            <w:tcW w:w="5919" w:type="dxa"/>
          </w:tcPr>
          <w:p w14:paraId="6755433B" w14:textId="77777777" w:rsidR="00AC7B6C" w:rsidRPr="001F42D3" w:rsidRDefault="00AC7B6C" w:rsidP="00CF5627">
            <w:pPr>
              <w:pStyle w:val="TableEntry"/>
              <w:rPr>
                <w:b/>
                <w:bCs/>
              </w:rPr>
            </w:pPr>
            <w:r w:rsidRPr="001F42D3">
              <w:rPr>
                <w:b/>
                <w:bCs/>
              </w:rPr>
              <w:t>68481^MDC_ATTR_EVENT_PHASE^MDC</w:t>
            </w:r>
          </w:p>
        </w:tc>
      </w:tr>
      <w:tr w:rsidR="00AC7B6C" w:rsidRPr="001F42D3" w14:paraId="3999172E" w14:textId="77777777" w:rsidTr="00CF5627">
        <w:trPr>
          <w:cantSplit/>
        </w:trPr>
        <w:tc>
          <w:tcPr>
            <w:tcW w:w="1709" w:type="dxa"/>
          </w:tcPr>
          <w:p w14:paraId="411C3840" w14:textId="77777777" w:rsidR="00AC7B6C" w:rsidRPr="001F42D3" w:rsidRDefault="00AC7B6C" w:rsidP="00CF5627">
            <w:pPr>
              <w:pStyle w:val="TableEntry"/>
            </w:pPr>
          </w:p>
        </w:tc>
        <w:tc>
          <w:tcPr>
            <w:tcW w:w="1660" w:type="dxa"/>
          </w:tcPr>
          <w:p w14:paraId="72A6C0B2" w14:textId="77777777" w:rsidR="00AC7B6C" w:rsidRPr="001F42D3" w:rsidRDefault="00AC7B6C" w:rsidP="00CF5627">
            <w:pPr>
              <w:pStyle w:val="TableEntry"/>
            </w:pPr>
          </w:p>
        </w:tc>
        <w:tc>
          <w:tcPr>
            <w:tcW w:w="5919" w:type="dxa"/>
          </w:tcPr>
          <w:p w14:paraId="023B5784" w14:textId="5EE6D089" w:rsidR="00AC7B6C" w:rsidRPr="001F42D3" w:rsidRDefault="00AC7B6C" w:rsidP="00CF5627">
            <w:pPr>
              <w:pStyle w:val="TableEntry"/>
            </w:pPr>
            <w:r w:rsidRPr="001F42D3">
              <w:t>tpoint, start, start_only, continue, end, present, update, escalate, inactivate, acknowledged – per ACM/</w:t>
            </w:r>
            <w:r w:rsidR="007E67D4" w:rsidRPr="001F42D3">
              <w:t>DEV TF</w:t>
            </w:r>
            <w:r w:rsidRPr="001F42D3">
              <w:t xml:space="preserve"> CP #126, deescalate, reset, stop, (ACM/</w:t>
            </w:r>
            <w:r w:rsidR="007E67D4" w:rsidRPr="001F42D3">
              <w:t>DEV TF</w:t>
            </w:r>
            <w:r w:rsidRPr="001F42D3">
              <w:t xml:space="preserve"> CP to add </w:t>
            </w:r>
            <w:r w:rsidRPr="001F42D3">
              <w:rPr>
                <w:b/>
                <w:i/>
              </w:rPr>
              <w:t>information</w:t>
            </w:r>
            <w:r w:rsidRPr="001F42D3">
              <w:t xml:space="preserve"> or maybe </w:t>
            </w:r>
            <w:r w:rsidRPr="001F42D3">
              <w:rPr>
                <w:b/>
                <w:i/>
              </w:rPr>
              <w:t>no_alert</w:t>
            </w:r>
            <w:r w:rsidRPr="001F42D3">
              <w:t xml:space="preserve"> phase indication for signaling of AIS updates not in the presence of active alerts)</w:t>
            </w:r>
          </w:p>
        </w:tc>
      </w:tr>
      <w:tr w:rsidR="00AC7B6C" w:rsidRPr="001F42D3" w14:paraId="13CF46A1" w14:textId="77777777" w:rsidTr="00CF5627">
        <w:trPr>
          <w:cantSplit/>
        </w:trPr>
        <w:tc>
          <w:tcPr>
            <w:tcW w:w="1709" w:type="dxa"/>
          </w:tcPr>
          <w:p w14:paraId="411B0A58" w14:textId="77777777" w:rsidR="00AC7B6C" w:rsidRPr="001F42D3" w:rsidRDefault="00AC7B6C" w:rsidP="00CF5627">
            <w:pPr>
              <w:pStyle w:val="TableEntry"/>
            </w:pPr>
            <w:r w:rsidRPr="001F42D3">
              <w:t>Source is an implied attribute</w:t>
            </w:r>
          </w:p>
        </w:tc>
        <w:tc>
          <w:tcPr>
            <w:tcW w:w="1660" w:type="dxa"/>
          </w:tcPr>
          <w:p w14:paraId="45689927" w14:textId="77777777" w:rsidR="00AC7B6C" w:rsidRPr="001F42D3" w:rsidRDefault="00AC7B6C" w:rsidP="00CF5627">
            <w:pPr>
              <w:pStyle w:val="TableEntry"/>
            </w:pPr>
          </w:p>
        </w:tc>
        <w:tc>
          <w:tcPr>
            <w:tcW w:w="5919" w:type="dxa"/>
          </w:tcPr>
          <w:p w14:paraId="58C83612" w14:textId="77777777" w:rsidR="00AC7B6C" w:rsidRPr="001F42D3" w:rsidRDefault="00AC7B6C" w:rsidP="00CF5627">
            <w:pPr>
              <w:pStyle w:val="TableEntry"/>
              <w:rPr>
                <w:b/>
                <w:bCs/>
              </w:rPr>
            </w:pPr>
            <w:r w:rsidRPr="001F42D3">
              <w:rPr>
                <w:b/>
                <w:bCs/>
              </w:rPr>
              <w:t>68480^MDC_ATTR_ALERT_SOURCE^MDC</w:t>
            </w:r>
          </w:p>
        </w:tc>
      </w:tr>
      <w:tr w:rsidR="00AC7B6C" w:rsidRPr="001F42D3" w14:paraId="7E0018FF" w14:textId="77777777" w:rsidTr="00CF5627">
        <w:trPr>
          <w:cantSplit/>
        </w:trPr>
        <w:tc>
          <w:tcPr>
            <w:tcW w:w="1709" w:type="dxa"/>
          </w:tcPr>
          <w:p w14:paraId="11D54C28" w14:textId="77777777" w:rsidR="00AC7B6C" w:rsidRPr="001F42D3" w:rsidRDefault="00AC7B6C" w:rsidP="00CF5627">
            <w:pPr>
              <w:pStyle w:val="TableEntry"/>
            </w:pPr>
          </w:p>
        </w:tc>
        <w:tc>
          <w:tcPr>
            <w:tcW w:w="1660" w:type="dxa"/>
          </w:tcPr>
          <w:p w14:paraId="3ED760D0" w14:textId="77777777" w:rsidR="00AC7B6C" w:rsidRPr="001F42D3" w:rsidRDefault="00AC7B6C" w:rsidP="00CF5627">
            <w:pPr>
              <w:pStyle w:val="TableEntry"/>
            </w:pPr>
          </w:p>
        </w:tc>
        <w:tc>
          <w:tcPr>
            <w:tcW w:w="5919" w:type="dxa"/>
          </w:tcPr>
          <w:p w14:paraId="67A9F3EF" w14:textId="77777777" w:rsidR="00AC7B6C" w:rsidRPr="001F42D3" w:rsidRDefault="00AC7B6C" w:rsidP="00CF5627">
            <w:pPr>
              <w:pStyle w:val="TableEntry"/>
            </w:pPr>
            <w:r w:rsidRPr="001F42D3">
              <w:t>VMD, plus preferably CHAN</w:t>
            </w:r>
          </w:p>
        </w:tc>
      </w:tr>
    </w:tbl>
    <w:p w14:paraId="08F771F5" w14:textId="77777777" w:rsidR="00AC7B6C" w:rsidRPr="001F42D3" w:rsidRDefault="00AC7B6C" w:rsidP="002E102A">
      <w:pPr>
        <w:pStyle w:val="BodyText"/>
        <w:rPr>
          <w:rStyle w:val="Strong"/>
          <w:b w:val="0"/>
          <w:bCs w:val="0"/>
        </w:rPr>
      </w:pPr>
    </w:p>
    <w:p w14:paraId="1F423E2D" w14:textId="64C92881" w:rsidR="00B11855" w:rsidRPr="001F42D3" w:rsidRDefault="003D003E" w:rsidP="005C1693">
      <w:pPr>
        <w:pStyle w:val="BodyText"/>
        <w:keepNext/>
      </w:pPr>
      <w:r w:rsidRPr="001F42D3">
        <w:rPr>
          <w:b/>
          <w:bCs/>
        </w:rPr>
        <w:lastRenderedPageBreak/>
        <w:t xml:space="preserve">OBX-5 Observation Value </w:t>
      </w:r>
    </w:p>
    <w:p w14:paraId="4B57FE91" w14:textId="77777777" w:rsidR="00B11855" w:rsidRPr="001F42D3" w:rsidRDefault="003D003E" w:rsidP="005C1693">
      <w:pPr>
        <w:pStyle w:val="BodyText"/>
      </w:pPr>
      <w:r w:rsidRPr="001F42D3">
        <w:t>Definition: This field contains the value observed by the observation producer. OBX-2-value type contains the data type for this field according to which observation value is formatted. It is not a required field because some systems will report only the normal</w:t>
      </w:r>
      <w:r w:rsidR="00470496" w:rsidRPr="001F42D3">
        <w:t>ity or abnormality</w:t>
      </w:r>
      <w:r w:rsidRPr="001F42D3">
        <w:t xml:space="preserve"> (OBX-8), especially in product experience reporting. The length of the observation field is variable, depending upon OBX-3-value type. This field may repeat for multipart, single answer results with appropriate data types, e.g., CWE, TX, and FT data types.</w:t>
      </w:r>
    </w:p>
    <w:p w14:paraId="09CDDFB0" w14:textId="388928F1" w:rsidR="00B11855" w:rsidRPr="001F42D3" w:rsidRDefault="003D003E" w:rsidP="005C1693">
      <w:pPr>
        <w:pStyle w:val="BodyText"/>
      </w:pPr>
      <w:r w:rsidRPr="001F42D3">
        <w:t>When the Observation Value is numeric, IHE PCD adopts the convention that the number of digits to the right of the decimal point shall reflect the precision ascribed by the device to the measurement and such digits shall not be arbitrarily dropped from string representations of the value. So</w:t>
      </w:r>
      <w:r w:rsidR="00362C0D" w:rsidRPr="001F42D3">
        <w:t>,</w:t>
      </w:r>
      <w:r w:rsidRPr="001F42D3">
        <w:t xml:space="preserve"> if the measurement has, say, two significant digits after the decimal point and happens to include one or more trailing zeros, the string representing the measurement shall include the trailing zeros to reflect precision, even though they do not change the numeric value.</w:t>
      </w:r>
    </w:p>
    <w:p w14:paraId="3A0B22B4" w14:textId="184B3C26" w:rsidR="00B11855" w:rsidRPr="001F42D3" w:rsidRDefault="003D003E" w:rsidP="005C1693">
      <w:pPr>
        <w:pStyle w:val="BodyText"/>
      </w:pPr>
      <w:r w:rsidRPr="001F42D3">
        <w:t xml:space="preserve">For the </w:t>
      </w:r>
      <w:r w:rsidR="007E67D4" w:rsidRPr="001F42D3">
        <w:t>DEV TF</w:t>
      </w:r>
      <w:r w:rsidRPr="001F42D3">
        <w:t xml:space="preserve"> this field is required for metric related segments and is null for device related segments. </w:t>
      </w:r>
    </w:p>
    <w:p w14:paraId="583F1CF8" w14:textId="38165062" w:rsidR="00B11855" w:rsidRPr="001F42D3" w:rsidRDefault="003D003E" w:rsidP="005C1693">
      <w:pPr>
        <w:pStyle w:val="BodyText"/>
      </w:pPr>
      <w:r w:rsidRPr="001F42D3">
        <w:rPr>
          <w:b/>
          <w:bCs/>
        </w:rPr>
        <w:t xml:space="preserve">OBX-5 Observation Value in </w:t>
      </w:r>
      <w:r w:rsidR="00647994" w:rsidRPr="001F42D3">
        <w:rPr>
          <w:b/>
          <w:bCs/>
        </w:rPr>
        <w:t>PCD-04</w:t>
      </w:r>
      <w:r w:rsidRPr="001F42D3">
        <w:rPr>
          <w:b/>
          <w:bCs/>
        </w:rPr>
        <w:t xml:space="preserve"> and other Alert Communications transactions</w:t>
      </w:r>
    </w:p>
    <w:p w14:paraId="08473E2C" w14:textId="77777777" w:rsidR="00B11855" w:rsidRPr="001F42D3" w:rsidRDefault="003D003E" w:rsidP="005C1693">
      <w:pPr>
        <w:pStyle w:val="BodyText"/>
      </w:pPr>
      <w:r w:rsidRPr="001F42D3">
        <w:t>This field contains the value observed by the Alert Reporter. Its meaning differs according to the facet identified in OBX-4 Sub-ID (see above). The following sections give the details for each facet.</w:t>
      </w:r>
    </w:p>
    <w:p w14:paraId="3028DCED" w14:textId="77777777" w:rsidR="00B11855" w:rsidRPr="001F42D3" w:rsidRDefault="003D003E" w:rsidP="005C1693">
      <w:pPr>
        <w:pStyle w:val="BodyText"/>
      </w:pPr>
      <w:r w:rsidRPr="001F42D3">
        <w:t>In all cases, OBX-2-value type contains the data type for this field according to which observation value is formatted. It is not a required field because some systems will report only the abnormal flags for the observation (OBX-8). The length of the observation field is variable, depending upon OBX-3-value type. This field may repeat for multipart, single answer results with appropriate data types, e.g., C</w:t>
      </w:r>
      <w:r w:rsidR="00E86B15" w:rsidRPr="001F42D3">
        <w:t>W</w:t>
      </w:r>
      <w:r w:rsidRPr="001F42D3">
        <w:t xml:space="preserve">E, TX, and FT data types. </w:t>
      </w:r>
    </w:p>
    <w:p w14:paraId="2AB039C1" w14:textId="77777777" w:rsidR="00B11855" w:rsidRPr="009843AA" w:rsidRDefault="003D003E" w:rsidP="005C1693">
      <w:pPr>
        <w:pStyle w:val="BodyText"/>
        <w:rPr>
          <w:bCs/>
        </w:rPr>
      </w:pPr>
      <w:r w:rsidRPr="005C1693">
        <w:rPr>
          <w:b/>
          <w:bCs/>
        </w:rPr>
        <w:t>Event Identification</w:t>
      </w:r>
      <w:r w:rsidR="00F6415B" w:rsidRPr="005C1693">
        <w:rPr>
          <w:b/>
          <w:bCs/>
        </w:rPr>
        <w:t xml:space="preserve"> Facet</w:t>
      </w:r>
    </w:p>
    <w:p w14:paraId="45A469CB" w14:textId="77777777" w:rsidR="009622F0" w:rsidRPr="001F42D3" w:rsidRDefault="003D003E" w:rsidP="005C1693">
      <w:pPr>
        <w:pStyle w:val="BodyText"/>
      </w:pPr>
      <w:r w:rsidRPr="001F42D3">
        <w:t>The identity of alerts is represented by event codes from ISO/IEEE 11073-10101 nomenclature for alerts (Block E).</w:t>
      </w:r>
    </w:p>
    <w:p w14:paraId="31C1C422" w14:textId="7A55EEA5" w:rsidR="00387700" w:rsidRPr="001F42D3" w:rsidRDefault="00387700" w:rsidP="005C1693">
      <w:pPr>
        <w:pStyle w:val="BodyText"/>
      </w:pPr>
      <w:r w:rsidRPr="001F42D3">
        <w:t xml:space="preserve">For the ACM Profile in the PCD-04 message, the OBX instance associated with the Event Identification Facet (where OBX-5 is equal to 196616^MDC_EVT_ALARM^MDC or the identification of the physiologic limit exceed for physiologic alarms), can be followed by an optional OBX instance to communicate Alert Reporter </w:t>
      </w:r>
      <w:r w:rsidR="005B0C7C" w:rsidRPr="001F42D3">
        <w:t>Actor</w:t>
      </w:r>
      <w:r w:rsidRPr="001F42D3">
        <w:t xml:space="preserve"> originated display text/print text</w:t>
      </w:r>
      <w:r w:rsidR="00621E63" w:rsidRPr="001F42D3">
        <w:t xml:space="preserve">. </w:t>
      </w:r>
      <w:r w:rsidR="009A2F5F" w:rsidRPr="001F42D3">
        <w:t>where OBX-3 is 68546^MDC_ATTR_ALERT_TEXT^MDC.</w:t>
      </w:r>
      <w:r w:rsidR="00621E63" w:rsidRPr="001F42D3">
        <w:t xml:space="preserve">. </w:t>
      </w:r>
      <w:r w:rsidRPr="001F42D3">
        <w:t>The data type for the OBX-5 value shall be either string (ST) or formatted text (FT)</w:t>
      </w:r>
      <w:r w:rsidR="00621E63" w:rsidRPr="001F42D3">
        <w:t xml:space="preserve">. </w:t>
      </w:r>
      <w:r w:rsidRPr="001F42D3">
        <w:t>The permits inclusion of text formatting indications or the inclusion of characters from international character sets</w:t>
      </w:r>
      <w:r w:rsidR="00621E63" w:rsidRPr="001F42D3">
        <w:t xml:space="preserve">. </w:t>
      </w:r>
      <w:r w:rsidRPr="001F42D3">
        <w:t>The Alert Manager will optionally use the Alert Reporter provided text as a suffix to the Alert Manager synthesized alert text to be included in the alert text to be communicated to the Alert Communicator alert notification recipients</w:t>
      </w:r>
      <w:r w:rsidR="00621E63" w:rsidRPr="001F42D3">
        <w:t xml:space="preserve">. </w:t>
      </w:r>
      <w:r w:rsidRPr="001F42D3">
        <w:t>The Alert Manager (AM) shall include a separator character (commonly space) or character sequence (commonly space dash space) between the Alert Manager (AM) synthesized text and the Alert Reporter (AR) provided annotation text.</w:t>
      </w:r>
    </w:p>
    <w:p w14:paraId="718E17F4" w14:textId="77777777" w:rsidR="00387700" w:rsidRPr="001F42D3" w:rsidRDefault="00387700" w:rsidP="005C1693">
      <w:pPr>
        <w:pStyle w:val="BodyText"/>
      </w:pPr>
      <w:r w:rsidRPr="001F42D3">
        <w:lastRenderedPageBreak/>
        <w:t>This capability permits the Alert Reporter to contribute text specifically for inclusion into the Alert Manager synthesized alert notification text. This can be useful in the case of textual information not well integrated into an HL7 standard data item. It can also be used as a foreign language mapping of the alert reason for which the Alert Manager requires abstraction. This abstraction is meaningful in scenarios where the Alert Reporter, the alerting medical device, and the alert notification recipients are in one country, and the Alert Manager is centralized in a different country.</w:t>
      </w:r>
    </w:p>
    <w:p w14:paraId="7339D00B" w14:textId="274B303B" w:rsidR="00387700" w:rsidRPr="001F42D3" w:rsidRDefault="00387700" w:rsidP="005C1693">
      <w:pPr>
        <w:pStyle w:val="BodyText"/>
      </w:pPr>
      <w:r w:rsidRPr="001F42D3">
        <w:t>The alert notification text is expected to be rapidly actionable</w:t>
      </w:r>
      <w:r w:rsidR="00621E63" w:rsidRPr="001F42D3">
        <w:t xml:space="preserve">. </w:t>
      </w:r>
      <w:r w:rsidRPr="001F42D3">
        <w:t>To that end the additional text supplied by the AR should be relatively short.</w:t>
      </w:r>
    </w:p>
    <w:p w14:paraId="0BEF1F20" w14:textId="401A8C09" w:rsidR="00387700" w:rsidRPr="001F42D3" w:rsidRDefault="00387700" w:rsidP="005C1693">
      <w:pPr>
        <w:pStyle w:val="BodyText"/>
      </w:pPr>
      <w:r w:rsidRPr="001F42D3">
        <w:t>The AR provided additional text is not expected to be utilized for communicating alert remedies</w:t>
      </w:r>
      <w:r w:rsidR="00621E63" w:rsidRPr="001F42D3">
        <w:t xml:space="preserve">. </w:t>
      </w:r>
      <w:r w:rsidRPr="001F42D3">
        <w:t>Remedies would be expected to utilize a distinctly different MDC and REFID.</w:t>
      </w:r>
    </w:p>
    <w:p w14:paraId="73B43466" w14:textId="77777777" w:rsidR="00B11855" w:rsidRPr="001F42D3" w:rsidRDefault="00F73333" w:rsidP="000209A7">
      <w:pPr>
        <w:pStyle w:val="BodyText"/>
      </w:pPr>
      <w:r w:rsidRPr="001F42D3">
        <w:rPr>
          <w:noProof/>
        </w:rPr>
        <w:drawing>
          <wp:inline distT="0" distB="0" distL="0" distR="0" wp14:anchorId="654BB3BA" wp14:editId="243ADF22">
            <wp:extent cx="5059680" cy="2109470"/>
            <wp:effectExtent l="0" t="0" r="7620" b="5080"/>
            <wp:docPr id="13" name="Picture 13" descr="Figu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B"/>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59680" cy="2109470"/>
                    </a:xfrm>
                    <a:prstGeom prst="rect">
                      <a:avLst/>
                    </a:prstGeom>
                    <a:noFill/>
                    <a:ln>
                      <a:noFill/>
                    </a:ln>
                  </pic:spPr>
                </pic:pic>
              </a:graphicData>
            </a:graphic>
          </wp:inline>
        </w:drawing>
      </w:r>
    </w:p>
    <w:p w14:paraId="634B1F52" w14:textId="77777777" w:rsidR="00B11855" w:rsidRPr="001F42D3" w:rsidRDefault="003D003E" w:rsidP="00CF5627">
      <w:pPr>
        <w:pStyle w:val="FigureTitle"/>
      </w:pPr>
      <w:r w:rsidRPr="001F42D3">
        <w:t>Figure</w:t>
      </w:r>
      <w:r w:rsidR="00700617" w:rsidRPr="001F42D3">
        <w:t xml:space="preserve"> </w:t>
      </w:r>
      <w:r w:rsidR="00E86B15" w:rsidRPr="001F42D3">
        <w:t>B.8</w:t>
      </w:r>
      <w:r w:rsidR="004E547A" w:rsidRPr="001F42D3">
        <w:t>.5</w:t>
      </w:r>
      <w:r w:rsidR="00E86B15" w:rsidRPr="001F42D3">
        <w:t>-1</w:t>
      </w:r>
      <w:r w:rsidRPr="001F42D3">
        <w:t>: Event Identification Facet</w:t>
      </w:r>
      <w:r w:rsidR="00991ED6" w:rsidRPr="001F42D3">
        <w:t xml:space="preserve"> (</w:t>
      </w:r>
      <w:r w:rsidR="004C60BF" w:rsidRPr="001F42D3">
        <w:t>Informative</w:t>
      </w:r>
      <w:r w:rsidR="00991ED6" w:rsidRPr="001F42D3">
        <w:t>)</w:t>
      </w:r>
    </w:p>
    <w:p w14:paraId="3B5CBFE7" w14:textId="77777777" w:rsidR="00B11855" w:rsidRPr="001F42D3" w:rsidRDefault="003D003E" w:rsidP="00CF5627">
      <w:pPr>
        <w:pStyle w:val="BodyText"/>
        <w:rPr>
          <w:bCs/>
        </w:rPr>
      </w:pPr>
      <w:r w:rsidRPr="001F42D3">
        <w:rPr>
          <w:b/>
          <w:bCs/>
        </w:rPr>
        <w:t>Source identification</w:t>
      </w:r>
      <w:r w:rsidR="00F6415B" w:rsidRPr="001F42D3">
        <w:rPr>
          <w:b/>
          <w:bCs/>
        </w:rPr>
        <w:t xml:space="preserve"> Facet</w:t>
      </w:r>
    </w:p>
    <w:p w14:paraId="703AD210" w14:textId="45CBF4CF" w:rsidR="00B11855" w:rsidRPr="001F42D3" w:rsidRDefault="003D003E" w:rsidP="00BA3791">
      <w:pPr>
        <w:pStyle w:val="BodyText"/>
      </w:pPr>
      <w:r w:rsidRPr="001F42D3">
        <w:t>For an event code corresponding with a metric alarm, this segment identifies the particular measurement that is the source of the alarm by its MDC nomenclature code in OBX-3 Observation Identifier. If it has a numeric value, it shall be in OBX-5 Observation Value, and if available the alarm range set in the device will be encoded in OBX-7 Reference Rang</w:t>
      </w:r>
      <w:r w:rsidR="006234DE" w:rsidRPr="001F42D3">
        <w:t>e.</w:t>
      </w:r>
    </w:p>
    <w:p w14:paraId="1B99A527" w14:textId="77777777" w:rsidR="00B11855" w:rsidRPr="001F42D3" w:rsidRDefault="003D003E" w:rsidP="00BA3791">
      <w:pPr>
        <w:pStyle w:val="BodyText"/>
      </w:pPr>
      <w:r w:rsidRPr="001F42D3">
        <w:t>For a technical alert, this facet specifies the subsystem that is the source of the event by its MDC object code in OBX-5 Observation Value, and by its dotted sub-ID notation according to the DEC specification for OBX-4 Observation Sub-ID.</w:t>
      </w:r>
    </w:p>
    <w:p w14:paraId="70618E06" w14:textId="77777777" w:rsidR="00B11855" w:rsidRPr="001F42D3" w:rsidRDefault="003D003E" w:rsidP="00CF5627">
      <w:pPr>
        <w:pStyle w:val="BodyText"/>
        <w:rPr>
          <w:bCs/>
        </w:rPr>
      </w:pPr>
      <w:r w:rsidRPr="001F42D3">
        <w:rPr>
          <w:b/>
          <w:bCs/>
        </w:rPr>
        <w:t>Event Phase</w:t>
      </w:r>
      <w:r w:rsidR="00F6415B" w:rsidRPr="001F42D3">
        <w:rPr>
          <w:b/>
          <w:bCs/>
        </w:rPr>
        <w:t xml:space="preserve"> Facet</w:t>
      </w:r>
    </w:p>
    <w:p w14:paraId="6992799C" w14:textId="77777777" w:rsidR="00B11855" w:rsidRPr="001F42D3" w:rsidRDefault="003D003E" w:rsidP="00BA3791">
      <w:pPr>
        <w:pStyle w:val="BodyText"/>
      </w:pPr>
      <w:r w:rsidRPr="001F42D3">
        <w:t>Each occurrence contains one of the following phase indications of the alert from the EventCurrentPhase enumeration:</w:t>
      </w:r>
    </w:p>
    <w:p w14:paraId="26A3019C" w14:textId="3E1D494F" w:rsidR="00B11855" w:rsidRPr="001F42D3" w:rsidRDefault="003D003E" w:rsidP="00CF5627">
      <w:pPr>
        <w:pStyle w:val="TableTitle"/>
      </w:pPr>
      <w:r w:rsidRPr="001F42D3">
        <w:lastRenderedPageBreak/>
        <w:t xml:space="preserve">Table </w:t>
      </w:r>
      <w:r w:rsidR="00E86B15" w:rsidRPr="001F42D3">
        <w:t>B.8</w:t>
      </w:r>
      <w:r w:rsidR="004E547A" w:rsidRPr="001F42D3">
        <w:t>.5</w:t>
      </w:r>
      <w:r w:rsidR="00E86B15" w:rsidRPr="001F42D3">
        <w:t>-</w:t>
      </w:r>
      <w:r w:rsidR="00B63979" w:rsidRPr="001F42D3">
        <w:t>4</w:t>
      </w:r>
      <w:r w:rsidRPr="001F42D3">
        <w:t>: Event Phase Coordinated Definitions</w:t>
      </w:r>
    </w:p>
    <w:tbl>
      <w:tblPr>
        <w:tblW w:w="8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5"/>
        <w:gridCol w:w="1843"/>
        <w:gridCol w:w="5010"/>
      </w:tblGrid>
      <w:tr w:rsidR="00C40FD5" w:rsidRPr="001F42D3" w14:paraId="7DE78DE9" w14:textId="77777777" w:rsidTr="00A92110">
        <w:trPr>
          <w:cantSplit/>
          <w:tblHeader/>
          <w:jc w:val="center"/>
        </w:trPr>
        <w:tc>
          <w:tcPr>
            <w:tcW w:w="1895" w:type="dxa"/>
            <w:shd w:val="clear" w:color="auto" w:fill="D9D9D9"/>
          </w:tcPr>
          <w:p w14:paraId="568175CB" w14:textId="77777777" w:rsidR="00B11855" w:rsidRPr="001F42D3" w:rsidRDefault="006C4608" w:rsidP="00286763">
            <w:pPr>
              <w:pStyle w:val="TableEntryHeader"/>
            </w:pPr>
            <w:r w:rsidRPr="001F42D3">
              <w:t>future assignment</w:t>
            </w:r>
          </w:p>
        </w:tc>
        <w:tc>
          <w:tcPr>
            <w:tcW w:w="1843" w:type="dxa"/>
            <w:shd w:val="clear" w:color="auto" w:fill="D9D9D9"/>
          </w:tcPr>
          <w:p w14:paraId="3F90C875" w14:textId="77777777" w:rsidR="00B11855" w:rsidRPr="001F42D3" w:rsidRDefault="006C4608" w:rsidP="00286763">
            <w:pPr>
              <w:pStyle w:val="TableEntryHeader"/>
            </w:pPr>
            <w:r w:rsidRPr="001F42D3">
              <w:t>assigned</w:t>
            </w:r>
          </w:p>
        </w:tc>
        <w:tc>
          <w:tcPr>
            <w:tcW w:w="5010" w:type="dxa"/>
            <w:shd w:val="clear" w:color="auto" w:fill="D9D9D9"/>
          </w:tcPr>
          <w:p w14:paraId="306716EF" w14:textId="77777777" w:rsidR="00B11855" w:rsidRPr="001F42D3" w:rsidRDefault="003D003E" w:rsidP="00286763">
            <w:pPr>
              <w:pStyle w:val="TableEntryHeader"/>
            </w:pPr>
            <w:r w:rsidRPr="001F42D3">
              <w:t>definition</w:t>
            </w:r>
          </w:p>
        </w:tc>
      </w:tr>
      <w:tr w:rsidR="00B11855" w:rsidRPr="001F42D3" w14:paraId="298B7AA6" w14:textId="77777777" w:rsidTr="006C0E8E">
        <w:trPr>
          <w:cantSplit/>
          <w:jc w:val="center"/>
        </w:trPr>
        <w:tc>
          <w:tcPr>
            <w:tcW w:w="1895" w:type="dxa"/>
          </w:tcPr>
          <w:p w14:paraId="373C219A" w14:textId="77777777" w:rsidR="00B11855" w:rsidRPr="001F42D3" w:rsidRDefault="003D003E" w:rsidP="00286763">
            <w:pPr>
              <w:pStyle w:val="TableEntry"/>
            </w:pPr>
            <w:r w:rsidRPr="001F42D3">
              <w:t>tpoint</w:t>
            </w:r>
          </w:p>
        </w:tc>
        <w:tc>
          <w:tcPr>
            <w:tcW w:w="1843" w:type="dxa"/>
          </w:tcPr>
          <w:p w14:paraId="18E1D176" w14:textId="77777777" w:rsidR="00B11855" w:rsidRPr="001F42D3" w:rsidRDefault="00B11855" w:rsidP="00286763">
            <w:pPr>
              <w:pStyle w:val="TableEntry"/>
            </w:pPr>
          </w:p>
        </w:tc>
        <w:tc>
          <w:tcPr>
            <w:tcW w:w="5010" w:type="dxa"/>
          </w:tcPr>
          <w:p w14:paraId="2A2D5E68" w14:textId="77777777" w:rsidR="00B11855" w:rsidRPr="001F42D3" w:rsidRDefault="003D003E" w:rsidP="00286763">
            <w:pPr>
              <w:pStyle w:val="TableEntry"/>
            </w:pPr>
            <w:r w:rsidRPr="001F42D3">
              <w:t>time-point</w:t>
            </w:r>
          </w:p>
        </w:tc>
      </w:tr>
      <w:tr w:rsidR="00B11855" w:rsidRPr="001F42D3" w14:paraId="4DAD91AB" w14:textId="77777777" w:rsidTr="006C0E8E">
        <w:trPr>
          <w:cantSplit/>
          <w:jc w:val="center"/>
        </w:trPr>
        <w:tc>
          <w:tcPr>
            <w:tcW w:w="1895" w:type="dxa"/>
          </w:tcPr>
          <w:p w14:paraId="66ECF4FD" w14:textId="77777777" w:rsidR="00B11855" w:rsidRPr="001F42D3" w:rsidRDefault="003D003E" w:rsidP="00286763">
            <w:pPr>
              <w:pStyle w:val="TableEntry"/>
            </w:pPr>
            <w:r w:rsidRPr="001F42D3">
              <w:t>start</w:t>
            </w:r>
          </w:p>
        </w:tc>
        <w:tc>
          <w:tcPr>
            <w:tcW w:w="1843" w:type="dxa"/>
          </w:tcPr>
          <w:p w14:paraId="2B7F8114" w14:textId="77777777" w:rsidR="00B11855" w:rsidRPr="001F42D3" w:rsidRDefault="003D003E" w:rsidP="00286763">
            <w:pPr>
              <w:pStyle w:val="TableEntry"/>
            </w:pPr>
            <w:r w:rsidRPr="001F42D3">
              <w:t>_START</w:t>
            </w:r>
          </w:p>
        </w:tc>
        <w:tc>
          <w:tcPr>
            <w:tcW w:w="5010" w:type="dxa"/>
          </w:tcPr>
          <w:p w14:paraId="558796B5" w14:textId="77777777" w:rsidR="00B11855" w:rsidRPr="001F42D3" w:rsidRDefault="003D003E" w:rsidP="00286763">
            <w:pPr>
              <w:pStyle w:val="TableEntry"/>
            </w:pPr>
            <w:r w:rsidRPr="001F42D3">
              <w:t>start (of an interval event/alert) – an end is expected</w:t>
            </w:r>
          </w:p>
        </w:tc>
      </w:tr>
      <w:tr w:rsidR="00B11855" w:rsidRPr="001F42D3" w14:paraId="57B5DE33" w14:textId="77777777" w:rsidTr="006C0E8E">
        <w:trPr>
          <w:cantSplit/>
          <w:jc w:val="center"/>
        </w:trPr>
        <w:tc>
          <w:tcPr>
            <w:tcW w:w="1895" w:type="dxa"/>
          </w:tcPr>
          <w:p w14:paraId="16BA26E3" w14:textId="77777777" w:rsidR="00B11855" w:rsidRPr="001F42D3" w:rsidRDefault="003D003E" w:rsidP="00286763">
            <w:pPr>
              <w:pStyle w:val="TableEntry"/>
            </w:pPr>
            <w:r w:rsidRPr="001F42D3">
              <w:t>start_only</w:t>
            </w:r>
          </w:p>
        </w:tc>
        <w:tc>
          <w:tcPr>
            <w:tcW w:w="1843" w:type="dxa"/>
          </w:tcPr>
          <w:p w14:paraId="7E729D2A" w14:textId="77777777" w:rsidR="00B11855" w:rsidRPr="001F42D3" w:rsidRDefault="00B11855" w:rsidP="00286763">
            <w:pPr>
              <w:pStyle w:val="TableEntry"/>
            </w:pPr>
          </w:p>
        </w:tc>
        <w:tc>
          <w:tcPr>
            <w:tcW w:w="5010" w:type="dxa"/>
          </w:tcPr>
          <w:p w14:paraId="0E045823" w14:textId="77777777" w:rsidR="00B11855" w:rsidRPr="001F42D3" w:rsidRDefault="003D003E" w:rsidP="00286763">
            <w:pPr>
              <w:pStyle w:val="TableEntry"/>
            </w:pPr>
            <w:r w:rsidRPr="001F42D3">
              <w:t>start – continue and end are not to be expected</w:t>
            </w:r>
          </w:p>
        </w:tc>
      </w:tr>
      <w:tr w:rsidR="00B11855" w:rsidRPr="001F42D3" w14:paraId="3F2E7C89" w14:textId="77777777" w:rsidTr="006C0E8E">
        <w:trPr>
          <w:cantSplit/>
          <w:jc w:val="center"/>
        </w:trPr>
        <w:tc>
          <w:tcPr>
            <w:tcW w:w="1895" w:type="dxa"/>
          </w:tcPr>
          <w:p w14:paraId="771A4029" w14:textId="77777777" w:rsidR="00B11855" w:rsidRPr="001F42D3" w:rsidRDefault="003D003E" w:rsidP="00286763">
            <w:pPr>
              <w:pStyle w:val="TableEntry"/>
            </w:pPr>
            <w:r w:rsidRPr="001F42D3">
              <w:t>continue</w:t>
            </w:r>
          </w:p>
        </w:tc>
        <w:tc>
          <w:tcPr>
            <w:tcW w:w="1843" w:type="dxa"/>
          </w:tcPr>
          <w:p w14:paraId="451C6BD7" w14:textId="77777777" w:rsidR="00B11855" w:rsidRPr="001F42D3" w:rsidRDefault="00B11855" w:rsidP="00286763">
            <w:pPr>
              <w:pStyle w:val="TableEntry"/>
            </w:pPr>
          </w:p>
        </w:tc>
        <w:tc>
          <w:tcPr>
            <w:tcW w:w="5010" w:type="dxa"/>
          </w:tcPr>
          <w:p w14:paraId="6E61F630" w14:textId="77777777" w:rsidR="00B11855" w:rsidRPr="001F42D3" w:rsidRDefault="003D003E" w:rsidP="00286763">
            <w:pPr>
              <w:pStyle w:val="TableEntry"/>
            </w:pPr>
            <w:r w:rsidRPr="001F42D3">
              <w:t>continuation  (of an ongoing interval event/alert)</w:t>
            </w:r>
          </w:p>
        </w:tc>
      </w:tr>
      <w:tr w:rsidR="00B11855" w:rsidRPr="001F42D3" w14:paraId="7D71C83C" w14:textId="77777777" w:rsidTr="006C0E8E">
        <w:trPr>
          <w:cantSplit/>
          <w:jc w:val="center"/>
        </w:trPr>
        <w:tc>
          <w:tcPr>
            <w:tcW w:w="1895" w:type="dxa"/>
          </w:tcPr>
          <w:p w14:paraId="756C593A" w14:textId="77777777" w:rsidR="00B11855" w:rsidRPr="001F42D3" w:rsidRDefault="003D003E" w:rsidP="00286763">
            <w:pPr>
              <w:pStyle w:val="TableEntry"/>
            </w:pPr>
            <w:r w:rsidRPr="001F42D3">
              <w:t>end</w:t>
            </w:r>
          </w:p>
        </w:tc>
        <w:tc>
          <w:tcPr>
            <w:tcW w:w="1843" w:type="dxa"/>
          </w:tcPr>
          <w:p w14:paraId="58A7EE85" w14:textId="77777777" w:rsidR="00B11855" w:rsidRPr="001F42D3" w:rsidRDefault="003D003E" w:rsidP="00286763">
            <w:pPr>
              <w:pStyle w:val="TableEntry"/>
            </w:pPr>
            <w:r w:rsidRPr="001F42D3">
              <w:t>_END</w:t>
            </w:r>
          </w:p>
        </w:tc>
        <w:tc>
          <w:tcPr>
            <w:tcW w:w="5010" w:type="dxa"/>
          </w:tcPr>
          <w:p w14:paraId="3D764640" w14:textId="77777777" w:rsidR="00B11855" w:rsidRPr="001F42D3" w:rsidRDefault="003D003E" w:rsidP="00286763">
            <w:pPr>
              <w:pStyle w:val="TableEntry"/>
            </w:pPr>
            <w:r w:rsidRPr="001F42D3">
              <w:t>end  (of an interval event/alert)</w:t>
            </w:r>
          </w:p>
        </w:tc>
      </w:tr>
      <w:tr w:rsidR="00B11855" w:rsidRPr="001F42D3" w14:paraId="7A1383D2" w14:textId="77777777" w:rsidTr="006C0E8E">
        <w:trPr>
          <w:cantSplit/>
          <w:jc w:val="center"/>
        </w:trPr>
        <w:tc>
          <w:tcPr>
            <w:tcW w:w="1895" w:type="dxa"/>
          </w:tcPr>
          <w:p w14:paraId="111B8E7A" w14:textId="77777777" w:rsidR="00B11855" w:rsidRPr="001F42D3" w:rsidRDefault="003D003E" w:rsidP="00286763">
            <w:pPr>
              <w:pStyle w:val="TableEntry"/>
            </w:pPr>
            <w:r w:rsidRPr="001F42D3">
              <w:t>present</w:t>
            </w:r>
          </w:p>
        </w:tc>
        <w:tc>
          <w:tcPr>
            <w:tcW w:w="1843" w:type="dxa"/>
          </w:tcPr>
          <w:p w14:paraId="6935885A" w14:textId="77777777" w:rsidR="00B11855" w:rsidRPr="001F42D3" w:rsidRDefault="00B11855" w:rsidP="00286763">
            <w:pPr>
              <w:pStyle w:val="TableEntry"/>
            </w:pPr>
          </w:p>
        </w:tc>
        <w:tc>
          <w:tcPr>
            <w:tcW w:w="5010" w:type="dxa"/>
          </w:tcPr>
          <w:p w14:paraId="45BCE114" w14:textId="77777777" w:rsidR="00B11855" w:rsidRPr="001F42D3" w:rsidRDefault="003D003E" w:rsidP="00286763">
            <w:pPr>
              <w:pStyle w:val="TableEntry"/>
            </w:pPr>
            <w:r w:rsidRPr="001F42D3">
              <w:t>event/alert is active at this time</w:t>
            </w:r>
          </w:p>
        </w:tc>
      </w:tr>
      <w:tr w:rsidR="00B11855" w:rsidRPr="001F42D3" w14:paraId="0FD6457E" w14:textId="77777777" w:rsidTr="006C0E8E">
        <w:trPr>
          <w:cantSplit/>
          <w:jc w:val="center"/>
        </w:trPr>
        <w:tc>
          <w:tcPr>
            <w:tcW w:w="1895" w:type="dxa"/>
          </w:tcPr>
          <w:p w14:paraId="59B4FB09" w14:textId="77777777" w:rsidR="00B11855" w:rsidRPr="001F42D3" w:rsidRDefault="003D003E" w:rsidP="00286763">
            <w:pPr>
              <w:pStyle w:val="TableEntry"/>
            </w:pPr>
            <w:r w:rsidRPr="001F42D3">
              <w:t>update</w:t>
            </w:r>
          </w:p>
        </w:tc>
        <w:tc>
          <w:tcPr>
            <w:tcW w:w="1843" w:type="dxa"/>
          </w:tcPr>
          <w:p w14:paraId="0F0F69E8" w14:textId="77777777" w:rsidR="00B11855" w:rsidRPr="001F42D3" w:rsidRDefault="00B11855" w:rsidP="00286763">
            <w:pPr>
              <w:pStyle w:val="TableEntry"/>
            </w:pPr>
          </w:p>
        </w:tc>
        <w:tc>
          <w:tcPr>
            <w:tcW w:w="5010" w:type="dxa"/>
          </w:tcPr>
          <w:p w14:paraId="5D5E9064" w14:textId="77777777" w:rsidR="00B11855" w:rsidRPr="001F42D3" w:rsidRDefault="003D003E" w:rsidP="00286763">
            <w:pPr>
              <w:pStyle w:val="TableEntry"/>
            </w:pPr>
            <w:r w:rsidRPr="001F42D3">
              <w:t>Update</w:t>
            </w:r>
          </w:p>
        </w:tc>
      </w:tr>
      <w:tr w:rsidR="00B11855" w:rsidRPr="001F42D3" w14:paraId="6D046D0B" w14:textId="77777777" w:rsidTr="006C0E8E">
        <w:trPr>
          <w:cantSplit/>
          <w:jc w:val="center"/>
        </w:trPr>
        <w:tc>
          <w:tcPr>
            <w:tcW w:w="1895" w:type="dxa"/>
          </w:tcPr>
          <w:p w14:paraId="2A349B3D" w14:textId="77777777" w:rsidR="00B11855" w:rsidRPr="001F42D3" w:rsidRDefault="003D003E" w:rsidP="00286763">
            <w:pPr>
              <w:pStyle w:val="TableEntry"/>
            </w:pPr>
            <w:r w:rsidRPr="001F42D3">
              <w:t>escalate</w:t>
            </w:r>
          </w:p>
        </w:tc>
        <w:tc>
          <w:tcPr>
            <w:tcW w:w="1843" w:type="dxa"/>
          </w:tcPr>
          <w:p w14:paraId="3F3429EF" w14:textId="77777777" w:rsidR="00B11855" w:rsidRPr="001F42D3" w:rsidRDefault="00B11855" w:rsidP="00286763">
            <w:pPr>
              <w:pStyle w:val="TableEntry"/>
            </w:pPr>
          </w:p>
        </w:tc>
        <w:tc>
          <w:tcPr>
            <w:tcW w:w="5010" w:type="dxa"/>
          </w:tcPr>
          <w:p w14:paraId="4F398732" w14:textId="77777777" w:rsidR="00B11855" w:rsidRPr="001F42D3" w:rsidRDefault="003D003E" w:rsidP="00286763">
            <w:pPr>
              <w:pStyle w:val="TableEntry"/>
            </w:pPr>
            <w:r w:rsidRPr="001F42D3">
              <w:t>escalation of an ongoing alert/alarm</w:t>
            </w:r>
          </w:p>
        </w:tc>
      </w:tr>
      <w:tr w:rsidR="00B11855" w:rsidRPr="001F42D3" w14:paraId="558F44F5" w14:textId="77777777" w:rsidTr="006C0E8E">
        <w:trPr>
          <w:cantSplit/>
          <w:jc w:val="center"/>
        </w:trPr>
        <w:tc>
          <w:tcPr>
            <w:tcW w:w="1895" w:type="dxa"/>
          </w:tcPr>
          <w:p w14:paraId="5DD81DB4" w14:textId="77777777" w:rsidR="00B11855" w:rsidRPr="001F42D3" w:rsidRDefault="003D003E" w:rsidP="00286763">
            <w:pPr>
              <w:pStyle w:val="TableEntry"/>
            </w:pPr>
            <w:r w:rsidRPr="001F42D3">
              <w:t>inactivate</w:t>
            </w:r>
          </w:p>
        </w:tc>
        <w:tc>
          <w:tcPr>
            <w:tcW w:w="1843" w:type="dxa"/>
          </w:tcPr>
          <w:p w14:paraId="46F87302" w14:textId="77777777" w:rsidR="00B11855" w:rsidRPr="001F42D3" w:rsidRDefault="00B11855" w:rsidP="00286763">
            <w:pPr>
              <w:pStyle w:val="TableEntry"/>
            </w:pPr>
          </w:p>
        </w:tc>
        <w:tc>
          <w:tcPr>
            <w:tcW w:w="5010" w:type="dxa"/>
          </w:tcPr>
          <w:p w14:paraId="4460EDCA" w14:textId="77777777" w:rsidR="00B11855" w:rsidRPr="001F42D3" w:rsidRDefault="003D003E" w:rsidP="00286763">
            <w:pPr>
              <w:pStyle w:val="TableEntry"/>
            </w:pPr>
            <w:r w:rsidRPr="001F42D3">
              <w:t>Inactivation (</w:t>
            </w:r>
            <w:r w:rsidR="00CA3A2C" w:rsidRPr="001F42D3">
              <w:t>e.g.,</w:t>
            </w:r>
            <w:r w:rsidRPr="001F42D3">
              <w:t xml:space="preserve"> silence)</w:t>
            </w:r>
          </w:p>
        </w:tc>
      </w:tr>
      <w:tr w:rsidR="00D7018D" w:rsidRPr="001F42D3" w14:paraId="7C5208D4" w14:textId="77777777" w:rsidTr="006C0E8E">
        <w:trPr>
          <w:cantSplit/>
          <w:jc w:val="center"/>
        </w:trPr>
        <w:tc>
          <w:tcPr>
            <w:tcW w:w="1895" w:type="dxa"/>
          </w:tcPr>
          <w:p w14:paraId="74555E64" w14:textId="77777777" w:rsidR="00D7018D" w:rsidRPr="001F42D3" w:rsidRDefault="00D7018D" w:rsidP="00286763">
            <w:pPr>
              <w:pStyle w:val="TableEntry"/>
            </w:pPr>
            <w:r w:rsidRPr="001F42D3">
              <w:t>acknowledged</w:t>
            </w:r>
          </w:p>
        </w:tc>
        <w:tc>
          <w:tcPr>
            <w:tcW w:w="1843" w:type="dxa"/>
          </w:tcPr>
          <w:p w14:paraId="0A13180B" w14:textId="77777777" w:rsidR="00D7018D" w:rsidRPr="001F42D3" w:rsidRDefault="00D7018D" w:rsidP="00286763">
            <w:pPr>
              <w:pStyle w:val="TableEntry"/>
            </w:pPr>
          </w:p>
        </w:tc>
        <w:tc>
          <w:tcPr>
            <w:tcW w:w="5010" w:type="dxa"/>
          </w:tcPr>
          <w:p w14:paraId="198E1F43" w14:textId="77777777" w:rsidR="00D7018D" w:rsidRPr="001F42D3" w:rsidRDefault="00D7018D" w:rsidP="00286763">
            <w:pPr>
              <w:pStyle w:val="TableEntry"/>
            </w:pPr>
            <w:r w:rsidRPr="001F42D3">
              <w:t>Alert acknowledged at the source device</w:t>
            </w:r>
          </w:p>
        </w:tc>
      </w:tr>
      <w:tr w:rsidR="00B11855" w:rsidRPr="001F42D3" w14:paraId="6BBE5E91" w14:textId="77777777" w:rsidTr="006C0E8E">
        <w:trPr>
          <w:cantSplit/>
          <w:jc w:val="center"/>
        </w:trPr>
        <w:tc>
          <w:tcPr>
            <w:tcW w:w="1895" w:type="dxa"/>
          </w:tcPr>
          <w:p w14:paraId="7229B5C2" w14:textId="77777777" w:rsidR="00B11855" w:rsidRPr="001F42D3" w:rsidRDefault="003D003E" w:rsidP="00286763">
            <w:pPr>
              <w:pStyle w:val="TableEntry"/>
            </w:pPr>
            <w:r w:rsidRPr="001F42D3">
              <w:t>deescalate</w:t>
            </w:r>
          </w:p>
        </w:tc>
        <w:tc>
          <w:tcPr>
            <w:tcW w:w="1843" w:type="dxa"/>
          </w:tcPr>
          <w:p w14:paraId="452EC059" w14:textId="77777777" w:rsidR="00B11855" w:rsidRPr="001F42D3" w:rsidRDefault="00B11855" w:rsidP="00286763">
            <w:pPr>
              <w:pStyle w:val="TableEntry"/>
            </w:pPr>
          </w:p>
        </w:tc>
        <w:tc>
          <w:tcPr>
            <w:tcW w:w="5010" w:type="dxa"/>
          </w:tcPr>
          <w:p w14:paraId="2D95ED53" w14:textId="77777777" w:rsidR="00B11855" w:rsidRPr="001F42D3" w:rsidRDefault="003D003E" w:rsidP="00286763">
            <w:pPr>
              <w:pStyle w:val="TableEntry"/>
            </w:pPr>
            <w:r w:rsidRPr="001F42D3">
              <w:t>de-escalation of an ongoing alert/alarm</w:t>
            </w:r>
          </w:p>
        </w:tc>
      </w:tr>
      <w:tr w:rsidR="00B11855" w:rsidRPr="001F42D3" w14:paraId="468C24A6" w14:textId="77777777" w:rsidTr="006C0E8E">
        <w:trPr>
          <w:cantSplit/>
          <w:jc w:val="center"/>
        </w:trPr>
        <w:tc>
          <w:tcPr>
            <w:tcW w:w="1895" w:type="dxa"/>
          </w:tcPr>
          <w:p w14:paraId="013EE394" w14:textId="77777777" w:rsidR="00B11855" w:rsidRPr="001F42D3" w:rsidRDefault="003D003E" w:rsidP="00286763">
            <w:pPr>
              <w:pStyle w:val="TableEntry"/>
            </w:pPr>
            <w:r w:rsidRPr="001F42D3">
              <w:t>reset</w:t>
            </w:r>
          </w:p>
        </w:tc>
        <w:tc>
          <w:tcPr>
            <w:tcW w:w="1843" w:type="dxa"/>
          </w:tcPr>
          <w:p w14:paraId="64AD64D4" w14:textId="77777777" w:rsidR="00B11855" w:rsidRPr="001F42D3" w:rsidRDefault="00B11855" w:rsidP="00286763">
            <w:pPr>
              <w:pStyle w:val="TableEntry"/>
            </w:pPr>
          </w:p>
        </w:tc>
        <w:tc>
          <w:tcPr>
            <w:tcW w:w="5010" w:type="dxa"/>
          </w:tcPr>
          <w:p w14:paraId="6B01FE78" w14:textId="77777777" w:rsidR="00B11855" w:rsidRPr="001F42D3" w:rsidRDefault="003D003E" w:rsidP="00286763">
            <w:pPr>
              <w:pStyle w:val="TableEntry"/>
            </w:pPr>
            <w:r w:rsidRPr="001F42D3">
              <w:t>clear latched alarm</w:t>
            </w:r>
          </w:p>
        </w:tc>
      </w:tr>
      <w:tr w:rsidR="00B11855" w:rsidRPr="001F42D3" w14:paraId="5B00781C" w14:textId="77777777" w:rsidTr="006C0E8E">
        <w:trPr>
          <w:cantSplit/>
          <w:jc w:val="center"/>
        </w:trPr>
        <w:tc>
          <w:tcPr>
            <w:tcW w:w="1895" w:type="dxa"/>
          </w:tcPr>
          <w:p w14:paraId="0966D33E" w14:textId="77777777" w:rsidR="00B11855" w:rsidRPr="001F42D3" w:rsidRDefault="003D003E" w:rsidP="00286763">
            <w:pPr>
              <w:pStyle w:val="TableEntry"/>
            </w:pPr>
            <w:r w:rsidRPr="001F42D3">
              <w:t>stop</w:t>
            </w:r>
          </w:p>
        </w:tc>
        <w:tc>
          <w:tcPr>
            <w:tcW w:w="1843" w:type="dxa"/>
          </w:tcPr>
          <w:p w14:paraId="48C2AA52" w14:textId="77777777" w:rsidR="00B11855" w:rsidRPr="001F42D3" w:rsidRDefault="003D003E" w:rsidP="00286763">
            <w:pPr>
              <w:pStyle w:val="TableEntry"/>
            </w:pPr>
            <w:r w:rsidRPr="001F42D3">
              <w:t>_STOP</w:t>
            </w:r>
          </w:p>
        </w:tc>
        <w:tc>
          <w:tcPr>
            <w:tcW w:w="5010" w:type="dxa"/>
          </w:tcPr>
          <w:p w14:paraId="6F0CD97D" w14:textId="77777777" w:rsidR="00B11855" w:rsidRPr="001F42D3" w:rsidRDefault="003D003E" w:rsidP="00286763">
            <w:pPr>
              <w:pStyle w:val="TableEntry"/>
            </w:pPr>
            <w:r w:rsidRPr="001F42D3">
              <w:t>pause an event/alert; could restart with same ID later</w:t>
            </w:r>
          </w:p>
        </w:tc>
      </w:tr>
      <w:tr w:rsidR="00B11855" w:rsidRPr="001F42D3" w14:paraId="48A67036" w14:textId="77777777" w:rsidTr="006C0E8E">
        <w:trPr>
          <w:cantSplit/>
          <w:jc w:val="center"/>
        </w:trPr>
        <w:tc>
          <w:tcPr>
            <w:tcW w:w="1895" w:type="dxa"/>
          </w:tcPr>
          <w:p w14:paraId="3C0CB2FF" w14:textId="77777777" w:rsidR="00B11855" w:rsidRPr="001F42D3" w:rsidRDefault="003D003E" w:rsidP="00286763">
            <w:pPr>
              <w:pStyle w:val="TableEntry"/>
            </w:pPr>
            <w:r w:rsidRPr="001F42D3">
              <w:t>update</w:t>
            </w:r>
          </w:p>
        </w:tc>
        <w:tc>
          <w:tcPr>
            <w:tcW w:w="1843" w:type="dxa"/>
          </w:tcPr>
          <w:p w14:paraId="4E3BBEE5" w14:textId="77777777" w:rsidR="00B11855" w:rsidRPr="001F42D3" w:rsidRDefault="003D003E" w:rsidP="00286763">
            <w:pPr>
              <w:pStyle w:val="TableEntry"/>
            </w:pPr>
            <w:r w:rsidRPr="001F42D3">
              <w:t>_CHANGE</w:t>
            </w:r>
          </w:p>
        </w:tc>
        <w:tc>
          <w:tcPr>
            <w:tcW w:w="5010" w:type="dxa"/>
          </w:tcPr>
          <w:p w14:paraId="6517445C" w14:textId="77777777" w:rsidR="00B11855" w:rsidRPr="001F42D3" w:rsidRDefault="003D003E" w:rsidP="00286763">
            <w:pPr>
              <w:pStyle w:val="TableEntry"/>
            </w:pPr>
            <w:r w:rsidRPr="001F42D3">
              <w:t>similar to CHANGED</w:t>
            </w:r>
          </w:p>
        </w:tc>
      </w:tr>
      <w:tr w:rsidR="00B11855" w:rsidRPr="001F42D3" w14:paraId="4E55A746" w14:textId="77777777" w:rsidTr="006C0E8E">
        <w:trPr>
          <w:cantSplit/>
          <w:jc w:val="center"/>
        </w:trPr>
        <w:tc>
          <w:tcPr>
            <w:tcW w:w="1895" w:type="dxa"/>
          </w:tcPr>
          <w:p w14:paraId="342BABF2" w14:textId="77777777" w:rsidR="00B11855" w:rsidRPr="001F42D3" w:rsidRDefault="003D003E" w:rsidP="00286763">
            <w:pPr>
              <w:pStyle w:val="TableEntry"/>
            </w:pPr>
            <w:r w:rsidRPr="001F42D3">
              <w:t>update</w:t>
            </w:r>
          </w:p>
        </w:tc>
        <w:tc>
          <w:tcPr>
            <w:tcW w:w="1843" w:type="dxa"/>
          </w:tcPr>
          <w:p w14:paraId="0A704513" w14:textId="77777777" w:rsidR="00B11855" w:rsidRPr="001F42D3" w:rsidRDefault="003D003E" w:rsidP="00286763">
            <w:pPr>
              <w:pStyle w:val="TableEntry"/>
            </w:pPr>
            <w:r w:rsidRPr="001F42D3">
              <w:t>_CHANGED</w:t>
            </w:r>
          </w:p>
        </w:tc>
        <w:tc>
          <w:tcPr>
            <w:tcW w:w="5010" w:type="dxa"/>
          </w:tcPr>
          <w:p w14:paraId="10169B6F" w14:textId="77777777" w:rsidR="00B11855" w:rsidRPr="001F42D3" w:rsidRDefault="003D003E" w:rsidP="00286763">
            <w:pPr>
              <w:pStyle w:val="TableEntry"/>
            </w:pPr>
            <w:r w:rsidRPr="001F42D3">
              <w:t>similar to CHANGE</w:t>
            </w:r>
          </w:p>
        </w:tc>
      </w:tr>
      <w:tr w:rsidR="00B11855" w:rsidRPr="001F42D3" w14:paraId="1C6A183E" w14:textId="77777777" w:rsidTr="006C0E8E">
        <w:trPr>
          <w:cantSplit/>
          <w:jc w:val="center"/>
        </w:trPr>
        <w:tc>
          <w:tcPr>
            <w:tcW w:w="1895" w:type="dxa"/>
          </w:tcPr>
          <w:p w14:paraId="46FEF9E0" w14:textId="77777777" w:rsidR="00B11855" w:rsidRPr="001F42D3" w:rsidRDefault="003D003E" w:rsidP="00286763">
            <w:pPr>
              <w:pStyle w:val="TableEntry"/>
            </w:pPr>
            <w:r w:rsidRPr="001F42D3">
              <w:t>update</w:t>
            </w:r>
          </w:p>
        </w:tc>
        <w:tc>
          <w:tcPr>
            <w:tcW w:w="1843" w:type="dxa"/>
          </w:tcPr>
          <w:p w14:paraId="3EC4F139" w14:textId="77777777" w:rsidR="00B11855" w:rsidRPr="001F42D3" w:rsidRDefault="003D003E" w:rsidP="00286763">
            <w:pPr>
              <w:pStyle w:val="TableEntry"/>
            </w:pPr>
            <w:r w:rsidRPr="001F42D3">
              <w:t>_CLEARED</w:t>
            </w:r>
          </w:p>
        </w:tc>
        <w:tc>
          <w:tcPr>
            <w:tcW w:w="5010" w:type="dxa"/>
          </w:tcPr>
          <w:p w14:paraId="2466F24C" w14:textId="77777777" w:rsidR="00B11855" w:rsidRPr="001F42D3" w:rsidRDefault="003D003E" w:rsidP="00286763">
            <w:pPr>
              <w:pStyle w:val="TableEntry"/>
            </w:pPr>
            <w:r w:rsidRPr="001F42D3">
              <w:t>similar to _CHANGED, except implication that some aspect of the device has been cleared</w:t>
            </w:r>
          </w:p>
        </w:tc>
      </w:tr>
      <w:tr w:rsidR="00B11855" w:rsidRPr="001F42D3" w14:paraId="373300AE" w14:textId="77777777" w:rsidTr="006C0E8E">
        <w:trPr>
          <w:cantSplit/>
          <w:jc w:val="center"/>
        </w:trPr>
        <w:tc>
          <w:tcPr>
            <w:tcW w:w="1895" w:type="dxa"/>
          </w:tcPr>
          <w:p w14:paraId="2D30B2B4" w14:textId="77777777" w:rsidR="00B11855" w:rsidRPr="001F42D3" w:rsidRDefault="003D003E" w:rsidP="00286763">
            <w:pPr>
              <w:pStyle w:val="TableEntry"/>
            </w:pPr>
            <w:r w:rsidRPr="001F42D3">
              <w:t>stop</w:t>
            </w:r>
          </w:p>
        </w:tc>
        <w:tc>
          <w:tcPr>
            <w:tcW w:w="1843" w:type="dxa"/>
          </w:tcPr>
          <w:p w14:paraId="4044755D" w14:textId="77777777" w:rsidR="00B11855" w:rsidRPr="001F42D3" w:rsidRDefault="003D003E" w:rsidP="00286763">
            <w:pPr>
              <w:pStyle w:val="TableEntry"/>
            </w:pPr>
            <w:r w:rsidRPr="001F42D3">
              <w:t>_COMPL</w:t>
            </w:r>
          </w:p>
        </w:tc>
        <w:tc>
          <w:tcPr>
            <w:tcW w:w="5010" w:type="dxa"/>
          </w:tcPr>
          <w:p w14:paraId="1D573FB0" w14:textId="77777777" w:rsidR="00B11855" w:rsidRPr="001F42D3" w:rsidRDefault="003D003E" w:rsidP="00286763">
            <w:pPr>
              <w:pStyle w:val="TableEntry"/>
            </w:pPr>
            <w:r w:rsidRPr="001F42D3">
              <w:t>last phase of a START_, (_STOP, _START)*, _COMPL sequence</w:t>
            </w:r>
          </w:p>
        </w:tc>
      </w:tr>
    </w:tbl>
    <w:p w14:paraId="3AADE076" w14:textId="77777777" w:rsidR="00B11855" w:rsidRPr="001F42D3" w:rsidRDefault="00B11855" w:rsidP="00BA3791">
      <w:pPr>
        <w:pStyle w:val="BodyText"/>
      </w:pPr>
    </w:p>
    <w:p w14:paraId="3B88F31F" w14:textId="77777777" w:rsidR="00467BFE" w:rsidRPr="001F42D3" w:rsidRDefault="006C4608" w:rsidP="00490763">
      <w:pPr>
        <w:pStyle w:val="BodyText"/>
      </w:pPr>
      <w:r w:rsidRPr="001F42D3">
        <w:t>Values in the “Assigned” column are</w:t>
      </w:r>
      <w:r w:rsidR="003D003E" w:rsidRPr="001F42D3">
        <w:t xml:space="preserve"> in the 11073 standard</w:t>
      </w:r>
      <w:r w:rsidR="00CA3A2C" w:rsidRPr="001F42D3">
        <w:t xml:space="preserve">. </w:t>
      </w:r>
      <w:r w:rsidRPr="001F42D3">
        <w:t>“Future assignments</w:t>
      </w:r>
      <w:r w:rsidR="004C60BF" w:rsidRPr="001F42D3">
        <w:t>”</w:t>
      </w:r>
      <w:r w:rsidR="003D003E" w:rsidRPr="001F42D3">
        <w:t xml:space="preserve"> indicates values in common use not yet in the 11073 standard.</w:t>
      </w:r>
    </w:p>
    <w:p w14:paraId="0FE3C774" w14:textId="77777777" w:rsidR="00467BFE" w:rsidRPr="001F42D3" w:rsidRDefault="00F73333" w:rsidP="002E6C5E">
      <w:pPr>
        <w:pStyle w:val="BodyText"/>
      </w:pPr>
      <w:r w:rsidRPr="001F42D3">
        <w:rPr>
          <w:noProof/>
        </w:rPr>
        <w:drawing>
          <wp:inline distT="0" distB="0" distL="0" distR="0" wp14:anchorId="018ED8CC" wp14:editId="601FBB7C">
            <wp:extent cx="5901055" cy="1962785"/>
            <wp:effectExtent l="0" t="0" r="4445" b="0"/>
            <wp:docPr id="14" name="Picture 14" descr="FIgu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B"/>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01055" cy="1962785"/>
                    </a:xfrm>
                    <a:prstGeom prst="rect">
                      <a:avLst/>
                    </a:prstGeom>
                    <a:noFill/>
                    <a:ln>
                      <a:noFill/>
                    </a:ln>
                  </pic:spPr>
                </pic:pic>
              </a:graphicData>
            </a:graphic>
          </wp:inline>
        </w:drawing>
      </w:r>
    </w:p>
    <w:p w14:paraId="306762CA" w14:textId="0492291B" w:rsidR="00B11855" w:rsidRPr="001F42D3" w:rsidRDefault="003D003E" w:rsidP="00CF5627">
      <w:pPr>
        <w:pStyle w:val="FigureTitle"/>
        <w:rPr>
          <w:rStyle w:val="Emphasis"/>
          <w:i w:val="0"/>
        </w:rPr>
      </w:pPr>
      <w:r w:rsidRPr="001F42D3">
        <w:t xml:space="preserve">Figure </w:t>
      </w:r>
      <w:r w:rsidR="00E86B15" w:rsidRPr="001F42D3">
        <w:t>B.8</w:t>
      </w:r>
      <w:r w:rsidR="004E547A" w:rsidRPr="001F42D3">
        <w:t>.5</w:t>
      </w:r>
      <w:r w:rsidRPr="001F42D3">
        <w:t>-</w:t>
      </w:r>
      <w:r w:rsidR="00B63979" w:rsidRPr="001F42D3">
        <w:t>2</w:t>
      </w:r>
      <w:r w:rsidRPr="001F42D3">
        <w:t>: Event Phase</w:t>
      </w:r>
    </w:p>
    <w:p w14:paraId="53300DC2" w14:textId="77777777" w:rsidR="00B11855" w:rsidRPr="001F42D3" w:rsidRDefault="003D003E" w:rsidP="00BA3791">
      <w:pPr>
        <w:pStyle w:val="BodyText"/>
      </w:pPr>
      <w:r w:rsidRPr="001F42D3">
        <w:t xml:space="preserve">The EventCurrentPhase identifies the state transition or state that the current alert message is indicating: a </w:t>
      </w:r>
      <w:r w:rsidRPr="001F42D3">
        <w:rPr>
          <w:rStyle w:val="StrongEmphasis"/>
        </w:rPr>
        <w:t>tpoint</w:t>
      </w:r>
      <w:r w:rsidRPr="001F42D3">
        <w:t xml:space="preserve"> event is a time point event with no duration, a </w:t>
      </w:r>
      <w:r w:rsidRPr="001F42D3">
        <w:rPr>
          <w:rStyle w:val="StrongEmphasis"/>
        </w:rPr>
        <w:t>continue</w:t>
      </w:r>
      <w:r w:rsidRPr="001F42D3">
        <w:t xml:space="preserve"> event indicates that </w:t>
      </w:r>
      <w:r w:rsidRPr="001F42D3">
        <w:lastRenderedPageBreak/>
        <w:t xml:space="preserve">this message does not represent a state transition but rather reports the continuation of an event that started at some previous time. An </w:t>
      </w:r>
      <w:r w:rsidRPr="001F42D3">
        <w:rPr>
          <w:rStyle w:val="StrongEmphasis"/>
        </w:rPr>
        <w:t>update</w:t>
      </w:r>
      <w:r w:rsidRPr="001F42D3">
        <w:t xml:space="preserve"> indicates a change other than a state transition in a previously reported alert, such as a further change in an out-of-limit metric. The phases </w:t>
      </w:r>
      <w:r w:rsidRPr="001F42D3">
        <w:rPr>
          <w:rStyle w:val="StrongEmphasis"/>
        </w:rPr>
        <w:t>escalate</w:t>
      </w:r>
      <w:r w:rsidRPr="001F42D3">
        <w:t xml:space="preserve"> and </w:t>
      </w:r>
      <w:r w:rsidRPr="001F42D3">
        <w:rPr>
          <w:rStyle w:val="StrongEmphasis"/>
        </w:rPr>
        <w:t>de-escalate</w:t>
      </w:r>
      <w:r w:rsidRPr="001F42D3">
        <w:t xml:space="preserve"> represent changes in alert priority as assessed by the patient care device. </w:t>
      </w:r>
    </w:p>
    <w:p w14:paraId="758CA490" w14:textId="77777777" w:rsidR="00B11855" w:rsidRPr="001F42D3" w:rsidRDefault="003D003E" w:rsidP="00B50AA1">
      <w:pPr>
        <w:pStyle w:val="BodyText"/>
        <w:rPr>
          <w:bCs/>
        </w:rPr>
      </w:pPr>
      <w:r w:rsidRPr="001F42D3">
        <w:rPr>
          <w:b/>
          <w:bCs/>
        </w:rPr>
        <w:t>State transitions</w:t>
      </w:r>
    </w:p>
    <w:p w14:paraId="2F922764" w14:textId="77777777" w:rsidR="00B11855" w:rsidRPr="001F42D3" w:rsidRDefault="003D003E" w:rsidP="000F208B">
      <w:pPr>
        <w:pStyle w:val="BodyText"/>
      </w:pPr>
      <w:r w:rsidRPr="001F42D3">
        <w:t>A message representing an alert is sent aperiodically, when the alert undergoes a state transition that may be significant for notification (alert start, alert end, escalation or de-escalation of priority as evaluated by the alert source).</w:t>
      </w:r>
    </w:p>
    <w:p w14:paraId="78CF5177" w14:textId="570A7241" w:rsidR="001612B3" w:rsidRPr="001F42D3" w:rsidRDefault="001612B3" w:rsidP="00CF5627">
      <w:pPr>
        <w:pStyle w:val="BodyText"/>
        <w:keepNext/>
      </w:pPr>
      <w:r w:rsidRPr="001F42D3">
        <w:t xml:space="preserve">By site agreement, messages representing current state of alerts may optionally also be sent as alerts (Report Alert [PCD-04] transactions) at other times, as for example on a periodic timed basis, or when systems are restarted, or after a loss of communication is restored and a list of currently active alerts is sent out by the Alert Reporter (AR) </w:t>
      </w:r>
      <w:r w:rsidR="00277D6B">
        <w:t>Actor</w:t>
      </w:r>
      <w:r w:rsidRPr="001F42D3">
        <w:t xml:space="preserve"> to refresh the Alert Manager (AM) </w:t>
      </w:r>
      <w:r w:rsidR="00277D6B">
        <w:t>Actor</w:t>
      </w:r>
      <w:r w:rsidRPr="001F42D3">
        <w:t xml:space="preserve">. </w:t>
      </w:r>
    </w:p>
    <w:p w14:paraId="21A79542" w14:textId="172CDFA0" w:rsidR="001612B3" w:rsidRPr="001F42D3" w:rsidRDefault="001612B3" w:rsidP="001612B3">
      <w:pPr>
        <w:pStyle w:val="HL7FieldIndent2"/>
        <w:ind w:left="0" w:hanging="2"/>
        <w:rPr>
          <w:noProof w:val="0"/>
          <w:sz w:val="23"/>
          <w:szCs w:val="23"/>
        </w:rPr>
      </w:pPr>
      <w:r w:rsidRPr="001F42D3">
        <w:rPr>
          <w:noProof w:val="0"/>
          <w:sz w:val="23"/>
          <w:szCs w:val="23"/>
        </w:rPr>
        <w:t xml:space="preserve">Additionally by site agreement, messages representing the last unacknowledged alert status updates from the Alert Manager (AM) </w:t>
      </w:r>
      <w:r w:rsidR="00277D6B">
        <w:rPr>
          <w:noProof w:val="0"/>
          <w:sz w:val="23"/>
          <w:szCs w:val="23"/>
        </w:rPr>
        <w:t>Actor</w:t>
      </w:r>
      <w:r w:rsidRPr="001F42D3">
        <w:rPr>
          <w:noProof w:val="0"/>
          <w:sz w:val="23"/>
          <w:szCs w:val="23"/>
        </w:rPr>
        <w:t xml:space="preserve"> to the Alert Reporter (AR) </w:t>
      </w:r>
      <w:r w:rsidR="00277D6B">
        <w:rPr>
          <w:noProof w:val="0"/>
          <w:sz w:val="23"/>
          <w:szCs w:val="23"/>
        </w:rPr>
        <w:t>Actor</w:t>
      </w:r>
      <w:r w:rsidRPr="001F42D3">
        <w:rPr>
          <w:noProof w:val="0"/>
          <w:sz w:val="23"/>
          <w:szCs w:val="23"/>
        </w:rPr>
        <w:t xml:space="preserve"> may optionally be sent as report alert status (Report Alert Status [PCD-05]) transactions at other times, as for example when systems are restarted, or after a loss of communication is restored and a list of unacknowledged report alert status transaction is sent out by the Alert Manager (AM) </w:t>
      </w:r>
      <w:r w:rsidR="00277D6B">
        <w:rPr>
          <w:noProof w:val="0"/>
          <w:sz w:val="23"/>
          <w:szCs w:val="23"/>
        </w:rPr>
        <w:t>Actor</w:t>
      </w:r>
      <w:r w:rsidRPr="001F42D3">
        <w:rPr>
          <w:noProof w:val="0"/>
          <w:sz w:val="23"/>
          <w:szCs w:val="23"/>
        </w:rPr>
        <w:t xml:space="preserve"> to update the Alert Reporter (AR) </w:t>
      </w:r>
      <w:r w:rsidR="00277D6B">
        <w:rPr>
          <w:noProof w:val="0"/>
          <w:sz w:val="23"/>
          <w:szCs w:val="23"/>
        </w:rPr>
        <w:t>Actor</w:t>
      </w:r>
      <w:r w:rsidRPr="001F42D3">
        <w:rPr>
          <w:noProof w:val="0"/>
          <w:sz w:val="23"/>
          <w:szCs w:val="23"/>
        </w:rPr>
        <w:t xml:space="preserve">. </w:t>
      </w:r>
    </w:p>
    <w:p w14:paraId="7C8BBA15" w14:textId="2F8BB480" w:rsidR="001612B3" w:rsidRPr="001F42D3" w:rsidRDefault="001612B3" w:rsidP="005C1693">
      <w:pPr>
        <w:pStyle w:val="HL7FieldIndent2"/>
        <w:ind w:left="0" w:hanging="2"/>
      </w:pPr>
      <w:r w:rsidRPr="001F42D3">
        <w:rPr>
          <w:noProof w:val="0"/>
          <w:sz w:val="23"/>
          <w:szCs w:val="23"/>
        </w:rPr>
        <w:t>For these synchronization, recovery, or retransmission transactions the message content should be the same as the original transmission, including no indications of phase or state change from the original transmission, with the exception that the message transmission timestamp (MSH-7 Date/time of Message), the message control identifier (MSH-10 Message Control ID), and the message sequence number (MSH-13 Sequence Number), shall be instance unique to the retransmission and not the original transmission</w:t>
      </w:r>
      <w:r w:rsidR="001F42D3">
        <w:rPr>
          <w:noProof w:val="0"/>
          <w:sz w:val="23"/>
          <w:szCs w:val="23"/>
        </w:rPr>
        <w:t xml:space="preserve">. </w:t>
      </w:r>
      <w:r w:rsidRPr="001F42D3">
        <w:rPr>
          <w:noProof w:val="0"/>
          <w:sz w:val="23"/>
          <w:szCs w:val="23"/>
        </w:rPr>
        <w:t>This permits traceability and independent acknowledgement of the retransmission.</w:t>
      </w:r>
      <w:r w:rsidRPr="001F42D3">
        <w:rPr>
          <w:noProof w:val="0"/>
        </w:rPr>
        <w:t xml:space="preserve"> </w:t>
      </w:r>
    </w:p>
    <w:p w14:paraId="6FDB9C27" w14:textId="09EDA2D0" w:rsidR="00B11855" w:rsidRPr="001F42D3" w:rsidRDefault="003D003E" w:rsidP="00CF5627">
      <w:pPr>
        <w:pStyle w:val="BodyText"/>
        <w:keepNext/>
        <w:rPr>
          <w:bCs/>
        </w:rPr>
      </w:pPr>
      <w:r w:rsidRPr="001F42D3">
        <w:rPr>
          <w:b/>
          <w:bCs/>
        </w:rPr>
        <w:t>Alert current state</w:t>
      </w:r>
      <w:r w:rsidR="00F6415B" w:rsidRPr="001F42D3">
        <w:rPr>
          <w:b/>
          <w:bCs/>
        </w:rPr>
        <w:t xml:space="preserve"> facet</w:t>
      </w:r>
    </w:p>
    <w:p w14:paraId="57027323" w14:textId="77777777" w:rsidR="00C11AB9" w:rsidRPr="001F42D3" w:rsidRDefault="003D003E" w:rsidP="00C11AB9">
      <w:pPr>
        <w:pStyle w:val="BodyText"/>
      </w:pPr>
      <w:r w:rsidRPr="001F42D3">
        <w:t xml:space="preserve">The value of the AlertState facet reflects whether the alert condition currently exists (inactive or active) or if the alert condition formerly existed, does not now exist, but is “latched” or held by </w:t>
      </w:r>
      <w:r w:rsidR="00C11AB9" w:rsidRPr="001F42D3">
        <w:t>the alert source so that caregivers may be notified of transient but significant conditions.</w:t>
      </w:r>
    </w:p>
    <w:p w14:paraId="06A764B7" w14:textId="77777777" w:rsidR="00001023" w:rsidRPr="001F42D3" w:rsidRDefault="00001023" w:rsidP="002E6C5E">
      <w:pPr>
        <w:pStyle w:val="BodyText"/>
      </w:pPr>
    </w:p>
    <w:p w14:paraId="5ECF6A97" w14:textId="77777777" w:rsidR="00001023" w:rsidRPr="001F42D3" w:rsidRDefault="00F73333" w:rsidP="002E6C5E">
      <w:pPr>
        <w:pStyle w:val="BodyText"/>
      </w:pPr>
      <w:r w:rsidRPr="001F42D3">
        <w:rPr>
          <w:noProof/>
        </w:rPr>
        <w:lastRenderedPageBreak/>
        <w:drawing>
          <wp:inline distT="0" distB="0" distL="0" distR="0" wp14:anchorId="3C6878C9" wp14:editId="0EEE9C2D">
            <wp:extent cx="5937250" cy="246253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37250" cy="2462530"/>
                    </a:xfrm>
                    <a:prstGeom prst="rect">
                      <a:avLst/>
                    </a:prstGeom>
                    <a:noFill/>
                    <a:ln>
                      <a:noFill/>
                    </a:ln>
                  </pic:spPr>
                </pic:pic>
              </a:graphicData>
            </a:graphic>
          </wp:inline>
        </w:drawing>
      </w:r>
    </w:p>
    <w:p w14:paraId="63BBC4E7" w14:textId="763F9645" w:rsidR="00B11855" w:rsidRPr="001F42D3" w:rsidRDefault="003D003E" w:rsidP="00CF5627">
      <w:pPr>
        <w:pStyle w:val="FigureTitle"/>
      </w:pPr>
      <w:r w:rsidRPr="001F42D3">
        <w:t xml:space="preserve">Figure </w:t>
      </w:r>
      <w:r w:rsidR="00E86B15" w:rsidRPr="001F42D3">
        <w:t>B.8</w:t>
      </w:r>
      <w:r w:rsidR="004E547A" w:rsidRPr="001F42D3">
        <w:t>.5</w:t>
      </w:r>
      <w:r w:rsidR="00E86B15" w:rsidRPr="001F42D3">
        <w:t>-</w:t>
      </w:r>
      <w:r w:rsidR="00B63979" w:rsidRPr="001F42D3">
        <w:t>3</w:t>
      </w:r>
      <w:r w:rsidRPr="001F42D3">
        <w:t>: Alert Current State</w:t>
      </w:r>
    </w:p>
    <w:p w14:paraId="33F06398" w14:textId="77777777" w:rsidR="00B11855" w:rsidRPr="001F42D3" w:rsidRDefault="003D003E" w:rsidP="00CF5627">
      <w:pPr>
        <w:pStyle w:val="BodyText"/>
        <w:rPr>
          <w:bCs/>
        </w:rPr>
      </w:pPr>
      <w:r w:rsidRPr="001F42D3">
        <w:rPr>
          <w:b/>
          <w:bCs/>
        </w:rPr>
        <w:t>Inactivation state</w:t>
      </w:r>
      <w:r w:rsidR="00F6415B" w:rsidRPr="001F42D3">
        <w:rPr>
          <w:b/>
          <w:bCs/>
        </w:rPr>
        <w:t xml:space="preserve"> facet</w:t>
      </w:r>
    </w:p>
    <w:p w14:paraId="28298F85" w14:textId="77777777" w:rsidR="00B11855" w:rsidRPr="001F42D3" w:rsidRDefault="003D003E" w:rsidP="000F208B">
      <w:pPr>
        <w:pStyle w:val="BodyText"/>
      </w:pPr>
      <w:r w:rsidRPr="001F42D3">
        <w:t>The AlertInactivationState reflects the current state of the visual and aural alert indications at the alert source.</w:t>
      </w:r>
    </w:p>
    <w:p w14:paraId="5D7397DD" w14:textId="77777777" w:rsidR="00B11855" w:rsidRPr="001F42D3" w:rsidRDefault="003D003E" w:rsidP="000F208B">
      <w:pPr>
        <w:pStyle w:val="BodyText"/>
      </w:pPr>
      <w:r w:rsidRPr="001F42D3">
        <w:t>This may be empty. May contain the value 'enabled', meaning that both visual and aural alert indications are enabled at the device. May be repeated, to indicate separately the state of visual indications at the device by including zero or one of the values:</w:t>
      </w:r>
    </w:p>
    <w:p w14:paraId="3695DC1E" w14:textId="77777777" w:rsidR="00B11855" w:rsidRPr="001F42D3" w:rsidRDefault="003D003E" w:rsidP="005C1693">
      <w:pPr>
        <w:pStyle w:val="ListBullet2"/>
      </w:pPr>
      <w:r w:rsidRPr="001F42D3">
        <w:t>alarm-paused</w:t>
      </w:r>
    </w:p>
    <w:p w14:paraId="2E2A34C7" w14:textId="77777777" w:rsidR="00B11855" w:rsidRPr="001F42D3" w:rsidRDefault="003D003E" w:rsidP="005C1693">
      <w:pPr>
        <w:pStyle w:val="ListBullet2"/>
      </w:pPr>
      <w:r w:rsidRPr="001F42D3">
        <w:t>alarm-off</w:t>
      </w:r>
    </w:p>
    <w:p w14:paraId="243793E1" w14:textId="77777777" w:rsidR="00B11855" w:rsidRPr="001F42D3" w:rsidRDefault="003D003E" w:rsidP="00736906">
      <w:pPr>
        <w:pStyle w:val="BodyText"/>
      </w:pPr>
      <w:r w:rsidRPr="001F42D3">
        <w:t>and zero or one of the values:</w:t>
      </w:r>
    </w:p>
    <w:p w14:paraId="0330F390" w14:textId="77777777" w:rsidR="00B11855" w:rsidRPr="001F42D3" w:rsidRDefault="003D003E" w:rsidP="005C1693">
      <w:pPr>
        <w:pStyle w:val="ListBullet2"/>
      </w:pPr>
      <w:r w:rsidRPr="001F42D3">
        <w:t>audio-paused</w:t>
      </w:r>
    </w:p>
    <w:p w14:paraId="07FC801B" w14:textId="77777777" w:rsidR="00B11855" w:rsidRPr="001F42D3" w:rsidRDefault="003D003E" w:rsidP="005C1693">
      <w:pPr>
        <w:pStyle w:val="ListBullet2"/>
      </w:pPr>
      <w:r w:rsidRPr="001F42D3">
        <w:t>audio-off</w:t>
      </w:r>
    </w:p>
    <w:p w14:paraId="7CCB4667" w14:textId="77777777" w:rsidR="00B11855" w:rsidRPr="001F42D3" w:rsidRDefault="003D003E" w:rsidP="00736906">
      <w:pPr>
        <w:pStyle w:val="BodyText"/>
      </w:pPr>
      <w:r w:rsidRPr="001F42D3">
        <w:t>If neither 'alarm-paused' nor 'alarm-off' is included, the visual alarm indication is assumed to be enabled regardless of whether 'enabled' is also present.</w:t>
      </w:r>
    </w:p>
    <w:p w14:paraId="1D58CFE7" w14:textId="77777777" w:rsidR="00B11855" w:rsidRPr="001F42D3" w:rsidRDefault="003D003E" w:rsidP="00736906">
      <w:pPr>
        <w:pStyle w:val="BodyText"/>
      </w:pPr>
      <w:r w:rsidRPr="001F42D3">
        <w:t>If neither 'audio-paused' nor 'audio-off' is included, the aural alert indication is assumed to be enabled regardless of whether 'enabled' is also present.</w:t>
      </w:r>
    </w:p>
    <w:p w14:paraId="732C8A3C" w14:textId="6AA93ED0" w:rsidR="00E65E4B" w:rsidRPr="001F42D3" w:rsidRDefault="00E65E4B" w:rsidP="00736906">
      <w:pPr>
        <w:pStyle w:val="BodyText"/>
      </w:pPr>
      <w:r w:rsidRPr="001F42D3">
        <w:t xml:space="preserve">If the optional state indication ‘acknowledged’ is </w:t>
      </w:r>
      <w:r w:rsidR="0028379E" w:rsidRPr="001F42D3">
        <w:t>included,</w:t>
      </w:r>
      <w:r w:rsidRPr="001F42D3">
        <w:t xml:space="preserve"> it indicates that the alert has been acknowledged at the alert source device</w:t>
      </w:r>
      <w:r w:rsidR="006D613E" w:rsidRPr="001F42D3">
        <w:t xml:space="preserve">. </w:t>
      </w:r>
      <w:r w:rsidRPr="001F42D3">
        <w:t>This indication offers no assurance of a resolution time for the active alert. This is independent of ‘audio-paused’ and ‘audio-off’ and is a latched status indication until the alert ends.</w:t>
      </w:r>
    </w:p>
    <w:p w14:paraId="0EC01E47" w14:textId="77777777" w:rsidR="00B11855" w:rsidRPr="001F42D3" w:rsidRDefault="003D003E" w:rsidP="005C1693">
      <w:pPr>
        <w:pStyle w:val="BodyText"/>
      </w:pPr>
      <w:r w:rsidRPr="001F42D3">
        <w:rPr>
          <w:b/>
          <w:bCs/>
        </w:rPr>
        <w:t>OBX-6   Units</w:t>
      </w:r>
    </w:p>
    <w:p w14:paraId="7B5654A5" w14:textId="79DBAFF7" w:rsidR="00B11855" w:rsidRPr="001F42D3" w:rsidRDefault="003D003E" w:rsidP="005C1693">
      <w:pPr>
        <w:pStyle w:val="BodyText"/>
      </w:pPr>
      <w:r w:rsidRPr="001F42D3">
        <w:t xml:space="preserve">See </w:t>
      </w:r>
      <w:r w:rsidR="006D613E" w:rsidRPr="001F42D3">
        <w:t>HL7</w:t>
      </w:r>
      <w:r w:rsidR="00995105" w:rsidRPr="001F42D3">
        <w:t xml:space="preserve"> </w:t>
      </w:r>
      <w:r w:rsidRPr="001F42D3">
        <w:t>2.6 Section 7.4.2.6 for further information.</w:t>
      </w:r>
    </w:p>
    <w:p w14:paraId="39FA2964" w14:textId="19B5053A" w:rsidR="00B11855" w:rsidRPr="001F42D3" w:rsidRDefault="003D003E" w:rsidP="005C1693">
      <w:pPr>
        <w:pStyle w:val="BodyText"/>
      </w:pPr>
      <w:r w:rsidRPr="001F42D3">
        <w:lastRenderedPageBreak/>
        <w:t xml:space="preserve">For the </w:t>
      </w:r>
      <w:r w:rsidR="007E67D4" w:rsidRPr="001F42D3">
        <w:t>DEV TF</w:t>
      </w:r>
      <w:r w:rsidRPr="001F42D3">
        <w:t>:</w:t>
      </w:r>
    </w:p>
    <w:p w14:paraId="4D12A716" w14:textId="77777777" w:rsidR="00B11855" w:rsidRPr="001F42D3" w:rsidRDefault="003D003E" w:rsidP="005C1693">
      <w:pPr>
        <w:pStyle w:val="BodyText"/>
      </w:pPr>
      <w:r w:rsidRPr="001F42D3">
        <w:t xml:space="preserve">Condition predicate: If OBX-5 is populated </w:t>
      </w:r>
      <w:r w:rsidR="00990F3E" w:rsidRPr="001F42D3">
        <w:t xml:space="preserve">with a numeric value </w:t>
      </w:r>
      <w:r w:rsidRPr="001F42D3">
        <w:t>then OBX-6 must contain an appropriate value. For Device Related if OBX-7 is being used for operating range then populate.</w:t>
      </w:r>
    </w:p>
    <w:p w14:paraId="5FA0D4F3" w14:textId="31B8A891" w:rsidR="00B11855" w:rsidRPr="001F42D3" w:rsidRDefault="003D003E" w:rsidP="005C1693">
      <w:pPr>
        <w:pStyle w:val="BodyText"/>
      </w:pPr>
      <w:r w:rsidRPr="001F42D3">
        <w:t xml:space="preserve">The units used should be in conformance with the Rosetta Terminology (see </w:t>
      </w:r>
      <w:r w:rsidR="007E67D4" w:rsidRPr="001F42D3">
        <w:t>DEV TF</w:t>
      </w:r>
      <w:r w:rsidR="0028379E" w:rsidRPr="001F42D3">
        <w:t>-3</w:t>
      </w:r>
      <w:r w:rsidR="00990F3E" w:rsidRPr="001F42D3">
        <w:t xml:space="preserve"> </w:t>
      </w:r>
      <w:r w:rsidR="0028379E" w:rsidRPr="001F42D3">
        <w:t>f</w:t>
      </w:r>
      <w:r w:rsidRPr="001F42D3">
        <w:t xml:space="preserve">or further details and references). The preferred format is an MDC value, secondly a UCUM value. </w:t>
      </w:r>
    </w:p>
    <w:p w14:paraId="381665F0" w14:textId="77777777" w:rsidR="00B11855" w:rsidRPr="001F42D3" w:rsidRDefault="00470496" w:rsidP="005C1693">
      <w:pPr>
        <w:pStyle w:val="BodyText"/>
      </w:pPr>
      <w:r w:rsidRPr="001F42D3">
        <w:rPr>
          <w:b/>
          <w:bCs/>
        </w:rPr>
        <w:t>OBX-7   Reference</w:t>
      </w:r>
      <w:r w:rsidR="003D003E" w:rsidRPr="001F42D3">
        <w:rPr>
          <w:b/>
          <w:bCs/>
        </w:rPr>
        <w:t xml:space="preserve"> Range</w:t>
      </w:r>
    </w:p>
    <w:p w14:paraId="4E518519" w14:textId="24269F9F" w:rsidR="00B11855" w:rsidRPr="001F42D3" w:rsidRDefault="003D003E" w:rsidP="005C1693">
      <w:pPr>
        <w:pStyle w:val="BodyText"/>
      </w:pPr>
      <w:r w:rsidRPr="001F42D3">
        <w:t xml:space="preserve">For metric related </w:t>
      </w:r>
      <w:r w:rsidR="0028379E" w:rsidRPr="001F42D3">
        <w:t>segments,</w:t>
      </w:r>
      <w:r w:rsidRPr="001F42D3">
        <w:t xml:space="preserve"> this should be used to provide the value ‘alarm’ ranges set with respect to the observed value metric in this OBX, although this is not strictly a reference range in the sense of the examples given in HL7.</w:t>
      </w:r>
    </w:p>
    <w:p w14:paraId="5052C4E3" w14:textId="1D984EE5" w:rsidR="00B11855" w:rsidRPr="001F42D3" w:rsidRDefault="003D003E" w:rsidP="005C1693">
      <w:pPr>
        <w:pStyle w:val="BodyText"/>
      </w:pPr>
      <w:r w:rsidRPr="001F42D3">
        <w:t>For device related segments this may be used to provide the device measurement range capability – NOT the metric value ‘alarm’ ranges which shall be in the appropriate observed value metric OBX, as indicated above.</w:t>
      </w:r>
    </w:p>
    <w:p w14:paraId="1258160E" w14:textId="77777777" w:rsidR="00B11855" w:rsidRPr="001F42D3" w:rsidRDefault="003D003E" w:rsidP="005C1693">
      <w:pPr>
        <w:pStyle w:val="BodyText"/>
      </w:pPr>
      <w:r w:rsidRPr="001F42D3">
        <w:rPr>
          <w:b/>
          <w:bCs/>
        </w:rPr>
        <w:t xml:space="preserve">OBX-8   Abnormal Flags </w:t>
      </w:r>
    </w:p>
    <w:p w14:paraId="5852C58A" w14:textId="77777777" w:rsidR="00B11855" w:rsidRPr="001F42D3" w:rsidRDefault="003D003E" w:rsidP="005C1693">
      <w:pPr>
        <w:pStyle w:val="BodyText"/>
      </w:pPr>
      <w:r w:rsidRPr="001F42D3">
        <w:t>This field can be used to provide zero or more codes (IS data type) to augment the interpretation of the observation. Codes beyond the first are included as repetitions (using the repetition separator character, the tilde ("~").</w:t>
      </w:r>
    </w:p>
    <w:p w14:paraId="7A7130A5" w14:textId="77777777" w:rsidR="00B11855" w:rsidRPr="001F42D3" w:rsidRDefault="003D003E" w:rsidP="005C1693">
      <w:pPr>
        <w:pStyle w:val="BodyText"/>
      </w:pPr>
      <w:r w:rsidRPr="001F42D3">
        <w:t>The following abbreviations in the OBX-8 Abnormality Flags field can be used to indicate the type of abnormality, its priority as indicated by the source patient care device, and whether it is a physiological alarm based on monitoring observations from the patient, or a technical alert indicating a condition of the patient care device and not the patient which nonetheless requires caregiver action.</w:t>
      </w:r>
    </w:p>
    <w:p w14:paraId="15C2B2FB" w14:textId="31B22510" w:rsidR="00B11855" w:rsidRPr="001F42D3" w:rsidRDefault="003D003E" w:rsidP="00CF5627">
      <w:pPr>
        <w:pStyle w:val="TableTitle"/>
      </w:pPr>
      <w:r w:rsidRPr="001F42D3">
        <w:t xml:space="preserve">Table </w:t>
      </w:r>
      <w:r w:rsidR="00990F3E" w:rsidRPr="001F42D3">
        <w:t>B.8</w:t>
      </w:r>
      <w:r w:rsidR="004E547A" w:rsidRPr="001F42D3">
        <w:t>.5</w:t>
      </w:r>
      <w:r w:rsidR="00990F3E" w:rsidRPr="001F42D3">
        <w:t>-</w:t>
      </w:r>
      <w:r w:rsidR="00E76CA1" w:rsidRPr="001F42D3">
        <w:t>5</w:t>
      </w:r>
      <w:r w:rsidR="00C11AB9" w:rsidRPr="001F42D3">
        <w:t xml:space="preserve">: </w:t>
      </w:r>
      <w:r w:rsidRPr="001F42D3">
        <w:t>Abnormal Flags, Abnormality Types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5D78265D" w14:textId="77777777" w:rsidTr="00C10546">
        <w:trPr>
          <w:cantSplit/>
          <w:tblHeader/>
          <w:jc w:val="center"/>
        </w:trPr>
        <w:tc>
          <w:tcPr>
            <w:tcW w:w="4428" w:type="dxa"/>
            <w:shd w:val="clear" w:color="auto" w:fill="D9D9D9"/>
          </w:tcPr>
          <w:p w14:paraId="69590047" w14:textId="77777777" w:rsidR="00B11855" w:rsidRPr="001F42D3" w:rsidRDefault="003D003E" w:rsidP="00CA126A">
            <w:pPr>
              <w:pStyle w:val="TableEntryHeader"/>
            </w:pPr>
            <w:r w:rsidRPr="001F42D3">
              <w:t>Abnormality Type</w:t>
            </w:r>
          </w:p>
        </w:tc>
        <w:tc>
          <w:tcPr>
            <w:tcW w:w="4320" w:type="dxa"/>
            <w:shd w:val="clear" w:color="auto" w:fill="D9D9D9"/>
          </w:tcPr>
          <w:p w14:paraId="166C8D5F" w14:textId="77777777" w:rsidR="00B11855" w:rsidRPr="001F42D3" w:rsidRDefault="003D003E" w:rsidP="00CA126A">
            <w:pPr>
              <w:pStyle w:val="TableEntryHeader"/>
            </w:pPr>
            <w:r w:rsidRPr="001F42D3">
              <w:t>Abbreviation</w:t>
            </w:r>
          </w:p>
        </w:tc>
      </w:tr>
      <w:tr w:rsidR="00B11855" w:rsidRPr="001F42D3" w14:paraId="3AA3B972" w14:textId="77777777" w:rsidTr="006C0E8E">
        <w:trPr>
          <w:cantSplit/>
          <w:jc w:val="center"/>
        </w:trPr>
        <w:tc>
          <w:tcPr>
            <w:tcW w:w="4428" w:type="dxa"/>
          </w:tcPr>
          <w:p w14:paraId="6564A81B" w14:textId="77777777" w:rsidR="00B11855" w:rsidRPr="001F42D3" w:rsidRDefault="003D003E" w:rsidP="00CA126A">
            <w:pPr>
              <w:pStyle w:val="TableEntry"/>
            </w:pPr>
            <w:r w:rsidRPr="001F42D3">
              <w:t>Normal, not abnormal</w:t>
            </w:r>
          </w:p>
        </w:tc>
        <w:tc>
          <w:tcPr>
            <w:tcW w:w="4320" w:type="dxa"/>
          </w:tcPr>
          <w:p w14:paraId="61920A58" w14:textId="77777777" w:rsidR="00B11855" w:rsidRPr="001F42D3" w:rsidRDefault="003D003E" w:rsidP="00CA126A">
            <w:pPr>
              <w:pStyle w:val="TableEntry"/>
            </w:pPr>
            <w:r w:rsidRPr="001F42D3">
              <w:t>N</w:t>
            </w:r>
          </w:p>
        </w:tc>
      </w:tr>
      <w:tr w:rsidR="00B11855" w:rsidRPr="001F42D3" w14:paraId="0177538D" w14:textId="77777777" w:rsidTr="006C0E8E">
        <w:trPr>
          <w:cantSplit/>
          <w:jc w:val="center"/>
        </w:trPr>
        <w:tc>
          <w:tcPr>
            <w:tcW w:w="4428" w:type="dxa"/>
          </w:tcPr>
          <w:p w14:paraId="360E1E56" w14:textId="77777777" w:rsidR="00B11855" w:rsidRPr="001F42D3" w:rsidRDefault="003D003E" w:rsidP="00CA126A">
            <w:pPr>
              <w:pStyle w:val="TableEntry"/>
            </w:pPr>
            <w:r w:rsidRPr="001F42D3">
              <w:t>Below low normal</w:t>
            </w:r>
          </w:p>
        </w:tc>
        <w:tc>
          <w:tcPr>
            <w:tcW w:w="4320" w:type="dxa"/>
          </w:tcPr>
          <w:p w14:paraId="56AE8D80" w14:textId="77777777" w:rsidR="00B11855" w:rsidRPr="001F42D3" w:rsidRDefault="003D003E" w:rsidP="00CA126A">
            <w:pPr>
              <w:pStyle w:val="TableEntry"/>
            </w:pPr>
            <w:r w:rsidRPr="001F42D3">
              <w:t>L</w:t>
            </w:r>
          </w:p>
        </w:tc>
      </w:tr>
      <w:tr w:rsidR="00B11855" w:rsidRPr="001F42D3" w14:paraId="18B2A70A" w14:textId="77777777" w:rsidTr="006C0E8E">
        <w:trPr>
          <w:cantSplit/>
          <w:jc w:val="center"/>
        </w:trPr>
        <w:tc>
          <w:tcPr>
            <w:tcW w:w="4428" w:type="dxa"/>
          </w:tcPr>
          <w:p w14:paraId="59CCF8DA" w14:textId="77777777" w:rsidR="00B11855" w:rsidRPr="001F42D3" w:rsidRDefault="003D003E" w:rsidP="00CA126A">
            <w:pPr>
              <w:pStyle w:val="TableEntry"/>
            </w:pPr>
            <w:r w:rsidRPr="001F42D3">
              <w:t>Below lower panic limits</w:t>
            </w:r>
          </w:p>
        </w:tc>
        <w:tc>
          <w:tcPr>
            <w:tcW w:w="4320" w:type="dxa"/>
          </w:tcPr>
          <w:p w14:paraId="2773989E" w14:textId="77777777" w:rsidR="00B11855" w:rsidRPr="001F42D3" w:rsidRDefault="003D003E" w:rsidP="00CA126A">
            <w:pPr>
              <w:pStyle w:val="TableEntry"/>
            </w:pPr>
            <w:r w:rsidRPr="001F42D3">
              <w:t>LL</w:t>
            </w:r>
          </w:p>
        </w:tc>
      </w:tr>
      <w:tr w:rsidR="00B11855" w:rsidRPr="001F42D3" w14:paraId="49106E4C" w14:textId="77777777" w:rsidTr="006C0E8E">
        <w:trPr>
          <w:cantSplit/>
          <w:jc w:val="center"/>
        </w:trPr>
        <w:tc>
          <w:tcPr>
            <w:tcW w:w="4428" w:type="dxa"/>
          </w:tcPr>
          <w:p w14:paraId="18BEE29B" w14:textId="77777777" w:rsidR="00B11855" w:rsidRPr="001F42D3" w:rsidRDefault="003D003E" w:rsidP="00CA126A">
            <w:pPr>
              <w:pStyle w:val="TableEntry"/>
            </w:pPr>
            <w:r w:rsidRPr="001F42D3">
              <w:t>Above high normal</w:t>
            </w:r>
          </w:p>
        </w:tc>
        <w:tc>
          <w:tcPr>
            <w:tcW w:w="4320" w:type="dxa"/>
          </w:tcPr>
          <w:p w14:paraId="6E082215" w14:textId="77777777" w:rsidR="00B11855" w:rsidRPr="001F42D3" w:rsidRDefault="003D003E" w:rsidP="00CA126A">
            <w:pPr>
              <w:pStyle w:val="TableEntry"/>
            </w:pPr>
            <w:r w:rsidRPr="001F42D3">
              <w:t>H</w:t>
            </w:r>
          </w:p>
        </w:tc>
      </w:tr>
      <w:tr w:rsidR="00B11855" w:rsidRPr="001F42D3" w14:paraId="6A723D34" w14:textId="77777777" w:rsidTr="006C0E8E">
        <w:trPr>
          <w:cantSplit/>
          <w:jc w:val="center"/>
        </w:trPr>
        <w:tc>
          <w:tcPr>
            <w:tcW w:w="4428" w:type="dxa"/>
          </w:tcPr>
          <w:p w14:paraId="16643E64" w14:textId="77777777" w:rsidR="00B11855" w:rsidRPr="001F42D3" w:rsidRDefault="003D003E" w:rsidP="00CA126A">
            <w:pPr>
              <w:pStyle w:val="TableEntry"/>
            </w:pPr>
            <w:r w:rsidRPr="001F42D3">
              <w:t>Above higher panic limits</w:t>
            </w:r>
          </w:p>
        </w:tc>
        <w:tc>
          <w:tcPr>
            <w:tcW w:w="4320" w:type="dxa"/>
          </w:tcPr>
          <w:p w14:paraId="1EBA4192" w14:textId="77777777" w:rsidR="00B11855" w:rsidRPr="001F42D3" w:rsidRDefault="003D003E" w:rsidP="00CA126A">
            <w:pPr>
              <w:pStyle w:val="TableEntry"/>
            </w:pPr>
            <w:r w:rsidRPr="001F42D3">
              <w:t>HH</w:t>
            </w:r>
          </w:p>
        </w:tc>
      </w:tr>
      <w:tr w:rsidR="00B11855" w:rsidRPr="001F42D3" w14:paraId="236432D0" w14:textId="77777777" w:rsidTr="006C0E8E">
        <w:trPr>
          <w:cantSplit/>
          <w:jc w:val="center"/>
        </w:trPr>
        <w:tc>
          <w:tcPr>
            <w:tcW w:w="4428" w:type="dxa"/>
          </w:tcPr>
          <w:p w14:paraId="3BA2D273" w14:textId="77777777" w:rsidR="00B11855" w:rsidRPr="001F42D3" w:rsidRDefault="003D003E" w:rsidP="00CA126A">
            <w:pPr>
              <w:pStyle w:val="TableEntry"/>
            </w:pPr>
            <w:r w:rsidRPr="001F42D3">
              <w:t>Abnormal (for non-numeric results)</w:t>
            </w:r>
          </w:p>
        </w:tc>
        <w:tc>
          <w:tcPr>
            <w:tcW w:w="4320" w:type="dxa"/>
          </w:tcPr>
          <w:p w14:paraId="70706875" w14:textId="77777777" w:rsidR="00B11855" w:rsidRPr="001F42D3" w:rsidRDefault="003D003E" w:rsidP="00CA126A">
            <w:pPr>
              <w:pStyle w:val="TableEntry"/>
            </w:pPr>
            <w:r w:rsidRPr="001F42D3">
              <w:t>A</w:t>
            </w:r>
          </w:p>
        </w:tc>
      </w:tr>
    </w:tbl>
    <w:p w14:paraId="6A677437" w14:textId="77777777" w:rsidR="000209A7" w:rsidRPr="001F42D3" w:rsidRDefault="000209A7" w:rsidP="00225602">
      <w:pPr>
        <w:pStyle w:val="BodyText"/>
      </w:pPr>
    </w:p>
    <w:p w14:paraId="0F79819E" w14:textId="5105E678" w:rsidR="00B11855" w:rsidRPr="001F42D3" w:rsidRDefault="003D003E" w:rsidP="00225602">
      <w:pPr>
        <w:pStyle w:val="BodyText"/>
      </w:pPr>
      <w:r w:rsidRPr="001F42D3">
        <w:t>Correspondence between IEEE 11073-10201 MeasurementStatus and representation in Abnormal Flags Field</w:t>
      </w:r>
    </w:p>
    <w:p w14:paraId="436E363B" w14:textId="1A449F59" w:rsidR="00B11855" w:rsidRPr="001F42D3" w:rsidRDefault="00FE1495" w:rsidP="00CF5627">
      <w:pPr>
        <w:pStyle w:val="TableTitle"/>
      </w:pPr>
      <w:r w:rsidRPr="001F42D3">
        <w:lastRenderedPageBreak/>
        <w:t>Table B.8.5-</w:t>
      </w:r>
      <w:r w:rsidR="00E76CA1" w:rsidRPr="001F42D3">
        <w:t>6</w:t>
      </w:r>
      <w:r w:rsidRPr="001F42D3">
        <w:t xml:space="preserve">: </w:t>
      </w:r>
      <w:r w:rsidR="00C714D3" w:rsidRPr="001F42D3">
        <w:t>Measurement Status</w:t>
      </w: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37"/>
        <w:gridCol w:w="1260"/>
        <w:gridCol w:w="1097"/>
      </w:tblGrid>
      <w:tr w:rsidR="00C40FD5" w:rsidRPr="001F42D3" w14:paraId="102702CF" w14:textId="77777777" w:rsidTr="00CF5627">
        <w:trPr>
          <w:cantSplit/>
          <w:jc w:val="center"/>
        </w:trPr>
        <w:tc>
          <w:tcPr>
            <w:tcW w:w="6137" w:type="dxa"/>
            <w:shd w:val="clear" w:color="auto" w:fill="D9D9D9"/>
          </w:tcPr>
          <w:p w14:paraId="7623593C" w14:textId="77777777" w:rsidR="00B11855" w:rsidRPr="001F42D3" w:rsidRDefault="003D003E" w:rsidP="00225602">
            <w:pPr>
              <w:pStyle w:val="TableEntryHeader"/>
            </w:pPr>
            <w:r w:rsidRPr="001F42D3">
              <w:t>MeasurementStatus ::= BITS-16 { ... }</w:t>
            </w:r>
          </w:p>
        </w:tc>
        <w:tc>
          <w:tcPr>
            <w:tcW w:w="1260" w:type="dxa"/>
            <w:shd w:val="clear" w:color="auto" w:fill="D9D9D9"/>
          </w:tcPr>
          <w:p w14:paraId="452350E7" w14:textId="77777777" w:rsidR="00B11855" w:rsidRPr="001F42D3" w:rsidRDefault="003D003E" w:rsidP="00225602">
            <w:pPr>
              <w:pStyle w:val="TableEntryHeader"/>
            </w:pPr>
            <w:r w:rsidRPr="001F42D3">
              <w:t>OBX-8</w:t>
            </w:r>
            <w:r w:rsidRPr="001F42D3">
              <w:rPr>
                <w:vertAlign w:val="superscript"/>
              </w:rPr>
              <w:footnoteReference w:id="2"/>
            </w:r>
            <w:r w:rsidRPr="001F42D3">
              <w:rPr>
                <w:vertAlign w:val="superscript"/>
              </w:rPr>
              <w:t xml:space="preserve"> </w:t>
            </w:r>
          </w:p>
        </w:tc>
        <w:tc>
          <w:tcPr>
            <w:tcW w:w="1097" w:type="dxa"/>
            <w:shd w:val="clear" w:color="auto" w:fill="D9D9D9"/>
          </w:tcPr>
          <w:p w14:paraId="76E37C5D" w14:textId="77777777" w:rsidR="00B11855" w:rsidRPr="001F42D3" w:rsidRDefault="003D003E" w:rsidP="00225602">
            <w:pPr>
              <w:pStyle w:val="TableEntryHeader"/>
            </w:pPr>
            <w:r w:rsidRPr="001F42D3">
              <w:t>OBX-11</w:t>
            </w:r>
          </w:p>
        </w:tc>
      </w:tr>
      <w:tr w:rsidR="00B11855" w:rsidRPr="001F42D3" w14:paraId="1770024F" w14:textId="77777777" w:rsidTr="00CF5627">
        <w:trPr>
          <w:cantSplit/>
          <w:jc w:val="center"/>
        </w:trPr>
        <w:tc>
          <w:tcPr>
            <w:tcW w:w="6137" w:type="dxa"/>
          </w:tcPr>
          <w:p w14:paraId="43A37EF7" w14:textId="77777777" w:rsidR="00B11855" w:rsidRPr="001F42D3" w:rsidRDefault="003D003E" w:rsidP="00225602">
            <w:pPr>
              <w:pStyle w:val="TableEntry"/>
            </w:pPr>
            <w:r w:rsidRPr="001F42D3">
              <w:t xml:space="preserve">No bits set </w:t>
            </w:r>
            <w:r w:rsidRPr="001F42D3">
              <w:sym w:font="Helvetica" w:char="003F"/>
            </w:r>
            <w:r w:rsidRPr="001F42D3">
              <w:t xml:space="preserve"> raw device measurement; measurement okay, has not been reviewed nor validated</w:t>
            </w:r>
          </w:p>
        </w:tc>
        <w:tc>
          <w:tcPr>
            <w:tcW w:w="1260" w:type="dxa"/>
          </w:tcPr>
          <w:p w14:paraId="724A934F" w14:textId="77777777" w:rsidR="00B11855" w:rsidRPr="001F42D3" w:rsidRDefault="00B11855" w:rsidP="00225602">
            <w:pPr>
              <w:pStyle w:val="TableEntry"/>
            </w:pPr>
          </w:p>
        </w:tc>
        <w:tc>
          <w:tcPr>
            <w:tcW w:w="1097" w:type="dxa"/>
          </w:tcPr>
          <w:p w14:paraId="320225C7" w14:textId="77777777" w:rsidR="00B11855" w:rsidRPr="001F42D3" w:rsidRDefault="003D003E" w:rsidP="00225602">
            <w:pPr>
              <w:pStyle w:val="TableEntry"/>
            </w:pPr>
            <w:r w:rsidRPr="001F42D3">
              <w:t>R</w:t>
            </w:r>
          </w:p>
        </w:tc>
      </w:tr>
      <w:tr w:rsidR="00B11855" w:rsidRPr="001F42D3" w14:paraId="7EE7975A" w14:textId="77777777" w:rsidTr="00CF5627">
        <w:trPr>
          <w:cantSplit/>
          <w:jc w:val="center"/>
        </w:trPr>
        <w:tc>
          <w:tcPr>
            <w:tcW w:w="6137" w:type="dxa"/>
          </w:tcPr>
          <w:p w14:paraId="3F156153" w14:textId="77777777" w:rsidR="00B11855" w:rsidRPr="001F42D3" w:rsidRDefault="003D003E" w:rsidP="00225602">
            <w:pPr>
              <w:pStyle w:val="TableEntry"/>
            </w:pPr>
            <w:r w:rsidRPr="001F42D3">
              <w:t>invalid(0),</w:t>
            </w:r>
          </w:p>
        </w:tc>
        <w:tc>
          <w:tcPr>
            <w:tcW w:w="1260" w:type="dxa"/>
          </w:tcPr>
          <w:p w14:paraId="324371B7" w14:textId="77777777" w:rsidR="00B11855" w:rsidRPr="001F42D3" w:rsidRDefault="003D003E" w:rsidP="00225602">
            <w:pPr>
              <w:pStyle w:val="TableEntry"/>
            </w:pPr>
            <w:r w:rsidRPr="001F42D3">
              <w:t>INV</w:t>
            </w:r>
          </w:p>
        </w:tc>
        <w:tc>
          <w:tcPr>
            <w:tcW w:w="1097" w:type="dxa"/>
          </w:tcPr>
          <w:p w14:paraId="606E34AC" w14:textId="77777777" w:rsidR="00B11855" w:rsidRPr="001F42D3" w:rsidRDefault="003D003E" w:rsidP="00225602">
            <w:pPr>
              <w:pStyle w:val="TableEntry"/>
            </w:pPr>
            <w:r w:rsidRPr="001F42D3">
              <w:t>X</w:t>
            </w:r>
          </w:p>
        </w:tc>
      </w:tr>
      <w:tr w:rsidR="00B11855" w:rsidRPr="001F42D3" w14:paraId="710A6B2F" w14:textId="77777777" w:rsidTr="00CF5627">
        <w:trPr>
          <w:cantSplit/>
          <w:jc w:val="center"/>
        </w:trPr>
        <w:tc>
          <w:tcPr>
            <w:tcW w:w="6137" w:type="dxa"/>
          </w:tcPr>
          <w:p w14:paraId="15A654FA" w14:textId="77777777" w:rsidR="00B11855" w:rsidRPr="001F42D3" w:rsidRDefault="003D003E" w:rsidP="00225602">
            <w:pPr>
              <w:pStyle w:val="TableEntry"/>
            </w:pPr>
            <w:r w:rsidRPr="001F42D3">
              <w:t>questionable(1),</w:t>
            </w:r>
          </w:p>
        </w:tc>
        <w:tc>
          <w:tcPr>
            <w:tcW w:w="1260" w:type="dxa"/>
          </w:tcPr>
          <w:p w14:paraId="2916C946" w14:textId="77777777" w:rsidR="00B11855" w:rsidRPr="001F42D3" w:rsidRDefault="003D003E" w:rsidP="00225602">
            <w:pPr>
              <w:pStyle w:val="TableEntry"/>
            </w:pPr>
            <w:r w:rsidRPr="001F42D3">
              <w:t>QUES</w:t>
            </w:r>
          </w:p>
        </w:tc>
        <w:tc>
          <w:tcPr>
            <w:tcW w:w="1097" w:type="dxa"/>
          </w:tcPr>
          <w:p w14:paraId="6A343CB9" w14:textId="77777777" w:rsidR="00B11855" w:rsidRPr="001F42D3" w:rsidRDefault="003D003E" w:rsidP="00225602">
            <w:pPr>
              <w:pStyle w:val="TableEntry"/>
            </w:pPr>
            <w:r w:rsidRPr="001F42D3">
              <w:t>R</w:t>
            </w:r>
          </w:p>
        </w:tc>
      </w:tr>
      <w:tr w:rsidR="00B11855" w:rsidRPr="001F42D3" w14:paraId="4F520545" w14:textId="77777777" w:rsidTr="00CF5627">
        <w:trPr>
          <w:cantSplit/>
          <w:jc w:val="center"/>
        </w:trPr>
        <w:tc>
          <w:tcPr>
            <w:tcW w:w="6137" w:type="dxa"/>
          </w:tcPr>
          <w:p w14:paraId="37BECC15" w14:textId="77777777" w:rsidR="00B11855" w:rsidRPr="001F42D3" w:rsidRDefault="003D003E" w:rsidP="00225602">
            <w:pPr>
              <w:pStyle w:val="TableEntry"/>
            </w:pPr>
            <w:r w:rsidRPr="001F42D3">
              <w:t>not-available(2),</w:t>
            </w:r>
          </w:p>
        </w:tc>
        <w:tc>
          <w:tcPr>
            <w:tcW w:w="1260" w:type="dxa"/>
          </w:tcPr>
          <w:p w14:paraId="2DA80B96" w14:textId="77777777" w:rsidR="00B11855" w:rsidRPr="001F42D3" w:rsidRDefault="003D003E" w:rsidP="00225602">
            <w:pPr>
              <w:pStyle w:val="TableEntry"/>
            </w:pPr>
            <w:r w:rsidRPr="001F42D3">
              <w:t>NAV</w:t>
            </w:r>
          </w:p>
        </w:tc>
        <w:tc>
          <w:tcPr>
            <w:tcW w:w="1097" w:type="dxa"/>
          </w:tcPr>
          <w:p w14:paraId="22D137AF" w14:textId="77777777" w:rsidR="00B11855" w:rsidRPr="001F42D3" w:rsidRDefault="003D003E" w:rsidP="00225602">
            <w:pPr>
              <w:pStyle w:val="TableEntry"/>
            </w:pPr>
            <w:r w:rsidRPr="001F42D3">
              <w:t>X</w:t>
            </w:r>
          </w:p>
        </w:tc>
      </w:tr>
      <w:tr w:rsidR="00B11855" w:rsidRPr="001F42D3" w14:paraId="2FB8165F" w14:textId="77777777" w:rsidTr="00CF5627">
        <w:trPr>
          <w:cantSplit/>
          <w:jc w:val="center"/>
        </w:trPr>
        <w:tc>
          <w:tcPr>
            <w:tcW w:w="6137" w:type="dxa"/>
          </w:tcPr>
          <w:p w14:paraId="18A119F6" w14:textId="77777777" w:rsidR="00B11855" w:rsidRPr="001F42D3" w:rsidRDefault="003D003E" w:rsidP="00225602">
            <w:pPr>
              <w:pStyle w:val="TableEntry"/>
            </w:pPr>
            <w:r w:rsidRPr="001F42D3">
              <w:t>calibration-ongoing(3),</w:t>
            </w:r>
          </w:p>
        </w:tc>
        <w:tc>
          <w:tcPr>
            <w:tcW w:w="1260" w:type="dxa"/>
          </w:tcPr>
          <w:p w14:paraId="776DA970" w14:textId="77777777" w:rsidR="00B11855" w:rsidRPr="001F42D3" w:rsidRDefault="003D003E" w:rsidP="00225602">
            <w:pPr>
              <w:pStyle w:val="TableEntry"/>
            </w:pPr>
            <w:r w:rsidRPr="001F42D3">
              <w:t>CAL</w:t>
            </w:r>
          </w:p>
        </w:tc>
        <w:tc>
          <w:tcPr>
            <w:tcW w:w="1097" w:type="dxa"/>
          </w:tcPr>
          <w:p w14:paraId="450A1AEF" w14:textId="77777777" w:rsidR="00B11855" w:rsidRPr="001F42D3" w:rsidRDefault="003D003E" w:rsidP="00225602">
            <w:pPr>
              <w:pStyle w:val="TableEntry"/>
            </w:pPr>
            <w:r w:rsidRPr="001F42D3">
              <w:t>R</w:t>
            </w:r>
          </w:p>
        </w:tc>
      </w:tr>
      <w:tr w:rsidR="00B11855" w:rsidRPr="001F42D3" w14:paraId="56A5707D" w14:textId="77777777" w:rsidTr="00CF5627">
        <w:trPr>
          <w:cantSplit/>
          <w:jc w:val="center"/>
        </w:trPr>
        <w:tc>
          <w:tcPr>
            <w:tcW w:w="6137" w:type="dxa"/>
          </w:tcPr>
          <w:p w14:paraId="443F024B" w14:textId="77777777" w:rsidR="00B11855" w:rsidRPr="001F42D3" w:rsidRDefault="003D003E" w:rsidP="00225602">
            <w:pPr>
              <w:pStyle w:val="TableEntry"/>
            </w:pPr>
            <w:r w:rsidRPr="001F42D3">
              <w:t>test-data(4),</w:t>
            </w:r>
          </w:p>
        </w:tc>
        <w:tc>
          <w:tcPr>
            <w:tcW w:w="1260" w:type="dxa"/>
          </w:tcPr>
          <w:p w14:paraId="4047D189" w14:textId="77777777" w:rsidR="00B11855" w:rsidRPr="001F42D3" w:rsidRDefault="003D003E" w:rsidP="00225602">
            <w:pPr>
              <w:pStyle w:val="TableEntry"/>
            </w:pPr>
            <w:r w:rsidRPr="001F42D3">
              <w:t>TEST</w:t>
            </w:r>
          </w:p>
        </w:tc>
        <w:tc>
          <w:tcPr>
            <w:tcW w:w="1097" w:type="dxa"/>
          </w:tcPr>
          <w:p w14:paraId="1E3E49E4" w14:textId="77777777" w:rsidR="00B11855" w:rsidRPr="001F42D3" w:rsidRDefault="003D003E" w:rsidP="00225602">
            <w:pPr>
              <w:pStyle w:val="TableEntry"/>
            </w:pPr>
            <w:r w:rsidRPr="001F42D3">
              <w:t>R</w:t>
            </w:r>
          </w:p>
        </w:tc>
      </w:tr>
      <w:tr w:rsidR="00B11855" w:rsidRPr="001F42D3" w14:paraId="57A2D452" w14:textId="77777777" w:rsidTr="00CF5627">
        <w:trPr>
          <w:cantSplit/>
          <w:jc w:val="center"/>
        </w:trPr>
        <w:tc>
          <w:tcPr>
            <w:tcW w:w="6137" w:type="dxa"/>
          </w:tcPr>
          <w:p w14:paraId="23D96240" w14:textId="77777777" w:rsidR="00B11855" w:rsidRPr="001F42D3" w:rsidRDefault="003D003E" w:rsidP="00225602">
            <w:pPr>
              <w:pStyle w:val="TableEntry"/>
            </w:pPr>
            <w:r w:rsidRPr="001F42D3">
              <w:t>demo-data(5),</w:t>
            </w:r>
          </w:p>
        </w:tc>
        <w:tc>
          <w:tcPr>
            <w:tcW w:w="1260" w:type="dxa"/>
          </w:tcPr>
          <w:p w14:paraId="659AE7DF" w14:textId="77777777" w:rsidR="00B11855" w:rsidRPr="001F42D3" w:rsidRDefault="003D003E" w:rsidP="00225602">
            <w:pPr>
              <w:pStyle w:val="TableEntry"/>
            </w:pPr>
            <w:r w:rsidRPr="001F42D3">
              <w:t>DEMO</w:t>
            </w:r>
          </w:p>
        </w:tc>
        <w:tc>
          <w:tcPr>
            <w:tcW w:w="1097" w:type="dxa"/>
          </w:tcPr>
          <w:p w14:paraId="02BE3FD1" w14:textId="77777777" w:rsidR="00B11855" w:rsidRPr="001F42D3" w:rsidRDefault="003D003E" w:rsidP="00225602">
            <w:pPr>
              <w:pStyle w:val="TableEntry"/>
            </w:pPr>
            <w:r w:rsidRPr="001F42D3">
              <w:t>R</w:t>
            </w:r>
          </w:p>
        </w:tc>
      </w:tr>
      <w:tr w:rsidR="00B11855" w:rsidRPr="001F42D3" w14:paraId="6E450154" w14:textId="77777777" w:rsidTr="00CF5627">
        <w:trPr>
          <w:cantSplit/>
          <w:jc w:val="center"/>
        </w:trPr>
        <w:tc>
          <w:tcPr>
            <w:tcW w:w="6137" w:type="dxa"/>
          </w:tcPr>
          <w:p w14:paraId="1CB82BC1" w14:textId="77777777" w:rsidR="00B11855" w:rsidRPr="001F42D3" w:rsidRDefault="003D003E" w:rsidP="00225602">
            <w:pPr>
              <w:pStyle w:val="TableEntry"/>
            </w:pPr>
            <w:r w:rsidRPr="001F42D3">
              <w:t>validated-data(8),</w:t>
            </w:r>
            <w:r w:rsidRPr="001F42D3">
              <w:tab/>
              <w:t>-- relevant, e.g., in an archive</w:t>
            </w:r>
          </w:p>
        </w:tc>
        <w:tc>
          <w:tcPr>
            <w:tcW w:w="1260" w:type="dxa"/>
          </w:tcPr>
          <w:p w14:paraId="60734D0C" w14:textId="77777777" w:rsidR="00B11855" w:rsidRPr="001F42D3" w:rsidRDefault="00B11855" w:rsidP="00225602">
            <w:pPr>
              <w:pStyle w:val="TableEntry"/>
            </w:pPr>
          </w:p>
        </w:tc>
        <w:tc>
          <w:tcPr>
            <w:tcW w:w="1097" w:type="dxa"/>
          </w:tcPr>
          <w:p w14:paraId="425FBF91" w14:textId="77777777" w:rsidR="00B11855" w:rsidRPr="001F42D3" w:rsidRDefault="003D003E" w:rsidP="00225602">
            <w:pPr>
              <w:pStyle w:val="TableEntry"/>
            </w:pPr>
            <w:r w:rsidRPr="001F42D3">
              <w:t>F</w:t>
            </w:r>
          </w:p>
        </w:tc>
      </w:tr>
      <w:tr w:rsidR="00B11855" w:rsidRPr="001F42D3" w14:paraId="4B4D1CB2" w14:textId="77777777" w:rsidTr="00CF5627">
        <w:trPr>
          <w:cantSplit/>
          <w:jc w:val="center"/>
        </w:trPr>
        <w:tc>
          <w:tcPr>
            <w:tcW w:w="6137" w:type="dxa"/>
          </w:tcPr>
          <w:p w14:paraId="6850E3AE" w14:textId="77777777" w:rsidR="00B11855" w:rsidRPr="001F42D3" w:rsidRDefault="003D003E" w:rsidP="00225602">
            <w:pPr>
              <w:pStyle w:val="TableEntry"/>
            </w:pPr>
            <w:r w:rsidRPr="001F42D3">
              <w:t>early-indication(9), -- early estimate of value</w:t>
            </w:r>
          </w:p>
        </w:tc>
        <w:tc>
          <w:tcPr>
            <w:tcW w:w="1260" w:type="dxa"/>
          </w:tcPr>
          <w:p w14:paraId="023B8745" w14:textId="77777777" w:rsidR="00B11855" w:rsidRPr="001F42D3" w:rsidRDefault="003D003E" w:rsidP="00225602">
            <w:pPr>
              <w:pStyle w:val="TableEntry"/>
            </w:pPr>
            <w:r w:rsidRPr="001F42D3">
              <w:t>EARLY</w:t>
            </w:r>
          </w:p>
        </w:tc>
        <w:tc>
          <w:tcPr>
            <w:tcW w:w="1097" w:type="dxa"/>
          </w:tcPr>
          <w:p w14:paraId="40C11B9D" w14:textId="77777777" w:rsidR="00B11855" w:rsidRPr="001F42D3" w:rsidRDefault="003D003E" w:rsidP="00225602">
            <w:pPr>
              <w:pStyle w:val="TableEntry"/>
            </w:pPr>
            <w:r w:rsidRPr="001F42D3">
              <w:t>R</w:t>
            </w:r>
          </w:p>
        </w:tc>
      </w:tr>
      <w:tr w:rsidR="00B11855" w:rsidRPr="001F42D3" w14:paraId="6848545B" w14:textId="77777777" w:rsidTr="00CF5627">
        <w:trPr>
          <w:cantSplit/>
          <w:jc w:val="center"/>
        </w:trPr>
        <w:tc>
          <w:tcPr>
            <w:tcW w:w="6137" w:type="dxa"/>
          </w:tcPr>
          <w:p w14:paraId="6852AE28" w14:textId="77777777" w:rsidR="00B11855" w:rsidRPr="001F42D3" w:rsidRDefault="003D003E" w:rsidP="00225602">
            <w:pPr>
              <w:pStyle w:val="TableEntry"/>
            </w:pPr>
            <w:r w:rsidRPr="001F42D3">
              <w:t>msmt-ongoing(10), -- indicates that a new measurement is just being taken -- (episodic)</w:t>
            </w:r>
          </w:p>
        </w:tc>
        <w:tc>
          <w:tcPr>
            <w:tcW w:w="1260" w:type="dxa"/>
          </w:tcPr>
          <w:p w14:paraId="46F01809" w14:textId="77777777" w:rsidR="00B11855" w:rsidRPr="001F42D3" w:rsidRDefault="003D003E" w:rsidP="00225602">
            <w:pPr>
              <w:pStyle w:val="TableEntry"/>
            </w:pPr>
            <w:r w:rsidRPr="001F42D3">
              <w:t>BUSY</w:t>
            </w:r>
          </w:p>
        </w:tc>
        <w:tc>
          <w:tcPr>
            <w:tcW w:w="1097" w:type="dxa"/>
          </w:tcPr>
          <w:p w14:paraId="03D6F381" w14:textId="77777777" w:rsidR="00B11855" w:rsidRPr="001F42D3" w:rsidRDefault="003D003E" w:rsidP="00225602">
            <w:pPr>
              <w:pStyle w:val="TableEntry"/>
            </w:pPr>
            <w:r w:rsidRPr="001F42D3">
              <w:t>X</w:t>
            </w:r>
          </w:p>
        </w:tc>
      </w:tr>
      <w:tr w:rsidR="00B11855" w:rsidRPr="001F42D3" w14:paraId="55C17372" w14:textId="77777777" w:rsidTr="00CF5627">
        <w:trPr>
          <w:cantSplit/>
          <w:jc w:val="center"/>
        </w:trPr>
        <w:tc>
          <w:tcPr>
            <w:tcW w:w="6137" w:type="dxa"/>
          </w:tcPr>
          <w:p w14:paraId="39D9259D" w14:textId="77777777" w:rsidR="00B11855" w:rsidRPr="001F42D3" w:rsidRDefault="003D003E" w:rsidP="00225602">
            <w:pPr>
              <w:pStyle w:val="TableEntry"/>
            </w:pPr>
            <w:r w:rsidRPr="001F42D3">
              <w:t>msmt-state-in-alarm(14), -- indicates that the metric has an active alarm condition</w:t>
            </w:r>
          </w:p>
        </w:tc>
        <w:tc>
          <w:tcPr>
            <w:tcW w:w="1260" w:type="dxa"/>
          </w:tcPr>
          <w:p w14:paraId="5A84C9DB" w14:textId="77777777" w:rsidR="00B11855" w:rsidRPr="001F42D3" w:rsidRDefault="003D003E" w:rsidP="00225602">
            <w:pPr>
              <w:pStyle w:val="TableEntry"/>
            </w:pPr>
            <w:r w:rsidRPr="001F42D3">
              <w:t>ALACT</w:t>
            </w:r>
          </w:p>
        </w:tc>
        <w:tc>
          <w:tcPr>
            <w:tcW w:w="1097" w:type="dxa"/>
          </w:tcPr>
          <w:p w14:paraId="3340BDE3" w14:textId="77777777" w:rsidR="00B11855" w:rsidRPr="001F42D3" w:rsidRDefault="003D003E" w:rsidP="00225602">
            <w:pPr>
              <w:pStyle w:val="TableEntry"/>
            </w:pPr>
            <w:r w:rsidRPr="001F42D3">
              <w:t>R</w:t>
            </w:r>
          </w:p>
        </w:tc>
      </w:tr>
      <w:tr w:rsidR="00B11855" w:rsidRPr="001F42D3" w14:paraId="05053699" w14:textId="77777777" w:rsidTr="00CF5627">
        <w:trPr>
          <w:cantSplit/>
          <w:jc w:val="center"/>
        </w:trPr>
        <w:tc>
          <w:tcPr>
            <w:tcW w:w="6137" w:type="dxa"/>
          </w:tcPr>
          <w:p w14:paraId="7976CF47" w14:textId="77777777" w:rsidR="00B11855" w:rsidRPr="001F42D3" w:rsidRDefault="003D003E" w:rsidP="00225602">
            <w:pPr>
              <w:pStyle w:val="TableEntry"/>
            </w:pPr>
            <w:r w:rsidRPr="001F42D3">
              <w:t>msmt-state-al-inhibited(15) -- metric supports alarming and alarms are turned off -- (optional)</w:t>
            </w:r>
          </w:p>
        </w:tc>
        <w:tc>
          <w:tcPr>
            <w:tcW w:w="1260" w:type="dxa"/>
          </w:tcPr>
          <w:p w14:paraId="5DFAC217" w14:textId="77777777" w:rsidR="00B11855" w:rsidRPr="001F42D3" w:rsidRDefault="003D003E" w:rsidP="00225602">
            <w:pPr>
              <w:pStyle w:val="TableEntry"/>
            </w:pPr>
            <w:r w:rsidRPr="001F42D3">
              <w:t>ALINH</w:t>
            </w:r>
          </w:p>
        </w:tc>
        <w:tc>
          <w:tcPr>
            <w:tcW w:w="1097" w:type="dxa"/>
          </w:tcPr>
          <w:p w14:paraId="77F4CA63" w14:textId="77777777" w:rsidR="00B11855" w:rsidRPr="001F42D3" w:rsidRDefault="003D003E" w:rsidP="00225602">
            <w:pPr>
              <w:pStyle w:val="TableEntry"/>
            </w:pPr>
            <w:r w:rsidRPr="001F42D3">
              <w:t>R</w:t>
            </w:r>
          </w:p>
        </w:tc>
      </w:tr>
    </w:tbl>
    <w:p w14:paraId="340C3E29" w14:textId="77777777" w:rsidR="00B11855" w:rsidRPr="001F42D3" w:rsidRDefault="00B11855" w:rsidP="00583053">
      <w:pPr>
        <w:pStyle w:val="BodyText"/>
      </w:pPr>
    </w:p>
    <w:p w14:paraId="54B975AC" w14:textId="77777777" w:rsidR="00B11855" w:rsidRPr="001F42D3" w:rsidRDefault="003D003E" w:rsidP="00583053">
      <w:pPr>
        <w:pStyle w:val="BodyText"/>
      </w:pPr>
      <w:r w:rsidRPr="001F42D3">
        <w:t>Further details of missing or invalid data can be given with codes based on nullFlavors:</w:t>
      </w:r>
    </w:p>
    <w:p w14:paraId="69E42BF6" w14:textId="55A1C637" w:rsidR="00B11855" w:rsidRPr="001F42D3" w:rsidRDefault="00FE1495" w:rsidP="00CF5627">
      <w:pPr>
        <w:pStyle w:val="TableTitle"/>
      </w:pPr>
      <w:r w:rsidRPr="001F42D3">
        <w:t>Table B.8.5-</w:t>
      </w:r>
      <w:r w:rsidR="00E76CA1" w:rsidRPr="001F42D3">
        <w:t>7</w:t>
      </w:r>
      <w:r w:rsidRPr="001F42D3">
        <w:t xml:space="preserve">: </w:t>
      </w:r>
      <w:r w:rsidR="00C714D3" w:rsidRPr="001F42D3">
        <w:t>Missing or Invalid Data Codes for OBX-8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8"/>
        <w:gridCol w:w="2340"/>
      </w:tblGrid>
      <w:tr w:rsidR="00B11855" w:rsidRPr="001F42D3" w14:paraId="51683717" w14:textId="77777777" w:rsidTr="00CF5627">
        <w:trPr>
          <w:cantSplit/>
          <w:tblHeader/>
          <w:jc w:val="center"/>
        </w:trPr>
        <w:tc>
          <w:tcPr>
            <w:tcW w:w="3798" w:type="dxa"/>
            <w:shd w:val="clear" w:color="auto" w:fill="D9D9D9"/>
          </w:tcPr>
          <w:p w14:paraId="71776C75" w14:textId="77777777" w:rsidR="00B11855" w:rsidRPr="001F42D3" w:rsidRDefault="003D003E" w:rsidP="00583053">
            <w:pPr>
              <w:pStyle w:val="TableEntryHeader"/>
            </w:pPr>
            <w:r w:rsidRPr="001F42D3">
              <w:t>Missing or Invalid Data Type</w:t>
            </w:r>
          </w:p>
        </w:tc>
        <w:tc>
          <w:tcPr>
            <w:tcW w:w="2340" w:type="dxa"/>
            <w:shd w:val="clear" w:color="auto" w:fill="D9D9D9"/>
          </w:tcPr>
          <w:p w14:paraId="0D88BA85" w14:textId="77777777" w:rsidR="00B11855" w:rsidRPr="001F42D3" w:rsidRDefault="003D003E" w:rsidP="00583053">
            <w:pPr>
              <w:pStyle w:val="TableEntryHeader"/>
            </w:pPr>
            <w:r w:rsidRPr="001F42D3">
              <w:t>Code</w:t>
            </w:r>
          </w:p>
        </w:tc>
      </w:tr>
      <w:tr w:rsidR="00B11855" w:rsidRPr="001F42D3" w14:paraId="1B1B9F7D" w14:textId="77777777" w:rsidTr="00CF5627">
        <w:trPr>
          <w:cantSplit/>
          <w:jc w:val="center"/>
        </w:trPr>
        <w:tc>
          <w:tcPr>
            <w:tcW w:w="3798" w:type="dxa"/>
          </w:tcPr>
          <w:p w14:paraId="26163EBB" w14:textId="77777777" w:rsidR="00B11855" w:rsidRPr="001F42D3" w:rsidRDefault="003D003E" w:rsidP="00583053">
            <w:pPr>
              <w:pStyle w:val="TableEntry"/>
            </w:pPr>
            <w:r w:rsidRPr="001F42D3">
              <w:t>No information</w:t>
            </w:r>
          </w:p>
        </w:tc>
        <w:tc>
          <w:tcPr>
            <w:tcW w:w="2340" w:type="dxa"/>
          </w:tcPr>
          <w:p w14:paraId="3E714973" w14:textId="77777777" w:rsidR="00B11855" w:rsidRPr="001F42D3" w:rsidRDefault="003D003E" w:rsidP="00583053">
            <w:pPr>
              <w:pStyle w:val="TableEntry"/>
            </w:pPr>
            <w:r w:rsidRPr="001F42D3">
              <w:t>NI</w:t>
            </w:r>
          </w:p>
        </w:tc>
      </w:tr>
      <w:tr w:rsidR="00B11855" w:rsidRPr="001F42D3" w14:paraId="1D1D0DDE" w14:textId="77777777" w:rsidTr="00CF5627">
        <w:trPr>
          <w:cantSplit/>
          <w:jc w:val="center"/>
        </w:trPr>
        <w:tc>
          <w:tcPr>
            <w:tcW w:w="3798" w:type="dxa"/>
          </w:tcPr>
          <w:p w14:paraId="0DC248AB" w14:textId="77777777" w:rsidR="00B11855" w:rsidRPr="001F42D3" w:rsidRDefault="003D003E" w:rsidP="00583053">
            <w:pPr>
              <w:pStyle w:val="TableEntry"/>
            </w:pPr>
            <w:r w:rsidRPr="001F42D3">
              <w:t>Not applicable, no proper value</w:t>
            </w:r>
          </w:p>
        </w:tc>
        <w:tc>
          <w:tcPr>
            <w:tcW w:w="2340" w:type="dxa"/>
          </w:tcPr>
          <w:p w14:paraId="716A7BD2" w14:textId="77777777" w:rsidR="00B11855" w:rsidRPr="001F42D3" w:rsidRDefault="003D003E" w:rsidP="00583053">
            <w:pPr>
              <w:pStyle w:val="TableEntry"/>
            </w:pPr>
            <w:r w:rsidRPr="001F42D3">
              <w:t>NA</w:t>
            </w:r>
          </w:p>
        </w:tc>
      </w:tr>
      <w:tr w:rsidR="00B11855" w:rsidRPr="001F42D3" w14:paraId="29C6B59B" w14:textId="77777777" w:rsidTr="00CF5627">
        <w:trPr>
          <w:cantSplit/>
          <w:jc w:val="center"/>
        </w:trPr>
        <w:tc>
          <w:tcPr>
            <w:tcW w:w="3798" w:type="dxa"/>
          </w:tcPr>
          <w:p w14:paraId="7EA9CABF" w14:textId="41996B17" w:rsidR="00B11855" w:rsidRPr="001F42D3" w:rsidRDefault="003D003E" w:rsidP="00583053">
            <w:pPr>
              <w:pStyle w:val="TableEntry"/>
            </w:pPr>
            <w:r w:rsidRPr="001F42D3">
              <w:t>Temporarily not available. Information is not available at this time</w:t>
            </w:r>
            <w:r w:rsidR="00064AAA" w:rsidRPr="001F42D3">
              <w:t>,</w:t>
            </w:r>
            <w:r w:rsidRPr="001F42D3">
              <w:t xml:space="preserve"> but it is expected that it will be available later.</w:t>
            </w:r>
          </w:p>
        </w:tc>
        <w:tc>
          <w:tcPr>
            <w:tcW w:w="2340" w:type="dxa"/>
          </w:tcPr>
          <w:p w14:paraId="52D3FE11" w14:textId="77777777" w:rsidR="00B11855" w:rsidRPr="001F42D3" w:rsidRDefault="003D003E" w:rsidP="00583053">
            <w:pPr>
              <w:pStyle w:val="TableEntry"/>
            </w:pPr>
            <w:r w:rsidRPr="001F42D3">
              <w:t>NAV</w:t>
            </w:r>
          </w:p>
        </w:tc>
      </w:tr>
      <w:tr w:rsidR="00B11855" w:rsidRPr="001F42D3" w14:paraId="7AE5D1A1" w14:textId="77777777" w:rsidTr="00CF5627">
        <w:trPr>
          <w:cantSplit/>
          <w:jc w:val="center"/>
        </w:trPr>
        <w:tc>
          <w:tcPr>
            <w:tcW w:w="3798" w:type="dxa"/>
          </w:tcPr>
          <w:p w14:paraId="4731D692" w14:textId="77777777" w:rsidR="00B11855" w:rsidRPr="001F42D3" w:rsidRDefault="003D003E" w:rsidP="00583053">
            <w:pPr>
              <w:pStyle w:val="TableEntry"/>
            </w:pPr>
            <w:r w:rsidRPr="001F42D3">
              <w:t>Numeric measurement function is available but has been deactivated by user.</w:t>
            </w:r>
          </w:p>
        </w:tc>
        <w:tc>
          <w:tcPr>
            <w:tcW w:w="2340" w:type="dxa"/>
          </w:tcPr>
          <w:p w14:paraId="5E018205" w14:textId="77777777" w:rsidR="00B11855" w:rsidRPr="001F42D3" w:rsidRDefault="003D003E" w:rsidP="00583053">
            <w:pPr>
              <w:pStyle w:val="TableEntry"/>
            </w:pPr>
            <w:r w:rsidRPr="001F42D3">
              <w:t>OFF</w:t>
            </w:r>
          </w:p>
        </w:tc>
      </w:tr>
      <w:tr w:rsidR="00B11855" w:rsidRPr="001F42D3" w14:paraId="44740847" w14:textId="77777777" w:rsidTr="00CF5627">
        <w:trPr>
          <w:cantSplit/>
          <w:jc w:val="center"/>
        </w:trPr>
        <w:tc>
          <w:tcPr>
            <w:tcW w:w="3798" w:type="dxa"/>
          </w:tcPr>
          <w:p w14:paraId="5DA80932" w14:textId="77777777" w:rsidR="00B11855" w:rsidRPr="001F42D3" w:rsidRDefault="003D003E" w:rsidP="00583053">
            <w:pPr>
              <w:pStyle w:val="TableEntry"/>
            </w:pPr>
            <w:r w:rsidRPr="001F42D3">
              <w:t>Masked (as for security)</w:t>
            </w:r>
          </w:p>
        </w:tc>
        <w:tc>
          <w:tcPr>
            <w:tcW w:w="2340" w:type="dxa"/>
          </w:tcPr>
          <w:p w14:paraId="127598CF" w14:textId="77777777" w:rsidR="00B11855" w:rsidRPr="001F42D3" w:rsidRDefault="003D003E" w:rsidP="00583053">
            <w:pPr>
              <w:pStyle w:val="TableEntry"/>
            </w:pPr>
            <w:r w:rsidRPr="001F42D3">
              <w:t>MSK</w:t>
            </w:r>
          </w:p>
        </w:tc>
      </w:tr>
      <w:tr w:rsidR="00B11855" w:rsidRPr="001F42D3" w14:paraId="49F5C6DA" w14:textId="77777777" w:rsidTr="00CF5627">
        <w:trPr>
          <w:cantSplit/>
          <w:jc w:val="center"/>
        </w:trPr>
        <w:tc>
          <w:tcPr>
            <w:tcW w:w="3798" w:type="dxa"/>
          </w:tcPr>
          <w:p w14:paraId="326E65C8" w14:textId="77777777" w:rsidR="00B11855" w:rsidRPr="001F42D3" w:rsidRDefault="003D003E" w:rsidP="00583053">
            <w:pPr>
              <w:pStyle w:val="TableEntry"/>
            </w:pPr>
            <w:r w:rsidRPr="001F42D3">
              <w:t>value not in domain</w:t>
            </w:r>
          </w:p>
        </w:tc>
        <w:tc>
          <w:tcPr>
            <w:tcW w:w="2340" w:type="dxa"/>
          </w:tcPr>
          <w:p w14:paraId="50438944" w14:textId="77777777" w:rsidR="00B11855" w:rsidRPr="001F42D3" w:rsidRDefault="003D003E" w:rsidP="00583053">
            <w:pPr>
              <w:pStyle w:val="TableEntry"/>
            </w:pPr>
            <w:r w:rsidRPr="001F42D3">
              <w:t>OTH</w:t>
            </w:r>
          </w:p>
        </w:tc>
      </w:tr>
      <w:tr w:rsidR="00B11855" w:rsidRPr="001F42D3" w14:paraId="671B89DE" w14:textId="77777777" w:rsidTr="00CF5627">
        <w:trPr>
          <w:cantSplit/>
          <w:jc w:val="center"/>
        </w:trPr>
        <w:tc>
          <w:tcPr>
            <w:tcW w:w="3798" w:type="dxa"/>
          </w:tcPr>
          <w:p w14:paraId="74DA682B" w14:textId="77777777" w:rsidR="00B11855" w:rsidRPr="001F42D3" w:rsidRDefault="003D003E" w:rsidP="00583053">
            <w:pPr>
              <w:pStyle w:val="TableEntry"/>
            </w:pPr>
            <w:r w:rsidRPr="001F42D3">
              <w:t>Not a number</w:t>
            </w:r>
          </w:p>
        </w:tc>
        <w:tc>
          <w:tcPr>
            <w:tcW w:w="2340" w:type="dxa"/>
          </w:tcPr>
          <w:p w14:paraId="79DB24B1" w14:textId="77777777" w:rsidR="00B11855" w:rsidRPr="001F42D3" w:rsidRDefault="003D003E" w:rsidP="00583053">
            <w:pPr>
              <w:pStyle w:val="TableEntry"/>
            </w:pPr>
            <w:r w:rsidRPr="001F42D3">
              <w:t>NAN</w:t>
            </w:r>
          </w:p>
        </w:tc>
      </w:tr>
      <w:tr w:rsidR="00B11855" w:rsidRPr="001F42D3" w14:paraId="60D7E4FF" w14:textId="77777777" w:rsidTr="00CF5627">
        <w:trPr>
          <w:cantSplit/>
          <w:jc w:val="center"/>
        </w:trPr>
        <w:tc>
          <w:tcPr>
            <w:tcW w:w="3798" w:type="dxa"/>
          </w:tcPr>
          <w:p w14:paraId="2684F553" w14:textId="77777777" w:rsidR="00B11855" w:rsidRPr="001F42D3" w:rsidRDefault="003D003E" w:rsidP="00583053">
            <w:pPr>
              <w:pStyle w:val="TableEntry"/>
            </w:pPr>
            <w:r w:rsidRPr="001F42D3">
              <w:t>Positive infinity</w:t>
            </w:r>
          </w:p>
        </w:tc>
        <w:tc>
          <w:tcPr>
            <w:tcW w:w="2340" w:type="dxa"/>
          </w:tcPr>
          <w:p w14:paraId="55C4254D" w14:textId="77777777" w:rsidR="00B11855" w:rsidRPr="001F42D3" w:rsidRDefault="003D003E" w:rsidP="00583053">
            <w:pPr>
              <w:pStyle w:val="TableEntry"/>
            </w:pPr>
            <w:r w:rsidRPr="001F42D3">
              <w:t>PINF</w:t>
            </w:r>
          </w:p>
        </w:tc>
      </w:tr>
      <w:tr w:rsidR="00B11855" w:rsidRPr="001F42D3" w14:paraId="487A8F76" w14:textId="77777777" w:rsidTr="00CF5627">
        <w:trPr>
          <w:cantSplit/>
          <w:jc w:val="center"/>
        </w:trPr>
        <w:tc>
          <w:tcPr>
            <w:tcW w:w="3798" w:type="dxa"/>
          </w:tcPr>
          <w:p w14:paraId="5578E54D" w14:textId="77777777" w:rsidR="00B11855" w:rsidRPr="001F42D3" w:rsidRDefault="003D003E" w:rsidP="00583053">
            <w:pPr>
              <w:pStyle w:val="TableEntry"/>
            </w:pPr>
            <w:r w:rsidRPr="001F42D3">
              <w:t>Negative infinity</w:t>
            </w:r>
          </w:p>
        </w:tc>
        <w:tc>
          <w:tcPr>
            <w:tcW w:w="2340" w:type="dxa"/>
          </w:tcPr>
          <w:p w14:paraId="1A018C92" w14:textId="77777777" w:rsidR="00B11855" w:rsidRPr="001F42D3" w:rsidRDefault="003D003E" w:rsidP="00583053">
            <w:pPr>
              <w:pStyle w:val="TableEntry"/>
            </w:pPr>
            <w:r w:rsidRPr="001F42D3">
              <w:t>NINF</w:t>
            </w:r>
          </w:p>
        </w:tc>
      </w:tr>
    </w:tbl>
    <w:p w14:paraId="429A508D" w14:textId="77777777" w:rsidR="00D53FC4" w:rsidRPr="001F42D3" w:rsidRDefault="00D53FC4" w:rsidP="00583053">
      <w:pPr>
        <w:pStyle w:val="BodyText"/>
      </w:pPr>
    </w:p>
    <w:p w14:paraId="111D2D5D" w14:textId="4DAB604D" w:rsidR="00B11855" w:rsidRPr="001F42D3" w:rsidRDefault="003D003E" w:rsidP="00583053">
      <w:pPr>
        <w:pStyle w:val="BodyText"/>
      </w:pPr>
      <w:r w:rsidRPr="001F42D3">
        <w:lastRenderedPageBreak/>
        <w:t>This is a repeatable field and values from the above tables may be combined by entering them as repetitions of the field, for example, a field value of 'H~PH~SP' would signify a physiological measurement with an abnormally high value, constituting a high priority alert condition.</w:t>
      </w:r>
    </w:p>
    <w:p w14:paraId="2761F1EC" w14:textId="1C1E15B7" w:rsidR="00B11855" w:rsidRPr="001F42D3" w:rsidRDefault="003D003E" w:rsidP="005C1693">
      <w:pPr>
        <w:pStyle w:val="BodyText"/>
      </w:pPr>
      <w:r w:rsidRPr="001F42D3">
        <w:rPr>
          <w:b/>
          <w:bCs/>
        </w:rPr>
        <w:t xml:space="preserve">OBX-8 Abnormal Flags in </w:t>
      </w:r>
      <w:r w:rsidR="00647994" w:rsidRPr="001F42D3">
        <w:rPr>
          <w:b/>
          <w:bCs/>
        </w:rPr>
        <w:t>PCD-04</w:t>
      </w:r>
      <w:r w:rsidRPr="001F42D3">
        <w:rPr>
          <w:b/>
          <w:bCs/>
        </w:rPr>
        <w:t xml:space="preserve"> and other Alert Communications transactions</w:t>
      </w:r>
    </w:p>
    <w:p w14:paraId="16F8BD2E" w14:textId="24328797" w:rsidR="00FE1495" w:rsidRPr="001F42D3" w:rsidRDefault="003D003E" w:rsidP="00784D15">
      <w:pPr>
        <w:pStyle w:val="BodyText"/>
      </w:pPr>
      <w:r w:rsidRPr="001F42D3">
        <w:t>The following abbreviations in the OBX-8 Abnormality Flags field can be used to indicate the type of abnormality, its priority as indicated by the alert source, and whether the alert is a physiological alarm based on monitoring observations from the patient, or a technical alarm indicating a condition of the patient care device and not the patient which nonetheless requires caregiver action, an advisory, or a combination if simultaneous.</w:t>
      </w:r>
    </w:p>
    <w:p w14:paraId="2C08FF92" w14:textId="77777777" w:rsidR="00490763" w:rsidRPr="001F42D3" w:rsidRDefault="00490763" w:rsidP="00EB7483">
      <w:pPr>
        <w:pStyle w:val="BodyText"/>
      </w:pPr>
    </w:p>
    <w:p w14:paraId="70414500" w14:textId="77777777" w:rsidR="00B11855" w:rsidRPr="001F42D3" w:rsidRDefault="00F73333" w:rsidP="002E6C5E">
      <w:pPr>
        <w:pStyle w:val="BodyText"/>
      </w:pPr>
      <w:r w:rsidRPr="001F42D3">
        <w:rPr>
          <w:noProof/>
        </w:rPr>
        <w:drawing>
          <wp:inline distT="0" distB="0" distL="0" distR="0" wp14:anchorId="72EA2610" wp14:editId="1BC32B1A">
            <wp:extent cx="5706110" cy="3108960"/>
            <wp:effectExtent l="0" t="0" r="8890" b="0"/>
            <wp:docPr id="17" name="Picture 17" descr="Alarm Priority Type (Inform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arm Priority Type (Informativ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06110" cy="3108960"/>
                    </a:xfrm>
                    <a:prstGeom prst="rect">
                      <a:avLst/>
                    </a:prstGeom>
                    <a:noFill/>
                    <a:ln>
                      <a:noFill/>
                    </a:ln>
                  </pic:spPr>
                </pic:pic>
              </a:graphicData>
            </a:graphic>
          </wp:inline>
        </w:drawing>
      </w:r>
    </w:p>
    <w:p w14:paraId="1300FD59" w14:textId="77777777" w:rsidR="00991ED6" w:rsidRPr="001F42D3" w:rsidRDefault="00991ED6" w:rsidP="00CF5627">
      <w:pPr>
        <w:pStyle w:val="FigureTitle"/>
      </w:pPr>
      <w:r w:rsidRPr="001F42D3">
        <w:t>Alarm Priority and Type (Informative)</w:t>
      </w:r>
    </w:p>
    <w:p w14:paraId="3E4C956B" w14:textId="3A3DFE41" w:rsidR="00B11855" w:rsidRPr="001F42D3" w:rsidRDefault="003D003E" w:rsidP="00CF5627">
      <w:pPr>
        <w:pStyle w:val="TableTitle"/>
      </w:pPr>
      <w:r w:rsidRPr="001F42D3">
        <w:t xml:space="preserve">Table </w:t>
      </w:r>
      <w:r w:rsidR="00E86B15" w:rsidRPr="001F42D3">
        <w:t>B.8</w:t>
      </w:r>
      <w:r w:rsidR="004E547A" w:rsidRPr="001F42D3">
        <w:t>.5</w:t>
      </w:r>
      <w:r w:rsidR="00E86B15" w:rsidRPr="001F42D3">
        <w:t>-</w:t>
      </w:r>
      <w:r w:rsidR="00E76CA1" w:rsidRPr="001F42D3">
        <w:t>8</w:t>
      </w:r>
      <w:r w:rsidRPr="001F42D3">
        <w:t>: Abnormal Flags, Alert Priority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3EB97EAD" w14:textId="77777777" w:rsidTr="00A92110">
        <w:trPr>
          <w:cantSplit/>
          <w:jc w:val="center"/>
        </w:trPr>
        <w:tc>
          <w:tcPr>
            <w:tcW w:w="4428" w:type="dxa"/>
            <w:shd w:val="clear" w:color="auto" w:fill="D9D9D9"/>
          </w:tcPr>
          <w:p w14:paraId="1B0CFFAB" w14:textId="77777777" w:rsidR="00B11855" w:rsidRPr="001F42D3" w:rsidRDefault="003D003E" w:rsidP="00583053">
            <w:pPr>
              <w:pStyle w:val="TableEntryHeader"/>
            </w:pPr>
            <w:r w:rsidRPr="001F42D3">
              <w:t>Alert Priority</w:t>
            </w:r>
          </w:p>
        </w:tc>
        <w:tc>
          <w:tcPr>
            <w:tcW w:w="4320" w:type="dxa"/>
            <w:shd w:val="clear" w:color="auto" w:fill="D9D9D9"/>
          </w:tcPr>
          <w:p w14:paraId="5CB8F5C5" w14:textId="77777777" w:rsidR="00B11855" w:rsidRPr="001F42D3" w:rsidRDefault="003D003E" w:rsidP="00583053">
            <w:pPr>
              <w:pStyle w:val="TableEntryHeader"/>
            </w:pPr>
            <w:r w:rsidRPr="001F42D3">
              <w:t>Abbreviation</w:t>
            </w:r>
          </w:p>
        </w:tc>
      </w:tr>
      <w:tr w:rsidR="00B11855" w:rsidRPr="001F42D3" w14:paraId="6D43EF9F" w14:textId="77777777" w:rsidTr="006C0E8E">
        <w:trPr>
          <w:cantSplit/>
          <w:jc w:val="center"/>
        </w:trPr>
        <w:tc>
          <w:tcPr>
            <w:tcW w:w="4428" w:type="dxa"/>
          </w:tcPr>
          <w:p w14:paraId="6D3D9334" w14:textId="77777777" w:rsidR="00B11855" w:rsidRPr="001F42D3" w:rsidRDefault="003D003E" w:rsidP="00583053">
            <w:pPr>
              <w:pStyle w:val="TableEntry"/>
            </w:pPr>
            <w:r w:rsidRPr="001F42D3">
              <w:t>no-alarm</w:t>
            </w:r>
          </w:p>
        </w:tc>
        <w:tc>
          <w:tcPr>
            <w:tcW w:w="4320" w:type="dxa"/>
          </w:tcPr>
          <w:p w14:paraId="6E45225B" w14:textId="77777777" w:rsidR="00B11855" w:rsidRPr="001F42D3" w:rsidRDefault="003D003E" w:rsidP="00583053">
            <w:pPr>
              <w:pStyle w:val="TableEntry"/>
            </w:pPr>
            <w:r w:rsidRPr="001F42D3">
              <w:t>PN</w:t>
            </w:r>
          </w:p>
        </w:tc>
      </w:tr>
      <w:tr w:rsidR="00B11855" w:rsidRPr="001F42D3" w14:paraId="0E9ECAC5" w14:textId="77777777" w:rsidTr="006C0E8E">
        <w:trPr>
          <w:cantSplit/>
          <w:jc w:val="center"/>
        </w:trPr>
        <w:tc>
          <w:tcPr>
            <w:tcW w:w="4428" w:type="dxa"/>
          </w:tcPr>
          <w:p w14:paraId="624C9C9F" w14:textId="77777777" w:rsidR="00B11855" w:rsidRPr="001F42D3" w:rsidRDefault="003D003E" w:rsidP="00583053">
            <w:pPr>
              <w:pStyle w:val="TableEntry"/>
            </w:pPr>
            <w:r w:rsidRPr="001F42D3">
              <w:t>low priority</w:t>
            </w:r>
          </w:p>
        </w:tc>
        <w:tc>
          <w:tcPr>
            <w:tcW w:w="4320" w:type="dxa"/>
          </w:tcPr>
          <w:p w14:paraId="30217553" w14:textId="77777777" w:rsidR="00B11855" w:rsidRPr="001F42D3" w:rsidRDefault="003D003E" w:rsidP="00583053">
            <w:pPr>
              <w:pStyle w:val="TableEntry"/>
            </w:pPr>
            <w:r w:rsidRPr="001F42D3">
              <w:t>PL</w:t>
            </w:r>
          </w:p>
        </w:tc>
      </w:tr>
      <w:tr w:rsidR="00B11855" w:rsidRPr="001F42D3" w14:paraId="5B52B21A" w14:textId="77777777" w:rsidTr="006C0E8E">
        <w:trPr>
          <w:cantSplit/>
          <w:jc w:val="center"/>
        </w:trPr>
        <w:tc>
          <w:tcPr>
            <w:tcW w:w="4428" w:type="dxa"/>
          </w:tcPr>
          <w:p w14:paraId="7CD5A454" w14:textId="77777777" w:rsidR="00B11855" w:rsidRPr="001F42D3" w:rsidRDefault="003D003E" w:rsidP="00583053">
            <w:pPr>
              <w:pStyle w:val="TableEntry"/>
            </w:pPr>
            <w:r w:rsidRPr="001F42D3">
              <w:t>medium priority</w:t>
            </w:r>
          </w:p>
        </w:tc>
        <w:tc>
          <w:tcPr>
            <w:tcW w:w="4320" w:type="dxa"/>
          </w:tcPr>
          <w:p w14:paraId="2B0E36A2" w14:textId="77777777" w:rsidR="00B11855" w:rsidRPr="001F42D3" w:rsidRDefault="003D003E" w:rsidP="00583053">
            <w:pPr>
              <w:pStyle w:val="TableEntry"/>
            </w:pPr>
            <w:r w:rsidRPr="001F42D3">
              <w:t>PM</w:t>
            </w:r>
          </w:p>
        </w:tc>
      </w:tr>
      <w:tr w:rsidR="00B11855" w:rsidRPr="001F42D3" w14:paraId="11939AFF" w14:textId="77777777" w:rsidTr="006C0E8E">
        <w:trPr>
          <w:cantSplit/>
          <w:jc w:val="center"/>
        </w:trPr>
        <w:tc>
          <w:tcPr>
            <w:tcW w:w="4428" w:type="dxa"/>
          </w:tcPr>
          <w:p w14:paraId="0E8773B4" w14:textId="77777777" w:rsidR="00B11855" w:rsidRPr="001F42D3" w:rsidRDefault="003D003E" w:rsidP="00583053">
            <w:pPr>
              <w:pStyle w:val="TableEntry"/>
            </w:pPr>
            <w:r w:rsidRPr="001F42D3">
              <w:t>high priority</w:t>
            </w:r>
          </w:p>
        </w:tc>
        <w:tc>
          <w:tcPr>
            <w:tcW w:w="4320" w:type="dxa"/>
          </w:tcPr>
          <w:p w14:paraId="7D6E7536" w14:textId="77777777" w:rsidR="00B11855" w:rsidRPr="001F42D3" w:rsidRDefault="003D003E" w:rsidP="00583053">
            <w:pPr>
              <w:pStyle w:val="TableEntry"/>
            </w:pPr>
            <w:r w:rsidRPr="001F42D3">
              <w:t>PH</w:t>
            </w:r>
          </w:p>
        </w:tc>
      </w:tr>
    </w:tbl>
    <w:p w14:paraId="37329296" w14:textId="774FC805" w:rsidR="00B11855" w:rsidRPr="001F42D3" w:rsidRDefault="003D003E" w:rsidP="00CF5627">
      <w:pPr>
        <w:pStyle w:val="TableTitle"/>
      </w:pPr>
      <w:r w:rsidRPr="001F42D3">
        <w:lastRenderedPageBreak/>
        <w:t>Table</w:t>
      </w:r>
      <w:r w:rsidR="00E86B15" w:rsidRPr="001F42D3">
        <w:t xml:space="preserve"> B.8</w:t>
      </w:r>
      <w:r w:rsidR="004E547A" w:rsidRPr="001F42D3">
        <w:t>.5</w:t>
      </w:r>
      <w:r w:rsidR="00E86B15" w:rsidRPr="001F42D3">
        <w:t>-</w:t>
      </w:r>
      <w:r w:rsidR="00E76CA1" w:rsidRPr="001F42D3">
        <w:t>9</w:t>
      </w:r>
      <w:r w:rsidRPr="001F42D3">
        <w:t>: Abnormal Flags, Alert Source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6B8C3BB4" w14:textId="77777777" w:rsidTr="00EB7483">
        <w:trPr>
          <w:cantSplit/>
          <w:tblHeader/>
          <w:jc w:val="center"/>
        </w:trPr>
        <w:tc>
          <w:tcPr>
            <w:tcW w:w="4428" w:type="dxa"/>
            <w:shd w:val="clear" w:color="auto" w:fill="D9D9D9"/>
          </w:tcPr>
          <w:p w14:paraId="2A2E5D95" w14:textId="77777777" w:rsidR="00B11855" w:rsidRPr="001F42D3" w:rsidRDefault="003D003E" w:rsidP="00F7428B">
            <w:pPr>
              <w:pStyle w:val="TableEntryHeader"/>
            </w:pPr>
            <w:r w:rsidRPr="001F42D3">
              <w:t>Alert Source</w:t>
            </w:r>
          </w:p>
        </w:tc>
        <w:tc>
          <w:tcPr>
            <w:tcW w:w="4320" w:type="dxa"/>
            <w:shd w:val="clear" w:color="auto" w:fill="D9D9D9"/>
          </w:tcPr>
          <w:p w14:paraId="4FC8F5D8" w14:textId="77777777" w:rsidR="00B11855" w:rsidRPr="001F42D3" w:rsidRDefault="003D003E" w:rsidP="00F7428B">
            <w:pPr>
              <w:pStyle w:val="TableEntryHeader"/>
            </w:pPr>
            <w:r w:rsidRPr="001F42D3">
              <w:t>Abbreviation</w:t>
            </w:r>
          </w:p>
        </w:tc>
      </w:tr>
      <w:tr w:rsidR="00B11855" w:rsidRPr="001F42D3" w14:paraId="565CD872" w14:textId="77777777" w:rsidTr="006C0E8E">
        <w:trPr>
          <w:cantSplit/>
          <w:jc w:val="center"/>
        </w:trPr>
        <w:tc>
          <w:tcPr>
            <w:tcW w:w="4428" w:type="dxa"/>
          </w:tcPr>
          <w:p w14:paraId="7DDB593B" w14:textId="77777777" w:rsidR="00B11855" w:rsidRPr="001F42D3" w:rsidRDefault="003D003E" w:rsidP="00F7428B">
            <w:pPr>
              <w:pStyle w:val="TableEntry"/>
              <w:keepNext/>
            </w:pPr>
            <w:r w:rsidRPr="001F42D3">
              <w:t>alarm – physiological</w:t>
            </w:r>
          </w:p>
        </w:tc>
        <w:tc>
          <w:tcPr>
            <w:tcW w:w="4320" w:type="dxa"/>
          </w:tcPr>
          <w:p w14:paraId="62FB1B8D" w14:textId="77777777" w:rsidR="00B11855" w:rsidRPr="001F42D3" w:rsidRDefault="003D003E" w:rsidP="00F7428B">
            <w:pPr>
              <w:pStyle w:val="TableEntry"/>
              <w:keepNext/>
            </w:pPr>
            <w:r w:rsidRPr="001F42D3">
              <w:t>SP</w:t>
            </w:r>
          </w:p>
        </w:tc>
      </w:tr>
      <w:tr w:rsidR="00B11855" w:rsidRPr="001F42D3" w14:paraId="4845D4D8" w14:textId="77777777" w:rsidTr="006C0E8E">
        <w:trPr>
          <w:cantSplit/>
          <w:jc w:val="center"/>
        </w:trPr>
        <w:tc>
          <w:tcPr>
            <w:tcW w:w="4428" w:type="dxa"/>
          </w:tcPr>
          <w:p w14:paraId="42E880A7" w14:textId="77777777" w:rsidR="00B11855" w:rsidRPr="001F42D3" w:rsidRDefault="003D003E" w:rsidP="00F7428B">
            <w:pPr>
              <w:pStyle w:val="TableEntry"/>
              <w:keepNext/>
            </w:pPr>
            <w:r w:rsidRPr="001F42D3">
              <w:t>alarm – technical</w:t>
            </w:r>
          </w:p>
        </w:tc>
        <w:tc>
          <w:tcPr>
            <w:tcW w:w="4320" w:type="dxa"/>
          </w:tcPr>
          <w:p w14:paraId="6C9C6E71" w14:textId="77777777" w:rsidR="00B11855" w:rsidRPr="001F42D3" w:rsidRDefault="003D003E" w:rsidP="00F7428B">
            <w:pPr>
              <w:pStyle w:val="TableEntry"/>
              <w:keepNext/>
            </w:pPr>
            <w:r w:rsidRPr="001F42D3">
              <w:t>ST</w:t>
            </w:r>
          </w:p>
        </w:tc>
      </w:tr>
      <w:tr w:rsidR="00B11855" w:rsidRPr="001F42D3" w14:paraId="08EFE178" w14:textId="77777777" w:rsidTr="006C0E8E">
        <w:trPr>
          <w:cantSplit/>
          <w:jc w:val="center"/>
        </w:trPr>
        <w:tc>
          <w:tcPr>
            <w:tcW w:w="4428" w:type="dxa"/>
          </w:tcPr>
          <w:p w14:paraId="3A033C9C" w14:textId="77777777" w:rsidR="00B11855" w:rsidRPr="001F42D3" w:rsidRDefault="003D003E" w:rsidP="00F7428B">
            <w:pPr>
              <w:pStyle w:val="TableEntry"/>
              <w:keepNext/>
            </w:pPr>
            <w:r w:rsidRPr="001F42D3">
              <w:t>advisory</w:t>
            </w:r>
          </w:p>
        </w:tc>
        <w:tc>
          <w:tcPr>
            <w:tcW w:w="4320" w:type="dxa"/>
          </w:tcPr>
          <w:p w14:paraId="2938F3DB" w14:textId="77777777" w:rsidR="00B11855" w:rsidRPr="001F42D3" w:rsidRDefault="003D003E" w:rsidP="00F7428B">
            <w:pPr>
              <w:pStyle w:val="TableEntry"/>
              <w:keepNext/>
            </w:pPr>
            <w:r w:rsidRPr="001F42D3">
              <w:t>SA</w:t>
            </w:r>
          </w:p>
        </w:tc>
      </w:tr>
    </w:tbl>
    <w:p w14:paraId="75A961F4" w14:textId="77777777" w:rsidR="002E102A" w:rsidRPr="001F42D3" w:rsidRDefault="002E102A" w:rsidP="00144946">
      <w:pPr>
        <w:pStyle w:val="BodyText"/>
      </w:pPr>
    </w:p>
    <w:p w14:paraId="20EFD9D8" w14:textId="4AB961CD" w:rsidR="00506FBD" w:rsidRPr="001F42D3" w:rsidRDefault="003D003E" w:rsidP="002E102A">
      <w:pPr>
        <w:pStyle w:val="BodyText"/>
      </w:pPr>
      <w:r w:rsidRPr="001F42D3">
        <w:t>This is a repeatable field and values from the above table may be combined by entering them as repetitions of the field, for example, a field value of 'H~PH~SP' would signify a physiological measurement with an abnormally high value, constituting an alert that is a high priority physiological alarm condition</w:t>
      </w:r>
      <w:r w:rsidR="00CA3A2C" w:rsidRPr="001F42D3">
        <w:t xml:space="preserve">. </w:t>
      </w:r>
      <w:r w:rsidRPr="001F42D3">
        <w:t xml:space="preserve">These values shall be recorded in the OBX-8 field of the OBX segment occurrence associated with the OBX segment identified by the Facet value (1) associated </w:t>
      </w:r>
      <w:r w:rsidR="00506FBD" w:rsidRPr="001F42D3">
        <w:t>with Event</w:t>
      </w:r>
      <w:r w:rsidRPr="001F42D3">
        <w:t xml:space="preserve"> </w:t>
      </w:r>
      <w:r w:rsidR="00346BD0" w:rsidRPr="001F42D3">
        <w:t>Identification</w:t>
      </w:r>
      <w:r w:rsidRPr="001F42D3">
        <w:t>.</w:t>
      </w:r>
    </w:p>
    <w:p w14:paraId="2C84FC86" w14:textId="44E9C439" w:rsidR="00B11855" w:rsidRPr="001F42D3" w:rsidRDefault="003D003E" w:rsidP="00CF5627">
      <w:pPr>
        <w:pStyle w:val="TableTitle"/>
      </w:pPr>
      <w:r w:rsidRPr="001F42D3">
        <w:t xml:space="preserve">Table </w:t>
      </w:r>
      <w:r w:rsidR="00E86B15" w:rsidRPr="001F42D3">
        <w:t>B.8</w:t>
      </w:r>
      <w:r w:rsidR="004E547A" w:rsidRPr="001F42D3">
        <w:t>.5</w:t>
      </w:r>
      <w:r w:rsidR="00E86B15" w:rsidRPr="001F42D3">
        <w:t>-</w:t>
      </w:r>
      <w:r w:rsidR="00E76CA1" w:rsidRPr="001F42D3">
        <w:t>10</w:t>
      </w:r>
      <w:r w:rsidRPr="001F42D3">
        <w:t>: 11073-10201 AlertType to OBX-8 Abnormal Flags mappings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708308B9" w14:textId="77777777" w:rsidTr="00A92110">
        <w:trPr>
          <w:cantSplit/>
          <w:jc w:val="center"/>
        </w:trPr>
        <w:tc>
          <w:tcPr>
            <w:tcW w:w="4428" w:type="dxa"/>
            <w:shd w:val="clear" w:color="auto" w:fill="D9D9D9"/>
          </w:tcPr>
          <w:p w14:paraId="04D87E58" w14:textId="77176A19" w:rsidR="00B11855" w:rsidRPr="001F42D3" w:rsidRDefault="000209A7" w:rsidP="00144946">
            <w:pPr>
              <w:pStyle w:val="TableEntryHeader"/>
            </w:pPr>
            <w:r w:rsidRPr="001F42D3">
              <w:t>Alert Type</w:t>
            </w:r>
          </w:p>
        </w:tc>
        <w:tc>
          <w:tcPr>
            <w:tcW w:w="4320" w:type="dxa"/>
            <w:shd w:val="clear" w:color="auto" w:fill="D9D9D9"/>
          </w:tcPr>
          <w:p w14:paraId="0073AB66" w14:textId="77777777" w:rsidR="00B11855" w:rsidRPr="001F42D3" w:rsidRDefault="003D003E" w:rsidP="00144946">
            <w:pPr>
              <w:pStyle w:val="TableEntryHeader"/>
            </w:pPr>
            <w:r w:rsidRPr="001F42D3">
              <w:t>OBX-8 Value</w:t>
            </w:r>
          </w:p>
        </w:tc>
      </w:tr>
      <w:tr w:rsidR="00B11855" w:rsidRPr="001F42D3" w14:paraId="4D41EE64" w14:textId="77777777" w:rsidTr="006C0E8E">
        <w:trPr>
          <w:cantSplit/>
          <w:jc w:val="center"/>
        </w:trPr>
        <w:tc>
          <w:tcPr>
            <w:tcW w:w="4428" w:type="dxa"/>
          </w:tcPr>
          <w:p w14:paraId="6DF2828A" w14:textId="77777777" w:rsidR="00B11855" w:rsidRPr="001F42D3" w:rsidRDefault="003D003E" w:rsidP="00144946">
            <w:pPr>
              <w:pStyle w:val="TableEntry"/>
            </w:pPr>
            <w:r w:rsidRPr="001F42D3">
              <w:t>no-alert</w:t>
            </w:r>
          </w:p>
        </w:tc>
        <w:tc>
          <w:tcPr>
            <w:tcW w:w="4320" w:type="dxa"/>
          </w:tcPr>
          <w:p w14:paraId="0B86CBB7" w14:textId="77777777" w:rsidR="00B11855" w:rsidRPr="001F42D3" w:rsidRDefault="003D003E" w:rsidP="00144946">
            <w:pPr>
              <w:pStyle w:val="TableEntry"/>
            </w:pPr>
            <w:r w:rsidRPr="001F42D3">
              <w:t>PN</w:t>
            </w:r>
          </w:p>
        </w:tc>
      </w:tr>
      <w:tr w:rsidR="00B11855" w:rsidRPr="001F42D3" w14:paraId="35FD883B" w14:textId="77777777" w:rsidTr="006C0E8E">
        <w:trPr>
          <w:cantSplit/>
          <w:jc w:val="center"/>
        </w:trPr>
        <w:tc>
          <w:tcPr>
            <w:tcW w:w="4428" w:type="dxa"/>
          </w:tcPr>
          <w:p w14:paraId="75635408" w14:textId="77777777" w:rsidR="00B11855" w:rsidRPr="001F42D3" w:rsidRDefault="003D003E" w:rsidP="00144946">
            <w:pPr>
              <w:pStyle w:val="TableEntry"/>
            </w:pPr>
            <w:r w:rsidRPr="001F42D3">
              <w:t>low-pri-t-al</w:t>
            </w:r>
          </w:p>
        </w:tc>
        <w:tc>
          <w:tcPr>
            <w:tcW w:w="4320" w:type="dxa"/>
          </w:tcPr>
          <w:p w14:paraId="7E9BB1B6" w14:textId="77777777" w:rsidR="00B11855" w:rsidRPr="001F42D3" w:rsidRDefault="003D003E" w:rsidP="00144946">
            <w:pPr>
              <w:pStyle w:val="TableEntry"/>
            </w:pPr>
            <w:r w:rsidRPr="001F42D3">
              <w:t>PL~ST</w:t>
            </w:r>
          </w:p>
        </w:tc>
      </w:tr>
      <w:tr w:rsidR="00B11855" w:rsidRPr="001F42D3" w14:paraId="49F73815" w14:textId="77777777" w:rsidTr="006C0E8E">
        <w:trPr>
          <w:cantSplit/>
          <w:jc w:val="center"/>
        </w:trPr>
        <w:tc>
          <w:tcPr>
            <w:tcW w:w="4428" w:type="dxa"/>
          </w:tcPr>
          <w:p w14:paraId="5A6015AD" w14:textId="77777777" w:rsidR="00B11855" w:rsidRPr="001F42D3" w:rsidRDefault="003D003E" w:rsidP="00144946">
            <w:pPr>
              <w:pStyle w:val="TableEntry"/>
            </w:pPr>
            <w:r w:rsidRPr="001F42D3">
              <w:t>med-pri-t-al</w:t>
            </w:r>
          </w:p>
        </w:tc>
        <w:tc>
          <w:tcPr>
            <w:tcW w:w="4320" w:type="dxa"/>
          </w:tcPr>
          <w:p w14:paraId="332C6A4F" w14:textId="77777777" w:rsidR="00B11855" w:rsidRPr="001F42D3" w:rsidRDefault="003D003E" w:rsidP="00144946">
            <w:pPr>
              <w:pStyle w:val="TableEntry"/>
            </w:pPr>
            <w:r w:rsidRPr="001F42D3">
              <w:t>PM~ST</w:t>
            </w:r>
          </w:p>
        </w:tc>
      </w:tr>
      <w:tr w:rsidR="00B11855" w:rsidRPr="001F42D3" w14:paraId="7B4A374C" w14:textId="77777777" w:rsidTr="006C0E8E">
        <w:trPr>
          <w:cantSplit/>
          <w:jc w:val="center"/>
        </w:trPr>
        <w:tc>
          <w:tcPr>
            <w:tcW w:w="4428" w:type="dxa"/>
          </w:tcPr>
          <w:p w14:paraId="2C2F603C" w14:textId="77777777" w:rsidR="00B11855" w:rsidRPr="001F42D3" w:rsidRDefault="003D003E" w:rsidP="00144946">
            <w:pPr>
              <w:pStyle w:val="TableEntry"/>
            </w:pPr>
            <w:r w:rsidRPr="001F42D3">
              <w:t>hi-pri-t-al</w:t>
            </w:r>
          </w:p>
        </w:tc>
        <w:tc>
          <w:tcPr>
            <w:tcW w:w="4320" w:type="dxa"/>
          </w:tcPr>
          <w:p w14:paraId="308BB923" w14:textId="77777777" w:rsidR="00B11855" w:rsidRPr="001F42D3" w:rsidRDefault="003D003E" w:rsidP="00144946">
            <w:pPr>
              <w:pStyle w:val="TableEntry"/>
            </w:pPr>
            <w:r w:rsidRPr="001F42D3">
              <w:t>PH~ST</w:t>
            </w:r>
          </w:p>
        </w:tc>
      </w:tr>
      <w:tr w:rsidR="00B11855" w:rsidRPr="001F42D3" w14:paraId="0BBB8307" w14:textId="77777777" w:rsidTr="006C0E8E">
        <w:trPr>
          <w:cantSplit/>
          <w:jc w:val="center"/>
        </w:trPr>
        <w:tc>
          <w:tcPr>
            <w:tcW w:w="4428" w:type="dxa"/>
          </w:tcPr>
          <w:p w14:paraId="693858AA" w14:textId="77777777" w:rsidR="00B11855" w:rsidRPr="001F42D3" w:rsidRDefault="003D003E" w:rsidP="00144946">
            <w:pPr>
              <w:pStyle w:val="TableEntry"/>
            </w:pPr>
            <w:r w:rsidRPr="001F42D3">
              <w:t>low-pri-p-al</w:t>
            </w:r>
          </w:p>
        </w:tc>
        <w:tc>
          <w:tcPr>
            <w:tcW w:w="4320" w:type="dxa"/>
          </w:tcPr>
          <w:p w14:paraId="31AE6DEA" w14:textId="77777777" w:rsidR="00B11855" w:rsidRPr="001F42D3" w:rsidRDefault="003D003E" w:rsidP="00144946">
            <w:pPr>
              <w:pStyle w:val="TableEntry"/>
            </w:pPr>
            <w:r w:rsidRPr="001F42D3">
              <w:t>PL~SP</w:t>
            </w:r>
          </w:p>
        </w:tc>
      </w:tr>
      <w:tr w:rsidR="00B11855" w:rsidRPr="001F42D3" w14:paraId="436BE49C" w14:textId="77777777" w:rsidTr="006C0E8E">
        <w:trPr>
          <w:cantSplit/>
          <w:jc w:val="center"/>
        </w:trPr>
        <w:tc>
          <w:tcPr>
            <w:tcW w:w="4428" w:type="dxa"/>
          </w:tcPr>
          <w:p w14:paraId="339E4EED" w14:textId="77777777" w:rsidR="00B11855" w:rsidRPr="001F42D3" w:rsidRDefault="003D003E" w:rsidP="00144946">
            <w:pPr>
              <w:pStyle w:val="TableEntry"/>
            </w:pPr>
            <w:r w:rsidRPr="001F42D3">
              <w:t>med-pri-p-al</w:t>
            </w:r>
          </w:p>
        </w:tc>
        <w:tc>
          <w:tcPr>
            <w:tcW w:w="4320" w:type="dxa"/>
          </w:tcPr>
          <w:p w14:paraId="5B46BA74" w14:textId="77777777" w:rsidR="00B11855" w:rsidRPr="001F42D3" w:rsidRDefault="003D003E" w:rsidP="00144946">
            <w:pPr>
              <w:pStyle w:val="TableEntry"/>
            </w:pPr>
            <w:r w:rsidRPr="001F42D3">
              <w:t>PM~SP</w:t>
            </w:r>
          </w:p>
        </w:tc>
      </w:tr>
      <w:tr w:rsidR="00B11855" w:rsidRPr="001F42D3" w14:paraId="4E1BF6BD" w14:textId="77777777" w:rsidTr="006C0E8E">
        <w:trPr>
          <w:cantSplit/>
          <w:jc w:val="center"/>
        </w:trPr>
        <w:tc>
          <w:tcPr>
            <w:tcW w:w="4428" w:type="dxa"/>
          </w:tcPr>
          <w:p w14:paraId="1D2E00CD" w14:textId="77777777" w:rsidR="00B11855" w:rsidRPr="001F42D3" w:rsidRDefault="003D003E" w:rsidP="00144946">
            <w:pPr>
              <w:pStyle w:val="TableEntry"/>
            </w:pPr>
            <w:r w:rsidRPr="001F42D3">
              <w:t>hi-pri-p-al</w:t>
            </w:r>
          </w:p>
        </w:tc>
        <w:tc>
          <w:tcPr>
            <w:tcW w:w="4320" w:type="dxa"/>
          </w:tcPr>
          <w:p w14:paraId="08E180EF" w14:textId="77777777" w:rsidR="00B11855" w:rsidRPr="001F42D3" w:rsidRDefault="003D003E" w:rsidP="00144946">
            <w:pPr>
              <w:pStyle w:val="TableEntry"/>
            </w:pPr>
            <w:r w:rsidRPr="001F42D3">
              <w:t>PH~SP</w:t>
            </w:r>
          </w:p>
        </w:tc>
      </w:tr>
    </w:tbl>
    <w:p w14:paraId="21D5870E" w14:textId="77777777" w:rsidR="00B11855" w:rsidRPr="001F42D3" w:rsidRDefault="00B11855" w:rsidP="002E102A">
      <w:pPr>
        <w:pStyle w:val="BodyText"/>
      </w:pPr>
    </w:p>
    <w:p w14:paraId="17AAE820" w14:textId="77777777" w:rsidR="00B11855" w:rsidRPr="001F42D3" w:rsidRDefault="003D003E" w:rsidP="005C1693">
      <w:pPr>
        <w:pStyle w:val="BodyText"/>
      </w:pPr>
      <w:r w:rsidRPr="001F42D3">
        <w:rPr>
          <w:b/>
          <w:bCs/>
        </w:rPr>
        <w:t>OBX-11   Observation Result Status</w:t>
      </w:r>
    </w:p>
    <w:p w14:paraId="1297C468" w14:textId="2AA7BC02" w:rsidR="00B11855" w:rsidRPr="001F42D3" w:rsidRDefault="003D003E" w:rsidP="005C1693">
      <w:pPr>
        <w:pStyle w:val="BodyText"/>
      </w:pPr>
      <w:r w:rsidRPr="001F42D3">
        <w:t xml:space="preserve">This field should be filled according to </w:t>
      </w:r>
      <w:r w:rsidR="006D613E" w:rsidRPr="001F42D3">
        <w:t>HL7</w:t>
      </w:r>
      <w:r w:rsidR="00995105" w:rsidRPr="001F42D3">
        <w:t xml:space="preserve"> </w:t>
      </w:r>
      <w:r w:rsidRPr="001F42D3">
        <w:t xml:space="preserve">Table 0085 described in Chapter 7 of HL7. For the IHE </w:t>
      </w:r>
      <w:r w:rsidR="007E67D4" w:rsidRPr="001F42D3">
        <w:t>DEV TF</w:t>
      </w:r>
      <w:r w:rsidRPr="001F42D3">
        <w:t>, the possible values for this field for this profile are shown in Table B.8</w:t>
      </w:r>
      <w:r w:rsidR="00305080" w:rsidRPr="001F42D3">
        <w:rPr>
          <w:rFonts w:eastAsia="MS Mincho"/>
        </w:rPr>
        <w:t>-</w:t>
      </w:r>
      <w:r w:rsidR="003570BC" w:rsidRPr="001F42D3">
        <w:t>7</w:t>
      </w:r>
      <w:r w:rsidRPr="001F42D3">
        <w:t xml:space="preserve">: </w:t>
      </w:r>
      <w:r w:rsidR="006D613E" w:rsidRPr="001F42D3">
        <w:t>HL7</w:t>
      </w:r>
      <w:r w:rsidR="00995105" w:rsidRPr="001F42D3">
        <w:t xml:space="preserve"> </w:t>
      </w:r>
      <w:r w:rsidRPr="001F42D3">
        <w:t>Table 0085 selected values. The value of X is used for device related segments where OBX-7 is not used to express the device measurement range capability. Certain values of OBX-8 Abnormal Flags are semantically linked to OBX-11 Observation Results Status; see the table under OBX-8 for these cases.</w:t>
      </w:r>
    </w:p>
    <w:p w14:paraId="097D2E3A" w14:textId="571994E0" w:rsidR="00B11855" w:rsidRPr="001F42D3" w:rsidRDefault="003D003E" w:rsidP="00CF5627">
      <w:pPr>
        <w:pStyle w:val="TableTitle"/>
      </w:pPr>
      <w:r w:rsidRPr="001F42D3">
        <w:t>Table B.8</w:t>
      </w:r>
      <w:r w:rsidR="004E547A" w:rsidRPr="001F42D3">
        <w:t>.5</w:t>
      </w:r>
      <w:r w:rsidR="003570BC" w:rsidRPr="001F42D3">
        <w:rPr>
          <w:rFonts w:eastAsia="MS Gothic"/>
        </w:rPr>
        <w:t>-</w:t>
      </w:r>
      <w:r w:rsidR="00E76CA1" w:rsidRPr="001F42D3">
        <w:rPr>
          <w:rFonts w:eastAsia="MS Gothic"/>
        </w:rPr>
        <w:t>11</w:t>
      </w:r>
      <w:r w:rsidRPr="001F42D3">
        <w:t xml:space="preserve">: </w:t>
      </w:r>
      <w:r w:rsidR="006D613E" w:rsidRPr="001F42D3">
        <w:t>HL7</w:t>
      </w:r>
      <w:r w:rsidR="00995105" w:rsidRPr="001F42D3">
        <w:t xml:space="preserve"> </w:t>
      </w:r>
      <w:r w:rsidRPr="001F42D3">
        <w:t>Table 0085 selected values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0"/>
        <w:gridCol w:w="2330"/>
        <w:gridCol w:w="4420"/>
      </w:tblGrid>
      <w:tr w:rsidR="00C40FD5" w:rsidRPr="001F42D3" w14:paraId="2801943A" w14:textId="77777777" w:rsidTr="00A92110">
        <w:trPr>
          <w:cantSplit/>
          <w:tblHeader/>
          <w:jc w:val="center"/>
        </w:trPr>
        <w:tc>
          <w:tcPr>
            <w:tcW w:w="1530" w:type="dxa"/>
            <w:shd w:val="clear" w:color="auto" w:fill="D9D9D9"/>
          </w:tcPr>
          <w:p w14:paraId="226327CF" w14:textId="77777777" w:rsidR="00B11855" w:rsidRPr="001F42D3" w:rsidRDefault="003D003E">
            <w:pPr>
              <w:pStyle w:val="TableEntryHeader"/>
            </w:pPr>
            <w:r w:rsidRPr="001F42D3">
              <w:t>Value</w:t>
            </w:r>
          </w:p>
        </w:tc>
        <w:tc>
          <w:tcPr>
            <w:tcW w:w="2330" w:type="dxa"/>
            <w:shd w:val="clear" w:color="auto" w:fill="D9D9D9"/>
          </w:tcPr>
          <w:p w14:paraId="50FB07A4" w14:textId="77777777" w:rsidR="00B11855" w:rsidRPr="001F42D3" w:rsidRDefault="003D003E">
            <w:pPr>
              <w:pStyle w:val="TableEntryHeader"/>
            </w:pPr>
            <w:r w:rsidRPr="001F42D3">
              <w:t>Description</w:t>
            </w:r>
          </w:p>
        </w:tc>
        <w:tc>
          <w:tcPr>
            <w:tcW w:w="4420" w:type="dxa"/>
            <w:shd w:val="clear" w:color="auto" w:fill="D9D9D9"/>
          </w:tcPr>
          <w:p w14:paraId="4960F771" w14:textId="77777777" w:rsidR="00B11855" w:rsidRPr="001F42D3" w:rsidRDefault="003D003E">
            <w:pPr>
              <w:pStyle w:val="TableEntryHeader"/>
            </w:pPr>
            <w:r w:rsidRPr="001F42D3">
              <w:t>Comment</w:t>
            </w:r>
          </w:p>
        </w:tc>
      </w:tr>
      <w:tr w:rsidR="00B11855" w:rsidRPr="001F42D3" w14:paraId="59191E47" w14:textId="77777777" w:rsidTr="00A92110">
        <w:trPr>
          <w:cantSplit/>
          <w:jc w:val="center"/>
        </w:trPr>
        <w:tc>
          <w:tcPr>
            <w:tcW w:w="1530" w:type="dxa"/>
          </w:tcPr>
          <w:p w14:paraId="5FA0374E" w14:textId="77777777" w:rsidR="00B11855" w:rsidRPr="001F42D3" w:rsidRDefault="003D003E" w:rsidP="006C0E8E">
            <w:pPr>
              <w:pStyle w:val="TableEntry"/>
              <w:keepNext/>
            </w:pPr>
            <w:r w:rsidRPr="001F42D3">
              <w:t>C</w:t>
            </w:r>
          </w:p>
        </w:tc>
        <w:tc>
          <w:tcPr>
            <w:tcW w:w="2330" w:type="dxa"/>
          </w:tcPr>
          <w:p w14:paraId="20769B0E" w14:textId="77777777" w:rsidR="00B11855" w:rsidRPr="001F42D3" w:rsidRDefault="003D003E" w:rsidP="006C0E8E">
            <w:pPr>
              <w:pStyle w:val="TableEntry"/>
              <w:keepNext/>
            </w:pPr>
            <w:r w:rsidRPr="001F42D3">
              <w:t>Record coming over is a correction and thus replaces a final result</w:t>
            </w:r>
          </w:p>
        </w:tc>
        <w:tc>
          <w:tcPr>
            <w:tcW w:w="4420" w:type="dxa"/>
          </w:tcPr>
          <w:p w14:paraId="01273B43" w14:textId="77777777" w:rsidR="00B11855" w:rsidRPr="001F42D3" w:rsidRDefault="00B11855" w:rsidP="006C0E8E">
            <w:pPr>
              <w:pStyle w:val="TableEntry"/>
              <w:keepNext/>
            </w:pPr>
          </w:p>
        </w:tc>
      </w:tr>
      <w:tr w:rsidR="00B11855" w:rsidRPr="001F42D3" w14:paraId="7BBC1002" w14:textId="77777777" w:rsidTr="00A92110">
        <w:trPr>
          <w:cantSplit/>
          <w:jc w:val="center"/>
        </w:trPr>
        <w:tc>
          <w:tcPr>
            <w:tcW w:w="1530" w:type="dxa"/>
          </w:tcPr>
          <w:p w14:paraId="33AB78B0" w14:textId="77777777" w:rsidR="00B11855" w:rsidRPr="001F42D3" w:rsidRDefault="003D003E" w:rsidP="00144946">
            <w:pPr>
              <w:pStyle w:val="TableEntry"/>
            </w:pPr>
            <w:r w:rsidRPr="001F42D3">
              <w:t>D</w:t>
            </w:r>
          </w:p>
        </w:tc>
        <w:tc>
          <w:tcPr>
            <w:tcW w:w="2330" w:type="dxa"/>
          </w:tcPr>
          <w:p w14:paraId="5441D6A5" w14:textId="77777777" w:rsidR="00B11855" w:rsidRPr="001F42D3" w:rsidRDefault="003D003E" w:rsidP="00144946">
            <w:pPr>
              <w:pStyle w:val="TableEntry"/>
            </w:pPr>
            <w:r w:rsidRPr="001F42D3">
              <w:t>Deletes the OBX record</w:t>
            </w:r>
          </w:p>
        </w:tc>
        <w:tc>
          <w:tcPr>
            <w:tcW w:w="4420" w:type="dxa"/>
          </w:tcPr>
          <w:p w14:paraId="7CD4688E" w14:textId="77777777" w:rsidR="00B11855" w:rsidRPr="001F42D3" w:rsidRDefault="00B11855" w:rsidP="00144946">
            <w:pPr>
              <w:pStyle w:val="TableEntry"/>
            </w:pPr>
          </w:p>
        </w:tc>
      </w:tr>
      <w:tr w:rsidR="00B11855" w:rsidRPr="001F42D3" w14:paraId="263BE8E3" w14:textId="77777777" w:rsidTr="00A92110">
        <w:trPr>
          <w:cantSplit/>
          <w:jc w:val="center"/>
        </w:trPr>
        <w:tc>
          <w:tcPr>
            <w:tcW w:w="1530" w:type="dxa"/>
          </w:tcPr>
          <w:p w14:paraId="78BF29D0" w14:textId="77777777" w:rsidR="00B11855" w:rsidRPr="001F42D3" w:rsidRDefault="003D003E" w:rsidP="00144946">
            <w:pPr>
              <w:pStyle w:val="TableEntry"/>
            </w:pPr>
            <w:r w:rsidRPr="001F42D3">
              <w:lastRenderedPageBreak/>
              <w:t>F</w:t>
            </w:r>
          </w:p>
        </w:tc>
        <w:tc>
          <w:tcPr>
            <w:tcW w:w="2330" w:type="dxa"/>
          </w:tcPr>
          <w:p w14:paraId="58B411F6" w14:textId="77777777" w:rsidR="00B11855" w:rsidRPr="001F42D3" w:rsidRDefault="003D003E" w:rsidP="00144946">
            <w:pPr>
              <w:pStyle w:val="TableEntry"/>
            </w:pPr>
            <w:r w:rsidRPr="001F42D3">
              <w:t>Final results; Can only be changed with a corrected result.</w:t>
            </w:r>
          </w:p>
        </w:tc>
        <w:tc>
          <w:tcPr>
            <w:tcW w:w="4420" w:type="dxa"/>
          </w:tcPr>
          <w:p w14:paraId="0F21FEE2" w14:textId="77777777" w:rsidR="00B11855" w:rsidRPr="001F42D3" w:rsidRDefault="00B11855" w:rsidP="00144946">
            <w:pPr>
              <w:pStyle w:val="TableEntry"/>
            </w:pPr>
          </w:p>
        </w:tc>
      </w:tr>
      <w:tr w:rsidR="00B11855" w:rsidRPr="001F42D3" w14:paraId="028E30C5" w14:textId="77777777" w:rsidTr="00A92110">
        <w:trPr>
          <w:cantSplit/>
          <w:jc w:val="center"/>
        </w:trPr>
        <w:tc>
          <w:tcPr>
            <w:tcW w:w="1530" w:type="dxa"/>
          </w:tcPr>
          <w:p w14:paraId="63621C90" w14:textId="77777777" w:rsidR="00B11855" w:rsidRPr="001F42D3" w:rsidRDefault="003D003E" w:rsidP="00144946">
            <w:pPr>
              <w:pStyle w:val="TableEntry"/>
            </w:pPr>
            <w:r w:rsidRPr="001F42D3">
              <w:t>P</w:t>
            </w:r>
          </w:p>
        </w:tc>
        <w:tc>
          <w:tcPr>
            <w:tcW w:w="2330" w:type="dxa"/>
          </w:tcPr>
          <w:p w14:paraId="45EEA0D2" w14:textId="77777777" w:rsidR="00B11855" w:rsidRPr="001F42D3" w:rsidRDefault="003D003E" w:rsidP="00144946">
            <w:pPr>
              <w:pStyle w:val="TableEntry"/>
            </w:pPr>
            <w:r w:rsidRPr="001F42D3">
              <w:t>Preliminary results</w:t>
            </w:r>
          </w:p>
        </w:tc>
        <w:tc>
          <w:tcPr>
            <w:tcW w:w="4420" w:type="dxa"/>
          </w:tcPr>
          <w:p w14:paraId="6E9C7054" w14:textId="77777777" w:rsidR="00B11855" w:rsidRPr="001F42D3" w:rsidRDefault="00B11855" w:rsidP="00144946">
            <w:pPr>
              <w:pStyle w:val="TableEntry"/>
            </w:pPr>
          </w:p>
        </w:tc>
      </w:tr>
      <w:tr w:rsidR="00B11855" w:rsidRPr="001F42D3" w14:paraId="5BE4AC80" w14:textId="77777777" w:rsidTr="00A92110">
        <w:trPr>
          <w:cantSplit/>
          <w:jc w:val="center"/>
        </w:trPr>
        <w:tc>
          <w:tcPr>
            <w:tcW w:w="1530" w:type="dxa"/>
          </w:tcPr>
          <w:p w14:paraId="23F1988F" w14:textId="77777777" w:rsidR="00B11855" w:rsidRPr="001F42D3" w:rsidRDefault="003D003E" w:rsidP="00144946">
            <w:pPr>
              <w:pStyle w:val="TableEntry"/>
            </w:pPr>
            <w:r w:rsidRPr="001F42D3">
              <w:t>R</w:t>
            </w:r>
          </w:p>
        </w:tc>
        <w:tc>
          <w:tcPr>
            <w:tcW w:w="2330" w:type="dxa"/>
          </w:tcPr>
          <w:p w14:paraId="06767920" w14:textId="77777777" w:rsidR="00B11855" w:rsidRPr="001F42D3" w:rsidRDefault="003D003E" w:rsidP="00144946">
            <w:pPr>
              <w:pStyle w:val="TableEntry"/>
            </w:pPr>
            <w:r w:rsidRPr="001F42D3">
              <w:t>Results entered -- not verified</w:t>
            </w:r>
          </w:p>
        </w:tc>
        <w:tc>
          <w:tcPr>
            <w:tcW w:w="4420" w:type="dxa"/>
          </w:tcPr>
          <w:p w14:paraId="0A117C92" w14:textId="77777777" w:rsidR="00B11855" w:rsidRPr="001F42D3" w:rsidRDefault="00B11855" w:rsidP="00144946">
            <w:pPr>
              <w:pStyle w:val="TableEntry"/>
            </w:pPr>
          </w:p>
        </w:tc>
      </w:tr>
      <w:tr w:rsidR="00B11855" w:rsidRPr="001F42D3" w14:paraId="7999F15F" w14:textId="77777777" w:rsidTr="00A92110">
        <w:trPr>
          <w:cantSplit/>
          <w:jc w:val="center"/>
        </w:trPr>
        <w:tc>
          <w:tcPr>
            <w:tcW w:w="1530" w:type="dxa"/>
          </w:tcPr>
          <w:p w14:paraId="6EBAA4EE" w14:textId="77777777" w:rsidR="00B11855" w:rsidRPr="001F42D3" w:rsidRDefault="003D003E" w:rsidP="00144946">
            <w:pPr>
              <w:pStyle w:val="TableEntry"/>
            </w:pPr>
            <w:r w:rsidRPr="001F42D3">
              <w:t>S</w:t>
            </w:r>
          </w:p>
        </w:tc>
        <w:tc>
          <w:tcPr>
            <w:tcW w:w="2330" w:type="dxa"/>
          </w:tcPr>
          <w:p w14:paraId="09563706" w14:textId="77777777" w:rsidR="00B11855" w:rsidRPr="001F42D3" w:rsidRDefault="003D003E" w:rsidP="00144946">
            <w:pPr>
              <w:pStyle w:val="TableEntry"/>
            </w:pPr>
            <w:r w:rsidRPr="001F42D3">
              <w:t>Partial results</w:t>
            </w:r>
          </w:p>
        </w:tc>
        <w:tc>
          <w:tcPr>
            <w:tcW w:w="4420" w:type="dxa"/>
          </w:tcPr>
          <w:p w14:paraId="4B899EB2" w14:textId="77777777" w:rsidR="00B11855" w:rsidRPr="001F42D3" w:rsidRDefault="00B11855" w:rsidP="00144946">
            <w:pPr>
              <w:pStyle w:val="TableEntry"/>
            </w:pPr>
          </w:p>
        </w:tc>
      </w:tr>
      <w:tr w:rsidR="00B11855" w:rsidRPr="001F42D3" w14:paraId="5AE3640A" w14:textId="77777777" w:rsidTr="00A92110">
        <w:trPr>
          <w:cantSplit/>
          <w:jc w:val="center"/>
        </w:trPr>
        <w:tc>
          <w:tcPr>
            <w:tcW w:w="1530" w:type="dxa"/>
          </w:tcPr>
          <w:p w14:paraId="21CDBA22" w14:textId="77777777" w:rsidR="00B11855" w:rsidRPr="001F42D3" w:rsidRDefault="003D003E" w:rsidP="00144946">
            <w:pPr>
              <w:pStyle w:val="TableEntry"/>
            </w:pPr>
            <w:r w:rsidRPr="001F42D3">
              <w:t>U</w:t>
            </w:r>
          </w:p>
        </w:tc>
        <w:tc>
          <w:tcPr>
            <w:tcW w:w="2330" w:type="dxa"/>
          </w:tcPr>
          <w:p w14:paraId="6C6A5E20" w14:textId="77777777" w:rsidR="00B11855" w:rsidRPr="001F42D3" w:rsidRDefault="003D003E" w:rsidP="00144946">
            <w:pPr>
              <w:pStyle w:val="TableEntry"/>
            </w:pPr>
            <w:r w:rsidRPr="001F42D3">
              <w:t>Results status change to final without retransmitting results already sent as ‘preliminary.’</w:t>
            </w:r>
          </w:p>
        </w:tc>
        <w:tc>
          <w:tcPr>
            <w:tcW w:w="4420" w:type="dxa"/>
          </w:tcPr>
          <w:p w14:paraId="47A9DF2C" w14:textId="77777777" w:rsidR="00B11855" w:rsidRPr="001F42D3" w:rsidRDefault="00B11855" w:rsidP="00144946">
            <w:pPr>
              <w:pStyle w:val="TableEntry"/>
            </w:pPr>
          </w:p>
        </w:tc>
      </w:tr>
      <w:tr w:rsidR="00B11855" w:rsidRPr="001F42D3" w14:paraId="572B214E" w14:textId="77777777" w:rsidTr="00A92110">
        <w:trPr>
          <w:cantSplit/>
          <w:jc w:val="center"/>
        </w:trPr>
        <w:tc>
          <w:tcPr>
            <w:tcW w:w="1530" w:type="dxa"/>
          </w:tcPr>
          <w:p w14:paraId="6081B14B" w14:textId="77777777" w:rsidR="00B11855" w:rsidRPr="001F42D3" w:rsidRDefault="003D003E" w:rsidP="00144946">
            <w:pPr>
              <w:pStyle w:val="TableEntry"/>
            </w:pPr>
            <w:r w:rsidRPr="001F42D3">
              <w:t>W</w:t>
            </w:r>
          </w:p>
        </w:tc>
        <w:tc>
          <w:tcPr>
            <w:tcW w:w="2330" w:type="dxa"/>
          </w:tcPr>
          <w:p w14:paraId="6A7B6608" w14:textId="77777777" w:rsidR="00B11855" w:rsidRPr="001F42D3" w:rsidRDefault="003D003E" w:rsidP="00144946">
            <w:pPr>
              <w:pStyle w:val="TableEntry"/>
            </w:pPr>
            <w:r w:rsidRPr="001F42D3">
              <w:t>Post original as wrong, e.g., transmitted for wrong patient</w:t>
            </w:r>
          </w:p>
        </w:tc>
        <w:tc>
          <w:tcPr>
            <w:tcW w:w="4420" w:type="dxa"/>
          </w:tcPr>
          <w:p w14:paraId="1B062E4E" w14:textId="77777777" w:rsidR="00B11855" w:rsidRPr="001F42D3" w:rsidRDefault="00B11855" w:rsidP="00144946">
            <w:pPr>
              <w:pStyle w:val="TableEntry"/>
            </w:pPr>
          </w:p>
        </w:tc>
      </w:tr>
      <w:tr w:rsidR="00B11855" w:rsidRPr="001F42D3" w14:paraId="5ABB3269" w14:textId="77777777" w:rsidTr="00A92110">
        <w:trPr>
          <w:cantSplit/>
          <w:jc w:val="center"/>
        </w:trPr>
        <w:tc>
          <w:tcPr>
            <w:tcW w:w="1530" w:type="dxa"/>
          </w:tcPr>
          <w:p w14:paraId="2CA9854E" w14:textId="77777777" w:rsidR="00B11855" w:rsidRPr="001F42D3" w:rsidRDefault="003D003E" w:rsidP="00144946">
            <w:pPr>
              <w:pStyle w:val="TableEntry"/>
            </w:pPr>
            <w:r w:rsidRPr="001F42D3">
              <w:t>X</w:t>
            </w:r>
          </w:p>
        </w:tc>
        <w:tc>
          <w:tcPr>
            <w:tcW w:w="2330" w:type="dxa"/>
          </w:tcPr>
          <w:p w14:paraId="7E6BBE40" w14:textId="77777777" w:rsidR="00B11855" w:rsidRPr="001F42D3" w:rsidRDefault="003D003E" w:rsidP="00144946">
            <w:pPr>
              <w:pStyle w:val="TableEntry"/>
            </w:pPr>
            <w:r w:rsidRPr="001F42D3">
              <w:t>Results cannot be obtained for this observation</w:t>
            </w:r>
          </w:p>
        </w:tc>
        <w:tc>
          <w:tcPr>
            <w:tcW w:w="4420" w:type="dxa"/>
          </w:tcPr>
          <w:p w14:paraId="066E90F1" w14:textId="77777777" w:rsidR="00B11855" w:rsidRPr="001F42D3" w:rsidRDefault="00B11855" w:rsidP="00144946">
            <w:pPr>
              <w:pStyle w:val="TableEntry"/>
            </w:pPr>
          </w:p>
        </w:tc>
      </w:tr>
    </w:tbl>
    <w:p w14:paraId="5A89BD36" w14:textId="77777777" w:rsidR="002E102A" w:rsidRPr="001F42D3" w:rsidRDefault="002E102A" w:rsidP="00A17802">
      <w:pPr>
        <w:pStyle w:val="BodyText"/>
      </w:pPr>
    </w:p>
    <w:p w14:paraId="712C9D00" w14:textId="450671AA" w:rsidR="00596708" w:rsidRPr="001F42D3" w:rsidRDefault="00D53FC4" w:rsidP="00B34AEB">
      <w:pPr>
        <w:pStyle w:val="Heading3"/>
        <w:numPr>
          <w:ilvl w:val="0"/>
          <w:numId w:val="0"/>
        </w:numPr>
        <w:rPr>
          <w:noProof w:val="0"/>
        </w:rPr>
      </w:pPr>
      <w:bookmarkStart w:id="1917" w:name="_Toc214889779"/>
      <w:r w:rsidRPr="001F42D3">
        <w:rPr>
          <w:noProof w:val="0"/>
        </w:rPr>
        <w:t xml:space="preserve">B.8.6 </w:t>
      </w:r>
      <w:r w:rsidR="00596708" w:rsidRPr="001F42D3">
        <w:rPr>
          <w:noProof w:val="0"/>
        </w:rPr>
        <w:t>OBX-11 Observation Result Status in Report Alert</w:t>
      </w:r>
      <w:r w:rsidR="00714B20" w:rsidRPr="001F42D3">
        <w:rPr>
          <w:noProof w:val="0"/>
        </w:rPr>
        <w:t xml:space="preserve"> [PCD-04]</w:t>
      </w:r>
      <w:bookmarkEnd w:id="1917"/>
    </w:p>
    <w:p w14:paraId="579007C7" w14:textId="77777777" w:rsidR="00B11855" w:rsidRPr="001F42D3" w:rsidRDefault="003D003E" w:rsidP="00C10546">
      <w:pPr>
        <w:pStyle w:val="BodyText"/>
      </w:pPr>
      <w:r w:rsidRPr="001F42D3">
        <w:t>The field shall be populated with the result status of the Report Alert transaction</w:t>
      </w:r>
      <w:r w:rsidR="00CA3A2C" w:rsidRPr="001F42D3">
        <w:t xml:space="preserve">. </w:t>
      </w:r>
      <w:r w:rsidRPr="001F42D3">
        <w:t xml:space="preserve">Once a Report Alert transaction is sent it is by definition final, not held for later revision, and given that state and status of indications are updated through additional Report Alert transactions specific to the ACM </w:t>
      </w:r>
      <w:r w:rsidR="00CA3A2C" w:rsidRPr="001F42D3">
        <w:t>Profile</w:t>
      </w:r>
      <w:r w:rsidRPr="001F42D3">
        <w:t xml:space="preserve"> the only possible value is “F” indicating final.</w:t>
      </w:r>
    </w:p>
    <w:p w14:paraId="4B874405" w14:textId="77777777" w:rsidR="00B11855" w:rsidRPr="001F42D3" w:rsidRDefault="003D003E" w:rsidP="005C1693">
      <w:pPr>
        <w:pStyle w:val="BodyText"/>
      </w:pPr>
      <w:r w:rsidRPr="001F42D3">
        <w:rPr>
          <w:b/>
          <w:bCs/>
        </w:rPr>
        <w:t>OBX-14   Date/Time of the Observation:</w:t>
      </w:r>
    </w:p>
    <w:p w14:paraId="1F494EC8" w14:textId="04F79016" w:rsidR="00B11855" w:rsidRPr="001F42D3" w:rsidRDefault="003D003E" w:rsidP="005C1693">
      <w:pPr>
        <w:pStyle w:val="BodyText"/>
      </w:pPr>
      <w:r w:rsidRPr="001F42D3">
        <w:t>If this field is present in a 'metric' observation, its value overrides the time stamp in OBR-7. This should only be populated to signal an episodic observation such as noninvasive blood pressure. For periodically sampled observations where the time stamp for all observations in the message is the same and is given in OBR-7, OBX-14 should not be populated.</w:t>
      </w:r>
      <w:r w:rsidR="004824A8" w:rsidRPr="001F42D3">
        <w:t xml:space="preserve"> See also Appendix Section </w:t>
      </w:r>
      <w:r w:rsidR="004824A8" w:rsidRPr="001F42D3">
        <w:fldChar w:fldCharType="begin"/>
      </w:r>
      <w:r w:rsidR="004824A8" w:rsidRPr="001F42D3">
        <w:instrText xml:space="preserve"> REF _Ref429944659 \r \h </w:instrText>
      </w:r>
      <w:r w:rsidR="002E102A" w:rsidRPr="001F42D3">
        <w:instrText xml:space="preserve"> \* MERGEFORMAT </w:instrText>
      </w:r>
      <w:r w:rsidR="004824A8" w:rsidRPr="001F42D3">
        <w:fldChar w:fldCharType="separate"/>
      </w:r>
      <w:r w:rsidR="00D021FA" w:rsidRPr="001F42D3">
        <w:t>0</w:t>
      </w:r>
      <w:r w:rsidR="004824A8" w:rsidRPr="001F42D3">
        <w:fldChar w:fldCharType="end"/>
      </w:r>
      <w:r w:rsidR="004824A8" w:rsidRPr="001F42D3">
        <w:t xml:space="preserve"> </w:t>
      </w:r>
      <w:r w:rsidR="004824A8" w:rsidRPr="001F42D3">
        <w:fldChar w:fldCharType="begin"/>
      </w:r>
      <w:r w:rsidR="004824A8" w:rsidRPr="001F42D3">
        <w:instrText xml:space="preserve"> REF _Ref429944639 \h </w:instrText>
      </w:r>
      <w:r w:rsidR="002E102A" w:rsidRPr="001F42D3">
        <w:instrText xml:space="preserve"> \* MERGEFORMAT </w:instrText>
      </w:r>
      <w:r w:rsidR="004824A8" w:rsidRPr="001F42D3">
        <w:fldChar w:fldCharType="separate"/>
      </w:r>
      <w:r w:rsidR="00D021FA" w:rsidRPr="001F42D3">
        <w:t>B.8.7 Time Stamps and Time Synchronization</w:t>
      </w:r>
      <w:r w:rsidR="004824A8" w:rsidRPr="001F42D3">
        <w:fldChar w:fldCharType="end"/>
      </w:r>
      <w:r w:rsidR="004824A8" w:rsidRPr="001F42D3">
        <w:t xml:space="preserve"> for a general discussion of time stamps in IHE PCD messages.</w:t>
      </w:r>
    </w:p>
    <w:p w14:paraId="5A6015C3" w14:textId="0A3AFD3D" w:rsidR="00B11855" w:rsidRPr="001F42D3" w:rsidRDefault="003D003E" w:rsidP="005C1693">
      <w:pPr>
        <w:pStyle w:val="BodyText"/>
      </w:pPr>
      <w:r w:rsidRPr="001F42D3">
        <w:t xml:space="preserve">This implies that time stamp may be 'inherited' from the OBR, which is in effect a higher-level grouping element for the OBX segments it contains (i.e., that form part of the same ORDER_OBSERVATION segment group), unless the time stamp is overridden. In a similar </w:t>
      </w:r>
      <w:r w:rsidR="0028379E" w:rsidRPr="001F42D3">
        <w:t>way,</w:t>
      </w:r>
      <w:r w:rsidRPr="001F42D3">
        <w:t xml:space="preserve"> an OBX segment applying to a higher level in the MDS-VMD-channel-metric hierarchy establishes a default time stamp for its contained lower-level elements unless overridden by associating a time stamp with the lower-level element. So metric observations get their time stamps from their nearest 'ancestor' which has a time stamp in OBX-14 unless they have a time stamp of their own in OBX-14. Channel-level OBXs with filled OBX-14 fields establish a default time stamp for their contained metric observations.</w:t>
      </w:r>
    </w:p>
    <w:p w14:paraId="332FC224" w14:textId="34AB5D5D" w:rsidR="00B11855" w:rsidRPr="001F42D3" w:rsidRDefault="003D003E" w:rsidP="005C1693">
      <w:pPr>
        <w:pStyle w:val="BodyText"/>
      </w:pPr>
      <w:r w:rsidRPr="001F42D3">
        <w:lastRenderedPageBreak/>
        <w:t xml:space="preserve">For the </w:t>
      </w:r>
      <w:r w:rsidR="007E67D4" w:rsidRPr="001F42D3">
        <w:t>DEV TF</w:t>
      </w:r>
      <w:r w:rsidRPr="001F42D3">
        <w:t xml:space="preserve"> the value is the same as OBX-19 Date/Time of the Analysis, but should be used in preference to OBX-19 if time of the particular observation is relevant and is different than OBR-7 (that is, in the case of an episodic observation). The OBX-14 time stamp may be duplicated in OBX-19 if local needs dictate.</w:t>
      </w:r>
    </w:p>
    <w:p w14:paraId="4A37B2EC" w14:textId="77777777" w:rsidR="00B11855" w:rsidRPr="001F42D3" w:rsidRDefault="003D003E" w:rsidP="005C1693">
      <w:pPr>
        <w:pStyle w:val="BodyText"/>
      </w:pPr>
      <w:r w:rsidRPr="001F42D3">
        <w:rPr>
          <w:b/>
          <w:bCs/>
        </w:rPr>
        <w:t>OBX-16   Responsible Observer</w:t>
      </w:r>
    </w:p>
    <w:p w14:paraId="55D7EB63" w14:textId="33AFED60" w:rsidR="00B11855" w:rsidRPr="001F42D3" w:rsidRDefault="003D003E" w:rsidP="005C1693">
      <w:pPr>
        <w:pStyle w:val="BodyText"/>
      </w:pPr>
      <w:r w:rsidRPr="001F42D3">
        <w:t xml:space="preserve">For the </w:t>
      </w:r>
      <w:r w:rsidR="007E67D4" w:rsidRPr="001F42D3">
        <w:t>DEV TF</w:t>
      </w:r>
      <w:r w:rsidRPr="001F42D3">
        <w:t>:</w:t>
      </w:r>
    </w:p>
    <w:p w14:paraId="37935FF8" w14:textId="0B712ADF" w:rsidR="00B11855" w:rsidRPr="001F42D3" w:rsidRDefault="003D003E" w:rsidP="005C1693">
      <w:pPr>
        <w:pStyle w:val="BodyText"/>
      </w:pPr>
      <w:r w:rsidRPr="001F42D3">
        <w:t>The identifier values for the Operator ID field may null, if unknown or unspecified at the sending device.</w:t>
      </w:r>
    </w:p>
    <w:p w14:paraId="2BD58609" w14:textId="77777777" w:rsidR="00B11855" w:rsidRPr="001F42D3" w:rsidRDefault="003D003E" w:rsidP="00CF5627">
      <w:pPr>
        <w:pStyle w:val="TableTitle"/>
      </w:pPr>
      <w:r w:rsidRPr="001F42D3">
        <w:t>Table B.8</w:t>
      </w:r>
      <w:r w:rsidR="004E547A" w:rsidRPr="001F42D3">
        <w:t>.6-1</w:t>
      </w:r>
      <w:r w:rsidRPr="001F42D3">
        <w:t xml:space="preserve">: Extended composite ID number and name for persons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5EEA8328" w14:textId="77777777" w:rsidTr="00EB7483">
        <w:trPr>
          <w:cantSplit/>
          <w:tblHeader/>
          <w:jc w:val="center"/>
        </w:trPr>
        <w:tc>
          <w:tcPr>
            <w:tcW w:w="783" w:type="dxa"/>
            <w:shd w:val="clear" w:color="auto" w:fill="D9D9D9"/>
          </w:tcPr>
          <w:p w14:paraId="3983D20C" w14:textId="77777777" w:rsidR="00B11855" w:rsidRPr="001F42D3" w:rsidRDefault="003D003E" w:rsidP="00144946">
            <w:pPr>
              <w:pStyle w:val="TableEntryHeader"/>
            </w:pPr>
            <w:r w:rsidRPr="001F42D3">
              <w:t>SEQ</w:t>
            </w:r>
          </w:p>
        </w:tc>
        <w:tc>
          <w:tcPr>
            <w:tcW w:w="764" w:type="dxa"/>
            <w:shd w:val="clear" w:color="auto" w:fill="D9D9D9"/>
          </w:tcPr>
          <w:p w14:paraId="111DFAD7" w14:textId="77777777" w:rsidR="00B11855" w:rsidRPr="001F42D3" w:rsidRDefault="003D003E" w:rsidP="00144946">
            <w:pPr>
              <w:pStyle w:val="TableEntryHeader"/>
            </w:pPr>
            <w:r w:rsidRPr="001F42D3">
              <w:t>LEN</w:t>
            </w:r>
          </w:p>
        </w:tc>
        <w:tc>
          <w:tcPr>
            <w:tcW w:w="760" w:type="dxa"/>
            <w:shd w:val="clear" w:color="auto" w:fill="D9D9D9"/>
          </w:tcPr>
          <w:p w14:paraId="462CD3D6" w14:textId="77777777" w:rsidR="00B11855" w:rsidRPr="001F42D3" w:rsidRDefault="003D003E" w:rsidP="00144946">
            <w:pPr>
              <w:pStyle w:val="TableEntryHeader"/>
            </w:pPr>
            <w:r w:rsidRPr="001F42D3">
              <w:t>DT</w:t>
            </w:r>
          </w:p>
        </w:tc>
        <w:tc>
          <w:tcPr>
            <w:tcW w:w="961" w:type="dxa"/>
            <w:shd w:val="clear" w:color="auto" w:fill="D9D9D9"/>
          </w:tcPr>
          <w:p w14:paraId="40C78864" w14:textId="77777777" w:rsidR="00B11855" w:rsidRPr="001F42D3" w:rsidRDefault="003D003E" w:rsidP="00144946">
            <w:pPr>
              <w:pStyle w:val="TableEntryHeader"/>
            </w:pPr>
            <w:r w:rsidRPr="001F42D3">
              <w:t>Usage</w:t>
            </w:r>
          </w:p>
        </w:tc>
        <w:tc>
          <w:tcPr>
            <w:tcW w:w="1316" w:type="dxa"/>
            <w:shd w:val="clear" w:color="auto" w:fill="D9D9D9"/>
          </w:tcPr>
          <w:p w14:paraId="41C84164" w14:textId="77777777" w:rsidR="00B11855" w:rsidRPr="001F42D3" w:rsidRDefault="003D003E" w:rsidP="00144946">
            <w:pPr>
              <w:pStyle w:val="TableEntryHeader"/>
            </w:pPr>
            <w:r w:rsidRPr="001F42D3">
              <w:t>Card.</w:t>
            </w:r>
          </w:p>
        </w:tc>
        <w:tc>
          <w:tcPr>
            <w:tcW w:w="861" w:type="dxa"/>
            <w:shd w:val="clear" w:color="auto" w:fill="D9D9D9"/>
          </w:tcPr>
          <w:p w14:paraId="3A8163BC" w14:textId="77777777" w:rsidR="00B11855" w:rsidRPr="001F42D3" w:rsidRDefault="003D003E" w:rsidP="00144946">
            <w:pPr>
              <w:pStyle w:val="TableEntryHeader"/>
            </w:pPr>
            <w:r w:rsidRPr="001F42D3">
              <w:t>TBL#</w:t>
            </w:r>
          </w:p>
        </w:tc>
        <w:tc>
          <w:tcPr>
            <w:tcW w:w="2834" w:type="dxa"/>
            <w:shd w:val="clear" w:color="auto" w:fill="D9D9D9"/>
          </w:tcPr>
          <w:p w14:paraId="10DBE4F0" w14:textId="77777777" w:rsidR="00B11855" w:rsidRPr="001F42D3" w:rsidRDefault="003D003E" w:rsidP="00144946">
            <w:pPr>
              <w:pStyle w:val="TableEntryHeader"/>
            </w:pPr>
            <w:r w:rsidRPr="001F42D3">
              <w:t>Component name</w:t>
            </w:r>
          </w:p>
        </w:tc>
      </w:tr>
      <w:tr w:rsidR="00C40FD5" w:rsidRPr="001F42D3" w14:paraId="4F43B935" w14:textId="77777777" w:rsidTr="006C0E8E">
        <w:trPr>
          <w:cantSplit/>
          <w:jc w:val="center"/>
        </w:trPr>
        <w:tc>
          <w:tcPr>
            <w:tcW w:w="783" w:type="dxa"/>
          </w:tcPr>
          <w:p w14:paraId="65B689AB" w14:textId="77777777" w:rsidR="00B11855" w:rsidRPr="001F42D3" w:rsidRDefault="003D003E" w:rsidP="00144946">
            <w:pPr>
              <w:pStyle w:val="TableEntry"/>
            </w:pPr>
            <w:r w:rsidRPr="001F42D3">
              <w:t>1</w:t>
            </w:r>
          </w:p>
        </w:tc>
        <w:tc>
          <w:tcPr>
            <w:tcW w:w="764" w:type="dxa"/>
          </w:tcPr>
          <w:p w14:paraId="26CC53CB" w14:textId="77777777" w:rsidR="00B11855" w:rsidRPr="001F42D3" w:rsidRDefault="003D003E" w:rsidP="00144946">
            <w:pPr>
              <w:pStyle w:val="TableEntry"/>
            </w:pPr>
            <w:r w:rsidRPr="001F42D3">
              <w:t>15</w:t>
            </w:r>
          </w:p>
        </w:tc>
        <w:tc>
          <w:tcPr>
            <w:tcW w:w="760" w:type="dxa"/>
          </w:tcPr>
          <w:p w14:paraId="07B75117" w14:textId="77777777" w:rsidR="00B11855" w:rsidRPr="001F42D3" w:rsidRDefault="003D003E" w:rsidP="00144946">
            <w:pPr>
              <w:pStyle w:val="TableEntry"/>
            </w:pPr>
            <w:r w:rsidRPr="001F42D3">
              <w:t>ST</w:t>
            </w:r>
          </w:p>
        </w:tc>
        <w:tc>
          <w:tcPr>
            <w:tcW w:w="961" w:type="dxa"/>
          </w:tcPr>
          <w:p w14:paraId="1EAE97A1" w14:textId="77777777" w:rsidR="00B11855" w:rsidRPr="001F42D3" w:rsidRDefault="003D003E" w:rsidP="00144946">
            <w:pPr>
              <w:pStyle w:val="TableEntry"/>
            </w:pPr>
            <w:r w:rsidRPr="001F42D3">
              <w:t>R</w:t>
            </w:r>
          </w:p>
        </w:tc>
        <w:tc>
          <w:tcPr>
            <w:tcW w:w="1316" w:type="dxa"/>
          </w:tcPr>
          <w:p w14:paraId="2AFBBEC7" w14:textId="77777777" w:rsidR="00B11855" w:rsidRPr="001F42D3" w:rsidRDefault="003D003E" w:rsidP="00144946">
            <w:pPr>
              <w:pStyle w:val="TableEntry"/>
            </w:pPr>
            <w:r w:rsidRPr="001F42D3">
              <w:t>[1.1]</w:t>
            </w:r>
          </w:p>
        </w:tc>
        <w:tc>
          <w:tcPr>
            <w:tcW w:w="861" w:type="dxa"/>
          </w:tcPr>
          <w:p w14:paraId="16D2901E" w14:textId="77777777" w:rsidR="00B11855" w:rsidRPr="001F42D3" w:rsidRDefault="00B11855" w:rsidP="00144946">
            <w:pPr>
              <w:pStyle w:val="TableEntry"/>
            </w:pPr>
          </w:p>
        </w:tc>
        <w:tc>
          <w:tcPr>
            <w:tcW w:w="2834" w:type="dxa"/>
          </w:tcPr>
          <w:p w14:paraId="26EF8EBD" w14:textId="77777777" w:rsidR="00B11855" w:rsidRPr="001F42D3" w:rsidRDefault="003D003E" w:rsidP="00144946">
            <w:pPr>
              <w:pStyle w:val="TableEntry"/>
            </w:pPr>
            <w:r w:rsidRPr="001F42D3">
              <w:t>ID Number</w:t>
            </w:r>
          </w:p>
        </w:tc>
      </w:tr>
      <w:tr w:rsidR="00C40FD5" w:rsidRPr="001F42D3" w14:paraId="7BF174CA" w14:textId="77777777" w:rsidTr="006C0E8E">
        <w:trPr>
          <w:cantSplit/>
          <w:jc w:val="center"/>
        </w:trPr>
        <w:tc>
          <w:tcPr>
            <w:tcW w:w="783" w:type="dxa"/>
          </w:tcPr>
          <w:p w14:paraId="74250A35" w14:textId="77777777" w:rsidR="00B11855" w:rsidRPr="001F42D3" w:rsidRDefault="003D003E" w:rsidP="00144946">
            <w:pPr>
              <w:pStyle w:val="TableEntry"/>
            </w:pPr>
            <w:r w:rsidRPr="001F42D3">
              <w:t>2</w:t>
            </w:r>
          </w:p>
        </w:tc>
        <w:tc>
          <w:tcPr>
            <w:tcW w:w="764" w:type="dxa"/>
          </w:tcPr>
          <w:p w14:paraId="4C0578EE" w14:textId="77777777" w:rsidR="00B11855" w:rsidRPr="001F42D3" w:rsidRDefault="003D003E" w:rsidP="00144946">
            <w:pPr>
              <w:pStyle w:val="TableEntry"/>
            </w:pPr>
            <w:r w:rsidRPr="001F42D3">
              <w:t>194</w:t>
            </w:r>
          </w:p>
        </w:tc>
        <w:tc>
          <w:tcPr>
            <w:tcW w:w="760" w:type="dxa"/>
          </w:tcPr>
          <w:p w14:paraId="08FD2F09" w14:textId="77777777" w:rsidR="00B11855" w:rsidRPr="001F42D3" w:rsidRDefault="003D003E" w:rsidP="00144946">
            <w:pPr>
              <w:pStyle w:val="TableEntry"/>
            </w:pPr>
            <w:r w:rsidRPr="001F42D3">
              <w:t>FN</w:t>
            </w:r>
          </w:p>
        </w:tc>
        <w:tc>
          <w:tcPr>
            <w:tcW w:w="961" w:type="dxa"/>
          </w:tcPr>
          <w:p w14:paraId="7402274F" w14:textId="77777777" w:rsidR="00B11855" w:rsidRPr="001F42D3" w:rsidRDefault="003D003E" w:rsidP="00144946">
            <w:pPr>
              <w:pStyle w:val="TableEntry"/>
            </w:pPr>
            <w:r w:rsidRPr="001F42D3">
              <w:t>RE</w:t>
            </w:r>
          </w:p>
        </w:tc>
        <w:tc>
          <w:tcPr>
            <w:tcW w:w="1316" w:type="dxa"/>
          </w:tcPr>
          <w:p w14:paraId="11AB0700" w14:textId="77777777" w:rsidR="00B11855" w:rsidRPr="001F42D3" w:rsidRDefault="003D003E" w:rsidP="00144946">
            <w:pPr>
              <w:pStyle w:val="TableEntry"/>
            </w:pPr>
            <w:r w:rsidRPr="001F42D3">
              <w:t>[0..1]</w:t>
            </w:r>
          </w:p>
        </w:tc>
        <w:tc>
          <w:tcPr>
            <w:tcW w:w="861" w:type="dxa"/>
          </w:tcPr>
          <w:p w14:paraId="693843DE" w14:textId="77777777" w:rsidR="00B11855" w:rsidRPr="001F42D3" w:rsidRDefault="00B11855" w:rsidP="00144946">
            <w:pPr>
              <w:pStyle w:val="TableEntry"/>
            </w:pPr>
          </w:p>
        </w:tc>
        <w:tc>
          <w:tcPr>
            <w:tcW w:w="2834" w:type="dxa"/>
          </w:tcPr>
          <w:p w14:paraId="2E9096AF" w14:textId="77777777" w:rsidR="00B11855" w:rsidRPr="001F42D3" w:rsidRDefault="003D003E" w:rsidP="00144946">
            <w:pPr>
              <w:pStyle w:val="TableEntry"/>
            </w:pPr>
            <w:r w:rsidRPr="001F42D3">
              <w:t>Family Name</w:t>
            </w:r>
          </w:p>
        </w:tc>
      </w:tr>
      <w:tr w:rsidR="00C40FD5" w:rsidRPr="001F42D3" w14:paraId="79CE329F" w14:textId="77777777" w:rsidTr="006C0E8E">
        <w:trPr>
          <w:cantSplit/>
          <w:jc w:val="center"/>
        </w:trPr>
        <w:tc>
          <w:tcPr>
            <w:tcW w:w="783" w:type="dxa"/>
          </w:tcPr>
          <w:p w14:paraId="791A5294" w14:textId="77777777" w:rsidR="00B11855" w:rsidRPr="001F42D3" w:rsidRDefault="003D003E" w:rsidP="00144946">
            <w:pPr>
              <w:pStyle w:val="TableEntry"/>
            </w:pPr>
            <w:r w:rsidRPr="001F42D3">
              <w:t>3</w:t>
            </w:r>
          </w:p>
        </w:tc>
        <w:tc>
          <w:tcPr>
            <w:tcW w:w="764" w:type="dxa"/>
          </w:tcPr>
          <w:p w14:paraId="01DEF8DF" w14:textId="77777777" w:rsidR="00B11855" w:rsidRPr="001F42D3" w:rsidRDefault="003D003E" w:rsidP="00144946">
            <w:pPr>
              <w:pStyle w:val="TableEntry"/>
            </w:pPr>
            <w:r w:rsidRPr="001F42D3">
              <w:t>30</w:t>
            </w:r>
          </w:p>
        </w:tc>
        <w:tc>
          <w:tcPr>
            <w:tcW w:w="760" w:type="dxa"/>
          </w:tcPr>
          <w:p w14:paraId="61FE3549" w14:textId="77777777" w:rsidR="00B11855" w:rsidRPr="001F42D3" w:rsidRDefault="003D003E" w:rsidP="00144946">
            <w:pPr>
              <w:pStyle w:val="TableEntry"/>
            </w:pPr>
            <w:r w:rsidRPr="001F42D3">
              <w:t>ST</w:t>
            </w:r>
          </w:p>
        </w:tc>
        <w:tc>
          <w:tcPr>
            <w:tcW w:w="961" w:type="dxa"/>
          </w:tcPr>
          <w:p w14:paraId="704F2D27" w14:textId="77777777" w:rsidR="00B11855" w:rsidRPr="001F42D3" w:rsidRDefault="003D003E" w:rsidP="00144946">
            <w:pPr>
              <w:pStyle w:val="TableEntry"/>
            </w:pPr>
            <w:r w:rsidRPr="001F42D3">
              <w:t>RE</w:t>
            </w:r>
          </w:p>
        </w:tc>
        <w:tc>
          <w:tcPr>
            <w:tcW w:w="1316" w:type="dxa"/>
          </w:tcPr>
          <w:p w14:paraId="288416C6" w14:textId="77777777" w:rsidR="00B11855" w:rsidRPr="001F42D3" w:rsidRDefault="003D003E" w:rsidP="00144946">
            <w:pPr>
              <w:pStyle w:val="TableEntry"/>
            </w:pPr>
            <w:r w:rsidRPr="001F42D3">
              <w:t>[0..1]</w:t>
            </w:r>
          </w:p>
        </w:tc>
        <w:tc>
          <w:tcPr>
            <w:tcW w:w="861" w:type="dxa"/>
          </w:tcPr>
          <w:p w14:paraId="6E6A6917" w14:textId="77777777" w:rsidR="00B11855" w:rsidRPr="001F42D3" w:rsidRDefault="00B11855" w:rsidP="00144946">
            <w:pPr>
              <w:pStyle w:val="TableEntry"/>
            </w:pPr>
          </w:p>
        </w:tc>
        <w:tc>
          <w:tcPr>
            <w:tcW w:w="2834" w:type="dxa"/>
          </w:tcPr>
          <w:p w14:paraId="034E9C48" w14:textId="77777777" w:rsidR="00B11855" w:rsidRPr="001F42D3" w:rsidRDefault="003D003E" w:rsidP="00144946">
            <w:pPr>
              <w:pStyle w:val="TableEntry"/>
            </w:pPr>
            <w:r w:rsidRPr="001F42D3">
              <w:t>Given Name</w:t>
            </w:r>
          </w:p>
        </w:tc>
      </w:tr>
    </w:tbl>
    <w:p w14:paraId="7678EE01" w14:textId="77777777" w:rsidR="00B11855" w:rsidRPr="001F42D3" w:rsidRDefault="00B11855" w:rsidP="00A92110">
      <w:pPr>
        <w:pStyle w:val="BodyText"/>
      </w:pPr>
    </w:p>
    <w:p w14:paraId="184F9108" w14:textId="77777777" w:rsidR="00B11855" w:rsidRPr="001F42D3" w:rsidRDefault="003D003E" w:rsidP="005C1693">
      <w:pPr>
        <w:pStyle w:val="BodyText"/>
      </w:pPr>
      <w:r w:rsidRPr="001F42D3">
        <w:rPr>
          <w:b/>
          <w:bCs/>
        </w:rPr>
        <w:t>OBX-17   Observation Method</w:t>
      </w:r>
    </w:p>
    <w:p w14:paraId="3F7B8C57" w14:textId="77777777" w:rsidR="00B11855" w:rsidRPr="001F42D3" w:rsidRDefault="003D003E" w:rsidP="005C1693">
      <w:pPr>
        <w:pStyle w:val="BodyText"/>
      </w:pPr>
      <w:r w:rsidRPr="001F42D3">
        <w:t>For metric related segments observation methods are in many cases implicit in device related MDC Ref_ID/codes; use of OBX17 is superfluous if given there. However, if observation method is needed and no device detail is shown then the method shall be given here.</w:t>
      </w:r>
    </w:p>
    <w:p w14:paraId="01C3B46F" w14:textId="77777777" w:rsidR="00B11855" w:rsidRPr="001F42D3" w:rsidRDefault="003D003E" w:rsidP="005C1693">
      <w:pPr>
        <w:pStyle w:val="BodyText"/>
      </w:pPr>
      <w:r w:rsidRPr="001F42D3">
        <w:t>The preferred format is an MDC value, secondly a LOINC value.</w:t>
      </w:r>
    </w:p>
    <w:p w14:paraId="4BEDBD19" w14:textId="1EA6E4B9" w:rsidR="00B11855" w:rsidRPr="001F42D3" w:rsidRDefault="003D003E" w:rsidP="005C1693">
      <w:pPr>
        <w:pStyle w:val="BodyText"/>
      </w:pPr>
      <w:r w:rsidRPr="001F42D3">
        <w:t>This field is repeatable and may be used with multiple coded elements to reflect different aspects of the methods used to make an observation (for example, an episodic as opposed to continuous, periodic measurement for, say, cardiac output).</w:t>
      </w:r>
    </w:p>
    <w:p w14:paraId="6A4DB1FF" w14:textId="02E2666F" w:rsidR="00FE1495" w:rsidRPr="001F42D3" w:rsidRDefault="003D003E" w:rsidP="005C1693">
      <w:pPr>
        <w:pStyle w:val="BodyText"/>
      </w:pPr>
      <w:r w:rsidRPr="001F42D3">
        <w:t xml:space="preserve">The observation may be identified as to whether it is measured, calculated, or a setting, using these codes based on </w:t>
      </w:r>
      <w:bookmarkStart w:id="1918" w:name="OLE_LINK15"/>
      <w:bookmarkStart w:id="1919" w:name="OLE_LINK16"/>
      <w:r w:rsidRPr="001F42D3">
        <w:t>IEE</w:t>
      </w:r>
      <w:r w:rsidR="0077420A" w:rsidRPr="001F42D3">
        <w:t>E</w:t>
      </w:r>
      <w:r w:rsidRPr="001F42D3">
        <w:t xml:space="preserve"> 11073 MetricCategory</w:t>
      </w:r>
      <w:bookmarkEnd w:id="1918"/>
      <w:bookmarkEnd w:id="1919"/>
      <w:r w:rsidRPr="001F42D3">
        <w:t>:</w:t>
      </w:r>
    </w:p>
    <w:p w14:paraId="0AB51207" w14:textId="6FD0B8BC" w:rsidR="00B11855" w:rsidRPr="001F42D3" w:rsidRDefault="00FE1495" w:rsidP="00CF5627">
      <w:pPr>
        <w:pStyle w:val="TableTitle"/>
      </w:pPr>
      <w:r w:rsidRPr="001F42D3">
        <w:t xml:space="preserve">Table B.8.6-2: </w:t>
      </w:r>
      <w:r w:rsidR="00C714D3" w:rsidRPr="001F42D3">
        <w:t>MetricCategory Codes</w:t>
      </w:r>
    </w:p>
    <w:tbl>
      <w:tblPr>
        <w:tblW w:w="8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0"/>
        <w:gridCol w:w="3210"/>
      </w:tblGrid>
      <w:tr w:rsidR="00B11855" w:rsidRPr="001F42D3" w14:paraId="795131EB" w14:textId="77777777" w:rsidTr="00CF5627">
        <w:trPr>
          <w:cantSplit/>
          <w:tblHeader/>
          <w:jc w:val="center"/>
        </w:trPr>
        <w:tc>
          <w:tcPr>
            <w:tcW w:w="5670" w:type="dxa"/>
            <w:shd w:val="clear" w:color="auto" w:fill="D9D9D9"/>
          </w:tcPr>
          <w:p w14:paraId="5F8145D2" w14:textId="77777777" w:rsidR="00B11855" w:rsidRPr="001F42D3" w:rsidRDefault="003D003E" w:rsidP="00144946">
            <w:pPr>
              <w:pStyle w:val="TableEntryHeader"/>
            </w:pPr>
            <w:r w:rsidRPr="001F42D3">
              <w:t>MetricCategory ::= BITS-16 { ... }</w:t>
            </w:r>
          </w:p>
        </w:tc>
        <w:tc>
          <w:tcPr>
            <w:tcW w:w="3210" w:type="dxa"/>
            <w:shd w:val="clear" w:color="auto" w:fill="D9D9D9"/>
          </w:tcPr>
          <w:p w14:paraId="7D607ABA" w14:textId="77777777" w:rsidR="00B11855" w:rsidRPr="001F42D3" w:rsidRDefault="003D003E" w:rsidP="00144946">
            <w:pPr>
              <w:pStyle w:val="TableEntryHeader"/>
            </w:pPr>
            <w:r w:rsidRPr="001F42D3">
              <w:t>OBX-17</w:t>
            </w:r>
          </w:p>
        </w:tc>
      </w:tr>
      <w:tr w:rsidR="00B11855" w:rsidRPr="001F42D3" w14:paraId="66B9CEA2" w14:textId="77777777" w:rsidTr="006C0E8E">
        <w:trPr>
          <w:cantSplit/>
          <w:jc w:val="center"/>
        </w:trPr>
        <w:tc>
          <w:tcPr>
            <w:tcW w:w="5670" w:type="dxa"/>
          </w:tcPr>
          <w:p w14:paraId="3AF50A6B" w14:textId="77777777" w:rsidR="00B11855" w:rsidRPr="001F42D3" w:rsidRDefault="003D003E" w:rsidP="00144946">
            <w:pPr>
              <w:pStyle w:val="TableEntry"/>
            </w:pPr>
            <w:r w:rsidRPr="001F42D3">
              <w:t>mcat-unspec(0),</w:t>
            </w:r>
          </w:p>
        </w:tc>
        <w:tc>
          <w:tcPr>
            <w:tcW w:w="3210" w:type="dxa"/>
          </w:tcPr>
          <w:p w14:paraId="659D830F" w14:textId="77777777" w:rsidR="00B11855" w:rsidRPr="001F42D3" w:rsidRDefault="003D003E" w:rsidP="00506FBD">
            <w:pPr>
              <w:pStyle w:val="TableEntry"/>
            </w:pPr>
            <w:r w:rsidRPr="001F42D3">
              <w:t>UNSPEC^mcat-unspec^MDC</w:t>
            </w:r>
          </w:p>
        </w:tc>
      </w:tr>
      <w:tr w:rsidR="00B11855" w:rsidRPr="001F42D3" w14:paraId="66405F2A" w14:textId="77777777" w:rsidTr="006C0E8E">
        <w:trPr>
          <w:cantSplit/>
          <w:jc w:val="center"/>
        </w:trPr>
        <w:tc>
          <w:tcPr>
            <w:tcW w:w="5670" w:type="dxa"/>
          </w:tcPr>
          <w:p w14:paraId="0139042F" w14:textId="77777777" w:rsidR="00B11855" w:rsidRPr="001F42D3" w:rsidRDefault="003D003E" w:rsidP="00144946">
            <w:pPr>
              <w:pStyle w:val="TableEntry"/>
            </w:pPr>
            <w:r w:rsidRPr="001F42D3">
              <w:t>auto-measurement(1),</w:t>
            </w:r>
          </w:p>
        </w:tc>
        <w:tc>
          <w:tcPr>
            <w:tcW w:w="3210" w:type="dxa"/>
          </w:tcPr>
          <w:p w14:paraId="03621EB3" w14:textId="77777777" w:rsidR="00B11855" w:rsidRPr="001F42D3" w:rsidRDefault="003D003E" w:rsidP="00506FBD">
            <w:pPr>
              <w:pStyle w:val="TableEntry"/>
            </w:pPr>
            <w:r w:rsidRPr="001F42D3">
              <w:t>AMEAS^auto-measurement^MDC</w:t>
            </w:r>
          </w:p>
        </w:tc>
      </w:tr>
      <w:tr w:rsidR="00B11855" w:rsidRPr="001F42D3" w14:paraId="71CC5B95" w14:textId="77777777" w:rsidTr="006C0E8E">
        <w:trPr>
          <w:cantSplit/>
          <w:jc w:val="center"/>
        </w:trPr>
        <w:tc>
          <w:tcPr>
            <w:tcW w:w="5670" w:type="dxa"/>
          </w:tcPr>
          <w:p w14:paraId="4E8FC50D" w14:textId="77777777" w:rsidR="00B11855" w:rsidRPr="001F42D3" w:rsidRDefault="003D003E" w:rsidP="00144946">
            <w:pPr>
              <w:pStyle w:val="TableEntry"/>
            </w:pPr>
            <w:r w:rsidRPr="001F42D3">
              <w:t>manual-measurement(2),</w:t>
            </w:r>
          </w:p>
        </w:tc>
        <w:tc>
          <w:tcPr>
            <w:tcW w:w="3210" w:type="dxa"/>
          </w:tcPr>
          <w:p w14:paraId="7C8768CC" w14:textId="77777777" w:rsidR="00B11855" w:rsidRPr="001F42D3" w:rsidRDefault="003D003E" w:rsidP="00506FBD">
            <w:pPr>
              <w:pStyle w:val="TableEntry"/>
            </w:pPr>
            <w:r w:rsidRPr="001F42D3">
              <w:t>MMEAS^manual-measurement^MDC</w:t>
            </w:r>
          </w:p>
        </w:tc>
      </w:tr>
      <w:tr w:rsidR="00B11855" w:rsidRPr="001F42D3" w14:paraId="1DBDB27C" w14:textId="77777777" w:rsidTr="006C0E8E">
        <w:trPr>
          <w:cantSplit/>
          <w:jc w:val="center"/>
        </w:trPr>
        <w:tc>
          <w:tcPr>
            <w:tcW w:w="5670" w:type="dxa"/>
          </w:tcPr>
          <w:p w14:paraId="47E25E89" w14:textId="77777777" w:rsidR="00B11855" w:rsidRPr="001F42D3" w:rsidRDefault="003D003E" w:rsidP="00144946">
            <w:pPr>
              <w:pStyle w:val="TableEntry"/>
            </w:pPr>
            <w:r w:rsidRPr="001F42D3">
              <w:t>auto-setting(3),</w:t>
            </w:r>
          </w:p>
        </w:tc>
        <w:tc>
          <w:tcPr>
            <w:tcW w:w="3210" w:type="dxa"/>
          </w:tcPr>
          <w:p w14:paraId="52518DE7" w14:textId="77777777" w:rsidR="00B11855" w:rsidRPr="001F42D3" w:rsidRDefault="003D003E" w:rsidP="00506FBD">
            <w:pPr>
              <w:pStyle w:val="TableEntry"/>
            </w:pPr>
            <w:r w:rsidRPr="001F42D3">
              <w:t>ASET^auto-setting^MDC</w:t>
            </w:r>
          </w:p>
        </w:tc>
      </w:tr>
      <w:tr w:rsidR="00B11855" w:rsidRPr="001F42D3" w14:paraId="30BA740E" w14:textId="77777777" w:rsidTr="006C0E8E">
        <w:trPr>
          <w:cantSplit/>
          <w:jc w:val="center"/>
        </w:trPr>
        <w:tc>
          <w:tcPr>
            <w:tcW w:w="5670" w:type="dxa"/>
          </w:tcPr>
          <w:p w14:paraId="1174F12D" w14:textId="77777777" w:rsidR="00B11855" w:rsidRPr="001F42D3" w:rsidRDefault="003D003E" w:rsidP="00144946">
            <w:pPr>
              <w:pStyle w:val="TableEntry"/>
            </w:pPr>
            <w:r w:rsidRPr="001F42D3">
              <w:t>manual-setting(4),</w:t>
            </w:r>
          </w:p>
        </w:tc>
        <w:tc>
          <w:tcPr>
            <w:tcW w:w="3210" w:type="dxa"/>
          </w:tcPr>
          <w:p w14:paraId="4E5512AE" w14:textId="77777777" w:rsidR="00B11855" w:rsidRPr="001F42D3" w:rsidRDefault="003D003E" w:rsidP="00506FBD">
            <w:pPr>
              <w:pStyle w:val="TableEntry"/>
            </w:pPr>
            <w:r w:rsidRPr="001F42D3">
              <w:t>MSET^manual-setting^MDC</w:t>
            </w:r>
          </w:p>
        </w:tc>
      </w:tr>
      <w:tr w:rsidR="00B11855" w:rsidRPr="001F42D3" w14:paraId="2E9E2ED2" w14:textId="77777777" w:rsidTr="006C0E8E">
        <w:trPr>
          <w:cantSplit/>
          <w:jc w:val="center"/>
        </w:trPr>
        <w:tc>
          <w:tcPr>
            <w:tcW w:w="5670" w:type="dxa"/>
          </w:tcPr>
          <w:p w14:paraId="7C030490" w14:textId="77777777" w:rsidR="00B11855" w:rsidRPr="001F42D3" w:rsidRDefault="003D003E" w:rsidP="00144946">
            <w:pPr>
              <w:pStyle w:val="TableEntry"/>
            </w:pPr>
            <w:r w:rsidRPr="001F42D3">
              <w:t>auto-calculation(5),</w:t>
            </w:r>
          </w:p>
        </w:tc>
        <w:tc>
          <w:tcPr>
            <w:tcW w:w="3210" w:type="dxa"/>
          </w:tcPr>
          <w:p w14:paraId="1AD31375" w14:textId="77777777" w:rsidR="00B11855" w:rsidRPr="001F42D3" w:rsidRDefault="003D003E" w:rsidP="00506FBD">
            <w:pPr>
              <w:pStyle w:val="TableEntry"/>
            </w:pPr>
            <w:r w:rsidRPr="001F42D3">
              <w:t>ACALC^auto-calculation^MDC</w:t>
            </w:r>
          </w:p>
        </w:tc>
      </w:tr>
      <w:tr w:rsidR="00B11855" w:rsidRPr="001F42D3" w14:paraId="6C92828A" w14:textId="77777777" w:rsidTr="006C0E8E">
        <w:trPr>
          <w:cantSplit/>
          <w:jc w:val="center"/>
        </w:trPr>
        <w:tc>
          <w:tcPr>
            <w:tcW w:w="5670" w:type="dxa"/>
          </w:tcPr>
          <w:p w14:paraId="0576F46D" w14:textId="77777777" w:rsidR="00B11855" w:rsidRPr="001F42D3" w:rsidRDefault="003D003E" w:rsidP="00144946">
            <w:pPr>
              <w:pStyle w:val="TableEntry"/>
            </w:pPr>
            <w:r w:rsidRPr="001F42D3">
              <w:t>manual-calculation(6),</w:t>
            </w:r>
            <w:r w:rsidRPr="001F42D3">
              <w:tab/>
              <w:t>-- relevant, e.g., in an archive</w:t>
            </w:r>
          </w:p>
        </w:tc>
        <w:tc>
          <w:tcPr>
            <w:tcW w:w="3210" w:type="dxa"/>
          </w:tcPr>
          <w:p w14:paraId="3F8BADAC" w14:textId="77777777" w:rsidR="00B11855" w:rsidRPr="001F42D3" w:rsidRDefault="003D003E" w:rsidP="00506FBD">
            <w:pPr>
              <w:pStyle w:val="TableEntry"/>
            </w:pPr>
            <w:r w:rsidRPr="001F42D3">
              <w:t>MCALC^manual-calculation^MDC</w:t>
            </w:r>
          </w:p>
        </w:tc>
      </w:tr>
    </w:tbl>
    <w:p w14:paraId="10C18854" w14:textId="77777777" w:rsidR="00FE1495" w:rsidRPr="001F42D3" w:rsidRDefault="00FE1495" w:rsidP="0034511D">
      <w:pPr>
        <w:pStyle w:val="BodyText"/>
      </w:pPr>
    </w:p>
    <w:p w14:paraId="4BA6C6EB" w14:textId="77777777" w:rsidR="00B11855" w:rsidRPr="001F42D3" w:rsidRDefault="003D003E" w:rsidP="005C1693">
      <w:pPr>
        <w:pStyle w:val="BodyText"/>
      </w:pPr>
      <w:r w:rsidRPr="001F42D3">
        <w:lastRenderedPageBreak/>
        <w:t>This field can convey the distinction between measurements (AMEAS or MMEAS) settings (MMEAS or MSET), as well as whether the measurement or setting was initiated by an operator (MMEAS, as in an episodic measurement, MSET, as in a manual setting) or automatically, as in a periodic measurement (AMEAS).</w:t>
      </w:r>
    </w:p>
    <w:p w14:paraId="6205955A" w14:textId="0CC2DEFD" w:rsidR="00627790" w:rsidRPr="001F42D3" w:rsidRDefault="003D003E" w:rsidP="005C1693">
      <w:pPr>
        <w:pStyle w:val="BodyText"/>
      </w:pPr>
      <w:r w:rsidRPr="001F42D3">
        <w:t>If omitted, the default value is AMEAS.</w:t>
      </w:r>
    </w:p>
    <w:p w14:paraId="507B1763" w14:textId="77777777" w:rsidR="00627790" w:rsidRPr="001F42D3" w:rsidRDefault="00627790" w:rsidP="005C1693">
      <w:pPr>
        <w:pStyle w:val="BodyText"/>
      </w:pPr>
      <w:bookmarkStart w:id="1920" w:name="OLE_LINK67"/>
      <w:bookmarkStart w:id="1921" w:name="OLE_LINK68"/>
      <w:r w:rsidRPr="001F42D3">
        <w:t>The observation may provide additional information about the measure mode:</w:t>
      </w:r>
    </w:p>
    <w:p w14:paraId="4D4F6A6B" w14:textId="4E59319D" w:rsidR="00627790" w:rsidRPr="001F42D3" w:rsidRDefault="00627790" w:rsidP="005C1693">
      <w:pPr>
        <w:pStyle w:val="TableTitle"/>
      </w:pPr>
      <w:r w:rsidRPr="001F42D3">
        <w:t>Table B.8.6-</w:t>
      </w:r>
      <w:r w:rsidR="00277D6B">
        <w:t>3</w:t>
      </w:r>
      <w:r w:rsidRPr="001F42D3">
        <w:t>: MeasureMode Codes</w:t>
      </w:r>
    </w:p>
    <w:tbl>
      <w:tblPr>
        <w:tblStyle w:val="TableStyleJR1"/>
        <w:tblW w:w="8880" w:type="dxa"/>
        <w:tblLook w:val="04A0" w:firstRow="1" w:lastRow="0" w:firstColumn="1" w:lastColumn="0" w:noHBand="0" w:noVBand="1"/>
      </w:tblPr>
      <w:tblGrid>
        <w:gridCol w:w="5670"/>
        <w:gridCol w:w="3210"/>
      </w:tblGrid>
      <w:tr w:rsidR="00627790" w:rsidRPr="001F42D3" w14:paraId="2607CF6B" w14:textId="77777777" w:rsidTr="000416B2">
        <w:trPr>
          <w:cnfStyle w:val="100000000000" w:firstRow="1" w:lastRow="0" w:firstColumn="0" w:lastColumn="0" w:oddVBand="0" w:evenVBand="0" w:oddHBand="0" w:evenHBand="0" w:firstRowFirstColumn="0" w:firstRowLastColumn="0" w:lastRowFirstColumn="0" w:lastRowLastColumn="0"/>
        </w:trPr>
        <w:tc>
          <w:tcPr>
            <w:tcW w:w="5670" w:type="dxa"/>
            <w:hideMark/>
          </w:tcPr>
          <w:p w14:paraId="7AB258B8" w14:textId="77777777" w:rsidR="00627790" w:rsidRPr="001F42D3" w:rsidRDefault="00627790" w:rsidP="00627790">
            <w:pPr>
              <w:pStyle w:val="TableEntryHeader"/>
            </w:pPr>
            <w:r w:rsidRPr="001F42D3">
              <w:t>MeasureMode</w:t>
            </w:r>
          </w:p>
        </w:tc>
        <w:tc>
          <w:tcPr>
            <w:tcW w:w="3210" w:type="dxa"/>
            <w:hideMark/>
          </w:tcPr>
          <w:p w14:paraId="2702807C" w14:textId="77777777" w:rsidR="00627790" w:rsidRPr="001F42D3" w:rsidRDefault="00627790" w:rsidP="00627790">
            <w:pPr>
              <w:pStyle w:val="TableEntryHeader"/>
            </w:pPr>
            <w:r w:rsidRPr="001F42D3">
              <w:t>OBX-17</w:t>
            </w:r>
          </w:p>
        </w:tc>
      </w:tr>
      <w:tr w:rsidR="00627790" w:rsidRPr="001F42D3" w14:paraId="66DBA8DF" w14:textId="77777777" w:rsidTr="000416B2">
        <w:tc>
          <w:tcPr>
            <w:tcW w:w="5670" w:type="dxa"/>
            <w:hideMark/>
          </w:tcPr>
          <w:p w14:paraId="14AD0275" w14:textId="77777777" w:rsidR="00627790" w:rsidRPr="001F42D3" w:rsidRDefault="00627790" w:rsidP="00627790">
            <w:pPr>
              <w:pStyle w:val="TableEntry"/>
            </w:pPr>
            <w:r w:rsidRPr="001F42D3">
              <w:t>mode-auscultatory-ref,</w:t>
            </w:r>
            <w:r w:rsidRPr="001F42D3">
              <w:br/>
              <w:t>mode-invasive-ref</w:t>
            </w:r>
          </w:p>
        </w:tc>
        <w:tc>
          <w:tcPr>
            <w:tcW w:w="3210" w:type="dxa"/>
            <w:hideMark/>
          </w:tcPr>
          <w:p w14:paraId="4C43FA06" w14:textId="77777777" w:rsidR="00627790" w:rsidRPr="001F42D3" w:rsidRDefault="00627790" w:rsidP="00627790">
            <w:pPr>
              <w:pStyle w:val="TableEntry"/>
            </w:pPr>
            <w:r w:rsidRPr="001F42D3">
              <w:t>AUSRFS^mode-auscultatory-ref^MDC,</w:t>
            </w:r>
            <w:r w:rsidRPr="001F42D3">
              <w:br/>
              <w:t>INVRFS^mode-invasive-ref^MDC</w:t>
            </w:r>
          </w:p>
        </w:tc>
      </w:tr>
      <w:bookmarkEnd w:id="1920"/>
      <w:bookmarkEnd w:id="1921"/>
    </w:tbl>
    <w:p w14:paraId="3086EA6D" w14:textId="77777777" w:rsidR="000209A7" w:rsidRPr="001F42D3" w:rsidRDefault="000209A7" w:rsidP="000209A7">
      <w:pPr>
        <w:pStyle w:val="BodyText"/>
      </w:pPr>
    </w:p>
    <w:p w14:paraId="2F2CC975" w14:textId="1D40EB54" w:rsidR="00627790" w:rsidRPr="001F42D3" w:rsidRDefault="000416B2" w:rsidP="005C1693">
      <w:pPr>
        <w:pStyle w:val="BodyText"/>
      </w:pPr>
      <w:r w:rsidRPr="001F42D3">
        <w:t>The MeasureMode “mode-auscultatory-ref” and “mode-invasive-ref” indicates the reference measurement method / equipment used in clinical investigations for this observation. An example is the Non-invasive Blood Pressure (NBP) measurement.</w:t>
      </w:r>
      <w:r w:rsidRPr="001F42D3">
        <w:br/>
        <w:t>When none of the reference modes are specified in the OBX-17, the reference measurement method / equipment is either unknown, does not apply for this observation, or the measurement is not involved in a clinical investigation.</w:t>
      </w:r>
    </w:p>
    <w:p w14:paraId="5CE8DB08" w14:textId="77777777" w:rsidR="00B11855" w:rsidRPr="001F42D3" w:rsidRDefault="003D003E" w:rsidP="005C1693">
      <w:pPr>
        <w:pStyle w:val="BodyText"/>
      </w:pPr>
      <w:r w:rsidRPr="001F42D3">
        <w:rPr>
          <w:b/>
          <w:bCs/>
        </w:rPr>
        <w:t>OBX-18   Equipment Instance Identifier</w:t>
      </w:r>
    </w:p>
    <w:p w14:paraId="6C27A4BC" w14:textId="77777777" w:rsidR="00B11855" w:rsidRPr="001F42D3" w:rsidRDefault="003D003E" w:rsidP="005C1693">
      <w:pPr>
        <w:pStyle w:val="BodyText"/>
      </w:pPr>
      <w:r w:rsidRPr="001F42D3">
        <w:t>This field identifies the Equipment Instance (e.g., infusion pump, physiological monitor) responsible for the production of the observation. This is to provide specific traceability for the source of the observation, and so identification should identify the equipment at the lowest practical subsystem level where this applies: for example, the individual removable module in a physiological monitor. This allows an observation or a trouble indication to be traced to its source as specifically as possible.</w:t>
      </w:r>
    </w:p>
    <w:p w14:paraId="47E7B08A" w14:textId="60B2058E" w:rsidR="00B11855" w:rsidRPr="001F42D3" w:rsidRDefault="003D003E" w:rsidP="005C1693">
      <w:pPr>
        <w:pStyle w:val="BodyText"/>
      </w:pPr>
      <w:r w:rsidRPr="001F42D3">
        <w:t xml:space="preserve">Future </w:t>
      </w:r>
      <w:r w:rsidR="004C60BF" w:rsidRPr="001F42D3">
        <w:t>implementation</w:t>
      </w:r>
      <w:r w:rsidRPr="001F42D3">
        <w:t xml:space="preserve"> note: as of </w:t>
      </w:r>
      <w:r w:rsidR="006D613E" w:rsidRPr="001F42D3">
        <w:t>HL7</w:t>
      </w:r>
      <w:r w:rsidR="00995105" w:rsidRPr="001F42D3">
        <w:t xml:space="preserve"> </w:t>
      </w:r>
      <w:r w:rsidRPr="001F42D3">
        <w:t xml:space="preserve">V2.7, this field is retained for backward compatibility only. This field will be represented through the PRT segment. Future versions of the </w:t>
      </w:r>
      <w:r w:rsidR="006E73C1" w:rsidRPr="001F42D3">
        <w:t>IHE Devices Technical Framework</w:t>
      </w:r>
      <w:r w:rsidRPr="001F42D3">
        <w:t xml:space="preserve"> will require the use of this segment, which will also provide for including the Unique Device Identification adopted by the U.S. F.D.A. and being considered by regulatory agencies in other jurisdictions.</w:t>
      </w:r>
    </w:p>
    <w:p w14:paraId="1E6C7BDF" w14:textId="04084FF1" w:rsidR="00B11855" w:rsidRPr="001F42D3" w:rsidRDefault="003D003E" w:rsidP="005C1693">
      <w:pPr>
        <w:pStyle w:val="BodyText"/>
      </w:pPr>
      <w:r w:rsidRPr="001F42D3">
        <w:t xml:space="preserve">For the </w:t>
      </w:r>
      <w:r w:rsidR="007E67D4" w:rsidRPr="001F42D3">
        <w:t>DEV TF</w:t>
      </w:r>
      <w:r w:rsidRPr="001F42D3">
        <w:t>:</w:t>
      </w:r>
    </w:p>
    <w:p w14:paraId="42D8D667" w14:textId="77777777" w:rsidR="00B11855" w:rsidRPr="001F42D3" w:rsidRDefault="003D003E" w:rsidP="005C1693">
      <w:pPr>
        <w:pStyle w:val="BodyText"/>
      </w:pPr>
      <w:r w:rsidRPr="001F42D3">
        <w:t xml:space="preserve">The preferred format is an EUI-64 Device ID. The Device Identifier should be globally unique. </w:t>
      </w:r>
    </w:p>
    <w:p w14:paraId="13A616B2" w14:textId="3A3782FB" w:rsidR="00B11855" w:rsidRPr="001F42D3" w:rsidRDefault="003D003E" w:rsidP="005C1693">
      <w:pPr>
        <w:pStyle w:val="BodyText"/>
      </w:pPr>
      <w:r w:rsidRPr="001F42D3">
        <w:t xml:space="preserve">Every device should be identified by a universally unique identifier in the format specified by IEEE for the EUI-64 identifier (e.g., "1234567890ABCDEF"). To allow the Observation Reporting interface to be employed with ‘legacy’ Devices, this field may also be populated by a combination of serial number, model, and manufacturer (see Section C.5 EI Data Type for details of how this may be done). If the EUI-64 identifier is available, it should be recorded in </w:t>
      </w:r>
      <w:r w:rsidRPr="001F42D3">
        <w:lastRenderedPageBreak/>
        <w:t>the ‘universal ID’ component of this field. If it is not available, the manufacturer’s unique device identifier (e.g., serial number) should be recorded in ‘Entity Identifier’ component (EI-1), with the model identification in the Namespace ID (EI-2), and the manufacturers identity in the universal ID (EI-3) using an OID or URI scheme (which should be identified in the universal ID type, EI-4).</w:t>
      </w:r>
    </w:p>
    <w:p w14:paraId="65C16601" w14:textId="4104CC49" w:rsidR="00B11855" w:rsidRPr="001F42D3" w:rsidRDefault="003D003E" w:rsidP="005C1693">
      <w:pPr>
        <w:pStyle w:val="BodyText"/>
      </w:pPr>
      <w:r w:rsidRPr="001F42D3">
        <w:t xml:space="preserve">Note that OBX-18 is repeatable, and </w:t>
      </w:r>
      <w:r w:rsidR="006D613E" w:rsidRPr="001F42D3">
        <w:t>HL7</w:t>
      </w:r>
      <w:r w:rsidR="00995105" w:rsidRPr="001F42D3">
        <w:t xml:space="preserve"> </w:t>
      </w:r>
      <w:r w:rsidRPr="001F42D3">
        <w:t>suggests that where a hierarchical identification of the equipment is desired (e.g., module or VMD within Medical Device System) that the lowest-level equipment be sent first, followed by higher levels in succession.</w:t>
      </w:r>
    </w:p>
    <w:p w14:paraId="47732F2C" w14:textId="37A42CBB" w:rsidR="00B11855" w:rsidRPr="001F42D3" w:rsidRDefault="006C4608" w:rsidP="005C1693">
      <w:pPr>
        <w:pStyle w:val="BodyText"/>
      </w:pPr>
      <w:r w:rsidRPr="001F42D3">
        <w:t xml:space="preserve">A </w:t>
      </w:r>
      <w:r w:rsidR="004C60BF" w:rsidRPr="001F42D3">
        <w:t>permissible</w:t>
      </w:r>
      <w:r w:rsidRPr="001F42D3">
        <w:t xml:space="preserve"> </w:t>
      </w:r>
      <w:r w:rsidR="003D003E" w:rsidRPr="001F42D3">
        <w:t>optimization is to not send the full hierarchy with every observation, but rather the identification should be sent at the highest level of device related OBX possible: i.e., MDS, then VMD, and then Channel. Inheritance should be assumed</w:t>
      </w:r>
      <w:r w:rsidR="009D39AD" w:rsidRPr="001F42D3">
        <w:t xml:space="preserve">, </w:t>
      </w:r>
      <w:r w:rsidR="003D003E" w:rsidRPr="001F42D3">
        <w:t>i.e., for multivalued results from the same Device, this field is required only in the first OBX segment.</w:t>
      </w:r>
    </w:p>
    <w:p w14:paraId="28E579A9" w14:textId="2370A641" w:rsidR="00B11855" w:rsidRPr="001F42D3" w:rsidRDefault="003D003E" w:rsidP="005C1693">
      <w:pPr>
        <w:pStyle w:val="BodyText"/>
      </w:pPr>
      <w:r w:rsidRPr="001F42D3">
        <w:t>For metric related data this field is not required – unless no device hierarchy, and therefore related OBXs, is being declared; in which case the device ID should be provided here if available. Inheritance should be assumed</w:t>
      </w:r>
      <w:r w:rsidR="009D39AD" w:rsidRPr="001F42D3">
        <w:t xml:space="preserve">, </w:t>
      </w:r>
      <w:r w:rsidRPr="001F42D3">
        <w:t>i.e., for multivalued results from the same Device, this field is required only in the first OBX segment.</w:t>
      </w:r>
    </w:p>
    <w:p w14:paraId="6E8AFBD5" w14:textId="42807196" w:rsidR="00B11855" w:rsidRPr="001F42D3" w:rsidRDefault="003D003E" w:rsidP="005C1693">
      <w:pPr>
        <w:pStyle w:val="BodyText"/>
      </w:pPr>
      <w:r w:rsidRPr="001F42D3">
        <w:t>Device identifiers shall be reported in OBX-18, data type ‘EI’ (Entity Identifier), for the MDS level for PCD devices and DEV_SPEC_PROFILE for PHD devices.</w:t>
      </w:r>
    </w:p>
    <w:p w14:paraId="64EBFD82" w14:textId="5E90B80D" w:rsidR="00B11855" w:rsidRPr="001F42D3" w:rsidRDefault="003D003E" w:rsidP="00CF5627">
      <w:pPr>
        <w:pStyle w:val="TableTitle"/>
      </w:pPr>
      <w:r w:rsidRPr="001F42D3">
        <w:t>Table B.8</w:t>
      </w:r>
      <w:r w:rsidR="004E547A" w:rsidRPr="001F42D3">
        <w:t>.6-</w:t>
      </w:r>
      <w:r w:rsidR="00277D6B">
        <w:t>4</w:t>
      </w:r>
      <w:r w:rsidRPr="001F42D3">
        <w:t xml:space="preserve">: </w:t>
      </w:r>
      <w:r w:rsidR="006D613E" w:rsidRPr="001F42D3">
        <w:t>HL7</w:t>
      </w:r>
      <w:r w:rsidR="00995105" w:rsidRPr="001F42D3">
        <w:t xml:space="preserve"> </w:t>
      </w:r>
      <w:r w:rsidRPr="001F42D3">
        <w:t>Component Table - EI – Entity Identifier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2"/>
        <w:gridCol w:w="887"/>
        <w:gridCol w:w="720"/>
        <w:gridCol w:w="932"/>
        <w:gridCol w:w="990"/>
        <w:gridCol w:w="2861"/>
      </w:tblGrid>
      <w:tr w:rsidR="00C40FD5" w:rsidRPr="001F42D3" w14:paraId="5FA150D2" w14:textId="77777777" w:rsidTr="00A92110">
        <w:trPr>
          <w:cantSplit/>
          <w:jc w:val="center"/>
        </w:trPr>
        <w:tc>
          <w:tcPr>
            <w:tcW w:w="1132" w:type="dxa"/>
            <w:shd w:val="clear" w:color="auto" w:fill="D9D9D9"/>
          </w:tcPr>
          <w:p w14:paraId="4C694A0E" w14:textId="77777777" w:rsidR="00B11855" w:rsidRPr="001F42D3" w:rsidRDefault="003D003E" w:rsidP="00F7428B">
            <w:pPr>
              <w:pStyle w:val="TableEntryHeader"/>
            </w:pPr>
            <w:r w:rsidRPr="001F42D3">
              <w:t>SEQ</w:t>
            </w:r>
          </w:p>
        </w:tc>
        <w:tc>
          <w:tcPr>
            <w:tcW w:w="887" w:type="dxa"/>
            <w:shd w:val="clear" w:color="auto" w:fill="D9D9D9"/>
          </w:tcPr>
          <w:p w14:paraId="7E4ACF27" w14:textId="77777777" w:rsidR="00B11855" w:rsidRPr="001F42D3" w:rsidRDefault="003D003E" w:rsidP="00F7428B">
            <w:pPr>
              <w:pStyle w:val="TableEntryHeader"/>
            </w:pPr>
            <w:r w:rsidRPr="001F42D3">
              <w:t>LEN</w:t>
            </w:r>
          </w:p>
        </w:tc>
        <w:tc>
          <w:tcPr>
            <w:tcW w:w="720" w:type="dxa"/>
            <w:shd w:val="clear" w:color="auto" w:fill="D9D9D9"/>
          </w:tcPr>
          <w:p w14:paraId="16FA03BB" w14:textId="77777777" w:rsidR="00B11855" w:rsidRPr="001F42D3" w:rsidRDefault="003D003E" w:rsidP="00F7428B">
            <w:pPr>
              <w:pStyle w:val="TableEntryHeader"/>
            </w:pPr>
            <w:r w:rsidRPr="001F42D3">
              <w:t>DT</w:t>
            </w:r>
          </w:p>
        </w:tc>
        <w:tc>
          <w:tcPr>
            <w:tcW w:w="932" w:type="dxa"/>
            <w:shd w:val="clear" w:color="auto" w:fill="D9D9D9"/>
          </w:tcPr>
          <w:p w14:paraId="106DDA74" w14:textId="77777777" w:rsidR="00B11855" w:rsidRPr="001F42D3" w:rsidRDefault="003D003E" w:rsidP="00F7428B">
            <w:pPr>
              <w:pStyle w:val="TableEntryHeader"/>
            </w:pPr>
            <w:r w:rsidRPr="001F42D3">
              <w:t xml:space="preserve">OPT </w:t>
            </w:r>
          </w:p>
        </w:tc>
        <w:tc>
          <w:tcPr>
            <w:tcW w:w="990" w:type="dxa"/>
            <w:shd w:val="clear" w:color="auto" w:fill="D9D9D9"/>
          </w:tcPr>
          <w:p w14:paraId="61624C7C" w14:textId="77777777" w:rsidR="00B11855" w:rsidRPr="001F42D3" w:rsidRDefault="003D003E" w:rsidP="00F7428B">
            <w:pPr>
              <w:pStyle w:val="TableEntryHeader"/>
            </w:pPr>
            <w:r w:rsidRPr="001F42D3">
              <w:t>TBL#</w:t>
            </w:r>
          </w:p>
        </w:tc>
        <w:tc>
          <w:tcPr>
            <w:tcW w:w="2861" w:type="dxa"/>
            <w:shd w:val="clear" w:color="auto" w:fill="D9D9D9"/>
          </w:tcPr>
          <w:p w14:paraId="131D21AB" w14:textId="77777777" w:rsidR="00B11855" w:rsidRPr="001F42D3" w:rsidRDefault="003D003E" w:rsidP="00F7428B">
            <w:pPr>
              <w:pStyle w:val="TableEntryHeader"/>
            </w:pPr>
            <w:r w:rsidRPr="001F42D3">
              <w:t>COMPONENT NAME</w:t>
            </w:r>
          </w:p>
        </w:tc>
      </w:tr>
      <w:tr w:rsidR="00C40FD5" w:rsidRPr="001F42D3" w14:paraId="2C0657EE" w14:textId="77777777" w:rsidTr="006C0E8E">
        <w:trPr>
          <w:cantSplit/>
          <w:jc w:val="center"/>
        </w:trPr>
        <w:tc>
          <w:tcPr>
            <w:tcW w:w="1132" w:type="dxa"/>
          </w:tcPr>
          <w:p w14:paraId="4AA66EDE" w14:textId="77777777" w:rsidR="00B11855" w:rsidRPr="001F42D3" w:rsidRDefault="003D003E" w:rsidP="00F7428B">
            <w:pPr>
              <w:pStyle w:val="TableEntry"/>
              <w:keepNext/>
            </w:pPr>
            <w:r w:rsidRPr="001F42D3">
              <w:t>1</w:t>
            </w:r>
          </w:p>
        </w:tc>
        <w:tc>
          <w:tcPr>
            <w:tcW w:w="887" w:type="dxa"/>
          </w:tcPr>
          <w:p w14:paraId="6DF807AC" w14:textId="77777777" w:rsidR="00B11855" w:rsidRPr="001F42D3" w:rsidRDefault="003D003E" w:rsidP="00F7428B">
            <w:pPr>
              <w:pStyle w:val="TableEntry"/>
              <w:keepNext/>
            </w:pPr>
            <w:r w:rsidRPr="001F42D3">
              <w:t>199</w:t>
            </w:r>
          </w:p>
        </w:tc>
        <w:tc>
          <w:tcPr>
            <w:tcW w:w="720" w:type="dxa"/>
          </w:tcPr>
          <w:p w14:paraId="5F4B4732" w14:textId="77777777" w:rsidR="00B11855" w:rsidRPr="001F42D3" w:rsidRDefault="003D003E" w:rsidP="00F7428B">
            <w:pPr>
              <w:pStyle w:val="TableEntry"/>
              <w:keepNext/>
            </w:pPr>
            <w:r w:rsidRPr="001F42D3">
              <w:t>ST</w:t>
            </w:r>
          </w:p>
        </w:tc>
        <w:tc>
          <w:tcPr>
            <w:tcW w:w="932" w:type="dxa"/>
          </w:tcPr>
          <w:p w14:paraId="65F730CA" w14:textId="77777777" w:rsidR="00B11855" w:rsidRPr="001F42D3" w:rsidRDefault="003D003E" w:rsidP="00F7428B">
            <w:pPr>
              <w:pStyle w:val="TableEntry"/>
              <w:keepNext/>
            </w:pPr>
            <w:r w:rsidRPr="001F42D3">
              <w:t>R</w:t>
            </w:r>
          </w:p>
        </w:tc>
        <w:tc>
          <w:tcPr>
            <w:tcW w:w="990" w:type="dxa"/>
          </w:tcPr>
          <w:p w14:paraId="5717973D" w14:textId="77777777" w:rsidR="00B11855" w:rsidRPr="001F42D3" w:rsidRDefault="00B11855" w:rsidP="00F7428B">
            <w:pPr>
              <w:pStyle w:val="TableEntry"/>
              <w:keepNext/>
            </w:pPr>
          </w:p>
        </w:tc>
        <w:tc>
          <w:tcPr>
            <w:tcW w:w="2861" w:type="dxa"/>
          </w:tcPr>
          <w:p w14:paraId="3F11E18B" w14:textId="77777777" w:rsidR="00B11855" w:rsidRPr="001F42D3" w:rsidRDefault="003D003E" w:rsidP="00F7428B">
            <w:pPr>
              <w:pStyle w:val="TableEntry"/>
              <w:keepNext/>
            </w:pPr>
            <w:r w:rsidRPr="001F42D3">
              <w:t>Entity Identifier</w:t>
            </w:r>
          </w:p>
        </w:tc>
      </w:tr>
      <w:tr w:rsidR="00C40FD5" w:rsidRPr="001F42D3" w14:paraId="71BA9260" w14:textId="77777777" w:rsidTr="006C0E8E">
        <w:trPr>
          <w:cantSplit/>
          <w:jc w:val="center"/>
        </w:trPr>
        <w:tc>
          <w:tcPr>
            <w:tcW w:w="1132" w:type="dxa"/>
          </w:tcPr>
          <w:p w14:paraId="0A68156A" w14:textId="77777777" w:rsidR="00B11855" w:rsidRPr="001F42D3" w:rsidRDefault="003D003E" w:rsidP="00F7428B">
            <w:pPr>
              <w:pStyle w:val="TableEntry"/>
              <w:keepNext/>
            </w:pPr>
            <w:r w:rsidRPr="001F42D3">
              <w:t>2</w:t>
            </w:r>
          </w:p>
        </w:tc>
        <w:tc>
          <w:tcPr>
            <w:tcW w:w="887" w:type="dxa"/>
          </w:tcPr>
          <w:p w14:paraId="560A2FB7" w14:textId="77777777" w:rsidR="00B11855" w:rsidRPr="001F42D3" w:rsidRDefault="003D003E" w:rsidP="00F7428B">
            <w:pPr>
              <w:pStyle w:val="TableEntry"/>
              <w:keepNext/>
            </w:pPr>
            <w:r w:rsidRPr="001F42D3">
              <w:t>20</w:t>
            </w:r>
          </w:p>
        </w:tc>
        <w:tc>
          <w:tcPr>
            <w:tcW w:w="720" w:type="dxa"/>
          </w:tcPr>
          <w:p w14:paraId="5FD55FC3" w14:textId="77777777" w:rsidR="00B11855" w:rsidRPr="001F42D3" w:rsidRDefault="003D003E" w:rsidP="00F7428B">
            <w:pPr>
              <w:pStyle w:val="TableEntry"/>
              <w:keepNext/>
            </w:pPr>
            <w:r w:rsidRPr="001F42D3">
              <w:t>IS</w:t>
            </w:r>
          </w:p>
        </w:tc>
        <w:tc>
          <w:tcPr>
            <w:tcW w:w="932" w:type="dxa"/>
          </w:tcPr>
          <w:p w14:paraId="17C7A557" w14:textId="77777777" w:rsidR="00B11855" w:rsidRPr="001F42D3" w:rsidRDefault="003D003E" w:rsidP="00F7428B">
            <w:pPr>
              <w:pStyle w:val="TableEntry"/>
              <w:keepNext/>
            </w:pPr>
            <w:r w:rsidRPr="001F42D3">
              <w:t>RE</w:t>
            </w:r>
          </w:p>
        </w:tc>
        <w:tc>
          <w:tcPr>
            <w:tcW w:w="990" w:type="dxa"/>
          </w:tcPr>
          <w:p w14:paraId="611ECADA" w14:textId="77777777" w:rsidR="00B11855" w:rsidRPr="001F42D3" w:rsidRDefault="003D003E" w:rsidP="00F7428B">
            <w:pPr>
              <w:pStyle w:val="TableEntry"/>
              <w:keepNext/>
            </w:pPr>
            <w:r w:rsidRPr="001F42D3">
              <w:t>0363</w:t>
            </w:r>
          </w:p>
        </w:tc>
        <w:tc>
          <w:tcPr>
            <w:tcW w:w="2861" w:type="dxa"/>
          </w:tcPr>
          <w:p w14:paraId="7558FBA3" w14:textId="77777777" w:rsidR="00B11855" w:rsidRPr="001F42D3" w:rsidRDefault="003D003E" w:rsidP="00F7428B">
            <w:pPr>
              <w:pStyle w:val="TableEntry"/>
              <w:keepNext/>
            </w:pPr>
            <w:r w:rsidRPr="001F42D3">
              <w:t>Namespace ID</w:t>
            </w:r>
          </w:p>
        </w:tc>
      </w:tr>
      <w:tr w:rsidR="00C40FD5" w:rsidRPr="001F42D3" w14:paraId="0490F071" w14:textId="77777777" w:rsidTr="006C0E8E">
        <w:trPr>
          <w:cantSplit/>
          <w:jc w:val="center"/>
        </w:trPr>
        <w:tc>
          <w:tcPr>
            <w:tcW w:w="1132" w:type="dxa"/>
          </w:tcPr>
          <w:p w14:paraId="1D8E57F3" w14:textId="77777777" w:rsidR="00B11855" w:rsidRPr="001F42D3" w:rsidRDefault="003D003E" w:rsidP="00F7428B">
            <w:pPr>
              <w:pStyle w:val="TableEntry"/>
              <w:keepNext/>
            </w:pPr>
            <w:r w:rsidRPr="001F42D3">
              <w:t>3</w:t>
            </w:r>
          </w:p>
        </w:tc>
        <w:tc>
          <w:tcPr>
            <w:tcW w:w="887" w:type="dxa"/>
          </w:tcPr>
          <w:p w14:paraId="78D0CE7B" w14:textId="77777777" w:rsidR="00B11855" w:rsidRPr="001F42D3" w:rsidRDefault="003D003E" w:rsidP="00F7428B">
            <w:pPr>
              <w:pStyle w:val="TableEntry"/>
              <w:keepNext/>
            </w:pPr>
            <w:r w:rsidRPr="001F42D3">
              <w:t>199</w:t>
            </w:r>
          </w:p>
        </w:tc>
        <w:tc>
          <w:tcPr>
            <w:tcW w:w="720" w:type="dxa"/>
          </w:tcPr>
          <w:p w14:paraId="7D8E3047" w14:textId="77777777" w:rsidR="00B11855" w:rsidRPr="001F42D3" w:rsidRDefault="003D003E" w:rsidP="00F7428B">
            <w:pPr>
              <w:pStyle w:val="TableEntry"/>
              <w:keepNext/>
            </w:pPr>
            <w:r w:rsidRPr="001F42D3">
              <w:t>ST</w:t>
            </w:r>
          </w:p>
        </w:tc>
        <w:tc>
          <w:tcPr>
            <w:tcW w:w="932" w:type="dxa"/>
          </w:tcPr>
          <w:p w14:paraId="52DF0DB3" w14:textId="77777777" w:rsidR="00B11855" w:rsidRPr="001F42D3" w:rsidRDefault="003D003E" w:rsidP="00F7428B">
            <w:pPr>
              <w:pStyle w:val="TableEntry"/>
              <w:keepNext/>
            </w:pPr>
            <w:r w:rsidRPr="001F42D3">
              <w:t>C</w:t>
            </w:r>
          </w:p>
        </w:tc>
        <w:tc>
          <w:tcPr>
            <w:tcW w:w="990" w:type="dxa"/>
          </w:tcPr>
          <w:p w14:paraId="521D7A3F" w14:textId="77777777" w:rsidR="00B11855" w:rsidRPr="001F42D3" w:rsidRDefault="00B11855" w:rsidP="00F7428B">
            <w:pPr>
              <w:pStyle w:val="TableEntry"/>
              <w:keepNext/>
            </w:pPr>
          </w:p>
        </w:tc>
        <w:tc>
          <w:tcPr>
            <w:tcW w:w="2861" w:type="dxa"/>
          </w:tcPr>
          <w:p w14:paraId="4FE7A425" w14:textId="77777777" w:rsidR="00B11855" w:rsidRPr="001F42D3" w:rsidRDefault="003D003E" w:rsidP="00F7428B">
            <w:pPr>
              <w:pStyle w:val="TableEntry"/>
              <w:keepNext/>
            </w:pPr>
            <w:r w:rsidRPr="001F42D3">
              <w:t>Universal ID</w:t>
            </w:r>
          </w:p>
        </w:tc>
      </w:tr>
      <w:tr w:rsidR="00C40FD5" w:rsidRPr="001F42D3" w14:paraId="0B415F93" w14:textId="77777777" w:rsidTr="006C0E8E">
        <w:trPr>
          <w:cantSplit/>
          <w:jc w:val="center"/>
        </w:trPr>
        <w:tc>
          <w:tcPr>
            <w:tcW w:w="1132" w:type="dxa"/>
          </w:tcPr>
          <w:p w14:paraId="4764E017" w14:textId="77777777" w:rsidR="00B11855" w:rsidRPr="001F42D3" w:rsidRDefault="003D003E" w:rsidP="00F7428B">
            <w:pPr>
              <w:pStyle w:val="TableEntry"/>
              <w:keepNext/>
            </w:pPr>
            <w:r w:rsidRPr="001F42D3">
              <w:t>4</w:t>
            </w:r>
          </w:p>
        </w:tc>
        <w:tc>
          <w:tcPr>
            <w:tcW w:w="887" w:type="dxa"/>
          </w:tcPr>
          <w:p w14:paraId="03F59F50" w14:textId="77777777" w:rsidR="00B11855" w:rsidRPr="001F42D3" w:rsidRDefault="003D003E" w:rsidP="00F7428B">
            <w:pPr>
              <w:pStyle w:val="TableEntry"/>
              <w:keepNext/>
            </w:pPr>
            <w:r w:rsidRPr="001F42D3">
              <w:t>6</w:t>
            </w:r>
          </w:p>
        </w:tc>
        <w:tc>
          <w:tcPr>
            <w:tcW w:w="720" w:type="dxa"/>
          </w:tcPr>
          <w:p w14:paraId="00ED6216" w14:textId="77777777" w:rsidR="00B11855" w:rsidRPr="001F42D3" w:rsidRDefault="003D003E" w:rsidP="00F7428B">
            <w:pPr>
              <w:pStyle w:val="TableEntry"/>
              <w:keepNext/>
            </w:pPr>
            <w:r w:rsidRPr="001F42D3">
              <w:t>ID</w:t>
            </w:r>
          </w:p>
        </w:tc>
        <w:tc>
          <w:tcPr>
            <w:tcW w:w="932" w:type="dxa"/>
          </w:tcPr>
          <w:p w14:paraId="2DD884F0" w14:textId="77777777" w:rsidR="00B11855" w:rsidRPr="001F42D3" w:rsidRDefault="003D003E" w:rsidP="00F7428B">
            <w:pPr>
              <w:pStyle w:val="TableEntry"/>
              <w:keepNext/>
            </w:pPr>
            <w:r w:rsidRPr="001F42D3">
              <w:t>C</w:t>
            </w:r>
          </w:p>
        </w:tc>
        <w:tc>
          <w:tcPr>
            <w:tcW w:w="990" w:type="dxa"/>
          </w:tcPr>
          <w:p w14:paraId="6670C5B3" w14:textId="77777777" w:rsidR="00B11855" w:rsidRPr="001F42D3" w:rsidRDefault="003D003E" w:rsidP="00F7428B">
            <w:pPr>
              <w:pStyle w:val="TableEntry"/>
              <w:keepNext/>
            </w:pPr>
            <w:r w:rsidRPr="001F42D3">
              <w:t>0301</w:t>
            </w:r>
          </w:p>
        </w:tc>
        <w:tc>
          <w:tcPr>
            <w:tcW w:w="2861" w:type="dxa"/>
          </w:tcPr>
          <w:p w14:paraId="0F5D598E" w14:textId="77777777" w:rsidR="00B11855" w:rsidRPr="001F42D3" w:rsidRDefault="003D003E" w:rsidP="00F7428B">
            <w:pPr>
              <w:pStyle w:val="TableEntry"/>
              <w:keepNext/>
            </w:pPr>
            <w:r w:rsidRPr="001F42D3">
              <w:t>Universal ID Type</w:t>
            </w:r>
          </w:p>
        </w:tc>
      </w:tr>
    </w:tbl>
    <w:p w14:paraId="5D41BC90" w14:textId="77777777" w:rsidR="00FE1495" w:rsidRPr="001F42D3" w:rsidRDefault="00FE1495" w:rsidP="0034511D">
      <w:pPr>
        <w:pStyle w:val="BodyText"/>
      </w:pPr>
    </w:p>
    <w:p w14:paraId="65FC4CB6" w14:textId="77777777" w:rsidR="00B11855" w:rsidRPr="001F42D3" w:rsidRDefault="003D003E" w:rsidP="00CF5627">
      <w:pPr>
        <w:pStyle w:val="BodyText"/>
        <w:ind w:left="720"/>
      </w:pPr>
      <w:r w:rsidRPr="001F42D3">
        <w:rPr>
          <w:b/>
        </w:rPr>
        <w:t>Example 1:</w:t>
      </w:r>
      <w:r w:rsidRPr="001F42D3">
        <w:rPr>
          <w:b/>
        </w:rPr>
        <w:tab/>
        <w:t>EUI-64</w:t>
      </w:r>
    </w:p>
    <w:p w14:paraId="1B17D8CE" w14:textId="77777777" w:rsidR="00B11855" w:rsidRPr="001F42D3" w:rsidRDefault="003D003E" w:rsidP="005C1693">
      <w:pPr>
        <w:pStyle w:val="BodyText"/>
      </w:pPr>
      <w:r w:rsidRPr="001F42D3">
        <w:t>This is the preferred and most concise representation of an EUI-64.</w:t>
      </w:r>
    </w:p>
    <w:p w14:paraId="7CE525E2" w14:textId="77777777" w:rsidR="009D16B6" w:rsidRPr="001F42D3" w:rsidRDefault="009D16B6" w:rsidP="005C1693">
      <w:pPr>
        <w:pStyle w:val="BodyText"/>
      </w:pPr>
    </w:p>
    <w:p w14:paraId="7DEB4124" w14:textId="77777777" w:rsidR="00B11855" w:rsidRPr="001F42D3" w:rsidRDefault="003D003E" w:rsidP="009D16B6">
      <w:pPr>
        <w:pStyle w:val="ExampleValue"/>
        <w:rPr>
          <w:noProof w:val="0"/>
        </w:rPr>
      </w:pPr>
      <w:r w:rsidRPr="001F42D3">
        <w:rPr>
          <w:noProof w:val="0"/>
        </w:rPr>
        <w:t>|0123456789ABCDEF^^0123456789ABCDEF^EUI-64|</w:t>
      </w:r>
    </w:p>
    <w:p w14:paraId="452EED9A" w14:textId="77777777" w:rsidR="00B11855" w:rsidRPr="001F42D3" w:rsidRDefault="003D003E" w:rsidP="00CF5627">
      <w:pPr>
        <w:pStyle w:val="BodyText"/>
        <w:ind w:left="720"/>
        <w:rPr>
          <w:bCs/>
        </w:rPr>
      </w:pPr>
      <w:r w:rsidRPr="001F42D3">
        <w:rPr>
          <w:b/>
          <w:bCs/>
        </w:rPr>
        <w:t xml:space="preserve">Example </w:t>
      </w:r>
      <w:r w:rsidR="006C4608" w:rsidRPr="001F42D3">
        <w:rPr>
          <w:b/>
          <w:bCs/>
        </w:rPr>
        <w:t>2</w:t>
      </w:r>
      <w:r w:rsidRPr="001F42D3">
        <w:rPr>
          <w:b/>
          <w:bCs/>
        </w:rPr>
        <w:t>: Vendor-specific identifier string in OBX-18.1</w:t>
      </w:r>
    </w:p>
    <w:p w14:paraId="345DF999" w14:textId="1D86CCC9" w:rsidR="00B11855" w:rsidRPr="001F42D3" w:rsidRDefault="003C5B97" w:rsidP="005C1693">
      <w:pPr>
        <w:pStyle w:val="BodyText"/>
      </w:pPr>
      <w:r w:rsidRPr="001F42D3">
        <w:t xml:space="preserve">The EUI-64 form of identifier discussed above is required in production environments. In debug and test environments the following form of identifier is acceptable, and it may also be used if desired in addition to EUI-64 as a repeat of this field since OBX-18 is repeatable. </w:t>
      </w:r>
      <w:r w:rsidR="003D003E" w:rsidRPr="001F42D3">
        <w:t xml:space="preserve">All four OBX-18 components may be used to indicate a vendor-specific identifier string plus an identifier from </w:t>
      </w:r>
      <w:r w:rsidR="006D613E" w:rsidRPr="001F42D3">
        <w:t>HL7</w:t>
      </w:r>
      <w:r w:rsidR="00995105" w:rsidRPr="001F42D3">
        <w:t xml:space="preserve"> </w:t>
      </w:r>
      <w:r w:rsidR="003D003E" w:rsidRPr="001F42D3">
        <w:t xml:space="preserve">Table 0301 - Universal ID type. Here EI-1 (Entity Identifier is the serial number of the equipment, EI-2 (Namespace ID) identifies the equipment model, EI-3 (Universal ID) identifies </w:t>
      </w:r>
      <w:r w:rsidR="003D003E" w:rsidRPr="001F42D3">
        <w:lastRenderedPageBreak/>
        <w:t>the manufacturer using a DNS domain name under the control of the manufacturer, and EI-4 (Universal ID Type) identifies the type of Universal ID contained in EI-3.</w:t>
      </w:r>
    </w:p>
    <w:p w14:paraId="143D3575" w14:textId="77777777" w:rsidR="00B11855" w:rsidRPr="001F42D3" w:rsidRDefault="00B11855" w:rsidP="009D16B6">
      <w:pPr>
        <w:pStyle w:val="ExampleValue"/>
        <w:rPr>
          <w:noProof w:val="0"/>
        </w:rPr>
      </w:pPr>
    </w:p>
    <w:p w14:paraId="0B3878F0" w14:textId="77777777" w:rsidR="00B11855" w:rsidRPr="001F42D3" w:rsidRDefault="003D003E" w:rsidP="009D16B6">
      <w:pPr>
        <w:pStyle w:val="ExampleValue"/>
        <w:rPr>
          <w:noProof w:val="0"/>
        </w:rPr>
      </w:pPr>
      <w:r w:rsidRPr="001F42D3">
        <w:rPr>
          <w:noProof w:val="0"/>
        </w:rPr>
        <w:t>|123456^ICU_MONITOR^megacorp.com^DNS|.</w:t>
      </w:r>
    </w:p>
    <w:p w14:paraId="108441D8" w14:textId="77777777" w:rsidR="00B11855" w:rsidRPr="001F42D3" w:rsidRDefault="00B11855" w:rsidP="009D16B6">
      <w:pPr>
        <w:pStyle w:val="ExampleValue"/>
        <w:rPr>
          <w:noProof w:val="0"/>
        </w:rPr>
      </w:pPr>
    </w:p>
    <w:p w14:paraId="3CDEA6DA" w14:textId="5492695A" w:rsidR="00B11855" w:rsidRPr="001F42D3" w:rsidRDefault="003D003E" w:rsidP="005C1693">
      <w:pPr>
        <w:pStyle w:val="BodyText"/>
      </w:pPr>
      <w:r w:rsidRPr="001F42D3">
        <w:t>See the discussion of the EI data type in Appendix C.5 for further details and examples.</w:t>
      </w:r>
    </w:p>
    <w:p w14:paraId="44B3D98E" w14:textId="77777777" w:rsidR="00B11855" w:rsidRPr="001F42D3" w:rsidRDefault="003D003E" w:rsidP="005C1693">
      <w:pPr>
        <w:pStyle w:val="BodyText"/>
        <w:keepNext/>
      </w:pPr>
      <w:r w:rsidRPr="001F42D3">
        <w:rPr>
          <w:b/>
          <w:bCs/>
        </w:rPr>
        <w:t>OBX-19   Date/Time of the Analysis</w:t>
      </w:r>
    </w:p>
    <w:p w14:paraId="42ADE6B1" w14:textId="77777777" w:rsidR="00B11855" w:rsidRPr="001F42D3" w:rsidRDefault="003D003E" w:rsidP="005C1693">
      <w:pPr>
        <w:pStyle w:val="BodyText"/>
      </w:pPr>
      <w:r w:rsidRPr="001F42D3">
        <w:t>Conditional Predicate: May be used if duplicate of OBX-14 is needed in this field by receiving system.</w:t>
      </w:r>
    </w:p>
    <w:p w14:paraId="2477E06E" w14:textId="77DF45C8" w:rsidR="00B11855" w:rsidRPr="001F42D3" w:rsidRDefault="003D003E" w:rsidP="005C1693">
      <w:pPr>
        <w:pStyle w:val="BodyText"/>
      </w:pPr>
      <w:r w:rsidRPr="001F42D3">
        <w:t xml:space="preserve">For the </w:t>
      </w:r>
      <w:r w:rsidR="007E67D4" w:rsidRPr="001F42D3">
        <w:t>DEV TF</w:t>
      </w:r>
      <w:r w:rsidRPr="001F42D3">
        <w:t xml:space="preserve"> use OBX-14 preferentially if device time is relevant. Information in OBX-14 may be duplicated here if local needs dictate.</w:t>
      </w:r>
    </w:p>
    <w:p w14:paraId="25E9A46B" w14:textId="77777777" w:rsidR="00B11855" w:rsidRPr="001F42D3" w:rsidRDefault="003D003E" w:rsidP="005C1693">
      <w:pPr>
        <w:pStyle w:val="BodyText"/>
      </w:pPr>
      <w:r w:rsidRPr="001F42D3">
        <w:rPr>
          <w:b/>
          <w:bCs/>
        </w:rPr>
        <w:t>OBX-20   Observation Site</w:t>
      </w:r>
    </w:p>
    <w:p w14:paraId="0F556927" w14:textId="77777777" w:rsidR="00B11855" w:rsidRPr="001F42D3" w:rsidRDefault="003D003E" w:rsidP="009D16B6">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5AAFAD32" w14:textId="77777777" w:rsidR="00B11855" w:rsidRPr="001F42D3" w:rsidRDefault="003D003E" w:rsidP="005C1693">
      <w:pPr>
        <w:pStyle w:val="BodyText"/>
      </w:pPr>
      <w:r w:rsidRPr="001F42D3">
        <w:t xml:space="preserve">Definition: This field typically contains the body site(s) where the measurement being reported was obtained. This field should not be used for a specimen source or specimen collection site. </w:t>
      </w:r>
    </w:p>
    <w:p w14:paraId="20944191" w14:textId="77777777" w:rsidR="00B11855" w:rsidRPr="001F42D3" w:rsidRDefault="003D003E" w:rsidP="005C1693">
      <w:pPr>
        <w:pStyle w:val="BodyText"/>
      </w:pPr>
      <w:r w:rsidRPr="001F42D3">
        <w:t xml:space="preserve">This information is of particular importance if the clinical meaning of a value is modified either directly by the site (for example, is the temperature central or peripheral?) or if the site of one measurement impacts the value of another measurement (for example, is the finger SpO2 probe on the same arm as the NIBP cuff?). In most cases these observations are performed directly upon the patient and do not involve a specimen. </w:t>
      </w:r>
    </w:p>
    <w:p w14:paraId="72A40874" w14:textId="3C9FAC0F" w:rsidR="00B11855" w:rsidRPr="001F42D3" w:rsidRDefault="003D003E" w:rsidP="005C1693">
      <w:pPr>
        <w:pStyle w:val="BodyText"/>
      </w:pPr>
      <w:r w:rsidRPr="001F42D3">
        <w:t xml:space="preserve">Any nationally recognized coding system might be used for this field including SNOMED or MDC; </w:t>
      </w:r>
      <w:r w:rsidR="0028379E" w:rsidRPr="001F42D3">
        <w:t>alternatively,</w:t>
      </w:r>
      <w:r w:rsidRPr="001F42D3">
        <w:t xml:space="preserve"> the </w:t>
      </w:r>
      <w:r w:rsidR="006D613E" w:rsidRPr="001F42D3">
        <w:t>HL7</w:t>
      </w:r>
      <w:r w:rsidR="00995105" w:rsidRPr="001F42D3">
        <w:t xml:space="preserve"> </w:t>
      </w:r>
      <w:r w:rsidRPr="001F42D3">
        <w:t>Table 0163 may be used. Veterinary medicine may choose the tables supported for the components of this field as decided by their industry.</w:t>
      </w:r>
    </w:p>
    <w:p w14:paraId="19E52D80" w14:textId="3A23851C" w:rsidR="00A32D52" w:rsidRPr="001F42D3" w:rsidRDefault="00D53FC4" w:rsidP="00B34AEB">
      <w:pPr>
        <w:pStyle w:val="Heading3"/>
        <w:numPr>
          <w:ilvl w:val="0"/>
          <w:numId w:val="0"/>
        </w:numPr>
        <w:rPr>
          <w:noProof w:val="0"/>
        </w:rPr>
      </w:pPr>
      <w:bookmarkStart w:id="1922" w:name="_Toc401769863"/>
      <w:bookmarkStart w:id="1923" w:name="_Ref429943940"/>
      <w:bookmarkStart w:id="1924" w:name="_Ref429943954"/>
      <w:bookmarkStart w:id="1925" w:name="_Ref429944113"/>
      <w:bookmarkStart w:id="1926" w:name="_Ref429944139"/>
      <w:bookmarkStart w:id="1927" w:name="_Ref429944639"/>
      <w:bookmarkStart w:id="1928" w:name="_Ref429944659"/>
      <w:bookmarkStart w:id="1929" w:name="_Toc214889780"/>
      <w:r w:rsidRPr="001F42D3">
        <w:rPr>
          <w:noProof w:val="0"/>
        </w:rPr>
        <w:t xml:space="preserve">B.8.7 </w:t>
      </w:r>
      <w:r w:rsidR="00A32D52" w:rsidRPr="001F42D3">
        <w:rPr>
          <w:noProof w:val="0"/>
        </w:rPr>
        <w:t>Time Stamps and Time Synchronization</w:t>
      </w:r>
      <w:bookmarkEnd w:id="1922"/>
      <w:bookmarkEnd w:id="1923"/>
      <w:bookmarkEnd w:id="1924"/>
      <w:bookmarkEnd w:id="1925"/>
      <w:bookmarkEnd w:id="1926"/>
      <w:bookmarkEnd w:id="1927"/>
      <w:bookmarkEnd w:id="1928"/>
      <w:bookmarkEnd w:id="1929"/>
    </w:p>
    <w:p w14:paraId="080F3596" w14:textId="77777777" w:rsidR="00A32D52" w:rsidRPr="001F42D3" w:rsidRDefault="00A32D52" w:rsidP="00A32D52">
      <w:pPr>
        <w:pStyle w:val="BodyText"/>
      </w:pPr>
      <w:r w:rsidRPr="001F42D3">
        <w:t xml:space="preserve">Medical device data observations conveyed by the IHE PCD DEC Technical Frameworks should where feasible use ‘consistent time’ for MSH-7, OBR-7, OBR-8 and OBX-14, where ‘consistent time’ is based on a known reference time source such as NTP or similar service. Since medical devices may use local clocks that are not synchronized to ‘consistent time’, a standardized representation for disclosing how the device time(s) were mapped to ‘consistent time’ is required to provide traceability between the two. </w:t>
      </w:r>
    </w:p>
    <w:p w14:paraId="4A8763CE" w14:textId="77777777" w:rsidR="009A35CA" w:rsidRPr="001F42D3" w:rsidRDefault="00A32D52" w:rsidP="00A32D52">
      <w:pPr>
        <w:pStyle w:val="BodyText"/>
      </w:pPr>
      <w:r w:rsidRPr="001F42D3">
        <w:t xml:space="preserve">In order to facilitate the correlation of transmitted observations, each observation should contain a time stamp from a consistent, isochronous time-base, either by default reference to [OBR-7, OBR-8) or by an overriding value in OBX-14. Since many medical devices have only a sense of local time, and this local time may not be equivalent to the local time of the DOR, it is a responsibility of the DOR to ensure the reported times within an Observation Result message are consistent. This means that all observation times reported SHOULD be UTC, as indicated by including a time zone offset of +0000, but it is permissible to use local time with the required </w:t>
      </w:r>
      <w:r w:rsidRPr="001F42D3">
        <w:lastRenderedPageBreak/>
        <w:t>correct time zone offset included in the timestamp representation since this can readily be converted to UTC whatever the time zone of the receiving system. In order to preserve the original time marking provided by the device, the Observation Result message SHALL contain a synchronization time element such as MDC_ATTR_TIME_ABS at the Medical Device System level which discloses the device’s notion of time, as described in the following table. The DOR SHALL use this device time as the basis for correcting the timestamps from the device (for example, for OBX-14) to the DOR’s ‘consistent time’.</w:t>
      </w:r>
    </w:p>
    <w:p w14:paraId="1346DF8B" w14:textId="77777777" w:rsidR="00A32D52" w:rsidRPr="001F42D3" w:rsidRDefault="00A32D52" w:rsidP="00264692">
      <w:pPr>
        <w:pStyle w:val="BodyText"/>
      </w:pPr>
    </w:p>
    <w:tbl>
      <w:tblPr>
        <w:tblW w:w="969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4" w:type="dxa"/>
        </w:tblCellMar>
        <w:tblLook w:val="0000" w:firstRow="0" w:lastRow="0" w:firstColumn="0" w:lastColumn="0" w:noHBand="0" w:noVBand="0"/>
      </w:tblPr>
      <w:tblGrid>
        <w:gridCol w:w="203"/>
        <w:gridCol w:w="104"/>
        <w:gridCol w:w="208"/>
        <w:gridCol w:w="106"/>
        <w:gridCol w:w="207"/>
        <w:gridCol w:w="93"/>
        <w:gridCol w:w="220"/>
        <w:gridCol w:w="77"/>
        <w:gridCol w:w="1404"/>
        <w:gridCol w:w="6349"/>
        <w:gridCol w:w="720"/>
      </w:tblGrid>
      <w:tr w:rsidR="00A32D52" w:rsidRPr="001F42D3" w14:paraId="13C59E78" w14:textId="77777777" w:rsidTr="00A32D52">
        <w:trPr>
          <w:tblHeader/>
        </w:trPr>
        <w:tc>
          <w:tcPr>
            <w:tcW w:w="203" w:type="dxa"/>
            <w:tcBorders>
              <w:top w:val="nil"/>
              <w:left w:val="nil"/>
              <w:bottom w:val="single" w:sz="8" w:space="0" w:color="auto"/>
              <w:right w:val="nil"/>
            </w:tcBorders>
          </w:tcPr>
          <w:p w14:paraId="20FA8774"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nil"/>
            </w:tcBorders>
          </w:tcPr>
          <w:p w14:paraId="462B2A35" w14:textId="77777777" w:rsidR="00A32D52" w:rsidRPr="001F42D3" w:rsidRDefault="00A32D52" w:rsidP="00A32D52">
            <w:pPr>
              <w:ind w:hanging="2"/>
              <w:rPr>
                <w:rFonts w:ascii="Verdana" w:hAnsi="Verdana"/>
                <w:sz w:val="16"/>
                <w:szCs w:val="16"/>
              </w:rPr>
            </w:pPr>
          </w:p>
        </w:tc>
        <w:tc>
          <w:tcPr>
            <w:tcW w:w="208" w:type="dxa"/>
            <w:tcBorders>
              <w:top w:val="nil"/>
              <w:left w:val="nil"/>
              <w:bottom w:val="nil"/>
              <w:right w:val="nil"/>
            </w:tcBorders>
          </w:tcPr>
          <w:p w14:paraId="00FF0E85"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nil"/>
            </w:tcBorders>
          </w:tcPr>
          <w:p w14:paraId="53DCC0EF" w14:textId="77777777" w:rsidR="00A32D52" w:rsidRPr="001F42D3" w:rsidRDefault="00A32D52" w:rsidP="00A32D52">
            <w:pPr>
              <w:ind w:hanging="2"/>
              <w:rPr>
                <w:rFonts w:ascii="Verdana" w:hAnsi="Verdana"/>
                <w:sz w:val="16"/>
                <w:szCs w:val="16"/>
              </w:rPr>
            </w:pPr>
          </w:p>
        </w:tc>
        <w:tc>
          <w:tcPr>
            <w:tcW w:w="207" w:type="dxa"/>
            <w:tcBorders>
              <w:top w:val="nil"/>
              <w:left w:val="nil"/>
              <w:bottom w:val="nil"/>
              <w:right w:val="nil"/>
            </w:tcBorders>
          </w:tcPr>
          <w:p w14:paraId="56E268A4"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46D53C63"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7D7A6F83"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5D14F4B7" w14:textId="77777777" w:rsidR="00A32D52" w:rsidRPr="001F42D3" w:rsidRDefault="00A32D52" w:rsidP="00A32D52">
            <w:pPr>
              <w:ind w:hanging="2"/>
              <w:rPr>
                <w:rFonts w:ascii="Verdana" w:hAnsi="Verdana"/>
                <w:sz w:val="16"/>
                <w:szCs w:val="16"/>
              </w:rPr>
            </w:pPr>
          </w:p>
        </w:tc>
        <w:tc>
          <w:tcPr>
            <w:tcW w:w="1404" w:type="dxa"/>
            <w:shd w:val="clear" w:color="auto" w:fill="E6E6E6"/>
          </w:tcPr>
          <w:p w14:paraId="07FD01B3" w14:textId="77777777" w:rsidR="00A32D52" w:rsidRPr="001F42D3" w:rsidRDefault="00A32D52" w:rsidP="00A32D52">
            <w:pPr>
              <w:ind w:hanging="2"/>
            </w:pPr>
            <w:r w:rsidRPr="001F42D3">
              <w:rPr>
                <w:rFonts w:ascii="Verdana" w:hAnsi="Verdana"/>
                <w:b/>
                <w:bCs/>
                <w:sz w:val="16"/>
                <w:szCs w:val="16"/>
              </w:rPr>
              <w:t>Msg Segment</w:t>
            </w:r>
          </w:p>
        </w:tc>
        <w:tc>
          <w:tcPr>
            <w:tcW w:w="6349" w:type="dxa"/>
            <w:shd w:val="clear" w:color="auto" w:fill="E6E6E6"/>
          </w:tcPr>
          <w:p w14:paraId="1036F51D" w14:textId="77777777" w:rsidR="00A32D52" w:rsidRPr="001F42D3" w:rsidRDefault="00A32D52" w:rsidP="00A32D52">
            <w:pPr>
              <w:ind w:hanging="2"/>
            </w:pPr>
            <w:r w:rsidRPr="001F42D3">
              <w:rPr>
                <w:rFonts w:ascii="Verdana" w:hAnsi="Verdana"/>
                <w:b/>
                <w:bCs/>
                <w:sz w:val="16"/>
                <w:szCs w:val="16"/>
              </w:rPr>
              <w:t>Description and comments</w:t>
            </w:r>
          </w:p>
        </w:tc>
        <w:tc>
          <w:tcPr>
            <w:tcW w:w="720" w:type="dxa"/>
            <w:shd w:val="clear" w:color="auto" w:fill="E6E6E6"/>
          </w:tcPr>
          <w:p w14:paraId="27661F25" w14:textId="77777777" w:rsidR="00A32D52" w:rsidRPr="001F42D3" w:rsidRDefault="00A32D52" w:rsidP="00A32D52">
            <w:pPr>
              <w:ind w:hanging="2"/>
            </w:pPr>
            <w:r w:rsidRPr="001F42D3">
              <w:rPr>
                <w:rFonts w:ascii="Verdana" w:hAnsi="Verdana"/>
                <w:b/>
                <w:bCs/>
                <w:sz w:val="16"/>
                <w:szCs w:val="16"/>
              </w:rPr>
              <w:t>Status</w:t>
            </w:r>
          </w:p>
        </w:tc>
      </w:tr>
      <w:tr w:rsidR="00A32D52" w:rsidRPr="001F42D3" w14:paraId="0F085593" w14:textId="77777777" w:rsidTr="00A32D52">
        <w:tc>
          <w:tcPr>
            <w:tcW w:w="203" w:type="dxa"/>
            <w:tcBorders>
              <w:top w:val="single" w:sz="8" w:space="0" w:color="auto"/>
              <w:left w:val="single" w:sz="8" w:space="0" w:color="auto"/>
              <w:bottom w:val="nil"/>
              <w:right w:val="nil"/>
            </w:tcBorders>
          </w:tcPr>
          <w:p w14:paraId="1F5D14C6"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nil"/>
            </w:tcBorders>
          </w:tcPr>
          <w:p w14:paraId="50F2A5BA" w14:textId="77777777" w:rsidR="00A32D52" w:rsidRPr="001F42D3" w:rsidRDefault="00A32D52" w:rsidP="00A32D52">
            <w:pPr>
              <w:ind w:hanging="2"/>
              <w:rPr>
                <w:rFonts w:ascii="Verdana" w:hAnsi="Verdana"/>
                <w:sz w:val="16"/>
                <w:szCs w:val="16"/>
              </w:rPr>
            </w:pPr>
          </w:p>
        </w:tc>
        <w:tc>
          <w:tcPr>
            <w:tcW w:w="208" w:type="dxa"/>
            <w:tcBorders>
              <w:top w:val="nil"/>
              <w:left w:val="nil"/>
              <w:bottom w:val="single" w:sz="8" w:space="0" w:color="auto"/>
              <w:right w:val="nil"/>
            </w:tcBorders>
          </w:tcPr>
          <w:p w14:paraId="07CCBA73"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nil"/>
            </w:tcBorders>
          </w:tcPr>
          <w:p w14:paraId="54197424" w14:textId="77777777" w:rsidR="00A32D52" w:rsidRPr="001F42D3" w:rsidRDefault="00A32D52" w:rsidP="00A32D52">
            <w:pPr>
              <w:ind w:hanging="2"/>
              <w:rPr>
                <w:rFonts w:ascii="Verdana" w:hAnsi="Verdana"/>
                <w:sz w:val="16"/>
                <w:szCs w:val="16"/>
              </w:rPr>
            </w:pPr>
          </w:p>
        </w:tc>
        <w:tc>
          <w:tcPr>
            <w:tcW w:w="207" w:type="dxa"/>
            <w:tcBorders>
              <w:top w:val="nil"/>
              <w:left w:val="nil"/>
              <w:bottom w:val="nil"/>
              <w:right w:val="nil"/>
            </w:tcBorders>
          </w:tcPr>
          <w:p w14:paraId="6F8962EA"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04A4A30C"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3B0FB689"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64DA81EE" w14:textId="77777777" w:rsidR="00A32D52" w:rsidRPr="001F42D3" w:rsidRDefault="00A32D52" w:rsidP="00A32D52">
            <w:pPr>
              <w:ind w:hanging="2"/>
              <w:rPr>
                <w:rFonts w:ascii="Verdana" w:hAnsi="Verdana"/>
                <w:sz w:val="16"/>
                <w:szCs w:val="16"/>
              </w:rPr>
            </w:pPr>
          </w:p>
        </w:tc>
        <w:tc>
          <w:tcPr>
            <w:tcW w:w="1404" w:type="dxa"/>
          </w:tcPr>
          <w:p w14:paraId="2DB77156" w14:textId="77777777" w:rsidR="00A32D52" w:rsidRPr="001F42D3" w:rsidRDefault="00A32D52" w:rsidP="00A32D52">
            <w:pPr>
              <w:ind w:hanging="2"/>
            </w:pPr>
            <w:r w:rsidRPr="001F42D3">
              <w:rPr>
                <w:rFonts w:ascii="Verdana" w:hAnsi="Verdana"/>
                <w:sz w:val="16"/>
                <w:szCs w:val="16"/>
              </w:rPr>
              <w:t>MSH......</w:t>
            </w:r>
          </w:p>
        </w:tc>
        <w:tc>
          <w:tcPr>
            <w:tcW w:w="6349" w:type="dxa"/>
          </w:tcPr>
          <w:p w14:paraId="7183BCF7" w14:textId="77777777" w:rsidR="00A32D52" w:rsidRPr="001F42D3" w:rsidRDefault="00A32D52" w:rsidP="00A32D52">
            <w:pPr>
              <w:ind w:hanging="2"/>
            </w:pPr>
            <w:r w:rsidRPr="001F42D3">
              <w:rPr>
                <w:rFonts w:ascii="Verdana" w:hAnsi="Verdana"/>
                <w:b/>
                <w:bCs/>
                <w:sz w:val="16"/>
                <w:szCs w:val="16"/>
              </w:rPr>
              <w:t>MSH-7</w:t>
            </w:r>
            <w:r w:rsidRPr="001F42D3">
              <w:rPr>
                <w:rFonts w:ascii="Verdana" w:hAnsi="Verdana"/>
                <w:sz w:val="16"/>
                <w:szCs w:val="16"/>
              </w:rPr>
              <w:t xml:space="preserve"> Date/Time of Message created/sent (DTM</w:t>
            </w:r>
            <w:r w:rsidRPr="001F42D3">
              <w:rPr>
                <w:rFonts w:ascii="Verdana" w:hAnsi="Verdana"/>
                <w:i/>
                <w:sz w:val="16"/>
                <w:szCs w:val="16"/>
                <w:vertAlign w:val="subscript"/>
              </w:rPr>
              <w:t>DOR</w:t>
            </w:r>
            <w:r w:rsidRPr="001F42D3">
              <w:rPr>
                <w:rFonts w:ascii="Verdana" w:hAnsi="Verdana"/>
                <w:sz w:val="16"/>
                <w:szCs w:val="16"/>
              </w:rPr>
              <w:t>)</w:t>
            </w:r>
          </w:p>
        </w:tc>
        <w:tc>
          <w:tcPr>
            <w:tcW w:w="720" w:type="dxa"/>
          </w:tcPr>
          <w:p w14:paraId="65F54FEE" w14:textId="77777777" w:rsidR="00A32D52" w:rsidRPr="001F42D3" w:rsidRDefault="00A32D52" w:rsidP="00A32D52">
            <w:pPr>
              <w:ind w:hanging="2"/>
            </w:pPr>
            <w:r w:rsidRPr="001F42D3">
              <w:rPr>
                <w:rFonts w:ascii="Verdana" w:hAnsi="Verdana"/>
                <w:sz w:val="16"/>
                <w:szCs w:val="16"/>
              </w:rPr>
              <w:t>M</w:t>
            </w:r>
          </w:p>
        </w:tc>
      </w:tr>
      <w:tr w:rsidR="00A32D52" w:rsidRPr="001F42D3" w14:paraId="75571DC0" w14:textId="77777777" w:rsidTr="00A32D52">
        <w:tc>
          <w:tcPr>
            <w:tcW w:w="203" w:type="dxa"/>
            <w:tcBorders>
              <w:top w:val="nil"/>
              <w:left w:val="single" w:sz="8" w:space="0" w:color="auto"/>
              <w:bottom w:val="nil"/>
              <w:right w:val="nil"/>
            </w:tcBorders>
          </w:tcPr>
          <w:p w14:paraId="4DC7A265"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7EADED28" w14:textId="77777777" w:rsidR="00A32D52" w:rsidRPr="001F42D3" w:rsidRDefault="00A32D52" w:rsidP="00A32D52">
            <w:pPr>
              <w:ind w:hanging="2"/>
              <w:rPr>
                <w:rFonts w:ascii="Verdana" w:hAnsi="Verdana"/>
                <w:sz w:val="16"/>
                <w:szCs w:val="16"/>
              </w:rPr>
            </w:pPr>
          </w:p>
        </w:tc>
        <w:tc>
          <w:tcPr>
            <w:tcW w:w="208" w:type="dxa"/>
            <w:tcBorders>
              <w:top w:val="single" w:sz="8" w:space="0" w:color="auto"/>
              <w:left w:val="single" w:sz="8" w:space="0" w:color="auto"/>
              <w:bottom w:val="nil"/>
              <w:right w:val="nil"/>
            </w:tcBorders>
          </w:tcPr>
          <w:p w14:paraId="71700A05"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nil"/>
            </w:tcBorders>
          </w:tcPr>
          <w:p w14:paraId="723D50A2" w14:textId="77777777" w:rsidR="00A32D52" w:rsidRPr="001F42D3" w:rsidRDefault="00A32D52" w:rsidP="00A32D52">
            <w:pPr>
              <w:ind w:hanging="2"/>
              <w:rPr>
                <w:rFonts w:ascii="Verdana" w:hAnsi="Verdana"/>
                <w:sz w:val="16"/>
                <w:szCs w:val="16"/>
              </w:rPr>
            </w:pPr>
          </w:p>
        </w:tc>
        <w:tc>
          <w:tcPr>
            <w:tcW w:w="207" w:type="dxa"/>
            <w:tcBorders>
              <w:top w:val="nil"/>
              <w:left w:val="nil"/>
              <w:bottom w:val="single" w:sz="8" w:space="0" w:color="auto"/>
              <w:right w:val="nil"/>
            </w:tcBorders>
          </w:tcPr>
          <w:p w14:paraId="354B4991"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24521D1D"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7D33A86A"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41D0E444" w14:textId="77777777" w:rsidR="00A32D52" w:rsidRPr="001F42D3" w:rsidRDefault="00A32D52" w:rsidP="00A32D52">
            <w:pPr>
              <w:ind w:hanging="2"/>
              <w:rPr>
                <w:rFonts w:ascii="Verdana" w:hAnsi="Verdana"/>
                <w:sz w:val="16"/>
                <w:szCs w:val="16"/>
              </w:rPr>
            </w:pPr>
          </w:p>
        </w:tc>
        <w:tc>
          <w:tcPr>
            <w:tcW w:w="1404" w:type="dxa"/>
          </w:tcPr>
          <w:p w14:paraId="05D1E4FD" w14:textId="77777777" w:rsidR="00A32D52" w:rsidRPr="001F42D3" w:rsidRDefault="00A32D52" w:rsidP="00A32D52">
            <w:pPr>
              <w:ind w:hanging="2"/>
            </w:pPr>
            <w:r w:rsidRPr="001F42D3">
              <w:rPr>
                <w:rFonts w:ascii="Verdana" w:hAnsi="Verdana"/>
                <w:sz w:val="16"/>
                <w:szCs w:val="16"/>
              </w:rPr>
              <w:t>PID......</w:t>
            </w:r>
          </w:p>
        </w:tc>
        <w:tc>
          <w:tcPr>
            <w:tcW w:w="6349" w:type="dxa"/>
          </w:tcPr>
          <w:p w14:paraId="604A810B" w14:textId="77777777" w:rsidR="00A32D52" w:rsidRPr="001F42D3" w:rsidRDefault="00A32D52" w:rsidP="00A32D52">
            <w:pPr>
              <w:ind w:hanging="2"/>
              <w:rPr>
                <w:rFonts w:ascii="Verdana" w:hAnsi="Verdana"/>
                <w:sz w:val="16"/>
                <w:szCs w:val="16"/>
              </w:rPr>
            </w:pPr>
          </w:p>
        </w:tc>
        <w:tc>
          <w:tcPr>
            <w:tcW w:w="720" w:type="dxa"/>
          </w:tcPr>
          <w:p w14:paraId="2545799C" w14:textId="77777777" w:rsidR="00A32D52" w:rsidRPr="001F42D3" w:rsidRDefault="00A32D52" w:rsidP="00A32D52">
            <w:pPr>
              <w:ind w:hanging="2"/>
            </w:pPr>
            <w:r w:rsidRPr="001F42D3">
              <w:rPr>
                <w:rFonts w:ascii="Verdana" w:hAnsi="Verdana"/>
                <w:sz w:val="16"/>
                <w:szCs w:val="16"/>
              </w:rPr>
              <w:t>M</w:t>
            </w:r>
          </w:p>
        </w:tc>
      </w:tr>
      <w:tr w:rsidR="00A32D52" w:rsidRPr="001F42D3" w14:paraId="61950E08" w14:textId="77777777" w:rsidTr="00A32D52">
        <w:tc>
          <w:tcPr>
            <w:tcW w:w="203" w:type="dxa"/>
            <w:tcBorders>
              <w:top w:val="nil"/>
              <w:left w:val="single" w:sz="8" w:space="0" w:color="auto"/>
              <w:bottom w:val="nil"/>
              <w:right w:val="nil"/>
            </w:tcBorders>
          </w:tcPr>
          <w:p w14:paraId="2A1D44EA"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3FE989B8"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7D5520F8"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4" w:space="0" w:color="auto"/>
            </w:tcBorders>
          </w:tcPr>
          <w:p w14:paraId="45DED516" w14:textId="77777777" w:rsidR="00A32D52" w:rsidRPr="001F42D3" w:rsidRDefault="00A32D52" w:rsidP="00A32D52">
            <w:pPr>
              <w:ind w:hanging="2"/>
              <w:rPr>
                <w:rFonts w:ascii="Verdana" w:hAnsi="Verdana"/>
                <w:sz w:val="16"/>
                <w:szCs w:val="16"/>
              </w:rPr>
            </w:pPr>
          </w:p>
        </w:tc>
        <w:tc>
          <w:tcPr>
            <w:tcW w:w="207" w:type="dxa"/>
            <w:tcBorders>
              <w:top w:val="single" w:sz="8" w:space="0" w:color="auto"/>
              <w:left w:val="single" w:sz="4" w:space="0" w:color="auto"/>
              <w:bottom w:val="nil"/>
              <w:right w:val="nil"/>
            </w:tcBorders>
          </w:tcPr>
          <w:p w14:paraId="10A184BD"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1F6DEEAD"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576A162C"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1BE18016" w14:textId="77777777" w:rsidR="00A32D52" w:rsidRPr="001F42D3" w:rsidRDefault="00A32D52" w:rsidP="00A32D52">
            <w:pPr>
              <w:ind w:hanging="2"/>
              <w:rPr>
                <w:rFonts w:ascii="Verdana" w:hAnsi="Verdana"/>
                <w:sz w:val="16"/>
                <w:szCs w:val="16"/>
              </w:rPr>
            </w:pPr>
          </w:p>
        </w:tc>
        <w:tc>
          <w:tcPr>
            <w:tcW w:w="1404" w:type="dxa"/>
            <w:shd w:val="clear" w:color="auto" w:fill="F3F3F3"/>
          </w:tcPr>
          <w:p w14:paraId="34FB8743" w14:textId="77777777" w:rsidR="00A32D52" w:rsidRPr="001F42D3" w:rsidRDefault="00A32D52" w:rsidP="00A32D52">
            <w:pPr>
              <w:ind w:hanging="2"/>
            </w:pPr>
            <w:r w:rsidRPr="001F42D3">
              <w:rPr>
                <w:rFonts w:ascii="Verdana" w:hAnsi="Verdana"/>
                <w:sz w:val="16"/>
                <w:szCs w:val="16"/>
              </w:rPr>
              <w:t>OBR......</w:t>
            </w:r>
          </w:p>
        </w:tc>
        <w:tc>
          <w:tcPr>
            <w:tcW w:w="6349" w:type="dxa"/>
            <w:shd w:val="clear" w:color="auto" w:fill="F3F3F3"/>
          </w:tcPr>
          <w:p w14:paraId="3080E2D1" w14:textId="77777777" w:rsidR="00A32D52" w:rsidRPr="001F42D3" w:rsidRDefault="00A32D52" w:rsidP="00A32D52">
            <w:pPr>
              <w:ind w:hanging="2"/>
            </w:pPr>
            <w:r w:rsidRPr="001F42D3">
              <w:rPr>
                <w:rFonts w:ascii="Verdana" w:hAnsi="Verdana"/>
                <w:sz w:val="16"/>
                <w:szCs w:val="16"/>
              </w:rPr>
              <w:t>[</w:t>
            </w:r>
            <w:r w:rsidRPr="001F42D3">
              <w:rPr>
                <w:rFonts w:ascii="Verdana" w:hAnsi="Verdana"/>
                <w:b/>
                <w:bCs/>
                <w:sz w:val="16"/>
                <w:szCs w:val="16"/>
              </w:rPr>
              <w:t>OBR-7</w:t>
            </w:r>
            <w:r w:rsidRPr="001F42D3">
              <w:rPr>
                <w:rFonts w:ascii="Verdana" w:hAnsi="Verdana"/>
                <w:sz w:val="16"/>
                <w:szCs w:val="16"/>
              </w:rPr>
              <w:t xml:space="preserve">, </w:t>
            </w:r>
            <w:r w:rsidRPr="001F42D3">
              <w:rPr>
                <w:rFonts w:ascii="Verdana" w:hAnsi="Verdana"/>
                <w:b/>
                <w:bCs/>
                <w:sz w:val="16"/>
                <w:szCs w:val="16"/>
              </w:rPr>
              <w:t>OBR-8</w:t>
            </w:r>
            <w:r w:rsidRPr="001F42D3">
              <w:rPr>
                <w:rFonts w:ascii="Verdana" w:hAnsi="Verdana"/>
                <w:sz w:val="16"/>
                <w:szCs w:val="16"/>
              </w:rPr>
              <w:t>)  Default time interval for child OBXs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3F3F3"/>
          </w:tcPr>
          <w:p w14:paraId="5B8A3EB8" w14:textId="77777777" w:rsidR="00A32D52" w:rsidRPr="001F42D3" w:rsidRDefault="00A32D52" w:rsidP="00A32D52">
            <w:pPr>
              <w:ind w:hanging="2"/>
            </w:pPr>
            <w:r w:rsidRPr="001F42D3">
              <w:rPr>
                <w:rFonts w:ascii="Verdana" w:hAnsi="Verdana"/>
                <w:sz w:val="16"/>
                <w:szCs w:val="16"/>
              </w:rPr>
              <w:t>M</w:t>
            </w:r>
          </w:p>
        </w:tc>
      </w:tr>
      <w:tr w:rsidR="00A32D52" w:rsidRPr="001F42D3" w14:paraId="41330FEB" w14:textId="77777777" w:rsidTr="00A32D52">
        <w:tc>
          <w:tcPr>
            <w:tcW w:w="203" w:type="dxa"/>
            <w:tcBorders>
              <w:top w:val="nil"/>
              <w:left w:val="single" w:sz="8" w:space="0" w:color="auto"/>
              <w:bottom w:val="nil"/>
              <w:right w:val="nil"/>
            </w:tcBorders>
          </w:tcPr>
          <w:p w14:paraId="2E48260B"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20E8455F"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09BA0B08"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4" w:space="0" w:color="auto"/>
            </w:tcBorders>
          </w:tcPr>
          <w:p w14:paraId="4145EA41" w14:textId="77777777" w:rsidR="00A32D52" w:rsidRPr="001F42D3" w:rsidRDefault="00A32D52" w:rsidP="00A32D52">
            <w:pPr>
              <w:ind w:hanging="2"/>
              <w:rPr>
                <w:rFonts w:ascii="Verdana" w:hAnsi="Verdana"/>
                <w:sz w:val="16"/>
                <w:szCs w:val="16"/>
              </w:rPr>
            </w:pPr>
          </w:p>
        </w:tc>
        <w:tc>
          <w:tcPr>
            <w:tcW w:w="207" w:type="dxa"/>
            <w:tcBorders>
              <w:top w:val="nil"/>
              <w:left w:val="single" w:sz="4" w:space="0" w:color="auto"/>
              <w:bottom w:val="nil"/>
              <w:right w:val="nil"/>
            </w:tcBorders>
          </w:tcPr>
          <w:p w14:paraId="323889DE"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3E0DE3B6"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35E5A3B2"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45C5B0B1" w14:textId="77777777" w:rsidR="00A32D52" w:rsidRPr="001F42D3" w:rsidRDefault="00A32D52" w:rsidP="00A32D52">
            <w:pPr>
              <w:ind w:hanging="2"/>
              <w:rPr>
                <w:rFonts w:ascii="Verdana" w:hAnsi="Verdana"/>
                <w:sz w:val="16"/>
                <w:szCs w:val="16"/>
              </w:rPr>
            </w:pPr>
          </w:p>
        </w:tc>
        <w:tc>
          <w:tcPr>
            <w:tcW w:w="1404" w:type="dxa"/>
            <w:shd w:val="clear" w:color="auto" w:fill="F3F3F3"/>
          </w:tcPr>
          <w:p w14:paraId="4C1845A6" w14:textId="77777777" w:rsidR="00A32D52" w:rsidRPr="001F42D3" w:rsidRDefault="00A32D52" w:rsidP="00A32D52">
            <w:pPr>
              <w:ind w:hanging="2"/>
            </w:pPr>
            <w:r w:rsidRPr="001F42D3">
              <w:rPr>
                <w:rFonts w:ascii="Verdana" w:hAnsi="Verdana"/>
                <w:sz w:val="16"/>
                <w:szCs w:val="16"/>
              </w:rPr>
              <w:t>OBX.. 0.0.0.1</w:t>
            </w:r>
          </w:p>
        </w:tc>
        <w:tc>
          <w:tcPr>
            <w:tcW w:w="6349" w:type="dxa"/>
            <w:shd w:val="clear" w:color="auto" w:fill="F3F3F3"/>
          </w:tcPr>
          <w:p w14:paraId="5A34D8DB" w14:textId="77777777" w:rsidR="00A32D52" w:rsidRPr="001F42D3" w:rsidRDefault="00A32D52" w:rsidP="00A32D52">
            <w:pPr>
              <w:ind w:hanging="2"/>
            </w:pPr>
            <w:r w:rsidRPr="001F42D3">
              <w:rPr>
                <w:rFonts w:ascii="Verdana" w:hAnsi="Verdana"/>
                <w:sz w:val="16"/>
                <w:szCs w:val="16"/>
              </w:rPr>
              <w:t>MDC_TIME_SYNC_PROTOCOL  (time sync protocol used by the DOR)</w:t>
            </w:r>
          </w:p>
        </w:tc>
        <w:tc>
          <w:tcPr>
            <w:tcW w:w="720" w:type="dxa"/>
            <w:shd w:val="clear" w:color="auto" w:fill="F3F3F3"/>
          </w:tcPr>
          <w:p w14:paraId="38702473" w14:textId="77777777" w:rsidR="00A32D52" w:rsidRPr="001F42D3" w:rsidRDefault="00A32D52" w:rsidP="00A32D52">
            <w:pPr>
              <w:ind w:hanging="2"/>
            </w:pPr>
            <w:r w:rsidRPr="001F42D3">
              <w:rPr>
                <w:rFonts w:ascii="Verdana" w:hAnsi="Verdana"/>
                <w:sz w:val="16"/>
                <w:szCs w:val="16"/>
              </w:rPr>
              <w:t>O</w:t>
            </w:r>
          </w:p>
        </w:tc>
      </w:tr>
      <w:tr w:rsidR="00A32D52" w:rsidRPr="001F42D3" w14:paraId="49B6B565" w14:textId="77777777" w:rsidTr="00A32D52">
        <w:tc>
          <w:tcPr>
            <w:tcW w:w="203" w:type="dxa"/>
            <w:tcBorders>
              <w:top w:val="nil"/>
              <w:left w:val="single" w:sz="8" w:space="0" w:color="auto"/>
              <w:bottom w:val="nil"/>
              <w:right w:val="nil"/>
            </w:tcBorders>
          </w:tcPr>
          <w:p w14:paraId="5EF6706D"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2F43FF6F"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5EAB0623"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4" w:space="0" w:color="auto"/>
            </w:tcBorders>
          </w:tcPr>
          <w:p w14:paraId="62174B1F" w14:textId="77777777" w:rsidR="00A32D52" w:rsidRPr="001F42D3" w:rsidRDefault="00A32D52" w:rsidP="00A32D52">
            <w:pPr>
              <w:ind w:hanging="2"/>
              <w:rPr>
                <w:rFonts w:ascii="Verdana" w:hAnsi="Verdana"/>
                <w:sz w:val="16"/>
                <w:szCs w:val="16"/>
              </w:rPr>
            </w:pPr>
          </w:p>
        </w:tc>
        <w:tc>
          <w:tcPr>
            <w:tcW w:w="207" w:type="dxa"/>
            <w:tcBorders>
              <w:top w:val="nil"/>
              <w:left w:val="single" w:sz="4" w:space="0" w:color="auto"/>
              <w:bottom w:val="nil"/>
              <w:right w:val="nil"/>
            </w:tcBorders>
          </w:tcPr>
          <w:p w14:paraId="32A9DF5F"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39EB03B2"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07F9A8BF"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0FCB5C24" w14:textId="77777777" w:rsidR="00A32D52" w:rsidRPr="001F42D3" w:rsidRDefault="00A32D52" w:rsidP="00A32D52">
            <w:pPr>
              <w:ind w:hanging="2"/>
              <w:rPr>
                <w:rFonts w:ascii="Verdana" w:hAnsi="Verdana"/>
                <w:sz w:val="16"/>
                <w:szCs w:val="16"/>
              </w:rPr>
            </w:pPr>
          </w:p>
        </w:tc>
        <w:tc>
          <w:tcPr>
            <w:tcW w:w="1404" w:type="dxa"/>
            <w:shd w:val="clear" w:color="auto" w:fill="F3F3F3"/>
          </w:tcPr>
          <w:p w14:paraId="079A7FC3" w14:textId="77777777" w:rsidR="00A32D52" w:rsidRPr="001F42D3" w:rsidRDefault="00A32D52" w:rsidP="00A32D52">
            <w:pPr>
              <w:ind w:hanging="2"/>
            </w:pPr>
            <w:r w:rsidRPr="001F42D3">
              <w:rPr>
                <w:rFonts w:ascii="Verdana" w:hAnsi="Verdana"/>
                <w:sz w:val="16"/>
                <w:szCs w:val="16"/>
              </w:rPr>
              <w:t>OBX.. 0.0.0.2</w:t>
            </w:r>
          </w:p>
        </w:tc>
        <w:tc>
          <w:tcPr>
            <w:tcW w:w="6349" w:type="dxa"/>
            <w:shd w:val="clear" w:color="auto" w:fill="F3F3F3"/>
          </w:tcPr>
          <w:p w14:paraId="4D241589" w14:textId="77777777" w:rsidR="00A32D52" w:rsidRPr="001F42D3" w:rsidRDefault="00A32D52" w:rsidP="00A32D52">
            <w:pPr>
              <w:ind w:hanging="2"/>
            </w:pPr>
            <w:r w:rsidRPr="001F42D3">
              <w:rPr>
                <w:rFonts w:ascii="Verdana" w:hAnsi="Verdana"/>
                <w:sz w:val="16"/>
                <w:szCs w:val="16"/>
              </w:rPr>
              <w:t>MDC_TIME_ACCURACY  (known or estimated accuracy of DOR time)</w:t>
            </w:r>
          </w:p>
        </w:tc>
        <w:tc>
          <w:tcPr>
            <w:tcW w:w="720" w:type="dxa"/>
            <w:shd w:val="clear" w:color="auto" w:fill="F3F3F3"/>
          </w:tcPr>
          <w:p w14:paraId="7C5AFD5C" w14:textId="77777777" w:rsidR="00A32D52" w:rsidRPr="001F42D3" w:rsidRDefault="00A32D52" w:rsidP="00A32D52">
            <w:pPr>
              <w:ind w:hanging="2"/>
            </w:pPr>
            <w:r w:rsidRPr="001F42D3">
              <w:rPr>
                <w:rFonts w:ascii="Verdana" w:hAnsi="Verdana"/>
                <w:sz w:val="16"/>
                <w:szCs w:val="16"/>
              </w:rPr>
              <w:t>O</w:t>
            </w:r>
          </w:p>
        </w:tc>
      </w:tr>
      <w:tr w:rsidR="00A32D52" w:rsidRPr="001F42D3" w14:paraId="25123CD0" w14:textId="77777777" w:rsidTr="00A32D52">
        <w:tc>
          <w:tcPr>
            <w:tcW w:w="203" w:type="dxa"/>
            <w:tcBorders>
              <w:top w:val="nil"/>
              <w:left w:val="single" w:sz="8" w:space="0" w:color="auto"/>
              <w:bottom w:val="nil"/>
              <w:right w:val="nil"/>
            </w:tcBorders>
          </w:tcPr>
          <w:p w14:paraId="0159D104"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DB43A73"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3633503B"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6999AF96"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tcPr>
          <w:p w14:paraId="47F20A9F"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2B8E5CA4" w14:textId="77777777" w:rsidR="00A32D52" w:rsidRPr="001F42D3" w:rsidRDefault="00A32D52" w:rsidP="00A32D52">
            <w:pPr>
              <w:ind w:hanging="2"/>
              <w:rPr>
                <w:rFonts w:ascii="Verdana" w:hAnsi="Verdana"/>
                <w:sz w:val="16"/>
                <w:szCs w:val="16"/>
              </w:rPr>
            </w:pPr>
          </w:p>
        </w:tc>
        <w:tc>
          <w:tcPr>
            <w:tcW w:w="220" w:type="dxa"/>
            <w:tcBorders>
              <w:top w:val="single" w:sz="8" w:space="0" w:color="auto"/>
              <w:left w:val="single" w:sz="8" w:space="0" w:color="auto"/>
              <w:bottom w:val="nil"/>
              <w:right w:val="nil"/>
            </w:tcBorders>
            <w:shd w:val="clear" w:color="auto" w:fill="FFFFCC"/>
          </w:tcPr>
          <w:p w14:paraId="0F84C21E"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7317B7C3" w14:textId="77777777" w:rsidR="00A32D52" w:rsidRPr="001F42D3" w:rsidRDefault="00A32D52" w:rsidP="00A32D52">
            <w:pPr>
              <w:ind w:hanging="2"/>
              <w:rPr>
                <w:rFonts w:ascii="Verdana" w:hAnsi="Verdana"/>
                <w:sz w:val="16"/>
                <w:szCs w:val="16"/>
              </w:rPr>
            </w:pPr>
          </w:p>
        </w:tc>
        <w:tc>
          <w:tcPr>
            <w:tcW w:w="1404" w:type="dxa"/>
          </w:tcPr>
          <w:p w14:paraId="6FF19CE3" w14:textId="77777777" w:rsidR="00A32D52" w:rsidRPr="001F42D3" w:rsidRDefault="00A32D52" w:rsidP="00A32D52">
            <w:pPr>
              <w:ind w:hanging="2"/>
            </w:pPr>
            <w:r w:rsidRPr="001F42D3">
              <w:rPr>
                <w:rFonts w:ascii="Verdana" w:hAnsi="Verdana"/>
                <w:b/>
                <w:bCs/>
                <w:sz w:val="16"/>
                <w:szCs w:val="16"/>
              </w:rPr>
              <w:t>OBX.. 1</w:t>
            </w:r>
          </w:p>
        </w:tc>
        <w:tc>
          <w:tcPr>
            <w:tcW w:w="6349" w:type="dxa"/>
          </w:tcPr>
          <w:p w14:paraId="231CA3C8" w14:textId="77777777" w:rsidR="00A32D52" w:rsidRPr="001F42D3" w:rsidRDefault="00A32D52" w:rsidP="00A32D52">
            <w:pPr>
              <w:ind w:hanging="2"/>
            </w:pPr>
            <w:r w:rsidRPr="001F42D3">
              <w:rPr>
                <w:rFonts w:ascii="Verdana" w:hAnsi="Verdana"/>
                <w:b/>
                <w:bCs/>
                <w:sz w:val="16"/>
                <w:szCs w:val="16"/>
              </w:rPr>
              <w:t>MDS for device #1</w:t>
            </w:r>
          </w:p>
        </w:tc>
        <w:tc>
          <w:tcPr>
            <w:tcW w:w="720" w:type="dxa"/>
          </w:tcPr>
          <w:p w14:paraId="1CC3F81D" w14:textId="77777777" w:rsidR="00A32D52" w:rsidRPr="001F42D3" w:rsidRDefault="00A32D52" w:rsidP="00A32D52">
            <w:pPr>
              <w:ind w:hanging="2"/>
            </w:pPr>
            <w:r w:rsidRPr="001F42D3">
              <w:rPr>
                <w:rFonts w:ascii="Verdana" w:hAnsi="Verdana"/>
                <w:sz w:val="16"/>
                <w:szCs w:val="16"/>
              </w:rPr>
              <w:t>M</w:t>
            </w:r>
          </w:p>
        </w:tc>
      </w:tr>
      <w:tr w:rsidR="00A32D52" w:rsidRPr="001F42D3" w14:paraId="5A009988" w14:textId="77777777" w:rsidTr="00A32D52">
        <w:tc>
          <w:tcPr>
            <w:tcW w:w="203" w:type="dxa"/>
            <w:tcBorders>
              <w:top w:val="nil"/>
              <w:left w:val="single" w:sz="8" w:space="0" w:color="auto"/>
              <w:bottom w:val="nil"/>
              <w:right w:val="nil"/>
            </w:tcBorders>
            <w:shd w:val="clear" w:color="auto" w:fill="FFFFFF"/>
          </w:tcPr>
          <w:p w14:paraId="47B3CDF4"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57F0F40A"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51CEFAC6"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0C77614A"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5ADC01D0"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453E6FAA"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074EA434"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6EFE1164" w14:textId="77777777" w:rsidR="00A32D52" w:rsidRPr="001F42D3" w:rsidRDefault="00A32D52" w:rsidP="00A32D52">
            <w:pPr>
              <w:ind w:hanging="2"/>
              <w:rPr>
                <w:rFonts w:ascii="Verdana" w:hAnsi="Verdana"/>
                <w:sz w:val="16"/>
                <w:szCs w:val="16"/>
              </w:rPr>
            </w:pPr>
          </w:p>
        </w:tc>
        <w:tc>
          <w:tcPr>
            <w:tcW w:w="1404" w:type="dxa"/>
            <w:shd w:val="clear" w:color="auto" w:fill="FFFFFF"/>
          </w:tcPr>
          <w:p w14:paraId="23EE1381" w14:textId="77777777" w:rsidR="00A32D52" w:rsidRPr="001F42D3" w:rsidRDefault="00A32D52" w:rsidP="00A32D52">
            <w:pPr>
              <w:ind w:hanging="2"/>
            </w:pPr>
            <w:r w:rsidRPr="001F42D3">
              <w:rPr>
                <w:rFonts w:ascii="Verdana" w:hAnsi="Verdana"/>
                <w:sz w:val="16"/>
                <w:szCs w:val="16"/>
              </w:rPr>
              <w:t>OBX.. 1.0.0.1</w:t>
            </w:r>
          </w:p>
        </w:tc>
        <w:tc>
          <w:tcPr>
            <w:tcW w:w="6349" w:type="dxa"/>
            <w:shd w:val="clear" w:color="auto" w:fill="FFFFFF"/>
          </w:tcPr>
          <w:p w14:paraId="7F6EFE2C" w14:textId="77777777" w:rsidR="00A32D52" w:rsidRPr="001F42D3" w:rsidRDefault="00A32D52" w:rsidP="00A32D52">
            <w:pPr>
              <w:ind w:hanging="2"/>
            </w:pPr>
            <w:r w:rsidRPr="001F42D3">
              <w:rPr>
                <w:rFonts w:ascii="Verdana" w:hAnsi="Verdana"/>
                <w:sz w:val="16"/>
                <w:szCs w:val="16"/>
              </w:rPr>
              <w:t>MDC_TIME_CAP_STATE  (BITS-16, using MdsTimeCapState)</w:t>
            </w:r>
          </w:p>
        </w:tc>
        <w:tc>
          <w:tcPr>
            <w:tcW w:w="720" w:type="dxa"/>
            <w:shd w:val="clear" w:color="auto" w:fill="FFFFFF"/>
          </w:tcPr>
          <w:p w14:paraId="6019D4AB" w14:textId="77777777" w:rsidR="00A32D52" w:rsidRPr="001F42D3" w:rsidRDefault="00A32D52" w:rsidP="00A32D52">
            <w:pPr>
              <w:ind w:hanging="2"/>
            </w:pPr>
            <w:r w:rsidRPr="001F42D3">
              <w:rPr>
                <w:rFonts w:ascii="Verdana" w:hAnsi="Verdana"/>
                <w:sz w:val="16"/>
                <w:szCs w:val="16"/>
              </w:rPr>
              <w:t>O</w:t>
            </w:r>
          </w:p>
        </w:tc>
      </w:tr>
      <w:tr w:rsidR="00A32D52" w:rsidRPr="001F42D3" w14:paraId="336C02EF" w14:textId="77777777" w:rsidTr="00A32D52">
        <w:tc>
          <w:tcPr>
            <w:tcW w:w="203" w:type="dxa"/>
            <w:tcBorders>
              <w:top w:val="nil"/>
              <w:left w:val="single" w:sz="8" w:space="0" w:color="auto"/>
              <w:bottom w:val="nil"/>
              <w:right w:val="nil"/>
            </w:tcBorders>
            <w:shd w:val="clear" w:color="auto" w:fill="FFFFFF"/>
          </w:tcPr>
          <w:p w14:paraId="640EE872"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2AF848CA"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120D2C07"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1E5EB654"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32856751"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42D96E1C"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2A62004A"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0CB1E1BD" w14:textId="77777777" w:rsidR="00A32D52" w:rsidRPr="001F42D3" w:rsidRDefault="00A32D52" w:rsidP="00A32D52">
            <w:pPr>
              <w:ind w:hanging="2"/>
              <w:rPr>
                <w:rFonts w:ascii="Verdana" w:hAnsi="Verdana"/>
                <w:sz w:val="16"/>
                <w:szCs w:val="16"/>
              </w:rPr>
            </w:pPr>
          </w:p>
        </w:tc>
        <w:tc>
          <w:tcPr>
            <w:tcW w:w="1404" w:type="dxa"/>
            <w:shd w:val="clear" w:color="auto" w:fill="FFFFFF"/>
          </w:tcPr>
          <w:p w14:paraId="1F2DD4BF" w14:textId="77777777" w:rsidR="00A32D52" w:rsidRPr="001F42D3" w:rsidRDefault="00A32D52" w:rsidP="00A32D52">
            <w:pPr>
              <w:ind w:hanging="2"/>
            </w:pPr>
            <w:r w:rsidRPr="001F42D3">
              <w:rPr>
                <w:rFonts w:ascii="Verdana" w:hAnsi="Verdana"/>
                <w:sz w:val="16"/>
                <w:szCs w:val="16"/>
              </w:rPr>
              <w:t>OBX.. 1.0.0.2</w:t>
            </w:r>
          </w:p>
        </w:tc>
        <w:tc>
          <w:tcPr>
            <w:tcW w:w="6349" w:type="dxa"/>
            <w:shd w:val="clear" w:color="auto" w:fill="FFFFFF"/>
          </w:tcPr>
          <w:p w14:paraId="3C4768FF" w14:textId="77777777" w:rsidR="00A32D52" w:rsidRPr="001F42D3" w:rsidRDefault="00A32D52" w:rsidP="00A32D52">
            <w:pPr>
              <w:ind w:hanging="2"/>
            </w:pPr>
            <w:r w:rsidRPr="001F42D3">
              <w:rPr>
                <w:rFonts w:ascii="Verdana" w:hAnsi="Verdana"/>
                <w:sz w:val="16"/>
                <w:szCs w:val="16"/>
              </w:rPr>
              <w:t>MDC_TIME_SYNC_PROTOCOL  (from nom-part-infrastructure)</w:t>
            </w:r>
          </w:p>
        </w:tc>
        <w:tc>
          <w:tcPr>
            <w:tcW w:w="720" w:type="dxa"/>
            <w:shd w:val="clear" w:color="auto" w:fill="FFFFFF"/>
          </w:tcPr>
          <w:p w14:paraId="1A93CEAA" w14:textId="77777777" w:rsidR="00A32D52" w:rsidRPr="001F42D3" w:rsidRDefault="00A32D52" w:rsidP="00A32D52">
            <w:pPr>
              <w:ind w:hanging="2"/>
            </w:pPr>
            <w:r w:rsidRPr="001F42D3">
              <w:rPr>
                <w:rFonts w:ascii="Verdana" w:hAnsi="Verdana"/>
                <w:sz w:val="16"/>
                <w:szCs w:val="16"/>
              </w:rPr>
              <w:t>O</w:t>
            </w:r>
          </w:p>
        </w:tc>
      </w:tr>
      <w:tr w:rsidR="00A32D52" w:rsidRPr="001F42D3" w14:paraId="77C946F5" w14:textId="77777777" w:rsidTr="00A32D52">
        <w:tc>
          <w:tcPr>
            <w:tcW w:w="203" w:type="dxa"/>
            <w:tcBorders>
              <w:top w:val="nil"/>
              <w:left w:val="single" w:sz="8" w:space="0" w:color="auto"/>
              <w:bottom w:val="nil"/>
              <w:right w:val="nil"/>
            </w:tcBorders>
            <w:shd w:val="clear" w:color="auto" w:fill="FFFFFF"/>
          </w:tcPr>
          <w:p w14:paraId="51B966FC"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50B0BB6B"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2712EAF6"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1BCCB935"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17E9F7EE"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05D9187E"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748D41A2"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6A1BD5F7" w14:textId="77777777" w:rsidR="00A32D52" w:rsidRPr="001F42D3" w:rsidRDefault="00A32D52" w:rsidP="00A32D52">
            <w:pPr>
              <w:ind w:hanging="2"/>
              <w:rPr>
                <w:rFonts w:ascii="Verdana" w:hAnsi="Verdana"/>
                <w:sz w:val="16"/>
                <w:szCs w:val="16"/>
              </w:rPr>
            </w:pPr>
          </w:p>
        </w:tc>
        <w:tc>
          <w:tcPr>
            <w:tcW w:w="1404" w:type="dxa"/>
            <w:shd w:val="clear" w:color="auto" w:fill="FFFFFF"/>
          </w:tcPr>
          <w:p w14:paraId="48EC5725" w14:textId="77777777" w:rsidR="00A32D52" w:rsidRPr="001F42D3" w:rsidRDefault="00A32D52" w:rsidP="00A32D52">
            <w:pPr>
              <w:ind w:hanging="2"/>
            </w:pPr>
            <w:r w:rsidRPr="001F42D3">
              <w:rPr>
                <w:rFonts w:ascii="Verdana" w:hAnsi="Verdana"/>
                <w:sz w:val="16"/>
                <w:szCs w:val="16"/>
              </w:rPr>
              <w:t>OBX.. 1.0.0.3</w:t>
            </w:r>
          </w:p>
        </w:tc>
        <w:tc>
          <w:tcPr>
            <w:tcW w:w="6349" w:type="dxa"/>
            <w:shd w:val="clear" w:color="auto" w:fill="FFFFFF"/>
          </w:tcPr>
          <w:p w14:paraId="2DD80E4B" w14:textId="77777777" w:rsidR="00A32D52" w:rsidRPr="001F42D3" w:rsidRDefault="00A32D52" w:rsidP="00A32D52">
            <w:pPr>
              <w:ind w:hanging="2"/>
            </w:pPr>
            <w:r w:rsidRPr="001F42D3">
              <w:rPr>
                <w:rFonts w:ascii="Verdana" w:hAnsi="Verdana"/>
                <w:sz w:val="16"/>
                <w:szCs w:val="16"/>
              </w:rPr>
              <w:t>MDC_TIME_SYNC_ACCURACY  (device absolute time accuracy)</w:t>
            </w:r>
          </w:p>
        </w:tc>
        <w:tc>
          <w:tcPr>
            <w:tcW w:w="720" w:type="dxa"/>
            <w:shd w:val="clear" w:color="auto" w:fill="FFFFFF"/>
          </w:tcPr>
          <w:p w14:paraId="54A923A5" w14:textId="77777777" w:rsidR="00A32D52" w:rsidRPr="001F42D3" w:rsidRDefault="00A32D52" w:rsidP="00A32D52">
            <w:pPr>
              <w:ind w:hanging="2"/>
            </w:pPr>
            <w:r w:rsidRPr="001F42D3">
              <w:rPr>
                <w:rFonts w:ascii="Verdana" w:hAnsi="Verdana"/>
                <w:sz w:val="16"/>
                <w:szCs w:val="16"/>
              </w:rPr>
              <w:t>O</w:t>
            </w:r>
          </w:p>
        </w:tc>
      </w:tr>
      <w:tr w:rsidR="00A32D52" w:rsidRPr="001F42D3" w14:paraId="2850B382" w14:textId="77777777" w:rsidTr="00A32D52">
        <w:tc>
          <w:tcPr>
            <w:tcW w:w="203" w:type="dxa"/>
            <w:tcBorders>
              <w:top w:val="nil"/>
              <w:left w:val="single" w:sz="8" w:space="0" w:color="auto"/>
              <w:bottom w:val="nil"/>
              <w:right w:val="nil"/>
            </w:tcBorders>
            <w:shd w:val="clear" w:color="auto" w:fill="FFFFFF"/>
          </w:tcPr>
          <w:p w14:paraId="7FB412EC"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3A46D38F"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4A2ED71C"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01FF35ED"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36C47607"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29F0B57A"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126EC604"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3EAF3FE0" w14:textId="77777777" w:rsidR="00A32D52" w:rsidRPr="001F42D3" w:rsidRDefault="00A32D52" w:rsidP="00A32D52">
            <w:pPr>
              <w:ind w:hanging="2"/>
              <w:rPr>
                <w:rFonts w:ascii="Verdana" w:hAnsi="Verdana"/>
                <w:sz w:val="16"/>
                <w:szCs w:val="16"/>
              </w:rPr>
            </w:pPr>
          </w:p>
        </w:tc>
        <w:tc>
          <w:tcPr>
            <w:tcW w:w="1404" w:type="dxa"/>
            <w:shd w:val="clear" w:color="auto" w:fill="FFFFFF"/>
          </w:tcPr>
          <w:p w14:paraId="64324598" w14:textId="77777777" w:rsidR="00A32D52" w:rsidRPr="001F42D3" w:rsidRDefault="00A32D52" w:rsidP="00A32D52">
            <w:pPr>
              <w:ind w:hanging="2"/>
            </w:pPr>
            <w:r w:rsidRPr="001F42D3">
              <w:rPr>
                <w:rFonts w:ascii="Verdana" w:hAnsi="Verdana"/>
                <w:sz w:val="16"/>
                <w:szCs w:val="16"/>
              </w:rPr>
              <w:t>OBX.. 1.0.0.4</w:t>
            </w:r>
          </w:p>
        </w:tc>
        <w:tc>
          <w:tcPr>
            <w:tcW w:w="6349" w:type="dxa"/>
            <w:shd w:val="clear" w:color="auto" w:fill="FFFFFF"/>
          </w:tcPr>
          <w:p w14:paraId="77A4D486" w14:textId="77777777" w:rsidR="00A32D52" w:rsidRPr="001F42D3" w:rsidRDefault="00A32D52" w:rsidP="00A32D52">
            <w:pPr>
              <w:ind w:hanging="2"/>
            </w:pPr>
            <w:r w:rsidRPr="001F42D3">
              <w:rPr>
                <w:rFonts w:ascii="Verdana" w:hAnsi="Verdana"/>
                <w:sz w:val="16"/>
                <w:szCs w:val="16"/>
              </w:rPr>
              <w:t>MDC_ATTR_TIME_ABS (</w:t>
            </w:r>
            <w:r w:rsidRPr="001F42D3">
              <w:rPr>
                <w:rFonts w:ascii="Verdana" w:hAnsi="Verdana"/>
                <w:b/>
                <w:bCs/>
                <w:sz w:val="16"/>
                <w:szCs w:val="16"/>
              </w:rPr>
              <w:t>displayed</w:t>
            </w:r>
            <w:r w:rsidRPr="001F42D3">
              <w:rPr>
                <w:rFonts w:ascii="Verdana" w:hAnsi="Verdana"/>
                <w:sz w:val="16"/>
                <w:szCs w:val="16"/>
              </w:rPr>
              <w:t xml:space="preserve"> time) and </w:t>
            </w:r>
            <w:r w:rsidRPr="001F42D3">
              <w:rPr>
                <w:rFonts w:ascii="Verdana" w:hAnsi="Verdana"/>
                <w:b/>
                <w:bCs/>
                <w:sz w:val="16"/>
                <w:szCs w:val="16"/>
              </w:rPr>
              <w:t>OBX-14</w:t>
            </w:r>
            <w:r w:rsidRPr="001F42D3">
              <w:rPr>
                <w:rFonts w:ascii="Verdana" w:hAnsi="Verdana"/>
                <w:sz w:val="16"/>
                <w:szCs w:val="16"/>
              </w:rPr>
              <w:t xml:space="preserve">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FFFFF"/>
          </w:tcPr>
          <w:p w14:paraId="0979FFA3" w14:textId="77777777" w:rsidR="00A32D52" w:rsidRPr="001F42D3" w:rsidRDefault="00A32D52" w:rsidP="00A32D52">
            <w:pPr>
              <w:ind w:hanging="2"/>
            </w:pPr>
            <w:r w:rsidRPr="001F42D3">
              <w:rPr>
                <w:rFonts w:ascii="Verdana" w:hAnsi="Verdana"/>
                <w:sz w:val="16"/>
                <w:szCs w:val="16"/>
              </w:rPr>
              <w:t>C</w:t>
            </w:r>
            <w:bookmarkStart w:id="1930" w:name="_Ref252183207"/>
            <w:r w:rsidRPr="001F42D3">
              <w:rPr>
                <w:rStyle w:val="FootnoteReference"/>
                <w:rFonts w:ascii="Verdana" w:hAnsi="Verdana"/>
              </w:rPr>
              <w:footnoteReference w:id="3"/>
            </w:r>
            <w:bookmarkEnd w:id="1930"/>
          </w:p>
        </w:tc>
      </w:tr>
      <w:tr w:rsidR="00A32D52" w:rsidRPr="001F42D3" w14:paraId="4BF6A75B" w14:textId="77777777" w:rsidTr="00A32D52">
        <w:tc>
          <w:tcPr>
            <w:tcW w:w="203" w:type="dxa"/>
            <w:tcBorders>
              <w:top w:val="nil"/>
              <w:left w:val="single" w:sz="8" w:space="0" w:color="auto"/>
              <w:bottom w:val="nil"/>
              <w:right w:val="nil"/>
            </w:tcBorders>
            <w:shd w:val="clear" w:color="auto" w:fill="FFFFFF"/>
          </w:tcPr>
          <w:p w14:paraId="3B034AE8"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085D8778"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0722AA43"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57EA917F"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5CDCA813"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1828D32C"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7139F288"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571A4A69" w14:textId="77777777" w:rsidR="00A32D52" w:rsidRPr="001F42D3" w:rsidRDefault="00A32D52" w:rsidP="00A32D52">
            <w:pPr>
              <w:ind w:hanging="2"/>
              <w:rPr>
                <w:rFonts w:ascii="Verdana" w:hAnsi="Verdana"/>
                <w:sz w:val="16"/>
                <w:szCs w:val="16"/>
              </w:rPr>
            </w:pPr>
          </w:p>
        </w:tc>
        <w:tc>
          <w:tcPr>
            <w:tcW w:w="1404" w:type="dxa"/>
            <w:shd w:val="clear" w:color="auto" w:fill="FFFFFF"/>
          </w:tcPr>
          <w:p w14:paraId="26A5737D" w14:textId="77777777" w:rsidR="00A32D52" w:rsidRPr="001F42D3" w:rsidRDefault="00A32D52" w:rsidP="00A32D52">
            <w:pPr>
              <w:ind w:hanging="2"/>
            </w:pPr>
            <w:r w:rsidRPr="001F42D3">
              <w:rPr>
                <w:rFonts w:ascii="Verdana" w:hAnsi="Verdana"/>
                <w:sz w:val="16"/>
                <w:szCs w:val="16"/>
              </w:rPr>
              <w:t>OBX.. 1.0.0.5</w:t>
            </w:r>
          </w:p>
        </w:tc>
        <w:tc>
          <w:tcPr>
            <w:tcW w:w="6349" w:type="dxa"/>
            <w:shd w:val="clear" w:color="auto" w:fill="FFFFFF"/>
          </w:tcPr>
          <w:p w14:paraId="344C57FB" w14:textId="77777777" w:rsidR="00A32D52" w:rsidRPr="001F42D3" w:rsidRDefault="00A32D52" w:rsidP="00A32D52">
            <w:pPr>
              <w:ind w:hanging="2"/>
            </w:pPr>
            <w:r w:rsidRPr="001F42D3">
              <w:rPr>
                <w:rFonts w:ascii="Verdana" w:hAnsi="Verdana"/>
                <w:sz w:val="16"/>
                <w:szCs w:val="16"/>
              </w:rPr>
              <w:t>MDC_ATTR_TIME_REL (</w:t>
            </w:r>
            <w:r w:rsidRPr="001F42D3">
              <w:rPr>
                <w:rFonts w:ascii="Verdana" w:hAnsi="Verdana"/>
                <w:b/>
                <w:bCs/>
                <w:sz w:val="16"/>
                <w:szCs w:val="16"/>
              </w:rPr>
              <w:t>relative</w:t>
            </w:r>
            <w:r w:rsidRPr="001F42D3">
              <w:rPr>
                <w:rFonts w:ascii="Verdana" w:hAnsi="Verdana"/>
                <w:sz w:val="16"/>
                <w:szCs w:val="16"/>
              </w:rPr>
              <w:t xml:space="preserve"> time) and </w:t>
            </w:r>
            <w:r w:rsidRPr="001F42D3">
              <w:rPr>
                <w:rFonts w:ascii="Verdana" w:hAnsi="Verdana"/>
                <w:b/>
                <w:bCs/>
                <w:sz w:val="16"/>
                <w:szCs w:val="16"/>
              </w:rPr>
              <w:t>OBX-14</w:t>
            </w:r>
            <w:r w:rsidRPr="001F42D3">
              <w:rPr>
                <w:rFonts w:ascii="Verdana" w:hAnsi="Verdana"/>
                <w:sz w:val="16"/>
                <w:szCs w:val="16"/>
              </w:rPr>
              <w:t xml:space="preserve">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FFFFF"/>
          </w:tcPr>
          <w:p w14:paraId="6FD7FC4A" w14:textId="77777777" w:rsidR="00A32D52" w:rsidRPr="001F42D3" w:rsidRDefault="00A32D52" w:rsidP="00A32D52">
            <w:pPr>
              <w:ind w:hanging="2"/>
            </w:pPr>
            <w:r w:rsidRPr="001F42D3">
              <w:rPr>
                <w:rFonts w:ascii="Verdana" w:hAnsi="Verdana"/>
                <w:sz w:val="16"/>
                <w:szCs w:val="16"/>
              </w:rPr>
              <w:t>C</w:t>
            </w:r>
          </w:p>
        </w:tc>
      </w:tr>
      <w:tr w:rsidR="00A32D52" w:rsidRPr="001F42D3" w14:paraId="1F902883" w14:textId="77777777" w:rsidTr="00A32D52">
        <w:tc>
          <w:tcPr>
            <w:tcW w:w="203" w:type="dxa"/>
            <w:tcBorders>
              <w:top w:val="nil"/>
              <w:left w:val="single" w:sz="8" w:space="0" w:color="auto"/>
              <w:bottom w:val="nil"/>
              <w:right w:val="nil"/>
            </w:tcBorders>
            <w:shd w:val="clear" w:color="auto" w:fill="FFFFFF"/>
          </w:tcPr>
          <w:p w14:paraId="507F2D4B"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39F96AEA"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30877697"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57DD41B1"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5E2DFE0A"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25779E33"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78FCD8D3"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17170FBD" w14:textId="77777777" w:rsidR="00A32D52" w:rsidRPr="001F42D3" w:rsidRDefault="00A32D52" w:rsidP="00A32D52">
            <w:pPr>
              <w:ind w:hanging="2"/>
              <w:rPr>
                <w:rFonts w:ascii="Verdana" w:hAnsi="Verdana"/>
                <w:sz w:val="16"/>
                <w:szCs w:val="16"/>
              </w:rPr>
            </w:pPr>
          </w:p>
        </w:tc>
        <w:tc>
          <w:tcPr>
            <w:tcW w:w="1404" w:type="dxa"/>
            <w:shd w:val="clear" w:color="auto" w:fill="FFFFFF"/>
          </w:tcPr>
          <w:p w14:paraId="6AC38D84" w14:textId="77777777" w:rsidR="00A32D52" w:rsidRPr="001F42D3" w:rsidRDefault="00A32D52" w:rsidP="00A32D52">
            <w:pPr>
              <w:ind w:hanging="2"/>
            </w:pPr>
            <w:r w:rsidRPr="001F42D3">
              <w:rPr>
                <w:rFonts w:ascii="Verdana" w:hAnsi="Verdana"/>
                <w:sz w:val="16"/>
                <w:szCs w:val="16"/>
              </w:rPr>
              <w:t>OBX.. 1.0.0.6</w:t>
            </w:r>
          </w:p>
        </w:tc>
        <w:tc>
          <w:tcPr>
            <w:tcW w:w="6349" w:type="dxa"/>
            <w:shd w:val="clear" w:color="auto" w:fill="FFFFFF"/>
          </w:tcPr>
          <w:p w14:paraId="6B18E235" w14:textId="77777777" w:rsidR="00A32D52" w:rsidRPr="001F42D3" w:rsidRDefault="00A32D52" w:rsidP="00A32D52">
            <w:pPr>
              <w:ind w:hanging="2"/>
            </w:pPr>
            <w:r w:rsidRPr="001F42D3">
              <w:rPr>
                <w:rFonts w:ascii="Verdana" w:hAnsi="Verdana"/>
                <w:sz w:val="16"/>
                <w:szCs w:val="16"/>
              </w:rPr>
              <w:t>MDC_ATTR_TIME_HI_RES (</w:t>
            </w:r>
            <w:r w:rsidRPr="001F42D3">
              <w:rPr>
                <w:rFonts w:ascii="Verdana" w:hAnsi="Verdana"/>
                <w:b/>
                <w:bCs/>
                <w:sz w:val="16"/>
                <w:szCs w:val="16"/>
              </w:rPr>
              <w:t>hi-res rel</w:t>
            </w:r>
            <w:r w:rsidRPr="001F42D3">
              <w:rPr>
                <w:rFonts w:ascii="Verdana" w:hAnsi="Verdana"/>
                <w:sz w:val="16"/>
                <w:szCs w:val="16"/>
              </w:rPr>
              <w:t xml:space="preserve"> time) and </w:t>
            </w:r>
            <w:r w:rsidRPr="001F42D3">
              <w:rPr>
                <w:rFonts w:ascii="Verdana" w:hAnsi="Verdana"/>
                <w:b/>
                <w:bCs/>
                <w:sz w:val="16"/>
                <w:szCs w:val="16"/>
              </w:rPr>
              <w:t>OBX-14</w:t>
            </w:r>
            <w:r w:rsidRPr="001F42D3">
              <w:rPr>
                <w:rFonts w:ascii="Verdana" w:hAnsi="Verdana"/>
                <w:sz w:val="16"/>
                <w:szCs w:val="16"/>
              </w:rPr>
              <w:t xml:space="preserve">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FFFFF"/>
          </w:tcPr>
          <w:p w14:paraId="34AB029E" w14:textId="77777777" w:rsidR="00A32D52" w:rsidRPr="001F42D3" w:rsidRDefault="00A32D52" w:rsidP="00A32D52">
            <w:pPr>
              <w:ind w:hanging="2"/>
            </w:pPr>
            <w:r w:rsidRPr="001F42D3">
              <w:rPr>
                <w:rFonts w:ascii="Verdana" w:hAnsi="Verdana"/>
                <w:sz w:val="16"/>
                <w:szCs w:val="16"/>
              </w:rPr>
              <w:t>C</w:t>
            </w:r>
          </w:p>
        </w:tc>
      </w:tr>
      <w:tr w:rsidR="00A32D52" w:rsidRPr="001F42D3" w14:paraId="54CEFA8D" w14:textId="77777777" w:rsidTr="00A32D52">
        <w:tc>
          <w:tcPr>
            <w:tcW w:w="203" w:type="dxa"/>
            <w:tcBorders>
              <w:top w:val="nil"/>
              <w:left w:val="single" w:sz="8" w:space="0" w:color="auto"/>
              <w:bottom w:val="nil"/>
              <w:right w:val="nil"/>
            </w:tcBorders>
          </w:tcPr>
          <w:p w14:paraId="786EFD82"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55004ED9"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07DDC6F5"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62265C99"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tcPr>
          <w:p w14:paraId="74BB513D"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5128946F"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CC"/>
          </w:tcPr>
          <w:p w14:paraId="1CD34928"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70AA4D68" w14:textId="77777777" w:rsidR="00A32D52" w:rsidRPr="001F42D3" w:rsidRDefault="00A32D52" w:rsidP="00A32D52">
            <w:pPr>
              <w:ind w:hanging="2"/>
              <w:rPr>
                <w:rFonts w:ascii="Verdana" w:hAnsi="Verdana"/>
                <w:sz w:val="16"/>
                <w:szCs w:val="16"/>
              </w:rPr>
            </w:pPr>
          </w:p>
        </w:tc>
        <w:tc>
          <w:tcPr>
            <w:tcW w:w="1404" w:type="dxa"/>
          </w:tcPr>
          <w:p w14:paraId="506892BB" w14:textId="77777777" w:rsidR="00A32D52" w:rsidRPr="001F42D3" w:rsidRDefault="00A32D52" w:rsidP="00A32D52">
            <w:pPr>
              <w:ind w:hanging="2"/>
            </w:pPr>
            <w:r w:rsidRPr="001F42D3">
              <w:rPr>
                <w:rFonts w:ascii="Verdana" w:hAnsi="Verdana"/>
                <w:sz w:val="16"/>
                <w:szCs w:val="16"/>
              </w:rPr>
              <w:t>OBX.. 1.0.0.7</w:t>
            </w:r>
          </w:p>
        </w:tc>
        <w:tc>
          <w:tcPr>
            <w:tcW w:w="6349" w:type="dxa"/>
          </w:tcPr>
          <w:p w14:paraId="56D1E4D4" w14:textId="77777777" w:rsidR="00A32D52" w:rsidRPr="001F42D3" w:rsidRDefault="00A32D52" w:rsidP="00A32D52">
            <w:pPr>
              <w:ind w:hanging="2"/>
            </w:pPr>
            <w:r w:rsidRPr="001F42D3">
              <w:rPr>
                <w:rFonts w:ascii="Verdana" w:hAnsi="Verdana"/>
                <w:sz w:val="16"/>
                <w:szCs w:val="16"/>
              </w:rPr>
              <w:t>OBX-14 (DTM</w:t>
            </w:r>
            <w:r w:rsidRPr="001F42D3">
              <w:rPr>
                <w:rFonts w:ascii="Verdana" w:hAnsi="Verdana"/>
                <w:i/>
                <w:sz w:val="16"/>
                <w:szCs w:val="16"/>
                <w:vertAlign w:val="subscript"/>
              </w:rPr>
              <w:t>DOR</w:t>
            </w:r>
            <w:r w:rsidRPr="001F42D3">
              <w:rPr>
                <w:rFonts w:ascii="Verdana" w:hAnsi="Verdana"/>
                <w:sz w:val="16"/>
                <w:szCs w:val="16"/>
              </w:rPr>
              <w:t xml:space="preserve">, </w:t>
            </w:r>
            <w:r w:rsidRPr="001F42D3">
              <w:rPr>
                <w:rFonts w:ascii="Verdana" w:hAnsi="Verdana"/>
                <w:i/>
                <w:iCs/>
                <w:sz w:val="16"/>
                <w:szCs w:val="16"/>
              </w:rPr>
              <w:t>optional</w:t>
            </w:r>
            <w:r w:rsidRPr="001F42D3">
              <w:rPr>
                <w:rFonts w:ascii="Verdana" w:hAnsi="Verdana"/>
                <w:sz w:val="16"/>
                <w:szCs w:val="16"/>
              </w:rPr>
              <w:t>, overrides default (OBR-7, OBR-8] time interval</w:t>
            </w:r>
          </w:p>
        </w:tc>
        <w:tc>
          <w:tcPr>
            <w:tcW w:w="720" w:type="dxa"/>
          </w:tcPr>
          <w:p w14:paraId="4D446B23" w14:textId="77777777" w:rsidR="00A32D52" w:rsidRPr="001F42D3" w:rsidRDefault="00A32D52" w:rsidP="00A32D52">
            <w:pPr>
              <w:ind w:hanging="2"/>
              <w:jc w:val="center"/>
              <w:rPr>
                <w:rFonts w:ascii="Verdana" w:hAnsi="Verdana"/>
                <w:sz w:val="16"/>
                <w:szCs w:val="16"/>
              </w:rPr>
            </w:pPr>
          </w:p>
        </w:tc>
      </w:tr>
      <w:tr w:rsidR="00A32D52" w:rsidRPr="001F42D3" w14:paraId="621386E5" w14:textId="77777777" w:rsidTr="00A32D52">
        <w:tc>
          <w:tcPr>
            <w:tcW w:w="203" w:type="dxa"/>
            <w:tcBorders>
              <w:top w:val="nil"/>
              <w:left w:val="single" w:sz="8" w:space="0" w:color="auto"/>
              <w:bottom w:val="nil"/>
              <w:right w:val="nil"/>
            </w:tcBorders>
          </w:tcPr>
          <w:p w14:paraId="236ECF16"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D0B4CFD"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6595897B"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34C83263"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single" w:sz="8" w:space="0" w:color="auto"/>
              <w:right w:val="nil"/>
            </w:tcBorders>
          </w:tcPr>
          <w:p w14:paraId="7F41DFB8"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1D309B4B"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single" w:sz="8" w:space="0" w:color="auto"/>
              <w:right w:val="nil"/>
            </w:tcBorders>
            <w:shd w:val="clear" w:color="auto" w:fill="FFFFCC"/>
          </w:tcPr>
          <w:p w14:paraId="6CC2530D"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75F90C83" w14:textId="77777777" w:rsidR="00A32D52" w:rsidRPr="001F42D3" w:rsidRDefault="00A32D52" w:rsidP="00A32D52">
            <w:pPr>
              <w:ind w:hanging="2"/>
              <w:rPr>
                <w:rFonts w:ascii="Verdana" w:hAnsi="Verdana"/>
                <w:sz w:val="16"/>
                <w:szCs w:val="16"/>
              </w:rPr>
            </w:pPr>
          </w:p>
        </w:tc>
        <w:tc>
          <w:tcPr>
            <w:tcW w:w="1404" w:type="dxa"/>
          </w:tcPr>
          <w:p w14:paraId="6E61E1EB" w14:textId="77777777" w:rsidR="00A32D52" w:rsidRPr="001F42D3" w:rsidRDefault="00A32D52" w:rsidP="00A32D52">
            <w:pPr>
              <w:ind w:hanging="2"/>
            </w:pPr>
            <w:r w:rsidRPr="001F42D3">
              <w:rPr>
                <w:rFonts w:ascii="Verdana" w:hAnsi="Verdana"/>
                <w:sz w:val="16"/>
                <w:szCs w:val="16"/>
              </w:rPr>
              <w:t>OBX.. 1.0.0.7.1</w:t>
            </w:r>
          </w:p>
        </w:tc>
        <w:tc>
          <w:tcPr>
            <w:tcW w:w="6349" w:type="dxa"/>
          </w:tcPr>
          <w:p w14:paraId="3C24D69A" w14:textId="77777777" w:rsidR="00A32D52" w:rsidRPr="001F42D3" w:rsidRDefault="00A32D52" w:rsidP="00A32D52">
            <w:pPr>
              <w:ind w:hanging="2"/>
            </w:pPr>
            <w:r w:rsidRPr="001F42D3">
              <w:rPr>
                <w:rFonts w:ascii="Verdana" w:hAnsi="Verdana"/>
                <w:sz w:val="16"/>
                <w:szCs w:val="16"/>
              </w:rPr>
              <w:t>OBX-14</w:t>
            </w:r>
          </w:p>
        </w:tc>
        <w:tc>
          <w:tcPr>
            <w:tcW w:w="720" w:type="dxa"/>
          </w:tcPr>
          <w:p w14:paraId="6C49B0E1" w14:textId="77777777" w:rsidR="00A32D52" w:rsidRPr="001F42D3" w:rsidRDefault="00A32D52" w:rsidP="00A32D52">
            <w:pPr>
              <w:ind w:hanging="2"/>
              <w:jc w:val="center"/>
              <w:rPr>
                <w:rFonts w:ascii="Verdana" w:hAnsi="Verdana"/>
                <w:sz w:val="16"/>
                <w:szCs w:val="16"/>
              </w:rPr>
            </w:pPr>
          </w:p>
        </w:tc>
      </w:tr>
      <w:tr w:rsidR="00A32D52" w:rsidRPr="001F42D3" w14:paraId="47D8D0C3" w14:textId="77777777" w:rsidTr="00A32D52">
        <w:tc>
          <w:tcPr>
            <w:tcW w:w="203" w:type="dxa"/>
            <w:tcBorders>
              <w:top w:val="nil"/>
              <w:left w:val="single" w:sz="8" w:space="0" w:color="auto"/>
              <w:bottom w:val="nil"/>
              <w:right w:val="nil"/>
            </w:tcBorders>
          </w:tcPr>
          <w:p w14:paraId="222AF368"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4C8AC0E"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017D75AC"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45180021" w14:textId="77777777" w:rsidR="00A32D52" w:rsidRPr="001F42D3" w:rsidRDefault="00A32D52" w:rsidP="00A32D52">
            <w:pPr>
              <w:ind w:hanging="2"/>
              <w:rPr>
                <w:rFonts w:ascii="Verdana" w:hAnsi="Verdana"/>
                <w:sz w:val="16"/>
                <w:szCs w:val="16"/>
              </w:rPr>
            </w:pPr>
          </w:p>
        </w:tc>
        <w:tc>
          <w:tcPr>
            <w:tcW w:w="207" w:type="dxa"/>
            <w:tcBorders>
              <w:top w:val="single" w:sz="8" w:space="0" w:color="auto"/>
              <w:left w:val="single" w:sz="8" w:space="0" w:color="auto"/>
              <w:bottom w:val="nil"/>
              <w:right w:val="nil"/>
            </w:tcBorders>
          </w:tcPr>
          <w:p w14:paraId="44C9D81E"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4" w:space="0" w:color="auto"/>
            </w:tcBorders>
          </w:tcPr>
          <w:p w14:paraId="0E74CBF2" w14:textId="77777777" w:rsidR="00A32D52" w:rsidRPr="001F42D3" w:rsidRDefault="00A32D52" w:rsidP="00A32D52">
            <w:pPr>
              <w:ind w:hanging="2"/>
              <w:rPr>
                <w:rFonts w:ascii="Verdana" w:hAnsi="Verdana"/>
                <w:sz w:val="16"/>
                <w:szCs w:val="16"/>
              </w:rPr>
            </w:pPr>
          </w:p>
        </w:tc>
        <w:tc>
          <w:tcPr>
            <w:tcW w:w="220" w:type="dxa"/>
            <w:tcBorders>
              <w:top w:val="single" w:sz="8" w:space="0" w:color="auto"/>
              <w:left w:val="single" w:sz="4" w:space="0" w:color="auto"/>
              <w:bottom w:val="single" w:sz="8" w:space="0" w:color="auto"/>
              <w:right w:val="nil"/>
            </w:tcBorders>
          </w:tcPr>
          <w:p w14:paraId="31C0BC9C"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4A108144" w14:textId="77777777" w:rsidR="00A32D52" w:rsidRPr="001F42D3" w:rsidRDefault="00A32D52" w:rsidP="00A32D52">
            <w:pPr>
              <w:ind w:hanging="2"/>
              <w:rPr>
                <w:rFonts w:ascii="Verdana" w:hAnsi="Verdana"/>
                <w:sz w:val="16"/>
                <w:szCs w:val="16"/>
              </w:rPr>
            </w:pPr>
          </w:p>
        </w:tc>
        <w:tc>
          <w:tcPr>
            <w:tcW w:w="1404" w:type="dxa"/>
            <w:shd w:val="clear" w:color="auto" w:fill="F3F3F3"/>
          </w:tcPr>
          <w:p w14:paraId="763BEA50" w14:textId="77777777" w:rsidR="00A32D52" w:rsidRPr="001F42D3" w:rsidRDefault="00A32D52" w:rsidP="00A32D52">
            <w:pPr>
              <w:ind w:hanging="2"/>
            </w:pPr>
            <w:r w:rsidRPr="001F42D3">
              <w:rPr>
                <w:rFonts w:ascii="Verdana" w:hAnsi="Verdana"/>
                <w:sz w:val="16"/>
                <w:szCs w:val="16"/>
              </w:rPr>
              <w:t>OBR......</w:t>
            </w:r>
          </w:p>
        </w:tc>
        <w:tc>
          <w:tcPr>
            <w:tcW w:w="6349" w:type="dxa"/>
            <w:shd w:val="clear" w:color="auto" w:fill="F3F3F3"/>
          </w:tcPr>
          <w:p w14:paraId="7398EC61" w14:textId="77777777" w:rsidR="00A32D52" w:rsidRPr="001F42D3" w:rsidRDefault="00A32D52" w:rsidP="00A32D52">
            <w:pPr>
              <w:ind w:hanging="2"/>
            </w:pPr>
            <w:r w:rsidRPr="001F42D3">
              <w:rPr>
                <w:rFonts w:ascii="Verdana" w:hAnsi="Verdana"/>
                <w:sz w:val="16"/>
                <w:szCs w:val="16"/>
              </w:rPr>
              <w:t>[</w:t>
            </w:r>
            <w:r w:rsidRPr="001F42D3">
              <w:rPr>
                <w:rFonts w:ascii="Verdana" w:hAnsi="Verdana"/>
                <w:b/>
                <w:bCs/>
                <w:sz w:val="16"/>
                <w:szCs w:val="16"/>
              </w:rPr>
              <w:t>OBR-7</w:t>
            </w:r>
            <w:r w:rsidRPr="001F42D3">
              <w:rPr>
                <w:rFonts w:ascii="Verdana" w:hAnsi="Verdana"/>
                <w:sz w:val="16"/>
                <w:szCs w:val="16"/>
              </w:rPr>
              <w:t xml:space="preserve">, </w:t>
            </w:r>
            <w:r w:rsidRPr="001F42D3">
              <w:rPr>
                <w:rFonts w:ascii="Verdana" w:hAnsi="Verdana"/>
                <w:b/>
                <w:bCs/>
                <w:sz w:val="16"/>
                <w:szCs w:val="16"/>
              </w:rPr>
              <w:t>OBR-8</w:t>
            </w:r>
            <w:r w:rsidRPr="001F42D3">
              <w:rPr>
                <w:rFonts w:ascii="Verdana" w:hAnsi="Verdana"/>
                <w:sz w:val="16"/>
                <w:szCs w:val="16"/>
              </w:rPr>
              <w:t>)  Default time interval for child OBXs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3F3F3"/>
          </w:tcPr>
          <w:p w14:paraId="4CB1460A" w14:textId="77777777" w:rsidR="00A32D52" w:rsidRPr="001F42D3" w:rsidRDefault="00A32D52" w:rsidP="00A32D52">
            <w:pPr>
              <w:ind w:hanging="2"/>
            </w:pPr>
            <w:r w:rsidRPr="001F42D3">
              <w:rPr>
                <w:rFonts w:ascii="Verdana" w:hAnsi="Verdana"/>
                <w:sz w:val="16"/>
                <w:szCs w:val="16"/>
              </w:rPr>
              <w:t>M</w:t>
            </w:r>
          </w:p>
        </w:tc>
      </w:tr>
      <w:tr w:rsidR="00A32D52" w:rsidRPr="001F42D3" w14:paraId="42BBBC5F" w14:textId="77777777" w:rsidTr="00A32D52">
        <w:tc>
          <w:tcPr>
            <w:tcW w:w="203" w:type="dxa"/>
            <w:tcBorders>
              <w:top w:val="nil"/>
              <w:left w:val="single" w:sz="8" w:space="0" w:color="auto"/>
              <w:bottom w:val="single" w:sz="8" w:space="0" w:color="auto"/>
              <w:right w:val="nil"/>
            </w:tcBorders>
          </w:tcPr>
          <w:p w14:paraId="63CDAE97"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4AFCA51"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single" w:sz="8" w:space="0" w:color="auto"/>
              <w:right w:val="nil"/>
            </w:tcBorders>
          </w:tcPr>
          <w:p w14:paraId="46F1821B"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3A19293D"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single" w:sz="8" w:space="0" w:color="auto"/>
              <w:right w:val="nil"/>
            </w:tcBorders>
          </w:tcPr>
          <w:p w14:paraId="724FE46C"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7DFAE636"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single" w:sz="8" w:space="0" w:color="auto"/>
              <w:right w:val="nil"/>
            </w:tcBorders>
          </w:tcPr>
          <w:p w14:paraId="1D5EA3E0"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52C17E66" w14:textId="77777777" w:rsidR="00A32D52" w:rsidRPr="001F42D3" w:rsidRDefault="00A32D52" w:rsidP="00A32D52">
            <w:pPr>
              <w:ind w:hanging="2"/>
              <w:rPr>
                <w:rFonts w:ascii="Verdana" w:hAnsi="Verdana"/>
                <w:sz w:val="16"/>
                <w:szCs w:val="16"/>
              </w:rPr>
            </w:pPr>
          </w:p>
        </w:tc>
        <w:tc>
          <w:tcPr>
            <w:tcW w:w="1404" w:type="dxa"/>
          </w:tcPr>
          <w:p w14:paraId="641AE778" w14:textId="77777777" w:rsidR="00A32D52" w:rsidRPr="001F42D3" w:rsidRDefault="00A32D52" w:rsidP="00A32D52">
            <w:pPr>
              <w:ind w:hanging="2"/>
            </w:pPr>
            <w:r w:rsidRPr="001F42D3">
              <w:rPr>
                <w:rFonts w:ascii="Verdana" w:hAnsi="Verdana"/>
                <w:b/>
                <w:bCs/>
                <w:sz w:val="16"/>
                <w:szCs w:val="16"/>
              </w:rPr>
              <w:t>OBX.. 2</w:t>
            </w:r>
          </w:p>
        </w:tc>
        <w:tc>
          <w:tcPr>
            <w:tcW w:w="6349" w:type="dxa"/>
          </w:tcPr>
          <w:p w14:paraId="772ECD51" w14:textId="77777777" w:rsidR="00A32D52" w:rsidRPr="001F42D3" w:rsidRDefault="00A32D52" w:rsidP="00A32D52">
            <w:pPr>
              <w:ind w:hanging="2"/>
            </w:pPr>
            <w:r w:rsidRPr="001F42D3">
              <w:rPr>
                <w:rFonts w:ascii="Verdana" w:hAnsi="Verdana"/>
                <w:b/>
                <w:bCs/>
                <w:sz w:val="16"/>
                <w:szCs w:val="16"/>
              </w:rPr>
              <w:t>MDS for device #2</w:t>
            </w:r>
          </w:p>
        </w:tc>
        <w:tc>
          <w:tcPr>
            <w:tcW w:w="720" w:type="dxa"/>
          </w:tcPr>
          <w:p w14:paraId="59879DC0" w14:textId="77777777" w:rsidR="00A32D52" w:rsidRPr="001F42D3" w:rsidRDefault="00A32D52" w:rsidP="00A32D52">
            <w:pPr>
              <w:ind w:hanging="2"/>
            </w:pPr>
            <w:r w:rsidRPr="001F42D3">
              <w:rPr>
                <w:rFonts w:ascii="Verdana" w:hAnsi="Verdana"/>
                <w:sz w:val="16"/>
                <w:szCs w:val="16"/>
              </w:rPr>
              <w:t>M</w:t>
            </w:r>
          </w:p>
        </w:tc>
      </w:tr>
    </w:tbl>
    <w:p w14:paraId="37365863" w14:textId="77777777" w:rsidR="00A32D52" w:rsidRPr="001F42D3" w:rsidRDefault="00A32D52" w:rsidP="00A32D52">
      <w:pPr>
        <w:pStyle w:val="Note"/>
        <w:ind w:left="0" w:hanging="2"/>
      </w:pPr>
      <w:r w:rsidRPr="001F42D3">
        <w:t>Notes:</w:t>
      </w:r>
    </w:p>
    <w:p w14:paraId="3AE99991" w14:textId="77777777" w:rsidR="00A32D52" w:rsidRPr="001F42D3" w:rsidRDefault="00A32D52" w:rsidP="00A32D52">
      <w:pPr>
        <w:pStyle w:val="Note"/>
        <w:ind w:left="0" w:hanging="2"/>
      </w:pPr>
      <w:r w:rsidRPr="001F42D3">
        <w:t>Status column gives Presence Qualifier, M: mandatory, O: option, C: conditional.</w:t>
      </w:r>
    </w:p>
    <w:p w14:paraId="2EB53415" w14:textId="77777777" w:rsidR="00A32D52" w:rsidRPr="001F42D3" w:rsidRDefault="00A32D52" w:rsidP="00A32D52">
      <w:pPr>
        <w:pStyle w:val="Note"/>
        <w:ind w:left="0" w:hanging="2"/>
      </w:pPr>
      <w:r w:rsidRPr="001F42D3">
        <w:t>The dotted numbers represent the object hierarchy value of OBX-4 and are provided as example values only.</w:t>
      </w:r>
    </w:p>
    <w:p w14:paraId="789BCC63" w14:textId="5E79047C" w:rsidR="00A32D52" w:rsidRPr="001F42D3" w:rsidRDefault="00A32D52" w:rsidP="00A32D52">
      <w:pPr>
        <w:pStyle w:val="Note"/>
        <w:ind w:left="0" w:hanging="2"/>
      </w:pPr>
      <w:r w:rsidRPr="001F42D3">
        <w:t>a.</w:t>
      </w:r>
      <w:r w:rsidRPr="001F42D3">
        <w:tab/>
        <w:t>DTM</w:t>
      </w:r>
      <w:r w:rsidRPr="001F42D3">
        <w:rPr>
          <w:i/>
          <w:vertAlign w:val="subscript"/>
        </w:rPr>
        <w:t>DOR</w:t>
      </w:r>
      <w:r w:rsidRPr="001F42D3">
        <w:t xml:space="preserve"> is the datetime of the DOR, reported with a</w:t>
      </w:r>
      <w:r w:rsidR="009753FB" w:rsidRPr="001F42D3">
        <w:t xml:space="preserve">n IHE PCD modification of the </w:t>
      </w:r>
      <w:r w:rsidR="006D613E" w:rsidRPr="001F42D3">
        <w:t>HL7</w:t>
      </w:r>
      <w:r w:rsidR="00995105" w:rsidRPr="001F42D3">
        <w:t xml:space="preserve"> </w:t>
      </w:r>
      <w:r w:rsidRPr="001F42D3">
        <w:t>V2.6 ‘date/time’ data type</w:t>
      </w:r>
      <w:r w:rsidR="009753FB" w:rsidRPr="001F42D3">
        <w:t xml:space="preserve"> differing in the specification of the time zone offset. See Appendix C.4 for details</w:t>
      </w:r>
      <w:r w:rsidRPr="001F42D3">
        <w:t xml:space="preserve">. A time stamp resolution of at least one second and a time zone offset are required, e.g., </w:t>
      </w:r>
      <w:r w:rsidRPr="001F42D3">
        <w:rPr>
          <w:rStyle w:val="Strong"/>
        </w:rPr>
        <w:t>YYYYMMDDHHMMSS</w:t>
      </w:r>
      <w:r w:rsidRPr="001F42D3">
        <w:t>[.S[S[S[S</w:t>
      </w:r>
      <w:r w:rsidRPr="001F42D3">
        <w:rPr>
          <w:rStyle w:val="Strong"/>
        </w:rPr>
        <w:t>]]]]+/-ZZZZ</w:t>
      </w:r>
      <w:r w:rsidRPr="001F42D3">
        <w:t xml:space="preserve"> (required items shown in bold font).</w:t>
      </w:r>
    </w:p>
    <w:p w14:paraId="0BFCEC1A" w14:textId="77777777" w:rsidR="00A32D52" w:rsidRPr="001F42D3" w:rsidRDefault="00A32D52" w:rsidP="00A32D52">
      <w:pPr>
        <w:pStyle w:val="Note"/>
        <w:ind w:left="0" w:hanging="2"/>
      </w:pPr>
      <w:r w:rsidRPr="001F42D3">
        <w:t>b.</w:t>
      </w:r>
      <w:r w:rsidRPr="001F42D3">
        <w:tab/>
        <w:t>Within the time scope of each OBR and the time interval expressed in [OBR-7, OBR-8), time discontinuities in the MDC_ATTR_TIME_ABS displayed time are prohibited. Discontinuities due to daylight savings or other clock adjustments require that data on the new displayed timeline shall be sent as a separate OBR.</w:t>
      </w:r>
    </w:p>
    <w:p w14:paraId="00FA57EC" w14:textId="0E0E75C5" w:rsidR="00A32D52" w:rsidRPr="001F42D3" w:rsidRDefault="00A32D52" w:rsidP="00A32D52">
      <w:pPr>
        <w:pStyle w:val="Note"/>
        <w:ind w:left="0" w:hanging="2"/>
      </w:pPr>
      <w:r w:rsidRPr="001F42D3">
        <w:lastRenderedPageBreak/>
        <w:t>c.</w:t>
      </w:r>
      <w:r w:rsidRPr="001F42D3">
        <w:tab/>
        <w:t>The OBR establishes the default time context for all its child OBXs but can be overridden by a time stamp in OBX-14.</w:t>
      </w:r>
    </w:p>
    <w:p w14:paraId="1F0BAE3C" w14:textId="77777777" w:rsidR="00A32D52" w:rsidRPr="001F42D3" w:rsidRDefault="00A32D52" w:rsidP="00A32D52">
      <w:pPr>
        <w:pStyle w:val="Note"/>
        <w:ind w:left="0" w:hanging="2"/>
      </w:pPr>
      <w:r w:rsidRPr="001F42D3">
        <w:t>d.</w:t>
      </w:r>
      <w:r w:rsidRPr="001F42D3">
        <w:tab/>
        <w:t>The time interval specified by [OBR-7, OBR-8) is a mathematically ‘closed’ interval for OBR-7 and ‘open’ for OBR-8. A datum that occurs exactly at the time specified by OBR-8 would be sent in the next time epoch. This allows subsequent OBR segments to represent a continuous sequence of time. For encoding a simple set of episodic measurement, if there is no logical "end" of the observation period, OBR-8 may be set to the message creation time to indicate the logical upper limit for the contained observations.</w:t>
      </w:r>
    </w:p>
    <w:p w14:paraId="1E2801CD" w14:textId="77777777" w:rsidR="00A32D52" w:rsidRPr="001F42D3" w:rsidRDefault="00A32D52" w:rsidP="00A32D52">
      <w:pPr>
        <w:pStyle w:val="BodyText"/>
      </w:pPr>
    </w:p>
    <w:p w14:paraId="7FD9D7D1" w14:textId="7BE931F5" w:rsidR="00A32D52" w:rsidRPr="001F42D3" w:rsidRDefault="006D613E" w:rsidP="00A32D52">
      <w:pPr>
        <w:pStyle w:val="BodyText"/>
      </w:pPr>
      <w:r w:rsidRPr="001F42D3">
        <w:t>HL7</w:t>
      </w:r>
      <w:r w:rsidR="00995105" w:rsidRPr="001F42D3">
        <w:t xml:space="preserve"> </w:t>
      </w:r>
      <w:r w:rsidR="00A32D52" w:rsidRPr="001F42D3">
        <w:t>time stamps sent in MSH-7, OBR-7, OBR-8 and OBX-14 should in most situations be ‘consistent time’ based on NTP or any other reference time source that provides traceability to NTP when this is feasible. As a consequence, it is strongly encouraged that the gateway or application device (AHD) support synchronized time as an NTP or SNTP (or other time service) client so that it can (1) apply consistent time stamps to the data reported over the WAN interface and (2) provide a time synchronization service to the agents connected to it.</w:t>
      </w:r>
    </w:p>
    <w:p w14:paraId="63397A47" w14:textId="77777777" w:rsidR="00A32D52" w:rsidRPr="001F42D3" w:rsidRDefault="00A32D52" w:rsidP="00A32D52">
      <w:pPr>
        <w:pStyle w:val="BodyText"/>
      </w:pPr>
      <w:r w:rsidRPr="001F42D3">
        <w:t xml:space="preserve">The MDC_ATTR_TIME_ABS (in OBX-3) observation provides traceability between the displayed time shown on the device, as a DTM datatype in OBX-5, and the corresponding gateway or AHD time reported in OBX-14. </w:t>
      </w:r>
    </w:p>
    <w:p w14:paraId="2F14D614" w14:textId="77777777" w:rsidR="00A32D52" w:rsidRPr="001F42D3" w:rsidRDefault="00A32D52" w:rsidP="00A32D52">
      <w:pPr>
        <w:pStyle w:val="BodyText"/>
      </w:pPr>
      <w:r w:rsidRPr="001F42D3">
        <w:t>The MDC_ATTR_TIME_REL and MDC_ATTR_TIME_HI_RES (in OBX-3) observations provide traceability between the relative or hi-resolution relative values, reported as an integer value in OBX-5, and the corresponding AHD time reported in OBX-14. The units-of-measure are s or ms, expressed as MDC units.</w:t>
      </w:r>
    </w:p>
    <w:p w14:paraId="4D658067" w14:textId="5169DB30" w:rsidR="00A32D52" w:rsidRPr="001F42D3" w:rsidRDefault="00D53FC4" w:rsidP="00B34AEB">
      <w:pPr>
        <w:pStyle w:val="Heading3"/>
        <w:numPr>
          <w:ilvl w:val="0"/>
          <w:numId w:val="0"/>
        </w:numPr>
        <w:rPr>
          <w:noProof w:val="0"/>
        </w:rPr>
      </w:pPr>
      <w:bookmarkStart w:id="1931" w:name="_Toc401769864"/>
      <w:bookmarkStart w:id="1932" w:name="_Toc214889781"/>
      <w:r w:rsidRPr="001F42D3">
        <w:rPr>
          <w:noProof w:val="0"/>
        </w:rPr>
        <w:t xml:space="preserve">B.8.8 </w:t>
      </w:r>
      <w:r w:rsidR="00A32D52" w:rsidRPr="001F42D3">
        <w:rPr>
          <w:noProof w:val="0"/>
        </w:rPr>
        <w:t>Device Time Synchronization Capabilities</w:t>
      </w:r>
      <w:bookmarkEnd w:id="1931"/>
      <w:bookmarkEnd w:id="1932"/>
    </w:p>
    <w:p w14:paraId="49FBBFAA" w14:textId="77777777" w:rsidR="00A32D52" w:rsidRPr="001F42D3" w:rsidRDefault="00A32D52" w:rsidP="00A32D52">
      <w:pPr>
        <w:pStyle w:val="BodyText"/>
      </w:pPr>
      <w:r w:rsidRPr="001F42D3">
        <w:t>OBX-2: CWE</w:t>
      </w:r>
    </w:p>
    <w:p w14:paraId="59F4CB33" w14:textId="77777777" w:rsidR="00A32D52" w:rsidRPr="001F42D3" w:rsidRDefault="00A32D52" w:rsidP="00A32D52">
      <w:pPr>
        <w:pStyle w:val="BodyText"/>
      </w:pPr>
      <w:r w:rsidRPr="001F42D3">
        <w:t>OBX-3: 68219^MDC_TIME_CAP_STATE^MDC</w:t>
      </w:r>
    </w:p>
    <w:p w14:paraId="50919FEF" w14:textId="0FE074B8" w:rsidR="00A32D52" w:rsidRPr="001F42D3" w:rsidRDefault="00A32D52" w:rsidP="00A32D52">
      <w:pPr>
        <w:pStyle w:val="BodyText"/>
      </w:pPr>
      <w:r w:rsidRPr="001F42D3">
        <w:t>OBX-5: Valid device time capabilities include (one or more):</w:t>
      </w:r>
    </w:p>
    <w:p w14:paraId="7DB17C59" w14:textId="77777777" w:rsidR="00A32D52" w:rsidRPr="001F42D3" w:rsidRDefault="00A32D52" w:rsidP="00CF5627">
      <w:pPr>
        <w:pStyle w:val="TableTitle"/>
      </w:pPr>
      <w:r w:rsidRPr="001F42D3">
        <w:t>Table B.</w:t>
      </w:r>
      <w:r w:rsidR="004E547A" w:rsidRPr="001F42D3">
        <w:t>8.8</w:t>
      </w:r>
      <w:r w:rsidRPr="001F42D3">
        <w:t>-1: OBX-5 Values for Device Time Synchronization Capabilities</w:t>
      </w:r>
    </w:p>
    <w:tbl>
      <w:tblPr>
        <w:tblW w:w="8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4200"/>
      </w:tblGrid>
      <w:tr w:rsidR="00A32D52" w:rsidRPr="001F42D3" w14:paraId="49E25767" w14:textId="77777777" w:rsidTr="0034511D">
        <w:trPr>
          <w:cantSplit/>
          <w:tblHeader/>
          <w:jc w:val="center"/>
        </w:trPr>
        <w:tc>
          <w:tcPr>
            <w:tcW w:w="4320" w:type="dxa"/>
            <w:shd w:val="clear" w:color="auto" w:fill="D9D9D9"/>
          </w:tcPr>
          <w:p w14:paraId="1CFC4B16" w14:textId="77777777" w:rsidR="00A32D52" w:rsidRPr="001F42D3" w:rsidRDefault="00A32D52" w:rsidP="00A32D52">
            <w:pPr>
              <w:pStyle w:val="TableEntryHeader"/>
            </w:pPr>
            <w:r w:rsidRPr="001F42D3">
              <w:t>OBX-5 values  (one or more ...)</w:t>
            </w:r>
          </w:p>
        </w:tc>
        <w:tc>
          <w:tcPr>
            <w:tcW w:w="4200" w:type="dxa"/>
            <w:shd w:val="clear" w:color="auto" w:fill="D9D9D9"/>
          </w:tcPr>
          <w:p w14:paraId="15D93C13" w14:textId="77777777" w:rsidR="00A32D52" w:rsidRPr="001F42D3" w:rsidRDefault="00A32D52" w:rsidP="00A32D52">
            <w:pPr>
              <w:pStyle w:val="TableEntryHeader"/>
            </w:pPr>
            <w:r w:rsidRPr="001F42D3">
              <w:t>Description</w:t>
            </w:r>
          </w:p>
        </w:tc>
      </w:tr>
      <w:tr w:rsidR="00A32D52" w:rsidRPr="001F42D3" w14:paraId="55B7AADC" w14:textId="77777777" w:rsidTr="00A32D52">
        <w:trPr>
          <w:cantSplit/>
          <w:jc w:val="center"/>
        </w:trPr>
        <w:tc>
          <w:tcPr>
            <w:tcW w:w="4320" w:type="dxa"/>
          </w:tcPr>
          <w:p w14:paraId="0B3FF498" w14:textId="77777777" w:rsidR="00A32D52" w:rsidRPr="001F42D3" w:rsidRDefault="00A32D52" w:rsidP="00A32D52">
            <w:pPr>
              <w:pStyle w:val="TableEntry"/>
            </w:pPr>
            <w:r w:rsidRPr="001F42D3">
              <w:t>&lt;0 or 1&gt;^mds-time-capab-real-time-clock(0),</w:t>
            </w:r>
          </w:p>
        </w:tc>
        <w:tc>
          <w:tcPr>
            <w:tcW w:w="4200" w:type="dxa"/>
          </w:tcPr>
          <w:p w14:paraId="2F972D75" w14:textId="77777777" w:rsidR="00A32D52" w:rsidRPr="001F42D3" w:rsidRDefault="00A32D52" w:rsidP="00A32D52">
            <w:pPr>
              <w:pStyle w:val="TableEntry"/>
            </w:pPr>
            <w:r w:rsidRPr="001F42D3">
              <w:t>device supports an internal RTC</w:t>
            </w:r>
          </w:p>
        </w:tc>
      </w:tr>
      <w:tr w:rsidR="00A32D52" w:rsidRPr="001F42D3" w14:paraId="4113B7B6" w14:textId="77777777" w:rsidTr="00A32D52">
        <w:trPr>
          <w:cantSplit/>
          <w:jc w:val="center"/>
        </w:trPr>
        <w:tc>
          <w:tcPr>
            <w:tcW w:w="4320" w:type="dxa"/>
          </w:tcPr>
          <w:p w14:paraId="02228D19" w14:textId="77777777" w:rsidR="00A32D52" w:rsidRPr="001F42D3" w:rsidRDefault="00A32D52" w:rsidP="00A32D52">
            <w:pPr>
              <w:pStyle w:val="TableEntry"/>
            </w:pPr>
            <w:r w:rsidRPr="001F42D3">
              <w:t>&lt;0 or 1&gt;^mds-time-capab-set-clock(1),</w:t>
            </w:r>
          </w:p>
        </w:tc>
        <w:tc>
          <w:tcPr>
            <w:tcW w:w="4200" w:type="dxa"/>
          </w:tcPr>
          <w:p w14:paraId="028B9D07" w14:textId="77777777" w:rsidR="00A32D52" w:rsidRPr="001F42D3" w:rsidRDefault="00A32D52" w:rsidP="00A32D52">
            <w:pPr>
              <w:pStyle w:val="TableEntry"/>
            </w:pPr>
            <w:r w:rsidRPr="001F42D3">
              <w:t>device supports Set Time Action</w:t>
            </w:r>
          </w:p>
        </w:tc>
      </w:tr>
      <w:tr w:rsidR="00A32D52" w:rsidRPr="001F42D3" w14:paraId="396ABDB3" w14:textId="77777777" w:rsidTr="00A32D52">
        <w:trPr>
          <w:cantSplit/>
          <w:jc w:val="center"/>
        </w:trPr>
        <w:tc>
          <w:tcPr>
            <w:tcW w:w="4320" w:type="dxa"/>
          </w:tcPr>
          <w:p w14:paraId="2C7BAB5D" w14:textId="77777777" w:rsidR="00A32D52" w:rsidRPr="001F42D3" w:rsidRDefault="00A32D52" w:rsidP="00A32D52">
            <w:pPr>
              <w:pStyle w:val="TableEntry"/>
            </w:pPr>
            <w:r w:rsidRPr="001F42D3">
              <w:t>&lt;0 or 1&gt;^mds-time-capab-relative-time(2),</w:t>
            </w:r>
          </w:p>
        </w:tc>
        <w:tc>
          <w:tcPr>
            <w:tcW w:w="4200" w:type="dxa"/>
          </w:tcPr>
          <w:p w14:paraId="1F69D05A" w14:textId="77777777" w:rsidR="00A32D52" w:rsidRPr="001F42D3" w:rsidRDefault="00A32D52" w:rsidP="00A32D52">
            <w:pPr>
              <w:pStyle w:val="TableEntry"/>
            </w:pPr>
            <w:r w:rsidRPr="001F42D3">
              <w:t>device supports RelativeTime</w:t>
            </w:r>
          </w:p>
        </w:tc>
      </w:tr>
      <w:tr w:rsidR="00A32D52" w:rsidRPr="001F42D3" w14:paraId="62D305C4" w14:textId="77777777" w:rsidTr="00A32D52">
        <w:trPr>
          <w:cantSplit/>
          <w:jc w:val="center"/>
        </w:trPr>
        <w:tc>
          <w:tcPr>
            <w:tcW w:w="4320" w:type="dxa"/>
          </w:tcPr>
          <w:p w14:paraId="4EFC4DEC" w14:textId="77777777" w:rsidR="00A32D52" w:rsidRPr="001F42D3" w:rsidRDefault="00A32D52" w:rsidP="00A32D52">
            <w:pPr>
              <w:pStyle w:val="TableEntry"/>
            </w:pPr>
            <w:r w:rsidRPr="001F42D3">
              <w:t>&lt;0 or 1&gt;^mds-time-capab-high-res-relative-time(3),</w:t>
            </w:r>
          </w:p>
        </w:tc>
        <w:tc>
          <w:tcPr>
            <w:tcW w:w="4200" w:type="dxa"/>
          </w:tcPr>
          <w:p w14:paraId="40464507" w14:textId="77777777" w:rsidR="00A32D52" w:rsidRPr="001F42D3" w:rsidRDefault="00A32D52" w:rsidP="00A32D52">
            <w:pPr>
              <w:pStyle w:val="TableEntry"/>
            </w:pPr>
            <w:r w:rsidRPr="001F42D3">
              <w:t>device supports HighResRelativeTime</w:t>
            </w:r>
          </w:p>
        </w:tc>
      </w:tr>
      <w:tr w:rsidR="00A32D52" w:rsidRPr="001F42D3" w14:paraId="0C92C773" w14:textId="77777777" w:rsidTr="00A32D52">
        <w:trPr>
          <w:cantSplit/>
          <w:jc w:val="center"/>
        </w:trPr>
        <w:tc>
          <w:tcPr>
            <w:tcW w:w="4320" w:type="dxa"/>
          </w:tcPr>
          <w:p w14:paraId="54912371" w14:textId="77777777" w:rsidR="00A32D52" w:rsidRPr="001F42D3" w:rsidRDefault="00A32D52" w:rsidP="00A32D52">
            <w:pPr>
              <w:pStyle w:val="TableEntry"/>
            </w:pPr>
            <w:r w:rsidRPr="001F42D3">
              <w:t>&lt;0 or 1&gt;^mds-time-capab-sync-abs-time(4),</w:t>
            </w:r>
          </w:p>
        </w:tc>
        <w:tc>
          <w:tcPr>
            <w:tcW w:w="4200" w:type="dxa"/>
          </w:tcPr>
          <w:p w14:paraId="5F098DD3" w14:textId="77777777" w:rsidR="00A32D52" w:rsidRPr="001F42D3" w:rsidRDefault="00A32D52" w:rsidP="00A32D52">
            <w:pPr>
              <w:pStyle w:val="TableEntry"/>
            </w:pPr>
            <w:r w:rsidRPr="001F42D3">
              <w:t>device syncs AbsoluteTime</w:t>
            </w:r>
          </w:p>
        </w:tc>
      </w:tr>
      <w:tr w:rsidR="00A32D52" w:rsidRPr="001F42D3" w14:paraId="28E6EEA0" w14:textId="77777777" w:rsidTr="00A32D52">
        <w:trPr>
          <w:cantSplit/>
          <w:jc w:val="center"/>
        </w:trPr>
        <w:tc>
          <w:tcPr>
            <w:tcW w:w="4320" w:type="dxa"/>
          </w:tcPr>
          <w:p w14:paraId="75FA3A8D" w14:textId="77777777" w:rsidR="00A32D52" w:rsidRPr="001F42D3" w:rsidRDefault="00A32D52" w:rsidP="00A32D52">
            <w:pPr>
              <w:pStyle w:val="TableEntry"/>
            </w:pPr>
            <w:r w:rsidRPr="001F42D3">
              <w:t>&lt;0 or 1&gt;^mds-time-capab-sync-rel-time(5),</w:t>
            </w:r>
          </w:p>
        </w:tc>
        <w:tc>
          <w:tcPr>
            <w:tcW w:w="4200" w:type="dxa"/>
          </w:tcPr>
          <w:p w14:paraId="1BA520C5" w14:textId="77777777" w:rsidR="00A32D52" w:rsidRPr="001F42D3" w:rsidRDefault="00A32D52" w:rsidP="00A32D52">
            <w:pPr>
              <w:pStyle w:val="TableEntry"/>
            </w:pPr>
            <w:r w:rsidRPr="001F42D3">
              <w:t>device syncs RelativeTime</w:t>
            </w:r>
          </w:p>
        </w:tc>
      </w:tr>
      <w:tr w:rsidR="00A32D52" w:rsidRPr="001F42D3" w14:paraId="1A2B4B37" w14:textId="77777777" w:rsidTr="00A32D52">
        <w:trPr>
          <w:cantSplit/>
          <w:jc w:val="center"/>
        </w:trPr>
        <w:tc>
          <w:tcPr>
            <w:tcW w:w="4320" w:type="dxa"/>
          </w:tcPr>
          <w:p w14:paraId="3E5D276C" w14:textId="77777777" w:rsidR="00A32D52" w:rsidRPr="001F42D3" w:rsidRDefault="00A32D52" w:rsidP="00A32D52">
            <w:pPr>
              <w:pStyle w:val="TableEntry"/>
            </w:pPr>
            <w:r w:rsidRPr="001F42D3">
              <w:t>&lt;0 or 1&gt;^mds-time-capab-sync-hi-res-relative-time(6),</w:t>
            </w:r>
          </w:p>
        </w:tc>
        <w:tc>
          <w:tcPr>
            <w:tcW w:w="4200" w:type="dxa"/>
          </w:tcPr>
          <w:p w14:paraId="16BE3606" w14:textId="77777777" w:rsidR="00A32D52" w:rsidRPr="001F42D3" w:rsidRDefault="00A32D52" w:rsidP="00A32D52">
            <w:pPr>
              <w:pStyle w:val="TableEntry"/>
            </w:pPr>
            <w:r w:rsidRPr="001F42D3">
              <w:t>device syncs HiResRelativeTime</w:t>
            </w:r>
          </w:p>
        </w:tc>
      </w:tr>
      <w:tr w:rsidR="00A32D52" w:rsidRPr="001F42D3" w14:paraId="38C656CE" w14:textId="77777777" w:rsidTr="00A32D52">
        <w:trPr>
          <w:cantSplit/>
          <w:jc w:val="center"/>
        </w:trPr>
        <w:tc>
          <w:tcPr>
            <w:tcW w:w="4320" w:type="dxa"/>
          </w:tcPr>
          <w:p w14:paraId="09F137F4" w14:textId="77777777" w:rsidR="00A32D52" w:rsidRPr="001F42D3" w:rsidRDefault="00A32D52" w:rsidP="00A32D52">
            <w:pPr>
              <w:pStyle w:val="TableEntry"/>
            </w:pPr>
            <w:r w:rsidRPr="001F42D3">
              <w:t>&lt;0 or 1&gt;^mds-time-state-abs-time-synced(8),</w:t>
            </w:r>
          </w:p>
        </w:tc>
        <w:tc>
          <w:tcPr>
            <w:tcW w:w="4200" w:type="dxa"/>
          </w:tcPr>
          <w:p w14:paraId="05FC3D3F" w14:textId="77777777" w:rsidR="00A32D52" w:rsidRPr="001F42D3" w:rsidRDefault="00A32D52" w:rsidP="00A32D52">
            <w:pPr>
              <w:pStyle w:val="TableEntry"/>
            </w:pPr>
            <w:r w:rsidRPr="001F42D3">
              <w:t>AbsoluteTime is synced</w:t>
            </w:r>
          </w:p>
        </w:tc>
      </w:tr>
      <w:tr w:rsidR="00A32D52" w:rsidRPr="001F42D3" w14:paraId="1DB3DFF8" w14:textId="77777777" w:rsidTr="00A32D52">
        <w:trPr>
          <w:cantSplit/>
          <w:jc w:val="center"/>
        </w:trPr>
        <w:tc>
          <w:tcPr>
            <w:tcW w:w="4320" w:type="dxa"/>
          </w:tcPr>
          <w:p w14:paraId="2BFCEA2A" w14:textId="77777777" w:rsidR="00A32D52" w:rsidRPr="001F42D3" w:rsidRDefault="00A32D52" w:rsidP="00A32D52">
            <w:pPr>
              <w:pStyle w:val="TableEntry"/>
            </w:pPr>
            <w:r w:rsidRPr="001F42D3">
              <w:t>&lt;0 or 1&gt;^mds-time-state-rel-time-synced(9),</w:t>
            </w:r>
          </w:p>
        </w:tc>
        <w:tc>
          <w:tcPr>
            <w:tcW w:w="4200" w:type="dxa"/>
          </w:tcPr>
          <w:p w14:paraId="20B0121F" w14:textId="77777777" w:rsidR="00A32D52" w:rsidRPr="001F42D3" w:rsidRDefault="00A32D52" w:rsidP="00A32D52">
            <w:pPr>
              <w:pStyle w:val="TableEntry"/>
            </w:pPr>
            <w:r w:rsidRPr="001F42D3">
              <w:t>RelativeTime is synced</w:t>
            </w:r>
            <w:r w:rsidRPr="001F42D3">
              <w:tab/>
            </w:r>
          </w:p>
        </w:tc>
      </w:tr>
      <w:tr w:rsidR="00A32D52" w:rsidRPr="001F42D3" w14:paraId="3793B9CA" w14:textId="77777777" w:rsidTr="00A32D52">
        <w:trPr>
          <w:cantSplit/>
          <w:jc w:val="center"/>
        </w:trPr>
        <w:tc>
          <w:tcPr>
            <w:tcW w:w="4320" w:type="dxa"/>
          </w:tcPr>
          <w:p w14:paraId="18A3E31F" w14:textId="77777777" w:rsidR="00A32D52" w:rsidRPr="001F42D3" w:rsidRDefault="00A32D52" w:rsidP="00A32D52">
            <w:pPr>
              <w:pStyle w:val="TableEntry"/>
            </w:pPr>
            <w:r w:rsidRPr="001F42D3">
              <w:t>&lt;0 or 1&gt;^mds-time-state-hi-res-relative-time-synced(10),</w:t>
            </w:r>
          </w:p>
        </w:tc>
        <w:tc>
          <w:tcPr>
            <w:tcW w:w="4200" w:type="dxa"/>
          </w:tcPr>
          <w:p w14:paraId="624CCE50" w14:textId="77777777" w:rsidR="00A32D52" w:rsidRPr="001F42D3" w:rsidRDefault="00A32D52" w:rsidP="00A32D52">
            <w:pPr>
              <w:pStyle w:val="TableEntry"/>
            </w:pPr>
            <w:r w:rsidRPr="001F42D3">
              <w:t>HiResRelativeTime is synced</w:t>
            </w:r>
          </w:p>
        </w:tc>
      </w:tr>
      <w:tr w:rsidR="00A32D52" w:rsidRPr="001F42D3" w14:paraId="16E61BC2" w14:textId="77777777" w:rsidTr="00A32D52">
        <w:trPr>
          <w:cantSplit/>
          <w:jc w:val="center"/>
        </w:trPr>
        <w:tc>
          <w:tcPr>
            <w:tcW w:w="4320" w:type="dxa"/>
          </w:tcPr>
          <w:p w14:paraId="394B5559" w14:textId="77777777" w:rsidR="00A32D52" w:rsidRPr="001F42D3" w:rsidRDefault="00A32D52" w:rsidP="00A32D52">
            <w:pPr>
              <w:pStyle w:val="TableEntry"/>
            </w:pPr>
            <w:r w:rsidRPr="001F42D3">
              <w:lastRenderedPageBreak/>
              <w:t>&lt;0 or 1&gt;^mds-time-mgr-set-time(11)</w:t>
            </w:r>
          </w:p>
        </w:tc>
        <w:tc>
          <w:tcPr>
            <w:tcW w:w="4200" w:type="dxa"/>
          </w:tcPr>
          <w:p w14:paraId="1A15FE71" w14:textId="77777777" w:rsidR="00A32D52" w:rsidRPr="001F42D3" w:rsidRDefault="00A32D52" w:rsidP="00A32D52">
            <w:pPr>
              <w:pStyle w:val="TableEntry"/>
            </w:pPr>
            <w:r w:rsidRPr="001F42D3">
              <w:t>manager is encouraged to set the time</w:t>
            </w:r>
          </w:p>
          <w:p w14:paraId="58CEF6FD" w14:textId="77777777" w:rsidR="00A32D52" w:rsidRPr="001F42D3" w:rsidRDefault="00A32D52" w:rsidP="00A32D52">
            <w:pPr>
              <w:pStyle w:val="TableEntry"/>
            </w:pPr>
          </w:p>
        </w:tc>
      </w:tr>
    </w:tbl>
    <w:p w14:paraId="14C39EC5" w14:textId="77777777" w:rsidR="00A32D52" w:rsidRPr="001F42D3" w:rsidRDefault="00A32D52" w:rsidP="00A32D52">
      <w:pPr>
        <w:pStyle w:val="BodyText"/>
      </w:pPr>
    </w:p>
    <w:p w14:paraId="2FAEB55F" w14:textId="4A3E669B" w:rsidR="00A32D52" w:rsidRPr="001F42D3" w:rsidRDefault="00D53FC4" w:rsidP="00B34AEB">
      <w:pPr>
        <w:pStyle w:val="Heading3"/>
        <w:numPr>
          <w:ilvl w:val="0"/>
          <w:numId w:val="0"/>
        </w:numPr>
        <w:rPr>
          <w:noProof w:val="0"/>
        </w:rPr>
      </w:pPr>
      <w:bookmarkStart w:id="1933" w:name="_Toc401769865"/>
      <w:bookmarkStart w:id="1934" w:name="_Toc214889782"/>
      <w:r w:rsidRPr="001F42D3">
        <w:rPr>
          <w:noProof w:val="0"/>
        </w:rPr>
        <w:t xml:space="preserve">B.8.9 </w:t>
      </w:r>
      <w:r w:rsidR="00A32D52" w:rsidRPr="001F42D3">
        <w:rPr>
          <w:noProof w:val="0"/>
        </w:rPr>
        <w:t>Device and/or DOR Synchronization Protocol</w:t>
      </w:r>
      <w:bookmarkEnd w:id="1933"/>
      <w:bookmarkEnd w:id="1934"/>
      <w:r w:rsidR="00A32D52" w:rsidRPr="001F42D3">
        <w:rPr>
          <w:noProof w:val="0"/>
        </w:rPr>
        <w:t xml:space="preserve">  </w:t>
      </w:r>
    </w:p>
    <w:p w14:paraId="5C70D421" w14:textId="77777777" w:rsidR="00A32D52" w:rsidRPr="001F42D3" w:rsidRDefault="00A32D52" w:rsidP="00A32D52">
      <w:pPr>
        <w:pStyle w:val="BodyText"/>
      </w:pPr>
      <w:r w:rsidRPr="001F42D3">
        <w:t xml:space="preserve">Beyond the use of the MDC_ATTR_TIME_ABS, MDC_ATTR_TIME_REL, and MDC_ATTR_TIME_HI_RES time code observations, a DOR Device Observation Report MAY provide additional information about the device clocks, or its own clock, by communicating the MDC_TIME_SYNC_PROTOCOL of a given device. </w:t>
      </w:r>
    </w:p>
    <w:p w14:paraId="6F86CEED" w14:textId="77777777" w:rsidR="00A32D52" w:rsidRPr="001F42D3" w:rsidRDefault="00A32D52" w:rsidP="00CF5627">
      <w:pPr>
        <w:pStyle w:val="BodyText"/>
      </w:pPr>
      <w:r w:rsidRPr="001F42D3">
        <w:t>OBX-2: CWE</w:t>
      </w:r>
    </w:p>
    <w:p w14:paraId="21BD4B3E" w14:textId="77777777" w:rsidR="00A32D52" w:rsidRPr="001F42D3" w:rsidRDefault="00A32D52" w:rsidP="00CF5627">
      <w:pPr>
        <w:pStyle w:val="BodyText"/>
      </w:pPr>
      <w:r w:rsidRPr="001F42D3">
        <w:t>OBX-3: 68220^MDC_TIME_SYNC_PROTOCOL^MDC</w:t>
      </w:r>
    </w:p>
    <w:p w14:paraId="75FC47C9" w14:textId="77777777" w:rsidR="00A32D52" w:rsidRPr="001F42D3" w:rsidRDefault="00A32D52" w:rsidP="00742706">
      <w:pPr>
        <w:pStyle w:val="BodyText"/>
      </w:pPr>
      <w:r w:rsidRPr="001F42D3">
        <w:t>OBX-5: Valid synchronization profiles include (choice of one):</w:t>
      </w:r>
    </w:p>
    <w:p w14:paraId="3C850248" w14:textId="77777777" w:rsidR="00A32D52" w:rsidRPr="001F42D3" w:rsidRDefault="00A32D52" w:rsidP="00CF5627">
      <w:pPr>
        <w:pStyle w:val="TableTitle"/>
      </w:pPr>
      <w:r w:rsidRPr="001F42D3">
        <w:t>Table B.</w:t>
      </w:r>
      <w:r w:rsidR="004E547A" w:rsidRPr="001F42D3">
        <w:t>8.9</w:t>
      </w:r>
      <w:r w:rsidRPr="001F42D3">
        <w:t>-1: OBX-5 Values for Device and/or DOR Synchronization Protocol</w:t>
      </w:r>
    </w:p>
    <w:tbl>
      <w:tblPr>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3685"/>
        <w:gridCol w:w="1179"/>
        <w:gridCol w:w="1521"/>
      </w:tblGrid>
      <w:tr w:rsidR="00A32D52" w:rsidRPr="001F42D3" w14:paraId="2811F926" w14:textId="77777777" w:rsidTr="00A32D52">
        <w:trPr>
          <w:cantSplit/>
          <w:tblHeader/>
          <w:jc w:val="center"/>
        </w:trPr>
        <w:tc>
          <w:tcPr>
            <w:tcW w:w="3780" w:type="dxa"/>
            <w:shd w:val="clear" w:color="auto" w:fill="D9D9D9"/>
          </w:tcPr>
          <w:p w14:paraId="55B5498A" w14:textId="77777777" w:rsidR="00A32D52" w:rsidRPr="001F42D3" w:rsidRDefault="00A32D52" w:rsidP="00A32D52">
            <w:pPr>
              <w:pStyle w:val="TableEntryHeader"/>
              <w:keepLines/>
            </w:pPr>
            <w:r w:rsidRPr="001F42D3">
              <w:t>OBX-5 values  (choice of one)</w:t>
            </w:r>
          </w:p>
        </w:tc>
        <w:tc>
          <w:tcPr>
            <w:tcW w:w="3685" w:type="dxa"/>
            <w:shd w:val="clear" w:color="auto" w:fill="D9D9D9"/>
          </w:tcPr>
          <w:p w14:paraId="26D3149E" w14:textId="77777777" w:rsidR="00A32D52" w:rsidRPr="001F42D3" w:rsidRDefault="00A32D52" w:rsidP="00A32D52">
            <w:pPr>
              <w:pStyle w:val="TableEntryHeader"/>
              <w:keepLines/>
            </w:pPr>
            <w:r w:rsidRPr="001F42D3">
              <w:t>Synchronization Protocol</w:t>
            </w:r>
          </w:p>
        </w:tc>
        <w:tc>
          <w:tcPr>
            <w:tcW w:w="1179" w:type="dxa"/>
            <w:shd w:val="clear" w:color="auto" w:fill="D9D9D9"/>
          </w:tcPr>
          <w:p w14:paraId="0ACAB0F1" w14:textId="77777777" w:rsidR="00A32D52" w:rsidRPr="001F42D3" w:rsidRDefault="00A32D52" w:rsidP="00A32D52">
            <w:pPr>
              <w:pStyle w:val="TableEntryHeader"/>
              <w:keepLines/>
            </w:pPr>
            <w:r w:rsidRPr="001F42D3">
              <w:t>Part::Code</w:t>
            </w:r>
          </w:p>
        </w:tc>
        <w:tc>
          <w:tcPr>
            <w:tcW w:w="1521" w:type="dxa"/>
            <w:shd w:val="clear" w:color="auto" w:fill="D9D9D9"/>
          </w:tcPr>
          <w:p w14:paraId="1CF2C23A" w14:textId="77777777" w:rsidR="00A32D52" w:rsidRPr="001F42D3" w:rsidRDefault="00A32D52" w:rsidP="00A32D52">
            <w:pPr>
              <w:pStyle w:val="TableEntryHeader"/>
              <w:keepLines/>
            </w:pPr>
            <w:r w:rsidRPr="001F42D3">
              <w:t>Default</w:t>
            </w:r>
          </w:p>
        </w:tc>
      </w:tr>
      <w:tr w:rsidR="00A32D52" w:rsidRPr="001F42D3" w14:paraId="4A4C9466" w14:textId="77777777" w:rsidTr="00A32D52">
        <w:trPr>
          <w:cantSplit/>
          <w:jc w:val="center"/>
        </w:trPr>
        <w:tc>
          <w:tcPr>
            <w:tcW w:w="3780" w:type="dxa"/>
          </w:tcPr>
          <w:p w14:paraId="548FE49F" w14:textId="77777777" w:rsidR="00A32D52" w:rsidRPr="001F42D3" w:rsidRDefault="00A32D52" w:rsidP="00A32D52">
            <w:pPr>
              <w:pStyle w:val="TableEntry"/>
              <w:keepNext/>
              <w:keepLines/>
            </w:pPr>
            <w:r w:rsidRPr="001F42D3">
              <w:t>532224^MDC_TIME_SYNC_NONE^MDC</w:t>
            </w:r>
          </w:p>
        </w:tc>
        <w:tc>
          <w:tcPr>
            <w:tcW w:w="3685" w:type="dxa"/>
          </w:tcPr>
          <w:p w14:paraId="2F427BFC" w14:textId="77777777" w:rsidR="00A32D52" w:rsidRPr="001F42D3" w:rsidRDefault="00A32D52" w:rsidP="00A32D52">
            <w:pPr>
              <w:pStyle w:val="TableEntry"/>
              <w:keepNext/>
              <w:keepLines/>
            </w:pPr>
            <w:r w:rsidRPr="001F42D3">
              <w:t>An uncalibrated and unsynchronized local clock source</w:t>
            </w:r>
          </w:p>
        </w:tc>
        <w:tc>
          <w:tcPr>
            <w:tcW w:w="1179" w:type="dxa"/>
          </w:tcPr>
          <w:p w14:paraId="249B2C52" w14:textId="77777777" w:rsidR="00A32D52" w:rsidRPr="001F42D3" w:rsidRDefault="00A32D52" w:rsidP="00A32D52">
            <w:pPr>
              <w:pStyle w:val="TableEntry"/>
              <w:keepNext/>
              <w:keepLines/>
            </w:pPr>
            <w:r w:rsidRPr="001F42D3">
              <w:t>8::7936</w:t>
            </w:r>
          </w:p>
        </w:tc>
        <w:tc>
          <w:tcPr>
            <w:tcW w:w="1521" w:type="dxa"/>
          </w:tcPr>
          <w:p w14:paraId="6FFFFAFC" w14:textId="77777777" w:rsidR="00A32D52" w:rsidRPr="001F42D3" w:rsidRDefault="00A32D52" w:rsidP="00A32D52">
            <w:pPr>
              <w:pStyle w:val="TableEntry"/>
              <w:keepNext/>
              <w:keepLines/>
            </w:pPr>
            <w:r w:rsidRPr="001F42D3">
              <w:t>± 300 s  (5 min)</w:t>
            </w:r>
          </w:p>
        </w:tc>
      </w:tr>
      <w:tr w:rsidR="00A32D52" w:rsidRPr="001F42D3" w14:paraId="5C2E9AAD" w14:textId="77777777" w:rsidTr="00A32D52">
        <w:trPr>
          <w:cantSplit/>
          <w:jc w:val="center"/>
        </w:trPr>
        <w:tc>
          <w:tcPr>
            <w:tcW w:w="3780" w:type="dxa"/>
          </w:tcPr>
          <w:p w14:paraId="76E5FAD2" w14:textId="77777777" w:rsidR="00A32D52" w:rsidRPr="001F42D3" w:rsidRDefault="00A32D52" w:rsidP="00A32D52">
            <w:pPr>
              <w:pStyle w:val="TableEntry"/>
              <w:keepNext/>
              <w:keepLines/>
            </w:pPr>
            <w:r w:rsidRPr="001F42D3">
              <w:t>––––––^MDC_TIME_SYNC_EBWW^MDC</w:t>
            </w:r>
          </w:p>
        </w:tc>
        <w:tc>
          <w:tcPr>
            <w:tcW w:w="3685" w:type="dxa"/>
          </w:tcPr>
          <w:p w14:paraId="6FD44E76" w14:textId="77777777" w:rsidR="00A32D52" w:rsidRPr="001F42D3" w:rsidRDefault="00A32D52" w:rsidP="00A32D52">
            <w:pPr>
              <w:pStyle w:val="TableEntry"/>
              <w:keepNext/>
              <w:keepLines/>
            </w:pPr>
            <w:r w:rsidRPr="001F42D3">
              <w:t>A manually set time, by ‘eyeball and wristwatch’</w:t>
            </w:r>
            <w:r w:rsidRPr="001F42D3">
              <w:footnoteReference w:id="4"/>
            </w:r>
            <w:r w:rsidRPr="001F42D3">
              <w:t xml:space="preserve"> </w:t>
            </w:r>
          </w:p>
        </w:tc>
        <w:tc>
          <w:tcPr>
            <w:tcW w:w="1179" w:type="dxa"/>
          </w:tcPr>
          <w:p w14:paraId="3ED2EE97" w14:textId="77777777" w:rsidR="00A32D52" w:rsidRPr="001F42D3" w:rsidRDefault="00A32D52" w:rsidP="00A32D52">
            <w:pPr>
              <w:pStyle w:val="TableEntry"/>
              <w:keepNext/>
              <w:keepLines/>
            </w:pPr>
            <w:r w:rsidRPr="001F42D3">
              <w:t>–:––––</w:t>
            </w:r>
          </w:p>
        </w:tc>
        <w:tc>
          <w:tcPr>
            <w:tcW w:w="1521" w:type="dxa"/>
          </w:tcPr>
          <w:p w14:paraId="3D17FC16" w14:textId="77777777" w:rsidR="00A32D52" w:rsidRPr="001F42D3" w:rsidRDefault="00A32D52" w:rsidP="00A32D52">
            <w:pPr>
              <w:pStyle w:val="TableEntry"/>
              <w:keepNext/>
              <w:keepLines/>
            </w:pPr>
            <w:r w:rsidRPr="001F42D3">
              <w:t>± 120 s  (2 min)</w:t>
            </w:r>
          </w:p>
        </w:tc>
      </w:tr>
      <w:tr w:rsidR="00A32D52" w:rsidRPr="001F42D3" w14:paraId="12F8B968" w14:textId="77777777" w:rsidTr="00A32D52">
        <w:trPr>
          <w:cantSplit/>
          <w:jc w:val="center"/>
        </w:trPr>
        <w:tc>
          <w:tcPr>
            <w:tcW w:w="3780" w:type="dxa"/>
          </w:tcPr>
          <w:p w14:paraId="02F0D204" w14:textId="77777777" w:rsidR="00A32D52" w:rsidRPr="001F42D3" w:rsidRDefault="00A32D52" w:rsidP="00A32D52">
            <w:pPr>
              <w:pStyle w:val="TableEntry"/>
              <w:keepNext/>
              <w:keepLines/>
            </w:pPr>
            <w:r w:rsidRPr="001F42D3">
              <w:t>532225^MDC_TIME_SYNC_NTPV3^MDC</w:t>
            </w:r>
          </w:p>
        </w:tc>
        <w:tc>
          <w:tcPr>
            <w:tcW w:w="3685" w:type="dxa"/>
          </w:tcPr>
          <w:p w14:paraId="6BB59DE5" w14:textId="30EA7436" w:rsidR="00A32D52" w:rsidRPr="001F42D3" w:rsidRDefault="00A32D52" w:rsidP="00EE799D">
            <w:pPr>
              <w:pStyle w:val="TableEntry"/>
              <w:keepNext/>
              <w:keepLines/>
            </w:pPr>
            <w:r w:rsidRPr="001F42D3">
              <w:t>Network Time Protocol Version 3.0 (RFC1305)</w:t>
            </w:r>
          </w:p>
        </w:tc>
        <w:tc>
          <w:tcPr>
            <w:tcW w:w="1179" w:type="dxa"/>
          </w:tcPr>
          <w:p w14:paraId="31774E1C" w14:textId="77777777" w:rsidR="00A32D52" w:rsidRPr="001F42D3" w:rsidRDefault="00A32D52" w:rsidP="00A32D52">
            <w:pPr>
              <w:pStyle w:val="TableEntry"/>
              <w:keepNext/>
              <w:keepLines/>
            </w:pPr>
            <w:r w:rsidRPr="001F42D3">
              <w:t>8::7937</w:t>
            </w:r>
          </w:p>
        </w:tc>
        <w:tc>
          <w:tcPr>
            <w:tcW w:w="1521" w:type="dxa"/>
          </w:tcPr>
          <w:p w14:paraId="48FC5293" w14:textId="77777777" w:rsidR="00A32D52" w:rsidRPr="001F42D3" w:rsidRDefault="00A32D52" w:rsidP="00A32D52">
            <w:pPr>
              <w:pStyle w:val="TableEntry"/>
              <w:keepNext/>
              <w:keepLines/>
            </w:pPr>
            <w:r w:rsidRPr="001F42D3">
              <w:t>calculate</w:t>
            </w:r>
          </w:p>
        </w:tc>
      </w:tr>
      <w:tr w:rsidR="00A32D52" w:rsidRPr="001F42D3" w14:paraId="7D843EA6" w14:textId="77777777" w:rsidTr="00A32D52">
        <w:trPr>
          <w:cantSplit/>
          <w:jc w:val="center"/>
        </w:trPr>
        <w:tc>
          <w:tcPr>
            <w:tcW w:w="3780" w:type="dxa"/>
          </w:tcPr>
          <w:p w14:paraId="6AED82C0" w14:textId="77777777" w:rsidR="00A32D52" w:rsidRPr="001F42D3" w:rsidRDefault="00A32D52" w:rsidP="00A32D52">
            <w:pPr>
              <w:pStyle w:val="TableEntry"/>
              <w:keepNext/>
              <w:keepLines/>
            </w:pPr>
            <w:r w:rsidRPr="001F42D3">
              <w:t>532226^MDC_TIME_SYNC_NTPV4^MDC</w:t>
            </w:r>
          </w:p>
        </w:tc>
        <w:tc>
          <w:tcPr>
            <w:tcW w:w="3685" w:type="dxa"/>
          </w:tcPr>
          <w:p w14:paraId="34BDF3E4" w14:textId="77777777" w:rsidR="00A32D52" w:rsidRPr="001F42D3" w:rsidRDefault="00A32D52" w:rsidP="00A32D52">
            <w:pPr>
              <w:pStyle w:val="TableEntry"/>
              <w:keepNext/>
              <w:keepLines/>
            </w:pPr>
            <w:r w:rsidRPr="001F42D3">
              <w:t>Network Time Protocol Version 4.0 (under dev)</w:t>
            </w:r>
          </w:p>
        </w:tc>
        <w:tc>
          <w:tcPr>
            <w:tcW w:w="1179" w:type="dxa"/>
          </w:tcPr>
          <w:p w14:paraId="76423A48" w14:textId="77777777" w:rsidR="00A32D52" w:rsidRPr="001F42D3" w:rsidRDefault="00A32D52" w:rsidP="00A32D52">
            <w:pPr>
              <w:pStyle w:val="TableEntry"/>
              <w:keepNext/>
              <w:keepLines/>
            </w:pPr>
            <w:r w:rsidRPr="001F42D3">
              <w:t>8::7938</w:t>
            </w:r>
          </w:p>
        </w:tc>
        <w:tc>
          <w:tcPr>
            <w:tcW w:w="1521" w:type="dxa"/>
          </w:tcPr>
          <w:p w14:paraId="65C2CECB" w14:textId="77777777" w:rsidR="00A32D52" w:rsidRPr="001F42D3" w:rsidRDefault="00A32D52" w:rsidP="00A32D52">
            <w:pPr>
              <w:pStyle w:val="TableEntry"/>
              <w:keepNext/>
              <w:keepLines/>
            </w:pPr>
            <w:r w:rsidRPr="001F42D3">
              <w:t>calculate</w:t>
            </w:r>
          </w:p>
        </w:tc>
      </w:tr>
      <w:tr w:rsidR="00A32D52" w:rsidRPr="001F42D3" w14:paraId="4C6A977E" w14:textId="77777777" w:rsidTr="00A32D52">
        <w:trPr>
          <w:cantSplit/>
          <w:jc w:val="center"/>
        </w:trPr>
        <w:tc>
          <w:tcPr>
            <w:tcW w:w="3780" w:type="dxa"/>
          </w:tcPr>
          <w:p w14:paraId="55645EA3" w14:textId="77777777" w:rsidR="00A32D52" w:rsidRPr="001F42D3" w:rsidRDefault="00A32D52" w:rsidP="00A32D52">
            <w:pPr>
              <w:pStyle w:val="TableEntry"/>
              <w:keepNext/>
              <w:keepLines/>
            </w:pPr>
            <w:r w:rsidRPr="001F42D3">
              <w:t>532227^MDC_TIME_SYNC_SNTPV4^MDC</w:t>
            </w:r>
          </w:p>
        </w:tc>
        <w:tc>
          <w:tcPr>
            <w:tcW w:w="3685" w:type="dxa"/>
          </w:tcPr>
          <w:p w14:paraId="068F88A2" w14:textId="2D790C64" w:rsidR="00A32D52" w:rsidRPr="001F42D3" w:rsidRDefault="00A32D52" w:rsidP="00EE799D">
            <w:pPr>
              <w:pStyle w:val="TableEntry"/>
              <w:keepNext/>
              <w:keepLines/>
            </w:pPr>
            <w:r w:rsidRPr="001F42D3">
              <w:t>Simple Network Time Protocol v4 (RFC2030)</w:t>
            </w:r>
          </w:p>
        </w:tc>
        <w:tc>
          <w:tcPr>
            <w:tcW w:w="1179" w:type="dxa"/>
          </w:tcPr>
          <w:p w14:paraId="4B79542A" w14:textId="77777777" w:rsidR="00A32D52" w:rsidRPr="001F42D3" w:rsidRDefault="00A32D52" w:rsidP="00A32D52">
            <w:pPr>
              <w:pStyle w:val="TableEntry"/>
              <w:keepNext/>
              <w:keepLines/>
            </w:pPr>
            <w:r w:rsidRPr="001F42D3">
              <w:t>8::7939</w:t>
            </w:r>
          </w:p>
        </w:tc>
        <w:tc>
          <w:tcPr>
            <w:tcW w:w="1521" w:type="dxa"/>
          </w:tcPr>
          <w:p w14:paraId="089EBAA2" w14:textId="77777777" w:rsidR="00A32D52" w:rsidRPr="001F42D3" w:rsidRDefault="00A32D52" w:rsidP="00A32D52">
            <w:pPr>
              <w:pStyle w:val="TableEntry"/>
              <w:keepNext/>
              <w:keepLines/>
            </w:pPr>
            <w:r w:rsidRPr="001F42D3">
              <w:t>estimate</w:t>
            </w:r>
          </w:p>
        </w:tc>
      </w:tr>
      <w:tr w:rsidR="00A32D52" w:rsidRPr="001F42D3" w14:paraId="33AA7FD5" w14:textId="77777777" w:rsidTr="00A32D52">
        <w:trPr>
          <w:cantSplit/>
          <w:jc w:val="center"/>
        </w:trPr>
        <w:tc>
          <w:tcPr>
            <w:tcW w:w="3780" w:type="dxa"/>
          </w:tcPr>
          <w:p w14:paraId="304290EB" w14:textId="77777777" w:rsidR="00A32D52" w:rsidRPr="001F42D3" w:rsidRDefault="00A32D52" w:rsidP="00A32D52">
            <w:pPr>
              <w:pStyle w:val="TableEntry"/>
              <w:keepNext/>
              <w:keepLines/>
            </w:pPr>
            <w:r w:rsidRPr="001F42D3">
              <w:t>532228^MDC_TIME_SYNC_SNTPV4330^MDC</w:t>
            </w:r>
          </w:p>
        </w:tc>
        <w:tc>
          <w:tcPr>
            <w:tcW w:w="3685" w:type="dxa"/>
          </w:tcPr>
          <w:p w14:paraId="04BE608A" w14:textId="17DD2AD4" w:rsidR="00A32D52" w:rsidRPr="001F42D3" w:rsidRDefault="00A32D52" w:rsidP="00EE799D">
            <w:pPr>
              <w:pStyle w:val="TableEntry"/>
              <w:keepNext/>
              <w:keepLines/>
            </w:pPr>
            <w:r w:rsidRPr="001F42D3">
              <w:t>Simple Network Time Protocol v4 (RFC4330)</w:t>
            </w:r>
          </w:p>
        </w:tc>
        <w:tc>
          <w:tcPr>
            <w:tcW w:w="1179" w:type="dxa"/>
          </w:tcPr>
          <w:p w14:paraId="168A4775" w14:textId="77777777" w:rsidR="00A32D52" w:rsidRPr="001F42D3" w:rsidRDefault="00A32D52" w:rsidP="00A32D52">
            <w:pPr>
              <w:pStyle w:val="TableEntry"/>
              <w:keepNext/>
              <w:keepLines/>
            </w:pPr>
            <w:r w:rsidRPr="001F42D3">
              <w:t>8::7940</w:t>
            </w:r>
          </w:p>
        </w:tc>
        <w:tc>
          <w:tcPr>
            <w:tcW w:w="1521" w:type="dxa"/>
          </w:tcPr>
          <w:p w14:paraId="51E40541" w14:textId="77777777" w:rsidR="00A32D52" w:rsidRPr="001F42D3" w:rsidRDefault="00A32D52" w:rsidP="00A32D52">
            <w:pPr>
              <w:pStyle w:val="TableEntry"/>
              <w:keepNext/>
              <w:keepLines/>
            </w:pPr>
            <w:r w:rsidRPr="001F42D3">
              <w:t>estimate</w:t>
            </w:r>
          </w:p>
        </w:tc>
      </w:tr>
      <w:tr w:rsidR="00A32D52" w:rsidRPr="001F42D3" w14:paraId="064D6335" w14:textId="77777777" w:rsidTr="00A32D52">
        <w:trPr>
          <w:cantSplit/>
          <w:jc w:val="center"/>
        </w:trPr>
        <w:tc>
          <w:tcPr>
            <w:tcW w:w="3780" w:type="dxa"/>
          </w:tcPr>
          <w:p w14:paraId="2EF6D377" w14:textId="77777777" w:rsidR="00A32D52" w:rsidRPr="001F42D3" w:rsidRDefault="00A32D52" w:rsidP="00A32D52">
            <w:pPr>
              <w:pStyle w:val="TableEntry"/>
              <w:keepNext/>
              <w:keepLines/>
            </w:pPr>
            <w:r w:rsidRPr="001F42D3">
              <w:t>532229^MDC_TIME_SYNC_BTV1^MDC</w:t>
            </w:r>
          </w:p>
        </w:tc>
        <w:tc>
          <w:tcPr>
            <w:tcW w:w="3685" w:type="dxa"/>
          </w:tcPr>
          <w:p w14:paraId="4E1B41D7" w14:textId="77777777" w:rsidR="00A32D52" w:rsidRPr="001F42D3" w:rsidRDefault="00A32D52" w:rsidP="00A32D52">
            <w:pPr>
              <w:pStyle w:val="TableEntry"/>
              <w:keepNext/>
              <w:keepLines/>
            </w:pPr>
            <w:r w:rsidRPr="001F42D3">
              <w:t>Bluetooth Medical Device Profile</w:t>
            </w:r>
          </w:p>
        </w:tc>
        <w:tc>
          <w:tcPr>
            <w:tcW w:w="1179" w:type="dxa"/>
          </w:tcPr>
          <w:p w14:paraId="06B9A522" w14:textId="77777777" w:rsidR="00A32D52" w:rsidRPr="001F42D3" w:rsidRDefault="00A32D52" w:rsidP="00A32D52">
            <w:pPr>
              <w:pStyle w:val="TableEntry"/>
              <w:keepNext/>
              <w:keepLines/>
            </w:pPr>
            <w:r w:rsidRPr="001F42D3">
              <w:t>8::7941</w:t>
            </w:r>
          </w:p>
        </w:tc>
        <w:tc>
          <w:tcPr>
            <w:tcW w:w="1521" w:type="dxa"/>
          </w:tcPr>
          <w:p w14:paraId="1B00BC88" w14:textId="77777777" w:rsidR="00A32D52" w:rsidRPr="001F42D3" w:rsidRDefault="00A32D52" w:rsidP="00A32D52">
            <w:pPr>
              <w:pStyle w:val="TableEntry"/>
              <w:keepNext/>
              <w:keepLines/>
            </w:pPr>
            <w:r w:rsidRPr="001F42D3">
              <w:t>not absolute</w:t>
            </w:r>
            <w:r w:rsidRPr="001F42D3">
              <w:footnoteReference w:id="5"/>
            </w:r>
            <w:r w:rsidRPr="001F42D3">
              <w:t xml:space="preserve"> </w:t>
            </w:r>
          </w:p>
        </w:tc>
      </w:tr>
      <w:tr w:rsidR="00A32D52" w:rsidRPr="001F42D3" w14:paraId="06259835" w14:textId="77777777" w:rsidTr="00A32D52">
        <w:trPr>
          <w:cantSplit/>
          <w:jc w:val="center"/>
        </w:trPr>
        <w:tc>
          <w:tcPr>
            <w:tcW w:w="3780" w:type="dxa"/>
          </w:tcPr>
          <w:p w14:paraId="61E3ABC3" w14:textId="77777777" w:rsidR="00A32D52" w:rsidRPr="001F42D3" w:rsidRDefault="00A32D52" w:rsidP="00A32D52">
            <w:pPr>
              <w:pStyle w:val="TableEntry"/>
              <w:keepNext/>
              <w:keepLines/>
            </w:pPr>
            <w:r w:rsidRPr="001F42D3">
              <w:t>––––––^MDC_TIME_SYNC_NCK^MDC</w:t>
            </w:r>
          </w:p>
        </w:tc>
        <w:tc>
          <w:tcPr>
            <w:tcW w:w="3685" w:type="dxa"/>
          </w:tcPr>
          <w:p w14:paraId="76414AED" w14:textId="77777777" w:rsidR="00A32D52" w:rsidRPr="001F42D3" w:rsidRDefault="00A32D52" w:rsidP="00A32D52">
            <w:pPr>
              <w:pStyle w:val="TableEntry"/>
              <w:keepNext/>
              <w:keepLines/>
            </w:pPr>
            <w:r w:rsidRPr="001F42D3">
              <w:t>HL7 V2 ‘NCK’ System Clock Segment in NMD msg</w:t>
            </w:r>
          </w:p>
        </w:tc>
        <w:tc>
          <w:tcPr>
            <w:tcW w:w="1179" w:type="dxa"/>
          </w:tcPr>
          <w:p w14:paraId="41E4664D" w14:textId="77777777" w:rsidR="00A32D52" w:rsidRPr="001F42D3" w:rsidRDefault="00A32D52" w:rsidP="00A32D52">
            <w:pPr>
              <w:pStyle w:val="TableEntry"/>
              <w:keepNext/>
              <w:keepLines/>
            </w:pPr>
            <w:r w:rsidRPr="001F42D3">
              <w:t>–:––––</w:t>
            </w:r>
          </w:p>
        </w:tc>
        <w:tc>
          <w:tcPr>
            <w:tcW w:w="1521" w:type="dxa"/>
          </w:tcPr>
          <w:p w14:paraId="723569B7" w14:textId="77777777" w:rsidR="00A32D52" w:rsidRPr="001F42D3" w:rsidRDefault="00A32D52" w:rsidP="00A32D52">
            <w:pPr>
              <w:pStyle w:val="TableEntry"/>
              <w:keepNext/>
              <w:keepLines/>
            </w:pPr>
            <w:r w:rsidRPr="001F42D3">
              <w:t>+ 5 s, - 0 s</w:t>
            </w:r>
          </w:p>
        </w:tc>
      </w:tr>
      <w:tr w:rsidR="00A32D52" w:rsidRPr="001F42D3" w14:paraId="1DA47745" w14:textId="77777777" w:rsidTr="00A32D52">
        <w:trPr>
          <w:cantSplit/>
          <w:jc w:val="center"/>
        </w:trPr>
        <w:tc>
          <w:tcPr>
            <w:tcW w:w="3780" w:type="dxa"/>
          </w:tcPr>
          <w:p w14:paraId="6B4CCD24" w14:textId="77777777" w:rsidR="00A32D52" w:rsidRPr="001F42D3" w:rsidRDefault="00A32D52" w:rsidP="00A32D52">
            <w:pPr>
              <w:pStyle w:val="TableEntry"/>
              <w:keepNext/>
              <w:keepLines/>
            </w:pPr>
            <w:r w:rsidRPr="001F42D3">
              <w:t>––––––^MDC_TIME_SYNC_GPS^MDC</w:t>
            </w:r>
          </w:p>
        </w:tc>
        <w:tc>
          <w:tcPr>
            <w:tcW w:w="3685" w:type="dxa"/>
          </w:tcPr>
          <w:p w14:paraId="7C66DE80" w14:textId="77777777" w:rsidR="00A32D52" w:rsidRPr="001F42D3" w:rsidRDefault="00A32D52" w:rsidP="00A32D52">
            <w:pPr>
              <w:pStyle w:val="TableEntry"/>
              <w:keepNext/>
              <w:keepLines/>
            </w:pPr>
            <w:r w:rsidRPr="001F42D3">
              <w:t>Global Positioning Service (GPS)</w:t>
            </w:r>
          </w:p>
        </w:tc>
        <w:tc>
          <w:tcPr>
            <w:tcW w:w="1179" w:type="dxa"/>
          </w:tcPr>
          <w:p w14:paraId="1172E198" w14:textId="77777777" w:rsidR="00A32D52" w:rsidRPr="001F42D3" w:rsidRDefault="00A32D52" w:rsidP="00A32D52">
            <w:pPr>
              <w:pStyle w:val="TableEntry"/>
              <w:keepNext/>
              <w:keepLines/>
            </w:pPr>
            <w:r w:rsidRPr="001F42D3">
              <w:t>–:––––</w:t>
            </w:r>
          </w:p>
        </w:tc>
        <w:tc>
          <w:tcPr>
            <w:tcW w:w="1521" w:type="dxa"/>
          </w:tcPr>
          <w:p w14:paraId="7F4538E4" w14:textId="77777777" w:rsidR="00A32D52" w:rsidRPr="001F42D3" w:rsidRDefault="00A32D52" w:rsidP="00A32D52">
            <w:pPr>
              <w:pStyle w:val="TableEntry"/>
              <w:keepNext/>
              <w:keepLines/>
            </w:pPr>
            <w:r w:rsidRPr="001F42D3">
              <w:t>calculate</w:t>
            </w:r>
          </w:p>
        </w:tc>
      </w:tr>
    </w:tbl>
    <w:p w14:paraId="49805008" w14:textId="77777777" w:rsidR="00A32D52" w:rsidRPr="001F42D3" w:rsidRDefault="00A32D52" w:rsidP="00C10546">
      <w:pPr>
        <w:pStyle w:val="BodyText"/>
      </w:pPr>
    </w:p>
    <w:p w14:paraId="5A8B2510" w14:textId="523F7D95" w:rsidR="00B11855" w:rsidRPr="001F42D3" w:rsidRDefault="00D53FC4" w:rsidP="00B34AEB">
      <w:pPr>
        <w:pStyle w:val="Heading2"/>
        <w:numPr>
          <w:ilvl w:val="0"/>
          <w:numId w:val="0"/>
        </w:numPr>
        <w:rPr>
          <w:noProof w:val="0"/>
        </w:rPr>
      </w:pPr>
      <w:bookmarkStart w:id="1935" w:name="_Toc401769868"/>
      <w:bookmarkStart w:id="1936" w:name="_Toc214889783"/>
      <w:r w:rsidRPr="001F42D3">
        <w:rPr>
          <w:noProof w:val="0"/>
        </w:rPr>
        <w:lastRenderedPageBreak/>
        <w:t>B.</w:t>
      </w:r>
      <w:r w:rsidR="0024732D" w:rsidRPr="001F42D3">
        <w:rPr>
          <w:noProof w:val="0"/>
        </w:rPr>
        <w:t>9</w:t>
      </w:r>
      <w:r w:rsidRPr="001F42D3">
        <w:rPr>
          <w:noProof w:val="0"/>
        </w:rPr>
        <w:t xml:space="preserve"> </w:t>
      </w:r>
      <w:r w:rsidR="003D003E" w:rsidRPr="001F42D3">
        <w:rPr>
          <w:noProof w:val="0"/>
        </w:rPr>
        <w:t>ORC – Common Order Segment</w:t>
      </w:r>
      <w:bookmarkEnd w:id="1935"/>
      <w:bookmarkEnd w:id="1936"/>
    </w:p>
    <w:p w14:paraId="1F500BB4" w14:textId="1A8B4A63" w:rsidR="00B11855" w:rsidRPr="001F42D3" w:rsidRDefault="003D003E" w:rsidP="00871B1F">
      <w:pPr>
        <w:pStyle w:val="BodyText"/>
      </w:pPr>
      <w:r w:rsidRPr="001F42D3">
        <w:t xml:space="preserve">In </w:t>
      </w:r>
      <w:r w:rsidR="00647994" w:rsidRPr="001F42D3">
        <w:t>[PCD-03]</w:t>
      </w:r>
      <w:r w:rsidRPr="001F42D3">
        <w:t xml:space="preserve">, the Common Order segment (ORC) is used to transmit fields that are common to all orders (all types of services that are requested). In </w:t>
      </w:r>
      <w:r w:rsidR="00647994" w:rsidRPr="001F42D3">
        <w:t>[PCD-01]</w:t>
      </w:r>
      <w:r w:rsidRPr="001F42D3">
        <w:t>, ORC segments are not sent.</w:t>
      </w:r>
    </w:p>
    <w:p w14:paraId="5CDDC9D6" w14:textId="3C2E8315" w:rsidR="00B11855" w:rsidRPr="001F42D3" w:rsidRDefault="003D003E" w:rsidP="00CF5627">
      <w:pPr>
        <w:pStyle w:val="TableTitle"/>
      </w:pPr>
      <w:r w:rsidRPr="001F42D3">
        <w:t xml:space="preserve">Table B.9-1: </w:t>
      </w:r>
      <w:r w:rsidR="006D613E" w:rsidRPr="001F42D3">
        <w:t>HL7</w:t>
      </w:r>
      <w:r w:rsidR="00995105" w:rsidRPr="001F42D3">
        <w:t xml:space="preserve"> </w:t>
      </w:r>
      <w:r w:rsidRPr="001F42D3">
        <w:t>Attribute Table – ORC – Common Order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1080"/>
        <w:gridCol w:w="990"/>
        <w:gridCol w:w="1227"/>
        <w:gridCol w:w="940"/>
        <w:gridCol w:w="810"/>
        <w:gridCol w:w="2810"/>
      </w:tblGrid>
      <w:tr w:rsidR="00506FBD" w:rsidRPr="001F42D3" w14:paraId="11CF1A0C" w14:textId="77777777" w:rsidTr="00CF5627">
        <w:trPr>
          <w:cantSplit/>
          <w:tblHeader/>
          <w:jc w:val="center"/>
        </w:trPr>
        <w:tc>
          <w:tcPr>
            <w:tcW w:w="990" w:type="dxa"/>
            <w:tcBorders>
              <w:top w:val="single" w:sz="4" w:space="0" w:color="auto"/>
              <w:left w:val="single" w:sz="4" w:space="0" w:color="auto"/>
              <w:bottom w:val="single" w:sz="4" w:space="0" w:color="auto"/>
              <w:right w:val="single" w:sz="4" w:space="0" w:color="auto"/>
            </w:tcBorders>
            <w:shd w:val="clear" w:color="auto" w:fill="D9D9D9"/>
          </w:tcPr>
          <w:p w14:paraId="43950197" w14:textId="77777777" w:rsidR="00B11855" w:rsidRPr="001F42D3" w:rsidRDefault="003D003E" w:rsidP="00A92110">
            <w:pPr>
              <w:pStyle w:val="TableEntryHeader"/>
            </w:pPr>
            <w:r w:rsidRPr="001F42D3">
              <w:t>SEQ</w:t>
            </w:r>
          </w:p>
        </w:tc>
        <w:tc>
          <w:tcPr>
            <w:tcW w:w="1080" w:type="dxa"/>
            <w:tcBorders>
              <w:top w:val="single" w:sz="4" w:space="0" w:color="auto"/>
              <w:left w:val="single" w:sz="4" w:space="0" w:color="auto"/>
              <w:bottom w:val="single" w:sz="4" w:space="0" w:color="auto"/>
              <w:right w:val="single" w:sz="4" w:space="0" w:color="auto"/>
            </w:tcBorders>
            <w:shd w:val="clear" w:color="auto" w:fill="D9D9D9"/>
          </w:tcPr>
          <w:p w14:paraId="466AD872" w14:textId="77777777" w:rsidR="00B11855" w:rsidRPr="001F42D3" w:rsidRDefault="003D003E" w:rsidP="00A92110">
            <w:pPr>
              <w:pStyle w:val="TableEntryHeader"/>
            </w:pPr>
            <w:r w:rsidRPr="001F42D3">
              <w:t>LEN</w:t>
            </w:r>
          </w:p>
        </w:tc>
        <w:tc>
          <w:tcPr>
            <w:tcW w:w="990" w:type="dxa"/>
            <w:tcBorders>
              <w:top w:val="single" w:sz="4" w:space="0" w:color="auto"/>
              <w:left w:val="single" w:sz="4" w:space="0" w:color="auto"/>
              <w:bottom w:val="single" w:sz="4" w:space="0" w:color="auto"/>
              <w:right w:val="single" w:sz="4" w:space="0" w:color="auto"/>
            </w:tcBorders>
            <w:shd w:val="clear" w:color="auto" w:fill="D9D9D9"/>
          </w:tcPr>
          <w:p w14:paraId="0BFE580C" w14:textId="77777777" w:rsidR="00B11855" w:rsidRPr="001F42D3" w:rsidRDefault="003D003E" w:rsidP="00A92110">
            <w:pPr>
              <w:pStyle w:val="TableEntryHeader"/>
            </w:pPr>
            <w:r w:rsidRPr="001F42D3">
              <w:t>DT</w:t>
            </w:r>
          </w:p>
        </w:tc>
        <w:tc>
          <w:tcPr>
            <w:tcW w:w="1227" w:type="dxa"/>
            <w:tcBorders>
              <w:top w:val="single" w:sz="4" w:space="0" w:color="auto"/>
              <w:left w:val="single" w:sz="4" w:space="0" w:color="auto"/>
              <w:bottom w:val="single" w:sz="4" w:space="0" w:color="auto"/>
              <w:right w:val="single" w:sz="4" w:space="0" w:color="auto"/>
            </w:tcBorders>
            <w:shd w:val="clear" w:color="auto" w:fill="D9D9D9"/>
          </w:tcPr>
          <w:p w14:paraId="3784748A" w14:textId="77777777" w:rsidR="00B11855" w:rsidRPr="001F42D3" w:rsidRDefault="003D003E" w:rsidP="00A92110">
            <w:pPr>
              <w:pStyle w:val="TableEntryHeader"/>
            </w:pPr>
            <w:r w:rsidRPr="001F42D3">
              <w:t>Usage</w:t>
            </w:r>
          </w:p>
        </w:tc>
        <w:tc>
          <w:tcPr>
            <w:tcW w:w="940" w:type="dxa"/>
            <w:tcBorders>
              <w:top w:val="single" w:sz="4" w:space="0" w:color="auto"/>
              <w:left w:val="single" w:sz="4" w:space="0" w:color="auto"/>
              <w:bottom w:val="single" w:sz="4" w:space="0" w:color="auto"/>
              <w:right w:val="single" w:sz="4" w:space="0" w:color="auto"/>
            </w:tcBorders>
            <w:shd w:val="clear" w:color="auto" w:fill="D9D9D9"/>
          </w:tcPr>
          <w:p w14:paraId="6F77A41A" w14:textId="77777777" w:rsidR="00B11855" w:rsidRPr="001F42D3" w:rsidRDefault="003D003E" w:rsidP="00A92110">
            <w:pPr>
              <w:pStyle w:val="TableEntryHeader"/>
            </w:pPr>
            <w:r w:rsidRPr="001F42D3">
              <w:t>Card.</w:t>
            </w:r>
          </w:p>
        </w:tc>
        <w:tc>
          <w:tcPr>
            <w:tcW w:w="810" w:type="dxa"/>
            <w:tcBorders>
              <w:top w:val="single" w:sz="4" w:space="0" w:color="auto"/>
              <w:left w:val="single" w:sz="4" w:space="0" w:color="auto"/>
              <w:bottom w:val="single" w:sz="4" w:space="0" w:color="auto"/>
              <w:right w:val="single" w:sz="4" w:space="0" w:color="auto"/>
            </w:tcBorders>
            <w:shd w:val="clear" w:color="auto" w:fill="D9D9D9"/>
          </w:tcPr>
          <w:p w14:paraId="5BDF6EB5" w14:textId="77777777" w:rsidR="00B11855" w:rsidRPr="001F42D3" w:rsidRDefault="003D003E" w:rsidP="00A92110">
            <w:pPr>
              <w:pStyle w:val="TableEntryHeader"/>
            </w:pPr>
            <w:r w:rsidRPr="001F42D3">
              <w:t>TBL#</w:t>
            </w:r>
          </w:p>
        </w:tc>
        <w:tc>
          <w:tcPr>
            <w:tcW w:w="2810" w:type="dxa"/>
            <w:tcBorders>
              <w:top w:val="single" w:sz="4" w:space="0" w:color="auto"/>
              <w:left w:val="single" w:sz="4" w:space="0" w:color="auto"/>
              <w:bottom w:val="single" w:sz="4" w:space="0" w:color="auto"/>
              <w:right w:val="single" w:sz="4" w:space="0" w:color="auto"/>
            </w:tcBorders>
            <w:shd w:val="clear" w:color="auto" w:fill="D9D9D9"/>
          </w:tcPr>
          <w:p w14:paraId="25A6F9EF" w14:textId="77777777" w:rsidR="00B11855" w:rsidRPr="001F42D3" w:rsidRDefault="003D003E" w:rsidP="00A92110">
            <w:pPr>
              <w:pStyle w:val="TableEntryHeader"/>
            </w:pPr>
            <w:r w:rsidRPr="001F42D3">
              <w:t>ELEMENT NAME</w:t>
            </w:r>
          </w:p>
        </w:tc>
      </w:tr>
      <w:tr w:rsidR="00C40FD5" w:rsidRPr="001F42D3" w14:paraId="58ED8B3E"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5126F821" w14:textId="77777777" w:rsidR="00B11855" w:rsidRPr="001F42D3" w:rsidRDefault="003D003E" w:rsidP="00A92110">
            <w:pPr>
              <w:pStyle w:val="TableEntry"/>
            </w:pPr>
            <w:r w:rsidRPr="001F42D3">
              <w:t>1</w:t>
            </w:r>
          </w:p>
        </w:tc>
        <w:tc>
          <w:tcPr>
            <w:tcW w:w="1080" w:type="dxa"/>
            <w:tcBorders>
              <w:top w:val="single" w:sz="4" w:space="0" w:color="auto"/>
              <w:left w:val="single" w:sz="4" w:space="0" w:color="auto"/>
              <w:bottom w:val="single" w:sz="4" w:space="0" w:color="auto"/>
              <w:right w:val="single" w:sz="4" w:space="0" w:color="auto"/>
            </w:tcBorders>
          </w:tcPr>
          <w:p w14:paraId="5F09E58D" w14:textId="77777777" w:rsidR="00B11855" w:rsidRPr="001F42D3" w:rsidRDefault="003D003E" w:rsidP="00A92110">
            <w:pPr>
              <w:pStyle w:val="TableEntry"/>
            </w:pPr>
            <w:r w:rsidRPr="001F42D3">
              <w:t>2</w:t>
            </w:r>
          </w:p>
        </w:tc>
        <w:tc>
          <w:tcPr>
            <w:tcW w:w="990" w:type="dxa"/>
            <w:tcBorders>
              <w:top w:val="single" w:sz="4" w:space="0" w:color="auto"/>
              <w:left w:val="single" w:sz="4" w:space="0" w:color="auto"/>
              <w:bottom w:val="single" w:sz="4" w:space="0" w:color="auto"/>
              <w:right w:val="single" w:sz="4" w:space="0" w:color="auto"/>
            </w:tcBorders>
          </w:tcPr>
          <w:p w14:paraId="19B82AB7" w14:textId="77777777" w:rsidR="00B11855" w:rsidRPr="001F42D3" w:rsidRDefault="003D003E" w:rsidP="00A92110">
            <w:pPr>
              <w:pStyle w:val="TableEntry"/>
            </w:pPr>
            <w:r w:rsidRPr="001F42D3">
              <w:t>ID</w:t>
            </w:r>
          </w:p>
        </w:tc>
        <w:tc>
          <w:tcPr>
            <w:tcW w:w="1227" w:type="dxa"/>
            <w:tcBorders>
              <w:top w:val="single" w:sz="4" w:space="0" w:color="auto"/>
              <w:left w:val="single" w:sz="4" w:space="0" w:color="auto"/>
              <w:bottom w:val="single" w:sz="4" w:space="0" w:color="auto"/>
              <w:right w:val="single" w:sz="4" w:space="0" w:color="auto"/>
            </w:tcBorders>
          </w:tcPr>
          <w:p w14:paraId="494B75D0" w14:textId="77777777" w:rsidR="00B11855" w:rsidRPr="001F42D3" w:rsidRDefault="003D003E" w:rsidP="00A92110">
            <w:pPr>
              <w:pStyle w:val="TableEntry"/>
            </w:pPr>
            <w:r w:rsidRPr="001F42D3">
              <w:t>R</w:t>
            </w:r>
          </w:p>
        </w:tc>
        <w:tc>
          <w:tcPr>
            <w:tcW w:w="940" w:type="dxa"/>
            <w:tcBorders>
              <w:top w:val="single" w:sz="4" w:space="0" w:color="auto"/>
              <w:left w:val="single" w:sz="4" w:space="0" w:color="auto"/>
              <w:bottom w:val="single" w:sz="4" w:space="0" w:color="auto"/>
              <w:right w:val="single" w:sz="4" w:space="0" w:color="auto"/>
            </w:tcBorders>
          </w:tcPr>
          <w:p w14:paraId="6EF38367" w14:textId="77777777" w:rsidR="00B11855" w:rsidRPr="001F42D3" w:rsidRDefault="003D003E" w:rsidP="00A92110">
            <w:pPr>
              <w:pStyle w:val="TableEntry"/>
            </w:pPr>
            <w:r w:rsidRPr="001F42D3">
              <w:t>[1..1]</w:t>
            </w:r>
          </w:p>
        </w:tc>
        <w:tc>
          <w:tcPr>
            <w:tcW w:w="810" w:type="dxa"/>
            <w:tcBorders>
              <w:top w:val="single" w:sz="4" w:space="0" w:color="auto"/>
              <w:left w:val="single" w:sz="4" w:space="0" w:color="auto"/>
              <w:bottom w:val="single" w:sz="4" w:space="0" w:color="auto"/>
              <w:right w:val="single" w:sz="4" w:space="0" w:color="auto"/>
            </w:tcBorders>
          </w:tcPr>
          <w:p w14:paraId="0F04F444" w14:textId="77777777" w:rsidR="00B11855" w:rsidRPr="001F42D3" w:rsidRDefault="003D003E" w:rsidP="00A92110">
            <w:pPr>
              <w:pStyle w:val="TableEntry"/>
            </w:pPr>
            <w:r w:rsidRPr="001F42D3">
              <w:t>0119</w:t>
            </w:r>
          </w:p>
        </w:tc>
        <w:tc>
          <w:tcPr>
            <w:tcW w:w="2810" w:type="dxa"/>
            <w:tcBorders>
              <w:top w:val="single" w:sz="4" w:space="0" w:color="auto"/>
              <w:left w:val="single" w:sz="4" w:space="0" w:color="auto"/>
              <w:bottom w:val="single" w:sz="4" w:space="0" w:color="auto"/>
              <w:right w:val="single" w:sz="4" w:space="0" w:color="auto"/>
            </w:tcBorders>
          </w:tcPr>
          <w:p w14:paraId="4C1B9345" w14:textId="77777777" w:rsidR="00B11855" w:rsidRPr="001F42D3" w:rsidRDefault="003D003E" w:rsidP="00A92110">
            <w:pPr>
              <w:pStyle w:val="TableEntry"/>
            </w:pPr>
            <w:r w:rsidRPr="001F42D3">
              <w:t>Order Control</w:t>
            </w:r>
          </w:p>
        </w:tc>
      </w:tr>
      <w:tr w:rsidR="00C40FD5" w:rsidRPr="001F42D3" w14:paraId="25F75993"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2C03A6D0" w14:textId="77777777" w:rsidR="00B11855" w:rsidRPr="001F42D3" w:rsidRDefault="003D003E" w:rsidP="00A92110">
            <w:pPr>
              <w:pStyle w:val="TableEntry"/>
            </w:pPr>
            <w:r w:rsidRPr="001F42D3">
              <w:t>2</w:t>
            </w:r>
          </w:p>
        </w:tc>
        <w:tc>
          <w:tcPr>
            <w:tcW w:w="1080" w:type="dxa"/>
            <w:tcBorders>
              <w:top w:val="single" w:sz="4" w:space="0" w:color="auto"/>
              <w:left w:val="single" w:sz="4" w:space="0" w:color="auto"/>
              <w:bottom w:val="single" w:sz="4" w:space="0" w:color="auto"/>
              <w:right w:val="single" w:sz="4" w:space="0" w:color="auto"/>
            </w:tcBorders>
          </w:tcPr>
          <w:p w14:paraId="23233283" w14:textId="77777777" w:rsidR="00B11855" w:rsidRPr="001F42D3" w:rsidRDefault="003D003E" w:rsidP="00A92110">
            <w:pPr>
              <w:pStyle w:val="TableEntry"/>
            </w:pPr>
            <w:r w:rsidRPr="001F42D3">
              <w:t>427</w:t>
            </w:r>
          </w:p>
        </w:tc>
        <w:tc>
          <w:tcPr>
            <w:tcW w:w="990" w:type="dxa"/>
            <w:tcBorders>
              <w:top w:val="single" w:sz="4" w:space="0" w:color="auto"/>
              <w:left w:val="single" w:sz="4" w:space="0" w:color="auto"/>
              <w:bottom w:val="single" w:sz="4" w:space="0" w:color="auto"/>
              <w:right w:val="single" w:sz="4" w:space="0" w:color="auto"/>
            </w:tcBorders>
          </w:tcPr>
          <w:p w14:paraId="185580DE" w14:textId="77777777" w:rsidR="00B11855" w:rsidRPr="001F42D3" w:rsidRDefault="003D003E" w:rsidP="00A92110">
            <w:pPr>
              <w:pStyle w:val="TableEntry"/>
            </w:pPr>
            <w:r w:rsidRPr="001F42D3">
              <w:t>EI</w:t>
            </w:r>
          </w:p>
        </w:tc>
        <w:tc>
          <w:tcPr>
            <w:tcW w:w="1227" w:type="dxa"/>
            <w:tcBorders>
              <w:top w:val="single" w:sz="4" w:space="0" w:color="auto"/>
              <w:left w:val="single" w:sz="4" w:space="0" w:color="auto"/>
              <w:bottom w:val="single" w:sz="4" w:space="0" w:color="auto"/>
              <w:right w:val="single" w:sz="4" w:space="0" w:color="auto"/>
            </w:tcBorders>
          </w:tcPr>
          <w:p w14:paraId="233D7DBF" w14:textId="77777777" w:rsidR="00B11855" w:rsidRPr="001F42D3" w:rsidRDefault="003D003E" w:rsidP="00A92110">
            <w:pPr>
              <w:pStyle w:val="TableEntry"/>
            </w:pPr>
            <w:r w:rsidRPr="001F42D3">
              <w:t>R</w:t>
            </w:r>
          </w:p>
        </w:tc>
        <w:tc>
          <w:tcPr>
            <w:tcW w:w="940" w:type="dxa"/>
            <w:tcBorders>
              <w:top w:val="single" w:sz="4" w:space="0" w:color="auto"/>
              <w:left w:val="single" w:sz="4" w:space="0" w:color="auto"/>
              <w:bottom w:val="single" w:sz="4" w:space="0" w:color="auto"/>
              <w:right w:val="single" w:sz="4" w:space="0" w:color="auto"/>
            </w:tcBorders>
          </w:tcPr>
          <w:p w14:paraId="090DCB9A" w14:textId="77777777" w:rsidR="00B11855" w:rsidRPr="001F42D3" w:rsidRDefault="003D003E" w:rsidP="00A92110">
            <w:pPr>
              <w:pStyle w:val="TableEntry"/>
            </w:pPr>
            <w:r w:rsidRPr="001F42D3">
              <w:t>[1..1]</w:t>
            </w:r>
          </w:p>
        </w:tc>
        <w:tc>
          <w:tcPr>
            <w:tcW w:w="810" w:type="dxa"/>
            <w:tcBorders>
              <w:top w:val="single" w:sz="4" w:space="0" w:color="auto"/>
              <w:left w:val="single" w:sz="4" w:space="0" w:color="auto"/>
              <w:bottom w:val="single" w:sz="4" w:space="0" w:color="auto"/>
              <w:right w:val="single" w:sz="4" w:space="0" w:color="auto"/>
            </w:tcBorders>
          </w:tcPr>
          <w:p w14:paraId="714883CC"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05F51370" w14:textId="77777777" w:rsidR="00B11855" w:rsidRPr="001F42D3" w:rsidRDefault="003D003E" w:rsidP="00A92110">
            <w:pPr>
              <w:pStyle w:val="TableEntry"/>
            </w:pPr>
            <w:r w:rsidRPr="001F42D3">
              <w:t>Placer Order Number</w:t>
            </w:r>
          </w:p>
        </w:tc>
      </w:tr>
      <w:tr w:rsidR="00C40FD5" w:rsidRPr="001F42D3" w14:paraId="6B72ABB7"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1D34247C" w14:textId="77777777" w:rsidR="00B11855" w:rsidRPr="001F42D3" w:rsidRDefault="003D003E" w:rsidP="00A92110">
            <w:pPr>
              <w:pStyle w:val="TableEntry"/>
            </w:pPr>
            <w:r w:rsidRPr="001F42D3">
              <w:t>3</w:t>
            </w:r>
          </w:p>
        </w:tc>
        <w:tc>
          <w:tcPr>
            <w:tcW w:w="1080" w:type="dxa"/>
            <w:tcBorders>
              <w:top w:val="single" w:sz="4" w:space="0" w:color="auto"/>
              <w:left w:val="single" w:sz="4" w:space="0" w:color="auto"/>
              <w:bottom w:val="single" w:sz="4" w:space="0" w:color="auto"/>
              <w:right w:val="single" w:sz="4" w:space="0" w:color="auto"/>
            </w:tcBorders>
          </w:tcPr>
          <w:p w14:paraId="746878D8" w14:textId="77777777" w:rsidR="00B11855" w:rsidRPr="001F42D3" w:rsidRDefault="003D003E" w:rsidP="00A92110">
            <w:pPr>
              <w:pStyle w:val="TableEntry"/>
            </w:pPr>
            <w:r w:rsidRPr="001F42D3">
              <w:t>427</w:t>
            </w:r>
          </w:p>
        </w:tc>
        <w:tc>
          <w:tcPr>
            <w:tcW w:w="990" w:type="dxa"/>
            <w:tcBorders>
              <w:top w:val="single" w:sz="4" w:space="0" w:color="auto"/>
              <w:left w:val="single" w:sz="4" w:space="0" w:color="auto"/>
              <w:bottom w:val="single" w:sz="4" w:space="0" w:color="auto"/>
              <w:right w:val="single" w:sz="4" w:space="0" w:color="auto"/>
            </w:tcBorders>
          </w:tcPr>
          <w:p w14:paraId="66F0E177" w14:textId="77777777" w:rsidR="00B11855" w:rsidRPr="001F42D3" w:rsidRDefault="003D003E" w:rsidP="00A92110">
            <w:pPr>
              <w:pStyle w:val="TableEntry"/>
            </w:pPr>
            <w:r w:rsidRPr="001F42D3">
              <w:t>EI</w:t>
            </w:r>
          </w:p>
        </w:tc>
        <w:tc>
          <w:tcPr>
            <w:tcW w:w="1227" w:type="dxa"/>
            <w:tcBorders>
              <w:top w:val="single" w:sz="4" w:space="0" w:color="auto"/>
              <w:left w:val="single" w:sz="4" w:space="0" w:color="auto"/>
              <w:bottom w:val="single" w:sz="4" w:space="0" w:color="auto"/>
              <w:right w:val="single" w:sz="4" w:space="0" w:color="auto"/>
            </w:tcBorders>
          </w:tcPr>
          <w:p w14:paraId="42067AC1" w14:textId="77777777" w:rsidR="00B11855" w:rsidRPr="001F42D3" w:rsidRDefault="003D003E" w:rsidP="00A92110">
            <w:pPr>
              <w:pStyle w:val="TableEntry"/>
            </w:pPr>
            <w:r w:rsidRPr="001F42D3">
              <w:t>X</w:t>
            </w:r>
          </w:p>
        </w:tc>
        <w:tc>
          <w:tcPr>
            <w:tcW w:w="940" w:type="dxa"/>
            <w:tcBorders>
              <w:top w:val="single" w:sz="4" w:space="0" w:color="auto"/>
              <w:left w:val="single" w:sz="4" w:space="0" w:color="auto"/>
              <w:bottom w:val="single" w:sz="4" w:space="0" w:color="auto"/>
              <w:right w:val="single" w:sz="4" w:space="0" w:color="auto"/>
            </w:tcBorders>
          </w:tcPr>
          <w:p w14:paraId="0DA026DE" w14:textId="77777777" w:rsidR="00B11855" w:rsidRPr="001F42D3" w:rsidRDefault="003D003E" w:rsidP="00A92110">
            <w:pPr>
              <w:pStyle w:val="TableEntry"/>
            </w:pPr>
            <w:r w:rsidRPr="001F42D3">
              <w:t>[0..0]</w:t>
            </w:r>
          </w:p>
        </w:tc>
        <w:tc>
          <w:tcPr>
            <w:tcW w:w="810" w:type="dxa"/>
            <w:tcBorders>
              <w:top w:val="single" w:sz="4" w:space="0" w:color="auto"/>
              <w:left w:val="single" w:sz="4" w:space="0" w:color="auto"/>
              <w:bottom w:val="single" w:sz="4" w:space="0" w:color="auto"/>
              <w:right w:val="single" w:sz="4" w:space="0" w:color="auto"/>
            </w:tcBorders>
          </w:tcPr>
          <w:p w14:paraId="53FFC393"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15FECFB2" w14:textId="77777777" w:rsidR="00B11855" w:rsidRPr="001F42D3" w:rsidRDefault="003D003E" w:rsidP="00A92110">
            <w:pPr>
              <w:pStyle w:val="TableEntry"/>
            </w:pPr>
            <w:r w:rsidRPr="001F42D3">
              <w:t>Filler Order Number</w:t>
            </w:r>
          </w:p>
        </w:tc>
      </w:tr>
      <w:tr w:rsidR="00C40FD5" w:rsidRPr="001F42D3" w14:paraId="5DF39C0F"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29327355" w14:textId="77777777" w:rsidR="00B11855" w:rsidRPr="001F42D3" w:rsidRDefault="003D003E" w:rsidP="00A92110">
            <w:pPr>
              <w:pStyle w:val="TableEntry"/>
            </w:pPr>
            <w:r w:rsidRPr="001F42D3">
              <w:t>4</w:t>
            </w:r>
          </w:p>
        </w:tc>
        <w:tc>
          <w:tcPr>
            <w:tcW w:w="1080" w:type="dxa"/>
            <w:tcBorders>
              <w:top w:val="single" w:sz="4" w:space="0" w:color="auto"/>
              <w:left w:val="single" w:sz="4" w:space="0" w:color="auto"/>
              <w:bottom w:val="single" w:sz="4" w:space="0" w:color="auto"/>
              <w:right w:val="single" w:sz="4" w:space="0" w:color="auto"/>
            </w:tcBorders>
          </w:tcPr>
          <w:p w14:paraId="0F7F546E" w14:textId="77777777" w:rsidR="00B11855" w:rsidRPr="001F42D3" w:rsidRDefault="003D003E" w:rsidP="00A92110">
            <w:pPr>
              <w:pStyle w:val="TableEntry"/>
            </w:pPr>
            <w:r w:rsidRPr="001F42D3">
              <w:t>22</w:t>
            </w:r>
          </w:p>
        </w:tc>
        <w:tc>
          <w:tcPr>
            <w:tcW w:w="990" w:type="dxa"/>
            <w:tcBorders>
              <w:top w:val="single" w:sz="4" w:space="0" w:color="auto"/>
              <w:left w:val="single" w:sz="4" w:space="0" w:color="auto"/>
              <w:bottom w:val="single" w:sz="4" w:space="0" w:color="auto"/>
              <w:right w:val="single" w:sz="4" w:space="0" w:color="auto"/>
            </w:tcBorders>
          </w:tcPr>
          <w:p w14:paraId="22D6BD8E" w14:textId="77777777" w:rsidR="00B11855" w:rsidRPr="001F42D3" w:rsidRDefault="003D003E" w:rsidP="00A92110">
            <w:pPr>
              <w:pStyle w:val="TableEntry"/>
            </w:pPr>
            <w:r w:rsidRPr="001F42D3">
              <w:t>EI</w:t>
            </w:r>
          </w:p>
        </w:tc>
        <w:tc>
          <w:tcPr>
            <w:tcW w:w="1227" w:type="dxa"/>
            <w:tcBorders>
              <w:top w:val="single" w:sz="4" w:space="0" w:color="auto"/>
              <w:left w:val="single" w:sz="4" w:space="0" w:color="auto"/>
              <w:bottom w:val="single" w:sz="4" w:space="0" w:color="auto"/>
              <w:right w:val="single" w:sz="4" w:space="0" w:color="auto"/>
            </w:tcBorders>
          </w:tcPr>
          <w:p w14:paraId="2332AFE7"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6A92F70C"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231C882A"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18A06FF4" w14:textId="77777777" w:rsidR="00B11855" w:rsidRPr="001F42D3" w:rsidRDefault="003D003E" w:rsidP="00A92110">
            <w:pPr>
              <w:pStyle w:val="TableEntry"/>
            </w:pPr>
            <w:r w:rsidRPr="001F42D3">
              <w:t>Placer Group Number</w:t>
            </w:r>
          </w:p>
        </w:tc>
      </w:tr>
      <w:tr w:rsidR="00C40FD5" w:rsidRPr="001F42D3" w14:paraId="7F1F5CF2"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65B6E308" w14:textId="77777777" w:rsidR="00B11855" w:rsidRPr="001F42D3" w:rsidRDefault="003D003E" w:rsidP="00A92110">
            <w:pPr>
              <w:pStyle w:val="TableEntry"/>
            </w:pPr>
            <w:r w:rsidRPr="001F42D3">
              <w:t>5</w:t>
            </w:r>
          </w:p>
        </w:tc>
        <w:tc>
          <w:tcPr>
            <w:tcW w:w="1080" w:type="dxa"/>
            <w:tcBorders>
              <w:top w:val="single" w:sz="4" w:space="0" w:color="auto"/>
              <w:left w:val="single" w:sz="4" w:space="0" w:color="auto"/>
              <w:bottom w:val="single" w:sz="4" w:space="0" w:color="auto"/>
              <w:right w:val="single" w:sz="4" w:space="0" w:color="auto"/>
            </w:tcBorders>
          </w:tcPr>
          <w:p w14:paraId="3430A637" w14:textId="77777777" w:rsidR="00B11855" w:rsidRPr="001F42D3" w:rsidRDefault="003D003E" w:rsidP="00A92110">
            <w:pPr>
              <w:pStyle w:val="TableEntry"/>
            </w:pPr>
            <w:r w:rsidRPr="001F42D3">
              <w:t>2</w:t>
            </w:r>
          </w:p>
        </w:tc>
        <w:tc>
          <w:tcPr>
            <w:tcW w:w="990" w:type="dxa"/>
            <w:tcBorders>
              <w:top w:val="single" w:sz="4" w:space="0" w:color="auto"/>
              <w:left w:val="single" w:sz="4" w:space="0" w:color="auto"/>
              <w:bottom w:val="single" w:sz="4" w:space="0" w:color="auto"/>
              <w:right w:val="single" w:sz="4" w:space="0" w:color="auto"/>
            </w:tcBorders>
          </w:tcPr>
          <w:p w14:paraId="49654C92" w14:textId="77777777" w:rsidR="00B11855" w:rsidRPr="001F42D3" w:rsidRDefault="003D003E" w:rsidP="00A92110">
            <w:pPr>
              <w:pStyle w:val="TableEntry"/>
            </w:pPr>
            <w:r w:rsidRPr="001F42D3">
              <w:t>ID</w:t>
            </w:r>
          </w:p>
        </w:tc>
        <w:tc>
          <w:tcPr>
            <w:tcW w:w="1227" w:type="dxa"/>
            <w:tcBorders>
              <w:top w:val="single" w:sz="4" w:space="0" w:color="auto"/>
              <w:left w:val="single" w:sz="4" w:space="0" w:color="auto"/>
              <w:bottom w:val="single" w:sz="4" w:space="0" w:color="auto"/>
              <w:right w:val="single" w:sz="4" w:space="0" w:color="auto"/>
            </w:tcBorders>
          </w:tcPr>
          <w:p w14:paraId="4E37468B"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399A239B"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6954B45E" w14:textId="77777777" w:rsidR="00B11855" w:rsidRPr="001F42D3" w:rsidRDefault="003D003E" w:rsidP="00A92110">
            <w:pPr>
              <w:pStyle w:val="TableEntry"/>
            </w:pPr>
            <w:r w:rsidRPr="001F42D3">
              <w:t>0038</w:t>
            </w:r>
          </w:p>
        </w:tc>
        <w:tc>
          <w:tcPr>
            <w:tcW w:w="2810" w:type="dxa"/>
            <w:tcBorders>
              <w:top w:val="single" w:sz="4" w:space="0" w:color="auto"/>
              <w:left w:val="single" w:sz="4" w:space="0" w:color="auto"/>
              <w:bottom w:val="single" w:sz="4" w:space="0" w:color="auto"/>
              <w:right w:val="single" w:sz="4" w:space="0" w:color="auto"/>
            </w:tcBorders>
          </w:tcPr>
          <w:p w14:paraId="719869CA" w14:textId="77777777" w:rsidR="00B11855" w:rsidRPr="001F42D3" w:rsidRDefault="003D003E" w:rsidP="00A92110">
            <w:pPr>
              <w:pStyle w:val="TableEntry"/>
            </w:pPr>
            <w:r w:rsidRPr="001F42D3">
              <w:t>Order Status</w:t>
            </w:r>
          </w:p>
        </w:tc>
      </w:tr>
      <w:tr w:rsidR="00C40FD5" w:rsidRPr="001F42D3" w14:paraId="45A7176E"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713DA5C6" w14:textId="77777777" w:rsidR="00B11855" w:rsidRPr="001F42D3" w:rsidRDefault="003D003E" w:rsidP="00A92110">
            <w:pPr>
              <w:pStyle w:val="TableEntry"/>
            </w:pPr>
            <w:r w:rsidRPr="001F42D3">
              <w:t>6</w:t>
            </w:r>
          </w:p>
        </w:tc>
        <w:tc>
          <w:tcPr>
            <w:tcW w:w="1080" w:type="dxa"/>
            <w:tcBorders>
              <w:top w:val="single" w:sz="4" w:space="0" w:color="auto"/>
              <w:left w:val="single" w:sz="4" w:space="0" w:color="auto"/>
              <w:bottom w:val="single" w:sz="4" w:space="0" w:color="auto"/>
              <w:right w:val="single" w:sz="4" w:space="0" w:color="auto"/>
            </w:tcBorders>
          </w:tcPr>
          <w:p w14:paraId="650D927E" w14:textId="77777777" w:rsidR="00B11855" w:rsidRPr="001F42D3" w:rsidRDefault="003D003E" w:rsidP="00A92110">
            <w:pPr>
              <w:pStyle w:val="TableEntry"/>
            </w:pPr>
            <w:r w:rsidRPr="001F42D3">
              <w:t>1</w:t>
            </w:r>
          </w:p>
        </w:tc>
        <w:tc>
          <w:tcPr>
            <w:tcW w:w="990" w:type="dxa"/>
            <w:tcBorders>
              <w:top w:val="single" w:sz="4" w:space="0" w:color="auto"/>
              <w:left w:val="single" w:sz="4" w:space="0" w:color="auto"/>
              <w:bottom w:val="single" w:sz="4" w:space="0" w:color="auto"/>
              <w:right w:val="single" w:sz="4" w:space="0" w:color="auto"/>
            </w:tcBorders>
          </w:tcPr>
          <w:p w14:paraId="54B9C576" w14:textId="77777777" w:rsidR="00B11855" w:rsidRPr="001F42D3" w:rsidRDefault="003D003E" w:rsidP="00A92110">
            <w:pPr>
              <w:pStyle w:val="TableEntry"/>
            </w:pPr>
            <w:r w:rsidRPr="001F42D3">
              <w:t>ID</w:t>
            </w:r>
          </w:p>
        </w:tc>
        <w:tc>
          <w:tcPr>
            <w:tcW w:w="1227" w:type="dxa"/>
            <w:tcBorders>
              <w:top w:val="single" w:sz="4" w:space="0" w:color="auto"/>
              <w:left w:val="single" w:sz="4" w:space="0" w:color="auto"/>
              <w:bottom w:val="single" w:sz="4" w:space="0" w:color="auto"/>
              <w:right w:val="single" w:sz="4" w:space="0" w:color="auto"/>
            </w:tcBorders>
          </w:tcPr>
          <w:p w14:paraId="75D929F6"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272BCA5D"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55FF1F56" w14:textId="77777777" w:rsidR="00B11855" w:rsidRPr="001F42D3" w:rsidRDefault="003D003E" w:rsidP="00A92110">
            <w:pPr>
              <w:pStyle w:val="TableEntry"/>
            </w:pPr>
            <w:r w:rsidRPr="001F42D3">
              <w:t>0121</w:t>
            </w:r>
          </w:p>
        </w:tc>
        <w:tc>
          <w:tcPr>
            <w:tcW w:w="2810" w:type="dxa"/>
            <w:tcBorders>
              <w:top w:val="single" w:sz="4" w:space="0" w:color="auto"/>
              <w:left w:val="single" w:sz="4" w:space="0" w:color="auto"/>
              <w:bottom w:val="single" w:sz="4" w:space="0" w:color="auto"/>
              <w:right w:val="single" w:sz="4" w:space="0" w:color="auto"/>
            </w:tcBorders>
          </w:tcPr>
          <w:p w14:paraId="37620002" w14:textId="77777777" w:rsidR="00B11855" w:rsidRPr="001F42D3" w:rsidRDefault="003D003E" w:rsidP="00A92110">
            <w:pPr>
              <w:pStyle w:val="TableEntry"/>
            </w:pPr>
            <w:r w:rsidRPr="001F42D3">
              <w:t>Response Flag</w:t>
            </w:r>
          </w:p>
        </w:tc>
      </w:tr>
      <w:tr w:rsidR="00C40FD5" w:rsidRPr="001F42D3" w14:paraId="02D018D8"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363AB479" w14:textId="77777777" w:rsidR="00B11855" w:rsidRPr="001F42D3" w:rsidRDefault="003D003E" w:rsidP="00A92110">
            <w:pPr>
              <w:pStyle w:val="TableEntry"/>
            </w:pPr>
            <w:r w:rsidRPr="001F42D3">
              <w:t>7</w:t>
            </w:r>
          </w:p>
        </w:tc>
        <w:tc>
          <w:tcPr>
            <w:tcW w:w="1080" w:type="dxa"/>
            <w:tcBorders>
              <w:top w:val="single" w:sz="4" w:space="0" w:color="auto"/>
              <w:left w:val="single" w:sz="4" w:space="0" w:color="auto"/>
              <w:bottom w:val="single" w:sz="4" w:space="0" w:color="auto"/>
              <w:right w:val="single" w:sz="4" w:space="0" w:color="auto"/>
            </w:tcBorders>
          </w:tcPr>
          <w:p w14:paraId="052A53D0" w14:textId="77777777" w:rsidR="00B11855" w:rsidRPr="001F42D3" w:rsidRDefault="003D003E" w:rsidP="00A92110">
            <w:pPr>
              <w:pStyle w:val="TableEntry"/>
            </w:pPr>
            <w:r w:rsidRPr="001F42D3">
              <w:t>705</w:t>
            </w:r>
          </w:p>
        </w:tc>
        <w:tc>
          <w:tcPr>
            <w:tcW w:w="990" w:type="dxa"/>
            <w:tcBorders>
              <w:top w:val="single" w:sz="4" w:space="0" w:color="auto"/>
              <w:left w:val="single" w:sz="4" w:space="0" w:color="auto"/>
              <w:bottom w:val="single" w:sz="4" w:space="0" w:color="auto"/>
              <w:right w:val="single" w:sz="4" w:space="0" w:color="auto"/>
            </w:tcBorders>
          </w:tcPr>
          <w:p w14:paraId="43DDFB79" w14:textId="77777777" w:rsidR="00B11855" w:rsidRPr="001F42D3" w:rsidRDefault="003D003E" w:rsidP="00A92110">
            <w:pPr>
              <w:pStyle w:val="TableEntry"/>
            </w:pPr>
            <w:r w:rsidRPr="001F42D3">
              <w:t>TQ</w:t>
            </w:r>
          </w:p>
        </w:tc>
        <w:tc>
          <w:tcPr>
            <w:tcW w:w="1227" w:type="dxa"/>
            <w:tcBorders>
              <w:top w:val="single" w:sz="4" w:space="0" w:color="auto"/>
              <w:left w:val="single" w:sz="4" w:space="0" w:color="auto"/>
              <w:bottom w:val="single" w:sz="4" w:space="0" w:color="auto"/>
              <w:right w:val="single" w:sz="4" w:space="0" w:color="auto"/>
            </w:tcBorders>
          </w:tcPr>
          <w:p w14:paraId="3605318A" w14:textId="77777777" w:rsidR="00B11855" w:rsidRPr="001F42D3" w:rsidRDefault="003D003E" w:rsidP="00A92110">
            <w:pPr>
              <w:pStyle w:val="TableEntry"/>
            </w:pPr>
            <w:r w:rsidRPr="001F42D3">
              <w:t>X</w:t>
            </w:r>
          </w:p>
        </w:tc>
        <w:tc>
          <w:tcPr>
            <w:tcW w:w="940" w:type="dxa"/>
            <w:tcBorders>
              <w:top w:val="single" w:sz="4" w:space="0" w:color="auto"/>
              <w:left w:val="single" w:sz="4" w:space="0" w:color="auto"/>
              <w:bottom w:val="single" w:sz="4" w:space="0" w:color="auto"/>
              <w:right w:val="single" w:sz="4" w:space="0" w:color="auto"/>
            </w:tcBorders>
          </w:tcPr>
          <w:p w14:paraId="004A5A25" w14:textId="77777777" w:rsidR="00B11855" w:rsidRPr="001F42D3" w:rsidRDefault="003D003E" w:rsidP="00A92110">
            <w:pPr>
              <w:pStyle w:val="TableEntry"/>
            </w:pPr>
            <w:r w:rsidRPr="001F42D3">
              <w:t>[0..0]</w:t>
            </w:r>
          </w:p>
        </w:tc>
        <w:tc>
          <w:tcPr>
            <w:tcW w:w="810" w:type="dxa"/>
            <w:tcBorders>
              <w:top w:val="single" w:sz="4" w:space="0" w:color="auto"/>
              <w:left w:val="single" w:sz="4" w:space="0" w:color="auto"/>
              <w:bottom w:val="single" w:sz="4" w:space="0" w:color="auto"/>
              <w:right w:val="single" w:sz="4" w:space="0" w:color="auto"/>
            </w:tcBorders>
          </w:tcPr>
          <w:p w14:paraId="3F70FD35"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6CAEA3D5" w14:textId="77777777" w:rsidR="00B11855" w:rsidRPr="001F42D3" w:rsidRDefault="003D003E" w:rsidP="00A92110">
            <w:pPr>
              <w:pStyle w:val="TableEntry"/>
            </w:pPr>
            <w:r w:rsidRPr="001F42D3">
              <w:t>Quantity/Timing</w:t>
            </w:r>
          </w:p>
        </w:tc>
      </w:tr>
      <w:tr w:rsidR="00C40FD5" w:rsidRPr="001F42D3" w14:paraId="61290939"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0455D0B1" w14:textId="77777777" w:rsidR="00B11855" w:rsidRPr="001F42D3" w:rsidRDefault="003D003E" w:rsidP="00A92110">
            <w:pPr>
              <w:pStyle w:val="TableEntry"/>
            </w:pPr>
            <w:r w:rsidRPr="001F42D3">
              <w:t>8</w:t>
            </w:r>
          </w:p>
        </w:tc>
        <w:tc>
          <w:tcPr>
            <w:tcW w:w="1080" w:type="dxa"/>
            <w:tcBorders>
              <w:top w:val="single" w:sz="4" w:space="0" w:color="auto"/>
              <w:left w:val="single" w:sz="4" w:space="0" w:color="auto"/>
              <w:bottom w:val="single" w:sz="4" w:space="0" w:color="auto"/>
              <w:right w:val="single" w:sz="4" w:space="0" w:color="auto"/>
            </w:tcBorders>
          </w:tcPr>
          <w:p w14:paraId="6B33CEF2" w14:textId="77777777" w:rsidR="00B11855" w:rsidRPr="001F42D3" w:rsidRDefault="003D003E" w:rsidP="00A92110">
            <w:pPr>
              <w:pStyle w:val="TableEntry"/>
            </w:pPr>
            <w:r w:rsidRPr="001F42D3">
              <w:t>200</w:t>
            </w:r>
          </w:p>
        </w:tc>
        <w:tc>
          <w:tcPr>
            <w:tcW w:w="990" w:type="dxa"/>
            <w:tcBorders>
              <w:top w:val="single" w:sz="4" w:space="0" w:color="auto"/>
              <w:left w:val="single" w:sz="4" w:space="0" w:color="auto"/>
              <w:bottom w:val="single" w:sz="4" w:space="0" w:color="auto"/>
              <w:right w:val="single" w:sz="4" w:space="0" w:color="auto"/>
            </w:tcBorders>
          </w:tcPr>
          <w:p w14:paraId="3D971709" w14:textId="77777777" w:rsidR="00B11855" w:rsidRPr="001F42D3" w:rsidRDefault="003D003E" w:rsidP="00A92110">
            <w:pPr>
              <w:pStyle w:val="TableEntry"/>
            </w:pPr>
            <w:r w:rsidRPr="001F42D3">
              <w:t>EIP</w:t>
            </w:r>
          </w:p>
        </w:tc>
        <w:tc>
          <w:tcPr>
            <w:tcW w:w="1227" w:type="dxa"/>
            <w:tcBorders>
              <w:top w:val="single" w:sz="4" w:space="0" w:color="auto"/>
              <w:left w:val="single" w:sz="4" w:space="0" w:color="auto"/>
              <w:bottom w:val="single" w:sz="4" w:space="0" w:color="auto"/>
              <w:right w:val="single" w:sz="4" w:space="0" w:color="auto"/>
            </w:tcBorders>
          </w:tcPr>
          <w:p w14:paraId="685B8C02"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1B171D78"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60D237EB"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7BB81C77" w14:textId="77777777" w:rsidR="00B11855" w:rsidRPr="001F42D3" w:rsidRDefault="003D003E" w:rsidP="00A92110">
            <w:pPr>
              <w:pStyle w:val="TableEntry"/>
            </w:pPr>
            <w:r w:rsidRPr="001F42D3">
              <w:t>Parent</w:t>
            </w:r>
          </w:p>
        </w:tc>
      </w:tr>
      <w:tr w:rsidR="00C40FD5" w:rsidRPr="001F42D3" w14:paraId="4C6E7268"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7E53C39E" w14:textId="77777777" w:rsidR="00B11855" w:rsidRPr="001F42D3" w:rsidRDefault="003D003E" w:rsidP="00A92110">
            <w:pPr>
              <w:pStyle w:val="TableEntry"/>
            </w:pPr>
            <w:r w:rsidRPr="001F42D3">
              <w:t>9</w:t>
            </w:r>
          </w:p>
        </w:tc>
        <w:tc>
          <w:tcPr>
            <w:tcW w:w="1080" w:type="dxa"/>
            <w:tcBorders>
              <w:top w:val="single" w:sz="4" w:space="0" w:color="auto"/>
              <w:left w:val="single" w:sz="4" w:space="0" w:color="auto"/>
              <w:bottom w:val="single" w:sz="4" w:space="0" w:color="auto"/>
              <w:right w:val="single" w:sz="4" w:space="0" w:color="auto"/>
            </w:tcBorders>
          </w:tcPr>
          <w:p w14:paraId="6E848486" w14:textId="77777777" w:rsidR="00B11855" w:rsidRPr="001F42D3" w:rsidRDefault="003D003E" w:rsidP="00A92110">
            <w:pPr>
              <w:pStyle w:val="TableEntry"/>
            </w:pPr>
            <w:r w:rsidRPr="001F42D3">
              <w:t>24</w:t>
            </w:r>
          </w:p>
        </w:tc>
        <w:tc>
          <w:tcPr>
            <w:tcW w:w="990" w:type="dxa"/>
            <w:tcBorders>
              <w:top w:val="single" w:sz="4" w:space="0" w:color="auto"/>
              <w:left w:val="single" w:sz="4" w:space="0" w:color="auto"/>
              <w:bottom w:val="single" w:sz="4" w:space="0" w:color="auto"/>
              <w:right w:val="single" w:sz="4" w:space="0" w:color="auto"/>
            </w:tcBorders>
          </w:tcPr>
          <w:p w14:paraId="6CDCF9E5" w14:textId="77777777" w:rsidR="00B11855" w:rsidRPr="001F42D3" w:rsidRDefault="003D003E" w:rsidP="00A92110">
            <w:pPr>
              <w:pStyle w:val="TableEntry"/>
            </w:pPr>
            <w:r w:rsidRPr="001F42D3">
              <w:t>DTM</w:t>
            </w:r>
          </w:p>
        </w:tc>
        <w:tc>
          <w:tcPr>
            <w:tcW w:w="1227" w:type="dxa"/>
            <w:tcBorders>
              <w:top w:val="single" w:sz="4" w:space="0" w:color="auto"/>
              <w:left w:val="single" w:sz="4" w:space="0" w:color="auto"/>
              <w:bottom w:val="single" w:sz="4" w:space="0" w:color="auto"/>
              <w:right w:val="single" w:sz="4" w:space="0" w:color="auto"/>
            </w:tcBorders>
          </w:tcPr>
          <w:p w14:paraId="746BB1B6" w14:textId="77777777" w:rsidR="00B11855" w:rsidRPr="001F42D3" w:rsidRDefault="003D003E" w:rsidP="00A92110">
            <w:pPr>
              <w:pStyle w:val="TableEntry"/>
            </w:pPr>
            <w:r w:rsidRPr="001F42D3">
              <w:t>R</w:t>
            </w:r>
          </w:p>
        </w:tc>
        <w:tc>
          <w:tcPr>
            <w:tcW w:w="940" w:type="dxa"/>
            <w:tcBorders>
              <w:top w:val="single" w:sz="4" w:space="0" w:color="auto"/>
              <w:left w:val="single" w:sz="4" w:space="0" w:color="auto"/>
              <w:bottom w:val="single" w:sz="4" w:space="0" w:color="auto"/>
              <w:right w:val="single" w:sz="4" w:space="0" w:color="auto"/>
            </w:tcBorders>
          </w:tcPr>
          <w:p w14:paraId="628D8621" w14:textId="77777777" w:rsidR="00B11855" w:rsidRPr="001F42D3" w:rsidRDefault="003D003E" w:rsidP="00A92110">
            <w:pPr>
              <w:pStyle w:val="TableEntry"/>
            </w:pPr>
            <w:r w:rsidRPr="001F42D3">
              <w:t>[1..1]</w:t>
            </w:r>
          </w:p>
        </w:tc>
        <w:tc>
          <w:tcPr>
            <w:tcW w:w="810" w:type="dxa"/>
            <w:tcBorders>
              <w:top w:val="single" w:sz="4" w:space="0" w:color="auto"/>
              <w:left w:val="single" w:sz="4" w:space="0" w:color="auto"/>
              <w:bottom w:val="single" w:sz="4" w:space="0" w:color="auto"/>
              <w:right w:val="single" w:sz="4" w:space="0" w:color="auto"/>
            </w:tcBorders>
          </w:tcPr>
          <w:p w14:paraId="6A5F994C"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7088D55E" w14:textId="77777777" w:rsidR="00B11855" w:rsidRPr="001F42D3" w:rsidRDefault="003D003E" w:rsidP="00A92110">
            <w:pPr>
              <w:pStyle w:val="TableEntry"/>
            </w:pPr>
            <w:r w:rsidRPr="001F42D3">
              <w:t>Date/Time of Transaction</w:t>
            </w:r>
          </w:p>
        </w:tc>
      </w:tr>
      <w:tr w:rsidR="00C40FD5" w:rsidRPr="001F42D3" w14:paraId="1B9E324B"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4427D1FA" w14:textId="77777777" w:rsidR="00B11855" w:rsidRPr="001F42D3" w:rsidRDefault="003D003E" w:rsidP="00A92110">
            <w:pPr>
              <w:pStyle w:val="TableEntry"/>
            </w:pPr>
            <w:r w:rsidRPr="001F42D3">
              <w:t>10</w:t>
            </w:r>
          </w:p>
        </w:tc>
        <w:tc>
          <w:tcPr>
            <w:tcW w:w="1080" w:type="dxa"/>
            <w:tcBorders>
              <w:top w:val="single" w:sz="4" w:space="0" w:color="auto"/>
              <w:left w:val="single" w:sz="4" w:space="0" w:color="auto"/>
              <w:bottom w:val="single" w:sz="4" w:space="0" w:color="auto"/>
              <w:right w:val="single" w:sz="4" w:space="0" w:color="auto"/>
            </w:tcBorders>
          </w:tcPr>
          <w:p w14:paraId="46AF47A0" w14:textId="77777777" w:rsidR="00B11855" w:rsidRPr="001F42D3" w:rsidRDefault="003D003E" w:rsidP="00A92110">
            <w:pPr>
              <w:pStyle w:val="TableEntry"/>
            </w:pPr>
            <w:r w:rsidRPr="001F42D3">
              <w:t>3220</w:t>
            </w:r>
          </w:p>
        </w:tc>
        <w:tc>
          <w:tcPr>
            <w:tcW w:w="990" w:type="dxa"/>
            <w:tcBorders>
              <w:top w:val="single" w:sz="4" w:space="0" w:color="auto"/>
              <w:left w:val="single" w:sz="4" w:space="0" w:color="auto"/>
              <w:bottom w:val="single" w:sz="4" w:space="0" w:color="auto"/>
              <w:right w:val="single" w:sz="4" w:space="0" w:color="auto"/>
            </w:tcBorders>
          </w:tcPr>
          <w:p w14:paraId="4D5B9CDE" w14:textId="77777777" w:rsidR="00B11855" w:rsidRPr="001F42D3" w:rsidRDefault="003D003E" w:rsidP="00A92110">
            <w:pPr>
              <w:pStyle w:val="TableEntry"/>
            </w:pPr>
            <w:r w:rsidRPr="001F42D3">
              <w:t>XCN</w:t>
            </w:r>
          </w:p>
        </w:tc>
        <w:tc>
          <w:tcPr>
            <w:tcW w:w="1227" w:type="dxa"/>
            <w:tcBorders>
              <w:top w:val="single" w:sz="4" w:space="0" w:color="auto"/>
              <w:left w:val="single" w:sz="4" w:space="0" w:color="auto"/>
              <w:bottom w:val="single" w:sz="4" w:space="0" w:color="auto"/>
              <w:right w:val="single" w:sz="4" w:space="0" w:color="auto"/>
            </w:tcBorders>
          </w:tcPr>
          <w:p w14:paraId="4E9DBF06"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14B622DF" w14:textId="77777777" w:rsidR="00B11855" w:rsidRPr="001F42D3" w:rsidRDefault="003D003E" w:rsidP="00A92110">
            <w:pPr>
              <w:pStyle w:val="TableEntry"/>
            </w:pPr>
            <w:r w:rsidRPr="001F42D3">
              <w:t>[0..*]</w:t>
            </w:r>
          </w:p>
        </w:tc>
        <w:tc>
          <w:tcPr>
            <w:tcW w:w="810" w:type="dxa"/>
            <w:tcBorders>
              <w:top w:val="single" w:sz="4" w:space="0" w:color="auto"/>
              <w:left w:val="single" w:sz="4" w:space="0" w:color="auto"/>
              <w:bottom w:val="single" w:sz="4" w:space="0" w:color="auto"/>
              <w:right w:val="single" w:sz="4" w:space="0" w:color="auto"/>
            </w:tcBorders>
          </w:tcPr>
          <w:p w14:paraId="2A6488C0"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6DDEE904" w14:textId="77777777" w:rsidR="00B11855" w:rsidRPr="001F42D3" w:rsidRDefault="003D003E" w:rsidP="00A92110">
            <w:pPr>
              <w:pStyle w:val="TableEntry"/>
            </w:pPr>
            <w:r w:rsidRPr="001F42D3">
              <w:t>Entered By</w:t>
            </w:r>
          </w:p>
        </w:tc>
      </w:tr>
      <w:tr w:rsidR="00C40FD5" w:rsidRPr="001F42D3" w14:paraId="55CCF57F" w14:textId="77777777" w:rsidTr="00CF5627">
        <w:trPr>
          <w:cantSplit/>
          <w:jc w:val="center"/>
        </w:trPr>
        <w:tc>
          <w:tcPr>
            <w:tcW w:w="990" w:type="dxa"/>
            <w:tcBorders>
              <w:top w:val="single" w:sz="4" w:space="0" w:color="auto"/>
            </w:tcBorders>
          </w:tcPr>
          <w:p w14:paraId="1EFC3A32" w14:textId="77777777" w:rsidR="00B11855" w:rsidRPr="001F42D3" w:rsidRDefault="003D003E" w:rsidP="00A92110">
            <w:pPr>
              <w:pStyle w:val="TableEntry"/>
            </w:pPr>
            <w:r w:rsidRPr="001F42D3">
              <w:t>11</w:t>
            </w:r>
          </w:p>
        </w:tc>
        <w:tc>
          <w:tcPr>
            <w:tcW w:w="1080" w:type="dxa"/>
            <w:tcBorders>
              <w:top w:val="single" w:sz="4" w:space="0" w:color="auto"/>
            </w:tcBorders>
          </w:tcPr>
          <w:p w14:paraId="4D514690" w14:textId="77777777" w:rsidR="00B11855" w:rsidRPr="001F42D3" w:rsidRDefault="003D003E" w:rsidP="00A92110">
            <w:pPr>
              <w:pStyle w:val="TableEntry"/>
            </w:pPr>
            <w:r w:rsidRPr="001F42D3">
              <w:t>250</w:t>
            </w:r>
          </w:p>
        </w:tc>
        <w:tc>
          <w:tcPr>
            <w:tcW w:w="990" w:type="dxa"/>
            <w:tcBorders>
              <w:top w:val="single" w:sz="4" w:space="0" w:color="auto"/>
            </w:tcBorders>
          </w:tcPr>
          <w:p w14:paraId="420CD735" w14:textId="77777777" w:rsidR="00B11855" w:rsidRPr="001F42D3" w:rsidRDefault="003D003E" w:rsidP="00A92110">
            <w:pPr>
              <w:pStyle w:val="TableEntry"/>
            </w:pPr>
            <w:r w:rsidRPr="001F42D3">
              <w:t>XCN</w:t>
            </w:r>
          </w:p>
        </w:tc>
        <w:tc>
          <w:tcPr>
            <w:tcW w:w="1227" w:type="dxa"/>
            <w:tcBorders>
              <w:top w:val="single" w:sz="4" w:space="0" w:color="auto"/>
            </w:tcBorders>
          </w:tcPr>
          <w:p w14:paraId="01A8DE61" w14:textId="77777777" w:rsidR="00B11855" w:rsidRPr="001F42D3" w:rsidRDefault="003D003E" w:rsidP="00A92110">
            <w:pPr>
              <w:pStyle w:val="TableEntry"/>
            </w:pPr>
            <w:r w:rsidRPr="001F42D3">
              <w:t>RE</w:t>
            </w:r>
          </w:p>
        </w:tc>
        <w:tc>
          <w:tcPr>
            <w:tcW w:w="940" w:type="dxa"/>
            <w:tcBorders>
              <w:top w:val="single" w:sz="4" w:space="0" w:color="auto"/>
            </w:tcBorders>
          </w:tcPr>
          <w:p w14:paraId="4667E5B6" w14:textId="77777777" w:rsidR="00B11855" w:rsidRPr="001F42D3" w:rsidRDefault="003D003E" w:rsidP="00A92110">
            <w:pPr>
              <w:pStyle w:val="TableEntry"/>
            </w:pPr>
            <w:r w:rsidRPr="001F42D3">
              <w:t>[0..*]</w:t>
            </w:r>
          </w:p>
        </w:tc>
        <w:tc>
          <w:tcPr>
            <w:tcW w:w="810" w:type="dxa"/>
            <w:tcBorders>
              <w:top w:val="single" w:sz="4" w:space="0" w:color="auto"/>
            </w:tcBorders>
          </w:tcPr>
          <w:p w14:paraId="1AE452FC" w14:textId="77777777" w:rsidR="00B11855" w:rsidRPr="001F42D3" w:rsidRDefault="00B11855" w:rsidP="00A92110">
            <w:pPr>
              <w:pStyle w:val="TableEntry"/>
            </w:pPr>
          </w:p>
        </w:tc>
        <w:tc>
          <w:tcPr>
            <w:tcW w:w="2810" w:type="dxa"/>
            <w:tcBorders>
              <w:top w:val="single" w:sz="4" w:space="0" w:color="auto"/>
            </w:tcBorders>
          </w:tcPr>
          <w:p w14:paraId="445040A6" w14:textId="77777777" w:rsidR="00B11855" w:rsidRPr="001F42D3" w:rsidRDefault="003D003E" w:rsidP="00A92110">
            <w:pPr>
              <w:pStyle w:val="TableEntry"/>
            </w:pPr>
            <w:r w:rsidRPr="001F42D3">
              <w:t>Verified By</w:t>
            </w:r>
          </w:p>
        </w:tc>
      </w:tr>
      <w:tr w:rsidR="00C40FD5" w:rsidRPr="001F42D3" w14:paraId="6260A63A" w14:textId="77777777" w:rsidTr="00A92110">
        <w:trPr>
          <w:cantSplit/>
          <w:jc w:val="center"/>
        </w:trPr>
        <w:tc>
          <w:tcPr>
            <w:tcW w:w="990" w:type="dxa"/>
          </w:tcPr>
          <w:p w14:paraId="32F2F722" w14:textId="77777777" w:rsidR="00B11855" w:rsidRPr="001F42D3" w:rsidRDefault="003D003E" w:rsidP="00A92110">
            <w:pPr>
              <w:pStyle w:val="TableEntry"/>
            </w:pPr>
            <w:r w:rsidRPr="001F42D3">
              <w:t>12</w:t>
            </w:r>
          </w:p>
        </w:tc>
        <w:tc>
          <w:tcPr>
            <w:tcW w:w="1080" w:type="dxa"/>
          </w:tcPr>
          <w:p w14:paraId="2DFF9FB4" w14:textId="77777777" w:rsidR="00B11855" w:rsidRPr="001F42D3" w:rsidRDefault="003D003E" w:rsidP="00A92110">
            <w:pPr>
              <w:pStyle w:val="TableEntry"/>
            </w:pPr>
            <w:r w:rsidRPr="001F42D3">
              <w:t>3220</w:t>
            </w:r>
          </w:p>
        </w:tc>
        <w:tc>
          <w:tcPr>
            <w:tcW w:w="990" w:type="dxa"/>
          </w:tcPr>
          <w:p w14:paraId="429E99C0" w14:textId="77777777" w:rsidR="00B11855" w:rsidRPr="001F42D3" w:rsidRDefault="003D003E" w:rsidP="00A92110">
            <w:pPr>
              <w:pStyle w:val="TableEntry"/>
            </w:pPr>
            <w:r w:rsidRPr="001F42D3">
              <w:t>XCN</w:t>
            </w:r>
          </w:p>
        </w:tc>
        <w:tc>
          <w:tcPr>
            <w:tcW w:w="1227" w:type="dxa"/>
          </w:tcPr>
          <w:p w14:paraId="597D4107" w14:textId="77777777" w:rsidR="00B11855" w:rsidRPr="001F42D3" w:rsidRDefault="003D003E" w:rsidP="00A92110">
            <w:pPr>
              <w:pStyle w:val="TableEntry"/>
            </w:pPr>
            <w:r w:rsidRPr="001F42D3">
              <w:t>RE</w:t>
            </w:r>
          </w:p>
        </w:tc>
        <w:tc>
          <w:tcPr>
            <w:tcW w:w="940" w:type="dxa"/>
          </w:tcPr>
          <w:p w14:paraId="3534810F" w14:textId="77777777" w:rsidR="00B11855" w:rsidRPr="001F42D3" w:rsidRDefault="003D003E" w:rsidP="00A92110">
            <w:pPr>
              <w:pStyle w:val="TableEntry"/>
            </w:pPr>
            <w:r w:rsidRPr="001F42D3">
              <w:t>[0..*]</w:t>
            </w:r>
          </w:p>
        </w:tc>
        <w:tc>
          <w:tcPr>
            <w:tcW w:w="810" w:type="dxa"/>
          </w:tcPr>
          <w:p w14:paraId="3A47FC48" w14:textId="77777777" w:rsidR="00B11855" w:rsidRPr="001F42D3" w:rsidRDefault="00B11855" w:rsidP="00A92110">
            <w:pPr>
              <w:pStyle w:val="TableEntry"/>
            </w:pPr>
          </w:p>
        </w:tc>
        <w:tc>
          <w:tcPr>
            <w:tcW w:w="2810" w:type="dxa"/>
          </w:tcPr>
          <w:p w14:paraId="76A63C35" w14:textId="77777777" w:rsidR="00B11855" w:rsidRPr="001F42D3" w:rsidRDefault="003D003E" w:rsidP="00A92110">
            <w:pPr>
              <w:pStyle w:val="TableEntry"/>
            </w:pPr>
            <w:r w:rsidRPr="001F42D3">
              <w:t>Ordering Provider</w:t>
            </w:r>
          </w:p>
        </w:tc>
      </w:tr>
      <w:tr w:rsidR="00C40FD5" w:rsidRPr="001F42D3" w14:paraId="3FFB0A9A" w14:textId="77777777" w:rsidTr="00A92110">
        <w:trPr>
          <w:cantSplit/>
          <w:jc w:val="center"/>
        </w:trPr>
        <w:tc>
          <w:tcPr>
            <w:tcW w:w="990" w:type="dxa"/>
          </w:tcPr>
          <w:p w14:paraId="30D5EB58" w14:textId="77777777" w:rsidR="00B11855" w:rsidRPr="001F42D3" w:rsidRDefault="003D003E" w:rsidP="00A92110">
            <w:pPr>
              <w:pStyle w:val="TableEntry"/>
            </w:pPr>
            <w:r w:rsidRPr="001F42D3">
              <w:t>13</w:t>
            </w:r>
          </w:p>
        </w:tc>
        <w:tc>
          <w:tcPr>
            <w:tcW w:w="1080" w:type="dxa"/>
          </w:tcPr>
          <w:p w14:paraId="19B25481" w14:textId="77777777" w:rsidR="00B11855" w:rsidRPr="001F42D3" w:rsidRDefault="003D003E" w:rsidP="00A92110">
            <w:pPr>
              <w:pStyle w:val="TableEntry"/>
            </w:pPr>
            <w:r w:rsidRPr="001F42D3">
              <w:t>80</w:t>
            </w:r>
          </w:p>
        </w:tc>
        <w:tc>
          <w:tcPr>
            <w:tcW w:w="990" w:type="dxa"/>
          </w:tcPr>
          <w:p w14:paraId="6960A1EB" w14:textId="77777777" w:rsidR="00B11855" w:rsidRPr="001F42D3" w:rsidRDefault="003D003E" w:rsidP="00A92110">
            <w:pPr>
              <w:pStyle w:val="TableEntry"/>
            </w:pPr>
            <w:r w:rsidRPr="001F42D3">
              <w:t>PL</w:t>
            </w:r>
          </w:p>
        </w:tc>
        <w:tc>
          <w:tcPr>
            <w:tcW w:w="1227" w:type="dxa"/>
          </w:tcPr>
          <w:p w14:paraId="3B309208" w14:textId="77777777" w:rsidR="00B11855" w:rsidRPr="001F42D3" w:rsidRDefault="003D003E" w:rsidP="00A92110">
            <w:pPr>
              <w:pStyle w:val="TableEntry"/>
            </w:pPr>
            <w:r w:rsidRPr="001F42D3">
              <w:t>RE</w:t>
            </w:r>
          </w:p>
        </w:tc>
        <w:tc>
          <w:tcPr>
            <w:tcW w:w="940" w:type="dxa"/>
          </w:tcPr>
          <w:p w14:paraId="515F18B1" w14:textId="77777777" w:rsidR="00B11855" w:rsidRPr="001F42D3" w:rsidRDefault="003D003E" w:rsidP="00A92110">
            <w:pPr>
              <w:pStyle w:val="TableEntry"/>
            </w:pPr>
            <w:r w:rsidRPr="001F42D3">
              <w:t>[0..1]</w:t>
            </w:r>
          </w:p>
        </w:tc>
        <w:tc>
          <w:tcPr>
            <w:tcW w:w="810" w:type="dxa"/>
          </w:tcPr>
          <w:p w14:paraId="48432BB2" w14:textId="77777777" w:rsidR="00B11855" w:rsidRPr="001F42D3" w:rsidRDefault="00B11855" w:rsidP="00A92110">
            <w:pPr>
              <w:pStyle w:val="TableEntry"/>
            </w:pPr>
          </w:p>
        </w:tc>
        <w:tc>
          <w:tcPr>
            <w:tcW w:w="2810" w:type="dxa"/>
          </w:tcPr>
          <w:p w14:paraId="53F02CFF" w14:textId="77777777" w:rsidR="00B11855" w:rsidRPr="001F42D3" w:rsidRDefault="003D003E" w:rsidP="00A92110">
            <w:pPr>
              <w:pStyle w:val="TableEntry"/>
            </w:pPr>
            <w:r w:rsidRPr="001F42D3">
              <w:t>Enterer's Location</w:t>
            </w:r>
          </w:p>
        </w:tc>
      </w:tr>
      <w:tr w:rsidR="00C40FD5" w:rsidRPr="001F42D3" w14:paraId="27128619" w14:textId="77777777" w:rsidTr="00A92110">
        <w:trPr>
          <w:cantSplit/>
          <w:jc w:val="center"/>
        </w:trPr>
        <w:tc>
          <w:tcPr>
            <w:tcW w:w="990" w:type="dxa"/>
          </w:tcPr>
          <w:p w14:paraId="1CD2993A" w14:textId="77777777" w:rsidR="00B11855" w:rsidRPr="001F42D3" w:rsidRDefault="003D003E" w:rsidP="00A92110">
            <w:pPr>
              <w:pStyle w:val="TableEntry"/>
            </w:pPr>
            <w:r w:rsidRPr="001F42D3">
              <w:t>14</w:t>
            </w:r>
          </w:p>
        </w:tc>
        <w:tc>
          <w:tcPr>
            <w:tcW w:w="1080" w:type="dxa"/>
          </w:tcPr>
          <w:p w14:paraId="564D1365" w14:textId="77777777" w:rsidR="00B11855" w:rsidRPr="001F42D3" w:rsidRDefault="003D003E" w:rsidP="00A92110">
            <w:pPr>
              <w:pStyle w:val="TableEntry"/>
            </w:pPr>
            <w:r w:rsidRPr="001F42D3">
              <w:t>250</w:t>
            </w:r>
          </w:p>
        </w:tc>
        <w:tc>
          <w:tcPr>
            <w:tcW w:w="990" w:type="dxa"/>
          </w:tcPr>
          <w:p w14:paraId="65EDF4E9" w14:textId="77777777" w:rsidR="00B11855" w:rsidRPr="001F42D3" w:rsidRDefault="003D003E" w:rsidP="00A92110">
            <w:pPr>
              <w:pStyle w:val="TableEntry"/>
            </w:pPr>
            <w:r w:rsidRPr="001F42D3">
              <w:t>XTN</w:t>
            </w:r>
          </w:p>
        </w:tc>
        <w:tc>
          <w:tcPr>
            <w:tcW w:w="1227" w:type="dxa"/>
          </w:tcPr>
          <w:p w14:paraId="74D98C12" w14:textId="77777777" w:rsidR="00B11855" w:rsidRPr="001F42D3" w:rsidRDefault="003D003E" w:rsidP="00A92110">
            <w:pPr>
              <w:pStyle w:val="TableEntry"/>
            </w:pPr>
            <w:r w:rsidRPr="001F42D3">
              <w:t>RE</w:t>
            </w:r>
          </w:p>
        </w:tc>
        <w:tc>
          <w:tcPr>
            <w:tcW w:w="940" w:type="dxa"/>
          </w:tcPr>
          <w:p w14:paraId="58DF914A" w14:textId="77777777" w:rsidR="00B11855" w:rsidRPr="001F42D3" w:rsidRDefault="003D003E" w:rsidP="00A92110">
            <w:pPr>
              <w:pStyle w:val="TableEntry"/>
            </w:pPr>
            <w:r w:rsidRPr="001F42D3">
              <w:t>[0..2]</w:t>
            </w:r>
          </w:p>
        </w:tc>
        <w:tc>
          <w:tcPr>
            <w:tcW w:w="810" w:type="dxa"/>
          </w:tcPr>
          <w:p w14:paraId="13D59C60" w14:textId="77777777" w:rsidR="00B11855" w:rsidRPr="001F42D3" w:rsidRDefault="00B11855" w:rsidP="00A92110">
            <w:pPr>
              <w:pStyle w:val="TableEntry"/>
            </w:pPr>
          </w:p>
        </w:tc>
        <w:tc>
          <w:tcPr>
            <w:tcW w:w="2810" w:type="dxa"/>
          </w:tcPr>
          <w:p w14:paraId="04DCD636" w14:textId="77777777" w:rsidR="00B11855" w:rsidRPr="001F42D3" w:rsidRDefault="003D003E" w:rsidP="00A92110">
            <w:pPr>
              <w:pStyle w:val="TableEntry"/>
            </w:pPr>
            <w:r w:rsidRPr="001F42D3">
              <w:t>Call Back Phone Number</w:t>
            </w:r>
          </w:p>
        </w:tc>
      </w:tr>
      <w:tr w:rsidR="00C40FD5" w:rsidRPr="001F42D3" w14:paraId="6733549A" w14:textId="77777777" w:rsidTr="00A92110">
        <w:trPr>
          <w:cantSplit/>
          <w:jc w:val="center"/>
        </w:trPr>
        <w:tc>
          <w:tcPr>
            <w:tcW w:w="990" w:type="dxa"/>
          </w:tcPr>
          <w:p w14:paraId="0CAF3491" w14:textId="77777777" w:rsidR="00B11855" w:rsidRPr="001F42D3" w:rsidRDefault="003D003E" w:rsidP="00A92110">
            <w:pPr>
              <w:pStyle w:val="TableEntry"/>
            </w:pPr>
            <w:r w:rsidRPr="001F42D3">
              <w:t>15</w:t>
            </w:r>
          </w:p>
        </w:tc>
        <w:tc>
          <w:tcPr>
            <w:tcW w:w="1080" w:type="dxa"/>
          </w:tcPr>
          <w:p w14:paraId="38805D18" w14:textId="77777777" w:rsidR="00B11855" w:rsidRPr="001F42D3" w:rsidRDefault="003D003E" w:rsidP="00A92110">
            <w:pPr>
              <w:pStyle w:val="TableEntry"/>
            </w:pPr>
            <w:r w:rsidRPr="001F42D3">
              <w:t>24</w:t>
            </w:r>
          </w:p>
        </w:tc>
        <w:tc>
          <w:tcPr>
            <w:tcW w:w="990" w:type="dxa"/>
          </w:tcPr>
          <w:p w14:paraId="2F8020F6" w14:textId="77777777" w:rsidR="00B11855" w:rsidRPr="001F42D3" w:rsidRDefault="003D003E" w:rsidP="00A92110">
            <w:pPr>
              <w:pStyle w:val="TableEntry"/>
            </w:pPr>
            <w:r w:rsidRPr="001F42D3">
              <w:t>DTM</w:t>
            </w:r>
          </w:p>
        </w:tc>
        <w:tc>
          <w:tcPr>
            <w:tcW w:w="1227" w:type="dxa"/>
          </w:tcPr>
          <w:p w14:paraId="617D3C88" w14:textId="77777777" w:rsidR="00B11855" w:rsidRPr="001F42D3" w:rsidRDefault="003D003E" w:rsidP="00A92110">
            <w:pPr>
              <w:pStyle w:val="TableEntry"/>
            </w:pPr>
            <w:r w:rsidRPr="001F42D3">
              <w:t>RE</w:t>
            </w:r>
          </w:p>
        </w:tc>
        <w:tc>
          <w:tcPr>
            <w:tcW w:w="940" w:type="dxa"/>
          </w:tcPr>
          <w:p w14:paraId="1C880BF8" w14:textId="77777777" w:rsidR="00B11855" w:rsidRPr="001F42D3" w:rsidRDefault="003D003E" w:rsidP="00A92110">
            <w:pPr>
              <w:pStyle w:val="TableEntry"/>
            </w:pPr>
            <w:r w:rsidRPr="001F42D3">
              <w:t>[0..1]</w:t>
            </w:r>
          </w:p>
        </w:tc>
        <w:tc>
          <w:tcPr>
            <w:tcW w:w="810" w:type="dxa"/>
          </w:tcPr>
          <w:p w14:paraId="2A3FE56A" w14:textId="77777777" w:rsidR="00B11855" w:rsidRPr="001F42D3" w:rsidRDefault="00B11855" w:rsidP="00A92110">
            <w:pPr>
              <w:pStyle w:val="TableEntry"/>
            </w:pPr>
          </w:p>
        </w:tc>
        <w:tc>
          <w:tcPr>
            <w:tcW w:w="2810" w:type="dxa"/>
          </w:tcPr>
          <w:p w14:paraId="7050CF73" w14:textId="77777777" w:rsidR="00B11855" w:rsidRPr="001F42D3" w:rsidRDefault="003D003E" w:rsidP="00A92110">
            <w:pPr>
              <w:pStyle w:val="TableEntry"/>
            </w:pPr>
            <w:r w:rsidRPr="001F42D3">
              <w:t>Order Effective Date/Time</w:t>
            </w:r>
          </w:p>
        </w:tc>
      </w:tr>
      <w:tr w:rsidR="00C40FD5" w:rsidRPr="001F42D3" w14:paraId="009E0C5F" w14:textId="77777777" w:rsidTr="00A92110">
        <w:trPr>
          <w:cantSplit/>
          <w:jc w:val="center"/>
        </w:trPr>
        <w:tc>
          <w:tcPr>
            <w:tcW w:w="990" w:type="dxa"/>
          </w:tcPr>
          <w:p w14:paraId="37419274" w14:textId="77777777" w:rsidR="00B11855" w:rsidRPr="001F42D3" w:rsidRDefault="003D003E" w:rsidP="00A92110">
            <w:pPr>
              <w:pStyle w:val="TableEntry"/>
            </w:pPr>
            <w:r w:rsidRPr="001F42D3">
              <w:t>16</w:t>
            </w:r>
          </w:p>
        </w:tc>
        <w:tc>
          <w:tcPr>
            <w:tcW w:w="1080" w:type="dxa"/>
          </w:tcPr>
          <w:p w14:paraId="699C454E" w14:textId="77777777" w:rsidR="00B11855" w:rsidRPr="001F42D3" w:rsidRDefault="003D003E" w:rsidP="00A92110">
            <w:pPr>
              <w:pStyle w:val="TableEntry"/>
            </w:pPr>
            <w:r w:rsidRPr="001F42D3">
              <w:t>705</w:t>
            </w:r>
          </w:p>
        </w:tc>
        <w:tc>
          <w:tcPr>
            <w:tcW w:w="990" w:type="dxa"/>
          </w:tcPr>
          <w:p w14:paraId="2B1BA105" w14:textId="77777777" w:rsidR="00B11855" w:rsidRPr="001F42D3" w:rsidRDefault="003D003E" w:rsidP="00A92110">
            <w:pPr>
              <w:pStyle w:val="TableEntry"/>
            </w:pPr>
            <w:r w:rsidRPr="001F42D3">
              <w:t>CWE</w:t>
            </w:r>
          </w:p>
        </w:tc>
        <w:tc>
          <w:tcPr>
            <w:tcW w:w="1227" w:type="dxa"/>
          </w:tcPr>
          <w:p w14:paraId="5DFD14EE" w14:textId="77777777" w:rsidR="00B11855" w:rsidRPr="001F42D3" w:rsidRDefault="003D003E" w:rsidP="00A92110">
            <w:pPr>
              <w:pStyle w:val="TableEntry"/>
            </w:pPr>
            <w:r w:rsidRPr="001F42D3">
              <w:t>RE</w:t>
            </w:r>
          </w:p>
        </w:tc>
        <w:tc>
          <w:tcPr>
            <w:tcW w:w="940" w:type="dxa"/>
          </w:tcPr>
          <w:p w14:paraId="5118DFAD" w14:textId="77777777" w:rsidR="00B11855" w:rsidRPr="001F42D3" w:rsidRDefault="003D003E" w:rsidP="00A92110">
            <w:pPr>
              <w:pStyle w:val="TableEntry"/>
            </w:pPr>
            <w:r w:rsidRPr="001F42D3">
              <w:t>[0..1]</w:t>
            </w:r>
          </w:p>
        </w:tc>
        <w:tc>
          <w:tcPr>
            <w:tcW w:w="810" w:type="dxa"/>
          </w:tcPr>
          <w:p w14:paraId="4249DB4C" w14:textId="77777777" w:rsidR="00B11855" w:rsidRPr="001F42D3" w:rsidRDefault="00B11855" w:rsidP="00A92110">
            <w:pPr>
              <w:pStyle w:val="TableEntry"/>
            </w:pPr>
          </w:p>
        </w:tc>
        <w:tc>
          <w:tcPr>
            <w:tcW w:w="2810" w:type="dxa"/>
          </w:tcPr>
          <w:p w14:paraId="266EB838" w14:textId="77777777" w:rsidR="00B11855" w:rsidRPr="001F42D3" w:rsidRDefault="003D003E" w:rsidP="00A92110">
            <w:pPr>
              <w:pStyle w:val="TableEntry"/>
            </w:pPr>
            <w:r w:rsidRPr="001F42D3">
              <w:t>Order Control Code Reason</w:t>
            </w:r>
          </w:p>
        </w:tc>
      </w:tr>
      <w:tr w:rsidR="00C40FD5" w:rsidRPr="001F42D3" w14:paraId="6919C527" w14:textId="77777777" w:rsidTr="00A92110">
        <w:trPr>
          <w:cantSplit/>
          <w:jc w:val="center"/>
        </w:trPr>
        <w:tc>
          <w:tcPr>
            <w:tcW w:w="990" w:type="dxa"/>
          </w:tcPr>
          <w:p w14:paraId="4A4D4BB0" w14:textId="77777777" w:rsidR="00B11855" w:rsidRPr="001F42D3" w:rsidRDefault="003D003E" w:rsidP="00A92110">
            <w:pPr>
              <w:pStyle w:val="TableEntry"/>
            </w:pPr>
            <w:r w:rsidRPr="001F42D3">
              <w:t>17</w:t>
            </w:r>
          </w:p>
        </w:tc>
        <w:tc>
          <w:tcPr>
            <w:tcW w:w="1080" w:type="dxa"/>
          </w:tcPr>
          <w:p w14:paraId="125D7B1B" w14:textId="77777777" w:rsidR="00B11855" w:rsidRPr="001F42D3" w:rsidRDefault="003D003E" w:rsidP="00A92110">
            <w:pPr>
              <w:pStyle w:val="TableEntry"/>
            </w:pPr>
            <w:r w:rsidRPr="001F42D3">
              <w:t>705</w:t>
            </w:r>
          </w:p>
        </w:tc>
        <w:tc>
          <w:tcPr>
            <w:tcW w:w="990" w:type="dxa"/>
          </w:tcPr>
          <w:p w14:paraId="2748636C" w14:textId="77777777" w:rsidR="00B11855" w:rsidRPr="001F42D3" w:rsidRDefault="003D003E" w:rsidP="00A92110">
            <w:pPr>
              <w:pStyle w:val="TableEntry"/>
            </w:pPr>
            <w:r w:rsidRPr="001F42D3">
              <w:t>CWE</w:t>
            </w:r>
          </w:p>
        </w:tc>
        <w:tc>
          <w:tcPr>
            <w:tcW w:w="1227" w:type="dxa"/>
          </w:tcPr>
          <w:p w14:paraId="1F1AEAF2" w14:textId="77777777" w:rsidR="00B11855" w:rsidRPr="001F42D3" w:rsidRDefault="003D003E" w:rsidP="00A92110">
            <w:pPr>
              <w:pStyle w:val="TableEntry"/>
            </w:pPr>
            <w:r w:rsidRPr="001F42D3">
              <w:t>RE</w:t>
            </w:r>
          </w:p>
        </w:tc>
        <w:tc>
          <w:tcPr>
            <w:tcW w:w="940" w:type="dxa"/>
          </w:tcPr>
          <w:p w14:paraId="66B40F0B" w14:textId="77777777" w:rsidR="00B11855" w:rsidRPr="001F42D3" w:rsidRDefault="003D003E" w:rsidP="00A92110">
            <w:pPr>
              <w:pStyle w:val="TableEntry"/>
            </w:pPr>
            <w:r w:rsidRPr="001F42D3">
              <w:t>[0..1]</w:t>
            </w:r>
          </w:p>
        </w:tc>
        <w:tc>
          <w:tcPr>
            <w:tcW w:w="810" w:type="dxa"/>
          </w:tcPr>
          <w:p w14:paraId="24B1FDA0" w14:textId="77777777" w:rsidR="00B11855" w:rsidRPr="001F42D3" w:rsidRDefault="00B11855" w:rsidP="00A92110">
            <w:pPr>
              <w:pStyle w:val="TableEntry"/>
            </w:pPr>
          </w:p>
        </w:tc>
        <w:tc>
          <w:tcPr>
            <w:tcW w:w="2810" w:type="dxa"/>
          </w:tcPr>
          <w:p w14:paraId="5B5BBACA" w14:textId="77777777" w:rsidR="00B11855" w:rsidRPr="001F42D3" w:rsidRDefault="003D003E" w:rsidP="00A92110">
            <w:pPr>
              <w:pStyle w:val="TableEntry"/>
            </w:pPr>
            <w:r w:rsidRPr="001F42D3">
              <w:t>Entering Organization</w:t>
            </w:r>
          </w:p>
        </w:tc>
      </w:tr>
      <w:tr w:rsidR="00C40FD5" w:rsidRPr="001F42D3" w14:paraId="09131780" w14:textId="77777777" w:rsidTr="00A92110">
        <w:trPr>
          <w:cantSplit/>
          <w:jc w:val="center"/>
        </w:trPr>
        <w:tc>
          <w:tcPr>
            <w:tcW w:w="990" w:type="dxa"/>
          </w:tcPr>
          <w:p w14:paraId="1CAD46FB" w14:textId="77777777" w:rsidR="00B11855" w:rsidRPr="001F42D3" w:rsidRDefault="003D003E" w:rsidP="00A92110">
            <w:pPr>
              <w:pStyle w:val="TableEntry"/>
            </w:pPr>
            <w:r w:rsidRPr="001F42D3">
              <w:t>18</w:t>
            </w:r>
          </w:p>
        </w:tc>
        <w:tc>
          <w:tcPr>
            <w:tcW w:w="1080" w:type="dxa"/>
          </w:tcPr>
          <w:p w14:paraId="3E88CE8B" w14:textId="77777777" w:rsidR="00B11855" w:rsidRPr="001F42D3" w:rsidRDefault="003D003E" w:rsidP="00A92110">
            <w:pPr>
              <w:pStyle w:val="TableEntry"/>
            </w:pPr>
            <w:r w:rsidRPr="001F42D3">
              <w:t>705</w:t>
            </w:r>
          </w:p>
        </w:tc>
        <w:tc>
          <w:tcPr>
            <w:tcW w:w="990" w:type="dxa"/>
          </w:tcPr>
          <w:p w14:paraId="21688FA7" w14:textId="77777777" w:rsidR="00B11855" w:rsidRPr="001F42D3" w:rsidRDefault="003D003E" w:rsidP="00A92110">
            <w:pPr>
              <w:pStyle w:val="TableEntry"/>
            </w:pPr>
            <w:r w:rsidRPr="001F42D3">
              <w:t>CWE</w:t>
            </w:r>
          </w:p>
        </w:tc>
        <w:tc>
          <w:tcPr>
            <w:tcW w:w="1227" w:type="dxa"/>
          </w:tcPr>
          <w:p w14:paraId="435BB563" w14:textId="77777777" w:rsidR="00B11855" w:rsidRPr="001F42D3" w:rsidRDefault="003D003E" w:rsidP="00A92110">
            <w:pPr>
              <w:pStyle w:val="TableEntry"/>
            </w:pPr>
            <w:r w:rsidRPr="001F42D3">
              <w:t>RE</w:t>
            </w:r>
          </w:p>
        </w:tc>
        <w:tc>
          <w:tcPr>
            <w:tcW w:w="940" w:type="dxa"/>
          </w:tcPr>
          <w:p w14:paraId="304A67E4" w14:textId="77777777" w:rsidR="00B11855" w:rsidRPr="001F42D3" w:rsidRDefault="003D003E" w:rsidP="00A92110">
            <w:pPr>
              <w:pStyle w:val="TableEntry"/>
            </w:pPr>
            <w:r w:rsidRPr="001F42D3">
              <w:t>[0..1]</w:t>
            </w:r>
          </w:p>
        </w:tc>
        <w:tc>
          <w:tcPr>
            <w:tcW w:w="810" w:type="dxa"/>
          </w:tcPr>
          <w:p w14:paraId="31804FE6" w14:textId="77777777" w:rsidR="00B11855" w:rsidRPr="001F42D3" w:rsidRDefault="00B11855" w:rsidP="00A92110">
            <w:pPr>
              <w:pStyle w:val="TableEntry"/>
            </w:pPr>
          </w:p>
        </w:tc>
        <w:tc>
          <w:tcPr>
            <w:tcW w:w="2810" w:type="dxa"/>
          </w:tcPr>
          <w:p w14:paraId="2285FBA1" w14:textId="77777777" w:rsidR="00B11855" w:rsidRPr="001F42D3" w:rsidRDefault="003D003E" w:rsidP="00A92110">
            <w:pPr>
              <w:pStyle w:val="TableEntry"/>
            </w:pPr>
            <w:r w:rsidRPr="001F42D3">
              <w:t>Entering Device</w:t>
            </w:r>
          </w:p>
        </w:tc>
      </w:tr>
      <w:tr w:rsidR="00C40FD5" w:rsidRPr="001F42D3" w14:paraId="35194E93" w14:textId="77777777" w:rsidTr="00A92110">
        <w:trPr>
          <w:cantSplit/>
          <w:jc w:val="center"/>
        </w:trPr>
        <w:tc>
          <w:tcPr>
            <w:tcW w:w="990" w:type="dxa"/>
          </w:tcPr>
          <w:p w14:paraId="3C792BF8" w14:textId="77777777" w:rsidR="00B11855" w:rsidRPr="001F42D3" w:rsidRDefault="003D003E" w:rsidP="00A92110">
            <w:pPr>
              <w:pStyle w:val="TableEntry"/>
            </w:pPr>
            <w:r w:rsidRPr="001F42D3">
              <w:t>19</w:t>
            </w:r>
          </w:p>
        </w:tc>
        <w:tc>
          <w:tcPr>
            <w:tcW w:w="1080" w:type="dxa"/>
          </w:tcPr>
          <w:p w14:paraId="0F9891DA" w14:textId="77777777" w:rsidR="00B11855" w:rsidRPr="001F42D3" w:rsidRDefault="003D003E" w:rsidP="00A92110">
            <w:pPr>
              <w:pStyle w:val="TableEntry"/>
            </w:pPr>
            <w:r w:rsidRPr="001F42D3">
              <w:t>705</w:t>
            </w:r>
          </w:p>
        </w:tc>
        <w:tc>
          <w:tcPr>
            <w:tcW w:w="990" w:type="dxa"/>
          </w:tcPr>
          <w:p w14:paraId="6B2019FB" w14:textId="77777777" w:rsidR="00B11855" w:rsidRPr="001F42D3" w:rsidRDefault="003D003E" w:rsidP="00A92110">
            <w:pPr>
              <w:pStyle w:val="TableEntry"/>
            </w:pPr>
            <w:r w:rsidRPr="001F42D3">
              <w:t>XCN</w:t>
            </w:r>
          </w:p>
        </w:tc>
        <w:tc>
          <w:tcPr>
            <w:tcW w:w="1227" w:type="dxa"/>
          </w:tcPr>
          <w:p w14:paraId="49919E74" w14:textId="77777777" w:rsidR="00B11855" w:rsidRPr="001F42D3" w:rsidRDefault="003D003E" w:rsidP="00A92110">
            <w:pPr>
              <w:pStyle w:val="TableEntry"/>
            </w:pPr>
            <w:r w:rsidRPr="001F42D3">
              <w:t>R</w:t>
            </w:r>
          </w:p>
        </w:tc>
        <w:tc>
          <w:tcPr>
            <w:tcW w:w="940" w:type="dxa"/>
          </w:tcPr>
          <w:p w14:paraId="7278B41C" w14:textId="77777777" w:rsidR="00B11855" w:rsidRPr="001F42D3" w:rsidRDefault="003D003E" w:rsidP="00A92110">
            <w:pPr>
              <w:pStyle w:val="TableEntry"/>
            </w:pPr>
            <w:r w:rsidRPr="001F42D3">
              <w:t>[1..1]</w:t>
            </w:r>
          </w:p>
        </w:tc>
        <w:tc>
          <w:tcPr>
            <w:tcW w:w="810" w:type="dxa"/>
          </w:tcPr>
          <w:p w14:paraId="1BA28C90" w14:textId="77777777" w:rsidR="00B11855" w:rsidRPr="001F42D3" w:rsidRDefault="00B11855" w:rsidP="00A92110">
            <w:pPr>
              <w:pStyle w:val="TableEntry"/>
            </w:pPr>
          </w:p>
        </w:tc>
        <w:tc>
          <w:tcPr>
            <w:tcW w:w="2810" w:type="dxa"/>
          </w:tcPr>
          <w:p w14:paraId="45F7237D" w14:textId="77777777" w:rsidR="00B11855" w:rsidRPr="001F42D3" w:rsidRDefault="003D003E" w:rsidP="00A92110">
            <w:pPr>
              <w:pStyle w:val="TableEntry"/>
            </w:pPr>
            <w:r w:rsidRPr="001F42D3">
              <w:t>Action By</w:t>
            </w:r>
          </w:p>
        </w:tc>
      </w:tr>
      <w:tr w:rsidR="00C40FD5" w:rsidRPr="001F42D3" w14:paraId="60C98C7B" w14:textId="77777777" w:rsidTr="00A92110">
        <w:trPr>
          <w:cantSplit/>
          <w:jc w:val="center"/>
        </w:trPr>
        <w:tc>
          <w:tcPr>
            <w:tcW w:w="990" w:type="dxa"/>
          </w:tcPr>
          <w:p w14:paraId="26E820EA" w14:textId="77777777" w:rsidR="00B11855" w:rsidRPr="001F42D3" w:rsidRDefault="003D003E" w:rsidP="00A92110">
            <w:pPr>
              <w:pStyle w:val="TableEntry"/>
            </w:pPr>
            <w:r w:rsidRPr="001F42D3">
              <w:t>20</w:t>
            </w:r>
          </w:p>
        </w:tc>
        <w:tc>
          <w:tcPr>
            <w:tcW w:w="1080" w:type="dxa"/>
          </w:tcPr>
          <w:p w14:paraId="32437DBC" w14:textId="77777777" w:rsidR="00B11855" w:rsidRPr="001F42D3" w:rsidRDefault="003D003E" w:rsidP="00A92110">
            <w:pPr>
              <w:pStyle w:val="TableEntry"/>
            </w:pPr>
            <w:r w:rsidRPr="001F42D3">
              <w:t>705</w:t>
            </w:r>
          </w:p>
        </w:tc>
        <w:tc>
          <w:tcPr>
            <w:tcW w:w="990" w:type="dxa"/>
          </w:tcPr>
          <w:p w14:paraId="623B6F22" w14:textId="77777777" w:rsidR="00B11855" w:rsidRPr="001F42D3" w:rsidRDefault="003D003E" w:rsidP="00A92110">
            <w:pPr>
              <w:pStyle w:val="TableEntry"/>
            </w:pPr>
            <w:r w:rsidRPr="001F42D3">
              <w:t>CWE</w:t>
            </w:r>
          </w:p>
        </w:tc>
        <w:tc>
          <w:tcPr>
            <w:tcW w:w="1227" w:type="dxa"/>
          </w:tcPr>
          <w:p w14:paraId="1D236364" w14:textId="77777777" w:rsidR="00B11855" w:rsidRPr="001F42D3" w:rsidRDefault="003D003E" w:rsidP="00A92110">
            <w:pPr>
              <w:pStyle w:val="TableEntry"/>
            </w:pPr>
            <w:r w:rsidRPr="001F42D3">
              <w:t>RE</w:t>
            </w:r>
          </w:p>
        </w:tc>
        <w:tc>
          <w:tcPr>
            <w:tcW w:w="940" w:type="dxa"/>
          </w:tcPr>
          <w:p w14:paraId="71A8A65A" w14:textId="77777777" w:rsidR="00B11855" w:rsidRPr="001F42D3" w:rsidRDefault="003D003E" w:rsidP="00A92110">
            <w:pPr>
              <w:pStyle w:val="TableEntry"/>
            </w:pPr>
            <w:r w:rsidRPr="001F42D3">
              <w:t>[0..1]</w:t>
            </w:r>
          </w:p>
        </w:tc>
        <w:tc>
          <w:tcPr>
            <w:tcW w:w="810" w:type="dxa"/>
          </w:tcPr>
          <w:p w14:paraId="6E02BF48" w14:textId="77777777" w:rsidR="00B11855" w:rsidRPr="001F42D3" w:rsidRDefault="003D003E" w:rsidP="00A92110">
            <w:pPr>
              <w:pStyle w:val="TableEntry"/>
            </w:pPr>
            <w:r w:rsidRPr="001F42D3">
              <w:t>0339</w:t>
            </w:r>
          </w:p>
        </w:tc>
        <w:tc>
          <w:tcPr>
            <w:tcW w:w="2810" w:type="dxa"/>
          </w:tcPr>
          <w:p w14:paraId="7A711F45" w14:textId="77777777" w:rsidR="00B11855" w:rsidRPr="001F42D3" w:rsidRDefault="003D003E" w:rsidP="00A92110">
            <w:pPr>
              <w:pStyle w:val="TableEntry"/>
            </w:pPr>
            <w:r w:rsidRPr="001F42D3">
              <w:t>Advanced Beneficiary Notice Code</w:t>
            </w:r>
          </w:p>
        </w:tc>
      </w:tr>
      <w:tr w:rsidR="00C40FD5" w:rsidRPr="001F42D3" w14:paraId="2C4683F1" w14:textId="77777777" w:rsidTr="00A92110">
        <w:trPr>
          <w:cantSplit/>
          <w:jc w:val="center"/>
        </w:trPr>
        <w:tc>
          <w:tcPr>
            <w:tcW w:w="990" w:type="dxa"/>
          </w:tcPr>
          <w:p w14:paraId="2F1F329C" w14:textId="77777777" w:rsidR="00B11855" w:rsidRPr="001F42D3" w:rsidRDefault="003D003E" w:rsidP="00A92110">
            <w:pPr>
              <w:pStyle w:val="TableEntry"/>
            </w:pPr>
            <w:r w:rsidRPr="001F42D3">
              <w:t>21</w:t>
            </w:r>
          </w:p>
        </w:tc>
        <w:tc>
          <w:tcPr>
            <w:tcW w:w="1080" w:type="dxa"/>
          </w:tcPr>
          <w:p w14:paraId="5AE56209" w14:textId="77777777" w:rsidR="00B11855" w:rsidRPr="001F42D3" w:rsidRDefault="003D003E" w:rsidP="00A92110">
            <w:pPr>
              <w:pStyle w:val="TableEntry"/>
            </w:pPr>
            <w:r w:rsidRPr="001F42D3">
              <w:t>250</w:t>
            </w:r>
          </w:p>
        </w:tc>
        <w:tc>
          <w:tcPr>
            <w:tcW w:w="990" w:type="dxa"/>
          </w:tcPr>
          <w:p w14:paraId="2CEEEB88" w14:textId="77777777" w:rsidR="00B11855" w:rsidRPr="001F42D3" w:rsidRDefault="003D003E" w:rsidP="00A92110">
            <w:pPr>
              <w:pStyle w:val="TableEntry"/>
            </w:pPr>
            <w:r w:rsidRPr="001F42D3">
              <w:t>XON</w:t>
            </w:r>
          </w:p>
        </w:tc>
        <w:tc>
          <w:tcPr>
            <w:tcW w:w="1227" w:type="dxa"/>
          </w:tcPr>
          <w:p w14:paraId="64CE8856" w14:textId="77777777" w:rsidR="00B11855" w:rsidRPr="001F42D3" w:rsidRDefault="003D003E" w:rsidP="00A92110">
            <w:pPr>
              <w:pStyle w:val="TableEntry"/>
            </w:pPr>
            <w:r w:rsidRPr="001F42D3">
              <w:t>RE</w:t>
            </w:r>
          </w:p>
        </w:tc>
        <w:tc>
          <w:tcPr>
            <w:tcW w:w="940" w:type="dxa"/>
          </w:tcPr>
          <w:p w14:paraId="62513377" w14:textId="77777777" w:rsidR="00B11855" w:rsidRPr="001F42D3" w:rsidRDefault="003D003E" w:rsidP="00A92110">
            <w:pPr>
              <w:pStyle w:val="TableEntry"/>
            </w:pPr>
            <w:r w:rsidRPr="001F42D3">
              <w:t>[0..*]</w:t>
            </w:r>
          </w:p>
        </w:tc>
        <w:tc>
          <w:tcPr>
            <w:tcW w:w="810" w:type="dxa"/>
          </w:tcPr>
          <w:p w14:paraId="60304F78" w14:textId="77777777" w:rsidR="00B11855" w:rsidRPr="001F42D3" w:rsidRDefault="00B11855" w:rsidP="00A92110">
            <w:pPr>
              <w:pStyle w:val="TableEntry"/>
            </w:pPr>
          </w:p>
        </w:tc>
        <w:tc>
          <w:tcPr>
            <w:tcW w:w="2810" w:type="dxa"/>
          </w:tcPr>
          <w:p w14:paraId="3865965F" w14:textId="77777777" w:rsidR="00B11855" w:rsidRPr="001F42D3" w:rsidRDefault="003D003E" w:rsidP="00A92110">
            <w:pPr>
              <w:pStyle w:val="TableEntry"/>
            </w:pPr>
            <w:r w:rsidRPr="001F42D3">
              <w:t>Ordering Facility Name</w:t>
            </w:r>
          </w:p>
        </w:tc>
      </w:tr>
      <w:tr w:rsidR="00C40FD5" w:rsidRPr="001F42D3" w14:paraId="75712B0A" w14:textId="77777777" w:rsidTr="00A92110">
        <w:trPr>
          <w:cantSplit/>
          <w:jc w:val="center"/>
        </w:trPr>
        <w:tc>
          <w:tcPr>
            <w:tcW w:w="990" w:type="dxa"/>
          </w:tcPr>
          <w:p w14:paraId="28408EB1" w14:textId="77777777" w:rsidR="00B11855" w:rsidRPr="001F42D3" w:rsidRDefault="003D003E" w:rsidP="00A92110">
            <w:pPr>
              <w:pStyle w:val="TableEntry"/>
            </w:pPr>
            <w:r w:rsidRPr="001F42D3">
              <w:t>22</w:t>
            </w:r>
          </w:p>
        </w:tc>
        <w:tc>
          <w:tcPr>
            <w:tcW w:w="1080" w:type="dxa"/>
          </w:tcPr>
          <w:p w14:paraId="4FAEE37B" w14:textId="77777777" w:rsidR="00B11855" w:rsidRPr="001F42D3" w:rsidRDefault="003D003E" w:rsidP="00A92110">
            <w:pPr>
              <w:pStyle w:val="TableEntry"/>
            </w:pPr>
            <w:r w:rsidRPr="001F42D3">
              <w:t>250</w:t>
            </w:r>
          </w:p>
        </w:tc>
        <w:tc>
          <w:tcPr>
            <w:tcW w:w="990" w:type="dxa"/>
          </w:tcPr>
          <w:p w14:paraId="0359D4F5" w14:textId="77777777" w:rsidR="00B11855" w:rsidRPr="001F42D3" w:rsidRDefault="003D003E" w:rsidP="00A92110">
            <w:pPr>
              <w:pStyle w:val="TableEntry"/>
            </w:pPr>
            <w:r w:rsidRPr="001F42D3">
              <w:t>XAD</w:t>
            </w:r>
          </w:p>
        </w:tc>
        <w:tc>
          <w:tcPr>
            <w:tcW w:w="1227" w:type="dxa"/>
          </w:tcPr>
          <w:p w14:paraId="284B645E" w14:textId="77777777" w:rsidR="00B11855" w:rsidRPr="001F42D3" w:rsidRDefault="003D003E" w:rsidP="00A92110">
            <w:pPr>
              <w:pStyle w:val="TableEntry"/>
            </w:pPr>
            <w:r w:rsidRPr="001F42D3">
              <w:t>RE</w:t>
            </w:r>
          </w:p>
        </w:tc>
        <w:tc>
          <w:tcPr>
            <w:tcW w:w="940" w:type="dxa"/>
          </w:tcPr>
          <w:p w14:paraId="6F5627D0" w14:textId="77777777" w:rsidR="00B11855" w:rsidRPr="001F42D3" w:rsidRDefault="003D003E" w:rsidP="00A92110">
            <w:pPr>
              <w:pStyle w:val="TableEntry"/>
            </w:pPr>
            <w:r w:rsidRPr="001F42D3">
              <w:t>[0..*]</w:t>
            </w:r>
          </w:p>
        </w:tc>
        <w:tc>
          <w:tcPr>
            <w:tcW w:w="810" w:type="dxa"/>
          </w:tcPr>
          <w:p w14:paraId="57424335" w14:textId="77777777" w:rsidR="00B11855" w:rsidRPr="001F42D3" w:rsidRDefault="00B11855" w:rsidP="00A92110">
            <w:pPr>
              <w:pStyle w:val="TableEntry"/>
            </w:pPr>
          </w:p>
        </w:tc>
        <w:tc>
          <w:tcPr>
            <w:tcW w:w="2810" w:type="dxa"/>
          </w:tcPr>
          <w:p w14:paraId="241930C8" w14:textId="77777777" w:rsidR="00B11855" w:rsidRPr="001F42D3" w:rsidRDefault="003D003E" w:rsidP="00A92110">
            <w:pPr>
              <w:pStyle w:val="TableEntry"/>
            </w:pPr>
            <w:r w:rsidRPr="001F42D3">
              <w:t>Ordering Facility Address</w:t>
            </w:r>
          </w:p>
        </w:tc>
      </w:tr>
      <w:tr w:rsidR="00C40FD5" w:rsidRPr="001F42D3" w14:paraId="0B0787BC" w14:textId="77777777" w:rsidTr="00A92110">
        <w:trPr>
          <w:cantSplit/>
          <w:jc w:val="center"/>
        </w:trPr>
        <w:tc>
          <w:tcPr>
            <w:tcW w:w="990" w:type="dxa"/>
          </w:tcPr>
          <w:p w14:paraId="118D1C4A" w14:textId="77777777" w:rsidR="00B11855" w:rsidRPr="001F42D3" w:rsidRDefault="003D003E" w:rsidP="00A92110">
            <w:pPr>
              <w:pStyle w:val="TableEntry"/>
            </w:pPr>
            <w:r w:rsidRPr="001F42D3">
              <w:t>23</w:t>
            </w:r>
          </w:p>
        </w:tc>
        <w:tc>
          <w:tcPr>
            <w:tcW w:w="1080" w:type="dxa"/>
          </w:tcPr>
          <w:p w14:paraId="6D830DE2" w14:textId="77777777" w:rsidR="00B11855" w:rsidRPr="001F42D3" w:rsidRDefault="003D003E" w:rsidP="00A92110">
            <w:pPr>
              <w:pStyle w:val="TableEntry"/>
            </w:pPr>
            <w:r w:rsidRPr="001F42D3">
              <w:t>250</w:t>
            </w:r>
          </w:p>
        </w:tc>
        <w:tc>
          <w:tcPr>
            <w:tcW w:w="990" w:type="dxa"/>
          </w:tcPr>
          <w:p w14:paraId="57B8907C" w14:textId="77777777" w:rsidR="00B11855" w:rsidRPr="001F42D3" w:rsidRDefault="003D003E" w:rsidP="00A92110">
            <w:pPr>
              <w:pStyle w:val="TableEntry"/>
            </w:pPr>
            <w:r w:rsidRPr="001F42D3">
              <w:t>XTN</w:t>
            </w:r>
          </w:p>
        </w:tc>
        <w:tc>
          <w:tcPr>
            <w:tcW w:w="1227" w:type="dxa"/>
          </w:tcPr>
          <w:p w14:paraId="5E8BC8C6" w14:textId="77777777" w:rsidR="00B11855" w:rsidRPr="001F42D3" w:rsidRDefault="003D003E" w:rsidP="00A92110">
            <w:pPr>
              <w:pStyle w:val="TableEntry"/>
            </w:pPr>
            <w:r w:rsidRPr="001F42D3">
              <w:t>RE</w:t>
            </w:r>
          </w:p>
        </w:tc>
        <w:tc>
          <w:tcPr>
            <w:tcW w:w="940" w:type="dxa"/>
          </w:tcPr>
          <w:p w14:paraId="33A24B11" w14:textId="77777777" w:rsidR="00B11855" w:rsidRPr="001F42D3" w:rsidRDefault="003D003E" w:rsidP="00A92110">
            <w:pPr>
              <w:pStyle w:val="TableEntry"/>
            </w:pPr>
            <w:r w:rsidRPr="001F42D3">
              <w:t>[0..*]</w:t>
            </w:r>
          </w:p>
        </w:tc>
        <w:tc>
          <w:tcPr>
            <w:tcW w:w="810" w:type="dxa"/>
          </w:tcPr>
          <w:p w14:paraId="74269DAB" w14:textId="77777777" w:rsidR="00B11855" w:rsidRPr="001F42D3" w:rsidRDefault="00B11855" w:rsidP="00A92110">
            <w:pPr>
              <w:pStyle w:val="TableEntry"/>
            </w:pPr>
          </w:p>
        </w:tc>
        <w:tc>
          <w:tcPr>
            <w:tcW w:w="2810" w:type="dxa"/>
          </w:tcPr>
          <w:p w14:paraId="087BA8CD" w14:textId="77777777" w:rsidR="00B11855" w:rsidRPr="001F42D3" w:rsidRDefault="003D003E" w:rsidP="00A92110">
            <w:pPr>
              <w:pStyle w:val="TableEntry"/>
            </w:pPr>
            <w:r w:rsidRPr="001F42D3">
              <w:t>Ordering Facility Phone Number</w:t>
            </w:r>
          </w:p>
        </w:tc>
      </w:tr>
      <w:tr w:rsidR="00C40FD5" w:rsidRPr="001F42D3" w14:paraId="03D7B2E1" w14:textId="77777777" w:rsidTr="00A92110">
        <w:trPr>
          <w:cantSplit/>
          <w:jc w:val="center"/>
        </w:trPr>
        <w:tc>
          <w:tcPr>
            <w:tcW w:w="990" w:type="dxa"/>
          </w:tcPr>
          <w:p w14:paraId="3AEEE0CF" w14:textId="77777777" w:rsidR="00B11855" w:rsidRPr="001F42D3" w:rsidRDefault="003D003E" w:rsidP="00A92110">
            <w:pPr>
              <w:pStyle w:val="TableEntry"/>
            </w:pPr>
            <w:r w:rsidRPr="001F42D3">
              <w:t>24</w:t>
            </w:r>
          </w:p>
        </w:tc>
        <w:tc>
          <w:tcPr>
            <w:tcW w:w="1080" w:type="dxa"/>
          </w:tcPr>
          <w:p w14:paraId="793330CC" w14:textId="77777777" w:rsidR="00B11855" w:rsidRPr="001F42D3" w:rsidRDefault="003D003E" w:rsidP="00A92110">
            <w:pPr>
              <w:pStyle w:val="TableEntry"/>
            </w:pPr>
            <w:r w:rsidRPr="001F42D3">
              <w:t>250</w:t>
            </w:r>
          </w:p>
        </w:tc>
        <w:tc>
          <w:tcPr>
            <w:tcW w:w="990" w:type="dxa"/>
          </w:tcPr>
          <w:p w14:paraId="3BE40CE1" w14:textId="77777777" w:rsidR="00B11855" w:rsidRPr="001F42D3" w:rsidRDefault="003D003E" w:rsidP="00A92110">
            <w:pPr>
              <w:pStyle w:val="TableEntry"/>
            </w:pPr>
            <w:r w:rsidRPr="001F42D3">
              <w:t>XAD</w:t>
            </w:r>
          </w:p>
        </w:tc>
        <w:tc>
          <w:tcPr>
            <w:tcW w:w="1227" w:type="dxa"/>
          </w:tcPr>
          <w:p w14:paraId="36CED680" w14:textId="77777777" w:rsidR="00B11855" w:rsidRPr="001F42D3" w:rsidRDefault="003D003E" w:rsidP="00A92110">
            <w:pPr>
              <w:pStyle w:val="TableEntry"/>
            </w:pPr>
            <w:r w:rsidRPr="001F42D3">
              <w:t>RE</w:t>
            </w:r>
          </w:p>
        </w:tc>
        <w:tc>
          <w:tcPr>
            <w:tcW w:w="940" w:type="dxa"/>
          </w:tcPr>
          <w:p w14:paraId="3807C045" w14:textId="77777777" w:rsidR="00B11855" w:rsidRPr="001F42D3" w:rsidRDefault="003D003E" w:rsidP="00A92110">
            <w:pPr>
              <w:pStyle w:val="TableEntry"/>
            </w:pPr>
            <w:r w:rsidRPr="001F42D3">
              <w:t>[0..*]</w:t>
            </w:r>
          </w:p>
        </w:tc>
        <w:tc>
          <w:tcPr>
            <w:tcW w:w="810" w:type="dxa"/>
          </w:tcPr>
          <w:p w14:paraId="1C67F3C1" w14:textId="77777777" w:rsidR="00B11855" w:rsidRPr="001F42D3" w:rsidRDefault="00B11855" w:rsidP="00A92110">
            <w:pPr>
              <w:pStyle w:val="TableEntry"/>
            </w:pPr>
          </w:p>
        </w:tc>
        <w:tc>
          <w:tcPr>
            <w:tcW w:w="2810" w:type="dxa"/>
          </w:tcPr>
          <w:p w14:paraId="5AFF010A" w14:textId="77777777" w:rsidR="00B11855" w:rsidRPr="001F42D3" w:rsidRDefault="003D003E" w:rsidP="00A92110">
            <w:pPr>
              <w:pStyle w:val="TableEntry"/>
            </w:pPr>
            <w:r w:rsidRPr="001F42D3">
              <w:t>Ordering Provider Address</w:t>
            </w:r>
          </w:p>
        </w:tc>
      </w:tr>
      <w:tr w:rsidR="00C40FD5" w:rsidRPr="001F42D3" w14:paraId="60509F4D" w14:textId="77777777" w:rsidTr="00A92110">
        <w:trPr>
          <w:cantSplit/>
          <w:jc w:val="center"/>
        </w:trPr>
        <w:tc>
          <w:tcPr>
            <w:tcW w:w="990" w:type="dxa"/>
          </w:tcPr>
          <w:p w14:paraId="04F617D7" w14:textId="77777777" w:rsidR="00B11855" w:rsidRPr="001F42D3" w:rsidRDefault="003D003E" w:rsidP="00A92110">
            <w:pPr>
              <w:pStyle w:val="TableEntry"/>
            </w:pPr>
            <w:r w:rsidRPr="001F42D3">
              <w:t>25</w:t>
            </w:r>
          </w:p>
        </w:tc>
        <w:tc>
          <w:tcPr>
            <w:tcW w:w="1080" w:type="dxa"/>
          </w:tcPr>
          <w:p w14:paraId="6FFD4C20" w14:textId="77777777" w:rsidR="00B11855" w:rsidRPr="001F42D3" w:rsidRDefault="003D003E" w:rsidP="00A92110">
            <w:pPr>
              <w:pStyle w:val="TableEntry"/>
            </w:pPr>
            <w:r w:rsidRPr="001F42D3">
              <w:t>705</w:t>
            </w:r>
          </w:p>
        </w:tc>
        <w:tc>
          <w:tcPr>
            <w:tcW w:w="990" w:type="dxa"/>
          </w:tcPr>
          <w:p w14:paraId="635E4A3B" w14:textId="77777777" w:rsidR="00B11855" w:rsidRPr="001F42D3" w:rsidRDefault="003D003E" w:rsidP="00A92110">
            <w:pPr>
              <w:pStyle w:val="TableEntry"/>
            </w:pPr>
            <w:r w:rsidRPr="001F42D3">
              <w:t>CWE</w:t>
            </w:r>
          </w:p>
        </w:tc>
        <w:tc>
          <w:tcPr>
            <w:tcW w:w="1227" w:type="dxa"/>
          </w:tcPr>
          <w:p w14:paraId="335294C6" w14:textId="77777777" w:rsidR="00B11855" w:rsidRPr="001F42D3" w:rsidRDefault="003D003E" w:rsidP="00A92110">
            <w:pPr>
              <w:pStyle w:val="TableEntry"/>
            </w:pPr>
            <w:r w:rsidRPr="001F42D3">
              <w:t>RE</w:t>
            </w:r>
          </w:p>
        </w:tc>
        <w:tc>
          <w:tcPr>
            <w:tcW w:w="940" w:type="dxa"/>
          </w:tcPr>
          <w:p w14:paraId="02223385" w14:textId="77777777" w:rsidR="00B11855" w:rsidRPr="001F42D3" w:rsidRDefault="003D003E" w:rsidP="00A92110">
            <w:pPr>
              <w:pStyle w:val="TableEntry"/>
            </w:pPr>
            <w:r w:rsidRPr="001F42D3">
              <w:t>[0..1]</w:t>
            </w:r>
          </w:p>
        </w:tc>
        <w:tc>
          <w:tcPr>
            <w:tcW w:w="810" w:type="dxa"/>
          </w:tcPr>
          <w:p w14:paraId="751F22A5" w14:textId="77777777" w:rsidR="00B11855" w:rsidRPr="001F42D3" w:rsidRDefault="00B11855" w:rsidP="00A92110">
            <w:pPr>
              <w:pStyle w:val="TableEntry"/>
            </w:pPr>
          </w:p>
        </w:tc>
        <w:tc>
          <w:tcPr>
            <w:tcW w:w="2810" w:type="dxa"/>
          </w:tcPr>
          <w:p w14:paraId="46811006" w14:textId="77777777" w:rsidR="00B11855" w:rsidRPr="001F42D3" w:rsidRDefault="003D003E" w:rsidP="00A92110">
            <w:pPr>
              <w:pStyle w:val="TableEntry"/>
            </w:pPr>
            <w:r w:rsidRPr="001F42D3">
              <w:t>Order Status Modifier</w:t>
            </w:r>
          </w:p>
        </w:tc>
      </w:tr>
      <w:tr w:rsidR="00C40FD5" w:rsidRPr="001F42D3" w14:paraId="6D8A8241" w14:textId="77777777" w:rsidTr="00A92110">
        <w:trPr>
          <w:cantSplit/>
          <w:jc w:val="center"/>
        </w:trPr>
        <w:tc>
          <w:tcPr>
            <w:tcW w:w="990" w:type="dxa"/>
          </w:tcPr>
          <w:p w14:paraId="0FFC471C" w14:textId="77777777" w:rsidR="00B11855" w:rsidRPr="001F42D3" w:rsidRDefault="003D003E" w:rsidP="00A92110">
            <w:pPr>
              <w:pStyle w:val="TableEntry"/>
            </w:pPr>
            <w:r w:rsidRPr="001F42D3">
              <w:t>26</w:t>
            </w:r>
          </w:p>
        </w:tc>
        <w:tc>
          <w:tcPr>
            <w:tcW w:w="1080" w:type="dxa"/>
          </w:tcPr>
          <w:p w14:paraId="5C40B37E" w14:textId="77777777" w:rsidR="00B11855" w:rsidRPr="001F42D3" w:rsidRDefault="003D003E" w:rsidP="00A92110">
            <w:pPr>
              <w:pStyle w:val="TableEntry"/>
            </w:pPr>
            <w:r w:rsidRPr="001F42D3">
              <w:t>60</w:t>
            </w:r>
          </w:p>
        </w:tc>
        <w:tc>
          <w:tcPr>
            <w:tcW w:w="990" w:type="dxa"/>
          </w:tcPr>
          <w:p w14:paraId="3932DD10" w14:textId="77777777" w:rsidR="00B11855" w:rsidRPr="001F42D3" w:rsidRDefault="003D003E" w:rsidP="00A92110">
            <w:pPr>
              <w:pStyle w:val="TableEntry"/>
            </w:pPr>
            <w:r w:rsidRPr="001F42D3">
              <w:t>CWE</w:t>
            </w:r>
          </w:p>
        </w:tc>
        <w:tc>
          <w:tcPr>
            <w:tcW w:w="1227" w:type="dxa"/>
          </w:tcPr>
          <w:p w14:paraId="6F57850D" w14:textId="77777777" w:rsidR="00B11855" w:rsidRPr="001F42D3" w:rsidRDefault="003D003E" w:rsidP="00A92110">
            <w:pPr>
              <w:pStyle w:val="TableEntry"/>
            </w:pPr>
            <w:r w:rsidRPr="001F42D3">
              <w:t>RE</w:t>
            </w:r>
          </w:p>
        </w:tc>
        <w:tc>
          <w:tcPr>
            <w:tcW w:w="940" w:type="dxa"/>
          </w:tcPr>
          <w:p w14:paraId="0B98468D" w14:textId="77777777" w:rsidR="00B11855" w:rsidRPr="001F42D3" w:rsidRDefault="003D003E" w:rsidP="00A92110">
            <w:pPr>
              <w:pStyle w:val="TableEntry"/>
            </w:pPr>
            <w:r w:rsidRPr="001F42D3">
              <w:t>[0..1]</w:t>
            </w:r>
          </w:p>
        </w:tc>
        <w:tc>
          <w:tcPr>
            <w:tcW w:w="810" w:type="dxa"/>
          </w:tcPr>
          <w:p w14:paraId="6BD74864" w14:textId="77777777" w:rsidR="00B11855" w:rsidRPr="001F42D3" w:rsidRDefault="003D003E" w:rsidP="00A92110">
            <w:pPr>
              <w:pStyle w:val="TableEntry"/>
            </w:pPr>
            <w:r w:rsidRPr="001F42D3">
              <w:t>0552</w:t>
            </w:r>
          </w:p>
        </w:tc>
        <w:tc>
          <w:tcPr>
            <w:tcW w:w="2810" w:type="dxa"/>
          </w:tcPr>
          <w:p w14:paraId="3D0114DF" w14:textId="77777777" w:rsidR="00B11855" w:rsidRPr="001F42D3" w:rsidRDefault="003D003E" w:rsidP="00A92110">
            <w:pPr>
              <w:pStyle w:val="TableEntry"/>
            </w:pPr>
            <w:r w:rsidRPr="001F42D3">
              <w:t>Advanced Beneficiary Notice Override Reason</w:t>
            </w:r>
          </w:p>
        </w:tc>
      </w:tr>
      <w:tr w:rsidR="00C40FD5" w:rsidRPr="001F42D3" w14:paraId="0E0D8A8A" w14:textId="77777777" w:rsidTr="00A92110">
        <w:trPr>
          <w:cantSplit/>
          <w:jc w:val="center"/>
        </w:trPr>
        <w:tc>
          <w:tcPr>
            <w:tcW w:w="990" w:type="dxa"/>
          </w:tcPr>
          <w:p w14:paraId="75B3F03F" w14:textId="77777777" w:rsidR="00B11855" w:rsidRPr="001F42D3" w:rsidRDefault="003D003E" w:rsidP="00A92110">
            <w:pPr>
              <w:pStyle w:val="TableEntry"/>
            </w:pPr>
            <w:r w:rsidRPr="001F42D3">
              <w:t>27</w:t>
            </w:r>
          </w:p>
        </w:tc>
        <w:tc>
          <w:tcPr>
            <w:tcW w:w="1080" w:type="dxa"/>
          </w:tcPr>
          <w:p w14:paraId="13148BD0" w14:textId="77777777" w:rsidR="00B11855" w:rsidRPr="001F42D3" w:rsidRDefault="003D003E" w:rsidP="00A92110">
            <w:pPr>
              <w:pStyle w:val="TableEntry"/>
            </w:pPr>
            <w:r w:rsidRPr="001F42D3">
              <w:t>24</w:t>
            </w:r>
          </w:p>
        </w:tc>
        <w:tc>
          <w:tcPr>
            <w:tcW w:w="990" w:type="dxa"/>
          </w:tcPr>
          <w:p w14:paraId="164465D5" w14:textId="77777777" w:rsidR="00B11855" w:rsidRPr="001F42D3" w:rsidRDefault="003D003E" w:rsidP="00A92110">
            <w:pPr>
              <w:pStyle w:val="TableEntry"/>
            </w:pPr>
            <w:r w:rsidRPr="001F42D3">
              <w:t>DTM</w:t>
            </w:r>
          </w:p>
        </w:tc>
        <w:tc>
          <w:tcPr>
            <w:tcW w:w="1227" w:type="dxa"/>
          </w:tcPr>
          <w:p w14:paraId="590369DB" w14:textId="77777777" w:rsidR="00B11855" w:rsidRPr="001F42D3" w:rsidRDefault="003D003E" w:rsidP="00A92110">
            <w:pPr>
              <w:pStyle w:val="TableEntry"/>
            </w:pPr>
            <w:r w:rsidRPr="001F42D3">
              <w:t>RE</w:t>
            </w:r>
          </w:p>
        </w:tc>
        <w:tc>
          <w:tcPr>
            <w:tcW w:w="940" w:type="dxa"/>
          </w:tcPr>
          <w:p w14:paraId="7300C95A" w14:textId="77777777" w:rsidR="00B11855" w:rsidRPr="001F42D3" w:rsidRDefault="003D003E" w:rsidP="00A92110">
            <w:pPr>
              <w:pStyle w:val="TableEntry"/>
            </w:pPr>
            <w:r w:rsidRPr="001F42D3">
              <w:t>[0..1]</w:t>
            </w:r>
          </w:p>
        </w:tc>
        <w:tc>
          <w:tcPr>
            <w:tcW w:w="810" w:type="dxa"/>
          </w:tcPr>
          <w:p w14:paraId="003976E3" w14:textId="77777777" w:rsidR="00B11855" w:rsidRPr="001F42D3" w:rsidRDefault="00B11855" w:rsidP="006C0E8E">
            <w:pPr>
              <w:pStyle w:val="TableEntry"/>
              <w:spacing w:before="0" w:after="0"/>
              <w:ind w:left="29" w:right="29"/>
              <w:contextualSpacing/>
            </w:pPr>
          </w:p>
        </w:tc>
        <w:tc>
          <w:tcPr>
            <w:tcW w:w="2810" w:type="dxa"/>
          </w:tcPr>
          <w:p w14:paraId="3792993D" w14:textId="77777777" w:rsidR="00B11855" w:rsidRPr="001F42D3" w:rsidRDefault="003D003E" w:rsidP="00A92110">
            <w:pPr>
              <w:pStyle w:val="TableEntry"/>
            </w:pPr>
            <w:r w:rsidRPr="001F42D3">
              <w:t>Filler's Expected Availability Date/Time</w:t>
            </w:r>
          </w:p>
        </w:tc>
      </w:tr>
      <w:tr w:rsidR="00C40FD5" w:rsidRPr="001F42D3" w14:paraId="4CA2E365" w14:textId="77777777" w:rsidTr="00A92110">
        <w:trPr>
          <w:cantSplit/>
          <w:jc w:val="center"/>
        </w:trPr>
        <w:tc>
          <w:tcPr>
            <w:tcW w:w="990" w:type="dxa"/>
          </w:tcPr>
          <w:p w14:paraId="388875AC" w14:textId="77777777" w:rsidR="00B11855" w:rsidRPr="001F42D3" w:rsidRDefault="003D003E" w:rsidP="00A92110">
            <w:pPr>
              <w:pStyle w:val="TableEntry"/>
            </w:pPr>
            <w:r w:rsidRPr="001F42D3">
              <w:t>28</w:t>
            </w:r>
          </w:p>
        </w:tc>
        <w:tc>
          <w:tcPr>
            <w:tcW w:w="1080" w:type="dxa"/>
          </w:tcPr>
          <w:p w14:paraId="66172165" w14:textId="77777777" w:rsidR="00B11855" w:rsidRPr="001F42D3" w:rsidRDefault="003D003E" w:rsidP="00A92110">
            <w:pPr>
              <w:pStyle w:val="TableEntry"/>
            </w:pPr>
            <w:r w:rsidRPr="001F42D3">
              <w:t>705</w:t>
            </w:r>
          </w:p>
        </w:tc>
        <w:tc>
          <w:tcPr>
            <w:tcW w:w="990" w:type="dxa"/>
          </w:tcPr>
          <w:p w14:paraId="20691EB2" w14:textId="77777777" w:rsidR="00B11855" w:rsidRPr="001F42D3" w:rsidRDefault="003D003E" w:rsidP="00A92110">
            <w:pPr>
              <w:pStyle w:val="TableEntry"/>
            </w:pPr>
            <w:r w:rsidRPr="001F42D3">
              <w:t>CWE</w:t>
            </w:r>
          </w:p>
        </w:tc>
        <w:tc>
          <w:tcPr>
            <w:tcW w:w="1227" w:type="dxa"/>
          </w:tcPr>
          <w:p w14:paraId="7BCB67EE" w14:textId="77777777" w:rsidR="00B11855" w:rsidRPr="001F42D3" w:rsidRDefault="003D003E" w:rsidP="00A92110">
            <w:pPr>
              <w:pStyle w:val="TableEntry"/>
            </w:pPr>
            <w:r w:rsidRPr="001F42D3">
              <w:t>RE</w:t>
            </w:r>
          </w:p>
        </w:tc>
        <w:tc>
          <w:tcPr>
            <w:tcW w:w="940" w:type="dxa"/>
          </w:tcPr>
          <w:p w14:paraId="455F0A6D" w14:textId="77777777" w:rsidR="00B11855" w:rsidRPr="001F42D3" w:rsidRDefault="003D003E" w:rsidP="00A92110">
            <w:pPr>
              <w:pStyle w:val="TableEntry"/>
            </w:pPr>
            <w:r w:rsidRPr="001F42D3">
              <w:t>[0..1]</w:t>
            </w:r>
          </w:p>
        </w:tc>
        <w:tc>
          <w:tcPr>
            <w:tcW w:w="810" w:type="dxa"/>
          </w:tcPr>
          <w:p w14:paraId="6A1FBFE7" w14:textId="77777777" w:rsidR="00B11855" w:rsidRPr="001F42D3" w:rsidRDefault="003D003E" w:rsidP="00A92110">
            <w:pPr>
              <w:pStyle w:val="TableEntry"/>
            </w:pPr>
            <w:r w:rsidRPr="001F42D3">
              <w:t>0177</w:t>
            </w:r>
          </w:p>
        </w:tc>
        <w:tc>
          <w:tcPr>
            <w:tcW w:w="2810" w:type="dxa"/>
          </w:tcPr>
          <w:p w14:paraId="5F11E59F" w14:textId="77777777" w:rsidR="00B11855" w:rsidRPr="001F42D3" w:rsidRDefault="003D003E" w:rsidP="00A92110">
            <w:pPr>
              <w:pStyle w:val="TableEntry"/>
            </w:pPr>
            <w:r w:rsidRPr="001F42D3">
              <w:t>Confidentiality Code</w:t>
            </w:r>
          </w:p>
        </w:tc>
      </w:tr>
      <w:tr w:rsidR="00C40FD5" w:rsidRPr="001F42D3" w14:paraId="099DD9FE" w14:textId="77777777" w:rsidTr="00A92110">
        <w:trPr>
          <w:cantSplit/>
          <w:jc w:val="center"/>
        </w:trPr>
        <w:tc>
          <w:tcPr>
            <w:tcW w:w="990" w:type="dxa"/>
          </w:tcPr>
          <w:p w14:paraId="1FFA8358" w14:textId="77777777" w:rsidR="00B11855" w:rsidRPr="001F42D3" w:rsidRDefault="003D003E" w:rsidP="00A92110">
            <w:pPr>
              <w:pStyle w:val="TableEntry"/>
            </w:pPr>
            <w:r w:rsidRPr="001F42D3">
              <w:t>29</w:t>
            </w:r>
          </w:p>
        </w:tc>
        <w:tc>
          <w:tcPr>
            <w:tcW w:w="1080" w:type="dxa"/>
          </w:tcPr>
          <w:p w14:paraId="688D7ECA" w14:textId="77777777" w:rsidR="00B11855" w:rsidRPr="001F42D3" w:rsidRDefault="003D003E" w:rsidP="00A92110">
            <w:pPr>
              <w:pStyle w:val="TableEntry"/>
            </w:pPr>
            <w:r w:rsidRPr="001F42D3">
              <w:t>705</w:t>
            </w:r>
          </w:p>
        </w:tc>
        <w:tc>
          <w:tcPr>
            <w:tcW w:w="990" w:type="dxa"/>
          </w:tcPr>
          <w:p w14:paraId="1745F196" w14:textId="77777777" w:rsidR="00B11855" w:rsidRPr="001F42D3" w:rsidRDefault="003D003E" w:rsidP="00A92110">
            <w:pPr>
              <w:pStyle w:val="TableEntry"/>
            </w:pPr>
            <w:r w:rsidRPr="001F42D3">
              <w:t>CWE</w:t>
            </w:r>
          </w:p>
        </w:tc>
        <w:tc>
          <w:tcPr>
            <w:tcW w:w="1227" w:type="dxa"/>
          </w:tcPr>
          <w:p w14:paraId="7151D80A" w14:textId="77777777" w:rsidR="00B11855" w:rsidRPr="001F42D3" w:rsidRDefault="003D003E" w:rsidP="00A92110">
            <w:pPr>
              <w:pStyle w:val="TableEntry"/>
            </w:pPr>
            <w:r w:rsidRPr="001F42D3">
              <w:t>RE</w:t>
            </w:r>
          </w:p>
        </w:tc>
        <w:tc>
          <w:tcPr>
            <w:tcW w:w="940" w:type="dxa"/>
          </w:tcPr>
          <w:p w14:paraId="6BD9DB96" w14:textId="77777777" w:rsidR="00B11855" w:rsidRPr="001F42D3" w:rsidRDefault="003D003E" w:rsidP="00A92110">
            <w:pPr>
              <w:pStyle w:val="TableEntry"/>
            </w:pPr>
            <w:r w:rsidRPr="001F42D3">
              <w:t>[0..1]</w:t>
            </w:r>
          </w:p>
        </w:tc>
        <w:tc>
          <w:tcPr>
            <w:tcW w:w="810" w:type="dxa"/>
          </w:tcPr>
          <w:p w14:paraId="1FC9EF52" w14:textId="77777777" w:rsidR="00B11855" w:rsidRPr="001F42D3" w:rsidRDefault="003D003E" w:rsidP="00A92110">
            <w:pPr>
              <w:pStyle w:val="TableEntry"/>
            </w:pPr>
            <w:r w:rsidRPr="001F42D3">
              <w:t>0482</w:t>
            </w:r>
          </w:p>
        </w:tc>
        <w:tc>
          <w:tcPr>
            <w:tcW w:w="2810" w:type="dxa"/>
          </w:tcPr>
          <w:p w14:paraId="20EEF0F0" w14:textId="77777777" w:rsidR="00B11855" w:rsidRPr="001F42D3" w:rsidRDefault="003D003E" w:rsidP="00A92110">
            <w:pPr>
              <w:pStyle w:val="TableEntry"/>
            </w:pPr>
            <w:r w:rsidRPr="001F42D3">
              <w:t>Order Type</w:t>
            </w:r>
          </w:p>
        </w:tc>
      </w:tr>
      <w:tr w:rsidR="00C40FD5" w:rsidRPr="001F42D3" w14:paraId="7145054D" w14:textId="77777777" w:rsidTr="00A92110">
        <w:trPr>
          <w:cantSplit/>
          <w:jc w:val="center"/>
        </w:trPr>
        <w:tc>
          <w:tcPr>
            <w:tcW w:w="990" w:type="dxa"/>
          </w:tcPr>
          <w:p w14:paraId="07C09E99" w14:textId="77777777" w:rsidR="00B11855" w:rsidRPr="001F42D3" w:rsidRDefault="003D003E" w:rsidP="00A92110">
            <w:pPr>
              <w:pStyle w:val="TableEntry"/>
            </w:pPr>
            <w:r w:rsidRPr="001F42D3">
              <w:t>30</w:t>
            </w:r>
          </w:p>
        </w:tc>
        <w:tc>
          <w:tcPr>
            <w:tcW w:w="1080" w:type="dxa"/>
          </w:tcPr>
          <w:p w14:paraId="03910557" w14:textId="77777777" w:rsidR="00B11855" w:rsidRPr="001F42D3" w:rsidRDefault="003D003E" w:rsidP="00A92110">
            <w:pPr>
              <w:pStyle w:val="TableEntry"/>
            </w:pPr>
            <w:r w:rsidRPr="001F42D3">
              <w:t>705</w:t>
            </w:r>
          </w:p>
        </w:tc>
        <w:tc>
          <w:tcPr>
            <w:tcW w:w="990" w:type="dxa"/>
          </w:tcPr>
          <w:p w14:paraId="6D867F18" w14:textId="77777777" w:rsidR="00B11855" w:rsidRPr="001F42D3" w:rsidRDefault="003D003E" w:rsidP="00A92110">
            <w:pPr>
              <w:pStyle w:val="TableEntry"/>
            </w:pPr>
            <w:r w:rsidRPr="001F42D3">
              <w:t>CNE</w:t>
            </w:r>
          </w:p>
        </w:tc>
        <w:tc>
          <w:tcPr>
            <w:tcW w:w="1227" w:type="dxa"/>
          </w:tcPr>
          <w:p w14:paraId="5BC6A72A" w14:textId="77777777" w:rsidR="00B11855" w:rsidRPr="001F42D3" w:rsidRDefault="003D003E" w:rsidP="00A92110">
            <w:pPr>
              <w:pStyle w:val="TableEntry"/>
            </w:pPr>
            <w:r w:rsidRPr="001F42D3">
              <w:t>RE</w:t>
            </w:r>
          </w:p>
        </w:tc>
        <w:tc>
          <w:tcPr>
            <w:tcW w:w="940" w:type="dxa"/>
          </w:tcPr>
          <w:p w14:paraId="6F07E260" w14:textId="77777777" w:rsidR="00B11855" w:rsidRPr="001F42D3" w:rsidRDefault="003D003E" w:rsidP="00A92110">
            <w:pPr>
              <w:pStyle w:val="TableEntry"/>
            </w:pPr>
            <w:r w:rsidRPr="001F42D3">
              <w:t>[0..1]</w:t>
            </w:r>
          </w:p>
        </w:tc>
        <w:tc>
          <w:tcPr>
            <w:tcW w:w="810" w:type="dxa"/>
          </w:tcPr>
          <w:p w14:paraId="1C848133" w14:textId="77777777" w:rsidR="00B11855" w:rsidRPr="001F42D3" w:rsidRDefault="003D003E" w:rsidP="00A92110">
            <w:pPr>
              <w:pStyle w:val="TableEntry"/>
            </w:pPr>
            <w:r w:rsidRPr="001F42D3">
              <w:t>0483</w:t>
            </w:r>
          </w:p>
        </w:tc>
        <w:tc>
          <w:tcPr>
            <w:tcW w:w="2810" w:type="dxa"/>
          </w:tcPr>
          <w:p w14:paraId="225D52FA" w14:textId="77777777" w:rsidR="00B11855" w:rsidRPr="001F42D3" w:rsidRDefault="003D003E" w:rsidP="00A92110">
            <w:pPr>
              <w:pStyle w:val="TableEntry"/>
            </w:pPr>
            <w:r w:rsidRPr="001F42D3">
              <w:t>Enterer Authorization Mode</w:t>
            </w:r>
          </w:p>
        </w:tc>
      </w:tr>
    </w:tbl>
    <w:p w14:paraId="5549E417" w14:textId="77777777" w:rsidR="00264692" w:rsidRPr="001F42D3" w:rsidRDefault="00264692" w:rsidP="00C10546">
      <w:pPr>
        <w:pStyle w:val="BodyText"/>
      </w:pPr>
    </w:p>
    <w:p w14:paraId="7FE95BEC" w14:textId="77777777" w:rsidR="00B11855" w:rsidRPr="001F42D3" w:rsidRDefault="003D003E" w:rsidP="00C10546">
      <w:pPr>
        <w:pStyle w:val="BodyText"/>
      </w:pPr>
      <w:r w:rsidRPr="001F42D3">
        <w:t>The following describes the IHE PCD usage of those fields which have a usage other than X in the above table.</w:t>
      </w:r>
    </w:p>
    <w:p w14:paraId="36785DCD" w14:textId="77777777" w:rsidR="00B11855" w:rsidRPr="001F42D3" w:rsidRDefault="003D003E" w:rsidP="005C1693">
      <w:pPr>
        <w:pStyle w:val="BodyText"/>
      </w:pPr>
      <w:r w:rsidRPr="001F42D3">
        <w:rPr>
          <w:b/>
          <w:bCs/>
        </w:rPr>
        <w:t xml:space="preserve">ORC-1   Order Control </w:t>
      </w:r>
    </w:p>
    <w:p w14:paraId="42B35F0F" w14:textId="59A6B576" w:rsidR="00B11855" w:rsidRPr="001F42D3" w:rsidRDefault="003D003E" w:rsidP="005C1693">
      <w:pPr>
        <w:pStyle w:val="BodyText"/>
      </w:pPr>
      <w:r w:rsidRPr="001F42D3">
        <w:t xml:space="preserve">Definition: Determines the function of the order segment. The </w:t>
      </w:r>
      <w:r w:rsidR="007E67D4" w:rsidRPr="001F42D3">
        <w:t>DEV TF</w:t>
      </w:r>
      <w:r w:rsidRPr="001F42D3">
        <w:t xml:space="preserve"> requires that this field be valued as RE</w:t>
      </w:r>
      <w:r w:rsidR="00D44BAE" w:rsidRPr="001F42D3">
        <w:t xml:space="preserve">, </w:t>
      </w:r>
      <w:r w:rsidR="00E86B15" w:rsidRPr="001F42D3">
        <w:t>XO</w:t>
      </w:r>
      <w:r w:rsidR="00D44BAE" w:rsidRPr="001F42D3">
        <w:t>, or CH</w:t>
      </w:r>
      <w:r w:rsidR="00E86B15" w:rsidRPr="001F42D3">
        <w:t xml:space="preserve"> </w:t>
      </w:r>
      <w:r w:rsidRPr="001F42D3">
        <w:t>according to the table below when the RGV^O15^RGV_O15 Pharmacy/Treatment Give Message is used to send information from the Infusion Order Programmer (IOP) to the Infusion Order Consumer (IOC).</w:t>
      </w:r>
    </w:p>
    <w:p w14:paraId="76529744" w14:textId="77777777" w:rsidR="00B11855" w:rsidRPr="001F42D3" w:rsidRDefault="00B11855" w:rsidP="001466DF">
      <w:pPr>
        <w:pStyle w:val="HL7FieldIndent2"/>
        <w:ind w:left="0" w:hanging="2"/>
        <w:rPr>
          <w:noProof w:val="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5"/>
        <w:gridCol w:w="5625"/>
      </w:tblGrid>
      <w:tr w:rsidR="00B11855" w:rsidRPr="001F42D3" w14:paraId="1BEBFB55" w14:textId="77777777" w:rsidTr="00A92110">
        <w:trPr>
          <w:cantSplit/>
          <w:jc w:val="center"/>
        </w:trPr>
        <w:tc>
          <w:tcPr>
            <w:tcW w:w="1845" w:type="dxa"/>
            <w:shd w:val="clear" w:color="auto" w:fill="D9D9D9"/>
          </w:tcPr>
          <w:p w14:paraId="5981FD38" w14:textId="77777777" w:rsidR="00B11855" w:rsidRPr="001F42D3" w:rsidRDefault="003D003E" w:rsidP="003A64E3">
            <w:pPr>
              <w:pStyle w:val="TableEntryHeader"/>
            </w:pPr>
            <w:r w:rsidRPr="001F42D3">
              <w:t>ORC-1 Value</w:t>
            </w:r>
          </w:p>
        </w:tc>
        <w:tc>
          <w:tcPr>
            <w:tcW w:w="5625" w:type="dxa"/>
            <w:shd w:val="clear" w:color="auto" w:fill="D9D9D9"/>
          </w:tcPr>
          <w:p w14:paraId="6ADC2E60" w14:textId="77777777" w:rsidR="00B11855" w:rsidRPr="001F42D3" w:rsidRDefault="003D003E" w:rsidP="003A64E3">
            <w:pPr>
              <w:pStyle w:val="TableEntryHeader"/>
            </w:pPr>
            <w:r w:rsidRPr="001F42D3">
              <w:t>Use</w:t>
            </w:r>
          </w:p>
        </w:tc>
      </w:tr>
      <w:tr w:rsidR="00B11855" w:rsidRPr="001F42D3" w14:paraId="3011CC46" w14:textId="77777777" w:rsidTr="00A92110">
        <w:trPr>
          <w:cantSplit/>
          <w:jc w:val="center"/>
        </w:trPr>
        <w:tc>
          <w:tcPr>
            <w:tcW w:w="1845" w:type="dxa"/>
          </w:tcPr>
          <w:p w14:paraId="4715B96E" w14:textId="77777777" w:rsidR="00B11855" w:rsidRPr="001F42D3" w:rsidRDefault="003D003E" w:rsidP="003A64E3">
            <w:pPr>
              <w:pStyle w:val="TableEntry"/>
            </w:pPr>
            <w:r w:rsidRPr="001F42D3">
              <w:t>RE</w:t>
            </w:r>
          </w:p>
        </w:tc>
        <w:tc>
          <w:tcPr>
            <w:tcW w:w="5625" w:type="dxa"/>
          </w:tcPr>
          <w:p w14:paraId="27778ABA" w14:textId="77777777" w:rsidR="00B11855" w:rsidRPr="001F42D3" w:rsidRDefault="003D003E" w:rsidP="003A64E3">
            <w:pPr>
              <w:pStyle w:val="TableEntry"/>
            </w:pPr>
            <w:r w:rsidRPr="001F42D3">
              <w:t>Start of a new bag, bottle, or container</w:t>
            </w:r>
          </w:p>
        </w:tc>
      </w:tr>
      <w:tr w:rsidR="00B11855" w:rsidRPr="001F42D3" w14:paraId="634443B1" w14:textId="77777777" w:rsidTr="00A92110">
        <w:trPr>
          <w:cantSplit/>
          <w:jc w:val="center"/>
        </w:trPr>
        <w:tc>
          <w:tcPr>
            <w:tcW w:w="1845" w:type="dxa"/>
          </w:tcPr>
          <w:p w14:paraId="35D676F1" w14:textId="77777777" w:rsidR="00B11855" w:rsidRPr="001F42D3" w:rsidRDefault="00E86B15" w:rsidP="003A64E3">
            <w:pPr>
              <w:pStyle w:val="TableEntry"/>
            </w:pPr>
            <w:r w:rsidRPr="001F42D3">
              <w:t>XO</w:t>
            </w:r>
          </w:p>
        </w:tc>
        <w:tc>
          <w:tcPr>
            <w:tcW w:w="5625" w:type="dxa"/>
          </w:tcPr>
          <w:p w14:paraId="7F9DC966" w14:textId="77777777" w:rsidR="00B11855" w:rsidRPr="001F42D3" w:rsidRDefault="003D003E" w:rsidP="003A64E3">
            <w:pPr>
              <w:pStyle w:val="TableEntry"/>
            </w:pPr>
            <w:r w:rsidRPr="001F42D3">
              <w:t>Change of dose or rate on a currently programmed infusion</w:t>
            </w:r>
            <w:r w:rsidR="00E86B15" w:rsidRPr="001F42D3">
              <w:t xml:space="preserve"> (not valid for PCA)</w:t>
            </w:r>
            <w:r w:rsidR="00A25FE4" w:rsidRPr="001F42D3">
              <w:t xml:space="preserve"> </w:t>
            </w:r>
          </w:p>
        </w:tc>
      </w:tr>
      <w:tr w:rsidR="00D44BAE" w:rsidRPr="001F42D3" w14:paraId="0D36F4EB" w14:textId="77777777" w:rsidTr="00A92110">
        <w:trPr>
          <w:cantSplit/>
          <w:jc w:val="center"/>
        </w:trPr>
        <w:tc>
          <w:tcPr>
            <w:tcW w:w="1845" w:type="dxa"/>
          </w:tcPr>
          <w:p w14:paraId="61F00BC3" w14:textId="29ADC771" w:rsidR="00D44BAE" w:rsidRPr="001F42D3" w:rsidRDefault="00D44BAE" w:rsidP="00D44BAE">
            <w:pPr>
              <w:pStyle w:val="TableEntry"/>
            </w:pPr>
            <w:r w:rsidRPr="001F42D3">
              <w:t>CH</w:t>
            </w:r>
          </w:p>
        </w:tc>
        <w:tc>
          <w:tcPr>
            <w:tcW w:w="5625" w:type="dxa"/>
          </w:tcPr>
          <w:p w14:paraId="51002276" w14:textId="210995E6" w:rsidR="00D44BAE" w:rsidRPr="001F42D3" w:rsidRDefault="00D44BAE" w:rsidP="00D44BAE">
            <w:pPr>
              <w:pStyle w:val="TableEntry"/>
            </w:pPr>
            <w:r w:rsidRPr="001F42D3">
              <w:t>Program a bolus from an existing infusion</w:t>
            </w:r>
          </w:p>
        </w:tc>
      </w:tr>
    </w:tbl>
    <w:p w14:paraId="4CE5BE08" w14:textId="77777777" w:rsidR="00B11855" w:rsidRPr="001F42D3" w:rsidRDefault="00B11855" w:rsidP="003A64E3">
      <w:pPr>
        <w:pStyle w:val="HL7FieldIndent2"/>
        <w:ind w:left="0" w:hanging="2"/>
        <w:rPr>
          <w:noProof w:val="0"/>
        </w:rPr>
      </w:pPr>
    </w:p>
    <w:p w14:paraId="24B825DB" w14:textId="77777777" w:rsidR="00B11855" w:rsidRPr="001F42D3" w:rsidRDefault="003D003E" w:rsidP="005C1693">
      <w:pPr>
        <w:pStyle w:val="BodyText"/>
      </w:pPr>
      <w:r w:rsidRPr="001F42D3">
        <w:rPr>
          <w:b/>
          <w:bCs/>
        </w:rPr>
        <w:t>ORC-2   Placer Order Number</w:t>
      </w:r>
    </w:p>
    <w:p w14:paraId="4790FA15" w14:textId="77777777" w:rsidR="00B11855" w:rsidRPr="001F42D3" w:rsidRDefault="003D003E" w:rsidP="005C1693">
      <w:pPr>
        <w:pStyle w:val="BodyText"/>
      </w:pPr>
      <w:r w:rsidRPr="001F42D3">
        <w:t>Definition: This field contains either the pharmacy system order number, the BPOC system order ID, or the BPOC administration event ID. This field is a case of the Entity Identifier data type. The first component required is a string that identifies an individual order (e.g., OBR). It is assigned by the place</w:t>
      </w:r>
      <w:r w:rsidR="00E86B15" w:rsidRPr="001F42D3">
        <w:t>r</w:t>
      </w:r>
      <w:r w:rsidRPr="001F42D3">
        <w:t xml:space="preserve"> (ordering application). It identifies an order uniquely among all orders from a particular ordering application. The second through fourth components contain the application ID of the placing application in the same form as the HD data type. The second component, namespace ID, is a user-defined coded value that will be uniquely associated with an application. A given institution or group of intercommunicating institutions should establish a unique list of applications that may be potential placers and fillers and assign unique application IDs. The components are separated by component delimiters.</w:t>
      </w:r>
    </w:p>
    <w:p w14:paraId="1FD6C1F6" w14:textId="5F6798DD" w:rsidR="00B11855" w:rsidRPr="001F42D3" w:rsidRDefault="003D003E" w:rsidP="005C1693">
      <w:pPr>
        <w:pStyle w:val="BodyText"/>
      </w:pPr>
      <w:r w:rsidRPr="001F42D3">
        <w:t>See Appendix C.5, "EI Data Type" for further information.</w:t>
      </w:r>
    </w:p>
    <w:p w14:paraId="0CDBB50A" w14:textId="6EF1EE85"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7.4.1.2 for details. This field is required for </w:t>
      </w:r>
      <w:r w:rsidR="00647994" w:rsidRPr="001F42D3">
        <w:t>[PCD-03]</w:t>
      </w:r>
      <w:r w:rsidRPr="001F42D3">
        <w:t>.</w:t>
      </w:r>
    </w:p>
    <w:p w14:paraId="63BCFCB9" w14:textId="77777777" w:rsidR="00B11855" w:rsidRPr="001F42D3" w:rsidRDefault="003D003E" w:rsidP="005C1693">
      <w:pPr>
        <w:pStyle w:val="BodyText"/>
      </w:pPr>
      <w:r w:rsidRPr="001F42D3">
        <w:rPr>
          <w:b/>
          <w:bCs/>
        </w:rPr>
        <w:t>ORC-3</w:t>
      </w:r>
      <w:r w:rsidR="00506FBD" w:rsidRPr="001F42D3">
        <w:rPr>
          <w:b/>
          <w:bCs/>
        </w:rPr>
        <w:t xml:space="preserve">   </w:t>
      </w:r>
      <w:r w:rsidRPr="001F42D3">
        <w:rPr>
          <w:b/>
          <w:bCs/>
        </w:rPr>
        <w:t>Filler Order Number</w:t>
      </w:r>
    </w:p>
    <w:p w14:paraId="643838F8" w14:textId="77777777" w:rsidR="00B11855" w:rsidRPr="001F42D3" w:rsidRDefault="003D003E" w:rsidP="003A64E3">
      <w:pPr>
        <w:pStyle w:val="Components"/>
        <w:ind w:left="0" w:hanging="2"/>
      </w:pPr>
      <w:r w:rsidRPr="001F42D3">
        <w:t>Components: &lt;Entity Identifier (ST)&gt; ^ &lt;Namespace ID (IS)&gt; ^ &lt;Universal ID (ST)&gt; ^ &lt;Universal ID Type (ID)&gt;</w:t>
      </w:r>
    </w:p>
    <w:p w14:paraId="5BEE7448" w14:textId="0E6FE7EC"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4.5.1.3 for details. The </w:t>
      </w:r>
      <w:r w:rsidR="007E67D4" w:rsidRPr="001F42D3">
        <w:t>DEV TF</w:t>
      </w:r>
      <w:r w:rsidRPr="001F42D3">
        <w:t xml:space="preserve"> does not further constrain this field.</w:t>
      </w:r>
    </w:p>
    <w:p w14:paraId="65EFE777" w14:textId="77777777" w:rsidR="00B11855" w:rsidRPr="001F42D3" w:rsidRDefault="003D003E" w:rsidP="005C1693">
      <w:pPr>
        <w:pStyle w:val="BodyText"/>
      </w:pPr>
      <w:r w:rsidRPr="001F42D3">
        <w:rPr>
          <w:b/>
          <w:bCs/>
        </w:rPr>
        <w:t>ORC-4</w:t>
      </w:r>
      <w:r w:rsidR="00506FBD" w:rsidRPr="001F42D3">
        <w:rPr>
          <w:b/>
          <w:bCs/>
        </w:rPr>
        <w:t xml:space="preserve">   </w:t>
      </w:r>
      <w:r w:rsidRPr="001F42D3">
        <w:rPr>
          <w:b/>
          <w:bCs/>
        </w:rPr>
        <w:t>Placer Group Number</w:t>
      </w:r>
    </w:p>
    <w:p w14:paraId="3F8F9CFE" w14:textId="460A838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4.5.1.4 for details. The </w:t>
      </w:r>
      <w:r w:rsidR="007E67D4" w:rsidRPr="001F42D3">
        <w:t>DEV TF</w:t>
      </w:r>
      <w:r w:rsidRPr="001F42D3">
        <w:t xml:space="preserve"> does not further constrain this field.</w:t>
      </w:r>
    </w:p>
    <w:p w14:paraId="0386912C" w14:textId="77777777" w:rsidR="00B11855" w:rsidRPr="001F42D3" w:rsidRDefault="003D003E" w:rsidP="005C1693">
      <w:pPr>
        <w:pStyle w:val="BodyText"/>
      </w:pPr>
      <w:r w:rsidRPr="001F42D3">
        <w:rPr>
          <w:b/>
          <w:bCs/>
        </w:rPr>
        <w:t>ORC-5   Order Status</w:t>
      </w:r>
    </w:p>
    <w:p w14:paraId="5C7BF0BE" w14:textId="1405388D"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4.5.1.5 for details. The </w:t>
      </w:r>
      <w:r w:rsidR="007E67D4" w:rsidRPr="001F42D3">
        <w:t>DEV TF</w:t>
      </w:r>
      <w:r w:rsidRPr="001F42D3">
        <w:t xml:space="preserve"> does not further constrain this field.</w:t>
      </w:r>
    </w:p>
    <w:p w14:paraId="19CF85DD" w14:textId="77777777" w:rsidR="00B11855" w:rsidRPr="001F42D3" w:rsidRDefault="003D003E" w:rsidP="005C1693">
      <w:pPr>
        <w:pStyle w:val="BodyText"/>
      </w:pPr>
      <w:r w:rsidRPr="001F42D3">
        <w:rPr>
          <w:b/>
          <w:bCs/>
        </w:rPr>
        <w:lastRenderedPageBreak/>
        <w:t>ORC-6   Response Flag</w:t>
      </w:r>
    </w:p>
    <w:p w14:paraId="6747EFC8" w14:textId="1D7EDF7F" w:rsidR="00D44BAE" w:rsidRPr="001F42D3" w:rsidRDefault="003D003E" w:rsidP="00F641DB">
      <w:pPr>
        <w:pStyle w:val="BodyText"/>
        <w:rPr>
          <w:lang w:eastAsia="zh-CN"/>
        </w:rPr>
      </w:pPr>
      <w:r w:rsidRPr="001F42D3">
        <w:t xml:space="preserve">See </w:t>
      </w:r>
      <w:r w:rsidR="006D613E" w:rsidRPr="001F42D3">
        <w:t>HL7</w:t>
      </w:r>
      <w:r w:rsidR="00995105" w:rsidRPr="001F42D3">
        <w:t xml:space="preserve"> </w:t>
      </w:r>
      <w:r w:rsidRPr="001F42D3">
        <w:t xml:space="preserve">V2.6 Section 4.5.1.6 for details. The </w:t>
      </w:r>
      <w:r w:rsidR="007E67D4" w:rsidRPr="001F42D3">
        <w:t>DEV TF</w:t>
      </w:r>
      <w:r w:rsidRPr="001F42D3">
        <w:t xml:space="preserve"> does not further constrain this field.</w:t>
      </w:r>
    </w:p>
    <w:p w14:paraId="4DC6C843" w14:textId="77777777" w:rsidR="00D44BAE" w:rsidRPr="001F42D3" w:rsidRDefault="00D44BAE" w:rsidP="005C1693">
      <w:pPr>
        <w:pStyle w:val="BodyText"/>
      </w:pPr>
      <w:r w:rsidRPr="001F42D3">
        <w:rPr>
          <w:b/>
          <w:bCs/>
        </w:rPr>
        <w:t xml:space="preserve">ORC-8 Parent (EIP) 00222 </w:t>
      </w:r>
    </w:p>
    <w:p w14:paraId="5DFD8ECD" w14:textId="77777777" w:rsidR="00D44BAE" w:rsidRPr="005C1693" w:rsidRDefault="00D44BAE" w:rsidP="005C1693">
      <w:pPr>
        <w:pStyle w:val="Components"/>
        <w:ind w:left="0" w:hanging="2"/>
      </w:pPr>
      <w:r w:rsidRPr="005C1693">
        <w:t xml:space="preserve">Components: &lt;Placer Assigned Identifier (EI)&gt; ^ &lt;Filler Assigned Identifier (EI)&gt; </w:t>
      </w:r>
    </w:p>
    <w:p w14:paraId="635C2DDB" w14:textId="77777777" w:rsidR="00D44BAE" w:rsidRPr="005C1693" w:rsidRDefault="00D44BAE" w:rsidP="005C1693">
      <w:pPr>
        <w:pStyle w:val="Components"/>
        <w:ind w:left="0" w:hanging="2"/>
      </w:pPr>
      <w:r w:rsidRPr="005C1693">
        <w:t xml:space="preserve">Subcomponents for Placer Assigned Identifier (EI): &lt;Entity Identifier (ST)&gt; &amp; &lt;Namespace ID (IS)&gt; &amp; &lt;Universal ID (ST)&gt; &amp; &lt;Universal ID Type (ID)&gt; </w:t>
      </w:r>
    </w:p>
    <w:p w14:paraId="62580D2A" w14:textId="77777777" w:rsidR="00D44BAE" w:rsidRPr="005C1693" w:rsidRDefault="00D44BAE" w:rsidP="005C1693">
      <w:pPr>
        <w:pStyle w:val="Components"/>
        <w:ind w:left="0" w:hanging="2"/>
      </w:pPr>
      <w:r w:rsidRPr="005C1693">
        <w:t xml:space="preserve">Subcomponents for Filler Assigned Identifier (EI): &lt;Entity Identifier (ST)&gt; &amp; &lt;Namespace ID (IS)&gt; &amp; &lt;Universal ID (ST)&gt; &amp; &lt;Universal ID Type (ID)&gt; </w:t>
      </w:r>
    </w:p>
    <w:p w14:paraId="66FDDF98" w14:textId="77777777" w:rsidR="00D44BAE" w:rsidRPr="001F42D3" w:rsidRDefault="00D44BAE" w:rsidP="005C1693">
      <w:pPr>
        <w:pStyle w:val="BodyText"/>
      </w:pPr>
      <w:r w:rsidRPr="001F42D3">
        <w:t xml:space="preserve">Definition: This field relates a child to its parent when a parent-child relationship exists. The parent-child mechanism is described under </w:t>
      </w:r>
      <w:r w:rsidRPr="001F42D3">
        <w:rPr>
          <w:i/>
          <w:iCs/>
        </w:rPr>
        <w:t xml:space="preserve">HL7 Table 0119 - Order control codes </w:t>
      </w:r>
      <w:r w:rsidRPr="001F42D3">
        <w:t xml:space="preserve">. </w:t>
      </w:r>
    </w:p>
    <w:p w14:paraId="3477B42B" w14:textId="77777777" w:rsidR="00D44BAE" w:rsidRPr="001F42D3" w:rsidRDefault="00D44BAE" w:rsidP="005C1693">
      <w:pPr>
        <w:pStyle w:val="BodyText"/>
      </w:pPr>
      <w:r w:rsidRPr="001F42D3">
        <w:t xml:space="preserve">The first component has the same format as ORC-2-placer order number (Section </w:t>
      </w:r>
      <w:r w:rsidRPr="001F42D3">
        <w:rPr>
          <w:i/>
          <w:iCs/>
        </w:rPr>
        <w:t xml:space="preserve">4.5.1.2, </w:t>
      </w:r>
      <w:r w:rsidRPr="001F42D3">
        <w:t>"</w:t>
      </w:r>
      <w:r w:rsidRPr="001F42D3">
        <w:rPr>
          <w:i/>
          <w:iCs/>
        </w:rPr>
        <w:t xml:space="preserve">Placer Order Number </w:t>
      </w:r>
      <w:r w:rsidRPr="001F42D3">
        <w:t xml:space="preserve">(EI) 00216"). The second component has the same format as ORC-3-filler order number 4.5.1.3Filler Order Number (Section , "(EI) 00217"). The components of the placer order number and the filler order number are transmitted in sub-components of the two components of this field. </w:t>
      </w:r>
    </w:p>
    <w:p w14:paraId="6F47A950" w14:textId="3DA85449" w:rsidR="00D44BAE" w:rsidRPr="005C1693" w:rsidRDefault="00D44BAE" w:rsidP="005C1693">
      <w:pPr>
        <w:pStyle w:val="BodyText"/>
      </w:pPr>
      <w:r w:rsidRPr="001F42D3">
        <w:t>ORC-8-parent is the same as OBR-29-parent. If the parent is not present in the ORC, it must be present in the associated OBR. (This rule is the same for other identical fields in the ORC and OBR and promotes upward and ASTM compatibility.) This is particularly important when results are transmitted in an ORU message. In this case, the ORC is not required</w:t>
      </w:r>
      <w:r w:rsidR="00091726" w:rsidRPr="001F42D3">
        <w:t>,</w:t>
      </w:r>
      <w:r w:rsidRPr="001F42D3">
        <w:t xml:space="preserve"> and the identifying filler order number must be present in the OBR segments.</w:t>
      </w:r>
    </w:p>
    <w:p w14:paraId="3BA6B6E2" w14:textId="77777777" w:rsidR="00B11855" w:rsidRPr="001F42D3" w:rsidRDefault="003D003E" w:rsidP="005C1693">
      <w:pPr>
        <w:pStyle w:val="BodyText"/>
      </w:pPr>
      <w:r w:rsidRPr="001F42D3">
        <w:rPr>
          <w:b/>
          <w:bCs/>
        </w:rPr>
        <w:t>ORC-9   Date/Time of Transaction</w:t>
      </w:r>
    </w:p>
    <w:p w14:paraId="05C2DBDD" w14:textId="77777777" w:rsidR="00B11855" w:rsidRPr="001F42D3" w:rsidRDefault="003D003E" w:rsidP="005C1693">
      <w:pPr>
        <w:pStyle w:val="BodyText"/>
      </w:pPr>
      <w:r w:rsidRPr="001F42D3">
        <w:t xml:space="preserve">The time in this field should be the time the clinician initiated the program request, not the time the IOP generated the message. The IOC may use this field to determine if the request is stale or too old. </w:t>
      </w:r>
    </w:p>
    <w:p w14:paraId="1F796602" w14:textId="102F3C75"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4.5.1.9 for details. The </w:t>
      </w:r>
      <w:r w:rsidR="007E67D4" w:rsidRPr="001F42D3">
        <w:t>DEV TF</w:t>
      </w:r>
      <w:r w:rsidRPr="001F42D3">
        <w:t xml:space="preserve"> does not further constrain this field.</w:t>
      </w:r>
    </w:p>
    <w:p w14:paraId="0F4B2176" w14:textId="77777777" w:rsidR="00B11855" w:rsidRPr="001F42D3" w:rsidRDefault="003D003E" w:rsidP="005C1693">
      <w:pPr>
        <w:pStyle w:val="BodyText"/>
      </w:pPr>
      <w:r w:rsidRPr="001F42D3">
        <w:rPr>
          <w:b/>
          <w:bCs/>
        </w:rPr>
        <w:t xml:space="preserve">ORC-10   Entered By </w:t>
      </w:r>
    </w:p>
    <w:p w14:paraId="504F7153" w14:textId="5DB7995A"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4.5.1.10 for details. The </w:t>
      </w:r>
      <w:r w:rsidR="007E67D4" w:rsidRPr="001F42D3">
        <w:t>DEV TF</w:t>
      </w:r>
      <w:r w:rsidRPr="001F42D3">
        <w:t xml:space="preserve"> does not further constrain this field</w:t>
      </w:r>
    </w:p>
    <w:p w14:paraId="12BB659B" w14:textId="77777777" w:rsidR="00B11855" w:rsidRPr="001F42D3" w:rsidRDefault="003D003E" w:rsidP="005C1693">
      <w:pPr>
        <w:pStyle w:val="BodyText"/>
      </w:pPr>
      <w:r w:rsidRPr="001F42D3">
        <w:rPr>
          <w:b/>
          <w:bCs/>
        </w:rPr>
        <w:t>ORC-11   Verified By</w:t>
      </w:r>
    </w:p>
    <w:p w14:paraId="3A35A6BA" w14:textId="47B0168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4.5.1.11 for details. The </w:t>
      </w:r>
      <w:r w:rsidR="007E67D4" w:rsidRPr="001F42D3">
        <w:t>DEV TF</w:t>
      </w:r>
      <w:r w:rsidRPr="001F42D3">
        <w:t xml:space="preserve"> does not further constrain this field.</w:t>
      </w:r>
    </w:p>
    <w:p w14:paraId="374A08FC" w14:textId="77777777" w:rsidR="00B11855" w:rsidRPr="001F42D3" w:rsidRDefault="003D003E" w:rsidP="005C1693">
      <w:pPr>
        <w:pStyle w:val="BodyText"/>
      </w:pPr>
      <w:r w:rsidRPr="001F42D3">
        <w:rPr>
          <w:b/>
          <w:bCs/>
        </w:rPr>
        <w:t>ORC-12   Ordering Provider</w:t>
      </w:r>
    </w:p>
    <w:p w14:paraId="2E47761A" w14:textId="1A19E27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4.5.1.12 for details. The </w:t>
      </w:r>
      <w:r w:rsidR="007E67D4" w:rsidRPr="001F42D3">
        <w:t>DEV TF</w:t>
      </w:r>
      <w:r w:rsidRPr="001F42D3">
        <w:t xml:space="preserve"> does not further constrain this field.</w:t>
      </w:r>
    </w:p>
    <w:p w14:paraId="068A9306" w14:textId="77777777" w:rsidR="00B11855" w:rsidRPr="001F42D3" w:rsidRDefault="003D003E" w:rsidP="005C1693">
      <w:pPr>
        <w:pStyle w:val="BodyText"/>
      </w:pPr>
      <w:r w:rsidRPr="001F42D3">
        <w:rPr>
          <w:b/>
          <w:bCs/>
        </w:rPr>
        <w:t>ORC-13   Enterer's Location</w:t>
      </w:r>
    </w:p>
    <w:p w14:paraId="0D36FCEA" w14:textId="2B16F5F1"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4.5.1.13 for details. The </w:t>
      </w:r>
      <w:r w:rsidR="007E67D4" w:rsidRPr="001F42D3">
        <w:t>DEV TF</w:t>
      </w:r>
      <w:r w:rsidRPr="001F42D3">
        <w:t xml:space="preserve"> does not further constrain this field. </w:t>
      </w:r>
    </w:p>
    <w:p w14:paraId="1191452C" w14:textId="77777777" w:rsidR="00B11855" w:rsidRPr="001F42D3" w:rsidRDefault="003D003E" w:rsidP="005C1693">
      <w:pPr>
        <w:pStyle w:val="BodyText"/>
      </w:pPr>
      <w:r w:rsidRPr="001F42D3">
        <w:rPr>
          <w:b/>
          <w:bCs/>
        </w:rPr>
        <w:t>ORC-14   Call Back Phone Number</w:t>
      </w:r>
    </w:p>
    <w:p w14:paraId="0D176A40" w14:textId="3C688B06"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4.5.1.14 for details. The </w:t>
      </w:r>
      <w:r w:rsidR="007E67D4" w:rsidRPr="001F42D3">
        <w:t>DEV TF</w:t>
      </w:r>
      <w:r w:rsidRPr="001F42D3">
        <w:t xml:space="preserve"> does not further constrain this field.</w:t>
      </w:r>
    </w:p>
    <w:p w14:paraId="5653D4BE" w14:textId="77777777" w:rsidR="00B11855" w:rsidRPr="001F42D3" w:rsidRDefault="003D003E" w:rsidP="005C1693">
      <w:pPr>
        <w:pStyle w:val="BodyText"/>
      </w:pPr>
      <w:r w:rsidRPr="001F42D3">
        <w:rPr>
          <w:b/>
          <w:bCs/>
        </w:rPr>
        <w:lastRenderedPageBreak/>
        <w:t>ORC-15   Order Effective Date/Time</w:t>
      </w:r>
    </w:p>
    <w:p w14:paraId="69155F67" w14:textId="25310C84"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4.5.1.15 for details. The </w:t>
      </w:r>
      <w:r w:rsidR="007E67D4" w:rsidRPr="001F42D3">
        <w:t>DEV TF</w:t>
      </w:r>
      <w:r w:rsidRPr="001F42D3">
        <w:t xml:space="preserve"> does not further constrain this field.</w:t>
      </w:r>
    </w:p>
    <w:p w14:paraId="73F9DF36" w14:textId="77777777" w:rsidR="00B11855" w:rsidRPr="001F42D3" w:rsidRDefault="003D003E" w:rsidP="005C1693">
      <w:pPr>
        <w:pStyle w:val="BodyText"/>
      </w:pPr>
      <w:r w:rsidRPr="001F42D3">
        <w:rPr>
          <w:b/>
          <w:bCs/>
        </w:rPr>
        <w:t>ORC-16   Order Control Code Reason</w:t>
      </w:r>
    </w:p>
    <w:p w14:paraId="53F510EE" w14:textId="3E9D161A"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4.5.1.16 for details. The </w:t>
      </w:r>
      <w:r w:rsidR="007E67D4" w:rsidRPr="001F42D3">
        <w:t>DEV TF</w:t>
      </w:r>
      <w:r w:rsidRPr="001F42D3">
        <w:t xml:space="preserve"> does not further constrain this field.</w:t>
      </w:r>
    </w:p>
    <w:p w14:paraId="7B974D1B" w14:textId="77777777" w:rsidR="00B11855" w:rsidRPr="001F42D3" w:rsidRDefault="003D003E" w:rsidP="005C1693">
      <w:pPr>
        <w:pStyle w:val="BodyText"/>
      </w:pPr>
      <w:r w:rsidRPr="001F42D3">
        <w:rPr>
          <w:b/>
          <w:bCs/>
        </w:rPr>
        <w:t>ORC-17   Entering Organization</w:t>
      </w:r>
    </w:p>
    <w:p w14:paraId="7675EC0F" w14:textId="219C2E1B"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4.5.1.17 for details. The </w:t>
      </w:r>
      <w:r w:rsidR="007E67D4" w:rsidRPr="001F42D3">
        <w:t>DEV TF</w:t>
      </w:r>
      <w:r w:rsidRPr="001F42D3">
        <w:t xml:space="preserve"> does not further constrain this field.</w:t>
      </w:r>
    </w:p>
    <w:p w14:paraId="24EDE0FB" w14:textId="77777777" w:rsidR="00B11855" w:rsidRPr="001F42D3" w:rsidRDefault="003D003E" w:rsidP="005C1693">
      <w:pPr>
        <w:pStyle w:val="BodyText"/>
        <w:keepNext/>
      </w:pPr>
      <w:r w:rsidRPr="001F42D3">
        <w:rPr>
          <w:b/>
          <w:bCs/>
        </w:rPr>
        <w:t>ORC-18   Entering Device</w:t>
      </w:r>
    </w:p>
    <w:p w14:paraId="54DCB574" w14:textId="67AF4CA2"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4.5.1.18 for details. The </w:t>
      </w:r>
      <w:r w:rsidR="007E67D4" w:rsidRPr="001F42D3">
        <w:t>DEV TF</w:t>
      </w:r>
      <w:r w:rsidRPr="001F42D3">
        <w:t xml:space="preserve"> does not further constrain this field.</w:t>
      </w:r>
    </w:p>
    <w:p w14:paraId="322A0CCA" w14:textId="77777777" w:rsidR="00B11855" w:rsidRPr="001F42D3" w:rsidRDefault="003D003E" w:rsidP="005C1693">
      <w:pPr>
        <w:pStyle w:val="BodyText"/>
      </w:pPr>
      <w:r w:rsidRPr="001F42D3">
        <w:rPr>
          <w:b/>
          <w:bCs/>
        </w:rPr>
        <w:t>ORC-19   Action By</w:t>
      </w:r>
    </w:p>
    <w:p w14:paraId="12397F92" w14:textId="77777777" w:rsidR="00B11855" w:rsidRPr="001F42D3" w:rsidRDefault="003D003E" w:rsidP="003A64E3">
      <w:pPr>
        <w:pStyle w:val="Components"/>
        <w:ind w:left="0" w:hanging="2"/>
      </w:pPr>
      <w:r w:rsidRPr="001F42D3">
        <w:t>Components: &lt;ID Number (ST)&gt; ^ &lt;Family Name (FN)&gt; ^ &lt;Given Name (ST)&gt; ^ &lt;Second and Further Given Names or Initials Thereof (ST)&gt; ^ &lt;Suffix (e.g., JR or III) (ST)&gt; ^ &lt;Prefix (e.g., DR) (ST)&gt; ^ &lt;DEPRECATED-Degree (e.g., MD) (IS)&gt; ^ &lt;Source Table (IS)&gt; ^ &lt;Assigning Authority (HD)&gt; ^ &lt;Name Type Code (ID)&gt; ^ &lt;Identifier Check Digit (ST)&gt; ^ &lt;Check Digit Scheme (ID)&gt; ^ &lt;Identifier Type Code (ID)&gt; ^ &lt;Assigning Facility (HD)&gt; ^ &lt;Name Representation Code (ID)&gt; ^ &lt;Name Context (CWE)&gt; ^ &lt;DEPRECATED-Name Validity Range (DR)&gt; ^ &lt;Name Assembly Order (ID)&gt; ^ &lt;Effective Date (DTM)&gt; ^ &lt;Expiration Date (DTM)&gt; ^ &lt;Professional Suffix (ST)&gt; ^ &lt;Assigning Jurisdiction (CWE)&gt; ^ &lt;Assigning Agency or Department (CWE)&gt;</w:t>
      </w:r>
    </w:p>
    <w:p w14:paraId="42DFC3E1" w14:textId="77777777" w:rsidR="00B11855" w:rsidRPr="001F42D3" w:rsidRDefault="003D003E" w:rsidP="005C1693">
      <w:pPr>
        <w:pStyle w:val="BodyText"/>
      </w:pPr>
      <w:r w:rsidRPr="001F42D3">
        <w:t>Definition: This field contains the identity of the caregiver who initiated the event.</w:t>
      </w:r>
    </w:p>
    <w:p w14:paraId="1D6A5F4A" w14:textId="77777777" w:rsidR="00B11855" w:rsidRPr="001F42D3" w:rsidRDefault="003D003E" w:rsidP="005C1693">
      <w:pPr>
        <w:pStyle w:val="BodyText"/>
      </w:pPr>
      <w:r w:rsidRPr="001F42D3">
        <w:t xml:space="preserve">Subfield XCN-1 "ID number" is required for each identifier. </w:t>
      </w:r>
    </w:p>
    <w:p w14:paraId="14D6577A" w14:textId="77777777" w:rsidR="00B11855" w:rsidRPr="001F42D3" w:rsidRDefault="003D003E" w:rsidP="005C1693">
      <w:pPr>
        <w:pStyle w:val="BodyText"/>
      </w:pPr>
      <w:r w:rsidRPr="001F42D3">
        <w:rPr>
          <w:b/>
          <w:bCs/>
        </w:rPr>
        <w:t>ORC-20   Advanced Beneficiary Notice Code</w:t>
      </w:r>
    </w:p>
    <w:p w14:paraId="7DE6A2A2" w14:textId="3C35B616"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4.5.1.20 for details. The </w:t>
      </w:r>
      <w:r w:rsidR="007E67D4" w:rsidRPr="001F42D3">
        <w:t>DEV TF</w:t>
      </w:r>
      <w:r w:rsidRPr="001F42D3">
        <w:t xml:space="preserve"> does not further constrain this field.</w:t>
      </w:r>
    </w:p>
    <w:p w14:paraId="13FA0D5A" w14:textId="77777777" w:rsidR="00B11855" w:rsidRPr="001F42D3" w:rsidRDefault="003D003E" w:rsidP="005C1693">
      <w:pPr>
        <w:pStyle w:val="BodyText"/>
      </w:pPr>
      <w:r w:rsidRPr="001F42D3">
        <w:rPr>
          <w:b/>
          <w:bCs/>
        </w:rPr>
        <w:t>ORC-21   Ordering Facility Name</w:t>
      </w:r>
    </w:p>
    <w:p w14:paraId="7ADEE9C4" w14:textId="68FE29D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4.5.1.21 for details. The </w:t>
      </w:r>
      <w:r w:rsidR="007E67D4" w:rsidRPr="001F42D3">
        <w:t>DEV TF</w:t>
      </w:r>
      <w:r w:rsidRPr="001F42D3">
        <w:t xml:space="preserve"> does not further constrain this field.</w:t>
      </w:r>
    </w:p>
    <w:p w14:paraId="54BB0D9F" w14:textId="77777777" w:rsidR="00B11855" w:rsidRPr="001F42D3" w:rsidRDefault="003D003E" w:rsidP="005C1693">
      <w:pPr>
        <w:pStyle w:val="BodyText"/>
      </w:pPr>
      <w:r w:rsidRPr="001F42D3">
        <w:rPr>
          <w:b/>
          <w:bCs/>
        </w:rPr>
        <w:t>ORC-22   Ordering Facility Address</w:t>
      </w:r>
    </w:p>
    <w:p w14:paraId="27066BB3" w14:textId="18988A4B"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4.5.1.22 for details. The </w:t>
      </w:r>
      <w:r w:rsidR="007E67D4" w:rsidRPr="001F42D3">
        <w:t>DEV TF</w:t>
      </w:r>
      <w:r w:rsidRPr="001F42D3">
        <w:t xml:space="preserve"> does not further constrain this field.</w:t>
      </w:r>
    </w:p>
    <w:p w14:paraId="3C5E6AD3" w14:textId="77777777" w:rsidR="00B11855" w:rsidRPr="001F42D3" w:rsidRDefault="003D003E" w:rsidP="005C1693">
      <w:pPr>
        <w:pStyle w:val="BodyText"/>
      </w:pPr>
      <w:r w:rsidRPr="001F42D3">
        <w:rPr>
          <w:b/>
          <w:bCs/>
        </w:rPr>
        <w:t>ORC-23   Ordering Facility Phone Number</w:t>
      </w:r>
    </w:p>
    <w:p w14:paraId="0D34EE5B" w14:textId="4411E4F9"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4.5.1.23 for details. The </w:t>
      </w:r>
      <w:r w:rsidR="007E67D4" w:rsidRPr="001F42D3">
        <w:t>DEV TF</w:t>
      </w:r>
      <w:r w:rsidRPr="001F42D3">
        <w:t xml:space="preserve"> does not further constrain this field.</w:t>
      </w:r>
    </w:p>
    <w:p w14:paraId="42A8DA65" w14:textId="77777777" w:rsidR="00B11855" w:rsidRPr="001F42D3" w:rsidRDefault="003D003E" w:rsidP="005C1693">
      <w:pPr>
        <w:pStyle w:val="BodyText"/>
      </w:pPr>
      <w:r w:rsidRPr="001F42D3">
        <w:rPr>
          <w:b/>
          <w:bCs/>
        </w:rPr>
        <w:t>ORC-24   Ordering Provider Address</w:t>
      </w:r>
    </w:p>
    <w:p w14:paraId="62CF3D84" w14:textId="123E1FBE"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4.5.1.24 for details. The </w:t>
      </w:r>
      <w:r w:rsidR="007E67D4" w:rsidRPr="001F42D3">
        <w:t>DEV TF</w:t>
      </w:r>
      <w:r w:rsidRPr="001F42D3">
        <w:t xml:space="preserve"> does not further constrain this field.</w:t>
      </w:r>
    </w:p>
    <w:p w14:paraId="4377CF37" w14:textId="77777777" w:rsidR="00B11855" w:rsidRPr="001F42D3" w:rsidRDefault="003D003E" w:rsidP="005C1693">
      <w:pPr>
        <w:pStyle w:val="BodyText"/>
      </w:pPr>
      <w:r w:rsidRPr="001F42D3">
        <w:rPr>
          <w:b/>
          <w:bCs/>
        </w:rPr>
        <w:t>ORC-25   Order Status Modifier</w:t>
      </w:r>
    </w:p>
    <w:p w14:paraId="665537C9" w14:textId="7C1F9926"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4.5.1.25 for details. The </w:t>
      </w:r>
      <w:r w:rsidR="007E67D4" w:rsidRPr="001F42D3">
        <w:t>DEV TF</w:t>
      </w:r>
      <w:r w:rsidRPr="001F42D3">
        <w:t xml:space="preserve"> does not further constrain this field.</w:t>
      </w:r>
    </w:p>
    <w:p w14:paraId="6E4A0CCF" w14:textId="77777777" w:rsidR="00B11855" w:rsidRPr="001F42D3" w:rsidRDefault="003D003E" w:rsidP="005C1693">
      <w:pPr>
        <w:pStyle w:val="BodyText"/>
      </w:pPr>
      <w:r w:rsidRPr="001F42D3">
        <w:rPr>
          <w:b/>
          <w:bCs/>
        </w:rPr>
        <w:t>ORC-26   Advanced Beneficiary Notice Override Reason</w:t>
      </w:r>
    </w:p>
    <w:p w14:paraId="29DA4588" w14:textId="68099274"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4.5.1.26 for details. The </w:t>
      </w:r>
      <w:r w:rsidR="007E67D4" w:rsidRPr="001F42D3">
        <w:t>DEV TF</w:t>
      </w:r>
      <w:r w:rsidRPr="001F42D3">
        <w:t xml:space="preserve"> does not further constrain this field.</w:t>
      </w:r>
    </w:p>
    <w:p w14:paraId="35AA2E46" w14:textId="77777777" w:rsidR="00B11855" w:rsidRPr="001F42D3" w:rsidRDefault="003D003E" w:rsidP="005C1693">
      <w:pPr>
        <w:pStyle w:val="BodyText"/>
      </w:pPr>
      <w:r w:rsidRPr="001F42D3">
        <w:rPr>
          <w:b/>
          <w:bCs/>
        </w:rPr>
        <w:t>ORC-27   Filler's Expected Availability Date/Time</w:t>
      </w:r>
    </w:p>
    <w:p w14:paraId="5CBE124A" w14:textId="4D710289" w:rsidR="00B11855" w:rsidRPr="001F42D3" w:rsidRDefault="003D003E" w:rsidP="005C1693">
      <w:pPr>
        <w:pStyle w:val="BodyText"/>
      </w:pPr>
      <w:r w:rsidRPr="001F42D3">
        <w:lastRenderedPageBreak/>
        <w:t xml:space="preserve">See </w:t>
      </w:r>
      <w:r w:rsidR="006D613E" w:rsidRPr="001F42D3">
        <w:t>HL7</w:t>
      </w:r>
      <w:r w:rsidR="00995105" w:rsidRPr="001F42D3">
        <w:t xml:space="preserve"> </w:t>
      </w:r>
      <w:r w:rsidRPr="001F42D3">
        <w:t xml:space="preserve">V2.6 Section 4.5.1.27 for details. The </w:t>
      </w:r>
      <w:r w:rsidR="007E67D4" w:rsidRPr="001F42D3">
        <w:t>DEV TF</w:t>
      </w:r>
      <w:r w:rsidRPr="001F42D3">
        <w:t xml:space="preserve"> does not further constrain this field.</w:t>
      </w:r>
    </w:p>
    <w:p w14:paraId="02D07914" w14:textId="77777777" w:rsidR="00B11855" w:rsidRPr="001F42D3" w:rsidRDefault="003D003E" w:rsidP="005C1693">
      <w:pPr>
        <w:pStyle w:val="BodyText"/>
      </w:pPr>
      <w:r w:rsidRPr="001F42D3">
        <w:rPr>
          <w:b/>
          <w:bCs/>
        </w:rPr>
        <w:t>ORC–28   Confidentiality Code</w:t>
      </w:r>
    </w:p>
    <w:p w14:paraId="12C19FBA" w14:textId="18CA9E2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4.5.1.28 for details. The </w:t>
      </w:r>
      <w:r w:rsidR="007E67D4" w:rsidRPr="001F42D3">
        <w:t>DEV TF</w:t>
      </w:r>
      <w:r w:rsidRPr="001F42D3">
        <w:t xml:space="preserve"> does not further constrain this field.</w:t>
      </w:r>
    </w:p>
    <w:p w14:paraId="2919638A" w14:textId="77777777" w:rsidR="00B11855" w:rsidRPr="001F42D3" w:rsidRDefault="003D003E" w:rsidP="005C1693">
      <w:pPr>
        <w:pStyle w:val="BodyText"/>
      </w:pPr>
      <w:r w:rsidRPr="001F42D3">
        <w:rPr>
          <w:b/>
          <w:bCs/>
        </w:rPr>
        <w:t>ORC–29   Order Type</w:t>
      </w:r>
    </w:p>
    <w:p w14:paraId="4E0C5BC1" w14:textId="365666E0"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4.5.1.29 for details. The </w:t>
      </w:r>
      <w:r w:rsidR="007E67D4" w:rsidRPr="001F42D3">
        <w:t>DEV TF</w:t>
      </w:r>
      <w:r w:rsidRPr="001F42D3">
        <w:t xml:space="preserve"> does not further constrain this field.</w:t>
      </w:r>
    </w:p>
    <w:p w14:paraId="4B28E4E9" w14:textId="77777777" w:rsidR="00B11855" w:rsidRPr="001F42D3" w:rsidRDefault="003D003E" w:rsidP="005C1693">
      <w:pPr>
        <w:pStyle w:val="BodyText"/>
        <w:keepNext/>
      </w:pPr>
      <w:r w:rsidRPr="001F42D3">
        <w:rPr>
          <w:b/>
          <w:bCs/>
        </w:rPr>
        <w:t>ORC–30   Enterer Authorization Mode</w:t>
      </w:r>
    </w:p>
    <w:p w14:paraId="7AE2AAC3" w14:textId="6D4C95B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4.5.1.30 for details. The </w:t>
      </w:r>
      <w:r w:rsidR="007E67D4" w:rsidRPr="001F42D3">
        <w:t>DEV TF</w:t>
      </w:r>
      <w:r w:rsidRPr="001F42D3">
        <w:t xml:space="preserve"> does not further constrain this field.</w:t>
      </w:r>
    </w:p>
    <w:p w14:paraId="64BDFF29" w14:textId="55EA5B38" w:rsidR="00B11855" w:rsidRPr="001F42D3" w:rsidRDefault="00D53FC4" w:rsidP="00B34AEB">
      <w:pPr>
        <w:pStyle w:val="Heading3"/>
        <w:numPr>
          <w:ilvl w:val="0"/>
          <w:numId w:val="0"/>
        </w:numPr>
        <w:rPr>
          <w:noProof w:val="0"/>
        </w:rPr>
      </w:pPr>
      <w:bookmarkStart w:id="1937" w:name="_Toc401769869"/>
      <w:bookmarkStart w:id="1938" w:name="_Toc214889784"/>
      <w:r w:rsidRPr="001F42D3">
        <w:rPr>
          <w:noProof w:val="0"/>
        </w:rPr>
        <w:t>B.</w:t>
      </w:r>
      <w:r w:rsidR="007226F4" w:rsidRPr="001F42D3">
        <w:rPr>
          <w:noProof w:val="0"/>
        </w:rPr>
        <w:t>9</w:t>
      </w:r>
      <w:r w:rsidRPr="001F42D3">
        <w:rPr>
          <w:noProof w:val="0"/>
        </w:rPr>
        <w:t xml:space="preserve">.1 </w:t>
      </w:r>
      <w:r w:rsidR="003D003E" w:rsidRPr="001F42D3">
        <w:rPr>
          <w:noProof w:val="0"/>
        </w:rPr>
        <w:t xml:space="preserve">ORC Observation Control Segment in ACM Transaction </w:t>
      </w:r>
      <w:bookmarkEnd w:id="1937"/>
      <w:r w:rsidR="00647994" w:rsidRPr="001F42D3">
        <w:rPr>
          <w:noProof w:val="0"/>
        </w:rPr>
        <w:t>[PCD-04]</w:t>
      </w:r>
      <w:bookmarkEnd w:id="1938"/>
    </w:p>
    <w:p w14:paraId="66B1473D" w14:textId="6EAB2659" w:rsidR="00B11855" w:rsidRPr="001F42D3" w:rsidRDefault="003D003E" w:rsidP="003A64E3">
      <w:pPr>
        <w:pStyle w:val="BodyText"/>
      </w:pPr>
      <w:r w:rsidRPr="001F42D3">
        <w:t>This segment is optionally used to convey order request information for alerts involving notification of order request or order result. In addition, this segment may allow the association of the completed observation results reported in OBX segments with a particular previous order request.</w:t>
      </w:r>
    </w:p>
    <w:p w14:paraId="3A06C9C0" w14:textId="1681E76B" w:rsidR="00B11855" w:rsidRPr="001F42D3" w:rsidRDefault="003D003E" w:rsidP="00CF5627">
      <w:pPr>
        <w:pStyle w:val="TableTitle"/>
      </w:pPr>
      <w:r w:rsidRPr="001F42D3">
        <w:t>Table B.</w:t>
      </w:r>
      <w:r w:rsidR="004B2D77" w:rsidRPr="001F42D3">
        <w:t>9</w:t>
      </w:r>
      <w:r w:rsidRPr="001F42D3">
        <w:t xml:space="preserve">.1-1: </w:t>
      </w:r>
      <w:r w:rsidR="006D613E" w:rsidRPr="001F42D3">
        <w:t>HL7</w:t>
      </w:r>
      <w:r w:rsidR="00995105" w:rsidRPr="001F42D3">
        <w:t xml:space="preserve"> </w:t>
      </w:r>
      <w:r w:rsidRPr="001F42D3">
        <w:t>Attribute Table – ORC – Observation Control</w:t>
      </w:r>
    </w:p>
    <w:tbl>
      <w:tblPr>
        <w:tblW w:w="8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5"/>
        <w:gridCol w:w="827"/>
        <w:gridCol w:w="741"/>
        <w:gridCol w:w="828"/>
        <w:gridCol w:w="841"/>
        <w:gridCol w:w="935"/>
        <w:gridCol w:w="3658"/>
      </w:tblGrid>
      <w:tr w:rsidR="00C40FD5" w:rsidRPr="001F42D3" w14:paraId="7A883E67" w14:textId="77777777" w:rsidTr="0034511D">
        <w:trPr>
          <w:cantSplit/>
          <w:jc w:val="center"/>
        </w:trPr>
        <w:tc>
          <w:tcPr>
            <w:tcW w:w="815" w:type="dxa"/>
            <w:shd w:val="clear" w:color="auto" w:fill="D9D9D9" w:themeFill="background1" w:themeFillShade="D9"/>
          </w:tcPr>
          <w:p w14:paraId="31769561" w14:textId="77777777" w:rsidR="00B11855" w:rsidRPr="001F42D3" w:rsidRDefault="003D003E" w:rsidP="003A64E3">
            <w:pPr>
              <w:pStyle w:val="TableEntryHeader"/>
            </w:pPr>
            <w:r w:rsidRPr="001F42D3">
              <w:t>SEQ</w:t>
            </w:r>
          </w:p>
        </w:tc>
        <w:tc>
          <w:tcPr>
            <w:tcW w:w="827" w:type="dxa"/>
            <w:shd w:val="clear" w:color="auto" w:fill="D9D9D9" w:themeFill="background1" w:themeFillShade="D9"/>
          </w:tcPr>
          <w:p w14:paraId="2D4D80C8" w14:textId="77777777" w:rsidR="00B11855" w:rsidRPr="001F42D3" w:rsidRDefault="003D003E" w:rsidP="003A64E3">
            <w:pPr>
              <w:pStyle w:val="TableEntryHeader"/>
            </w:pPr>
            <w:r w:rsidRPr="001F42D3">
              <w:t>LEN</w:t>
            </w:r>
          </w:p>
        </w:tc>
        <w:tc>
          <w:tcPr>
            <w:tcW w:w="741" w:type="dxa"/>
            <w:shd w:val="clear" w:color="auto" w:fill="D9D9D9" w:themeFill="background1" w:themeFillShade="D9"/>
          </w:tcPr>
          <w:p w14:paraId="11524AA2" w14:textId="77777777" w:rsidR="00B11855" w:rsidRPr="001F42D3" w:rsidRDefault="003D003E" w:rsidP="003A64E3">
            <w:pPr>
              <w:pStyle w:val="TableEntryHeader"/>
            </w:pPr>
            <w:r w:rsidRPr="001F42D3">
              <w:t>DT</w:t>
            </w:r>
          </w:p>
        </w:tc>
        <w:tc>
          <w:tcPr>
            <w:tcW w:w="828" w:type="dxa"/>
            <w:shd w:val="clear" w:color="auto" w:fill="D9D9D9" w:themeFill="background1" w:themeFillShade="D9"/>
          </w:tcPr>
          <w:p w14:paraId="1D05D164" w14:textId="77777777" w:rsidR="00B11855" w:rsidRPr="001F42D3" w:rsidRDefault="003D003E" w:rsidP="003A64E3">
            <w:pPr>
              <w:pStyle w:val="TableEntryHeader"/>
            </w:pPr>
            <w:r w:rsidRPr="001F42D3">
              <w:t>OPT</w:t>
            </w:r>
          </w:p>
        </w:tc>
        <w:tc>
          <w:tcPr>
            <w:tcW w:w="841" w:type="dxa"/>
            <w:shd w:val="clear" w:color="auto" w:fill="D9D9D9" w:themeFill="background1" w:themeFillShade="D9"/>
          </w:tcPr>
          <w:p w14:paraId="033EA713" w14:textId="77777777" w:rsidR="00B11855" w:rsidRPr="001F42D3" w:rsidRDefault="003D003E" w:rsidP="003A64E3">
            <w:pPr>
              <w:pStyle w:val="TableEntryHeader"/>
            </w:pPr>
            <w:r w:rsidRPr="001F42D3">
              <w:t>RP/#</w:t>
            </w:r>
          </w:p>
        </w:tc>
        <w:tc>
          <w:tcPr>
            <w:tcW w:w="935" w:type="dxa"/>
            <w:shd w:val="clear" w:color="auto" w:fill="D9D9D9" w:themeFill="background1" w:themeFillShade="D9"/>
          </w:tcPr>
          <w:p w14:paraId="159C2ACB" w14:textId="77777777" w:rsidR="00B11855" w:rsidRPr="001F42D3" w:rsidRDefault="003D003E" w:rsidP="003A64E3">
            <w:pPr>
              <w:pStyle w:val="TableEntryHeader"/>
            </w:pPr>
            <w:r w:rsidRPr="001F42D3">
              <w:t>TBL#</w:t>
            </w:r>
          </w:p>
        </w:tc>
        <w:tc>
          <w:tcPr>
            <w:tcW w:w="3658" w:type="dxa"/>
            <w:shd w:val="clear" w:color="auto" w:fill="D9D9D9" w:themeFill="background1" w:themeFillShade="D9"/>
          </w:tcPr>
          <w:p w14:paraId="23226BA4" w14:textId="77777777" w:rsidR="00B11855" w:rsidRPr="001F42D3" w:rsidRDefault="003D003E" w:rsidP="003A64E3">
            <w:pPr>
              <w:pStyle w:val="TableEntryHeader"/>
            </w:pPr>
            <w:r w:rsidRPr="001F42D3">
              <w:t>ELEMENT NAME</w:t>
            </w:r>
          </w:p>
        </w:tc>
      </w:tr>
      <w:tr w:rsidR="00C40FD5" w:rsidRPr="001F42D3" w14:paraId="33A8FFD4" w14:textId="77777777" w:rsidTr="006C0E8E">
        <w:trPr>
          <w:cantSplit/>
          <w:jc w:val="center"/>
        </w:trPr>
        <w:tc>
          <w:tcPr>
            <w:tcW w:w="815" w:type="dxa"/>
          </w:tcPr>
          <w:p w14:paraId="57CEEEBA" w14:textId="77777777" w:rsidR="00B11855" w:rsidRPr="001F42D3" w:rsidRDefault="003D003E" w:rsidP="003A64E3">
            <w:pPr>
              <w:pStyle w:val="TableEntry"/>
            </w:pPr>
            <w:r w:rsidRPr="001F42D3">
              <w:t>2</w:t>
            </w:r>
          </w:p>
        </w:tc>
        <w:tc>
          <w:tcPr>
            <w:tcW w:w="827" w:type="dxa"/>
          </w:tcPr>
          <w:p w14:paraId="38A93268" w14:textId="77777777" w:rsidR="00B11855" w:rsidRPr="001F42D3" w:rsidRDefault="003D003E" w:rsidP="003A64E3">
            <w:pPr>
              <w:pStyle w:val="TableEntry"/>
            </w:pPr>
            <w:r w:rsidRPr="001F42D3">
              <w:t>22</w:t>
            </w:r>
          </w:p>
        </w:tc>
        <w:tc>
          <w:tcPr>
            <w:tcW w:w="741" w:type="dxa"/>
          </w:tcPr>
          <w:p w14:paraId="4DFF9BA5" w14:textId="77777777" w:rsidR="00B11855" w:rsidRPr="001F42D3" w:rsidRDefault="003D003E" w:rsidP="003A64E3">
            <w:pPr>
              <w:pStyle w:val="TableEntry"/>
            </w:pPr>
            <w:r w:rsidRPr="001F42D3">
              <w:t>EI</w:t>
            </w:r>
          </w:p>
        </w:tc>
        <w:tc>
          <w:tcPr>
            <w:tcW w:w="828" w:type="dxa"/>
          </w:tcPr>
          <w:p w14:paraId="6202D6F1" w14:textId="77777777" w:rsidR="00B11855" w:rsidRPr="001F42D3" w:rsidRDefault="003D003E" w:rsidP="003A64E3">
            <w:pPr>
              <w:pStyle w:val="TableEntry"/>
            </w:pPr>
            <w:r w:rsidRPr="001F42D3">
              <w:t>O</w:t>
            </w:r>
          </w:p>
        </w:tc>
        <w:tc>
          <w:tcPr>
            <w:tcW w:w="841" w:type="dxa"/>
          </w:tcPr>
          <w:p w14:paraId="21FCB8C4" w14:textId="77777777" w:rsidR="00B11855" w:rsidRPr="001F42D3" w:rsidRDefault="00B11855" w:rsidP="003A64E3">
            <w:pPr>
              <w:pStyle w:val="TableEntry"/>
            </w:pPr>
          </w:p>
        </w:tc>
        <w:tc>
          <w:tcPr>
            <w:tcW w:w="935" w:type="dxa"/>
          </w:tcPr>
          <w:p w14:paraId="7748E92D" w14:textId="77777777" w:rsidR="00B11855" w:rsidRPr="001F42D3" w:rsidRDefault="00B11855" w:rsidP="003A64E3">
            <w:pPr>
              <w:pStyle w:val="TableEntry"/>
            </w:pPr>
          </w:p>
        </w:tc>
        <w:tc>
          <w:tcPr>
            <w:tcW w:w="3658" w:type="dxa"/>
          </w:tcPr>
          <w:p w14:paraId="43266978" w14:textId="77777777" w:rsidR="00B11855" w:rsidRPr="001F42D3" w:rsidRDefault="003D003E" w:rsidP="003A64E3">
            <w:pPr>
              <w:pStyle w:val="TableEntry"/>
            </w:pPr>
            <w:r w:rsidRPr="001F42D3">
              <w:t>Placer Order Number</w:t>
            </w:r>
          </w:p>
        </w:tc>
      </w:tr>
      <w:tr w:rsidR="00C40FD5" w:rsidRPr="001F42D3" w14:paraId="22C19054" w14:textId="77777777" w:rsidTr="006C0E8E">
        <w:trPr>
          <w:cantSplit/>
          <w:jc w:val="center"/>
        </w:trPr>
        <w:tc>
          <w:tcPr>
            <w:tcW w:w="815" w:type="dxa"/>
          </w:tcPr>
          <w:p w14:paraId="756B3CAF" w14:textId="77777777" w:rsidR="00B11855" w:rsidRPr="001F42D3" w:rsidRDefault="003D003E" w:rsidP="003A64E3">
            <w:pPr>
              <w:pStyle w:val="TableEntry"/>
            </w:pPr>
            <w:r w:rsidRPr="001F42D3">
              <w:t>12</w:t>
            </w:r>
          </w:p>
        </w:tc>
        <w:tc>
          <w:tcPr>
            <w:tcW w:w="827" w:type="dxa"/>
          </w:tcPr>
          <w:p w14:paraId="2E03E928" w14:textId="77777777" w:rsidR="00B11855" w:rsidRPr="001F42D3" w:rsidRDefault="003D003E" w:rsidP="003A64E3">
            <w:pPr>
              <w:pStyle w:val="TableEntry"/>
            </w:pPr>
            <w:r w:rsidRPr="001F42D3">
              <w:t>250</w:t>
            </w:r>
          </w:p>
        </w:tc>
        <w:tc>
          <w:tcPr>
            <w:tcW w:w="741" w:type="dxa"/>
          </w:tcPr>
          <w:p w14:paraId="67146671" w14:textId="77777777" w:rsidR="00B11855" w:rsidRPr="001F42D3" w:rsidRDefault="003D003E" w:rsidP="003A64E3">
            <w:pPr>
              <w:pStyle w:val="TableEntry"/>
            </w:pPr>
            <w:r w:rsidRPr="001F42D3">
              <w:t>XCN</w:t>
            </w:r>
          </w:p>
        </w:tc>
        <w:tc>
          <w:tcPr>
            <w:tcW w:w="828" w:type="dxa"/>
          </w:tcPr>
          <w:p w14:paraId="14AADEC3" w14:textId="77777777" w:rsidR="00B11855" w:rsidRPr="001F42D3" w:rsidRDefault="003D003E" w:rsidP="003A64E3">
            <w:pPr>
              <w:pStyle w:val="TableEntry"/>
            </w:pPr>
            <w:r w:rsidRPr="001F42D3">
              <w:t>O</w:t>
            </w:r>
          </w:p>
        </w:tc>
        <w:tc>
          <w:tcPr>
            <w:tcW w:w="841" w:type="dxa"/>
          </w:tcPr>
          <w:p w14:paraId="7A308CEB" w14:textId="77777777" w:rsidR="00B11855" w:rsidRPr="001F42D3" w:rsidRDefault="003D003E" w:rsidP="003A64E3">
            <w:pPr>
              <w:pStyle w:val="TableEntry"/>
            </w:pPr>
            <w:r w:rsidRPr="001F42D3">
              <w:t>Y</w:t>
            </w:r>
          </w:p>
        </w:tc>
        <w:tc>
          <w:tcPr>
            <w:tcW w:w="935" w:type="dxa"/>
          </w:tcPr>
          <w:p w14:paraId="339B0869" w14:textId="77777777" w:rsidR="00B11855" w:rsidRPr="001F42D3" w:rsidRDefault="00B11855" w:rsidP="003A64E3">
            <w:pPr>
              <w:pStyle w:val="TableEntry"/>
            </w:pPr>
          </w:p>
        </w:tc>
        <w:tc>
          <w:tcPr>
            <w:tcW w:w="3658" w:type="dxa"/>
          </w:tcPr>
          <w:p w14:paraId="5D9E737E" w14:textId="77777777" w:rsidR="00B11855" w:rsidRPr="001F42D3" w:rsidRDefault="003D003E" w:rsidP="003A64E3">
            <w:pPr>
              <w:pStyle w:val="TableEntry"/>
            </w:pPr>
            <w:r w:rsidRPr="001F42D3">
              <w:t>Ordering Provider</w:t>
            </w:r>
          </w:p>
        </w:tc>
      </w:tr>
      <w:tr w:rsidR="00C40FD5" w:rsidRPr="001F42D3" w14:paraId="5436100E" w14:textId="77777777" w:rsidTr="006C0E8E">
        <w:trPr>
          <w:cantSplit/>
          <w:jc w:val="center"/>
        </w:trPr>
        <w:tc>
          <w:tcPr>
            <w:tcW w:w="815" w:type="dxa"/>
          </w:tcPr>
          <w:p w14:paraId="76CA9B0A" w14:textId="77777777" w:rsidR="00B11855" w:rsidRPr="001F42D3" w:rsidRDefault="003D003E" w:rsidP="003A64E3">
            <w:pPr>
              <w:pStyle w:val="TableEntry"/>
            </w:pPr>
            <w:r w:rsidRPr="001F42D3">
              <w:t>14</w:t>
            </w:r>
          </w:p>
        </w:tc>
        <w:tc>
          <w:tcPr>
            <w:tcW w:w="827" w:type="dxa"/>
          </w:tcPr>
          <w:p w14:paraId="55AAB522" w14:textId="77777777" w:rsidR="00B11855" w:rsidRPr="001F42D3" w:rsidRDefault="003D003E" w:rsidP="003A64E3">
            <w:pPr>
              <w:pStyle w:val="TableEntry"/>
            </w:pPr>
            <w:r w:rsidRPr="001F42D3">
              <w:t>250</w:t>
            </w:r>
          </w:p>
        </w:tc>
        <w:tc>
          <w:tcPr>
            <w:tcW w:w="741" w:type="dxa"/>
          </w:tcPr>
          <w:p w14:paraId="10F3C5C7" w14:textId="77777777" w:rsidR="00B11855" w:rsidRPr="001F42D3" w:rsidRDefault="003D003E" w:rsidP="003A64E3">
            <w:pPr>
              <w:pStyle w:val="TableEntry"/>
            </w:pPr>
            <w:r w:rsidRPr="001F42D3">
              <w:t>XTN</w:t>
            </w:r>
          </w:p>
        </w:tc>
        <w:tc>
          <w:tcPr>
            <w:tcW w:w="828" w:type="dxa"/>
          </w:tcPr>
          <w:p w14:paraId="72F71066" w14:textId="77777777" w:rsidR="00B11855" w:rsidRPr="001F42D3" w:rsidRDefault="003D003E" w:rsidP="003A64E3">
            <w:pPr>
              <w:pStyle w:val="TableEntry"/>
            </w:pPr>
            <w:r w:rsidRPr="001F42D3">
              <w:t>O</w:t>
            </w:r>
          </w:p>
        </w:tc>
        <w:tc>
          <w:tcPr>
            <w:tcW w:w="841" w:type="dxa"/>
          </w:tcPr>
          <w:p w14:paraId="0B3D003C" w14:textId="77777777" w:rsidR="00B11855" w:rsidRPr="001F42D3" w:rsidRDefault="003D003E" w:rsidP="003A64E3">
            <w:pPr>
              <w:pStyle w:val="TableEntry"/>
            </w:pPr>
            <w:r w:rsidRPr="001F42D3">
              <w:t>Y/2</w:t>
            </w:r>
          </w:p>
        </w:tc>
        <w:tc>
          <w:tcPr>
            <w:tcW w:w="935" w:type="dxa"/>
          </w:tcPr>
          <w:p w14:paraId="3E3EB5EB" w14:textId="77777777" w:rsidR="00B11855" w:rsidRPr="001F42D3" w:rsidRDefault="00B11855" w:rsidP="003A64E3">
            <w:pPr>
              <w:pStyle w:val="TableEntry"/>
            </w:pPr>
          </w:p>
        </w:tc>
        <w:tc>
          <w:tcPr>
            <w:tcW w:w="3658" w:type="dxa"/>
          </w:tcPr>
          <w:p w14:paraId="06D5D416" w14:textId="77777777" w:rsidR="00B11855" w:rsidRPr="001F42D3" w:rsidRDefault="003D003E" w:rsidP="003A64E3">
            <w:pPr>
              <w:pStyle w:val="TableEntry"/>
            </w:pPr>
            <w:r w:rsidRPr="001F42D3">
              <w:t>Call Back Phone Number</w:t>
            </w:r>
          </w:p>
        </w:tc>
      </w:tr>
    </w:tbl>
    <w:p w14:paraId="3912CE8A" w14:textId="77777777" w:rsidR="00B11855" w:rsidRPr="001F42D3" w:rsidRDefault="00B11855" w:rsidP="003A64E3">
      <w:pPr>
        <w:pStyle w:val="BodyText"/>
      </w:pPr>
    </w:p>
    <w:p w14:paraId="218A5BBA" w14:textId="77777777" w:rsidR="00B11855" w:rsidRPr="001F42D3" w:rsidRDefault="003D003E" w:rsidP="005C1693">
      <w:pPr>
        <w:pStyle w:val="BodyText"/>
      </w:pPr>
      <w:r w:rsidRPr="001F42D3">
        <w:rPr>
          <w:b/>
          <w:bCs/>
        </w:rPr>
        <w:t>ORC-2 Placer Order Number (EI) 00216</w:t>
      </w:r>
    </w:p>
    <w:p w14:paraId="53EDAF02" w14:textId="77777777" w:rsidR="00B11855" w:rsidRPr="001F42D3" w:rsidRDefault="003D003E" w:rsidP="005C1693">
      <w:pPr>
        <w:pStyle w:val="BodyText"/>
      </w:pPr>
      <w:r w:rsidRPr="001F42D3">
        <w:t>This field is the placer application's order number.</w:t>
      </w:r>
    </w:p>
    <w:p w14:paraId="605FC1A8" w14:textId="77777777" w:rsidR="00B11855" w:rsidRPr="001F42D3" w:rsidRDefault="003D003E" w:rsidP="005C1693">
      <w:pPr>
        <w:pStyle w:val="BodyText"/>
      </w:pPr>
      <w:r w:rsidRPr="001F42D3">
        <w:rPr>
          <w:b/>
          <w:bCs/>
        </w:rPr>
        <w:t>ORC-12 Ordering Provider (XCN) 00226</w:t>
      </w:r>
    </w:p>
    <w:p w14:paraId="54953361" w14:textId="6740A131" w:rsidR="00B11855" w:rsidRPr="001F42D3" w:rsidRDefault="003D003E" w:rsidP="005C1693">
      <w:pPr>
        <w:pStyle w:val="BodyText"/>
      </w:pPr>
      <w:r w:rsidRPr="001F42D3">
        <w:t>This field contains the identity of the person who is responsible for creating the request (i.e., ordering physician). ORC-12-ordering provider is the same as OBR-16-ordering provider. If the ordering provider is not present in the ORC, it may be present in the associated OBR. This is particularly important when results are transmitted in an ORU message. In this case, the ORC is not required</w:t>
      </w:r>
      <w:r w:rsidR="00091726" w:rsidRPr="001F42D3">
        <w:t>,</w:t>
      </w:r>
      <w:r w:rsidRPr="001F42D3">
        <w:t xml:space="preserve"> and the identifying filler order number may be present in the OBR segment.</w:t>
      </w:r>
    </w:p>
    <w:p w14:paraId="7AE0F8E9" w14:textId="77777777" w:rsidR="00B11855" w:rsidRPr="001F42D3" w:rsidRDefault="003D003E" w:rsidP="005C1693">
      <w:pPr>
        <w:pStyle w:val="BodyText"/>
      </w:pPr>
      <w:r w:rsidRPr="001F42D3">
        <w:rPr>
          <w:b/>
          <w:bCs/>
        </w:rPr>
        <w:t>ORC-14 Call Back Phone Number (XTN) 00228</w:t>
      </w:r>
    </w:p>
    <w:p w14:paraId="23B9F955" w14:textId="77777777" w:rsidR="00B11855" w:rsidRPr="001F42D3" w:rsidRDefault="003D003E" w:rsidP="005C1693">
      <w:pPr>
        <w:pStyle w:val="BodyText"/>
      </w:pPr>
      <w:r w:rsidRPr="001F42D3">
        <w:t>This field contains the telephone number to call for clarification of a request or other information regarding the order. ORC-14-call back phone number is the same as OBR-17-order callback phone number. If the structure of the telephony dial string is not known then the call back number should be in the Unformatted Telephone number (ST) component of the field.</w:t>
      </w:r>
    </w:p>
    <w:p w14:paraId="309F00EE" w14:textId="0577F07D" w:rsidR="00D84706" w:rsidRPr="001F42D3" w:rsidRDefault="00D53FC4" w:rsidP="00B34AEB">
      <w:pPr>
        <w:pStyle w:val="Heading3"/>
        <w:numPr>
          <w:ilvl w:val="0"/>
          <w:numId w:val="0"/>
        </w:numPr>
        <w:rPr>
          <w:noProof w:val="0"/>
        </w:rPr>
      </w:pPr>
      <w:bookmarkStart w:id="1939" w:name="_Toc428889193"/>
      <w:bookmarkStart w:id="1940" w:name="_Toc429498868"/>
      <w:bookmarkStart w:id="1941" w:name="_Toc429499759"/>
      <w:bookmarkStart w:id="1942" w:name="_Toc429499990"/>
      <w:bookmarkStart w:id="1943" w:name="_Toc429730306"/>
      <w:bookmarkStart w:id="1944" w:name="_Toc401769870"/>
      <w:bookmarkStart w:id="1945" w:name="B10_PRT_Participation_Informat"/>
      <w:bookmarkStart w:id="1946" w:name="_Toc214889785"/>
      <w:bookmarkEnd w:id="1939"/>
      <w:bookmarkEnd w:id="1940"/>
      <w:bookmarkEnd w:id="1941"/>
      <w:bookmarkEnd w:id="1942"/>
      <w:bookmarkEnd w:id="1943"/>
      <w:r w:rsidRPr="001F42D3">
        <w:rPr>
          <w:noProof w:val="0"/>
        </w:rPr>
        <w:lastRenderedPageBreak/>
        <w:t>B.</w:t>
      </w:r>
      <w:r w:rsidR="007226F4" w:rsidRPr="001F42D3">
        <w:rPr>
          <w:noProof w:val="0"/>
        </w:rPr>
        <w:t>9</w:t>
      </w:r>
      <w:r w:rsidRPr="001F42D3">
        <w:rPr>
          <w:noProof w:val="0"/>
        </w:rPr>
        <w:t xml:space="preserve">.2 </w:t>
      </w:r>
      <w:r w:rsidR="00995849" w:rsidRPr="001F42D3">
        <w:rPr>
          <w:noProof w:val="0"/>
        </w:rPr>
        <w:t>O</w:t>
      </w:r>
      <w:r w:rsidR="00D84706" w:rsidRPr="001F42D3">
        <w:rPr>
          <w:noProof w:val="0"/>
        </w:rPr>
        <w:t>RC Observation Control Segment in PIV Application Acknowledgment (RRG^O16^RRG_O16 Pharmacy/Treatment Give Acknowledgement)</w:t>
      </w:r>
      <w:bookmarkEnd w:id="1946"/>
    </w:p>
    <w:p w14:paraId="3D080816" w14:textId="7FE5B073" w:rsidR="00D84706" w:rsidRPr="001F42D3" w:rsidRDefault="00D84706" w:rsidP="00C44528">
      <w:pPr>
        <w:pStyle w:val="BodyText"/>
      </w:pPr>
      <w:r w:rsidRPr="001F42D3">
        <w:t xml:space="preserve">In the PIV application </w:t>
      </w:r>
      <w:r w:rsidR="0028379E" w:rsidRPr="001F42D3">
        <w:t>acknowledgement,</w:t>
      </w:r>
      <w:r w:rsidRPr="001F42D3">
        <w:t xml:space="preserve"> this segment is optionally used by the IOC to contain the order number and other information that is provided in the </w:t>
      </w:r>
      <w:r w:rsidR="00647994" w:rsidRPr="001F42D3">
        <w:t>PCD-03</w:t>
      </w:r>
      <w:r w:rsidRPr="001F42D3">
        <w:t xml:space="preserve"> message.</w:t>
      </w:r>
    </w:p>
    <w:p w14:paraId="782B18FE" w14:textId="341A8031" w:rsidR="00D84706" w:rsidRPr="001F42D3" w:rsidRDefault="00D84706" w:rsidP="00CF5627">
      <w:pPr>
        <w:pStyle w:val="TableTitle"/>
      </w:pPr>
      <w:r w:rsidRPr="001F42D3">
        <w:t>Table B.9.</w:t>
      </w:r>
      <w:r w:rsidR="004E547A" w:rsidRPr="001F42D3">
        <w:t>2-1</w:t>
      </w:r>
      <w:r w:rsidRPr="001F42D3">
        <w:t xml:space="preserve">: </w:t>
      </w:r>
      <w:r w:rsidR="006D613E" w:rsidRPr="001F42D3">
        <w:t>HL7</w:t>
      </w:r>
      <w:r w:rsidR="00995105" w:rsidRPr="001F42D3">
        <w:t xml:space="preserve"> </w:t>
      </w:r>
      <w:r w:rsidRPr="001F42D3">
        <w:t>Attribute Table – ORC – Observation Control</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887"/>
        <w:gridCol w:w="805"/>
        <w:gridCol w:w="806"/>
        <w:gridCol w:w="972"/>
        <w:gridCol w:w="978"/>
        <w:gridCol w:w="3399"/>
      </w:tblGrid>
      <w:tr w:rsidR="000B3A40" w:rsidRPr="001F42D3" w14:paraId="17FDAF91" w14:textId="77777777" w:rsidTr="005C1693">
        <w:trPr>
          <w:tblHeader/>
        </w:trPr>
        <w:tc>
          <w:tcPr>
            <w:tcW w:w="738" w:type="dxa"/>
            <w:shd w:val="clear" w:color="auto" w:fill="D9D9D9"/>
          </w:tcPr>
          <w:p w14:paraId="286AC2C8" w14:textId="77777777" w:rsidR="000B3A40" w:rsidRPr="001F42D3" w:rsidRDefault="000B3A40" w:rsidP="00430F57">
            <w:pPr>
              <w:pStyle w:val="TableEntryHeader"/>
            </w:pPr>
            <w:r w:rsidRPr="001F42D3">
              <w:t>SEQ</w:t>
            </w:r>
          </w:p>
        </w:tc>
        <w:tc>
          <w:tcPr>
            <w:tcW w:w="900" w:type="dxa"/>
            <w:shd w:val="clear" w:color="auto" w:fill="D9D9D9"/>
          </w:tcPr>
          <w:p w14:paraId="22BF4BE6" w14:textId="77777777" w:rsidR="000B3A40" w:rsidRPr="001F42D3" w:rsidRDefault="000B3A40" w:rsidP="00430F57">
            <w:pPr>
              <w:pStyle w:val="TableEntryHeader"/>
            </w:pPr>
            <w:r w:rsidRPr="001F42D3">
              <w:t>LEN</w:t>
            </w:r>
          </w:p>
        </w:tc>
        <w:tc>
          <w:tcPr>
            <w:tcW w:w="810" w:type="dxa"/>
            <w:shd w:val="clear" w:color="auto" w:fill="D9D9D9"/>
          </w:tcPr>
          <w:p w14:paraId="1FCF76D8" w14:textId="77777777" w:rsidR="000B3A40" w:rsidRPr="001F42D3" w:rsidRDefault="000B3A40" w:rsidP="00430F57">
            <w:pPr>
              <w:pStyle w:val="TableEntryHeader"/>
            </w:pPr>
            <w:r w:rsidRPr="001F42D3">
              <w:t>DT</w:t>
            </w:r>
          </w:p>
        </w:tc>
        <w:tc>
          <w:tcPr>
            <w:tcW w:w="810" w:type="dxa"/>
            <w:shd w:val="clear" w:color="auto" w:fill="D9D9D9"/>
          </w:tcPr>
          <w:p w14:paraId="750F1076" w14:textId="77777777" w:rsidR="000B3A40" w:rsidRPr="001F42D3" w:rsidRDefault="000B3A40" w:rsidP="00430F57">
            <w:pPr>
              <w:pStyle w:val="TableEntryHeader"/>
            </w:pPr>
            <w:r w:rsidRPr="001F42D3">
              <w:t>OPT</w:t>
            </w:r>
          </w:p>
        </w:tc>
        <w:tc>
          <w:tcPr>
            <w:tcW w:w="990" w:type="dxa"/>
            <w:shd w:val="clear" w:color="auto" w:fill="D9D9D9"/>
          </w:tcPr>
          <w:p w14:paraId="5DF77075" w14:textId="77777777" w:rsidR="000B3A40" w:rsidRPr="001F42D3" w:rsidRDefault="000B3A40" w:rsidP="00430F57">
            <w:pPr>
              <w:pStyle w:val="TableEntryHeader"/>
            </w:pPr>
            <w:r w:rsidRPr="001F42D3">
              <w:t>RP/#</w:t>
            </w:r>
          </w:p>
        </w:tc>
        <w:tc>
          <w:tcPr>
            <w:tcW w:w="990" w:type="dxa"/>
            <w:shd w:val="clear" w:color="auto" w:fill="D9D9D9"/>
          </w:tcPr>
          <w:p w14:paraId="78A2206D" w14:textId="77777777" w:rsidR="000B3A40" w:rsidRPr="001F42D3" w:rsidRDefault="000B3A40" w:rsidP="00430F57">
            <w:pPr>
              <w:pStyle w:val="TableEntryHeader"/>
            </w:pPr>
            <w:r w:rsidRPr="001F42D3">
              <w:t>TBL#</w:t>
            </w:r>
          </w:p>
        </w:tc>
        <w:tc>
          <w:tcPr>
            <w:tcW w:w="3618" w:type="dxa"/>
            <w:shd w:val="clear" w:color="auto" w:fill="D9D9D9"/>
          </w:tcPr>
          <w:p w14:paraId="7EC2F353" w14:textId="77777777" w:rsidR="000B3A40" w:rsidRPr="001F42D3" w:rsidRDefault="000B3A40" w:rsidP="00430F57">
            <w:pPr>
              <w:pStyle w:val="TableEntryHeader"/>
            </w:pPr>
            <w:r w:rsidRPr="001F42D3">
              <w:t>ELEMENT NAME</w:t>
            </w:r>
          </w:p>
        </w:tc>
      </w:tr>
      <w:tr w:rsidR="000B3A40" w:rsidRPr="001F42D3" w14:paraId="3926FDB0" w14:textId="77777777" w:rsidTr="00430F57">
        <w:tc>
          <w:tcPr>
            <w:tcW w:w="738" w:type="dxa"/>
          </w:tcPr>
          <w:p w14:paraId="7A44FD41" w14:textId="77777777" w:rsidR="000B3A40" w:rsidRPr="001F42D3" w:rsidRDefault="000B3A40" w:rsidP="0034367E">
            <w:pPr>
              <w:pStyle w:val="TableEntry"/>
            </w:pPr>
            <w:r w:rsidRPr="001F42D3">
              <w:t>2</w:t>
            </w:r>
          </w:p>
        </w:tc>
        <w:tc>
          <w:tcPr>
            <w:tcW w:w="900" w:type="dxa"/>
          </w:tcPr>
          <w:p w14:paraId="43B48D91" w14:textId="77777777" w:rsidR="000B3A40" w:rsidRPr="001F42D3" w:rsidRDefault="000B3A40" w:rsidP="0034367E">
            <w:pPr>
              <w:pStyle w:val="TableEntry"/>
            </w:pPr>
            <w:r w:rsidRPr="001F42D3">
              <w:t>22</w:t>
            </w:r>
          </w:p>
        </w:tc>
        <w:tc>
          <w:tcPr>
            <w:tcW w:w="810" w:type="dxa"/>
          </w:tcPr>
          <w:p w14:paraId="00A7BD56" w14:textId="77777777" w:rsidR="000B3A40" w:rsidRPr="001F42D3" w:rsidRDefault="000B3A40" w:rsidP="0034367E">
            <w:pPr>
              <w:pStyle w:val="TableEntry"/>
            </w:pPr>
            <w:r w:rsidRPr="001F42D3">
              <w:t>EI</w:t>
            </w:r>
          </w:p>
        </w:tc>
        <w:tc>
          <w:tcPr>
            <w:tcW w:w="810" w:type="dxa"/>
          </w:tcPr>
          <w:p w14:paraId="3E172E8F" w14:textId="77777777" w:rsidR="000B3A40" w:rsidRPr="001F42D3" w:rsidRDefault="000B3A40" w:rsidP="0034367E">
            <w:pPr>
              <w:pStyle w:val="TableEntry"/>
            </w:pPr>
            <w:r w:rsidRPr="001F42D3">
              <w:t>R</w:t>
            </w:r>
          </w:p>
        </w:tc>
        <w:tc>
          <w:tcPr>
            <w:tcW w:w="990" w:type="dxa"/>
          </w:tcPr>
          <w:p w14:paraId="1A620523" w14:textId="77777777" w:rsidR="000B3A40" w:rsidRPr="001F42D3" w:rsidRDefault="000B3A40" w:rsidP="0034367E">
            <w:pPr>
              <w:pStyle w:val="TableEntry"/>
            </w:pPr>
            <w:r w:rsidRPr="001F42D3">
              <w:t>[1..1]</w:t>
            </w:r>
          </w:p>
        </w:tc>
        <w:tc>
          <w:tcPr>
            <w:tcW w:w="990" w:type="dxa"/>
          </w:tcPr>
          <w:p w14:paraId="3D6BBED8" w14:textId="77777777" w:rsidR="000B3A40" w:rsidRPr="001F42D3" w:rsidRDefault="000B3A40" w:rsidP="0034367E">
            <w:pPr>
              <w:pStyle w:val="TableEntry"/>
            </w:pPr>
          </w:p>
        </w:tc>
        <w:tc>
          <w:tcPr>
            <w:tcW w:w="3618" w:type="dxa"/>
          </w:tcPr>
          <w:p w14:paraId="698547F9" w14:textId="77777777" w:rsidR="000B3A40" w:rsidRPr="001F42D3" w:rsidRDefault="000B3A40" w:rsidP="0034367E">
            <w:pPr>
              <w:pStyle w:val="TableEntry"/>
            </w:pPr>
            <w:r w:rsidRPr="001F42D3">
              <w:t>Placer Order Number</w:t>
            </w:r>
          </w:p>
        </w:tc>
      </w:tr>
      <w:tr w:rsidR="000B3A40" w:rsidRPr="001F42D3" w14:paraId="6293B294" w14:textId="77777777" w:rsidTr="00430F57">
        <w:tc>
          <w:tcPr>
            <w:tcW w:w="738" w:type="dxa"/>
          </w:tcPr>
          <w:p w14:paraId="27DF27CC" w14:textId="77777777" w:rsidR="000B3A40" w:rsidRPr="001F42D3" w:rsidRDefault="000B3A40" w:rsidP="0034367E">
            <w:pPr>
              <w:pStyle w:val="TableEntry"/>
            </w:pPr>
            <w:r w:rsidRPr="001F42D3">
              <w:t>9</w:t>
            </w:r>
          </w:p>
        </w:tc>
        <w:tc>
          <w:tcPr>
            <w:tcW w:w="900" w:type="dxa"/>
          </w:tcPr>
          <w:p w14:paraId="3706954D" w14:textId="77777777" w:rsidR="000B3A40" w:rsidRPr="001F42D3" w:rsidRDefault="000B3A40" w:rsidP="0034367E">
            <w:pPr>
              <w:pStyle w:val="TableEntry"/>
            </w:pPr>
            <w:r w:rsidRPr="001F42D3">
              <w:t>24</w:t>
            </w:r>
          </w:p>
        </w:tc>
        <w:tc>
          <w:tcPr>
            <w:tcW w:w="810" w:type="dxa"/>
          </w:tcPr>
          <w:p w14:paraId="129A7CCC" w14:textId="77777777" w:rsidR="000B3A40" w:rsidRPr="001F42D3" w:rsidRDefault="000B3A40" w:rsidP="0034367E">
            <w:pPr>
              <w:pStyle w:val="TableEntry"/>
            </w:pPr>
            <w:r w:rsidRPr="001F42D3">
              <w:t>DTM</w:t>
            </w:r>
          </w:p>
        </w:tc>
        <w:tc>
          <w:tcPr>
            <w:tcW w:w="810" w:type="dxa"/>
          </w:tcPr>
          <w:p w14:paraId="4BB25F12" w14:textId="77777777" w:rsidR="000B3A40" w:rsidRPr="001F42D3" w:rsidRDefault="000B3A40" w:rsidP="0034367E">
            <w:pPr>
              <w:pStyle w:val="TableEntry"/>
            </w:pPr>
            <w:r w:rsidRPr="001F42D3">
              <w:t>O</w:t>
            </w:r>
          </w:p>
        </w:tc>
        <w:tc>
          <w:tcPr>
            <w:tcW w:w="990" w:type="dxa"/>
          </w:tcPr>
          <w:p w14:paraId="14F621E3" w14:textId="77777777" w:rsidR="000B3A40" w:rsidRPr="001F42D3" w:rsidRDefault="000B3A40" w:rsidP="0034367E">
            <w:pPr>
              <w:pStyle w:val="TableEntry"/>
            </w:pPr>
            <w:r w:rsidRPr="001F42D3">
              <w:t>[0..1]</w:t>
            </w:r>
          </w:p>
        </w:tc>
        <w:tc>
          <w:tcPr>
            <w:tcW w:w="990" w:type="dxa"/>
          </w:tcPr>
          <w:p w14:paraId="417ECDF8" w14:textId="77777777" w:rsidR="000B3A40" w:rsidRPr="001F42D3" w:rsidRDefault="000B3A40" w:rsidP="0034367E">
            <w:pPr>
              <w:pStyle w:val="TableEntry"/>
            </w:pPr>
          </w:p>
        </w:tc>
        <w:tc>
          <w:tcPr>
            <w:tcW w:w="3618" w:type="dxa"/>
          </w:tcPr>
          <w:p w14:paraId="38B06807" w14:textId="77777777" w:rsidR="000B3A40" w:rsidRPr="001F42D3" w:rsidRDefault="000B3A40" w:rsidP="0034367E">
            <w:pPr>
              <w:pStyle w:val="TableEntry"/>
            </w:pPr>
            <w:r w:rsidRPr="001F42D3">
              <w:t>Date/Time of Transaction</w:t>
            </w:r>
          </w:p>
        </w:tc>
      </w:tr>
      <w:tr w:rsidR="000B3A40" w:rsidRPr="001F42D3" w14:paraId="5A7264BC" w14:textId="77777777" w:rsidTr="00430F57">
        <w:tc>
          <w:tcPr>
            <w:tcW w:w="738" w:type="dxa"/>
          </w:tcPr>
          <w:p w14:paraId="5736B008" w14:textId="77777777" w:rsidR="000B3A40" w:rsidRPr="001F42D3" w:rsidRDefault="000B3A40" w:rsidP="0034367E">
            <w:pPr>
              <w:pStyle w:val="TableEntry"/>
            </w:pPr>
            <w:r w:rsidRPr="001F42D3">
              <w:t>19</w:t>
            </w:r>
          </w:p>
        </w:tc>
        <w:tc>
          <w:tcPr>
            <w:tcW w:w="900" w:type="dxa"/>
          </w:tcPr>
          <w:p w14:paraId="680BFBB2" w14:textId="77777777" w:rsidR="000B3A40" w:rsidRPr="001F42D3" w:rsidRDefault="000B3A40" w:rsidP="0034367E">
            <w:pPr>
              <w:pStyle w:val="TableEntry"/>
            </w:pPr>
            <w:r w:rsidRPr="001F42D3">
              <w:t>705</w:t>
            </w:r>
          </w:p>
        </w:tc>
        <w:tc>
          <w:tcPr>
            <w:tcW w:w="810" w:type="dxa"/>
          </w:tcPr>
          <w:p w14:paraId="2EC3BEDF" w14:textId="77777777" w:rsidR="000B3A40" w:rsidRPr="001F42D3" w:rsidRDefault="000B3A40" w:rsidP="0034367E">
            <w:pPr>
              <w:pStyle w:val="TableEntry"/>
            </w:pPr>
            <w:r w:rsidRPr="001F42D3">
              <w:t>XCN</w:t>
            </w:r>
          </w:p>
        </w:tc>
        <w:tc>
          <w:tcPr>
            <w:tcW w:w="810" w:type="dxa"/>
          </w:tcPr>
          <w:p w14:paraId="267E375F" w14:textId="77777777" w:rsidR="000B3A40" w:rsidRPr="001F42D3" w:rsidRDefault="000B3A40" w:rsidP="0034367E">
            <w:pPr>
              <w:pStyle w:val="TableEntry"/>
            </w:pPr>
            <w:r w:rsidRPr="001F42D3">
              <w:t>O</w:t>
            </w:r>
          </w:p>
        </w:tc>
        <w:tc>
          <w:tcPr>
            <w:tcW w:w="990" w:type="dxa"/>
          </w:tcPr>
          <w:p w14:paraId="531F007E" w14:textId="77777777" w:rsidR="000B3A40" w:rsidRPr="001F42D3" w:rsidRDefault="000B3A40" w:rsidP="0034367E">
            <w:pPr>
              <w:pStyle w:val="TableEntry"/>
            </w:pPr>
            <w:r w:rsidRPr="001F42D3">
              <w:t>[0..1]</w:t>
            </w:r>
          </w:p>
        </w:tc>
        <w:tc>
          <w:tcPr>
            <w:tcW w:w="990" w:type="dxa"/>
          </w:tcPr>
          <w:p w14:paraId="6762B877" w14:textId="77777777" w:rsidR="000B3A40" w:rsidRPr="001F42D3" w:rsidRDefault="000B3A40" w:rsidP="0034367E">
            <w:pPr>
              <w:pStyle w:val="TableEntry"/>
            </w:pPr>
          </w:p>
        </w:tc>
        <w:tc>
          <w:tcPr>
            <w:tcW w:w="3618" w:type="dxa"/>
          </w:tcPr>
          <w:p w14:paraId="514B8D23" w14:textId="77777777" w:rsidR="000B3A40" w:rsidRPr="001F42D3" w:rsidRDefault="000B3A40" w:rsidP="0034367E">
            <w:pPr>
              <w:pStyle w:val="TableEntry"/>
            </w:pPr>
            <w:r w:rsidRPr="001F42D3">
              <w:t>Action By</w:t>
            </w:r>
          </w:p>
        </w:tc>
      </w:tr>
    </w:tbl>
    <w:p w14:paraId="6A18A707" w14:textId="77777777" w:rsidR="004B2D77" w:rsidRPr="001F42D3" w:rsidRDefault="004B2D77" w:rsidP="005C1693">
      <w:pPr>
        <w:pStyle w:val="BodyText"/>
      </w:pPr>
    </w:p>
    <w:p w14:paraId="25284F61" w14:textId="66050834" w:rsidR="00D84706" w:rsidRPr="001F42D3" w:rsidRDefault="00D84706" w:rsidP="005C1693">
      <w:pPr>
        <w:pStyle w:val="BodyText"/>
      </w:pPr>
      <w:r w:rsidRPr="001F42D3">
        <w:rPr>
          <w:b/>
          <w:bCs/>
        </w:rPr>
        <w:t>ORC-2 Placer Order Number (EI) 00216</w:t>
      </w:r>
    </w:p>
    <w:p w14:paraId="1679F75C" w14:textId="77777777" w:rsidR="00D84706" w:rsidRPr="001F42D3" w:rsidRDefault="00D84706" w:rsidP="005C1693">
      <w:pPr>
        <w:pStyle w:val="BodyText"/>
      </w:pPr>
      <w:r w:rsidRPr="001F42D3">
        <w:t>This field is the placer application's order number.</w:t>
      </w:r>
    </w:p>
    <w:p w14:paraId="601343F6" w14:textId="77777777" w:rsidR="00D84706" w:rsidRPr="001F42D3" w:rsidRDefault="00D84706" w:rsidP="005C1693">
      <w:pPr>
        <w:pStyle w:val="BodyText"/>
      </w:pPr>
      <w:r w:rsidRPr="001F42D3">
        <w:rPr>
          <w:b/>
          <w:bCs/>
        </w:rPr>
        <w:t>ORC-9   Date/Time of Transaction</w:t>
      </w:r>
    </w:p>
    <w:p w14:paraId="5E230F67" w14:textId="77777777" w:rsidR="00D84706" w:rsidRPr="001F42D3" w:rsidRDefault="00D84706" w:rsidP="005C1693">
      <w:pPr>
        <w:pStyle w:val="BodyText"/>
      </w:pPr>
      <w:r w:rsidRPr="001F42D3">
        <w:t xml:space="preserve">The time in this field should be the time the clinician initiated the program request, not the time the IOP generated the message. The IOC may use this field to determine if the request is stale or too old. </w:t>
      </w:r>
    </w:p>
    <w:p w14:paraId="0212D6DC" w14:textId="7E238049" w:rsidR="00D84706" w:rsidRPr="001F42D3" w:rsidRDefault="00D84706" w:rsidP="005C1693">
      <w:pPr>
        <w:pStyle w:val="BodyText"/>
      </w:pPr>
      <w:r w:rsidRPr="001F42D3">
        <w:t xml:space="preserve">See </w:t>
      </w:r>
      <w:r w:rsidR="006D613E" w:rsidRPr="001F42D3">
        <w:t>HL7</w:t>
      </w:r>
      <w:r w:rsidR="00995105" w:rsidRPr="001F42D3">
        <w:t xml:space="preserve"> </w:t>
      </w:r>
      <w:r w:rsidRPr="001F42D3">
        <w:t xml:space="preserve">V2.6 Section 4.5.1.9 for details. The </w:t>
      </w:r>
      <w:r w:rsidR="007E67D4" w:rsidRPr="001F42D3">
        <w:t>DEV TF</w:t>
      </w:r>
      <w:r w:rsidRPr="001F42D3">
        <w:t xml:space="preserve"> does not further constrain this field.</w:t>
      </w:r>
    </w:p>
    <w:p w14:paraId="27C973BD" w14:textId="77777777" w:rsidR="00D84706" w:rsidRPr="001F42D3" w:rsidRDefault="00D84706" w:rsidP="005C1693">
      <w:pPr>
        <w:pStyle w:val="BodyText"/>
      </w:pPr>
      <w:r w:rsidRPr="001F42D3">
        <w:rPr>
          <w:b/>
          <w:bCs/>
        </w:rPr>
        <w:t>ORC-19   Action By</w:t>
      </w:r>
    </w:p>
    <w:p w14:paraId="7669EDE1" w14:textId="77777777" w:rsidR="00D84706" w:rsidRPr="001F42D3" w:rsidRDefault="00D84706" w:rsidP="005F16F9">
      <w:pPr>
        <w:pStyle w:val="Components"/>
        <w:ind w:left="0" w:hanging="2"/>
      </w:pPr>
      <w:r w:rsidRPr="001F42D3">
        <w:t>Components: &lt;ID Number (ST)&gt; ^ &lt;Family Name (FN)&gt; ^ &lt;Given Name (ST)&gt; ^ &lt;Second and Further Given Names or Initials Thereof (ST)&gt; ^ &lt;Suffix (e.g., JR or III) (ST)&gt; ^ &lt;Prefix (e.g., DR) (ST)&gt; ^ &lt;DEPRECATED-Degree (e.g., MD) (IS)&gt; ^ &lt;Source Table (IS)&gt; ^ &lt;Assigning Authority (HD)&gt; ^ &lt;Name Type Code (ID)&gt; ^ &lt;Identifier Check Digit (ST)&gt; ^ &lt;Check Digit Scheme (ID)&gt; ^ &lt;Identifier Type Code (ID)&gt; ^ &lt;Assigning Facility (HD)&gt; ^ &lt;Name Representation Code (ID)&gt; ^ &lt;Name Context (CWE)&gt; ^ &lt;DEPRECATED-Name Validity Range (DR)&gt; ^ &lt;Name Assembly Order (ID)&gt; ^ &lt;Effective Date (DTM)&gt; ^ &lt;Expiration Date (DTM)&gt; ^ &lt;Professional Suffix (ST)&gt; ^ &lt;Assigning Jurisdiction (CWE)&gt; ^ &lt;Assigning Agency or Department (CWE)&gt;</w:t>
      </w:r>
    </w:p>
    <w:p w14:paraId="58D7C7E0" w14:textId="77777777" w:rsidR="00D84706" w:rsidRPr="001F42D3" w:rsidRDefault="00D84706" w:rsidP="005C1693">
      <w:pPr>
        <w:pStyle w:val="BodyText"/>
      </w:pPr>
      <w:r w:rsidRPr="001F42D3">
        <w:t>Definition: This field contains the identity of the caregiver who initiated the event.</w:t>
      </w:r>
    </w:p>
    <w:p w14:paraId="691BAF05" w14:textId="77777777" w:rsidR="00D84706" w:rsidRPr="001F42D3" w:rsidRDefault="00D84706" w:rsidP="005C1693">
      <w:pPr>
        <w:pStyle w:val="BodyText"/>
      </w:pPr>
      <w:r w:rsidRPr="001F42D3">
        <w:t xml:space="preserve">Subfield XCN-1 "ID number" is required for each identifier. </w:t>
      </w:r>
    </w:p>
    <w:p w14:paraId="66163A11" w14:textId="2AFA651C" w:rsidR="00F67594" w:rsidRPr="001F42D3" w:rsidRDefault="00D53FC4" w:rsidP="00B34AEB">
      <w:pPr>
        <w:pStyle w:val="Heading2"/>
        <w:numPr>
          <w:ilvl w:val="0"/>
          <w:numId w:val="0"/>
        </w:numPr>
        <w:rPr>
          <w:noProof w:val="0"/>
        </w:rPr>
      </w:pPr>
      <w:bookmarkStart w:id="1947" w:name="_Toc428881955"/>
      <w:bookmarkStart w:id="1948" w:name="_Toc428883244"/>
      <w:bookmarkStart w:id="1949" w:name="_Toc428883447"/>
      <w:bookmarkStart w:id="1950" w:name="_Toc428884959"/>
      <w:bookmarkStart w:id="1951" w:name="_Toc428889195"/>
      <w:bookmarkStart w:id="1952" w:name="_Toc429498870"/>
      <w:bookmarkStart w:id="1953" w:name="_Toc429499761"/>
      <w:bookmarkStart w:id="1954" w:name="_Toc429499992"/>
      <w:bookmarkStart w:id="1955" w:name="_Toc429730308"/>
      <w:bookmarkStart w:id="1956" w:name="_Toc428881956"/>
      <w:bookmarkStart w:id="1957" w:name="_Toc428883245"/>
      <w:bookmarkStart w:id="1958" w:name="_Toc428883448"/>
      <w:bookmarkStart w:id="1959" w:name="_Toc428884960"/>
      <w:bookmarkStart w:id="1960" w:name="_Toc428889196"/>
      <w:bookmarkStart w:id="1961" w:name="_Toc429498871"/>
      <w:bookmarkStart w:id="1962" w:name="_Toc429499762"/>
      <w:bookmarkStart w:id="1963" w:name="_Toc429499993"/>
      <w:bookmarkStart w:id="1964" w:name="_Toc429730309"/>
      <w:bookmarkStart w:id="1965" w:name="_Toc428881957"/>
      <w:bookmarkStart w:id="1966" w:name="_Toc428883246"/>
      <w:bookmarkStart w:id="1967" w:name="_Toc428883449"/>
      <w:bookmarkStart w:id="1968" w:name="_Toc428884961"/>
      <w:bookmarkStart w:id="1969" w:name="_Toc428889197"/>
      <w:bookmarkStart w:id="1970" w:name="_Toc429498872"/>
      <w:bookmarkStart w:id="1971" w:name="_Toc429499763"/>
      <w:bookmarkStart w:id="1972" w:name="_Toc429499994"/>
      <w:bookmarkStart w:id="1973" w:name="_Toc429730310"/>
      <w:bookmarkStart w:id="1974" w:name="_Ref429942609"/>
      <w:bookmarkStart w:id="1975" w:name="_Ref429942611"/>
      <w:bookmarkStart w:id="1976" w:name="_Ref429942669"/>
      <w:bookmarkStart w:id="1977" w:name="_Toc21488978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r w:rsidRPr="001F42D3">
        <w:rPr>
          <w:noProof w:val="0"/>
        </w:rPr>
        <w:t xml:space="preserve">B.10 </w:t>
      </w:r>
      <w:r w:rsidR="00F67594" w:rsidRPr="001F42D3">
        <w:rPr>
          <w:noProof w:val="0"/>
        </w:rPr>
        <w:t>PRT Participation Information Segment</w:t>
      </w:r>
      <w:bookmarkEnd w:id="1944"/>
      <w:bookmarkEnd w:id="1974"/>
      <w:bookmarkEnd w:id="1975"/>
      <w:bookmarkEnd w:id="1976"/>
      <w:bookmarkEnd w:id="1977"/>
    </w:p>
    <w:p w14:paraId="6A319BCD" w14:textId="1097A70D" w:rsidR="0024732D" w:rsidRPr="001F42D3" w:rsidRDefault="0024732D" w:rsidP="005C1693">
      <w:pPr>
        <w:pStyle w:val="BodyText"/>
      </w:pPr>
      <w:r w:rsidRPr="001F42D3">
        <w:t xml:space="preserve">The PRT section is currently prescribed only in certain </w:t>
      </w:r>
      <w:r w:rsidR="00A429E5" w:rsidRPr="001F42D3">
        <w:t>transitions</w:t>
      </w:r>
      <w:r w:rsidRPr="001F42D3">
        <w:t xml:space="preserve"> in the ACM </w:t>
      </w:r>
      <w:r w:rsidR="00277D6B">
        <w:t>Profile</w:t>
      </w:r>
      <w:r w:rsidRPr="001F42D3">
        <w:t>, as follows.</w:t>
      </w:r>
      <w:r w:rsidR="007226F4" w:rsidRPr="001F42D3">
        <w:t xml:space="preserve"> In the future, it may be used to contain identifying information from the Unique Device Identification pattern of the US FDA</w:t>
      </w:r>
      <w:r w:rsidR="003F55BE" w:rsidRPr="001F42D3">
        <w:t>. (see Section B.10.3).</w:t>
      </w:r>
    </w:p>
    <w:p w14:paraId="7DBE838D" w14:textId="77777777" w:rsidR="00CD5A43" w:rsidRPr="001F42D3" w:rsidRDefault="00CD5A43" w:rsidP="004B2D77">
      <w:pPr>
        <w:pStyle w:val="BodyText"/>
      </w:pPr>
      <w:r w:rsidRPr="001F42D3">
        <w:t>The Participation Information segment contains the data necessary to add, update, correct, and delete from the record persons, organizations, or locations (participants) participating in the activity being transmitted.</w:t>
      </w:r>
    </w:p>
    <w:p w14:paraId="10C9AF36" w14:textId="67DC4B99" w:rsidR="00A4326F" w:rsidRPr="001F42D3" w:rsidRDefault="00A4326F" w:rsidP="004B2D77">
      <w:pPr>
        <w:pStyle w:val="BodyText"/>
      </w:pPr>
      <w:r w:rsidRPr="001F42D3">
        <w:lastRenderedPageBreak/>
        <w:t xml:space="preserve">The hierarchical positional location of the PRT segment within the </w:t>
      </w:r>
      <w:r w:rsidR="006D613E" w:rsidRPr="001F42D3">
        <w:t>HL7</w:t>
      </w:r>
      <w:r w:rsidR="00995105" w:rsidRPr="001F42D3">
        <w:t xml:space="preserve"> </w:t>
      </w:r>
      <w:r w:rsidRPr="001F42D3">
        <w:t>message indicates the relationship. When the segment is used following the OBR segment, then the participations relate to the relevant participations in the observation.</w:t>
      </w:r>
    </w:p>
    <w:p w14:paraId="24536F2E" w14:textId="17138B4B" w:rsidR="00CD5A43" w:rsidRPr="001F42D3" w:rsidRDefault="00CD5A43" w:rsidP="004B2D77">
      <w:pPr>
        <w:pStyle w:val="BodyText"/>
      </w:pPr>
      <w:r w:rsidRPr="001F42D3">
        <w:t xml:space="preserve">The base version of </w:t>
      </w:r>
      <w:r w:rsidR="006D613E" w:rsidRPr="001F42D3">
        <w:t>HL7</w:t>
      </w:r>
      <w:r w:rsidR="00995105" w:rsidRPr="001F42D3">
        <w:t xml:space="preserve"> </w:t>
      </w:r>
      <w:r w:rsidRPr="001F42D3">
        <w:t>for IHE PCD transactions is version 2.6. The PRT segment was not included in version 2.6, but rather was newly added in version 2.7</w:t>
      </w:r>
      <w:r w:rsidR="000967DE" w:rsidRPr="001F42D3">
        <w:t xml:space="preserve"> and extended significantly in version 2.8.2</w:t>
      </w:r>
      <w:r w:rsidRPr="001F42D3">
        <w:t xml:space="preserve">. </w:t>
      </w:r>
      <w:r w:rsidR="00D41741" w:rsidRPr="001F42D3">
        <w:t>To avoid unnecessary changes to other profiles, the IHE PCD Technical Committee determined that the base version would continue to be 2.6 for the present, but the PRT segment would draw on balloted later versions for needed semantics.</w:t>
      </w:r>
    </w:p>
    <w:p w14:paraId="05390B7B" w14:textId="24F05386" w:rsidR="00980552" w:rsidRPr="001F42D3" w:rsidRDefault="004B2D77" w:rsidP="005C1693">
      <w:pPr>
        <w:pStyle w:val="Heading3"/>
        <w:numPr>
          <w:ilvl w:val="0"/>
          <w:numId w:val="0"/>
        </w:numPr>
        <w:rPr>
          <w:noProof w:val="0"/>
        </w:rPr>
      </w:pPr>
      <w:bookmarkStart w:id="1978" w:name="OLE_LINK6"/>
      <w:bookmarkStart w:id="1979" w:name="OLE_LINK41"/>
      <w:bookmarkStart w:id="1980" w:name="OLE_LINK48"/>
      <w:bookmarkStart w:id="1981" w:name="OLE_LINK49"/>
      <w:bookmarkStart w:id="1982" w:name="_Toc214889787"/>
      <w:r w:rsidRPr="001F42D3">
        <w:rPr>
          <w:noProof w:val="0"/>
        </w:rPr>
        <w:t xml:space="preserve">B.10.1 </w:t>
      </w:r>
      <w:r w:rsidR="00980552" w:rsidRPr="001F42D3">
        <w:rPr>
          <w:noProof w:val="0"/>
        </w:rPr>
        <w:t>PRT Participation Information Segment in ACM Transaction [PCD-04]</w:t>
      </w:r>
      <w:bookmarkEnd w:id="1982"/>
    </w:p>
    <w:bookmarkEnd w:id="1978"/>
    <w:bookmarkEnd w:id="1979"/>
    <w:bookmarkEnd w:id="1980"/>
    <w:bookmarkEnd w:id="1981"/>
    <w:p w14:paraId="787A26DA" w14:textId="77777777" w:rsidR="00980552" w:rsidRPr="001F42D3" w:rsidRDefault="00980552" w:rsidP="005C1693">
      <w:pPr>
        <w:pStyle w:val="BodyText"/>
      </w:pPr>
      <w:r w:rsidRPr="001F42D3">
        <w:t>A Report Alert [PCD-04] transaction can optionally contain multiple occurrences of the Participation Information (PRT) segment to indicate additional alert notification recipients in addition to any alert notification recipients identified internally by the Alert Manager (AM). Use of the PRT segment is an extraction from HL7 v2.8. However, segment optionality and repeat indications are specific to the PCD-04 message. There is one recipient per PRT segment occurrence. The group of PRT segments optionally identifying the additional recipients is in the PCD-04 message after the OBR segment identifying the alert and before any OBX observation segments associated with the alert.</w:t>
      </w:r>
    </w:p>
    <w:p w14:paraId="013169BE" w14:textId="77777777" w:rsidR="00980552" w:rsidRPr="001F42D3" w:rsidRDefault="00980552" w:rsidP="005C1693">
      <w:pPr>
        <w:pStyle w:val="BodyText"/>
      </w:pPr>
      <w:r w:rsidRPr="001F42D3">
        <w:t>The content of a PRT segment shall resolve to an unambiguous single recipient, be it an identified person in PRT-5 or a communication endpoint device destination identified by its telecommunication address in PRT-15. If both PRT-5 and PRT-15 are populated the Alert Manager may send the alert notification to additional endpoint communication devices associated with the person identified in PRT-5.</w:t>
      </w:r>
    </w:p>
    <w:p w14:paraId="5FB24AE7" w14:textId="77777777" w:rsidR="00980552" w:rsidRPr="005C1693" w:rsidRDefault="00980552" w:rsidP="005C1693">
      <w:pPr>
        <w:pStyle w:val="BodyText"/>
        <w:rPr>
          <w:b/>
          <w:bCs/>
        </w:rPr>
      </w:pPr>
      <w:r w:rsidRPr="005C1693">
        <w:rPr>
          <w:b/>
          <w:bCs/>
        </w:rPr>
        <w:t>Use of OBX segment instance to filter PCD-05 transactions sent from AM to AR</w:t>
      </w:r>
    </w:p>
    <w:p w14:paraId="054DAF77" w14:textId="0AC7C8F3" w:rsidR="00980552" w:rsidRPr="001F42D3" w:rsidRDefault="00980552" w:rsidP="005C1693">
      <w:pPr>
        <w:pStyle w:val="BodyText"/>
      </w:pPr>
      <w:r w:rsidRPr="001F42D3">
        <w:t>In an ACM Report Alert [PCD-04] transaction an optional instance of the OBX segment with an OBX-3 Observation Identifier indication of MDC_</w:t>
      </w:r>
      <w:r w:rsidR="0028214A" w:rsidRPr="001F42D3">
        <w:t>ATTR_</w:t>
      </w:r>
      <w:r w:rsidRPr="001F42D3">
        <w:t xml:space="preserve">ALERT_DISSEM_STATUS_FILTER provides for communication of a filter to constrain the types alert dissemination status update Report Alert Status [PCD-05] transactions sent by the Alert Manager (AM) </w:t>
      </w:r>
      <w:r w:rsidR="00277D6B">
        <w:t>Actor</w:t>
      </w:r>
      <w:r w:rsidRPr="001F42D3">
        <w:t xml:space="preserve"> to the AR </w:t>
      </w:r>
      <w:r w:rsidR="00277D6B">
        <w:t>Actor</w:t>
      </w:r>
      <w:r w:rsidRPr="001F42D3">
        <w:t xml:space="preserve"> in response to the Alert Manager (AM) </w:t>
      </w:r>
      <w:r w:rsidR="00277D6B">
        <w:t>Actor</w:t>
      </w:r>
      <w:r w:rsidRPr="001F42D3">
        <w:t xml:space="preserve"> receiving Report Alert Dissemination Status [PCD-07] transactions from the Alert Communicator (AC) </w:t>
      </w:r>
      <w:r w:rsidR="00277D6B">
        <w:t>Actor</w:t>
      </w:r>
      <w:r w:rsidRPr="001F42D3">
        <w:t xml:space="preserve">. The value in OBX-5 Observation Value of the OBX instance is a recurrence of string data type values indicating the only alert dissemination status update Report Alert Status [PCD-05] transactions to be sent to the Alert Reporter (AR) </w:t>
      </w:r>
      <w:r w:rsidR="00277D6B">
        <w:t>Actor</w:t>
      </w:r>
      <w:r w:rsidRPr="001F42D3">
        <w:t xml:space="preserve"> by the Alert Manager (AM) </w:t>
      </w:r>
      <w:r w:rsidR="00277D6B">
        <w:t>Actor</w:t>
      </w:r>
      <w:r w:rsidR="001F42D3">
        <w:t xml:space="preserve">. </w:t>
      </w:r>
      <w:r w:rsidRPr="001F42D3">
        <w:t>The string values used in the filter are defined the Participation (PRT) segment values of the Report Alert Status [PCD-05] transaction</w:t>
      </w:r>
      <w:r w:rsidR="001F42D3">
        <w:t xml:space="preserve">. </w:t>
      </w:r>
      <w:r w:rsidRPr="001F42D3">
        <w:t xml:space="preserve">If the OBX-5 Observation Value field is empty then no Report Alert Status [PCD-05] transactions will be sent to the Alert Reporter (AR) by the Alert Manager (AM) </w:t>
      </w:r>
      <w:r w:rsidR="00277D6B">
        <w:t>Actor</w:t>
      </w:r>
      <w:r w:rsidRPr="001F42D3">
        <w:t xml:space="preserve"> in association with the carrying Report Alert [PCD-04] transaction</w:t>
      </w:r>
      <w:r w:rsidR="001F42D3">
        <w:t xml:space="preserve">. </w:t>
      </w:r>
      <w:r w:rsidRPr="001F42D3">
        <w:t xml:space="preserve">If there is no such indicating OBX segment instance in the Report Alert [PCD-04] transaction then the Alert Manager (AM) </w:t>
      </w:r>
      <w:r w:rsidR="00277D6B">
        <w:t>Actor</w:t>
      </w:r>
      <w:r w:rsidRPr="001F42D3">
        <w:t xml:space="preserve"> is not filtered and may send as many types of alert status indcating Report Alert Status [PCD-05] transactions as defined for the deployed Alert Manager (AM) </w:t>
      </w:r>
      <w:r w:rsidR="00277D6B">
        <w:t>Actor</w:t>
      </w:r>
      <w:r w:rsidRPr="001F42D3">
        <w:t>.</w:t>
      </w:r>
    </w:p>
    <w:p w14:paraId="10510D79" w14:textId="16036F96" w:rsidR="00980552" w:rsidRPr="001F42D3" w:rsidRDefault="00980552" w:rsidP="00980552">
      <w:pPr>
        <w:pStyle w:val="TableTitle"/>
      </w:pPr>
      <w:r w:rsidRPr="001F42D3">
        <w:lastRenderedPageBreak/>
        <w:t>Table B.</w:t>
      </w:r>
      <w:r w:rsidR="003F55BE" w:rsidRPr="001F42D3">
        <w:t>10</w:t>
      </w:r>
      <w:r w:rsidRPr="001F42D3">
        <w:t>.1-1: HL7 Attribute Table – PRT – Participation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797"/>
        <w:gridCol w:w="760"/>
        <w:gridCol w:w="772"/>
        <w:gridCol w:w="805"/>
        <w:gridCol w:w="921"/>
        <w:gridCol w:w="3578"/>
      </w:tblGrid>
      <w:tr w:rsidR="00980552" w:rsidRPr="001F42D3" w14:paraId="18685BD2" w14:textId="77777777" w:rsidTr="00532E95">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07E9900" w14:textId="77777777" w:rsidR="00980552" w:rsidRPr="001F42D3" w:rsidRDefault="00980552" w:rsidP="00532E95">
            <w:pPr>
              <w:pStyle w:val="TableEntryHeader"/>
            </w:pPr>
            <w:r w:rsidRPr="001F42D3">
              <w:t>SEQ</w:t>
            </w:r>
          </w:p>
        </w:tc>
        <w:tc>
          <w:tcPr>
            <w:tcW w:w="79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C057C2" w14:textId="77777777" w:rsidR="00980552" w:rsidRPr="001F42D3" w:rsidRDefault="00980552" w:rsidP="00532E95">
            <w:pPr>
              <w:pStyle w:val="TableEntryHeader"/>
            </w:pPr>
            <w:r w:rsidRPr="001F42D3">
              <w:t>LEN</w:t>
            </w:r>
          </w:p>
        </w:tc>
        <w:tc>
          <w:tcPr>
            <w:tcW w:w="7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4F3A79C" w14:textId="77777777" w:rsidR="00980552" w:rsidRPr="001F42D3" w:rsidRDefault="00980552" w:rsidP="00532E95">
            <w:pPr>
              <w:pStyle w:val="TableEntryHeader"/>
            </w:pPr>
            <w:r w:rsidRPr="001F42D3">
              <w:t>DT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7271E85B" w14:textId="77777777" w:rsidR="00980552" w:rsidRPr="001F42D3" w:rsidRDefault="00980552" w:rsidP="00532E95">
            <w:pPr>
              <w:pStyle w:val="TableEntryHeader"/>
            </w:pPr>
            <w:r w:rsidRPr="001F42D3">
              <w:t>OPT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6EBDF5A" w14:textId="77777777" w:rsidR="00980552" w:rsidRPr="001F42D3" w:rsidRDefault="00980552" w:rsidP="00532E95">
            <w:pPr>
              <w:pStyle w:val="TableEntryHeader"/>
            </w:pPr>
            <w:r w:rsidRPr="001F42D3">
              <w:t>RP/#</w:t>
            </w:r>
          </w:p>
        </w:tc>
        <w:tc>
          <w:tcPr>
            <w:tcW w:w="9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1E42F92" w14:textId="77777777" w:rsidR="00980552" w:rsidRPr="001F42D3" w:rsidRDefault="00980552" w:rsidP="00532E95">
            <w:pPr>
              <w:pStyle w:val="TableEntryHeader"/>
            </w:pPr>
            <w:r w:rsidRPr="001F42D3">
              <w:t>TBL#</w:t>
            </w:r>
          </w:p>
        </w:tc>
        <w:tc>
          <w:tcPr>
            <w:tcW w:w="357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A01F6DD" w14:textId="77777777" w:rsidR="00980552" w:rsidRPr="001F42D3" w:rsidRDefault="00980552" w:rsidP="00532E95">
            <w:pPr>
              <w:pStyle w:val="TableEntryHeader"/>
            </w:pPr>
            <w:r w:rsidRPr="001F42D3">
              <w:t>ELEMENT NAME</w:t>
            </w:r>
          </w:p>
        </w:tc>
      </w:tr>
      <w:tr w:rsidR="00980552" w:rsidRPr="001F42D3" w14:paraId="256E6A18"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6975177" w14:textId="77777777" w:rsidR="00980552" w:rsidRPr="001F42D3" w:rsidRDefault="00980552" w:rsidP="00532E95">
            <w:pPr>
              <w:pStyle w:val="TableEntry"/>
            </w:pPr>
            <w:r w:rsidRPr="001F42D3">
              <w:t>1</w:t>
            </w:r>
          </w:p>
        </w:tc>
        <w:tc>
          <w:tcPr>
            <w:tcW w:w="797" w:type="dxa"/>
            <w:tcBorders>
              <w:top w:val="single" w:sz="4" w:space="0" w:color="auto"/>
              <w:left w:val="single" w:sz="4" w:space="0" w:color="auto"/>
              <w:bottom w:val="single" w:sz="4" w:space="0" w:color="auto"/>
              <w:right w:val="single" w:sz="4" w:space="0" w:color="auto"/>
            </w:tcBorders>
            <w:vAlign w:val="center"/>
            <w:hideMark/>
          </w:tcPr>
          <w:p w14:paraId="261D3BB1" w14:textId="77777777" w:rsidR="00980552" w:rsidRPr="001F42D3" w:rsidRDefault="00980552" w:rsidP="00532E95">
            <w:pPr>
              <w:pStyle w:val="TableEntry"/>
            </w:pPr>
            <w:r w:rsidRPr="001F42D3">
              <w:t>1..4</w:t>
            </w:r>
          </w:p>
        </w:tc>
        <w:tc>
          <w:tcPr>
            <w:tcW w:w="760" w:type="dxa"/>
            <w:tcBorders>
              <w:top w:val="single" w:sz="4" w:space="0" w:color="auto"/>
              <w:left w:val="single" w:sz="4" w:space="0" w:color="auto"/>
              <w:bottom w:val="single" w:sz="4" w:space="0" w:color="auto"/>
              <w:right w:val="single" w:sz="4" w:space="0" w:color="auto"/>
            </w:tcBorders>
            <w:vAlign w:val="center"/>
            <w:hideMark/>
          </w:tcPr>
          <w:p w14:paraId="4A87B9B6" w14:textId="77777777" w:rsidR="00980552" w:rsidRPr="001F42D3" w:rsidRDefault="00980552" w:rsidP="00532E95">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53EC4EBC" w14:textId="77777777" w:rsidR="00980552" w:rsidRPr="001F42D3" w:rsidRDefault="00980552" w:rsidP="00532E95">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57769" w14:textId="77777777" w:rsidR="00980552" w:rsidRPr="001F42D3" w:rsidRDefault="00980552" w:rsidP="00532E95">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2012CD50"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C5B4B8F" w14:textId="77777777" w:rsidR="00980552" w:rsidRPr="001F42D3" w:rsidRDefault="00980552" w:rsidP="00532E95">
            <w:pPr>
              <w:pStyle w:val="TableEntry"/>
            </w:pPr>
            <w:r w:rsidRPr="001F42D3">
              <w:t>Participation Instance ID</w:t>
            </w:r>
          </w:p>
        </w:tc>
      </w:tr>
      <w:tr w:rsidR="00980552" w:rsidRPr="001F42D3" w14:paraId="07CC96F0"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7E8D697" w14:textId="77777777" w:rsidR="00980552" w:rsidRPr="001F42D3" w:rsidRDefault="00980552" w:rsidP="00532E95">
            <w:pPr>
              <w:pStyle w:val="TableEntry"/>
            </w:pPr>
            <w:r w:rsidRPr="001F42D3">
              <w:t>2</w:t>
            </w:r>
          </w:p>
        </w:tc>
        <w:tc>
          <w:tcPr>
            <w:tcW w:w="797" w:type="dxa"/>
            <w:tcBorders>
              <w:top w:val="single" w:sz="4" w:space="0" w:color="auto"/>
              <w:left w:val="single" w:sz="4" w:space="0" w:color="auto"/>
              <w:bottom w:val="single" w:sz="4" w:space="0" w:color="auto"/>
              <w:right w:val="single" w:sz="4" w:space="0" w:color="auto"/>
            </w:tcBorders>
            <w:vAlign w:val="center"/>
            <w:hideMark/>
          </w:tcPr>
          <w:p w14:paraId="5A7D175A" w14:textId="77777777" w:rsidR="00980552" w:rsidRPr="001F42D3" w:rsidRDefault="00980552" w:rsidP="00532E95">
            <w:pPr>
              <w:pStyle w:val="TableEntry"/>
            </w:pPr>
            <w:r w:rsidRPr="001F42D3">
              <w:t>2..2</w:t>
            </w:r>
          </w:p>
        </w:tc>
        <w:tc>
          <w:tcPr>
            <w:tcW w:w="760" w:type="dxa"/>
            <w:tcBorders>
              <w:top w:val="single" w:sz="4" w:space="0" w:color="auto"/>
              <w:left w:val="single" w:sz="4" w:space="0" w:color="auto"/>
              <w:bottom w:val="single" w:sz="4" w:space="0" w:color="auto"/>
              <w:right w:val="single" w:sz="4" w:space="0" w:color="auto"/>
            </w:tcBorders>
            <w:vAlign w:val="center"/>
            <w:hideMark/>
          </w:tcPr>
          <w:p w14:paraId="0BF5AFE4" w14:textId="77777777" w:rsidR="00980552" w:rsidRPr="001F42D3" w:rsidRDefault="00980552" w:rsidP="00532E95">
            <w:pPr>
              <w:pStyle w:val="TableEntry"/>
            </w:pPr>
            <w:r w:rsidRPr="001F42D3">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B696949" w14:textId="77777777" w:rsidR="00980552" w:rsidRPr="001F42D3" w:rsidRDefault="00980552" w:rsidP="00532E95">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45F8FCD8"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7C08D6E3" w14:textId="77777777" w:rsidR="00980552" w:rsidRPr="001F42D3" w:rsidRDefault="00980552" w:rsidP="00532E95">
            <w:pPr>
              <w:pStyle w:val="TableEntry"/>
            </w:pPr>
            <w:r w:rsidRPr="001F42D3">
              <w:t>0287</w:t>
            </w:r>
          </w:p>
        </w:tc>
        <w:tc>
          <w:tcPr>
            <w:tcW w:w="3578" w:type="dxa"/>
            <w:tcBorders>
              <w:top w:val="single" w:sz="4" w:space="0" w:color="auto"/>
              <w:left w:val="single" w:sz="4" w:space="0" w:color="auto"/>
              <w:bottom w:val="single" w:sz="4" w:space="0" w:color="auto"/>
              <w:right w:val="single" w:sz="4" w:space="0" w:color="auto"/>
            </w:tcBorders>
            <w:vAlign w:val="center"/>
            <w:hideMark/>
          </w:tcPr>
          <w:p w14:paraId="7A28BC4C" w14:textId="77777777" w:rsidR="00980552" w:rsidRPr="001F42D3" w:rsidRDefault="00980552" w:rsidP="00532E95">
            <w:pPr>
              <w:pStyle w:val="TableEntry"/>
            </w:pPr>
            <w:r w:rsidRPr="001F42D3">
              <w:t>Action Code</w:t>
            </w:r>
          </w:p>
        </w:tc>
      </w:tr>
      <w:tr w:rsidR="00980552" w:rsidRPr="001F42D3" w14:paraId="0C027E5C"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EC73B3F" w14:textId="77777777" w:rsidR="00980552" w:rsidRPr="001F42D3" w:rsidRDefault="00980552" w:rsidP="00532E95">
            <w:pPr>
              <w:pStyle w:val="TableEntry"/>
            </w:pPr>
            <w:r w:rsidRPr="001F42D3">
              <w:t>3</w:t>
            </w:r>
          </w:p>
        </w:tc>
        <w:tc>
          <w:tcPr>
            <w:tcW w:w="797" w:type="dxa"/>
            <w:tcBorders>
              <w:top w:val="single" w:sz="4" w:space="0" w:color="auto"/>
              <w:left w:val="single" w:sz="4" w:space="0" w:color="auto"/>
              <w:bottom w:val="single" w:sz="4" w:space="0" w:color="auto"/>
              <w:right w:val="single" w:sz="4" w:space="0" w:color="auto"/>
            </w:tcBorders>
            <w:vAlign w:val="center"/>
          </w:tcPr>
          <w:p w14:paraId="4C38B35B"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3645913C" w14:textId="77777777" w:rsidR="00980552" w:rsidRPr="001F42D3" w:rsidRDefault="00980552" w:rsidP="00532E95">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25E18935"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8598AFF"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7E36432E"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2BC4728" w14:textId="77777777" w:rsidR="00980552" w:rsidRPr="001F42D3" w:rsidRDefault="00980552" w:rsidP="00532E95">
            <w:pPr>
              <w:pStyle w:val="TableEntry"/>
            </w:pPr>
            <w:r w:rsidRPr="001F42D3">
              <w:t>Action Reason</w:t>
            </w:r>
          </w:p>
        </w:tc>
      </w:tr>
      <w:tr w:rsidR="00980552" w:rsidRPr="001F42D3" w14:paraId="4EA8B95A"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6B64512" w14:textId="77777777" w:rsidR="00980552" w:rsidRPr="001F42D3" w:rsidRDefault="00980552" w:rsidP="00532E95">
            <w:pPr>
              <w:pStyle w:val="TableEntry"/>
            </w:pPr>
            <w:r w:rsidRPr="001F42D3">
              <w:t>4</w:t>
            </w:r>
          </w:p>
        </w:tc>
        <w:tc>
          <w:tcPr>
            <w:tcW w:w="797" w:type="dxa"/>
            <w:tcBorders>
              <w:top w:val="single" w:sz="4" w:space="0" w:color="auto"/>
              <w:left w:val="single" w:sz="4" w:space="0" w:color="auto"/>
              <w:bottom w:val="single" w:sz="4" w:space="0" w:color="auto"/>
              <w:right w:val="single" w:sz="4" w:space="0" w:color="auto"/>
            </w:tcBorders>
            <w:vAlign w:val="center"/>
          </w:tcPr>
          <w:p w14:paraId="2984B679"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6358FC92" w14:textId="77777777" w:rsidR="00980552" w:rsidRPr="001F42D3" w:rsidRDefault="00980552" w:rsidP="00532E95">
            <w:pPr>
              <w:pStyle w:val="TableEntry"/>
            </w:pPr>
            <w:r w:rsidRPr="001F42D3">
              <w:t>CEW</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E6B37" w14:textId="77777777" w:rsidR="00980552" w:rsidRPr="001F42D3" w:rsidRDefault="00980552" w:rsidP="00532E95">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5AC418B0"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2FF3ED82" w14:textId="77777777" w:rsidR="00980552" w:rsidRPr="001F42D3" w:rsidRDefault="00980552" w:rsidP="00532E95">
            <w:pPr>
              <w:pStyle w:val="TableEntry"/>
            </w:pPr>
            <w:r w:rsidRPr="001F42D3">
              <w:t>0912</w:t>
            </w:r>
          </w:p>
        </w:tc>
        <w:tc>
          <w:tcPr>
            <w:tcW w:w="3578" w:type="dxa"/>
            <w:tcBorders>
              <w:top w:val="single" w:sz="4" w:space="0" w:color="auto"/>
              <w:left w:val="single" w:sz="4" w:space="0" w:color="auto"/>
              <w:bottom w:val="single" w:sz="4" w:space="0" w:color="auto"/>
              <w:right w:val="single" w:sz="4" w:space="0" w:color="auto"/>
            </w:tcBorders>
            <w:vAlign w:val="center"/>
            <w:hideMark/>
          </w:tcPr>
          <w:p w14:paraId="3BEB5856" w14:textId="77777777" w:rsidR="00980552" w:rsidRPr="001F42D3" w:rsidRDefault="00980552" w:rsidP="00532E95">
            <w:pPr>
              <w:pStyle w:val="TableEntry"/>
            </w:pPr>
            <w:r w:rsidRPr="001F42D3">
              <w:t>Participation</w:t>
            </w:r>
          </w:p>
        </w:tc>
      </w:tr>
      <w:tr w:rsidR="00980552" w:rsidRPr="001F42D3" w14:paraId="2AEA891C"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9DB90EE" w14:textId="77777777" w:rsidR="00980552" w:rsidRPr="001F42D3" w:rsidRDefault="00980552" w:rsidP="00532E95">
            <w:pPr>
              <w:pStyle w:val="TableEntry"/>
            </w:pPr>
            <w:r w:rsidRPr="001F42D3">
              <w:t>5</w:t>
            </w:r>
          </w:p>
        </w:tc>
        <w:tc>
          <w:tcPr>
            <w:tcW w:w="797" w:type="dxa"/>
            <w:tcBorders>
              <w:top w:val="single" w:sz="4" w:space="0" w:color="auto"/>
              <w:left w:val="single" w:sz="4" w:space="0" w:color="auto"/>
              <w:bottom w:val="single" w:sz="4" w:space="0" w:color="auto"/>
              <w:right w:val="single" w:sz="4" w:space="0" w:color="auto"/>
            </w:tcBorders>
            <w:vAlign w:val="center"/>
          </w:tcPr>
          <w:p w14:paraId="3753CF21"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53E0892" w14:textId="77777777" w:rsidR="00980552" w:rsidRPr="001F42D3" w:rsidRDefault="00980552" w:rsidP="00532E95">
            <w:pPr>
              <w:pStyle w:val="TableEntry"/>
            </w:pPr>
            <w:r w:rsidRPr="001F42D3">
              <w:t>XCN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B8BE0" w14:textId="77777777" w:rsidR="00980552" w:rsidRPr="001F42D3" w:rsidRDefault="00980552" w:rsidP="00532E95">
            <w:pPr>
              <w:pStyle w:val="TableEntry"/>
            </w:pPr>
            <w:r w:rsidRPr="001F42D3">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1EB1E" w14:textId="77777777" w:rsidR="00980552" w:rsidRPr="001F42D3" w:rsidRDefault="00980552" w:rsidP="00532E95">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24F5901A"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7BA603BE" w14:textId="77777777" w:rsidR="00980552" w:rsidRPr="001F42D3" w:rsidRDefault="00980552" w:rsidP="00532E95">
            <w:pPr>
              <w:pStyle w:val="TableEntry"/>
            </w:pPr>
            <w:r w:rsidRPr="001F42D3">
              <w:t>Participation Person</w:t>
            </w:r>
          </w:p>
        </w:tc>
      </w:tr>
      <w:tr w:rsidR="00980552" w:rsidRPr="001F42D3" w14:paraId="15C2AF65"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29ABF08" w14:textId="77777777" w:rsidR="00980552" w:rsidRPr="001F42D3" w:rsidRDefault="00980552" w:rsidP="00532E95">
            <w:pPr>
              <w:pStyle w:val="TableEntry"/>
            </w:pPr>
            <w:r w:rsidRPr="001F42D3">
              <w:t>6</w:t>
            </w:r>
          </w:p>
        </w:tc>
        <w:tc>
          <w:tcPr>
            <w:tcW w:w="797" w:type="dxa"/>
            <w:tcBorders>
              <w:top w:val="single" w:sz="4" w:space="0" w:color="auto"/>
              <w:left w:val="single" w:sz="4" w:space="0" w:color="auto"/>
              <w:bottom w:val="single" w:sz="4" w:space="0" w:color="auto"/>
              <w:right w:val="single" w:sz="4" w:space="0" w:color="auto"/>
            </w:tcBorders>
            <w:vAlign w:val="center"/>
          </w:tcPr>
          <w:p w14:paraId="059F50CE"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4BEB9979" w14:textId="77777777" w:rsidR="00980552" w:rsidRPr="001F42D3" w:rsidRDefault="00980552" w:rsidP="00532E95">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6B8EFD"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41595AE0"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1C000A7C"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489EF8FC" w14:textId="77777777" w:rsidR="00980552" w:rsidRPr="001F42D3" w:rsidRDefault="00980552" w:rsidP="00532E95">
            <w:pPr>
              <w:pStyle w:val="TableEntry"/>
            </w:pPr>
            <w:r w:rsidRPr="001F42D3">
              <w:t>Participation Person Provider Type</w:t>
            </w:r>
          </w:p>
        </w:tc>
      </w:tr>
      <w:tr w:rsidR="00980552" w:rsidRPr="001F42D3" w14:paraId="5939E010"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8CF72FB" w14:textId="77777777" w:rsidR="00980552" w:rsidRPr="001F42D3" w:rsidRDefault="00980552" w:rsidP="00532E95">
            <w:pPr>
              <w:pStyle w:val="TableEntry"/>
            </w:pPr>
            <w:r w:rsidRPr="001F42D3">
              <w:t>7</w:t>
            </w:r>
          </w:p>
        </w:tc>
        <w:tc>
          <w:tcPr>
            <w:tcW w:w="797" w:type="dxa"/>
            <w:tcBorders>
              <w:top w:val="single" w:sz="4" w:space="0" w:color="auto"/>
              <w:left w:val="single" w:sz="4" w:space="0" w:color="auto"/>
              <w:bottom w:val="single" w:sz="4" w:space="0" w:color="auto"/>
              <w:right w:val="single" w:sz="4" w:space="0" w:color="auto"/>
            </w:tcBorders>
            <w:vAlign w:val="center"/>
          </w:tcPr>
          <w:p w14:paraId="797AF759"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D700E4F" w14:textId="77777777" w:rsidR="00980552" w:rsidRPr="001F42D3" w:rsidRDefault="00980552" w:rsidP="00532E95">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1EC00"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4C27AD37"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292D026E" w14:textId="77777777" w:rsidR="00980552" w:rsidRPr="001F42D3" w:rsidRDefault="00980552" w:rsidP="00532E95">
            <w:pPr>
              <w:pStyle w:val="TableEntry"/>
            </w:pPr>
            <w:r w:rsidRPr="001F42D3">
              <w:t>0406</w:t>
            </w:r>
          </w:p>
        </w:tc>
        <w:tc>
          <w:tcPr>
            <w:tcW w:w="3578" w:type="dxa"/>
            <w:tcBorders>
              <w:top w:val="single" w:sz="4" w:space="0" w:color="auto"/>
              <w:left w:val="single" w:sz="4" w:space="0" w:color="auto"/>
              <w:bottom w:val="single" w:sz="4" w:space="0" w:color="auto"/>
              <w:right w:val="single" w:sz="4" w:space="0" w:color="auto"/>
            </w:tcBorders>
            <w:vAlign w:val="center"/>
            <w:hideMark/>
          </w:tcPr>
          <w:p w14:paraId="3EC2FB92" w14:textId="77777777" w:rsidR="00980552" w:rsidRPr="001F42D3" w:rsidRDefault="00980552" w:rsidP="00532E95">
            <w:pPr>
              <w:pStyle w:val="TableEntry"/>
            </w:pPr>
            <w:r w:rsidRPr="001F42D3">
              <w:t>Participation Organization Unit Type</w:t>
            </w:r>
          </w:p>
        </w:tc>
      </w:tr>
      <w:tr w:rsidR="00980552" w:rsidRPr="001F42D3" w14:paraId="7F7C1B69"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C559F5B" w14:textId="77777777" w:rsidR="00980552" w:rsidRPr="001F42D3" w:rsidRDefault="00980552" w:rsidP="00532E95">
            <w:pPr>
              <w:pStyle w:val="TableEntry"/>
            </w:pPr>
            <w:r w:rsidRPr="001F42D3">
              <w:t>8</w:t>
            </w:r>
          </w:p>
        </w:tc>
        <w:tc>
          <w:tcPr>
            <w:tcW w:w="797" w:type="dxa"/>
            <w:tcBorders>
              <w:top w:val="single" w:sz="4" w:space="0" w:color="auto"/>
              <w:left w:val="single" w:sz="4" w:space="0" w:color="auto"/>
              <w:bottom w:val="single" w:sz="4" w:space="0" w:color="auto"/>
              <w:right w:val="single" w:sz="4" w:space="0" w:color="auto"/>
            </w:tcBorders>
            <w:vAlign w:val="center"/>
          </w:tcPr>
          <w:p w14:paraId="1BCF1BDC"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36C8A6E" w14:textId="77777777" w:rsidR="00980552" w:rsidRPr="001F42D3" w:rsidRDefault="00980552" w:rsidP="00532E95">
            <w:pPr>
              <w:pStyle w:val="TableEntry"/>
            </w:pPr>
            <w:r w:rsidRPr="001F42D3">
              <w:t>XON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07910D"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0B547991" w14:textId="77777777" w:rsidR="00980552" w:rsidRPr="001F42D3" w:rsidRDefault="00980552" w:rsidP="00532E95">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42C85AFC"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B574EF0" w14:textId="77777777" w:rsidR="00980552" w:rsidRPr="001F42D3" w:rsidRDefault="00980552" w:rsidP="00532E95">
            <w:pPr>
              <w:pStyle w:val="TableEntry"/>
            </w:pPr>
            <w:r w:rsidRPr="001F42D3">
              <w:t>Participation Organization</w:t>
            </w:r>
          </w:p>
        </w:tc>
      </w:tr>
      <w:tr w:rsidR="00980552" w:rsidRPr="001F42D3" w14:paraId="0151D552"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7347D42" w14:textId="77777777" w:rsidR="00980552" w:rsidRPr="001F42D3" w:rsidRDefault="00980552" w:rsidP="00532E95">
            <w:pPr>
              <w:pStyle w:val="TableEntry"/>
            </w:pPr>
            <w:r w:rsidRPr="001F42D3">
              <w:t>9</w:t>
            </w:r>
          </w:p>
        </w:tc>
        <w:tc>
          <w:tcPr>
            <w:tcW w:w="797" w:type="dxa"/>
            <w:tcBorders>
              <w:top w:val="single" w:sz="4" w:space="0" w:color="auto"/>
              <w:left w:val="single" w:sz="4" w:space="0" w:color="auto"/>
              <w:bottom w:val="single" w:sz="4" w:space="0" w:color="auto"/>
              <w:right w:val="single" w:sz="4" w:space="0" w:color="auto"/>
            </w:tcBorders>
            <w:vAlign w:val="center"/>
          </w:tcPr>
          <w:p w14:paraId="13B63F65"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1AAC72E" w14:textId="77777777" w:rsidR="00980552" w:rsidRPr="001F42D3" w:rsidRDefault="00980552" w:rsidP="00532E95">
            <w:pPr>
              <w:pStyle w:val="TableEntry"/>
            </w:pPr>
            <w:r w:rsidRPr="001F42D3">
              <w:t>PL</w:t>
            </w:r>
          </w:p>
        </w:tc>
        <w:tc>
          <w:tcPr>
            <w:tcW w:w="0" w:type="auto"/>
            <w:tcBorders>
              <w:top w:val="single" w:sz="4" w:space="0" w:color="auto"/>
              <w:left w:val="single" w:sz="4" w:space="0" w:color="auto"/>
              <w:bottom w:val="single" w:sz="4" w:space="0" w:color="auto"/>
              <w:right w:val="single" w:sz="4" w:space="0" w:color="auto"/>
            </w:tcBorders>
            <w:vAlign w:val="center"/>
            <w:hideMark/>
          </w:tcPr>
          <w:p w14:paraId="1FA8001C"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0B190831" w14:textId="77777777" w:rsidR="00980552" w:rsidRPr="001F42D3" w:rsidRDefault="00980552" w:rsidP="00532E95">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5A5C075B"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79319CF" w14:textId="77777777" w:rsidR="00980552" w:rsidRPr="001F42D3" w:rsidRDefault="00980552" w:rsidP="00532E95">
            <w:pPr>
              <w:pStyle w:val="TableEntry"/>
            </w:pPr>
            <w:r w:rsidRPr="001F42D3">
              <w:t>Participation Location</w:t>
            </w:r>
          </w:p>
        </w:tc>
      </w:tr>
      <w:tr w:rsidR="00980552" w:rsidRPr="001F42D3" w14:paraId="364DA25D"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B716A54" w14:textId="77777777" w:rsidR="00980552" w:rsidRPr="001F42D3" w:rsidRDefault="00980552" w:rsidP="00532E95">
            <w:pPr>
              <w:pStyle w:val="TableEntry"/>
            </w:pPr>
            <w:r w:rsidRPr="001F42D3">
              <w:t>10</w:t>
            </w:r>
          </w:p>
        </w:tc>
        <w:tc>
          <w:tcPr>
            <w:tcW w:w="797" w:type="dxa"/>
            <w:tcBorders>
              <w:top w:val="single" w:sz="4" w:space="0" w:color="auto"/>
              <w:left w:val="single" w:sz="4" w:space="0" w:color="auto"/>
              <w:bottom w:val="single" w:sz="4" w:space="0" w:color="auto"/>
              <w:right w:val="single" w:sz="4" w:space="0" w:color="auto"/>
            </w:tcBorders>
            <w:vAlign w:val="center"/>
          </w:tcPr>
          <w:p w14:paraId="0908F38F"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37746820" w14:textId="77777777" w:rsidR="00980552" w:rsidRPr="001F42D3" w:rsidRDefault="00980552" w:rsidP="00532E95">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07CB6FCA"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28C5BE5" w14:textId="77777777" w:rsidR="00980552" w:rsidRPr="001F42D3" w:rsidRDefault="00980552" w:rsidP="00532E95">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7DAE2CEA"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DFE0D36" w14:textId="77777777" w:rsidR="00980552" w:rsidRPr="001F42D3" w:rsidRDefault="00980552" w:rsidP="00532E95">
            <w:pPr>
              <w:pStyle w:val="TableEntry"/>
            </w:pPr>
            <w:r w:rsidRPr="001F42D3">
              <w:t>Participation Device</w:t>
            </w:r>
          </w:p>
        </w:tc>
      </w:tr>
      <w:tr w:rsidR="00980552" w:rsidRPr="001F42D3" w14:paraId="4331BDD7"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B5AAA24" w14:textId="77777777" w:rsidR="00980552" w:rsidRPr="001F42D3" w:rsidRDefault="00980552" w:rsidP="00532E95">
            <w:pPr>
              <w:pStyle w:val="TableEntry"/>
            </w:pPr>
            <w:r w:rsidRPr="001F42D3">
              <w:t>11</w:t>
            </w:r>
          </w:p>
        </w:tc>
        <w:tc>
          <w:tcPr>
            <w:tcW w:w="797" w:type="dxa"/>
            <w:tcBorders>
              <w:top w:val="single" w:sz="4" w:space="0" w:color="auto"/>
              <w:left w:val="single" w:sz="4" w:space="0" w:color="auto"/>
              <w:bottom w:val="single" w:sz="4" w:space="0" w:color="auto"/>
              <w:right w:val="single" w:sz="4" w:space="0" w:color="auto"/>
            </w:tcBorders>
            <w:vAlign w:val="center"/>
          </w:tcPr>
          <w:p w14:paraId="403E178C"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91A21FD" w14:textId="77777777" w:rsidR="00980552" w:rsidRPr="001F42D3" w:rsidRDefault="00980552" w:rsidP="00532E95">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6A96AF5D"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31D2756D"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71EFACFD"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2CC5050" w14:textId="77777777" w:rsidR="00980552" w:rsidRPr="001F42D3" w:rsidRDefault="00980552" w:rsidP="00532E95">
            <w:pPr>
              <w:pStyle w:val="TableEntry"/>
            </w:pPr>
            <w:r w:rsidRPr="001F42D3">
              <w:t>Participation Begin Date/Time (arrival Time)</w:t>
            </w:r>
          </w:p>
        </w:tc>
      </w:tr>
      <w:tr w:rsidR="00980552" w:rsidRPr="001F42D3" w14:paraId="63B2FA7D"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64CC475" w14:textId="77777777" w:rsidR="00980552" w:rsidRPr="001F42D3" w:rsidRDefault="00980552" w:rsidP="00532E95">
            <w:pPr>
              <w:pStyle w:val="TableEntry"/>
            </w:pPr>
            <w:r w:rsidRPr="001F42D3">
              <w:t>12</w:t>
            </w:r>
          </w:p>
        </w:tc>
        <w:tc>
          <w:tcPr>
            <w:tcW w:w="797" w:type="dxa"/>
            <w:tcBorders>
              <w:top w:val="single" w:sz="4" w:space="0" w:color="auto"/>
              <w:left w:val="single" w:sz="4" w:space="0" w:color="auto"/>
              <w:bottom w:val="single" w:sz="4" w:space="0" w:color="auto"/>
              <w:right w:val="single" w:sz="4" w:space="0" w:color="auto"/>
            </w:tcBorders>
            <w:vAlign w:val="center"/>
          </w:tcPr>
          <w:p w14:paraId="2A19B72A"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379486FF" w14:textId="77777777" w:rsidR="00980552" w:rsidRPr="001F42D3" w:rsidRDefault="00980552" w:rsidP="00532E95">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BBC14"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53B2421"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58E5F029"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83B3D80" w14:textId="77777777" w:rsidR="00980552" w:rsidRPr="001F42D3" w:rsidRDefault="00980552" w:rsidP="00532E95">
            <w:pPr>
              <w:pStyle w:val="TableEntry"/>
            </w:pPr>
            <w:r w:rsidRPr="001F42D3">
              <w:t>Participation End Date/Time (departure time)</w:t>
            </w:r>
          </w:p>
        </w:tc>
      </w:tr>
      <w:tr w:rsidR="00980552" w:rsidRPr="001F42D3" w14:paraId="59FC2021"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4086F1" w14:textId="77777777" w:rsidR="00980552" w:rsidRPr="001F42D3" w:rsidRDefault="00980552" w:rsidP="00532E95">
            <w:pPr>
              <w:pStyle w:val="TableEntry"/>
            </w:pPr>
            <w:r w:rsidRPr="001F42D3">
              <w:t>13</w:t>
            </w:r>
          </w:p>
        </w:tc>
        <w:tc>
          <w:tcPr>
            <w:tcW w:w="797" w:type="dxa"/>
            <w:tcBorders>
              <w:top w:val="single" w:sz="4" w:space="0" w:color="auto"/>
              <w:left w:val="single" w:sz="4" w:space="0" w:color="auto"/>
              <w:bottom w:val="single" w:sz="4" w:space="0" w:color="auto"/>
              <w:right w:val="single" w:sz="4" w:space="0" w:color="auto"/>
            </w:tcBorders>
            <w:vAlign w:val="center"/>
          </w:tcPr>
          <w:p w14:paraId="1A85BD38"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17B8D5E1" w14:textId="77777777" w:rsidR="00980552" w:rsidRPr="001F42D3" w:rsidRDefault="00980552" w:rsidP="00532E95">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F1C59F"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E373708" w14:textId="77777777" w:rsidR="00980552" w:rsidRPr="001F42D3" w:rsidRDefault="00980552" w:rsidP="00532E95">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074718AF"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4D8A9ED5" w14:textId="77777777" w:rsidR="00980552" w:rsidRPr="001F42D3" w:rsidRDefault="00980552" w:rsidP="00532E95">
            <w:pPr>
              <w:pStyle w:val="TableEntry"/>
            </w:pPr>
            <w:r w:rsidRPr="001F42D3">
              <w:t>Participation Qualitative Duration</w:t>
            </w:r>
          </w:p>
        </w:tc>
      </w:tr>
      <w:tr w:rsidR="00980552" w:rsidRPr="001F42D3" w14:paraId="746F12A8"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696828" w14:textId="77777777" w:rsidR="00980552" w:rsidRPr="001F42D3" w:rsidRDefault="00980552" w:rsidP="00532E95">
            <w:pPr>
              <w:pStyle w:val="TableEntry"/>
            </w:pPr>
            <w:r w:rsidRPr="001F42D3">
              <w:t>14</w:t>
            </w:r>
          </w:p>
        </w:tc>
        <w:tc>
          <w:tcPr>
            <w:tcW w:w="797" w:type="dxa"/>
            <w:tcBorders>
              <w:top w:val="single" w:sz="4" w:space="0" w:color="auto"/>
              <w:left w:val="single" w:sz="4" w:space="0" w:color="auto"/>
              <w:bottom w:val="single" w:sz="4" w:space="0" w:color="auto"/>
              <w:right w:val="single" w:sz="4" w:space="0" w:color="auto"/>
            </w:tcBorders>
            <w:vAlign w:val="center"/>
          </w:tcPr>
          <w:p w14:paraId="3ECD9C06"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0E775AF" w14:textId="77777777" w:rsidR="00980552" w:rsidRPr="001F42D3" w:rsidRDefault="00980552" w:rsidP="00532E95">
            <w:pPr>
              <w:pStyle w:val="TableEntry"/>
            </w:pPr>
            <w:r w:rsidRPr="001F42D3">
              <w:t>XAD</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A9CCD" w14:textId="77777777" w:rsidR="00980552" w:rsidRPr="001F42D3" w:rsidRDefault="00980552" w:rsidP="00532E95">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187E69C6" w14:textId="77777777" w:rsidR="00980552" w:rsidRPr="001F42D3" w:rsidRDefault="00980552" w:rsidP="00532E95">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44AC89CD"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2A2F5225" w14:textId="77777777" w:rsidR="00980552" w:rsidRPr="001F42D3" w:rsidRDefault="00980552" w:rsidP="00532E95">
            <w:pPr>
              <w:pStyle w:val="TableEntry"/>
            </w:pPr>
            <w:r w:rsidRPr="001F42D3">
              <w:t>Participation Address</w:t>
            </w:r>
          </w:p>
        </w:tc>
      </w:tr>
      <w:tr w:rsidR="00980552" w:rsidRPr="001F42D3" w14:paraId="528708AC" w14:textId="77777777" w:rsidTr="00532E9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2BA03B" w14:textId="77777777" w:rsidR="00980552" w:rsidRPr="001F42D3" w:rsidRDefault="00980552" w:rsidP="00532E95">
            <w:pPr>
              <w:pStyle w:val="TableEntry"/>
            </w:pPr>
            <w:r w:rsidRPr="001F42D3">
              <w:t>15</w:t>
            </w:r>
          </w:p>
        </w:tc>
        <w:tc>
          <w:tcPr>
            <w:tcW w:w="797" w:type="dxa"/>
            <w:tcBorders>
              <w:top w:val="single" w:sz="4" w:space="0" w:color="auto"/>
              <w:left w:val="single" w:sz="4" w:space="0" w:color="auto"/>
              <w:bottom w:val="single" w:sz="4" w:space="0" w:color="auto"/>
              <w:right w:val="single" w:sz="4" w:space="0" w:color="auto"/>
            </w:tcBorders>
            <w:vAlign w:val="center"/>
          </w:tcPr>
          <w:p w14:paraId="78AED22B" w14:textId="77777777" w:rsidR="00980552" w:rsidRPr="001F42D3" w:rsidRDefault="00980552" w:rsidP="00532E95">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65C1BA8C" w14:textId="77777777" w:rsidR="00980552" w:rsidRPr="001F42D3" w:rsidRDefault="00980552" w:rsidP="00532E95">
            <w:pPr>
              <w:pStyle w:val="TableEntry"/>
            </w:pPr>
            <w:r w:rsidRPr="001F42D3">
              <w:t>XTN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E81AC" w14:textId="77777777" w:rsidR="00980552" w:rsidRPr="001F42D3" w:rsidRDefault="00980552" w:rsidP="00532E95">
            <w:pPr>
              <w:pStyle w:val="TableEntry"/>
            </w:pPr>
            <w:r w:rsidRPr="001F42D3">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31618425" w14:textId="77777777" w:rsidR="00980552" w:rsidRPr="001F42D3" w:rsidRDefault="00980552" w:rsidP="00532E95">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05173F0F" w14:textId="77777777" w:rsidR="00980552" w:rsidRPr="001F42D3" w:rsidRDefault="00980552" w:rsidP="00532E95">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67DADE17" w14:textId="77777777" w:rsidR="00980552" w:rsidRPr="001F42D3" w:rsidRDefault="00980552" w:rsidP="00532E95">
            <w:pPr>
              <w:pStyle w:val="TableEntry"/>
            </w:pPr>
            <w:r w:rsidRPr="001F42D3">
              <w:t>Participation Telecommunication Address</w:t>
            </w:r>
          </w:p>
        </w:tc>
      </w:tr>
    </w:tbl>
    <w:p w14:paraId="2164930A" w14:textId="77777777" w:rsidR="00980552" w:rsidRPr="001F42D3" w:rsidRDefault="00980552" w:rsidP="00980552">
      <w:pPr>
        <w:pStyle w:val="BodyText"/>
      </w:pPr>
    </w:p>
    <w:p w14:paraId="2A69B755" w14:textId="77777777" w:rsidR="00980552" w:rsidRPr="005C1693" w:rsidRDefault="00980552" w:rsidP="005C1693">
      <w:pPr>
        <w:pStyle w:val="BodyText"/>
      </w:pPr>
      <w:r w:rsidRPr="005C1693">
        <w:rPr>
          <w:b/>
          <w:bCs/>
        </w:rPr>
        <w:t>PRT-1 Participation Instance ID (EI) 02379</w:t>
      </w:r>
    </w:p>
    <w:p w14:paraId="34AB0368" w14:textId="77777777" w:rsidR="00980552" w:rsidRPr="001F42D3" w:rsidRDefault="00980552" w:rsidP="005C1693">
      <w:pPr>
        <w:pStyle w:val="BodyText"/>
      </w:pPr>
      <w:r w:rsidRPr="001F42D3">
        <w:t>This field contains a unique identifier of the specific participation record.</w:t>
      </w:r>
    </w:p>
    <w:p w14:paraId="1FAE8A38" w14:textId="77777777" w:rsidR="00980552" w:rsidRPr="001F42D3" w:rsidRDefault="00980552" w:rsidP="005C1693">
      <w:pPr>
        <w:pStyle w:val="BodyText"/>
      </w:pPr>
      <w:r w:rsidRPr="001F42D3">
        <w:rPr>
          <w:b/>
          <w:bCs/>
        </w:rPr>
        <w:t>PRT-2 Action Code (ID) 00816</w:t>
      </w:r>
    </w:p>
    <w:p w14:paraId="05F94D3B" w14:textId="77777777" w:rsidR="00980552" w:rsidRPr="001F42D3" w:rsidRDefault="00980552" w:rsidP="005C1693">
      <w:pPr>
        <w:pStyle w:val="BodyText"/>
      </w:pPr>
      <w:r w:rsidRPr="001F42D3">
        <w:t>For the PCD-04 message this field shall contain the value AD indicating Add.</w:t>
      </w:r>
    </w:p>
    <w:p w14:paraId="48147D77" w14:textId="77777777" w:rsidR="00980552" w:rsidRPr="001F42D3" w:rsidRDefault="00980552" w:rsidP="005C1693">
      <w:pPr>
        <w:pStyle w:val="BodyText"/>
      </w:pPr>
      <w:r w:rsidRPr="001F42D3">
        <w:rPr>
          <w:b/>
          <w:bCs/>
        </w:rPr>
        <w:t>PRT-3 Action Reason (CWE) 02380</w:t>
      </w:r>
    </w:p>
    <w:p w14:paraId="551E1E70" w14:textId="77777777" w:rsidR="00980552" w:rsidRPr="001F42D3" w:rsidRDefault="00980552" w:rsidP="005C1693">
      <w:pPr>
        <w:pStyle w:val="BodyText"/>
      </w:pPr>
      <w:r w:rsidRPr="001F42D3">
        <w:t>For the PCD-04 message this field is optional.</w:t>
      </w:r>
    </w:p>
    <w:p w14:paraId="7F829137" w14:textId="77777777" w:rsidR="00980552" w:rsidRPr="001F42D3" w:rsidRDefault="00980552" w:rsidP="005C1693">
      <w:pPr>
        <w:pStyle w:val="BodyText"/>
      </w:pPr>
      <w:r w:rsidRPr="001F42D3">
        <w:rPr>
          <w:b/>
          <w:bCs/>
        </w:rPr>
        <w:t>PRT-4 Participation (CWE) 02381</w:t>
      </w:r>
    </w:p>
    <w:p w14:paraId="4F09E5B6" w14:textId="77777777" w:rsidR="00980552" w:rsidRPr="001F42D3" w:rsidRDefault="00980552" w:rsidP="005C1693">
      <w:pPr>
        <w:pStyle w:val="BodyText"/>
      </w:pPr>
      <w:r w:rsidRPr="001F42D3">
        <w:t>For [PCD-04] this field shall contain Alert Reporter indicating Alert Recipient. This is an addition to HL7 v2.8 Table 0912 specifically for the PCD-04 message such that PRT segment occurrences identifying alert recipients can be unambiguously identified for processing, independent of unrelated to alert processing PRT segments containing RCT (indicating Result Copies To).</w:t>
      </w:r>
    </w:p>
    <w:p w14:paraId="49BE6556" w14:textId="77777777" w:rsidR="00980552" w:rsidRPr="001F42D3" w:rsidRDefault="00980552" w:rsidP="005C1693">
      <w:pPr>
        <w:pStyle w:val="BodyText"/>
      </w:pPr>
      <w:r w:rsidRPr="001F42D3">
        <w:rPr>
          <w:b/>
          <w:bCs/>
        </w:rPr>
        <w:t>PRT-5 Participation Person (XCN) 02382</w:t>
      </w:r>
    </w:p>
    <w:p w14:paraId="28427580" w14:textId="77777777" w:rsidR="00980552" w:rsidRPr="001F42D3" w:rsidRDefault="00980552" w:rsidP="005C1693">
      <w:pPr>
        <w:pStyle w:val="BodyText"/>
      </w:pPr>
      <w:r w:rsidRPr="001F42D3">
        <w:t xml:space="preserve">This is the identification of the person that is the recipient of the alert notification. If this field is populated it shall unambiguously resolve to one person. If this field is populated and PRT-15 is </w:t>
      </w:r>
      <w:r w:rsidRPr="001F42D3">
        <w:lastRenderedPageBreak/>
        <w:t>not populated it presumes the Alert Manager will internally resolve the person to their currently assigned endpoint communication device or devices.</w:t>
      </w:r>
    </w:p>
    <w:p w14:paraId="18A28080" w14:textId="77777777" w:rsidR="00980552" w:rsidRPr="001F42D3" w:rsidRDefault="00980552" w:rsidP="005C1693">
      <w:pPr>
        <w:pStyle w:val="BodyText"/>
      </w:pPr>
      <w:r w:rsidRPr="001F42D3">
        <w:rPr>
          <w:b/>
          <w:bCs/>
        </w:rPr>
        <w:t>PRT-6 Participation Person Provider Type (CWE) 02383</w:t>
      </w:r>
    </w:p>
    <w:p w14:paraId="2D286F8A" w14:textId="77777777" w:rsidR="00980552" w:rsidRPr="001F42D3" w:rsidRDefault="00980552" w:rsidP="005C1693">
      <w:pPr>
        <w:pStyle w:val="BodyText"/>
      </w:pPr>
      <w:r w:rsidRPr="001F42D3">
        <w:t>For the PCD-04 message this field is optional.</w:t>
      </w:r>
    </w:p>
    <w:p w14:paraId="034BCE17" w14:textId="77777777" w:rsidR="00980552" w:rsidRPr="001F42D3" w:rsidRDefault="00980552" w:rsidP="005C1693">
      <w:pPr>
        <w:pStyle w:val="BodyText"/>
      </w:pPr>
      <w:r w:rsidRPr="001F42D3">
        <w:rPr>
          <w:b/>
          <w:bCs/>
        </w:rPr>
        <w:t>PRT-7 Participation Organization Unit Type (CWE) 02384</w:t>
      </w:r>
    </w:p>
    <w:p w14:paraId="0E2DEA60" w14:textId="77777777" w:rsidR="00980552" w:rsidRPr="001F42D3" w:rsidRDefault="00980552" w:rsidP="005C1693">
      <w:pPr>
        <w:pStyle w:val="BodyText"/>
      </w:pPr>
      <w:r w:rsidRPr="001F42D3">
        <w:t>For the PCD-04 message this field is optional.</w:t>
      </w:r>
    </w:p>
    <w:p w14:paraId="12852A30" w14:textId="77777777" w:rsidR="00980552" w:rsidRPr="001F42D3" w:rsidRDefault="00980552" w:rsidP="005C1693">
      <w:pPr>
        <w:pStyle w:val="BodyText"/>
      </w:pPr>
      <w:r w:rsidRPr="001F42D3">
        <w:rPr>
          <w:b/>
          <w:bCs/>
        </w:rPr>
        <w:t>PRT-8 Participation Organization (XON) 02385</w:t>
      </w:r>
    </w:p>
    <w:p w14:paraId="19B03E98" w14:textId="77777777" w:rsidR="00980552" w:rsidRPr="001F42D3" w:rsidRDefault="00980552" w:rsidP="005C1693">
      <w:pPr>
        <w:pStyle w:val="BodyText"/>
      </w:pPr>
      <w:r w:rsidRPr="001F42D3">
        <w:t>For the PCD-04 message this field is optional.</w:t>
      </w:r>
    </w:p>
    <w:p w14:paraId="195E07D1" w14:textId="77777777" w:rsidR="00980552" w:rsidRPr="001F42D3" w:rsidRDefault="00980552" w:rsidP="005C1693">
      <w:pPr>
        <w:pStyle w:val="BodyText"/>
      </w:pPr>
      <w:r w:rsidRPr="001F42D3">
        <w:rPr>
          <w:b/>
          <w:bCs/>
        </w:rPr>
        <w:t>PRT-9 Participation Location (PL) 02386</w:t>
      </w:r>
    </w:p>
    <w:p w14:paraId="475E920D" w14:textId="77777777" w:rsidR="00980552" w:rsidRPr="001F42D3" w:rsidRDefault="00980552" w:rsidP="005C1693">
      <w:pPr>
        <w:pStyle w:val="BodyText"/>
      </w:pPr>
      <w:r w:rsidRPr="001F42D3">
        <w:t>For the PCD-04 message this field is not used.</w:t>
      </w:r>
    </w:p>
    <w:p w14:paraId="1215CE3F" w14:textId="77777777" w:rsidR="00980552" w:rsidRPr="001F42D3" w:rsidRDefault="00980552" w:rsidP="005C1693">
      <w:pPr>
        <w:pStyle w:val="BodyText"/>
      </w:pPr>
      <w:r w:rsidRPr="001F42D3">
        <w:rPr>
          <w:b/>
          <w:bCs/>
        </w:rPr>
        <w:t>PRT-10 Participation Device (EI) 02348</w:t>
      </w:r>
    </w:p>
    <w:p w14:paraId="69961256" w14:textId="77777777" w:rsidR="00980552" w:rsidRPr="001F42D3" w:rsidRDefault="00980552" w:rsidP="005C1693">
      <w:pPr>
        <w:pStyle w:val="BodyText"/>
      </w:pPr>
      <w:r w:rsidRPr="001F42D3">
        <w:t>For the PCD-04 message this field is not used.</w:t>
      </w:r>
    </w:p>
    <w:p w14:paraId="3D4A6A13" w14:textId="77777777" w:rsidR="00980552" w:rsidRPr="001F42D3" w:rsidRDefault="00980552" w:rsidP="005C1693">
      <w:pPr>
        <w:pStyle w:val="BodyText"/>
      </w:pPr>
      <w:r w:rsidRPr="001F42D3">
        <w:rPr>
          <w:b/>
          <w:bCs/>
        </w:rPr>
        <w:t>PRT-11 Participation Begin Date/Time (DTM) 02387</w:t>
      </w:r>
    </w:p>
    <w:p w14:paraId="6AD425E7" w14:textId="77777777" w:rsidR="00980552" w:rsidRPr="001F42D3" w:rsidRDefault="00980552" w:rsidP="005C1693">
      <w:pPr>
        <w:pStyle w:val="BodyText"/>
      </w:pPr>
      <w:r w:rsidRPr="001F42D3">
        <w:t>For the PCD-04 message this field is not used.</w:t>
      </w:r>
    </w:p>
    <w:p w14:paraId="67BF084D" w14:textId="77777777" w:rsidR="00980552" w:rsidRPr="001F42D3" w:rsidRDefault="00980552" w:rsidP="005C1693">
      <w:pPr>
        <w:pStyle w:val="BodyText"/>
      </w:pPr>
      <w:r w:rsidRPr="001F42D3">
        <w:rPr>
          <w:b/>
          <w:bCs/>
        </w:rPr>
        <w:t>PRT-12 Participation End Date/Time (DTM) 02388</w:t>
      </w:r>
    </w:p>
    <w:p w14:paraId="26AE55B4" w14:textId="77777777" w:rsidR="00980552" w:rsidRPr="001F42D3" w:rsidRDefault="00980552" w:rsidP="005C1693">
      <w:pPr>
        <w:pStyle w:val="BodyText"/>
      </w:pPr>
      <w:r w:rsidRPr="001F42D3">
        <w:t>For the PCD-04 message this field is not used.</w:t>
      </w:r>
    </w:p>
    <w:p w14:paraId="091AAB2B" w14:textId="77777777" w:rsidR="00980552" w:rsidRPr="005C1693" w:rsidRDefault="00980552" w:rsidP="005C1693">
      <w:pPr>
        <w:pStyle w:val="BodyText"/>
      </w:pPr>
      <w:r w:rsidRPr="005C1693">
        <w:rPr>
          <w:b/>
          <w:bCs/>
        </w:rPr>
        <w:t>PRT-13 Participation Qualitative Duration (CWE) 02389</w:t>
      </w:r>
    </w:p>
    <w:p w14:paraId="5F253CC1" w14:textId="77777777" w:rsidR="00980552" w:rsidRPr="001F42D3" w:rsidRDefault="00980552" w:rsidP="005C1693">
      <w:pPr>
        <w:pStyle w:val="BodyText"/>
      </w:pPr>
      <w:r w:rsidRPr="001F42D3">
        <w:t>For the PCD-04 message this field is not used.</w:t>
      </w:r>
    </w:p>
    <w:p w14:paraId="3298916E" w14:textId="77777777" w:rsidR="00980552" w:rsidRPr="001F42D3" w:rsidRDefault="00980552" w:rsidP="005C1693">
      <w:pPr>
        <w:pStyle w:val="BodyText"/>
      </w:pPr>
      <w:r w:rsidRPr="001F42D3">
        <w:rPr>
          <w:b/>
          <w:bCs/>
        </w:rPr>
        <w:t>PRT-14 Participation Address (XAD) 02390</w:t>
      </w:r>
    </w:p>
    <w:p w14:paraId="220FF038" w14:textId="77777777" w:rsidR="00980552" w:rsidRPr="001F42D3" w:rsidRDefault="00980552" w:rsidP="005C1693">
      <w:pPr>
        <w:pStyle w:val="BodyText"/>
      </w:pPr>
      <w:r w:rsidRPr="001F42D3">
        <w:t>For the PCD-04 message this field is not used.</w:t>
      </w:r>
    </w:p>
    <w:p w14:paraId="587F6437" w14:textId="77777777" w:rsidR="00980552" w:rsidRPr="001F42D3" w:rsidRDefault="00980552" w:rsidP="005C1693">
      <w:pPr>
        <w:pStyle w:val="BodyText"/>
      </w:pPr>
      <w:r w:rsidRPr="001F42D3">
        <w:rPr>
          <w:b/>
          <w:bCs/>
        </w:rPr>
        <w:t>PRT-15 Participation Telecommunication Address (XTN) 02391</w:t>
      </w:r>
    </w:p>
    <w:p w14:paraId="2A3483F3" w14:textId="087E1BC3" w:rsidR="00980552" w:rsidRPr="001F42D3" w:rsidRDefault="00980552" w:rsidP="005C1693">
      <w:pPr>
        <w:pStyle w:val="BodyText"/>
      </w:pPr>
      <w:r w:rsidRPr="001F42D3">
        <w:t>This field optionally contains the telecommunication identification of the alert notification recipient’s telecommunication device (phone #, carrier and PIN, etc.). If this field is populated it shall unambiguously resolve to one endpoint communication device. If this field is not populated then PRT-5 Participation Person shall be populated</w:t>
      </w:r>
      <w:r w:rsidR="00091726" w:rsidRPr="001F42D3">
        <w:t>,</w:t>
      </w:r>
      <w:r w:rsidRPr="001F42D3">
        <w:t xml:space="preserve"> and it is presumed the Alert Manager will internally resolve the person to their currently assigned endpoint communication device or devices.</w:t>
      </w:r>
    </w:p>
    <w:p w14:paraId="3BB6BF52" w14:textId="77777777" w:rsidR="00980552" w:rsidRPr="001F42D3" w:rsidRDefault="00980552" w:rsidP="005C1693">
      <w:pPr>
        <w:pStyle w:val="BodyText"/>
      </w:pPr>
      <w:r w:rsidRPr="001F42D3">
        <w:t>If the field value represents a telecommunications carrier identification and PIN reference, the carrier identification string goes in the fourth component Communication Address and the PIN string goes in the seventh component Local Number. If the field value represents a telephony dial string it can either be split into its XTN data type components or it can be a dial string in the twelfth component Unformatted Telephone number.</w:t>
      </w:r>
    </w:p>
    <w:p w14:paraId="1D3E736F" w14:textId="2D74C18F" w:rsidR="00980552" w:rsidRPr="001F42D3" w:rsidRDefault="00D5185F" w:rsidP="005C1693">
      <w:pPr>
        <w:pStyle w:val="Heading3"/>
        <w:numPr>
          <w:ilvl w:val="0"/>
          <w:numId w:val="0"/>
        </w:numPr>
        <w:rPr>
          <w:noProof w:val="0"/>
        </w:rPr>
      </w:pPr>
      <w:bookmarkStart w:id="1983" w:name="OLE_LINK42"/>
      <w:bookmarkStart w:id="1984" w:name="OLE_LINK43"/>
      <w:bookmarkStart w:id="1985" w:name="_Toc214889788"/>
      <w:r w:rsidRPr="001F42D3">
        <w:rPr>
          <w:noProof w:val="0"/>
        </w:rPr>
        <w:lastRenderedPageBreak/>
        <w:t>B.10.2</w:t>
      </w:r>
      <w:bookmarkStart w:id="1986" w:name="OLE_LINK50"/>
      <w:bookmarkStart w:id="1987" w:name="OLE_LINK51"/>
      <w:r w:rsidRPr="001F42D3">
        <w:rPr>
          <w:noProof w:val="0"/>
        </w:rPr>
        <w:t xml:space="preserve"> </w:t>
      </w:r>
      <w:r w:rsidR="00980552" w:rsidRPr="001F42D3">
        <w:rPr>
          <w:noProof w:val="0"/>
        </w:rPr>
        <w:t>PRT Participation Information Segment</w:t>
      </w:r>
      <w:bookmarkEnd w:id="1986"/>
      <w:bookmarkEnd w:id="1987"/>
      <w:r w:rsidR="00980552" w:rsidRPr="001F42D3">
        <w:rPr>
          <w:noProof w:val="0"/>
        </w:rPr>
        <w:t xml:space="preserve"> in ACM Transaction [PCD-05]</w:t>
      </w:r>
      <w:bookmarkEnd w:id="1985"/>
    </w:p>
    <w:bookmarkEnd w:id="1983"/>
    <w:bookmarkEnd w:id="1984"/>
    <w:p w14:paraId="7FDF1D05" w14:textId="45555517" w:rsidR="00980552" w:rsidRPr="001F42D3" w:rsidRDefault="00980552" w:rsidP="00D5185F">
      <w:pPr>
        <w:pStyle w:val="BodyText"/>
      </w:pPr>
      <w:r w:rsidRPr="001F42D3">
        <w:t>A Report Alert Dissemination [PCD-05] transaction can optionally contain at most one occurrence of the Participation Information (PRT) segment to indicate the location associated with an alert notification dissemination status update, for example delivered or read receipt, or the location where an endpoint communication device operator response took place, for example accept or reject</w:t>
      </w:r>
      <w:r w:rsidR="001F42D3">
        <w:t xml:space="preserve">. </w:t>
      </w:r>
      <w:r w:rsidRPr="001F42D3">
        <w:t xml:space="preserve">Whether or not the Alert Manager (AM) includes this information in a PCD-05 transaction is dependent upon the AM </w:t>
      </w:r>
      <w:r w:rsidR="00277D6B">
        <w:t>Actor</w:t>
      </w:r>
      <w:r w:rsidRPr="001F42D3">
        <w:t xml:space="preserve"> having a source for this information</w:t>
      </w:r>
      <w:r w:rsidR="001F42D3">
        <w:t xml:space="preserve">. </w:t>
      </w:r>
      <w:r w:rsidRPr="001F42D3">
        <w:t xml:space="preserve">The source can be either from the Alert Communicator (AC) </w:t>
      </w:r>
      <w:r w:rsidR="00277D6B">
        <w:t>Actor</w:t>
      </w:r>
      <w:r w:rsidRPr="001F42D3">
        <w:t xml:space="preserve"> in PCD-07 Report Dissemination Alert Status transaction content or by the AM </w:t>
      </w:r>
      <w:r w:rsidR="00277D6B">
        <w:t>Actor</w:t>
      </w:r>
      <w:r w:rsidRPr="001F42D3">
        <w:t xml:space="preserve"> integrating as a Medical Equipment Management (MEM) Location Services (LS) Location Observation Consumer (LOC) profile actor and receiving PCD-16 Report Location Observation (RLO) transactions and copying PRT segment information into the PCD-05. When location information is from a PCD-16 transaction it is the last known location which may not be the same location as would be provided in a PCD-07 transaction.</w:t>
      </w:r>
    </w:p>
    <w:p w14:paraId="2D6955C2" w14:textId="77777777" w:rsidR="00980552" w:rsidRPr="001F42D3" w:rsidRDefault="00980552" w:rsidP="005C1693">
      <w:pPr>
        <w:pStyle w:val="BodyText"/>
      </w:pPr>
      <w:r w:rsidRPr="001F42D3">
        <w:t>Use of the PRT segment is an extraction from HL7 v2.8 with field optionality and cardinality specific to the PCD-05 message.</w:t>
      </w:r>
    </w:p>
    <w:p w14:paraId="3D0BC094" w14:textId="69019877" w:rsidR="00980552" w:rsidRPr="001F42D3" w:rsidRDefault="00980552" w:rsidP="00980552">
      <w:pPr>
        <w:pStyle w:val="TableTitle"/>
      </w:pPr>
      <w:r w:rsidRPr="001F42D3">
        <w:t>Table B.</w:t>
      </w:r>
      <w:r w:rsidR="003F55BE" w:rsidRPr="001F42D3">
        <w:t>10</w:t>
      </w:r>
      <w:r w:rsidRPr="001F42D3">
        <w:t>.2-1: HL7 Attribute Table – PRT – Participation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797"/>
        <w:gridCol w:w="760"/>
        <w:gridCol w:w="772"/>
        <w:gridCol w:w="805"/>
        <w:gridCol w:w="921"/>
        <w:gridCol w:w="3578"/>
      </w:tblGrid>
      <w:tr w:rsidR="00980552" w:rsidRPr="001F42D3" w14:paraId="4A2BA2BC" w14:textId="77777777" w:rsidTr="009926F3">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06E7C416" w14:textId="77777777" w:rsidR="00980552" w:rsidRPr="001F42D3" w:rsidRDefault="00980552" w:rsidP="00980552">
            <w:pPr>
              <w:pStyle w:val="TableEntryHeader"/>
            </w:pPr>
            <w:r w:rsidRPr="001F42D3">
              <w:t>SEQ</w:t>
            </w:r>
          </w:p>
        </w:tc>
        <w:tc>
          <w:tcPr>
            <w:tcW w:w="79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45A3D10" w14:textId="77777777" w:rsidR="00980552" w:rsidRPr="001F42D3" w:rsidRDefault="00980552" w:rsidP="00980552">
            <w:pPr>
              <w:pStyle w:val="TableEntryHeader"/>
            </w:pPr>
            <w:r w:rsidRPr="001F42D3">
              <w:t>LEN</w:t>
            </w:r>
          </w:p>
        </w:tc>
        <w:tc>
          <w:tcPr>
            <w:tcW w:w="7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E543B7" w14:textId="77777777" w:rsidR="00980552" w:rsidRPr="001F42D3" w:rsidRDefault="00980552" w:rsidP="00980552">
            <w:pPr>
              <w:pStyle w:val="TableEntryHeader"/>
            </w:pPr>
            <w:r w:rsidRPr="001F42D3">
              <w:t>DT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3A638019" w14:textId="77777777" w:rsidR="00980552" w:rsidRPr="001F42D3" w:rsidRDefault="00980552" w:rsidP="00980552">
            <w:pPr>
              <w:pStyle w:val="TableEntryHeader"/>
            </w:pPr>
            <w:r w:rsidRPr="001F42D3">
              <w:t>OPT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63616E7" w14:textId="77777777" w:rsidR="00980552" w:rsidRPr="001F42D3" w:rsidRDefault="00980552" w:rsidP="00980552">
            <w:pPr>
              <w:pStyle w:val="TableEntryHeader"/>
            </w:pPr>
            <w:r w:rsidRPr="001F42D3">
              <w:t>RP/#</w:t>
            </w:r>
          </w:p>
        </w:tc>
        <w:tc>
          <w:tcPr>
            <w:tcW w:w="9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194AE6" w14:textId="77777777" w:rsidR="00980552" w:rsidRPr="001F42D3" w:rsidRDefault="00980552" w:rsidP="00980552">
            <w:pPr>
              <w:pStyle w:val="TableEntryHeader"/>
            </w:pPr>
            <w:r w:rsidRPr="001F42D3">
              <w:t>TBL#</w:t>
            </w:r>
          </w:p>
        </w:tc>
        <w:tc>
          <w:tcPr>
            <w:tcW w:w="357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95B2F1F" w14:textId="77777777" w:rsidR="00980552" w:rsidRPr="001F42D3" w:rsidRDefault="00980552" w:rsidP="00980552">
            <w:pPr>
              <w:pStyle w:val="TableEntryHeader"/>
            </w:pPr>
            <w:r w:rsidRPr="001F42D3">
              <w:t>ELEMENT NAME</w:t>
            </w:r>
          </w:p>
        </w:tc>
      </w:tr>
      <w:tr w:rsidR="00980552" w:rsidRPr="001F42D3" w14:paraId="6850DDE4"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70EE469" w14:textId="77777777" w:rsidR="00980552" w:rsidRPr="001F42D3" w:rsidRDefault="00980552" w:rsidP="00980552">
            <w:pPr>
              <w:pStyle w:val="TableEntry"/>
            </w:pPr>
            <w:r w:rsidRPr="001F42D3">
              <w:t>1</w:t>
            </w:r>
          </w:p>
        </w:tc>
        <w:tc>
          <w:tcPr>
            <w:tcW w:w="797" w:type="dxa"/>
            <w:tcBorders>
              <w:top w:val="single" w:sz="4" w:space="0" w:color="auto"/>
              <w:left w:val="single" w:sz="4" w:space="0" w:color="auto"/>
              <w:bottom w:val="single" w:sz="4" w:space="0" w:color="auto"/>
              <w:right w:val="single" w:sz="4" w:space="0" w:color="auto"/>
            </w:tcBorders>
            <w:vAlign w:val="center"/>
            <w:hideMark/>
          </w:tcPr>
          <w:p w14:paraId="615D4903" w14:textId="77777777" w:rsidR="00980552" w:rsidRPr="001F42D3" w:rsidRDefault="00980552" w:rsidP="00980552">
            <w:pPr>
              <w:pStyle w:val="TableEntry"/>
            </w:pPr>
            <w:r w:rsidRPr="001F42D3">
              <w:t>1..4</w:t>
            </w:r>
          </w:p>
        </w:tc>
        <w:tc>
          <w:tcPr>
            <w:tcW w:w="760" w:type="dxa"/>
            <w:tcBorders>
              <w:top w:val="single" w:sz="4" w:space="0" w:color="auto"/>
              <w:left w:val="single" w:sz="4" w:space="0" w:color="auto"/>
              <w:bottom w:val="single" w:sz="4" w:space="0" w:color="auto"/>
              <w:right w:val="single" w:sz="4" w:space="0" w:color="auto"/>
            </w:tcBorders>
            <w:vAlign w:val="center"/>
            <w:hideMark/>
          </w:tcPr>
          <w:p w14:paraId="52C6F31F" w14:textId="77777777" w:rsidR="00980552" w:rsidRPr="001F42D3" w:rsidRDefault="00980552" w:rsidP="00980552">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3569CFD8"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7544E"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2C4A0F13"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30312478" w14:textId="77777777" w:rsidR="00980552" w:rsidRPr="001F42D3" w:rsidRDefault="00980552" w:rsidP="00980552">
            <w:pPr>
              <w:pStyle w:val="TableEntry"/>
            </w:pPr>
            <w:r w:rsidRPr="001F42D3">
              <w:t>Participation Instance ID</w:t>
            </w:r>
          </w:p>
        </w:tc>
      </w:tr>
      <w:tr w:rsidR="00980552" w:rsidRPr="001F42D3" w14:paraId="3B598D31"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15D6CEB" w14:textId="77777777" w:rsidR="00980552" w:rsidRPr="001F42D3" w:rsidRDefault="00980552" w:rsidP="00980552">
            <w:pPr>
              <w:pStyle w:val="TableEntry"/>
            </w:pPr>
            <w:r w:rsidRPr="001F42D3">
              <w:t>2</w:t>
            </w:r>
          </w:p>
        </w:tc>
        <w:tc>
          <w:tcPr>
            <w:tcW w:w="797" w:type="dxa"/>
            <w:tcBorders>
              <w:top w:val="single" w:sz="4" w:space="0" w:color="auto"/>
              <w:left w:val="single" w:sz="4" w:space="0" w:color="auto"/>
              <w:bottom w:val="single" w:sz="4" w:space="0" w:color="auto"/>
              <w:right w:val="single" w:sz="4" w:space="0" w:color="auto"/>
            </w:tcBorders>
            <w:vAlign w:val="center"/>
            <w:hideMark/>
          </w:tcPr>
          <w:p w14:paraId="782814DC" w14:textId="77777777" w:rsidR="00980552" w:rsidRPr="001F42D3" w:rsidRDefault="00980552" w:rsidP="00980552">
            <w:pPr>
              <w:pStyle w:val="TableEntry"/>
            </w:pPr>
            <w:r w:rsidRPr="001F42D3">
              <w:t>2..2</w:t>
            </w:r>
          </w:p>
        </w:tc>
        <w:tc>
          <w:tcPr>
            <w:tcW w:w="760" w:type="dxa"/>
            <w:tcBorders>
              <w:top w:val="single" w:sz="4" w:space="0" w:color="auto"/>
              <w:left w:val="single" w:sz="4" w:space="0" w:color="auto"/>
              <w:bottom w:val="single" w:sz="4" w:space="0" w:color="auto"/>
              <w:right w:val="single" w:sz="4" w:space="0" w:color="auto"/>
            </w:tcBorders>
            <w:vAlign w:val="center"/>
            <w:hideMark/>
          </w:tcPr>
          <w:p w14:paraId="34B5438B" w14:textId="77777777" w:rsidR="00980552" w:rsidRPr="001F42D3" w:rsidRDefault="00980552" w:rsidP="00980552">
            <w:pPr>
              <w:pStyle w:val="TableEntry"/>
            </w:pPr>
            <w:r w:rsidRPr="001F42D3">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8ED0809"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285A0143"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1FEF1F77" w14:textId="77777777" w:rsidR="00980552" w:rsidRPr="001F42D3" w:rsidRDefault="00980552" w:rsidP="00980552">
            <w:pPr>
              <w:pStyle w:val="TableEntry"/>
            </w:pPr>
            <w:r w:rsidRPr="001F42D3">
              <w:t>0287</w:t>
            </w:r>
          </w:p>
        </w:tc>
        <w:tc>
          <w:tcPr>
            <w:tcW w:w="3578" w:type="dxa"/>
            <w:tcBorders>
              <w:top w:val="single" w:sz="4" w:space="0" w:color="auto"/>
              <w:left w:val="single" w:sz="4" w:space="0" w:color="auto"/>
              <w:bottom w:val="single" w:sz="4" w:space="0" w:color="auto"/>
              <w:right w:val="single" w:sz="4" w:space="0" w:color="auto"/>
            </w:tcBorders>
            <w:vAlign w:val="center"/>
            <w:hideMark/>
          </w:tcPr>
          <w:p w14:paraId="3396CD95" w14:textId="77777777" w:rsidR="00980552" w:rsidRPr="001F42D3" w:rsidRDefault="00980552" w:rsidP="00980552">
            <w:pPr>
              <w:pStyle w:val="TableEntry"/>
            </w:pPr>
            <w:r w:rsidRPr="001F42D3">
              <w:t>Action Code</w:t>
            </w:r>
          </w:p>
        </w:tc>
      </w:tr>
      <w:tr w:rsidR="00980552" w:rsidRPr="001F42D3" w14:paraId="06177EDA"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58A7640" w14:textId="77777777" w:rsidR="00980552" w:rsidRPr="001F42D3" w:rsidRDefault="00980552" w:rsidP="00980552">
            <w:pPr>
              <w:pStyle w:val="TableEntry"/>
            </w:pPr>
            <w:r w:rsidRPr="001F42D3">
              <w:t>3</w:t>
            </w:r>
          </w:p>
        </w:tc>
        <w:tc>
          <w:tcPr>
            <w:tcW w:w="797" w:type="dxa"/>
            <w:tcBorders>
              <w:top w:val="single" w:sz="4" w:space="0" w:color="auto"/>
              <w:left w:val="single" w:sz="4" w:space="0" w:color="auto"/>
              <w:bottom w:val="single" w:sz="4" w:space="0" w:color="auto"/>
              <w:right w:val="single" w:sz="4" w:space="0" w:color="auto"/>
            </w:tcBorders>
            <w:vAlign w:val="center"/>
          </w:tcPr>
          <w:p w14:paraId="5BE77334"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93B78C4"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4E01A"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3F662AAC"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4D7FF189"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4061E192" w14:textId="77777777" w:rsidR="00980552" w:rsidRPr="001F42D3" w:rsidRDefault="00980552" w:rsidP="00980552">
            <w:pPr>
              <w:pStyle w:val="TableEntry"/>
            </w:pPr>
            <w:r w:rsidRPr="001F42D3">
              <w:t>Action Reason</w:t>
            </w:r>
          </w:p>
        </w:tc>
      </w:tr>
      <w:tr w:rsidR="00980552" w:rsidRPr="001F42D3" w14:paraId="4431E604"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E6A1862" w14:textId="77777777" w:rsidR="00980552" w:rsidRPr="001F42D3" w:rsidRDefault="00980552" w:rsidP="00980552">
            <w:pPr>
              <w:pStyle w:val="TableEntry"/>
            </w:pPr>
            <w:r w:rsidRPr="001F42D3">
              <w:t>4</w:t>
            </w:r>
          </w:p>
        </w:tc>
        <w:tc>
          <w:tcPr>
            <w:tcW w:w="797" w:type="dxa"/>
            <w:tcBorders>
              <w:top w:val="single" w:sz="4" w:space="0" w:color="auto"/>
              <w:left w:val="single" w:sz="4" w:space="0" w:color="auto"/>
              <w:bottom w:val="single" w:sz="4" w:space="0" w:color="auto"/>
              <w:right w:val="single" w:sz="4" w:space="0" w:color="auto"/>
            </w:tcBorders>
            <w:vAlign w:val="center"/>
          </w:tcPr>
          <w:p w14:paraId="5736415D"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7767DDA" w14:textId="77777777" w:rsidR="00980552" w:rsidRPr="001F42D3" w:rsidRDefault="00980552" w:rsidP="00980552">
            <w:pPr>
              <w:pStyle w:val="TableEntry"/>
            </w:pPr>
            <w:r w:rsidRPr="001F42D3">
              <w:t>CEW</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6F1B4"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26337A9B"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1FF35BA9" w14:textId="77777777" w:rsidR="00980552" w:rsidRPr="001F42D3" w:rsidRDefault="00980552" w:rsidP="00980552">
            <w:pPr>
              <w:pStyle w:val="TableEntry"/>
            </w:pPr>
            <w:r w:rsidRPr="001F42D3">
              <w:t>0912</w:t>
            </w:r>
          </w:p>
        </w:tc>
        <w:tc>
          <w:tcPr>
            <w:tcW w:w="3578" w:type="dxa"/>
            <w:tcBorders>
              <w:top w:val="single" w:sz="4" w:space="0" w:color="auto"/>
              <w:left w:val="single" w:sz="4" w:space="0" w:color="auto"/>
              <w:bottom w:val="single" w:sz="4" w:space="0" w:color="auto"/>
              <w:right w:val="single" w:sz="4" w:space="0" w:color="auto"/>
            </w:tcBorders>
            <w:vAlign w:val="center"/>
            <w:hideMark/>
          </w:tcPr>
          <w:p w14:paraId="56102395" w14:textId="77777777" w:rsidR="00980552" w:rsidRPr="001F42D3" w:rsidRDefault="00980552" w:rsidP="00980552">
            <w:pPr>
              <w:pStyle w:val="TableEntry"/>
            </w:pPr>
            <w:r w:rsidRPr="001F42D3">
              <w:t>Participation</w:t>
            </w:r>
          </w:p>
        </w:tc>
      </w:tr>
      <w:tr w:rsidR="00980552" w:rsidRPr="001F42D3" w14:paraId="6F2B444C"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9520DF4" w14:textId="77777777" w:rsidR="00980552" w:rsidRPr="001F42D3" w:rsidRDefault="00980552" w:rsidP="00980552">
            <w:pPr>
              <w:pStyle w:val="TableEntry"/>
            </w:pPr>
            <w:r w:rsidRPr="001F42D3">
              <w:t>5</w:t>
            </w:r>
          </w:p>
        </w:tc>
        <w:tc>
          <w:tcPr>
            <w:tcW w:w="797" w:type="dxa"/>
            <w:tcBorders>
              <w:top w:val="single" w:sz="4" w:space="0" w:color="auto"/>
              <w:left w:val="single" w:sz="4" w:space="0" w:color="auto"/>
              <w:bottom w:val="single" w:sz="4" w:space="0" w:color="auto"/>
              <w:right w:val="single" w:sz="4" w:space="0" w:color="auto"/>
            </w:tcBorders>
            <w:vAlign w:val="center"/>
          </w:tcPr>
          <w:p w14:paraId="6BEE360F"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C9CD749" w14:textId="77777777" w:rsidR="00980552" w:rsidRPr="001F42D3" w:rsidRDefault="00980552" w:rsidP="00980552">
            <w:pPr>
              <w:pStyle w:val="TableEntry"/>
            </w:pPr>
            <w:r w:rsidRPr="001F42D3">
              <w:t>XCN</w:t>
            </w:r>
          </w:p>
        </w:tc>
        <w:tc>
          <w:tcPr>
            <w:tcW w:w="0" w:type="auto"/>
            <w:tcBorders>
              <w:top w:val="single" w:sz="4" w:space="0" w:color="auto"/>
              <w:left w:val="single" w:sz="4" w:space="0" w:color="auto"/>
              <w:bottom w:val="single" w:sz="4" w:space="0" w:color="auto"/>
              <w:right w:val="single" w:sz="4" w:space="0" w:color="auto"/>
            </w:tcBorders>
            <w:vAlign w:val="center"/>
            <w:hideMark/>
          </w:tcPr>
          <w:p w14:paraId="17FBCC7C"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7708"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0B433A69"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2D249314" w14:textId="77777777" w:rsidR="00980552" w:rsidRPr="001F42D3" w:rsidRDefault="00980552" w:rsidP="00980552">
            <w:pPr>
              <w:pStyle w:val="TableEntry"/>
            </w:pPr>
            <w:r w:rsidRPr="001F42D3">
              <w:t>Participation Person</w:t>
            </w:r>
          </w:p>
        </w:tc>
      </w:tr>
      <w:tr w:rsidR="00980552" w:rsidRPr="001F42D3" w14:paraId="2F33A28B"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9E8163C" w14:textId="77777777" w:rsidR="00980552" w:rsidRPr="001F42D3" w:rsidRDefault="00980552" w:rsidP="00980552">
            <w:pPr>
              <w:pStyle w:val="TableEntry"/>
            </w:pPr>
            <w:r w:rsidRPr="001F42D3">
              <w:t>6</w:t>
            </w:r>
          </w:p>
        </w:tc>
        <w:tc>
          <w:tcPr>
            <w:tcW w:w="797" w:type="dxa"/>
            <w:tcBorders>
              <w:top w:val="single" w:sz="4" w:space="0" w:color="auto"/>
              <w:left w:val="single" w:sz="4" w:space="0" w:color="auto"/>
              <w:bottom w:val="single" w:sz="4" w:space="0" w:color="auto"/>
              <w:right w:val="single" w:sz="4" w:space="0" w:color="auto"/>
            </w:tcBorders>
            <w:vAlign w:val="center"/>
          </w:tcPr>
          <w:p w14:paraId="07A9FB1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1F12DF3A"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320A7230"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55CB652A"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76F4F244"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2DFF1E21" w14:textId="77777777" w:rsidR="00980552" w:rsidRPr="001F42D3" w:rsidRDefault="00980552" w:rsidP="00980552">
            <w:pPr>
              <w:pStyle w:val="TableEntry"/>
            </w:pPr>
            <w:r w:rsidRPr="001F42D3">
              <w:t>Participation Person Provider Type</w:t>
            </w:r>
          </w:p>
        </w:tc>
      </w:tr>
      <w:tr w:rsidR="00980552" w:rsidRPr="001F42D3" w14:paraId="560D2D18"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AEF7E11" w14:textId="77777777" w:rsidR="00980552" w:rsidRPr="001F42D3" w:rsidRDefault="00980552" w:rsidP="00980552">
            <w:pPr>
              <w:pStyle w:val="TableEntry"/>
            </w:pPr>
            <w:r w:rsidRPr="001F42D3">
              <w:t>7</w:t>
            </w:r>
          </w:p>
        </w:tc>
        <w:tc>
          <w:tcPr>
            <w:tcW w:w="797" w:type="dxa"/>
            <w:tcBorders>
              <w:top w:val="single" w:sz="4" w:space="0" w:color="auto"/>
              <w:left w:val="single" w:sz="4" w:space="0" w:color="auto"/>
              <w:bottom w:val="single" w:sz="4" w:space="0" w:color="auto"/>
              <w:right w:val="single" w:sz="4" w:space="0" w:color="auto"/>
            </w:tcBorders>
            <w:vAlign w:val="center"/>
          </w:tcPr>
          <w:p w14:paraId="00C44EA3"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06096B75"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326C0960"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75B06ABE"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0BFBE4CA" w14:textId="77777777" w:rsidR="00980552" w:rsidRPr="001F42D3" w:rsidRDefault="00980552" w:rsidP="00980552">
            <w:pPr>
              <w:pStyle w:val="TableEntry"/>
            </w:pPr>
            <w:r w:rsidRPr="001F42D3">
              <w:t>0406</w:t>
            </w:r>
          </w:p>
        </w:tc>
        <w:tc>
          <w:tcPr>
            <w:tcW w:w="3578" w:type="dxa"/>
            <w:tcBorders>
              <w:top w:val="single" w:sz="4" w:space="0" w:color="auto"/>
              <w:left w:val="single" w:sz="4" w:space="0" w:color="auto"/>
              <w:bottom w:val="single" w:sz="4" w:space="0" w:color="auto"/>
              <w:right w:val="single" w:sz="4" w:space="0" w:color="auto"/>
            </w:tcBorders>
            <w:vAlign w:val="center"/>
            <w:hideMark/>
          </w:tcPr>
          <w:p w14:paraId="5984C883" w14:textId="77777777" w:rsidR="00980552" w:rsidRPr="001F42D3" w:rsidRDefault="00980552" w:rsidP="00980552">
            <w:pPr>
              <w:pStyle w:val="TableEntry"/>
            </w:pPr>
            <w:r w:rsidRPr="001F42D3">
              <w:t>Participation Organization Unit Type</w:t>
            </w:r>
          </w:p>
        </w:tc>
      </w:tr>
      <w:tr w:rsidR="00980552" w:rsidRPr="001F42D3" w14:paraId="7A871269"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287D3F3" w14:textId="77777777" w:rsidR="00980552" w:rsidRPr="001F42D3" w:rsidRDefault="00980552" w:rsidP="00980552">
            <w:pPr>
              <w:pStyle w:val="TableEntry"/>
            </w:pPr>
            <w:r w:rsidRPr="001F42D3">
              <w:t>8</w:t>
            </w:r>
          </w:p>
        </w:tc>
        <w:tc>
          <w:tcPr>
            <w:tcW w:w="797" w:type="dxa"/>
            <w:tcBorders>
              <w:top w:val="single" w:sz="4" w:space="0" w:color="auto"/>
              <w:left w:val="single" w:sz="4" w:space="0" w:color="auto"/>
              <w:bottom w:val="single" w:sz="4" w:space="0" w:color="auto"/>
              <w:right w:val="single" w:sz="4" w:space="0" w:color="auto"/>
            </w:tcBorders>
            <w:vAlign w:val="center"/>
          </w:tcPr>
          <w:p w14:paraId="3FDAF023"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4D3B46E8" w14:textId="77777777" w:rsidR="00980552" w:rsidRPr="001F42D3" w:rsidRDefault="00980552" w:rsidP="00980552">
            <w:pPr>
              <w:pStyle w:val="TableEntry"/>
            </w:pPr>
            <w:r w:rsidRPr="001F42D3">
              <w:t>XON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C041A"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BD640C6"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557FB1FD"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EDC0A62" w14:textId="77777777" w:rsidR="00980552" w:rsidRPr="001F42D3" w:rsidRDefault="00980552" w:rsidP="00980552">
            <w:pPr>
              <w:pStyle w:val="TableEntry"/>
            </w:pPr>
            <w:r w:rsidRPr="001F42D3">
              <w:t>Participation Organization</w:t>
            </w:r>
          </w:p>
        </w:tc>
      </w:tr>
      <w:tr w:rsidR="00980552" w:rsidRPr="001F42D3" w14:paraId="09C99E2B"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ADA4AEB" w14:textId="77777777" w:rsidR="00980552" w:rsidRPr="001F42D3" w:rsidRDefault="00980552" w:rsidP="00980552">
            <w:pPr>
              <w:pStyle w:val="TableEntry"/>
            </w:pPr>
            <w:r w:rsidRPr="001F42D3">
              <w:t>9</w:t>
            </w:r>
          </w:p>
        </w:tc>
        <w:tc>
          <w:tcPr>
            <w:tcW w:w="797" w:type="dxa"/>
            <w:tcBorders>
              <w:top w:val="single" w:sz="4" w:space="0" w:color="auto"/>
              <w:left w:val="single" w:sz="4" w:space="0" w:color="auto"/>
              <w:bottom w:val="single" w:sz="4" w:space="0" w:color="auto"/>
              <w:right w:val="single" w:sz="4" w:space="0" w:color="auto"/>
            </w:tcBorders>
            <w:vAlign w:val="center"/>
          </w:tcPr>
          <w:p w14:paraId="1378EE1E"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153B916" w14:textId="77777777" w:rsidR="00980552" w:rsidRPr="001F42D3" w:rsidRDefault="00980552" w:rsidP="00980552">
            <w:pPr>
              <w:pStyle w:val="TableEntry"/>
            </w:pPr>
            <w:r w:rsidRPr="001F42D3">
              <w:t>PL</w:t>
            </w:r>
          </w:p>
        </w:tc>
        <w:tc>
          <w:tcPr>
            <w:tcW w:w="0" w:type="auto"/>
            <w:tcBorders>
              <w:top w:val="single" w:sz="4" w:space="0" w:color="auto"/>
              <w:left w:val="single" w:sz="4" w:space="0" w:color="auto"/>
              <w:bottom w:val="single" w:sz="4" w:space="0" w:color="auto"/>
              <w:right w:val="single" w:sz="4" w:space="0" w:color="auto"/>
            </w:tcBorders>
            <w:vAlign w:val="center"/>
            <w:hideMark/>
          </w:tcPr>
          <w:p w14:paraId="23F03FB6" w14:textId="77777777" w:rsidR="00980552" w:rsidRPr="001F42D3" w:rsidRDefault="00980552" w:rsidP="00980552">
            <w:pPr>
              <w:pStyle w:val="TableEntry"/>
            </w:pPr>
            <w:r w:rsidRPr="001F42D3">
              <w:t>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2C8DDDE"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7EF462B0"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07B005D" w14:textId="77777777" w:rsidR="00980552" w:rsidRPr="001F42D3" w:rsidRDefault="00980552" w:rsidP="00980552">
            <w:pPr>
              <w:pStyle w:val="TableEntry"/>
            </w:pPr>
            <w:r w:rsidRPr="001F42D3">
              <w:t>Participation Location</w:t>
            </w:r>
          </w:p>
        </w:tc>
      </w:tr>
      <w:tr w:rsidR="00980552" w:rsidRPr="001F42D3" w14:paraId="56230518"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6C59BCF" w14:textId="77777777" w:rsidR="00980552" w:rsidRPr="001F42D3" w:rsidRDefault="00980552" w:rsidP="00980552">
            <w:pPr>
              <w:pStyle w:val="TableEntry"/>
            </w:pPr>
            <w:r w:rsidRPr="001F42D3">
              <w:t>10</w:t>
            </w:r>
          </w:p>
        </w:tc>
        <w:tc>
          <w:tcPr>
            <w:tcW w:w="797" w:type="dxa"/>
            <w:tcBorders>
              <w:top w:val="single" w:sz="4" w:space="0" w:color="auto"/>
              <w:left w:val="single" w:sz="4" w:space="0" w:color="auto"/>
              <w:bottom w:val="single" w:sz="4" w:space="0" w:color="auto"/>
              <w:right w:val="single" w:sz="4" w:space="0" w:color="auto"/>
            </w:tcBorders>
            <w:vAlign w:val="center"/>
          </w:tcPr>
          <w:p w14:paraId="35F71E6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6456B244" w14:textId="77777777" w:rsidR="00980552" w:rsidRPr="001F42D3" w:rsidRDefault="00980552" w:rsidP="00980552">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6D01D67B"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A8E2F94"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3BC44D8E"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74E0261C" w14:textId="77777777" w:rsidR="00980552" w:rsidRPr="001F42D3" w:rsidRDefault="00980552" w:rsidP="00980552">
            <w:pPr>
              <w:pStyle w:val="TableEntry"/>
            </w:pPr>
            <w:r w:rsidRPr="001F42D3">
              <w:t>Participation Device</w:t>
            </w:r>
          </w:p>
        </w:tc>
      </w:tr>
      <w:tr w:rsidR="00980552" w:rsidRPr="001F42D3" w14:paraId="670151CC"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8874C8D" w14:textId="77777777" w:rsidR="00980552" w:rsidRPr="001F42D3" w:rsidRDefault="00980552" w:rsidP="00980552">
            <w:pPr>
              <w:pStyle w:val="TableEntry"/>
            </w:pPr>
            <w:r w:rsidRPr="001F42D3">
              <w:t>11</w:t>
            </w:r>
          </w:p>
        </w:tc>
        <w:tc>
          <w:tcPr>
            <w:tcW w:w="797" w:type="dxa"/>
            <w:tcBorders>
              <w:top w:val="single" w:sz="4" w:space="0" w:color="auto"/>
              <w:left w:val="single" w:sz="4" w:space="0" w:color="auto"/>
              <w:bottom w:val="single" w:sz="4" w:space="0" w:color="auto"/>
              <w:right w:val="single" w:sz="4" w:space="0" w:color="auto"/>
            </w:tcBorders>
            <w:vAlign w:val="center"/>
          </w:tcPr>
          <w:p w14:paraId="1990871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89BCE08" w14:textId="77777777" w:rsidR="00980552" w:rsidRPr="001F42D3" w:rsidRDefault="00980552" w:rsidP="00980552">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6C3BDDB9"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4FB5F3B9"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1253E13E"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36F4C39E" w14:textId="77777777" w:rsidR="00980552" w:rsidRPr="001F42D3" w:rsidRDefault="00980552" w:rsidP="00980552">
            <w:pPr>
              <w:pStyle w:val="TableEntry"/>
            </w:pPr>
            <w:r w:rsidRPr="001F42D3">
              <w:t>Participation Begin Date/Time (arrival Time)</w:t>
            </w:r>
          </w:p>
        </w:tc>
      </w:tr>
      <w:tr w:rsidR="00980552" w:rsidRPr="001F42D3" w14:paraId="37627E59"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ABF14D" w14:textId="77777777" w:rsidR="00980552" w:rsidRPr="001F42D3" w:rsidRDefault="00980552" w:rsidP="00980552">
            <w:pPr>
              <w:pStyle w:val="TableEntry"/>
            </w:pPr>
            <w:r w:rsidRPr="001F42D3">
              <w:t>12</w:t>
            </w:r>
          </w:p>
        </w:tc>
        <w:tc>
          <w:tcPr>
            <w:tcW w:w="797" w:type="dxa"/>
            <w:tcBorders>
              <w:top w:val="single" w:sz="4" w:space="0" w:color="auto"/>
              <w:left w:val="single" w:sz="4" w:space="0" w:color="auto"/>
              <w:bottom w:val="single" w:sz="4" w:space="0" w:color="auto"/>
              <w:right w:val="single" w:sz="4" w:space="0" w:color="auto"/>
            </w:tcBorders>
            <w:vAlign w:val="center"/>
          </w:tcPr>
          <w:p w14:paraId="3754E9E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4F9EB922" w14:textId="77777777" w:rsidR="00980552" w:rsidRPr="001F42D3" w:rsidRDefault="00980552" w:rsidP="00980552">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12240"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2FB9D02"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19C33291"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70779A2C" w14:textId="77777777" w:rsidR="00980552" w:rsidRPr="001F42D3" w:rsidRDefault="00980552" w:rsidP="00980552">
            <w:pPr>
              <w:pStyle w:val="TableEntry"/>
            </w:pPr>
            <w:r w:rsidRPr="001F42D3">
              <w:t>Participation End Date/Time (departure time)</w:t>
            </w:r>
          </w:p>
        </w:tc>
      </w:tr>
      <w:tr w:rsidR="00980552" w:rsidRPr="001F42D3" w14:paraId="0AA465A1"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895F99E" w14:textId="77777777" w:rsidR="00980552" w:rsidRPr="001F42D3" w:rsidRDefault="00980552" w:rsidP="00980552">
            <w:pPr>
              <w:pStyle w:val="TableEntry"/>
            </w:pPr>
            <w:r w:rsidRPr="001F42D3">
              <w:t>13</w:t>
            </w:r>
          </w:p>
        </w:tc>
        <w:tc>
          <w:tcPr>
            <w:tcW w:w="797" w:type="dxa"/>
            <w:tcBorders>
              <w:top w:val="single" w:sz="4" w:space="0" w:color="auto"/>
              <w:left w:val="single" w:sz="4" w:space="0" w:color="auto"/>
              <w:bottom w:val="single" w:sz="4" w:space="0" w:color="auto"/>
              <w:right w:val="single" w:sz="4" w:space="0" w:color="auto"/>
            </w:tcBorders>
            <w:vAlign w:val="center"/>
          </w:tcPr>
          <w:p w14:paraId="0C9601B6"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1CC5863"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7D3C9"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7534AFBE"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0146F12E"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99F2D95" w14:textId="77777777" w:rsidR="00980552" w:rsidRPr="001F42D3" w:rsidRDefault="00980552" w:rsidP="00980552">
            <w:pPr>
              <w:pStyle w:val="TableEntry"/>
            </w:pPr>
            <w:r w:rsidRPr="001F42D3">
              <w:t>Participation Qualitative Duration</w:t>
            </w:r>
          </w:p>
        </w:tc>
      </w:tr>
      <w:tr w:rsidR="00980552" w:rsidRPr="001F42D3" w14:paraId="29D4809B"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FDB8ED1" w14:textId="77777777" w:rsidR="00980552" w:rsidRPr="001F42D3" w:rsidRDefault="00980552" w:rsidP="00980552">
            <w:pPr>
              <w:pStyle w:val="TableEntry"/>
            </w:pPr>
            <w:r w:rsidRPr="001F42D3">
              <w:t>14</w:t>
            </w:r>
          </w:p>
        </w:tc>
        <w:tc>
          <w:tcPr>
            <w:tcW w:w="797" w:type="dxa"/>
            <w:tcBorders>
              <w:top w:val="single" w:sz="4" w:space="0" w:color="auto"/>
              <w:left w:val="single" w:sz="4" w:space="0" w:color="auto"/>
              <w:bottom w:val="single" w:sz="4" w:space="0" w:color="auto"/>
              <w:right w:val="single" w:sz="4" w:space="0" w:color="auto"/>
            </w:tcBorders>
            <w:vAlign w:val="center"/>
          </w:tcPr>
          <w:p w14:paraId="0502C866"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6CEB264" w14:textId="77777777" w:rsidR="00980552" w:rsidRPr="001F42D3" w:rsidRDefault="00980552" w:rsidP="00980552">
            <w:pPr>
              <w:pStyle w:val="TableEntry"/>
            </w:pPr>
            <w:r w:rsidRPr="001F42D3">
              <w:t>XAD</w:t>
            </w:r>
          </w:p>
        </w:tc>
        <w:tc>
          <w:tcPr>
            <w:tcW w:w="0" w:type="auto"/>
            <w:tcBorders>
              <w:top w:val="single" w:sz="4" w:space="0" w:color="auto"/>
              <w:left w:val="single" w:sz="4" w:space="0" w:color="auto"/>
              <w:bottom w:val="single" w:sz="4" w:space="0" w:color="auto"/>
              <w:right w:val="single" w:sz="4" w:space="0" w:color="auto"/>
            </w:tcBorders>
            <w:vAlign w:val="center"/>
            <w:hideMark/>
          </w:tcPr>
          <w:p w14:paraId="529E8F27"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6A96E"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56FEA7C4"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276FCFF" w14:textId="77777777" w:rsidR="00980552" w:rsidRPr="001F42D3" w:rsidRDefault="00980552" w:rsidP="00980552">
            <w:pPr>
              <w:pStyle w:val="TableEntry"/>
            </w:pPr>
            <w:r w:rsidRPr="001F42D3">
              <w:t>Participation Address (postal address)</w:t>
            </w:r>
          </w:p>
        </w:tc>
      </w:tr>
      <w:tr w:rsidR="00980552" w:rsidRPr="001F42D3" w14:paraId="00169FC8" w14:textId="77777777" w:rsidTr="009926F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856761A" w14:textId="77777777" w:rsidR="00980552" w:rsidRPr="001F42D3" w:rsidRDefault="00980552" w:rsidP="00980552">
            <w:pPr>
              <w:pStyle w:val="TableEntry"/>
            </w:pPr>
            <w:r w:rsidRPr="001F42D3">
              <w:t>15</w:t>
            </w:r>
          </w:p>
        </w:tc>
        <w:tc>
          <w:tcPr>
            <w:tcW w:w="797" w:type="dxa"/>
            <w:tcBorders>
              <w:top w:val="single" w:sz="4" w:space="0" w:color="auto"/>
              <w:left w:val="single" w:sz="4" w:space="0" w:color="auto"/>
              <w:bottom w:val="single" w:sz="4" w:space="0" w:color="auto"/>
              <w:right w:val="single" w:sz="4" w:space="0" w:color="auto"/>
            </w:tcBorders>
            <w:vAlign w:val="center"/>
          </w:tcPr>
          <w:p w14:paraId="07FDB258"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AAF86DA" w14:textId="77777777" w:rsidR="00980552" w:rsidRPr="001F42D3" w:rsidRDefault="00980552" w:rsidP="00980552">
            <w:pPr>
              <w:pStyle w:val="TableEntry"/>
            </w:pPr>
            <w:r w:rsidRPr="001F42D3">
              <w:t>XTN</w:t>
            </w:r>
          </w:p>
        </w:tc>
        <w:tc>
          <w:tcPr>
            <w:tcW w:w="0" w:type="auto"/>
            <w:tcBorders>
              <w:top w:val="single" w:sz="4" w:space="0" w:color="auto"/>
              <w:left w:val="single" w:sz="4" w:space="0" w:color="auto"/>
              <w:bottom w:val="single" w:sz="4" w:space="0" w:color="auto"/>
              <w:right w:val="single" w:sz="4" w:space="0" w:color="auto"/>
            </w:tcBorders>
            <w:vAlign w:val="center"/>
            <w:hideMark/>
          </w:tcPr>
          <w:p w14:paraId="2AD52B78" w14:textId="77777777" w:rsidR="00980552" w:rsidRPr="001F42D3" w:rsidRDefault="00980552" w:rsidP="00980552">
            <w:pPr>
              <w:pStyle w:val="TableEntry"/>
            </w:pPr>
            <w:r w:rsidRPr="001F42D3">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4EF15F01"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1CD67CFC"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6B859E4B" w14:textId="77777777" w:rsidR="00980552" w:rsidRPr="001F42D3" w:rsidRDefault="00980552" w:rsidP="00980552">
            <w:pPr>
              <w:pStyle w:val="TableEntry"/>
            </w:pPr>
            <w:r w:rsidRPr="001F42D3">
              <w:t>Participation Telecommunication Address</w:t>
            </w:r>
          </w:p>
        </w:tc>
      </w:tr>
    </w:tbl>
    <w:p w14:paraId="7EFC6AEF" w14:textId="77777777" w:rsidR="00980552" w:rsidRPr="001F42D3" w:rsidRDefault="00980552" w:rsidP="00980552">
      <w:pPr>
        <w:pStyle w:val="BodyText"/>
      </w:pPr>
    </w:p>
    <w:p w14:paraId="349F4445" w14:textId="77777777" w:rsidR="00980552" w:rsidRPr="005C1693" w:rsidRDefault="00980552" w:rsidP="005C1693">
      <w:pPr>
        <w:pStyle w:val="BodyText"/>
      </w:pPr>
      <w:r w:rsidRPr="005C1693">
        <w:rPr>
          <w:b/>
          <w:bCs/>
        </w:rPr>
        <w:t>PRT-1 Participation Instance ID (EI) 02379</w:t>
      </w:r>
    </w:p>
    <w:p w14:paraId="5D0ACC7A" w14:textId="77777777" w:rsidR="00980552" w:rsidRPr="001F42D3" w:rsidRDefault="00980552" w:rsidP="005C1693">
      <w:pPr>
        <w:pStyle w:val="BodyText"/>
      </w:pPr>
      <w:r w:rsidRPr="001F42D3">
        <w:t>This field contains a unique identifier of the specific participation record.</w:t>
      </w:r>
    </w:p>
    <w:p w14:paraId="0253541E" w14:textId="77777777" w:rsidR="00980552" w:rsidRPr="001F42D3" w:rsidRDefault="00980552" w:rsidP="005C1693">
      <w:pPr>
        <w:pStyle w:val="BodyText"/>
      </w:pPr>
      <w:r w:rsidRPr="001F42D3">
        <w:rPr>
          <w:b/>
          <w:bCs/>
        </w:rPr>
        <w:lastRenderedPageBreak/>
        <w:t>PRT-2 Action Code (ID) 00816</w:t>
      </w:r>
    </w:p>
    <w:p w14:paraId="51CEB6AC" w14:textId="77777777" w:rsidR="00980552" w:rsidRPr="001F42D3" w:rsidRDefault="00980552" w:rsidP="005C1693">
      <w:pPr>
        <w:pStyle w:val="BodyText"/>
      </w:pPr>
      <w:r w:rsidRPr="001F42D3">
        <w:t>For the PCD-05 message this field shall contain the value AD indicating Add.</w:t>
      </w:r>
    </w:p>
    <w:p w14:paraId="0242D209" w14:textId="77777777" w:rsidR="00980552" w:rsidRPr="001F42D3" w:rsidRDefault="00980552" w:rsidP="005C1693">
      <w:pPr>
        <w:pStyle w:val="BodyText"/>
      </w:pPr>
      <w:r w:rsidRPr="001F42D3">
        <w:rPr>
          <w:b/>
          <w:bCs/>
        </w:rPr>
        <w:t>PRT-3 Action Reason (CWE) 02380</w:t>
      </w:r>
    </w:p>
    <w:p w14:paraId="58805CD0" w14:textId="77777777" w:rsidR="00980552" w:rsidRPr="001F42D3" w:rsidRDefault="00980552" w:rsidP="005C1693">
      <w:pPr>
        <w:pStyle w:val="BodyText"/>
      </w:pPr>
      <w:r w:rsidRPr="001F42D3">
        <w:t xml:space="preserve">For the PCD-05 message the PRT-3.1 Action Reason – Identifier component </w:t>
      </w:r>
      <w:r w:rsidRPr="001F42D3">
        <w:rPr>
          <w:i/>
        </w:rPr>
        <w:t>shall</w:t>
      </w:r>
      <w:r w:rsidRPr="001F42D3">
        <w:t xml:space="preserve"> be populated with the string RESPONSE. For the PCD-05 message the PRT-3.2 Action Reason – Text component </w:t>
      </w:r>
      <w:r w:rsidRPr="001F42D3">
        <w:rPr>
          <w:i/>
        </w:rPr>
        <w:t>shall</w:t>
      </w:r>
      <w:r w:rsidRPr="001F42D3">
        <w:t xml:space="preserve"> be populated with a string value from the following table which correlates with values from the PCD-07 response status and shall be one of the following.</w:t>
      </w:r>
    </w:p>
    <w:p w14:paraId="7735BB69" w14:textId="77777777" w:rsidR="00D5185F" w:rsidRPr="001F42D3" w:rsidRDefault="00D5185F" w:rsidP="005C1693">
      <w:pPr>
        <w:pStyle w:val="Body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4494"/>
      </w:tblGrid>
      <w:tr w:rsidR="00980552" w:rsidRPr="001F42D3" w14:paraId="5678FE0D" w14:textId="77777777" w:rsidTr="005C1693">
        <w:trPr>
          <w:cantSplit/>
          <w:tblHeader/>
          <w:jc w:val="center"/>
        </w:trPr>
        <w:tc>
          <w:tcPr>
            <w:tcW w:w="2367" w:type="dxa"/>
            <w:shd w:val="clear" w:color="auto" w:fill="D9D9D9" w:themeFill="background1" w:themeFillShade="D9"/>
          </w:tcPr>
          <w:p w14:paraId="4F758496" w14:textId="77777777" w:rsidR="00980552" w:rsidRPr="001F42D3" w:rsidRDefault="00980552" w:rsidP="00980552">
            <w:pPr>
              <w:pStyle w:val="TableEntryHeader"/>
            </w:pPr>
            <w:r w:rsidRPr="001F42D3">
              <w:t>PRT-3.2 value</w:t>
            </w:r>
          </w:p>
        </w:tc>
        <w:tc>
          <w:tcPr>
            <w:tcW w:w="4494" w:type="dxa"/>
            <w:shd w:val="clear" w:color="auto" w:fill="D9D9D9" w:themeFill="background1" w:themeFillShade="D9"/>
          </w:tcPr>
          <w:p w14:paraId="6A6C43FC" w14:textId="77777777" w:rsidR="00980552" w:rsidRPr="001F42D3" w:rsidRDefault="00980552" w:rsidP="00980552">
            <w:pPr>
              <w:pStyle w:val="TableEntryHeader"/>
            </w:pPr>
            <w:r w:rsidRPr="001F42D3">
              <w:t>PCD-07 response status</w:t>
            </w:r>
          </w:p>
        </w:tc>
      </w:tr>
      <w:tr w:rsidR="00980552" w:rsidRPr="001F42D3" w14:paraId="4084C3D7" w14:textId="77777777" w:rsidTr="009926F3">
        <w:trPr>
          <w:jc w:val="center"/>
        </w:trPr>
        <w:tc>
          <w:tcPr>
            <w:tcW w:w="2367" w:type="dxa"/>
            <w:vAlign w:val="center"/>
          </w:tcPr>
          <w:p w14:paraId="7AB71AF3" w14:textId="77777777" w:rsidR="00980552" w:rsidRPr="001F42D3" w:rsidRDefault="00980552" w:rsidP="00980552">
            <w:pPr>
              <w:pStyle w:val="TableEntry"/>
            </w:pPr>
            <w:r w:rsidRPr="001F42D3">
              <w:t>RECEIVED</w:t>
            </w:r>
          </w:p>
        </w:tc>
        <w:tc>
          <w:tcPr>
            <w:tcW w:w="4494" w:type="dxa"/>
            <w:vAlign w:val="center"/>
          </w:tcPr>
          <w:p w14:paraId="5D91E180" w14:textId="75AE2B8B" w:rsidR="00980552" w:rsidRPr="001F42D3" w:rsidRDefault="00980552" w:rsidP="00980552">
            <w:pPr>
              <w:pStyle w:val="TableEntry"/>
            </w:pPr>
            <w:r w:rsidRPr="001F42D3">
              <w:t xml:space="preserve">PCD-06 received and verified by ACM AC </w:t>
            </w:r>
            <w:r w:rsidR="00277D6B">
              <w:t>Actor</w:t>
            </w:r>
          </w:p>
        </w:tc>
      </w:tr>
      <w:tr w:rsidR="00980552" w:rsidRPr="001F42D3" w14:paraId="4BAFCA3E" w14:textId="77777777" w:rsidTr="009926F3">
        <w:trPr>
          <w:jc w:val="center"/>
        </w:trPr>
        <w:tc>
          <w:tcPr>
            <w:tcW w:w="2367" w:type="dxa"/>
            <w:vAlign w:val="center"/>
          </w:tcPr>
          <w:p w14:paraId="4059EEDD" w14:textId="77777777" w:rsidR="00980552" w:rsidRPr="001F42D3" w:rsidRDefault="00980552" w:rsidP="00980552">
            <w:pPr>
              <w:pStyle w:val="TableEntry"/>
            </w:pPr>
            <w:r w:rsidRPr="001F42D3">
              <w:t>UNDELIVERABLE</w:t>
            </w:r>
          </w:p>
        </w:tc>
        <w:tc>
          <w:tcPr>
            <w:tcW w:w="4494" w:type="dxa"/>
            <w:vAlign w:val="center"/>
          </w:tcPr>
          <w:p w14:paraId="552D735E" w14:textId="35C96BAF" w:rsidR="00980552" w:rsidRPr="001F42D3" w:rsidRDefault="00980552" w:rsidP="00980552">
            <w:pPr>
              <w:pStyle w:val="TableEntry"/>
            </w:pPr>
            <w:r w:rsidRPr="001F42D3">
              <w:t xml:space="preserve">ACM AC </w:t>
            </w:r>
            <w:r w:rsidR="00277D6B">
              <w:t>Actor</w:t>
            </w:r>
            <w:r w:rsidRPr="001F42D3">
              <w:t xml:space="preserve"> unable to deliver notification to endpoint communication device</w:t>
            </w:r>
          </w:p>
        </w:tc>
      </w:tr>
      <w:tr w:rsidR="00980552" w:rsidRPr="001F42D3" w14:paraId="15B4FAA8" w14:textId="77777777" w:rsidTr="009926F3">
        <w:trPr>
          <w:jc w:val="center"/>
        </w:trPr>
        <w:tc>
          <w:tcPr>
            <w:tcW w:w="2367" w:type="dxa"/>
            <w:vAlign w:val="center"/>
          </w:tcPr>
          <w:p w14:paraId="31EE9859" w14:textId="77777777" w:rsidR="00980552" w:rsidRPr="001F42D3" w:rsidRDefault="00980552" w:rsidP="00980552">
            <w:pPr>
              <w:pStyle w:val="TableEntry"/>
            </w:pPr>
            <w:r w:rsidRPr="001F42D3">
              <w:t>DELIVERED</w:t>
            </w:r>
          </w:p>
        </w:tc>
        <w:tc>
          <w:tcPr>
            <w:tcW w:w="4494" w:type="dxa"/>
            <w:vAlign w:val="center"/>
          </w:tcPr>
          <w:p w14:paraId="2957506C" w14:textId="77777777" w:rsidR="00980552" w:rsidRPr="001F42D3" w:rsidRDefault="00980552" w:rsidP="00980552">
            <w:pPr>
              <w:pStyle w:val="TableEntry"/>
            </w:pPr>
            <w:r w:rsidRPr="001F42D3">
              <w:t>ACM AC delivered notification to endpoint communication device</w:t>
            </w:r>
          </w:p>
        </w:tc>
      </w:tr>
      <w:tr w:rsidR="00980552" w:rsidRPr="001F42D3" w14:paraId="11EF5EA7" w14:textId="77777777" w:rsidTr="009926F3">
        <w:trPr>
          <w:jc w:val="center"/>
        </w:trPr>
        <w:tc>
          <w:tcPr>
            <w:tcW w:w="2367" w:type="dxa"/>
            <w:vAlign w:val="center"/>
          </w:tcPr>
          <w:p w14:paraId="5B00B414" w14:textId="77777777" w:rsidR="00980552" w:rsidRPr="001F42D3" w:rsidRDefault="00980552" w:rsidP="00980552">
            <w:pPr>
              <w:pStyle w:val="TableEntry"/>
            </w:pPr>
            <w:r w:rsidRPr="001F42D3">
              <w:t>READ</w:t>
            </w:r>
          </w:p>
        </w:tc>
        <w:tc>
          <w:tcPr>
            <w:tcW w:w="4494" w:type="dxa"/>
            <w:vAlign w:val="center"/>
          </w:tcPr>
          <w:p w14:paraId="4509542F" w14:textId="77777777" w:rsidR="00980552" w:rsidRPr="001F42D3" w:rsidRDefault="00980552" w:rsidP="00980552">
            <w:pPr>
              <w:pStyle w:val="TableEntry"/>
            </w:pPr>
            <w:r w:rsidRPr="001F42D3">
              <w:t>Application on endpoint communication device has presented the notification to the operator and the operator may have manually indicated read receipt</w:t>
            </w:r>
          </w:p>
        </w:tc>
      </w:tr>
      <w:tr w:rsidR="00980552" w:rsidRPr="001F42D3" w14:paraId="66D82C64" w14:textId="77777777" w:rsidTr="009926F3">
        <w:trPr>
          <w:jc w:val="center"/>
        </w:trPr>
        <w:tc>
          <w:tcPr>
            <w:tcW w:w="2367" w:type="dxa"/>
            <w:vAlign w:val="center"/>
          </w:tcPr>
          <w:p w14:paraId="270EDC66" w14:textId="77777777" w:rsidR="00980552" w:rsidRPr="001F42D3" w:rsidRDefault="00980552" w:rsidP="00980552">
            <w:pPr>
              <w:pStyle w:val="TableEntry"/>
            </w:pPr>
            <w:r w:rsidRPr="001F42D3">
              <w:t>CALLBACKSTART</w:t>
            </w:r>
          </w:p>
        </w:tc>
        <w:tc>
          <w:tcPr>
            <w:tcW w:w="4494" w:type="dxa"/>
            <w:vAlign w:val="center"/>
          </w:tcPr>
          <w:p w14:paraId="002A0395" w14:textId="77777777" w:rsidR="00980552" w:rsidRPr="001F42D3" w:rsidRDefault="00980552" w:rsidP="00980552">
            <w:pPr>
              <w:pStyle w:val="TableEntry"/>
            </w:pPr>
            <w:r w:rsidRPr="001F42D3">
              <w:t>Endpoint communication device telephony dial back started</w:t>
            </w:r>
          </w:p>
        </w:tc>
      </w:tr>
      <w:tr w:rsidR="00980552" w:rsidRPr="001F42D3" w14:paraId="0F11791C" w14:textId="77777777" w:rsidTr="009926F3">
        <w:trPr>
          <w:jc w:val="center"/>
        </w:trPr>
        <w:tc>
          <w:tcPr>
            <w:tcW w:w="2367" w:type="dxa"/>
            <w:vAlign w:val="center"/>
          </w:tcPr>
          <w:p w14:paraId="0E2BDA30" w14:textId="77777777" w:rsidR="00980552" w:rsidRPr="001F42D3" w:rsidRDefault="00980552" w:rsidP="00980552">
            <w:pPr>
              <w:pStyle w:val="TableEntry"/>
            </w:pPr>
            <w:r w:rsidRPr="001F42D3">
              <w:t>CALLBACKEND</w:t>
            </w:r>
          </w:p>
        </w:tc>
        <w:tc>
          <w:tcPr>
            <w:tcW w:w="4494" w:type="dxa"/>
            <w:vAlign w:val="center"/>
          </w:tcPr>
          <w:p w14:paraId="435E2DD7" w14:textId="77777777" w:rsidR="00980552" w:rsidRPr="001F42D3" w:rsidRDefault="00980552" w:rsidP="00980552">
            <w:pPr>
              <w:pStyle w:val="TableEntry"/>
            </w:pPr>
            <w:r w:rsidRPr="001F42D3">
              <w:t>Endpoint communication device telephony dial back ended</w:t>
            </w:r>
          </w:p>
        </w:tc>
      </w:tr>
      <w:tr w:rsidR="00980552" w:rsidRPr="001F42D3" w14:paraId="29DE98A7" w14:textId="77777777" w:rsidTr="009926F3">
        <w:trPr>
          <w:jc w:val="center"/>
        </w:trPr>
        <w:tc>
          <w:tcPr>
            <w:tcW w:w="2367" w:type="dxa"/>
            <w:vAlign w:val="center"/>
          </w:tcPr>
          <w:p w14:paraId="2C5FDF25" w14:textId="77777777" w:rsidR="00980552" w:rsidRPr="001F42D3" w:rsidRDefault="00980552" w:rsidP="00980552">
            <w:pPr>
              <w:pStyle w:val="TableEntry"/>
            </w:pPr>
            <w:r w:rsidRPr="001F42D3">
              <w:t>ACCEPTED</w:t>
            </w:r>
          </w:p>
        </w:tc>
        <w:tc>
          <w:tcPr>
            <w:tcW w:w="4494" w:type="dxa"/>
            <w:vAlign w:val="center"/>
          </w:tcPr>
          <w:p w14:paraId="75005C37" w14:textId="77777777" w:rsidR="00980552" w:rsidRPr="001F42D3" w:rsidRDefault="00980552" w:rsidP="00980552">
            <w:pPr>
              <w:pStyle w:val="TableEntry"/>
            </w:pPr>
            <w:r w:rsidRPr="001F42D3">
              <w:t>Endpoint communication device operator has accepted responsibility for the alert</w:t>
            </w:r>
          </w:p>
        </w:tc>
      </w:tr>
      <w:tr w:rsidR="00980552" w:rsidRPr="001F42D3" w14:paraId="7FBD60F5" w14:textId="77777777" w:rsidTr="009926F3">
        <w:trPr>
          <w:jc w:val="center"/>
        </w:trPr>
        <w:tc>
          <w:tcPr>
            <w:tcW w:w="2367" w:type="dxa"/>
            <w:vAlign w:val="center"/>
          </w:tcPr>
          <w:p w14:paraId="5B92FD15" w14:textId="77777777" w:rsidR="00980552" w:rsidRPr="001F42D3" w:rsidRDefault="00980552" w:rsidP="00980552">
            <w:pPr>
              <w:pStyle w:val="TableEntry"/>
            </w:pPr>
            <w:r w:rsidRPr="001F42D3">
              <w:t>ACCEPTEDPOSITIVE</w:t>
            </w:r>
          </w:p>
        </w:tc>
        <w:tc>
          <w:tcPr>
            <w:tcW w:w="4494" w:type="dxa"/>
            <w:vAlign w:val="center"/>
          </w:tcPr>
          <w:p w14:paraId="3103F43C" w14:textId="77777777" w:rsidR="00980552" w:rsidRPr="001F42D3" w:rsidRDefault="00980552" w:rsidP="00980552">
            <w:pPr>
              <w:pStyle w:val="TableEntry"/>
            </w:pPr>
            <w:r w:rsidRPr="001F42D3">
              <w:t>Endpoint communication device operator has accepted responsibility for the alert and has indicated that the alert is actionable</w:t>
            </w:r>
          </w:p>
        </w:tc>
      </w:tr>
      <w:tr w:rsidR="00980552" w:rsidRPr="001F42D3" w14:paraId="52B73557" w14:textId="77777777" w:rsidTr="009926F3">
        <w:trPr>
          <w:jc w:val="center"/>
        </w:trPr>
        <w:tc>
          <w:tcPr>
            <w:tcW w:w="2367" w:type="dxa"/>
            <w:vAlign w:val="center"/>
          </w:tcPr>
          <w:p w14:paraId="1F3D9BEE" w14:textId="77777777" w:rsidR="00980552" w:rsidRPr="001F42D3" w:rsidRDefault="00980552" w:rsidP="00980552">
            <w:pPr>
              <w:pStyle w:val="TableEntry"/>
            </w:pPr>
            <w:r w:rsidRPr="001F42D3">
              <w:t>ACCEPTEDNOTRELEVANT</w:t>
            </w:r>
          </w:p>
        </w:tc>
        <w:tc>
          <w:tcPr>
            <w:tcW w:w="4494" w:type="dxa"/>
            <w:vAlign w:val="center"/>
          </w:tcPr>
          <w:p w14:paraId="1993B5EE" w14:textId="77777777" w:rsidR="00980552" w:rsidRPr="001F42D3" w:rsidRDefault="00980552" w:rsidP="00980552">
            <w:pPr>
              <w:pStyle w:val="TableEntry"/>
            </w:pPr>
            <w:r w:rsidRPr="001F42D3">
              <w:t>Endpoint communication device operator has accepted responsibility for the alert and has indicated it as not actionable</w:t>
            </w:r>
          </w:p>
        </w:tc>
      </w:tr>
      <w:tr w:rsidR="00980552" w:rsidRPr="001F42D3" w14:paraId="1DDE02EB" w14:textId="77777777" w:rsidTr="009926F3">
        <w:trPr>
          <w:jc w:val="center"/>
        </w:trPr>
        <w:tc>
          <w:tcPr>
            <w:tcW w:w="2367" w:type="dxa"/>
            <w:vAlign w:val="center"/>
          </w:tcPr>
          <w:p w14:paraId="59862831" w14:textId="77777777" w:rsidR="00980552" w:rsidRPr="001F42D3" w:rsidRDefault="00980552" w:rsidP="00980552">
            <w:pPr>
              <w:pStyle w:val="TableEntry"/>
            </w:pPr>
            <w:r w:rsidRPr="001F42D3">
              <w:t>ACCEPTEDFALSE</w:t>
            </w:r>
          </w:p>
        </w:tc>
        <w:tc>
          <w:tcPr>
            <w:tcW w:w="4494" w:type="dxa"/>
            <w:vAlign w:val="center"/>
          </w:tcPr>
          <w:p w14:paraId="0AC0B4A0" w14:textId="77777777" w:rsidR="00980552" w:rsidRPr="001F42D3" w:rsidRDefault="00980552" w:rsidP="00980552">
            <w:pPr>
              <w:pStyle w:val="TableEntry"/>
            </w:pPr>
            <w:r w:rsidRPr="001F42D3">
              <w:t>Endpoint communication device  operator has accepted responsibility for the alert has indicated that it is not a true alert</w:t>
            </w:r>
          </w:p>
        </w:tc>
      </w:tr>
      <w:tr w:rsidR="00980552" w:rsidRPr="001F42D3" w14:paraId="1CC47BDE" w14:textId="77777777" w:rsidTr="009926F3">
        <w:trPr>
          <w:jc w:val="center"/>
        </w:trPr>
        <w:tc>
          <w:tcPr>
            <w:tcW w:w="2367" w:type="dxa"/>
            <w:vAlign w:val="center"/>
          </w:tcPr>
          <w:p w14:paraId="6922ABF6" w14:textId="77777777" w:rsidR="00980552" w:rsidRPr="001F42D3" w:rsidRDefault="00980552" w:rsidP="00980552">
            <w:pPr>
              <w:pStyle w:val="TableEntry"/>
            </w:pPr>
            <w:r w:rsidRPr="001F42D3">
              <w:t>REJECTED</w:t>
            </w:r>
          </w:p>
        </w:tc>
        <w:tc>
          <w:tcPr>
            <w:tcW w:w="4494" w:type="dxa"/>
            <w:vAlign w:val="center"/>
          </w:tcPr>
          <w:p w14:paraId="722BFE37" w14:textId="77777777" w:rsidR="00980552" w:rsidRPr="001F42D3" w:rsidRDefault="00980552" w:rsidP="00980552">
            <w:pPr>
              <w:pStyle w:val="TableEntry"/>
            </w:pPr>
            <w:r w:rsidRPr="001F42D3">
              <w:t>Endpoint communication device  operator has declined responsibility for the alert</w:t>
            </w:r>
          </w:p>
        </w:tc>
      </w:tr>
      <w:tr w:rsidR="00980552" w:rsidRPr="001F42D3" w14:paraId="25EEC203" w14:textId="77777777" w:rsidTr="009926F3">
        <w:trPr>
          <w:jc w:val="center"/>
        </w:trPr>
        <w:tc>
          <w:tcPr>
            <w:tcW w:w="2367" w:type="dxa"/>
            <w:vAlign w:val="center"/>
          </w:tcPr>
          <w:p w14:paraId="38D0BF1A" w14:textId="77777777" w:rsidR="00980552" w:rsidRPr="001F42D3" w:rsidRDefault="00980552" w:rsidP="00980552">
            <w:pPr>
              <w:pStyle w:val="TableEntry"/>
            </w:pPr>
            <w:r w:rsidRPr="001F42D3">
              <w:t>CANCELLED</w:t>
            </w:r>
          </w:p>
        </w:tc>
        <w:tc>
          <w:tcPr>
            <w:tcW w:w="4494" w:type="dxa"/>
            <w:vAlign w:val="center"/>
          </w:tcPr>
          <w:p w14:paraId="3B401EEA" w14:textId="77777777" w:rsidR="00980552" w:rsidRPr="001F42D3" w:rsidRDefault="00980552" w:rsidP="00980552">
            <w:pPr>
              <w:pStyle w:val="TableEntry"/>
            </w:pPr>
            <w:r w:rsidRPr="001F42D3">
              <w:t>[reserved, not implemented]</w:t>
            </w:r>
          </w:p>
        </w:tc>
      </w:tr>
      <w:tr w:rsidR="00980552" w:rsidRPr="001F42D3" w14:paraId="68D5CFB0" w14:textId="77777777" w:rsidTr="009926F3">
        <w:trPr>
          <w:jc w:val="center"/>
        </w:trPr>
        <w:tc>
          <w:tcPr>
            <w:tcW w:w="2367" w:type="dxa"/>
            <w:vAlign w:val="center"/>
          </w:tcPr>
          <w:p w14:paraId="5395C01C" w14:textId="77777777" w:rsidR="00980552" w:rsidRPr="001F42D3" w:rsidRDefault="00980552" w:rsidP="00980552">
            <w:pPr>
              <w:pStyle w:val="TableEntry"/>
            </w:pPr>
            <w:r w:rsidRPr="001F42D3">
              <w:t>COMPLETED</w:t>
            </w:r>
          </w:p>
        </w:tc>
        <w:tc>
          <w:tcPr>
            <w:tcW w:w="4494" w:type="dxa"/>
            <w:vAlign w:val="center"/>
          </w:tcPr>
          <w:p w14:paraId="32F7D5E7" w14:textId="77777777" w:rsidR="00980552" w:rsidRPr="001F42D3" w:rsidRDefault="00980552" w:rsidP="00980552">
            <w:pPr>
              <w:pStyle w:val="TableEntry"/>
            </w:pPr>
            <w:r w:rsidRPr="001F42D3">
              <w:t>Endpoint communication device operator has indicated completion of the clinical workflow step associated with the alert notification</w:t>
            </w:r>
          </w:p>
        </w:tc>
      </w:tr>
      <w:tr w:rsidR="00980552" w:rsidRPr="001F42D3" w14:paraId="30CE0081" w14:textId="77777777" w:rsidTr="009926F3">
        <w:trPr>
          <w:jc w:val="center"/>
        </w:trPr>
        <w:tc>
          <w:tcPr>
            <w:tcW w:w="2367" w:type="dxa"/>
            <w:vAlign w:val="center"/>
          </w:tcPr>
          <w:p w14:paraId="6D8D8BCB" w14:textId="77777777" w:rsidR="00980552" w:rsidRPr="001F42D3" w:rsidRDefault="00980552" w:rsidP="00980552">
            <w:pPr>
              <w:pStyle w:val="TableEntry"/>
            </w:pPr>
            <w:r w:rsidRPr="001F42D3">
              <w:t>ACTIONURI</w:t>
            </w:r>
          </w:p>
        </w:tc>
        <w:tc>
          <w:tcPr>
            <w:tcW w:w="4494" w:type="dxa"/>
            <w:vAlign w:val="center"/>
          </w:tcPr>
          <w:p w14:paraId="6A38EA6C" w14:textId="77777777" w:rsidR="00980552" w:rsidRPr="001F42D3" w:rsidRDefault="00980552" w:rsidP="00980552">
            <w:pPr>
              <w:pStyle w:val="TableEntry"/>
            </w:pPr>
            <w:r w:rsidRPr="001F42D3">
              <w:t xml:space="preserve">An actionURI provided in the PCD-06 associated with the PCD-07 has been activated (the endpoint device operator clicked on the provided link and therefore activated it) in which case PRT-3.2 </w:t>
            </w:r>
            <w:r w:rsidRPr="001F42D3">
              <w:rPr>
                <w:i/>
              </w:rPr>
              <w:t>shall</w:t>
            </w:r>
            <w:r w:rsidRPr="001F42D3">
              <w:t xml:space="preserve"> have three repeated occurrences.</w:t>
            </w:r>
          </w:p>
          <w:p w14:paraId="24861EDB" w14:textId="5EA71911" w:rsidR="00980552" w:rsidRPr="001F42D3" w:rsidRDefault="00980552" w:rsidP="00980552">
            <w:pPr>
              <w:pStyle w:val="TableEntry"/>
            </w:pPr>
            <w:r w:rsidRPr="001F42D3">
              <w:lastRenderedPageBreak/>
              <w:t>The second occurrence – Identifier shall contain the string ACTIONURI</w:t>
            </w:r>
            <w:r w:rsidR="001F42D3">
              <w:t xml:space="preserve">. </w:t>
            </w:r>
            <w:r w:rsidRPr="001F42D3">
              <w:t xml:space="preserve">The – Text </w:t>
            </w:r>
            <w:r w:rsidRPr="001F42D3">
              <w:rPr>
                <w:i/>
              </w:rPr>
              <w:t>shall</w:t>
            </w:r>
            <w:r w:rsidRPr="001F42D3">
              <w:t xml:space="preserve"> contain the actionURL from the PCD-0</w:t>
            </w:r>
          </w:p>
          <w:p w14:paraId="485A876F" w14:textId="77777777" w:rsidR="00980552" w:rsidRPr="001F42D3" w:rsidRDefault="00980552" w:rsidP="00980552">
            <w:pPr>
              <w:pStyle w:val="TableEntry"/>
            </w:pPr>
            <w:r w:rsidRPr="001F42D3">
              <w:t>6.</w:t>
            </w:r>
          </w:p>
          <w:p w14:paraId="540A78ED" w14:textId="06267D74" w:rsidR="00980552" w:rsidRPr="001F42D3" w:rsidRDefault="00980552" w:rsidP="00980552">
            <w:pPr>
              <w:pStyle w:val="TableEntry"/>
            </w:pPr>
            <w:r w:rsidRPr="001F42D3">
              <w:t>The third occurrence – Identifier shall contain the string ACTIONURIPURPOSE</w:t>
            </w:r>
            <w:r w:rsidR="001F42D3">
              <w:t xml:space="preserve">. </w:t>
            </w:r>
            <w:r w:rsidRPr="001F42D3">
              <w:t xml:space="preserve">The – Text </w:t>
            </w:r>
            <w:r w:rsidRPr="001F42D3">
              <w:rPr>
                <w:i/>
              </w:rPr>
              <w:t>shall</w:t>
            </w:r>
            <w:r w:rsidRPr="001F42D3">
              <w:t xml:space="preserve"> contain the actionURIPurpose from the PCD-07</w:t>
            </w:r>
          </w:p>
        </w:tc>
      </w:tr>
    </w:tbl>
    <w:p w14:paraId="711DA4D1" w14:textId="77777777" w:rsidR="00D5185F" w:rsidRPr="001F42D3" w:rsidRDefault="00D5185F" w:rsidP="005C1693">
      <w:pPr>
        <w:pStyle w:val="BodyText"/>
      </w:pPr>
    </w:p>
    <w:p w14:paraId="69F6179F" w14:textId="1276C2D8" w:rsidR="00980552" w:rsidRPr="001F42D3" w:rsidRDefault="00980552" w:rsidP="005C1693">
      <w:pPr>
        <w:pStyle w:val="BodyText"/>
      </w:pPr>
      <w:r w:rsidRPr="001F42D3">
        <w:t>PRT-3.3 Name of Coding System is IHE_PCD_ACM.</w:t>
      </w:r>
    </w:p>
    <w:p w14:paraId="20F528E6" w14:textId="77777777" w:rsidR="00980552" w:rsidRPr="001F42D3" w:rsidRDefault="00980552" w:rsidP="005C1693">
      <w:pPr>
        <w:pStyle w:val="BodyText"/>
      </w:pPr>
      <w:r w:rsidRPr="001F42D3">
        <w:rPr>
          <w:b/>
          <w:bCs/>
        </w:rPr>
        <w:t>PRT-4 Participation (CWE) 02381</w:t>
      </w:r>
    </w:p>
    <w:p w14:paraId="782EB5E0" w14:textId="77777777" w:rsidR="00980552" w:rsidRPr="001F42D3" w:rsidRDefault="00980552" w:rsidP="005C1693">
      <w:pPr>
        <w:pStyle w:val="BodyText"/>
      </w:pPr>
      <w:r w:rsidRPr="001F42D3">
        <w:t>Identifier = ‘AAP” Alert Acknowledging Provider</w:t>
      </w:r>
    </w:p>
    <w:p w14:paraId="330446AA" w14:textId="77777777" w:rsidR="00980552" w:rsidRPr="001F42D3" w:rsidRDefault="00980552" w:rsidP="005C1693">
      <w:pPr>
        <w:pStyle w:val="BodyText"/>
      </w:pPr>
      <w:r w:rsidRPr="001F42D3">
        <w:t>Text = “Alert Acknowledging Provider”</w:t>
      </w:r>
    </w:p>
    <w:p w14:paraId="4617BE00" w14:textId="77777777" w:rsidR="00980552" w:rsidRPr="001F42D3" w:rsidRDefault="00980552" w:rsidP="005C1693">
      <w:pPr>
        <w:pStyle w:val="BodyText"/>
      </w:pPr>
      <w:r w:rsidRPr="001F42D3">
        <w:rPr>
          <w:b/>
          <w:bCs/>
        </w:rPr>
        <w:t>PRT-5 Participation Person (XCN) 02382</w:t>
      </w:r>
    </w:p>
    <w:p w14:paraId="17E0E277" w14:textId="0B34D98A" w:rsidR="00980552" w:rsidRPr="001F42D3" w:rsidRDefault="00980552" w:rsidP="005C1693">
      <w:pPr>
        <w:pStyle w:val="BodyText"/>
      </w:pPr>
      <w:r w:rsidRPr="001F42D3">
        <w:t xml:space="preserve">This is the identification of the person that was the intended recipient of the alert notification as communicated by the values ParticipantName and ParticipantID. This may refer to a specific person or it may refer to a shift changed shared device or a display device or it may refer to a person or device known only to the AC </w:t>
      </w:r>
      <w:r w:rsidR="00277D6B">
        <w:t>Actor</w:t>
      </w:r>
      <w:r w:rsidR="001F42D3">
        <w:t xml:space="preserve">. </w:t>
      </w:r>
      <w:r w:rsidRPr="001F42D3">
        <w:t>If this field is populated it shall unambiguously resolve to one person. When this field is populated and PRT-15 is not populated it presumes the Alert Manager has internally resolved the person to their currently assigned endpoint communication device or devices.</w:t>
      </w:r>
    </w:p>
    <w:p w14:paraId="295CA841" w14:textId="77777777" w:rsidR="00980552" w:rsidRPr="001F42D3" w:rsidRDefault="00980552" w:rsidP="005C1693">
      <w:pPr>
        <w:pStyle w:val="BodyText"/>
      </w:pPr>
      <w:r w:rsidRPr="001F42D3">
        <w:rPr>
          <w:b/>
          <w:bCs/>
        </w:rPr>
        <w:t>PRT-6 Participation Person Provider Type (CWE) 02383</w:t>
      </w:r>
    </w:p>
    <w:p w14:paraId="62AF81DB" w14:textId="6ACFCD34" w:rsidR="00980552" w:rsidRPr="001F42D3" w:rsidRDefault="00980552" w:rsidP="005C1693">
      <w:pPr>
        <w:pStyle w:val="BodyText"/>
      </w:pPr>
      <w:r w:rsidRPr="001F42D3">
        <w:t>For the PCD-05 message this is STF-4 StaffType</w:t>
      </w:r>
      <w:r w:rsidR="001F42D3">
        <w:t xml:space="preserve">. </w:t>
      </w:r>
      <w:r w:rsidRPr="001F42D3">
        <w:t>For example, to encode a nurse as the type of provider person consider using</w:t>
      </w:r>
    </w:p>
    <w:p w14:paraId="021589E6" w14:textId="77777777" w:rsidR="00980552" w:rsidRPr="001F42D3" w:rsidRDefault="00980552" w:rsidP="005C1693">
      <w:pPr>
        <w:pStyle w:val="BodyText"/>
      </w:pPr>
      <w:r w:rsidRPr="001F42D3">
        <w:tab/>
        <w:t>NURSE^Nurse^HL70182</w:t>
      </w:r>
    </w:p>
    <w:p w14:paraId="0F580025" w14:textId="77777777" w:rsidR="00980552" w:rsidRPr="001F42D3" w:rsidRDefault="00980552" w:rsidP="005C1693">
      <w:pPr>
        <w:pStyle w:val="BodyText"/>
      </w:pPr>
      <w:r w:rsidRPr="001F42D3">
        <w:t>If table HL70182 has not been loaded in the verification tool use “HL7nnnn”.</w:t>
      </w:r>
    </w:p>
    <w:p w14:paraId="3E0A38C7" w14:textId="77777777" w:rsidR="00980552" w:rsidRPr="001F42D3" w:rsidRDefault="00980552" w:rsidP="005C1693">
      <w:pPr>
        <w:pStyle w:val="BodyText"/>
      </w:pPr>
      <w:r w:rsidRPr="001F42D3">
        <w:rPr>
          <w:b/>
          <w:bCs/>
        </w:rPr>
        <w:t>PRT-7 Participation Organization Unit Type (CWE) 02384</w:t>
      </w:r>
    </w:p>
    <w:p w14:paraId="2930F0A7" w14:textId="77777777" w:rsidR="00980552" w:rsidRPr="001F42D3" w:rsidRDefault="00980552" w:rsidP="005C1693">
      <w:pPr>
        <w:pStyle w:val="BodyText"/>
      </w:pPr>
      <w:r w:rsidRPr="001F42D3">
        <w:t>For the PCD-05 message this field is optional.</w:t>
      </w:r>
    </w:p>
    <w:p w14:paraId="558CFFA6" w14:textId="77777777" w:rsidR="00980552" w:rsidRPr="001F42D3" w:rsidRDefault="00980552" w:rsidP="005C1693">
      <w:pPr>
        <w:pStyle w:val="BodyText"/>
      </w:pPr>
      <w:r w:rsidRPr="001F42D3">
        <w:rPr>
          <w:b/>
          <w:bCs/>
        </w:rPr>
        <w:t>PRT-8 Participation Organization (XON) 02385</w:t>
      </w:r>
    </w:p>
    <w:p w14:paraId="1D385A00" w14:textId="77777777" w:rsidR="00980552" w:rsidRPr="001F42D3" w:rsidRDefault="00980552" w:rsidP="005C1693">
      <w:pPr>
        <w:pStyle w:val="BodyText"/>
      </w:pPr>
      <w:r w:rsidRPr="001F42D3">
        <w:t>For the PCD-05 message this field is optional.</w:t>
      </w:r>
    </w:p>
    <w:p w14:paraId="15E16B8C" w14:textId="77777777" w:rsidR="00980552" w:rsidRPr="001F42D3" w:rsidRDefault="00980552" w:rsidP="005C1693">
      <w:pPr>
        <w:pStyle w:val="BodyText"/>
      </w:pPr>
      <w:r w:rsidRPr="001F42D3">
        <w:rPr>
          <w:b/>
          <w:bCs/>
        </w:rPr>
        <w:t>PRT-9 Participation Location (PL) 02386</w:t>
      </w:r>
    </w:p>
    <w:p w14:paraId="03E7A085" w14:textId="77777777" w:rsidR="00980552" w:rsidRPr="001F42D3" w:rsidRDefault="00980552" w:rsidP="005C1693">
      <w:pPr>
        <w:pStyle w:val="BodyText"/>
      </w:pPr>
      <w:r w:rsidRPr="001F42D3">
        <w:t>For the PCD-05 message this field contains the location associated with the alert notification dissemination status update, where the alert dissemination status update took place, for example delivered or read, or where the endpoint communication device operator response took place, for example accept or reject.</w:t>
      </w:r>
    </w:p>
    <w:p w14:paraId="6805CCCE" w14:textId="77777777" w:rsidR="00980552" w:rsidRPr="001F42D3" w:rsidRDefault="00980552" w:rsidP="005C1693">
      <w:pPr>
        <w:pStyle w:val="BodyText"/>
      </w:pPr>
      <w:r w:rsidRPr="001F42D3">
        <w:rPr>
          <w:b/>
          <w:bCs/>
        </w:rPr>
        <w:t>PRT-10 Participation Device (EI) 02348</w:t>
      </w:r>
    </w:p>
    <w:p w14:paraId="418EE768" w14:textId="77777777" w:rsidR="00980552" w:rsidRPr="001F42D3" w:rsidRDefault="00980552" w:rsidP="005C1693">
      <w:pPr>
        <w:pStyle w:val="BodyText"/>
      </w:pPr>
      <w:r w:rsidRPr="001F42D3">
        <w:lastRenderedPageBreak/>
        <w:t>For the PCD-05 this is the world unique identification of the endpoint communication device and not of the alerting medical device.</w:t>
      </w:r>
    </w:p>
    <w:p w14:paraId="22506231" w14:textId="77777777" w:rsidR="00980552" w:rsidRPr="001F42D3" w:rsidRDefault="00980552" w:rsidP="005C1693">
      <w:pPr>
        <w:pStyle w:val="BodyText"/>
      </w:pPr>
      <w:r w:rsidRPr="001F42D3">
        <w:rPr>
          <w:b/>
          <w:bCs/>
        </w:rPr>
        <w:t>PRT-11 Participation Begin Date/Time (DTM) 02387</w:t>
      </w:r>
    </w:p>
    <w:p w14:paraId="00D3AA60" w14:textId="77777777" w:rsidR="00980552" w:rsidRPr="001F42D3" w:rsidRDefault="00980552" w:rsidP="005C1693">
      <w:pPr>
        <w:pStyle w:val="BodyText"/>
      </w:pPr>
      <w:r w:rsidRPr="001F42D3">
        <w:t>For the PCD-05 this contains the reformatted for conformance timestamp from the underlying WCTP status update message of the PCD-07 transaction.</w:t>
      </w:r>
    </w:p>
    <w:p w14:paraId="533BDDAB" w14:textId="04777689" w:rsidR="00980552" w:rsidRPr="001F42D3" w:rsidRDefault="00980552" w:rsidP="005C1693">
      <w:pPr>
        <w:pStyle w:val="BodyText"/>
      </w:pPr>
      <w:r w:rsidRPr="001F42D3">
        <w:t>The syntax of WCTP timestamps and PCD (HL7) timestamps is not identical</w:t>
      </w:r>
      <w:r w:rsidR="001F42D3">
        <w:t xml:space="preserve">. </w:t>
      </w:r>
      <w:r w:rsidRPr="001F42D3">
        <w:t>Some reformatting is required to map the WCTP timestamp to a PCD timestamp.</w:t>
      </w:r>
    </w:p>
    <w:p w14:paraId="3AB3DD30" w14:textId="77777777" w:rsidR="00980552" w:rsidRPr="001F42D3" w:rsidRDefault="00980552" w:rsidP="005C1693">
      <w:pPr>
        <w:pStyle w:val="BodyText"/>
      </w:pPr>
      <w:r w:rsidRPr="001F42D3">
        <w:rPr>
          <w:b/>
          <w:bCs/>
        </w:rPr>
        <w:t>PRT-12 Participation End Date/Time (DTM) 02388</w:t>
      </w:r>
    </w:p>
    <w:p w14:paraId="2139473E" w14:textId="77777777" w:rsidR="00980552" w:rsidRPr="001F42D3" w:rsidRDefault="00980552" w:rsidP="005C1693">
      <w:pPr>
        <w:pStyle w:val="BodyText"/>
      </w:pPr>
      <w:r w:rsidRPr="001F42D3">
        <w:t>For the PCD-05 message this field is not used.</w:t>
      </w:r>
    </w:p>
    <w:p w14:paraId="2D6ECFF8" w14:textId="77777777" w:rsidR="00980552" w:rsidRPr="005C1693" w:rsidRDefault="00980552" w:rsidP="005C1693">
      <w:pPr>
        <w:pStyle w:val="BodyText"/>
      </w:pPr>
      <w:r w:rsidRPr="005C1693">
        <w:rPr>
          <w:b/>
          <w:bCs/>
        </w:rPr>
        <w:t>PRT-13 Participation Qualitative Duration (CWE) 02389</w:t>
      </w:r>
    </w:p>
    <w:p w14:paraId="0F2D2AA6" w14:textId="77777777" w:rsidR="00980552" w:rsidRPr="001F42D3" w:rsidRDefault="00980552" w:rsidP="005C1693">
      <w:pPr>
        <w:pStyle w:val="BodyText"/>
      </w:pPr>
      <w:r w:rsidRPr="001F42D3">
        <w:t>For the PCD-05 message this field is not used.</w:t>
      </w:r>
    </w:p>
    <w:p w14:paraId="52C9D5B4" w14:textId="77777777" w:rsidR="00980552" w:rsidRPr="001F42D3" w:rsidRDefault="00980552" w:rsidP="005C1693">
      <w:pPr>
        <w:pStyle w:val="BodyText"/>
      </w:pPr>
      <w:r w:rsidRPr="001F42D3">
        <w:rPr>
          <w:b/>
          <w:bCs/>
        </w:rPr>
        <w:t>PRT-14 Participation Address (XAD) 02390</w:t>
      </w:r>
    </w:p>
    <w:p w14:paraId="24184B76" w14:textId="058A491F" w:rsidR="00980552" w:rsidRPr="001F42D3" w:rsidRDefault="00980552" w:rsidP="005C1693">
      <w:pPr>
        <w:pStyle w:val="BodyText"/>
      </w:pPr>
      <w:r w:rsidRPr="001F42D3">
        <w:t>For the PCD-05 message this field is optional</w:t>
      </w:r>
      <w:r w:rsidR="001F42D3">
        <w:t xml:space="preserve">. </w:t>
      </w:r>
      <w:r w:rsidRPr="001F42D3">
        <w:t xml:space="preserve">A value in this field may be useful if the endpoint communication device operator is accessing the communication device from outside the healthcare facility in which case the AC </w:t>
      </w:r>
      <w:r w:rsidR="00277D6B">
        <w:t>Actor</w:t>
      </w:r>
      <w:r w:rsidRPr="001F42D3">
        <w:t xml:space="preserve"> may be able to optionally provide a value for the field in the form of an XAD data type conformant postal service address.</w:t>
      </w:r>
    </w:p>
    <w:p w14:paraId="5313A503" w14:textId="77777777" w:rsidR="00980552" w:rsidRPr="001F42D3" w:rsidRDefault="00980552" w:rsidP="005C1693">
      <w:pPr>
        <w:pStyle w:val="BodyText"/>
      </w:pPr>
      <w:r w:rsidRPr="001F42D3">
        <w:rPr>
          <w:b/>
          <w:bCs/>
        </w:rPr>
        <w:t>PRT-15 Participation Telecommunication Address (XTN) 02391</w:t>
      </w:r>
    </w:p>
    <w:p w14:paraId="33AE584E" w14:textId="1ECC6952" w:rsidR="00980552" w:rsidRPr="001F42D3" w:rsidRDefault="00980552" w:rsidP="005C1693">
      <w:pPr>
        <w:pStyle w:val="BodyText"/>
      </w:pPr>
      <w:r w:rsidRPr="001F42D3">
        <w:t>This field contains the telecommunication identification of the alert notification recipient’s telecommunication device (phone #, carrier and PIN, etc.) from the WCTP recipientID from the PCD-07 transaction. If this field is populated it shall unambiguously resolve to one endpoint communication device. If this field is not populated then PRT-5 Participation Person shall be populated</w:t>
      </w:r>
      <w:r w:rsidR="002C7EFF" w:rsidRPr="001F42D3">
        <w:t>,</w:t>
      </w:r>
      <w:r w:rsidRPr="001F42D3">
        <w:t xml:space="preserve"> and it is presumed that the Alert Manager has internally resolved the person to their currently assigned endpoint communication device or devices.</w:t>
      </w:r>
    </w:p>
    <w:p w14:paraId="427E779C" w14:textId="701F575D" w:rsidR="00980552" w:rsidRPr="001F42D3" w:rsidRDefault="00980552" w:rsidP="005C1693">
      <w:pPr>
        <w:pStyle w:val="BodyText"/>
      </w:pPr>
      <w:r w:rsidRPr="001F42D3">
        <w:t>If the field value represents a telecommunications carrier identification and PIN reference, the carrier identification string goes in the fourth component Communication Address and the PIN string goes in the seventh component Local Number. If the field value represents a telephony dial string it can either be split into its XTN data type components or it can be a dial string in the twelfth component Unformatted Telephone number</w:t>
      </w:r>
      <w:r w:rsidR="001F42D3">
        <w:t xml:space="preserve">. </w:t>
      </w:r>
    </w:p>
    <w:p w14:paraId="08BF7C42" w14:textId="6A33BFFC" w:rsidR="00980552" w:rsidRPr="001F42D3" w:rsidRDefault="00980552" w:rsidP="005C1693">
      <w:pPr>
        <w:pStyle w:val="BodyText"/>
      </w:pPr>
      <w:r w:rsidRPr="001F42D3">
        <w:t>Note that XTN.1 was withdrawn as of HL7 v2.6</w:t>
      </w:r>
      <w:r w:rsidR="001F42D3">
        <w:t xml:space="preserve">. </w:t>
      </w:r>
      <w:r w:rsidRPr="001F42D3">
        <w:t>The field value should be formatted as per the HL7 2.6 form of the XGN datatype and leave XTN.1 empty.</w:t>
      </w:r>
    </w:p>
    <w:p w14:paraId="497F986C" w14:textId="4493E2FA" w:rsidR="00CD5A43" w:rsidRPr="001F42D3" w:rsidRDefault="00D53FC4" w:rsidP="00B34AEB">
      <w:pPr>
        <w:pStyle w:val="Heading3"/>
        <w:numPr>
          <w:ilvl w:val="0"/>
          <w:numId w:val="0"/>
        </w:numPr>
        <w:rPr>
          <w:noProof w:val="0"/>
        </w:rPr>
      </w:pPr>
      <w:bookmarkStart w:id="1988" w:name="_Toc214889789"/>
      <w:r w:rsidRPr="001F42D3">
        <w:rPr>
          <w:noProof w:val="0"/>
        </w:rPr>
        <w:t>B.10.</w:t>
      </w:r>
      <w:r w:rsidR="003F55BE" w:rsidRPr="001F42D3">
        <w:rPr>
          <w:noProof w:val="0"/>
        </w:rPr>
        <w:t>3</w:t>
      </w:r>
      <w:r w:rsidRPr="001F42D3">
        <w:rPr>
          <w:noProof w:val="0"/>
        </w:rPr>
        <w:t xml:space="preserve"> </w:t>
      </w:r>
      <w:r w:rsidR="00CD5A43" w:rsidRPr="001F42D3">
        <w:rPr>
          <w:noProof w:val="0"/>
        </w:rPr>
        <w:t>Future PRT segment use to support Unique Device Identifiers in the PCD Profiles</w:t>
      </w:r>
      <w:bookmarkEnd w:id="1988"/>
    </w:p>
    <w:p w14:paraId="3F0747E4" w14:textId="07514351" w:rsidR="00A4326F" w:rsidRPr="001F42D3" w:rsidRDefault="00D41741" w:rsidP="003A64E3">
      <w:pPr>
        <w:pStyle w:val="BodyText"/>
      </w:pPr>
      <w:r w:rsidRPr="001F42D3">
        <w:t xml:space="preserve">Because of the importance of the recently defined Unique Device Identifier from the US FDA, which was developed with extensive international consultation and is thus likely to be of international importance as well, the IHE PCD Technical Committee is preparing to enable the use of this device identification in addition to the IEEE EUI-64 it has previously prescribed for </w:t>
      </w:r>
      <w:r w:rsidRPr="001F42D3">
        <w:lastRenderedPageBreak/>
        <w:t>device identification. This relies on changes and additions to the PRT segment</w:t>
      </w:r>
      <w:r w:rsidR="00A4326F" w:rsidRPr="001F42D3">
        <w:t xml:space="preserve"> added in </w:t>
      </w:r>
      <w:r w:rsidR="006D613E" w:rsidRPr="001F42D3">
        <w:t>HL7</w:t>
      </w:r>
      <w:r w:rsidR="00995105" w:rsidRPr="001F42D3">
        <w:t xml:space="preserve"> </w:t>
      </w:r>
      <w:r w:rsidR="00A4326F" w:rsidRPr="001F42D3">
        <w:t xml:space="preserve">version 2.8.2. </w:t>
      </w:r>
      <w:r w:rsidR="0084235B" w:rsidRPr="001F42D3">
        <w:t>For the usage of PRT fields in ACM transactions PCD-04 and PCD-05, the instructions in sections B.10.01 (for PCD-04) and B.10.2 (for PCD-05) take precedence over this section in the case of conflict.</w:t>
      </w:r>
    </w:p>
    <w:p w14:paraId="4CC64FD7" w14:textId="209CEB4F" w:rsidR="00B11855" w:rsidRPr="001F42D3" w:rsidRDefault="00A4326F" w:rsidP="003A64E3">
      <w:pPr>
        <w:pStyle w:val="BodyText"/>
      </w:pPr>
      <w:r w:rsidRPr="001F42D3">
        <w:t xml:space="preserve">In future versions of this Technical Framework, the PRT segment will be used to convey device identification information formerly in the OBX-18 field of the OBX segment, which from V2.7 of </w:t>
      </w:r>
      <w:r w:rsidR="006D613E" w:rsidRPr="001F42D3">
        <w:t>HL7</w:t>
      </w:r>
      <w:r w:rsidR="00995105" w:rsidRPr="001F42D3">
        <w:t xml:space="preserve"> </w:t>
      </w:r>
      <w:r w:rsidRPr="001F42D3">
        <w:t xml:space="preserve">is retained for backward compatibility </w:t>
      </w:r>
      <w:r w:rsidR="00DF4204" w:rsidRPr="001F42D3">
        <w:t>only. The</w:t>
      </w:r>
      <w:r w:rsidR="00FF0C11" w:rsidRPr="001F42D3">
        <w:t xml:space="preserve"> material discussed under PRT-10 and PRT-16-20 below covers semantics to support inclusion of the FDA Universal Device Identifier (UDI)</w:t>
      </w:r>
      <w:r w:rsidRPr="001F42D3">
        <w:t>. The use of UDI</w:t>
      </w:r>
      <w:r w:rsidR="00FF0C11" w:rsidRPr="001F42D3">
        <w:t xml:space="preserve"> </w:t>
      </w:r>
      <w:r w:rsidRPr="001F42D3">
        <w:t>is</w:t>
      </w:r>
      <w:r w:rsidR="00FF0C11" w:rsidRPr="001F42D3">
        <w:t xml:space="preserve"> not yet required in this version of the Technical Framework but are expected to be required </w:t>
      </w:r>
      <w:r w:rsidR="00CD5A43" w:rsidRPr="001F42D3">
        <w:t>when the requirement is considered timely by the IHE PCD Technical and Planning Committees</w:t>
      </w:r>
      <w:r w:rsidR="00FF0C11" w:rsidRPr="001F42D3">
        <w:t>. In this revision, this information</w:t>
      </w:r>
      <w:r w:rsidR="00C45AB6" w:rsidRPr="001F42D3">
        <w:t xml:space="preserve"> is</w:t>
      </w:r>
      <w:r w:rsidR="003D003E" w:rsidRPr="001F42D3">
        <w:t xml:space="preserve"> </w:t>
      </w:r>
      <w:r w:rsidR="00C45AB6" w:rsidRPr="001F42D3">
        <w:t xml:space="preserve">informative only and </w:t>
      </w:r>
      <w:r w:rsidRPr="001F42D3">
        <w:t xml:space="preserve">this use of the PRI segment </w:t>
      </w:r>
      <w:r w:rsidR="00C45AB6" w:rsidRPr="001F42D3">
        <w:t xml:space="preserve">is not required </w:t>
      </w:r>
      <w:r w:rsidRPr="001F42D3">
        <w:t xml:space="preserve">in order </w:t>
      </w:r>
      <w:r w:rsidR="00C45AB6" w:rsidRPr="001F42D3">
        <w:t>to make a valid message in the current version of this Technical Framework.</w:t>
      </w:r>
      <w:r w:rsidR="00FF0C11" w:rsidRPr="001F42D3">
        <w:t xml:space="preserve"> Implementers should take note and prepare to support this segment</w:t>
      </w:r>
      <w:bookmarkEnd w:id="1945"/>
      <w:r w:rsidRPr="001F42D3">
        <w:t>.</w:t>
      </w:r>
      <w:r w:rsidR="009E6C9B" w:rsidRPr="001F42D3">
        <w:t xml:space="preserve"> </w:t>
      </w:r>
      <w:r w:rsidRPr="001F42D3">
        <w:t xml:space="preserve">Implementers should consider supporting this optional usage as soon as </w:t>
      </w:r>
      <w:r w:rsidR="006D48A4" w:rsidRPr="001F42D3">
        <w:t xml:space="preserve">is </w:t>
      </w:r>
      <w:r w:rsidRPr="001F42D3">
        <w:t xml:space="preserve">practicable for them, to prepare for early testing. For a Device Observation Consumer, it is advisable </w:t>
      </w:r>
      <w:r w:rsidR="006D48A4" w:rsidRPr="001F42D3">
        <w:t xml:space="preserve">as a first step </w:t>
      </w:r>
      <w:r w:rsidRPr="001F42D3">
        <w:t xml:space="preserve">to </w:t>
      </w:r>
      <w:r w:rsidR="006D48A4" w:rsidRPr="001F42D3">
        <w:t>check at a minimum that the PRT segments are accepted without causing unexpected behavior or error messages even if they are not yet semantically processed.</w:t>
      </w:r>
    </w:p>
    <w:p w14:paraId="6EF1DB6C" w14:textId="5CF936AB" w:rsidR="00B11855" w:rsidRPr="001F42D3" w:rsidRDefault="003D003E" w:rsidP="00CF5627">
      <w:pPr>
        <w:pStyle w:val="TableTitle"/>
      </w:pPr>
      <w:r w:rsidRPr="001F42D3">
        <w:t xml:space="preserve">Table </w:t>
      </w:r>
      <w:r w:rsidR="00E86B15" w:rsidRPr="001F42D3">
        <w:t>B</w:t>
      </w:r>
      <w:r w:rsidR="00506FBD" w:rsidRPr="001F42D3">
        <w:t>.10</w:t>
      </w:r>
      <w:r w:rsidR="004E547A" w:rsidRPr="001F42D3">
        <w:t>.</w:t>
      </w:r>
      <w:r w:rsidR="00ED73DD" w:rsidRPr="001F42D3">
        <w:t>3</w:t>
      </w:r>
      <w:r w:rsidR="00E86B15" w:rsidRPr="001F42D3">
        <w:t>-1</w:t>
      </w:r>
      <w:r w:rsidRPr="001F42D3">
        <w:t xml:space="preserve">: </w:t>
      </w:r>
      <w:r w:rsidR="006D613E" w:rsidRPr="001F42D3">
        <w:t>HL7</w:t>
      </w:r>
      <w:r w:rsidR="00995105" w:rsidRPr="001F42D3">
        <w:t xml:space="preserve"> </w:t>
      </w:r>
      <w:r w:rsidRPr="001F42D3">
        <w:t>Attribute Table - PRT – Participation Information</w:t>
      </w:r>
    </w:p>
    <w:tbl>
      <w:tblPr>
        <w:tblW w:w="83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44"/>
        <w:gridCol w:w="990"/>
        <w:gridCol w:w="900"/>
        <w:gridCol w:w="822"/>
        <w:gridCol w:w="834"/>
        <w:gridCol w:w="900"/>
        <w:gridCol w:w="2898"/>
      </w:tblGrid>
      <w:tr w:rsidR="0012698E" w:rsidRPr="001F42D3" w14:paraId="7EB8EC7A" w14:textId="77777777" w:rsidTr="00C10546">
        <w:trPr>
          <w:cantSplit/>
          <w:jc w:val="center"/>
        </w:trPr>
        <w:tc>
          <w:tcPr>
            <w:tcW w:w="1044" w:type="dxa"/>
            <w:shd w:val="clear" w:color="auto" w:fill="D9D9D9"/>
            <w:hideMark/>
          </w:tcPr>
          <w:p w14:paraId="4F7BA2CA" w14:textId="77777777" w:rsidR="0012698E" w:rsidRPr="001F42D3" w:rsidRDefault="0012698E" w:rsidP="001371EA">
            <w:pPr>
              <w:pStyle w:val="TableEntryHeader"/>
              <w:keepLines/>
              <w:suppressAutoHyphens/>
              <w:rPr>
                <w:rFonts w:cs="PMingLiU"/>
              </w:rPr>
            </w:pPr>
            <w:r w:rsidRPr="001F42D3">
              <w:rPr>
                <w:rFonts w:cs="PMingLiU"/>
              </w:rPr>
              <w:t>SEQ</w:t>
            </w:r>
          </w:p>
        </w:tc>
        <w:tc>
          <w:tcPr>
            <w:tcW w:w="990" w:type="dxa"/>
            <w:shd w:val="clear" w:color="auto" w:fill="D9D9D9"/>
            <w:hideMark/>
          </w:tcPr>
          <w:p w14:paraId="5520F03B" w14:textId="77777777" w:rsidR="0012698E" w:rsidRPr="001F42D3" w:rsidRDefault="0012698E" w:rsidP="001371EA">
            <w:pPr>
              <w:pStyle w:val="TableEntryHeader"/>
              <w:keepLines/>
              <w:suppressAutoHyphens/>
              <w:rPr>
                <w:rFonts w:cs="PMingLiU"/>
              </w:rPr>
            </w:pPr>
            <w:r w:rsidRPr="001F42D3">
              <w:rPr>
                <w:rFonts w:cs="PMingLiU"/>
              </w:rPr>
              <w:t>LEN</w:t>
            </w:r>
          </w:p>
        </w:tc>
        <w:tc>
          <w:tcPr>
            <w:tcW w:w="900" w:type="dxa"/>
            <w:shd w:val="clear" w:color="auto" w:fill="D9D9D9"/>
            <w:hideMark/>
          </w:tcPr>
          <w:p w14:paraId="6BACE0E5" w14:textId="77777777" w:rsidR="0012698E" w:rsidRPr="001F42D3" w:rsidRDefault="0012698E" w:rsidP="001371EA">
            <w:pPr>
              <w:pStyle w:val="TableEntryHeader"/>
              <w:keepLines/>
              <w:suppressAutoHyphens/>
              <w:rPr>
                <w:rFonts w:cs="PMingLiU"/>
              </w:rPr>
            </w:pPr>
            <w:r w:rsidRPr="001F42D3">
              <w:rPr>
                <w:rFonts w:cs="PMingLiU"/>
              </w:rPr>
              <w:t>DT</w:t>
            </w:r>
          </w:p>
        </w:tc>
        <w:tc>
          <w:tcPr>
            <w:tcW w:w="822" w:type="dxa"/>
            <w:shd w:val="clear" w:color="auto" w:fill="D9D9D9"/>
            <w:hideMark/>
          </w:tcPr>
          <w:p w14:paraId="623CACBF" w14:textId="77777777" w:rsidR="0012698E" w:rsidRPr="001F42D3" w:rsidRDefault="0012698E" w:rsidP="001371EA">
            <w:pPr>
              <w:pStyle w:val="TableEntryHeader"/>
              <w:keepLines/>
              <w:suppressAutoHyphens/>
              <w:rPr>
                <w:rFonts w:cs="PMingLiU"/>
              </w:rPr>
            </w:pPr>
            <w:r w:rsidRPr="001F42D3">
              <w:rPr>
                <w:rFonts w:cs="PMingLiU"/>
              </w:rPr>
              <w:t>OPT</w:t>
            </w:r>
          </w:p>
        </w:tc>
        <w:tc>
          <w:tcPr>
            <w:tcW w:w="834" w:type="dxa"/>
            <w:shd w:val="clear" w:color="auto" w:fill="D9D9D9"/>
            <w:hideMark/>
          </w:tcPr>
          <w:p w14:paraId="4CBC0975" w14:textId="77777777" w:rsidR="0012698E" w:rsidRPr="001F42D3" w:rsidRDefault="0012698E" w:rsidP="001371EA">
            <w:pPr>
              <w:pStyle w:val="TableEntryHeader"/>
              <w:keepLines/>
              <w:suppressAutoHyphens/>
              <w:rPr>
                <w:rFonts w:cs="PMingLiU"/>
              </w:rPr>
            </w:pPr>
            <w:r w:rsidRPr="001F42D3">
              <w:rPr>
                <w:rFonts w:cs="PMingLiU"/>
              </w:rPr>
              <w:t>RP/#</w:t>
            </w:r>
          </w:p>
        </w:tc>
        <w:tc>
          <w:tcPr>
            <w:tcW w:w="900" w:type="dxa"/>
            <w:shd w:val="clear" w:color="auto" w:fill="D9D9D9"/>
            <w:hideMark/>
          </w:tcPr>
          <w:p w14:paraId="64C3A0D2" w14:textId="77777777" w:rsidR="0012698E" w:rsidRPr="001F42D3" w:rsidRDefault="0012698E" w:rsidP="001371EA">
            <w:pPr>
              <w:pStyle w:val="TableEntryHeader"/>
              <w:keepLines/>
              <w:suppressAutoHyphens/>
              <w:rPr>
                <w:rFonts w:cs="PMingLiU"/>
              </w:rPr>
            </w:pPr>
            <w:r w:rsidRPr="001F42D3">
              <w:rPr>
                <w:rFonts w:cs="PMingLiU"/>
              </w:rPr>
              <w:t>TBL#</w:t>
            </w:r>
          </w:p>
        </w:tc>
        <w:tc>
          <w:tcPr>
            <w:tcW w:w="2898" w:type="dxa"/>
            <w:shd w:val="clear" w:color="auto" w:fill="D9D9D9"/>
            <w:hideMark/>
          </w:tcPr>
          <w:p w14:paraId="3FFD97E4" w14:textId="77777777" w:rsidR="0012698E" w:rsidRPr="001F42D3" w:rsidRDefault="0012698E" w:rsidP="001371EA">
            <w:pPr>
              <w:pStyle w:val="TableEntryHeader"/>
              <w:keepLines/>
              <w:suppressAutoHyphens/>
              <w:rPr>
                <w:rFonts w:cs="PMingLiU"/>
              </w:rPr>
            </w:pPr>
            <w:r w:rsidRPr="001F42D3">
              <w:rPr>
                <w:rFonts w:cs="PMingLiU"/>
              </w:rPr>
              <w:t>ELEMENT NAME</w:t>
            </w:r>
          </w:p>
        </w:tc>
      </w:tr>
      <w:tr w:rsidR="0012698E" w:rsidRPr="001F42D3" w14:paraId="559CF68D" w14:textId="77777777" w:rsidTr="00C10546">
        <w:trPr>
          <w:cantSplit/>
          <w:jc w:val="center"/>
        </w:trPr>
        <w:tc>
          <w:tcPr>
            <w:tcW w:w="1044" w:type="dxa"/>
            <w:hideMark/>
          </w:tcPr>
          <w:p w14:paraId="1754FEAE" w14:textId="77777777" w:rsidR="0012698E" w:rsidRPr="001F42D3" w:rsidRDefault="0012698E" w:rsidP="00B34AEB">
            <w:pPr>
              <w:pStyle w:val="TableEntry"/>
            </w:pPr>
            <w:r w:rsidRPr="001F42D3">
              <w:t>1</w:t>
            </w:r>
          </w:p>
        </w:tc>
        <w:tc>
          <w:tcPr>
            <w:tcW w:w="990" w:type="dxa"/>
            <w:hideMark/>
          </w:tcPr>
          <w:p w14:paraId="32BB2484" w14:textId="77777777" w:rsidR="0012698E" w:rsidRPr="001F42D3" w:rsidRDefault="0012698E" w:rsidP="001371EA">
            <w:pPr>
              <w:pStyle w:val="TableEntry"/>
              <w:keepNext/>
              <w:keepLines/>
              <w:suppressAutoHyphens/>
              <w:rPr>
                <w:rFonts w:cs="TimesNewRomanPSMT"/>
              </w:rPr>
            </w:pPr>
            <w:r w:rsidRPr="001F42D3">
              <w:rPr>
                <w:rFonts w:cs="TimesNewRomanPSMT"/>
              </w:rPr>
              <w:t>1..4</w:t>
            </w:r>
          </w:p>
        </w:tc>
        <w:tc>
          <w:tcPr>
            <w:tcW w:w="900" w:type="dxa"/>
            <w:hideMark/>
          </w:tcPr>
          <w:p w14:paraId="5074A47C"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25D6FC4B"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43999B84" w14:textId="77777777" w:rsidR="0012698E" w:rsidRPr="001F42D3" w:rsidRDefault="0012698E" w:rsidP="001371EA">
            <w:pPr>
              <w:pStyle w:val="TableEntry"/>
              <w:keepNext/>
              <w:keepLines/>
              <w:suppressAutoHyphens/>
              <w:rPr>
                <w:rFonts w:cs="TimesNewRomanPSMT"/>
              </w:rPr>
            </w:pPr>
            <w:r w:rsidRPr="001F42D3">
              <w:rPr>
                <w:rFonts w:cs="TimesNewRomanPSMT"/>
              </w:rPr>
              <w:t>N</w:t>
            </w:r>
          </w:p>
        </w:tc>
        <w:tc>
          <w:tcPr>
            <w:tcW w:w="900" w:type="dxa"/>
          </w:tcPr>
          <w:p w14:paraId="76F001B9" w14:textId="77777777" w:rsidR="0012698E" w:rsidRPr="001F42D3" w:rsidRDefault="0012698E" w:rsidP="001371EA">
            <w:pPr>
              <w:pStyle w:val="TableEntry"/>
              <w:keepNext/>
              <w:keepLines/>
              <w:suppressAutoHyphens/>
              <w:rPr>
                <w:rFonts w:cs="TimesNewRomanPSMT"/>
              </w:rPr>
            </w:pPr>
          </w:p>
        </w:tc>
        <w:tc>
          <w:tcPr>
            <w:tcW w:w="2898" w:type="dxa"/>
            <w:hideMark/>
          </w:tcPr>
          <w:p w14:paraId="707F1030" w14:textId="77777777" w:rsidR="0012698E" w:rsidRPr="001F42D3" w:rsidRDefault="0012698E" w:rsidP="001371EA">
            <w:pPr>
              <w:pStyle w:val="TableEntry"/>
              <w:keepNext/>
              <w:keepLines/>
              <w:suppressAutoHyphens/>
              <w:rPr>
                <w:rFonts w:cs="TimesNewRomanPSMT"/>
              </w:rPr>
            </w:pPr>
            <w:r w:rsidRPr="001F42D3">
              <w:rPr>
                <w:rFonts w:cs="TimesNewRomanPSMT"/>
              </w:rPr>
              <w:t>Participation Instance ID</w:t>
            </w:r>
          </w:p>
        </w:tc>
      </w:tr>
      <w:tr w:rsidR="0012698E" w:rsidRPr="001F42D3" w14:paraId="556C45B1" w14:textId="77777777" w:rsidTr="00C10546">
        <w:trPr>
          <w:cantSplit/>
          <w:jc w:val="center"/>
        </w:trPr>
        <w:tc>
          <w:tcPr>
            <w:tcW w:w="1044" w:type="dxa"/>
            <w:hideMark/>
          </w:tcPr>
          <w:p w14:paraId="01AB5578" w14:textId="77777777" w:rsidR="0012698E" w:rsidRPr="001F42D3" w:rsidRDefault="0012698E" w:rsidP="00B34AEB">
            <w:pPr>
              <w:pStyle w:val="TableEntry"/>
            </w:pPr>
            <w:r w:rsidRPr="001F42D3">
              <w:t>2</w:t>
            </w:r>
          </w:p>
        </w:tc>
        <w:tc>
          <w:tcPr>
            <w:tcW w:w="990" w:type="dxa"/>
            <w:hideMark/>
          </w:tcPr>
          <w:p w14:paraId="24FA92B2" w14:textId="77777777" w:rsidR="0012698E" w:rsidRPr="001F42D3" w:rsidRDefault="0012698E" w:rsidP="001371EA">
            <w:pPr>
              <w:pStyle w:val="TableEntry"/>
              <w:keepNext/>
              <w:keepLines/>
              <w:suppressAutoHyphens/>
              <w:rPr>
                <w:rFonts w:cs="TimesNewRomanPSMT"/>
              </w:rPr>
            </w:pPr>
            <w:r w:rsidRPr="001F42D3">
              <w:rPr>
                <w:rFonts w:cs="TimesNewRomanPSMT"/>
              </w:rPr>
              <w:t>2..2</w:t>
            </w:r>
          </w:p>
        </w:tc>
        <w:tc>
          <w:tcPr>
            <w:tcW w:w="900" w:type="dxa"/>
            <w:hideMark/>
          </w:tcPr>
          <w:p w14:paraId="3BDA6FB0" w14:textId="77777777" w:rsidR="0012698E" w:rsidRPr="001F42D3" w:rsidRDefault="0012698E" w:rsidP="001371EA">
            <w:pPr>
              <w:pStyle w:val="TableEntry"/>
              <w:keepNext/>
              <w:keepLines/>
              <w:suppressAutoHyphens/>
              <w:rPr>
                <w:rFonts w:cs="TimesNewRomanPSMT"/>
              </w:rPr>
            </w:pPr>
            <w:r w:rsidRPr="001F42D3">
              <w:rPr>
                <w:rFonts w:cs="TimesNewRomanPSMT"/>
              </w:rPr>
              <w:t>ID</w:t>
            </w:r>
          </w:p>
        </w:tc>
        <w:tc>
          <w:tcPr>
            <w:tcW w:w="822" w:type="dxa"/>
            <w:hideMark/>
          </w:tcPr>
          <w:p w14:paraId="45FB862F" w14:textId="77777777" w:rsidR="0012698E" w:rsidRPr="001F42D3" w:rsidRDefault="0012698E" w:rsidP="001371EA">
            <w:pPr>
              <w:pStyle w:val="TableEntry"/>
              <w:keepNext/>
              <w:keepLines/>
              <w:suppressAutoHyphens/>
              <w:rPr>
                <w:rFonts w:cs="TimesNewRomanPSMT"/>
              </w:rPr>
            </w:pPr>
            <w:r w:rsidRPr="001F42D3">
              <w:rPr>
                <w:rFonts w:cs="TimesNewRomanPSMT"/>
              </w:rPr>
              <w:t>R</w:t>
            </w:r>
          </w:p>
        </w:tc>
        <w:tc>
          <w:tcPr>
            <w:tcW w:w="834" w:type="dxa"/>
          </w:tcPr>
          <w:p w14:paraId="5D578B58" w14:textId="77777777" w:rsidR="0012698E" w:rsidRPr="001F42D3" w:rsidRDefault="0012698E" w:rsidP="001371EA">
            <w:pPr>
              <w:pStyle w:val="TableEntry"/>
              <w:keepNext/>
              <w:keepLines/>
              <w:suppressAutoHyphens/>
              <w:rPr>
                <w:rFonts w:cs="TimesNewRomanPSMT"/>
              </w:rPr>
            </w:pPr>
          </w:p>
        </w:tc>
        <w:tc>
          <w:tcPr>
            <w:tcW w:w="900" w:type="dxa"/>
            <w:hideMark/>
          </w:tcPr>
          <w:p w14:paraId="028999BF" w14:textId="77777777" w:rsidR="0012698E" w:rsidRPr="001F42D3" w:rsidRDefault="0012698E" w:rsidP="001371EA">
            <w:pPr>
              <w:pStyle w:val="TableEntry"/>
              <w:keepNext/>
              <w:keepLines/>
              <w:suppressAutoHyphens/>
              <w:rPr>
                <w:rFonts w:cs="TimesNewRomanPSMT"/>
              </w:rPr>
            </w:pPr>
            <w:hyperlink r:id="rId68" w:anchor="HL70287" w:history="1">
              <w:r w:rsidRPr="001F42D3">
                <w:rPr>
                  <w:rStyle w:val="Hyperlink"/>
                  <w:rFonts w:cs="TimesNewRomanPSMT"/>
                </w:rPr>
                <w:t>0287</w:t>
              </w:r>
            </w:hyperlink>
          </w:p>
        </w:tc>
        <w:tc>
          <w:tcPr>
            <w:tcW w:w="2898" w:type="dxa"/>
            <w:hideMark/>
          </w:tcPr>
          <w:p w14:paraId="73DBE1A4" w14:textId="77777777" w:rsidR="0012698E" w:rsidRPr="001F42D3" w:rsidRDefault="0012698E" w:rsidP="001371EA">
            <w:pPr>
              <w:pStyle w:val="TableEntry"/>
              <w:keepNext/>
              <w:keepLines/>
              <w:suppressAutoHyphens/>
              <w:rPr>
                <w:rFonts w:cs="TimesNewRomanPSMT"/>
              </w:rPr>
            </w:pPr>
            <w:r w:rsidRPr="001F42D3">
              <w:rPr>
                <w:rFonts w:cs="TimesNewRomanPSMT"/>
              </w:rPr>
              <w:t>Action Code</w:t>
            </w:r>
          </w:p>
        </w:tc>
      </w:tr>
      <w:tr w:rsidR="0012698E" w:rsidRPr="001F42D3" w14:paraId="4D8A77ED" w14:textId="77777777" w:rsidTr="00C10546">
        <w:trPr>
          <w:cantSplit/>
          <w:jc w:val="center"/>
        </w:trPr>
        <w:tc>
          <w:tcPr>
            <w:tcW w:w="1044" w:type="dxa"/>
            <w:hideMark/>
          </w:tcPr>
          <w:p w14:paraId="35BA8479" w14:textId="77777777" w:rsidR="0012698E" w:rsidRPr="001F42D3" w:rsidRDefault="0012698E" w:rsidP="00B34AEB">
            <w:pPr>
              <w:pStyle w:val="TableEntry"/>
            </w:pPr>
            <w:r w:rsidRPr="001F42D3">
              <w:t>3</w:t>
            </w:r>
          </w:p>
        </w:tc>
        <w:tc>
          <w:tcPr>
            <w:tcW w:w="990" w:type="dxa"/>
          </w:tcPr>
          <w:p w14:paraId="4F78E262" w14:textId="77777777" w:rsidR="0012698E" w:rsidRPr="001F42D3" w:rsidRDefault="0012698E" w:rsidP="001371EA">
            <w:pPr>
              <w:pStyle w:val="TableEntry"/>
              <w:keepNext/>
              <w:keepLines/>
              <w:suppressAutoHyphens/>
              <w:rPr>
                <w:rFonts w:cs="TimesNewRomanPSMT"/>
              </w:rPr>
            </w:pPr>
          </w:p>
        </w:tc>
        <w:tc>
          <w:tcPr>
            <w:tcW w:w="900" w:type="dxa"/>
            <w:hideMark/>
          </w:tcPr>
          <w:p w14:paraId="6B91ADEE"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4ECA659E"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45A93670" w14:textId="77777777" w:rsidR="0012698E" w:rsidRPr="001F42D3" w:rsidRDefault="0012698E" w:rsidP="001371EA">
            <w:pPr>
              <w:pStyle w:val="TableEntry"/>
              <w:keepNext/>
              <w:keepLines/>
              <w:suppressAutoHyphens/>
              <w:rPr>
                <w:rFonts w:cs="TimesNewRomanPSMT"/>
              </w:rPr>
            </w:pPr>
          </w:p>
        </w:tc>
        <w:tc>
          <w:tcPr>
            <w:tcW w:w="900" w:type="dxa"/>
          </w:tcPr>
          <w:p w14:paraId="079A50F1" w14:textId="77777777" w:rsidR="0012698E" w:rsidRPr="001F42D3" w:rsidRDefault="0012698E" w:rsidP="001371EA">
            <w:pPr>
              <w:pStyle w:val="TableEntry"/>
              <w:keepNext/>
              <w:keepLines/>
              <w:suppressAutoHyphens/>
              <w:rPr>
                <w:rFonts w:cs="TimesNewRomanPSMT"/>
              </w:rPr>
            </w:pPr>
          </w:p>
        </w:tc>
        <w:tc>
          <w:tcPr>
            <w:tcW w:w="2898" w:type="dxa"/>
            <w:hideMark/>
          </w:tcPr>
          <w:p w14:paraId="461FD064" w14:textId="77777777" w:rsidR="0012698E" w:rsidRPr="001F42D3" w:rsidRDefault="0012698E" w:rsidP="001371EA">
            <w:pPr>
              <w:pStyle w:val="TableEntry"/>
              <w:keepNext/>
              <w:keepLines/>
              <w:suppressAutoHyphens/>
              <w:rPr>
                <w:rFonts w:cs="TimesNewRomanPSMT"/>
              </w:rPr>
            </w:pPr>
            <w:r w:rsidRPr="001F42D3">
              <w:rPr>
                <w:rFonts w:cs="TimesNewRomanPSMT"/>
              </w:rPr>
              <w:t>Action Reason</w:t>
            </w:r>
          </w:p>
        </w:tc>
      </w:tr>
      <w:tr w:rsidR="0012698E" w:rsidRPr="001F42D3" w14:paraId="403D0BA1" w14:textId="77777777" w:rsidTr="00C10546">
        <w:trPr>
          <w:cantSplit/>
          <w:jc w:val="center"/>
        </w:trPr>
        <w:tc>
          <w:tcPr>
            <w:tcW w:w="1044" w:type="dxa"/>
            <w:hideMark/>
          </w:tcPr>
          <w:p w14:paraId="542792A4" w14:textId="77777777" w:rsidR="0012698E" w:rsidRPr="001F42D3" w:rsidRDefault="0012698E" w:rsidP="00B34AEB">
            <w:pPr>
              <w:pStyle w:val="TableEntry"/>
            </w:pPr>
            <w:r w:rsidRPr="001F42D3">
              <w:t>4</w:t>
            </w:r>
          </w:p>
        </w:tc>
        <w:tc>
          <w:tcPr>
            <w:tcW w:w="990" w:type="dxa"/>
          </w:tcPr>
          <w:p w14:paraId="0D318BBA" w14:textId="77777777" w:rsidR="0012698E" w:rsidRPr="001F42D3" w:rsidRDefault="0012698E" w:rsidP="001371EA">
            <w:pPr>
              <w:pStyle w:val="TableEntry"/>
              <w:keepNext/>
              <w:keepLines/>
              <w:suppressAutoHyphens/>
              <w:rPr>
                <w:rFonts w:cs="TimesNewRomanPSMT"/>
              </w:rPr>
            </w:pPr>
          </w:p>
        </w:tc>
        <w:tc>
          <w:tcPr>
            <w:tcW w:w="900" w:type="dxa"/>
            <w:hideMark/>
          </w:tcPr>
          <w:p w14:paraId="40CA127F"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23346742" w14:textId="77777777" w:rsidR="0012698E" w:rsidRPr="001F42D3" w:rsidRDefault="0012698E" w:rsidP="001371EA">
            <w:pPr>
              <w:pStyle w:val="TableEntry"/>
              <w:keepNext/>
              <w:keepLines/>
              <w:suppressAutoHyphens/>
              <w:rPr>
                <w:rFonts w:cs="TimesNewRomanPSMT"/>
              </w:rPr>
            </w:pPr>
            <w:r w:rsidRPr="001F42D3">
              <w:rPr>
                <w:rFonts w:cs="TimesNewRomanPSMT"/>
              </w:rPr>
              <w:t>R</w:t>
            </w:r>
          </w:p>
        </w:tc>
        <w:tc>
          <w:tcPr>
            <w:tcW w:w="834" w:type="dxa"/>
          </w:tcPr>
          <w:p w14:paraId="2C6A0FA4" w14:textId="77777777" w:rsidR="0012698E" w:rsidRPr="001F42D3" w:rsidRDefault="0012698E" w:rsidP="001371EA">
            <w:pPr>
              <w:pStyle w:val="TableEntry"/>
              <w:keepNext/>
              <w:keepLines/>
              <w:suppressAutoHyphens/>
              <w:rPr>
                <w:rFonts w:cs="TimesNewRomanPSMT"/>
              </w:rPr>
            </w:pPr>
          </w:p>
        </w:tc>
        <w:tc>
          <w:tcPr>
            <w:tcW w:w="900" w:type="dxa"/>
            <w:hideMark/>
          </w:tcPr>
          <w:p w14:paraId="7BE6D70C" w14:textId="77777777" w:rsidR="0012698E" w:rsidRPr="001F42D3" w:rsidRDefault="0012698E" w:rsidP="001371EA">
            <w:pPr>
              <w:pStyle w:val="TableEntry"/>
              <w:keepNext/>
              <w:keepLines/>
              <w:suppressAutoHyphens/>
              <w:rPr>
                <w:rStyle w:val="HyperlinkTable"/>
              </w:rPr>
            </w:pPr>
            <w:hyperlink r:id="rId69" w:anchor="HL70912" w:history="1">
              <w:r w:rsidRPr="001F42D3">
                <w:rPr>
                  <w:rStyle w:val="Hyperlink"/>
                  <w:rFonts w:cs="TimesNewRomanPSMT"/>
                </w:rPr>
                <w:t>0912</w:t>
              </w:r>
            </w:hyperlink>
          </w:p>
        </w:tc>
        <w:tc>
          <w:tcPr>
            <w:tcW w:w="2898" w:type="dxa"/>
            <w:hideMark/>
          </w:tcPr>
          <w:p w14:paraId="61D4EAB5" w14:textId="77777777" w:rsidR="0012698E" w:rsidRPr="001F42D3" w:rsidRDefault="0012698E" w:rsidP="001371EA">
            <w:pPr>
              <w:pStyle w:val="TableEntry"/>
              <w:keepNext/>
              <w:keepLines/>
              <w:suppressAutoHyphens/>
              <w:rPr>
                <w:rFonts w:cs="TimesNewRomanPSMT"/>
              </w:rPr>
            </w:pPr>
            <w:r w:rsidRPr="001F42D3">
              <w:rPr>
                <w:rFonts w:cs="TimesNewRomanPSMT"/>
              </w:rPr>
              <w:t xml:space="preserve">Participation </w:t>
            </w:r>
          </w:p>
        </w:tc>
      </w:tr>
      <w:tr w:rsidR="0012698E" w:rsidRPr="001F42D3" w14:paraId="4490F333" w14:textId="77777777" w:rsidTr="00C10546">
        <w:trPr>
          <w:cantSplit/>
          <w:jc w:val="center"/>
        </w:trPr>
        <w:tc>
          <w:tcPr>
            <w:tcW w:w="1044" w:type="dxa"/>
            <w:hideMark/>
          </w:tcPr>
          <w:p w14:paraId="00F3EC38" w14:textId="77777777" w:rsidR="0012698E" w:rsidRPr="001F42D3" w:rsidRDefault="0012698E" w:rsidP="00B34AEB">
            <w:pPr>
              <w:pStyle w:val="TableEntry"/>
            </w:pPr>
            <w:r w:rsidRPr="001F42D3">
              <w:t>5</w:t>
            </w:r>
          </w:p>
        </w:tc>
        <w:tc>
          <w:tcPr>
            <w:tcW w:w="990" w:type="dxa"/>
          </w:tcPr>
          <w:p w14:paraId="28B9D3D2" w14:textId="77777777" w:rsidR="0012698E" w:rsidRPr="001F42D3" w:rsidRDefault="0012698E" w:rsidP="001371EA">
            <w:pPr>
              <w:pStyle w:val="TableEntry"/>
              <w:keepNext/>
              <w:keepLines/>
              <w:suppressAutoHyphens/>
              <w:rPr>
                <w:rFonts w:cs="TimesNewRomanPSMT"/>
              </w:rPr>
            </w:pPr>
          </w:p>
        </w:tc>
        <w:tc>
          <w:tcPr>
            <w:tcW w:w="900" w:type="dxa"/>
            <w:hideMark/>
          </w:tcPr>
          <w:p w14:paraId="7BFFF0F5" w14:textId="77777777" w:rsidR="0012698E" w:rsidRPr="001F42D3" w:rsidRDefault="0012698E" w:rsidP="001371EA">
            <w:pPr>
              <w:pStyle w:val="TableEntry"/>
              <w:keepNext/>
              <w:keepLines/>
              <w:suppressAutoHyphens/>
              <w:rPr>
                <w:rFonts w:cs="TimesNewRomanPSMT"/>
              </w:rPr>
            </w:pPr>
            <w:r w:rsidRPr="001F42D3">
              <w:rPr>
                <w:rFonts w:cs="TimesNewRomanPSMT"/>
              </w:rPr>
              <w:t>XCN</w:t>
            </w:r>
          </w:p>
        </w:tc>
        <w:tc>
          <w:tcPr>
            <w:tcW w:w="822" w:type="dxa"/>
            <w:hideMark/>
          </w:tcPr>
          <w:p w14:paraId="24CBF243"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3F19AAF7"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56C0892A" w14:textId="77777777" w:rsidR="0012698E" w:rsidRPr="001F42D3" w:rsidRDefault="0012698E" w:rsidP="001371EA">
            <w:pPr>
              <w:pStyle w:val="TableEntry"/>
              <w:keepNext/>
              <w:keepLines/>
              <w:suppressAutoHyphens/>
              <w:rPr>
                <w:rFonts w:cs="TimesNewRomanPSMT"/>
              </w:rPr>
            </w:pPr>
          </w:p>
        </w:tc>
        <w:tc>
          <w:tcPr>
            <w:tcW w:w="2898" w:type="dxa"/>
            <w:hideMark/>
          </w:tcPr>
          <w:p w14:paraId="335AFC61" w14:textId="77777777" w:rsidR="0012698E" w:rsidRPr="001F42D3" w:rsidRDefault="0012698E" w:rsidP="001371EA">
            <w:pPr>
              <w:pStyle w:val="TableEntry"/>
              <w:keepNext/>
              <w:keepLines/>
              <w:suppressAutoHyphens/>
              <w:rPr>
                <w:rFonts w:cs="TimesNewRomanPSMT"/>
              </w:rPr>
            </w:pPr>
            <w:r w:rsidRPr="001F42D3">
              <w:rPr>
                <w:rFonts w:cs="TimesNewRomanPSMT"/>
              </w:rPr>
              <w:t>Participation Person</w:t>
            </w:r>
          </w:p>
        </w:tc>
      </w:tr>
      <w:tr w:rsidR="0012698E" w:rsidRPr="001F42D3" w14:paraId="1CD35EE3" w14:textId="77777777" w:rsidTr="00C10546">
        <w:trPr>
          <w:cantSplit/>
          <w:jc w:val="center"/>
        </w:trPr>
        <w:tc>
          <w:tcPr>
            <w:tcW w:w="1044" w:type="dxa"/>
            <w:hideMark/>
          </w:tcPr>
          <w:p w14:paraId="07CEBCD4" w14:textId="77777777" w:rsidR="0012698E" w:rsidRPr="001F42D3" w:rsidRDefault="0012698E" w:rsidP="00B34AEB">
            <w:pPr>
              <w:pStyle w:val="TableEntry"/>
            </w:pPr>
            <w:r w:rsidRPr="001F42D3">
              <w:t>6</w:t>
            </w:r>
          </w:p>
        </w:tc>
        <w:tc>
          <w:tcPr>
            <w:tcW w:w="990" w:type="dxa"/>
          </w:tcPr>
          <w:p w14:paraId="212EC791" w14:textId="77777777" w:rsidR="0012698E" w:rsidRPr="001F42D3" w:rsidRDefault="0012698E" w:rsidP="001371EA">
            <w:pPr>
              <w:pStyle w:val="TableEntry"/>
              <w:keepNext/>
              <w:keepLines/>
              <w:suppressAutoHyphens/>
              <w:rPr>
                <w:rFonts w:cs="TimesNewRomanPSMT"/>
              </w:rPr>
            </w:pPr>
          </w:p>
        </w:tc>
        <w:tc>
          <w:tcPr>
            <w:tcW w:w="900" w:type="dxa"/>
            <w:hideMark/>
          </w:tcPr>
          <w:p w14:paraId="1AAAC225"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23E6CF53"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tcPr>
          <w:p w14:paraId="68AC5A5F" w14:textId="77777777" w:rsidR="0012698E" w:rsidRPr="001F42D3" w:rsidRDefault="0012698E" w:rsidP="001371EA">
            <w:pPr>
              <w:pStyle w:val="TableEntry"/>
              <w:keepNext/>
              <w:keepLines/>
              <w:suppressAutoHyphens/>
              <w:rPr>
                <w:rFonts w:cs="TimesNewRomanPSMT"/>
              </w:rPr>
            </w:pPr>
          </w:p>
        </w:tc>
        <w:tc>
          <w:tcPr>
            <w:tcW w:w="900" w:type="dxa"/>
          </w:tcPr>
          <w:p w14:paraId="3713E9B2" w14:textId="77777777" w:rsidR="0012698E" w:rsidRPr="001F42D3" w:rsidRDefault="0012698E" w:rsidP="001371EA">
            <w:pPr>
              <w:pStyle w:val="TableEntry"/>
              <w:keepNext/>
              <w:keepLines/>
              <w:suppressAutoHyphens/>
              <w:rPr>
                <w:rStyle w:val="HyperlinkTable"/>
              </w:rPr>
            </w:pPr>
          </w:p>
        </w:tc>
        <w:tc>
          <w:tcPr>
            <w:tcW w:w="2898" w:type="dxa"/>
            <w:hideMark/>
          </w:tcPr>
          <w:p w14:paraId="11F91CD2" w14:textId="77777777" w:rsidR="0012698E" w:rsidRPr="001F42D3" w:rsidRDefault="0012698E" w:rsidP="001371EA">
            <w:pPr>
              <w:pStyle w:val="TableEntry"/>
              <w:keepNext/>
              <w:keepLines/>
              <w:suppressAutoHyphens/>
              <w:rPr>
                <w:rFonts w:cs="TimesNewRomanPSMT"/>
              </w:rPr>
            </w:pPr>
            <w:r w:rsidRPr="001F42D3">
              <w:rPr>
                <w:rFonts w:cs="TimesNewRomanPSMT"/>
              </w:rPr>
              <w:t>Participation Person Provider Type</w:t>
            </w:r>
          </w:p>
        </w:tc>
      </w:tr>
      <w:tr w:rsidR="0012698E" w:rsidRPr="001F42D3" w14:paraId="2A9F9D7C" w14:textId="77777777" w:rsidTr="00C10546">
        <w:trPr>
          <w:cantSplit/>
          <w:jc w:val="center"/>
        </w:trPr>
        <w:tc>
          <w:tcPr>
            <w:tcW w:w="1044" w:type="dxa"/>
            <w:hideMark/>
          </w:tcPr>
          <w:p w14:paraId="73EBDF96" w14:textId="77777777" w:rsidR="0012698E" w:rsidRPr="001F42D3" w:rsidRDefault="0012698E" w:rsidP="00B34AEB">
            <w:pPr>
              <w:pStyle w:val="TableEntry"/>
            </w:pPr>
            <w:r w:rsidRPr="001F42D3">
              <w:t>7</w:t>
            </w:r>
          </w:p>
        </w:tc>
        <w:tc>
          <w:tcPr>
            <w:tcW w:w="990" w:type="dxa"/>
          </w:tcPr>
          <w:p w14:paraId="3AED7561" w14:textId="77777777" w:rsidR="0012698E" w:rsidRPr="001F42D3" w:rsidRDefault="0012698E" w:rsidP="001371EA">
            <w:pPr>
              <w:pStyle w:val="TableEntry"/>
              <w:keepNext/>
              <w:keepLines/>
              <w:suppressAutoHyphens/>
              <w:rPr>
                <w:rFonts w:cs="TimesNewRomanPSMT"/>
              </w:rPr>
            </w:pPr>
          </w:p>
        </w:tc>
        <w:tc>
          <w:tcPr>
            <w:tcW w:w="900" w:type="dxa"/>
            <w:hideMark/>
          </w:tcPr>
          <w:p w14:paraId="42BCD5B1"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615EBDC4"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tcPr>
          <w:p w14:paraId="0AA2F993" w14:textId="77777777" w:rsidR="0012698E" w:rsidRPr="001F42D3" w:rsidRDefault="0012698E" w:rsidP="001371EA">
            <w:pPr>
              <w:pStyle w:val="TableEntry"/>
              <w:keepNext/>
              <w:keepLines/>
              <w:suppressAutoHyphens/>
              <w:rPr>
                <w:rFonts w:cs="TimesNewRomanPSMT"/>
              </w:rPr>
            </w:pPr>
          </w:p>
        </w:tc>
        <w:tc>
          <w:tcPr>
            <w:tcW w:w="900" w:type="dxa"/>
            <w:hideMark/>
          </w:tcPr>
          <w:p w14:paraId="294D2910" w14:textId="77777777" w:rsidR="0012698E" w:rsidRPr="001F42D3" w:rsidRDefault="0012698E" w:rsidP="001371EA">
            <w:pPr>
              <w:pStyle w:val="TableEntry"/>
              <w:keepNext/>
              <w:keepLines/>
              <w:suppressAutoHyphens/>
              <w:rPr>
                <w:rStyle w:val="HyperlinkTable"/>
              </w:rPr>
            </w:pPr>
            <w:hyperlink r:id="rId70" w:anchor="HL70406" w:history="1">
              <w:r w:rsidRPr="001F42D3">
                <w:rPr>
                  <w:rStyle w:val="Hyperlink"/>
                  <w:rFonts w:cs="TimesNewRomanPSMT"/>
                </w:rPr>
                <w:t>0406</w:t>
              </w:r>
            </w:hyperlink>
          </w:p>
        </w:tc>
        <w:tc>
          <w:tcPr>
            <w:tcW w:w="2898" w:type="dxa"/>
            <w:hideMark/>
          </w:tcPr>
          <w:p w14:paraId="102D082F" w14:textId="77777777" w:rsidR="0012698E" w:rsidRPr="001F42D3" w:rsidRDefault="0012698E" w:rsidP="001371EA">
            <w:pPr>
              <w:pStyle w:val="TableEntry"/>
              <w:keepNext/>
              <w:keepLines/>
              <w:suppressAutoHyphens/>
              <w:rPr>
                <w:rFonts w:cs="TimesNewRomanPSMT"/>
              </w:rPr>
            </w:pPr>
            <w:r w:rsidRPr="001F42D3">
              <w:rPr>
                <w:rFonts w:cs="TimesNewRomanPSMT"/>
              </w:rPr>
              <w:t>Participant Organization Unit Type</w:t>
            </w:r>
          </w:p>
        </w:tc>
      </w:tr>
      <w:tr w:rsidR="0012698E" w:rsidRPr="001F42D3" w14:paraId="6715DD90" w14:textId="77777777" w:rsidTr="00C10546">
        <w:trPr>
          <w:cantSplit/>
          <w:jc w:val="center"/>
        </w:trPr>
        <w:tc>
          <w:tcPr>
            <w:tcW w:w="1044" w:type="dxa"/>
            <w:hideMark/>
          </w:tcPr>
          <w:p w14:paraId="4869708B" w14:textId="77777777" w:rsidR="0012698E" w:rsidRPr="001F42D3" w:rsidRDefault="0012698E" w:rsidP="00B34AEB">
            <w:pPr>
              <w:pStyle w:val="TableEntry"/>
            </w:pPr>
            <w:r w:rsidRPr="001F42D3">
              <w:t>8</w:t>
            </w:r>
          </w:p>
        </w:tc>
        <w:tc>
          <w:tcPr>
            <w:tcW w:w="990" w:type="dxa"/>
          </w:tcPr>
          <w:p w14:paraId="100F5DD0" w14:textId="77777777" w:rsidR="0012698E" w:rsidRPr="001F42D3" w:rsidRDefault="0012698E" w:rsidP="001371EA">
            <w:pPr>
              <w:pStyle w:val="TableEntry"/>
              <w:keepNext/>
              <w:keepLines/>
              <w:suppressAutoHyphens/>
              <w:rPr>
                <w:rFonts w:cs="TimesNewRomanPSMT"/>
              </w:rPr>
            </w:pPr>
          </w:p>
        </w:tc>
        <w:tc>
          <w:tcPr>
            <w:tcW w:w="900" w:type="dxa"/>
            <w:hideMark/>
          </w:tcPr>
          <w:p w14:paraId="388EBBD2" w14:textId="77777777" w:rsidR="0012698E" w:rsidRPr="001F42D3" w:rsidRDefault="0012698E" w:rsidP="001371EA">
            <w:pPr>
              <w:pStyle w:val="TableEntry"/>
              <w:keepNext/>
              <w:keepLines/>
              <w:suppressAutoHyphens/>
              <w:rPr>
                <w:rFonts w:cs="TimesNewRomanPSMT"/>
              </w:rPr>
            </w:pPr>
            <w:r w:rsidRPr="001F42D3">
              <w:rPr>
                <w:rFonts w:cs="TimesNewRomanPSMT"/>
              </w:rPr>
              <w:t>XON</w:t>
            </w:r>
          </w:p>
        </w:tc>
        <w:tc>
          <w:tcPr>
            <w:tcW w:w="822" w:type="dxa"/>
            <w:hideMark/>
          </w:tcPr>
          <w:p w14:paraId="56C83729"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59F911DC"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432F0953" w14:textId="77777777" w:rsidR="0012698E" w:rsidRPr="001F42D3" w:rsidRDefault="0012698E" w:rsidP="001371EA">
            <w:pPr>
              <w:pStyle w:val="TableEntry"/>
              <w:keepNext/>
              <w:keepLines/>
              <w:suppressAutoHyphens/>
              <w:rPr>
                <w:rFonts w:cs="TimesNewRomanPSMT"/>
              </w:rPr>
            </w:pPr>
          </w:p>
        </w:tc>
        <w:tc>
          <w:tcPr>
            <w:tcW w:w="2898" w:type="dxa"/>
            <w:hideMark/>
          </w:tcPr>
          <w:p w14:paraId="7E859E46" w14:textId="77777777" w:rsidR="0012698E" w:rsidRPr="001F42D3" w:rsidRDefault="0012698E" w:rsidP="001371EA">
            <w:pPr>
              <w:pStyle w:val="TableEntry"/>
              <w:keepNext/>
              <w:keepLines/>
              <w:suppressAutoHyphens/>
              <w:rPr>
                <w:rFonts w:cs="TimesNewRomanPSMT"/>
              </w:rPr>
            </w:pPr>
            <w:r w:rsidRPr="001F42D3">
              <w:rPr>
                <w:rFonts w:cs="TimesNewRomanPSMT"/>
              </w:rPr>
              <w:t>Participation Organization</w:t>
            </w:r>
          </w:p>
        </w:tc>
      </w:tr>
      <w:tr w:rsidR="0012698E" w:rsidRPr="001F42D3" w14:paraId="4B32AB6C" w14:textId="77777777" w:rsidTr="00C10546">
        <w:trPr>
          <w:cantSplit/>
          <w:jc w:val="center"/>
        </w:trPr>
        <w:tc>
          <w:tcPr>
            <w:tcW w:w="1044" w:type="dxa"/>
            <w:hideMark/>
          </w:tcPr>
          <w:p w14:paraId="4CE1BA26" w14:textId="77777777" w:rsidR="0012698E" w:rsidRPr="001F42D3" w:rsidRDefault="0012698E" w:rsidP="00B34AEB">
            <w:pPr>
              <w:pStyle w:val="TableEntry"/>
            </w:pPr>
            <w:r w:rsidRPr="001F42D3">
              <w:t>9</w:t>
            </w:r>
          </w:p>
        </w:tc>
        <w:tc>
          <w:tcPr>
            <w:tcW w:w="990" w:type="dxa"/>
          </w:tcPr>
          <w:p w14:paraId="0AAF1FAC" w14:textId="77777777" w:rsidR="0012698E" w:rsidRPr="001F42D3" w:rsidRDefault="0012698E" w:rsidP="001371EA">
            <w:pPr>
              <w:pStyle w:val="TableEntry"/>
              <w:keepNext/>
              <w:keepLines/>
              <w:suppressAutoHyphens/>
              <w:rPr>
                <w:rFonts w:cs="TimesNewRomanPSMT"/>
              </w:rPr>
            </w:pPr>
          </w:p>
        </w:tc>
        <w:tc>
          <w:tcPr>
            <w:tcW w:w="900" w:type="dxa"/>
            <w:hideMark/>
          </w:tcPr>
          <w:p w14:paraId="7B5EB11E" w14:textId="77777777" w:rsidR="0012698E" w:rsidRPr="001F42D3" w:rsidRDefault="0012698E" w:rsidP="001371EA">
            <w:pPr>
              <w:pStyle w:val="TableEntry"/>
              <w:keepNext/>
              <w:keepLines/>
              <w:suppressAutoHyphens/>
              <w:rPr>
                <w:rFonts w:cs="TimesNewRomanPSMT"/>
              </w:rPr>
            </w:pPr>
            <w:r w:rsidRPr="001F42D3">
              <w:rPr>
                <w:rFonts w:cs="TimesNewRomanPSMT"/>
              </w:rPr>
              <w:t>PL</w:t>
            </w:r>
          </w:p>
        </w:tc>
        <w:tc>
          <w:tcPr>
            <w:tcW w:w="822" w:type="dxa"/>
            <w:hideMark/>
          </w:tcPr>
          <w:p w14:paraId="7ABDCF78"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5ECD2D4C"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004F9C72" w14:textId="77777777" w:rsidR="0012698E" w:rsidRPr="001F42D3" w:rsidRDefault="0012698E" w:rsidP="001371EA">
            <w:pPr>
              <w:pStyle w:val="TableEntry"/>
              <w:keepNext/>
              <w:keepLines/>
              <w:suppressAutoHyphens/>
              <w:rPr>
                <w:rFonts w:cs="TimesNewRomanPSMT"/>
              </w:rPr>
            </w:pPr>
          </w:p>
        </w:tc>
        <w:tc>
          <w:tcPr>
            <w:tcW w:w="2898" w:type="dxa"/>
            <w:hideMark/>
          </w:tcPr>
          <w:p w14:paraId="0931811B" w14:textId="77777777" w:rsidR="0012698E" w:rsidRPr="001F42D3" w:rsidRDefault="0012698E" w:rsidP="001371EA">
            <w:pPr>
              <w:pStyle w:val="TableEntry"/>
              <w:keepNext/>
              <w:keepLines/>
              <w:suppressAutoHyphens/>
              <w:rPr>
                <w:rFonts w:cs="TimesNewRomanPSMT"/>
              </w:rPr>
            </w:pPr>
            <w:r w:rsidRPr="001F42D3">
              <w:rPr>
                <w:rFonts w:cs="TimesNewRomanPSMT"/>
              </w:rPr>
              <w:t>Participant Location</w:t>
            </w:r>
          </w:p>
        </w:tc>
      </w:tr>
      <w:tr w:rsidR="0012698E" w:rsidRPr="001F42D3" w14:paraId="7F092FF6" w14:textId="77777777" w:rsidTr="00C10546">
        <w:trPr>
          <w:cantSplit/>
          <w:jc w:val="center"/>
        </w:trPr>
        <w:tc>
          <w:tcPr>
            <w:tcW w:w="1044" w:type="dxa"/>
            <w:hideMark/>
          </w:tcPr>
          <w:p w14:paraId="71E72271" w14:textId="77777777" w:rsidR="0012698E" w:rsidRPr="001F42D3" w:rsidRDefault="0012698E" w:rsidP="00B34AEB">
            <w:pPr>
              <w:pStyle w:val="TableEntry"/>
            </w:pPr>
            <w:r w:rsidRPr="001F42D3">
              <w:t>10</w:t>
            </w:r>
          </w:p>
        </w:tc>
        <w:tc>
          <w:tcPr>
            <w:tcW w:w="990" w:type="dxa"/>
          </w:tcPr>
          <w:p w14:paraId="4B214043" w14:textId="77777777" w:rsidR="0012698E" w:rsidRPr="001F42D3" w:rsidRDefault="0012698E" w:rsidP="001371EA">
            <w:pPr>
              <w:pStyle w:val="TableEntry"/>
              <w:keepNext/>
              <w:keepLines/>
              <w:suppressAutoHyphens/>
              <w:rPr>
                <w:rFonts w:cs="TimesNewRomanPSMT"/>
              </w:rPr>
            </w:pPr>
          </w:p>
        </w:tc>
        <w:tc>
          <w:tcPr>
            <w:tcW w:w="900" w:type="dxa"/>
            <w:hideMark/>
          </w:tcPr>
          <w:p w14:paraId="55AB23E1"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218C4AE7"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1E22436E"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23819FB1" w14:textId="77777777" w:rsidR="0012698E" w:rsidRPr="001F42D3" w:rsidRDefault="0012698E" w:rsidP="001371EA">
            <w:pPr>
              <w:pStyle w:val="TableEntry"/>
              <w:keepNext/>
              <w:keepLines/>
              <w:suppressAutoHyphens/>
              <w:rPr>
                <w:rFonts w:cs="TimesNewRomanPSMT"/>
              </w:rPr>
            </w:pPr>
          </w:p>
        </w:tc>
        <w:tc>
          <w:tcPr>
            <w:tcW w:w="2898" w:type="dxa"/>
            <w:hideMark/>
          </w:tcPr>
          <w:p w14:paraId="3ED7FCC7" w14:textId="77777777" w:rsidR="0012698E" w:rsidRPr="001F42D3" w:rsidRDefault="0012698E" w:rsidP="001371EA">
            <w:pPr>
              <w:pStyle w:val="TableEntry"/>
              <w:keepNext/>
              <w:keepLines/>
              <w:suppressAutoHyphens/>
              <w:rPr>
                <w:rFonts w:cs="TimesNewRomanPSMT"/>
              </w:rPr>
            </w:pPr>
            <w:r w:rsidRPr="001F42D3">
              <w:rPr>
                <w:rFonts w:cs="TimesNewRomanPSMT"/>
              </w:rPr>
              <w:t>Participation Device</w:t>
            </w:r>
          </w:p>
        </w:tc>
      </w:tr>
      <w:tr w:rsidR="0012698E" w:rsidRPr="001F42D3" w14:paraId="491F643E" w14:textId="77777777" w:rsidTr="00C10546">
        <w:trPr>
          <w:cantSplit/>
          <w:jc w:val="center"/>
        </w:trPr>
        <w:tc>
          <w:tcPr>
            <w:tcW w:w="1044" w:type="dxa"/>
            <w:hideMark/>
          </w:tcPr>
          <w:p w14:paraId="1E81F01F" w14:textId="77777777" w:rsidR="0012698E" w:rsidRPr="001F42D3" w:rsidRDefault="0012698E" w:rsidP="00B34AEB">
            <w:pPr>
              <w:pStyle w:val="TableEntry"/>
            </w:pPr>
            <w:r w:rsidRPr="001F42D3">
              <w:t>11</w:t>
            </w:r>
          </w:p>
        </w:tc>
        <w:tc>
          <w:tcPr>
            <w:tcW w:w="990" w:type="dxa"/>
          </w:tcPr>
          <w:p w14:paraId="79E5A38F" w14:textId="77777777" w:rsidR="0012698E" w:rsidRPr="001F42D3" w:rsidRDefault="0012698E" w:rsidP="001371EA">
            <w:pPr>
              <w:pStyle w:val="TableEntry"/>
              <w:keepNext/>
              <w:keepLines/>
              <w:suppressAutoHyphens/>
              <w:rPr>
                <w:rFonts w:cs="TimesNewRomanPSMT"/>
              </w:rPr>
            </w:pPr>
          </w:p>
        </w:tc>
        <w:tc>
          <w:tcPr>
            <w:tcW w:w="900" w:type="dxa"/>
            <w:hideMark/>
          </w:tcPr>
          <w:p w14:paraId="79C09E08"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6D7B8720"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36FBB7F5" w14:textId="77777777" w:rsidR="0012698E" w:rsidRPr="001F42D3" w:rsidRDefault="0012698E" w:rsidP="001371EA">
            <w:pPr>
              <w:pStyle w:val="TableEntry"/>
              <w:keepNext/>
              <w:keepLines/>
              <w:suppressAutoHyphens/>
              <w:rPr>
                <w:rFonts w:cs="TimesNewRomanPSMT"/>
              </w:rPr>
            </w:pPr>
          </w:p>
        </w:tc>
        <w:tc>
          <w:tcPr>
            <w:tcW w:w="900" w:type="dxa"/>
          </w:tcPr>
          <w:p w14:paraId="71CD0A0B" w14:textId="77777777" w:rsidR="0012698E" w:rsidRPr="001F42D3" w:rsidRDefault="0012698E" w:rsidP="001371EA">
            <w:pPr>
              <w:pStyle w:val="TableEntry"/>
              <w:keepNext/>
              <w:keepLines/>
              <w:suppressAutoHyphens/>
              <w:rPr>
                <w:rFonts w:cs="TimesNewRomanPSMT"/>
              </w:rPr>
            </w:pPr>
          </w:p>
        </w:tc>
        <w:tc>
          <w:tcPr>
            <w:tcW w:w="2898" w:type="dxa"/>
            <w:hideMark/>
          </w:tcPr>
          <w:p w14:paraId="6207323E" w14:textId="77777777" w:rsidR="0012698E" w:rsidRPr="001F42D3" w:rsidRDefault="0012698E" w:rsidP="001371EA">
            <w:pPr>
              <w:pStyle w:val="TableEntry"/>
              <w:keepNext/>
              <w:keepLines/>
              <w:suppressAutoHyphens/>
              <w:rPr>
                <w:rFonts w:cs="TimesNewRomanPSMT"/>
              </w:rPr>
            </w:pPr>
            <w:r w:rsidRPr="001F42D3">
              <w:rPr>
                <w:rFonts w:cs="TimesNewRomanPSMT"/>
              </w:rPr>
              <w:t>Participation Begin Date/Time (arrival time)</w:t>
            </w:r>
          </w:p>
        </w:tc>
      </w:tr>
      <w:tr w:rsidR="0012698E" w:rsidRPr="001F42D3" w14:paraId="23710916" w14:textId="77777777" w:rsidTr="00C10546">
        <w:trPr>
          <w:cantSplit/>
          <w:jc w:val="center"/>
        </w:trPr>
        <w:tc>
          <w:tcPr>
            <w:tcW w:w="1044" w:type="dxa"/>
            <w:hideMark/>
          </w:tcPr>
          <w:p w14:paraId="545571B1" w14:textId="77777777" w:rsidR="0012698E" w:rsidRPr="001F42D3" w:rsidRDefault="0012698E" w:rsidP="00B34AEB">
            <w:pPr>
              <w:pStyle w:val="TableEntry"/>
            </w:pPr>
            <w:r w:rsidRPr="001F42D3">
              <w:t>12</w:t>
            </w:r>
          </w:p>
        </w:tc>
        <w:tc>
          <w:tcPr>
            <w:tcW w:w="990" w:type="dxa"/>
          </w:tcPr>
          <w:p w14:paraId="6CF784F7" w14:textId="77777777" w:rsidR="0012698E" w:rsidRPr="001F42D3" w:rsidRDefault="0012698E" w:rsidP="001371EA">
            <w:pPr>
              <w:pStyle w:val="TableEntry"/>
              <w:keepNext/>
              <w:keepLines/>
              <w:suppressAutoHyphens/>
              <w:rPr>
                <w:rFonts w:cs="TimesNewRomanPSMT"/>
              </w:rPr>
            </w:pPr>
          </w:p>
        </w:tc>
        <w:tc>
          <w:tcPr>
            <w:tcW w:w="900" w:type="dxa"/>
            <w:hideMark/>
          </w:tcPr>
          <w:p w14:paraId="6EB4E69F"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2D005B5F"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01BE1DDD" w14:textId="77777777" w:rsidR="0012698E" w:rsidRPr="001F42D3" w:rsidRDefault="0012698E" w:rsidP="001371EA">
            <w:pPr>
              <w:pStyle w:val="TableEntry"/>
              <w:keepNext/>
              <w:keepLines/>
              <w:suppressAutoHyphens/>
              <w:rPr>
                <w:rFonts w:cs="TimesNewRomanPSMT"/>
              </w:rPr>
            </w:pPr>
          </w:p>
        </w:tc>
        <w:tc>
          <w:tcPr>
            <w:tcW w:w="900" w:type="dxa"/>
          </w:tcPr>
          <w:p w14:paraId="758C4C4C" w14:textId="77777777" w:rsidR="0012698E" w:rsidRPr="001F42D3" w:rsidRDefault="0012698E" w:rsidP="001371EA">
            <w:pPr>
              <w:pStyle w:val="TableEntry"/>
              <w:keepNext/>
              <w:keepLines/>
              <w:suppressAutoHyphens/>
              <w:rPr>
                <w:rFonts w:cs="TimesNewRomanPSMT"/>
              </w:rPr>
            </w:pPr>
          </w:p>
        </w:tc>
        <w:tc>
          <w:tcPr>
            <w:tcW w:w="2898" w:type="dxa"/>
            <w:hideMark/>
          </w:tcPr>
          <w:p w14:paraId="2257F57A" w14:textId="77777777" w:rsidR="0012698E" w:rsidRPr="001F42D3" w:rsidRDefault="0012698E" w:rsidP="001371EA">
            <w:pPr>
              <w:pStyle w:val="TableEntry"/>
              <w:keepNext/>
              <w:keepLines/>
              <w:suppressAutoHyphens/>
              <w:rPr>
                <w:rFonts w:cs="TimesNewRomanPSMT"/>
              </w:rPr>
            </w:pPr>
            <w:r w:rsidRPr="001F42D3">
              <w:rPr>
                <w:rFonts w:cs="TimesNewRomanPSMT"/>
              </w:rPr>
              <w:t>Participation End Date/Time (departure time)</w:t>
            </w:r>
          </w:p>
        </w:tc>
      </w:tr>
      <w:tr w:rsidR="0012698E" w:rsidRPr="001F42D3" w14:paraId="3FD51791" w14:textId="77777777" w:rsidTr="00C10546">
        <w:trPr>
          <w:cantSplit/>
          <w:jc w:val="center"/>
        </w:trPr>
        <w:tc>
          <w:tcPr>
            <w:tcW w:w="1044" w:type="dxa"/>
            <w:hideMark/>
          </w:tcPr>
          <w:p w14:paraId="42765A92" w14:textId="77777777" w:rsidR="0012698E" w:rsidRPr="001F42D3" w:rsidRDefault="0012698E" w:rsidP="00B34AEB">
            <w:pPr>
              <w:pStyle w:val="TableEntry"/>
            </w:pPr>
            <w:r w:rsidRPr="001F42D3">
              <w:t>13</w:t>
            </w:r>
          </w:p>
        </w:tc>
        <w:tc>
          <w:tcPr>
            <w:tcW w:w="990" w:type="dxa"/>
          </w:tcPr>
          <w:p w14:paraId="517D7B1D" w14:textId="77777777" w:rsidR="0012698E" w:rsidRPr="001F42D3" w:rsidRDefault="0012698E" w:rsidP="001371EA">
            <w:pPr>
              <w:pStyle w:val="TableEntry"/>
              <w:keepNext/>
              <w:keepLines/>
              <w:suppressAutoHyphens/>
              <w:rPr>
                <w:rFonts w:cs="TimesNewRomanPSMT"/>
              </w:rPr>
            </w:pPr>
          </w:p>
        </w:tc>
        <w:tc>
          <w:tcPr>
            <w:tcW w:w="900" w:type="dxa"/>
            <w:hideMark/>
          </w:tcPr>
          <w:p w14:paraId="55E8ECD6"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63D2BDC2"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26C6AA86" w14:textId="77777777" w:rsidR="0012698E" w:rsidRPr="001F42D3" w:rsidRDefault="0012698E" w:rsidP="001371EA">
            <w:pPr>
              <w:pStyle w:val="TableEntry"/>
              <w:keepNext/>
              <w:keepLines/>
              <w:suppressAutoHyphens/>
              <w:rPr>
                <w:rFonts w:cs="TimesNewRomanPSMT"/>
              </w:rPr>
            </w:pPr>
          </w:p>
        </w:tc>
        <w:tc>
          <w:tcPr>
            <w:tcW w:w="900" w:type="dxa"/>
          </w:tcPr>
          <w:p w14:paraId="2E889180" w14:textId="77777777" w:rsidR="0012698E" w:rsidRPr="001F42D3" w:rsidRDefault="0012698E" w:rsidP="001371EA">
            <w:pPr>
              <w:pStyle w:val="TableEntry"/>
              <w:keepNext/>
              <w:keepLines/>
              <w:suppressAutoHyphens/>
              <w:rPr>
                <w:rFonts w:cs="TimesNewRomanPSMT"/>
              </w:rPr>
            </w:pPr>
          </w:p>
        </w:tc>
        <w:tc>
          <w:tcPr>
            <w:tcW w:w="2898" w:type="dxa"/>
            <w:hideMark/>
          </w:tcPr>
          <w:p w14:paraId="4842A587" w14:textId="77777777" w:rsidR="0012698E" w:rsidRPr="001F42D3" w:rsidRDefault="0012698E" w:rsidP="001371EA">
            <w:pPr>
              <w:pStyle w:val="TableEntry"/>
              <w:keepNext/>
              <w:keepLines/>
              <w:suppressAutoHyphens/>
              <w:rPr>
                <w:rFonts w:cs="TimesNewRomanPSMT"/>
              </w:rPr>
            </w:pPr>
            <w:r w:rsidRPr="001F42D3">
              <w:rPr>
                <w:rFonts w:cs="TimesNewRomanPSMT"/>
              </w:rPr>
              <w:t>Participation Qualitative Duration</w:t>
            </w:r>
          </w:p>
        </w:tc>
      </w:tr>
      <w:tr w:rsidR="0012698E" w:rsidRPr="001F42D3" w14:paraId="65DF8C83" w14:textId="77777777" w:rsidTr="00C10546">
        <w:trPr>
          <w:cantSplit/>
          <w:jc w:val="center"/>
        </w:trPr>
        <w:tc>
          <w:tcPr>
            <w:tcW w:w="1044" w:type="dxa"/>
            <w:hideMark/>
          </w:tcPr>
          <w:p w14:paraId="6CF5E240" w14:textId="77777777" w:rsidR="0012698E" w:rsidRPr="001F42D3" w:rsidRDefault="0012698E" w:rsidP="00B34AEB">
            <w:pPr>
              <w:pStyle w:val="TableEntry"/>
            </w:pPr>
            <w:r w:rsidRPr="001F42D3">
              <w:t>14</w:t>
            </w:r>
          </w:p>
        </w:tc>
        <w:tc>
          <w:tcPr>
            <w:tcW w:w="990" w:type="dxa"/>
          </w:tcPr>
          <w:p w14:paraId="2FF5A384" w14:textId="77777777" w:rsidR="0012698E" w:rsidRPr="001F42D3" w:rsidRDefault="0012698E" w:rsidP="001371EA">
            <w:pPr>
              <w:pStyle w:val="TableEntry"/>
              <w:keepNext/>
              <w:keepLines/>
              <w:suppressAutoHyphens/>
              <w:rPr>
                <w:rFonts w:cs="TimesNewRomanPSMT"/>
              </w:rPr>
            </w:pPr>
          </w:p>
        </w:tc>
        <w:tc>
          <w:tcPr>
            <w:tcW w:w="900" w:type="dxa"/>
            <w:hideMark/>
          </w:tcPr>
          <w:p w14:paraId="7D8ED8F0" w14:textId="77777777" w:rsidR="0012698E" w:rsidRPr="001F42D3" w:rsidRDefault="0012698E" w:rsidP="001371EA">
            <w:pPr>
              <w:pStyle w:val="TableEntry"/>
              <w:keepNext/>
              <w:keepLines/>
              <w:suppressAutoHyphens/>
              <w:rPr>
                <w:rFonts w:cs="TimesNewRomanPSMT"/>
              </w:rPr>
            </w:pPr>
            <w:r w:rsidRPr="001F42D3">
              <w:rPr>
                <w:rFonts w:cs="TimesNewRomanPSMT"/>
              </w:rPr>
              <w:t>XAD</w:t>
            </w:r>
          </w:p>
        </w:tc>
        <w:tc>
          <w:tcPr>
            <w:tcW w:w="822" w:type="dxa"/>
            <w:hideMark/>
          </w:tcPr>
          <w:p w14:paraId="6C257528"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740C770A"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1D3FB00C" w14:textId="77777777" w:rsidR="0012698E" w:rsidRPr="001F42D3" w:rsidRDefault="0012698E" w:rsidP="001371EA">
            <w:pPr>
              <w:pStyle w:val="TableEntry"/>
              <w:keepNext/>
              <w:keepLines/>
              <w:suppressAutoHyphens/>
              <w:rPr>
                <w:rFonts w:cs="TimesNewRomanPSMT"/>
              </w:rPr>
            </w:pPr>
          </w:p>
        </w:tc>
        <w:tc>
          <w:tcPr>
            <w:tcW w:w="2898" w:type="dxa"/>
            <w:hideMark/>
          </w:tcPr>
          <w:p w14:paraId="2F51881D" w14:textId="77777777" w:rsidR="0012698E" w:rsidRPr="001F42D3" w:rsidRDefault="0012698E" w:rsidP="001371EA">
            <w:pPr>
              <w:pStyle w:val="TableEntry"/>
              <w:keepNext/>
              <w:keepLines/>
              <w:suppressAutoHyphens/>
              <w:rPr>
                <w:rFonts w:cs="TimesNewRomanPSMT"/>
              </w:rPr>
            </w:pPr>
            <w:r w:rsidRPr="001F42D3">
              <w:rPr>
                <w:rFonts w:cs="TimesNewRomanPSMT"/>
              </w:rPr>
              <w:t>Participation Address</w:t>
            </w:r>
          </w:p>
        </w:tc>
      </w:tr>
      <w:tr w:rsidR="0012698E" w:rsidRPr="001F42D3" w14:paraId="48703417" w14:textId="77777777" w:rsidTr="00C10546">
        <w:trPr>
          <w:cantSplit/>
          <w:jc w:val="center"/>
        </w:trPr>
        <w:tc>
          <w:tcPr>
            <w:tcW w:w="1044" w:type="dxa"/>
            <w:hideMark/>
          </w:tcPr>
          <w:p w14:paraId="4C1E5E79" w14:textId="77777777" w:rsidR="0012698E" w:rsidRPr="001F42D3" w:rsidRDefault="0012698E" w:rsidP="00B34AEB">
            <w:pPr>
              <w:pStyle w:val="TableEntry"/>
            </w:pPr>
            <w:r w:rsidRPr="001F42D3">
              <w:t>15</w:t>
            </w:r>
          </w:p>
        </w:tc>
        <w:tc>
          <w:tcPr>
            <w:tcW w:w="990" w:type="dxa"/>
          </w:tcPr>
          <w:p w14:paraId="441B1C7A" w14:textId="77777777" w:rsidR="0012698E" w:rsidRPr="001F42D3" w:rsidRDefault="0012698E" w:rsidP="001371EA">
            <w:pPr>
              <w:pStyle w:val="TableEntry"/>
              <w:keepNext/>
              <w:keepLines/>
              <w:suppressAutoHyphens/>
              <w:rPr>
                <w:rFonts w:cs="TimesNewRomanPSMT"/>
              </w:rPr>
            </w:pPr>
          </w:p>
        </w:tc>
        <w:tc>
          <w:tcPr>
            <w:tcW w:w="900" w:type="dxa"/>
            <w:hideMark/>
          </w:tcPr>
          <w:p w14:paraId="5F2049F6" w14:textId="77777777" w:rsidR="0012698E" w:rsidRPr="001F42D3" w:rsidRDefault="0012698E" w:rsidP="001371EA">
            <w:pPr>
              <w:pStyle w:val="TableEntry"/>
              <w:keepNext/>
              <w:keepLines/>
              <w:suppressAutoHyphens/>
              <w:rPr>
                <w:rFonts w:cs="TimesNewRomanPSMT"/>
              </w:rPr>
            </w:pPr>
            <w:r w:rsidRPr="001F42D3">
              <w:rPr>
                <w:rFonts w:cs="TimesNewRomanPSMT"/>
              </w:rPr>
              <w:t>XTN</w:t>
            </w:r>
          </w:p>
        </w:tc>
        <w:tc>
          <w:tcPr>
            <w:tcW w:w="822" w:type="dxa"/>
            <w:hideMark/>
          </w:tcPr>
          <w:p w14:paraId="74C253CE"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hideMark/>
          </w:tcPr>
          <w:p w14:paraId="5E160630"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0DF83F20" w14:textId="77777777" w:rsidR="0012698E" w:rsidRPr="001F42D3" w:rsidRDefault="0012698E" w:rsidP="001371EA">
            <w:pPr>
              <w:pStyle w:val="TableEntry"/>
              <w:keepNext/>
              <w:keepLines/>
              <w:suppressAutoHyphens/>
              <w:rPr>
                <w:rFonts w:cs="TimesNewRomanPSMT"/>
              </w:rPr>
            </w:pPr>
          </w:p>
        </w:tc>
        <w:tc>
          <w:tcPr>
            <w:tcW w:w="2898" w:type="dxa"/>
            <w:hideMark/>
          </w:tcPr>
          <w:p w14:paraId="079A6062" w14:textId="77777777" w:rsidR="0012698E" w:rsidRPr="001F42D3" w:rsidRDefault="0012698E" w:rsidP="001371EA">
            <w:pPr>
              <w:pStyle w:val="TableEntry"/>
              <w:keepNext/>
              <w:keepLines/>
              <w:suppressAutoHyphens/>
              <w:rPr>
                <w:rFonts w:cs="TimesNewRomanPSMT"/>
              </w:rPr>
            </w:pPr>
            <w:r w:rsidRPr="001F42D3">
              <w:rPr>
                <w:rFonts w:cs="TimesNewRomanPSMT"/>
              </w:rPr>
              <w:t>Participant Telecommunication Address</w:t>
            </w:r>
          </w:p>
        </w:tc>
      </w:tr>
      <w:tr w:rsidR="0012698E" w:rsidRPr="001F42D3" w14:paraId="6AA12C4E" w14:textId="77777777" w:rsidTr="00C10546">
        <w:trPr>
          <w:cantSplit/>
          <w:jc w:val="center"/>
        </w:trPr>
        <w:tc>
          <w:tcPr>
            <w:tcW w:w="1044" w:type="dxa"/>
            <w:hideMark/>
          </w:tcPr>
          <w:p w14:paraId="138B41CE" w14:textId="77777777" w:rsidR="0012698E" w:rsidRPr="001F42D3" w:rsidRDefault="0012698E" w:rsidP="00B34AEB">
            <w:pPr>
              <w:pStyle w:val="TableEntry"/>
            </w:pPr>
            <w:r w:rsidRPr="001F42D3">
              <w:t>16</w:t>
            </w:r>
          </w:p>
        </w:tc>
        <w:tc>
          <w:tcPr>
            <w:tcW w:w="990" w:type="dxa"/>
          </w:tcPr>
          <w:p w14:paraId="60684171" w14:textId="77777777" w:rsidR="0012698E" w:rsidRPr="001F42D3" w:rsidRDefault="0012698E" w:rsidP="001371EA">
            <w:pPr>
              <w:pStyle w:val="TableEntry"/>
              <w:keepNext/>
              <w:keepLines/>
              <w:suppressAutoHyphens/>
              <w:rPr>
                <w:rFonts w:cs="TimesNewRomanPSMT"/>
              </w:rPr>
            </w:pPr>
          </w:p>
        </w:tc>
        <w:tc>
          <w:tcPr>
            <w:tcW w:w="900" w:type="dxa"/>
            <w:hideMark/>
          </w:tcPr>
          <w:p w14:paraId="1AA38271"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0DCFDC3B"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7A40793B" w14:textId="77777777" w:rsidR="0012698E" w:rsidRPr="001F42D3" w:rsidRDefault="0012698E" w:rsidP="001371EA">
            <w:pPr>
              <w:pStyle w:val="TableEntry"/>
              <w:keepNext/>
              <w:keepLines/>
              <w:suppressAutoHyphens/>
              <w:rPr>
                <w:rFonts w:cs="TimesNewRomanPSMT"/>
              </w:rPr>
            </w:pPr>
          </w:p>
        </w:tc>
        <w:tc>
          <w:tcPr>
            <w:tcW w:w="900" w:type="dxa"/>
          </w:tcPr>
          <w:p w14:paraId="1677B64F" w14:textId="77777777" w:rsidR="0012698E" w:rsidRPr="001F42D3" w:rsidRDefault="0012698E" w:rsidP="001371EA">
            <w:pPr>
              <w:pStyle w:val="TableEntry"/>
              <w:keepNext/>
              <w:keepLines/>
              <w:suppressAutoHyphens/>
              <w:rPr>
                <w:rFonts w:cs="TimesNewRomanPSMT"/>
              </w:rPr>
            </w:pPr>
          </w:p>
        </w:tc>
        <w:tc>
          <w:tcPr>
            <w:tcW w:w="2898" w:type="dxa"/>
            <w:hideMark/>
          </w:tcPr>
          <w:p w14:paraId="0999C181"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Identifier</w:t>
            </w:r>
          </w:p>
        </w:tc>
      </w:tr>
      <w:tr w:rsidR="0012698E" w:rsidRPr="001F42D3" w14:paraId="52E32369" w14:textId="77777777" w:rsidTr="00C10546">
        <w:trPr>
          <w:cantSplit/>
          <w:jc w:val="center"/>
        </w:trPr>
        <w:tc>
          <w:tcPr>
            <w:tcW w:w="1044" w:type="dxa"/>
            <w:hideMark/>
          </w:tcPr>
          <w:p w14:paraId="442DA040" w14:textId="77777777" w:rsidR="0012698E" w:rsidRPr="001F42D3" w:rsidRDefault="0012698E" w:rsidP="00B34AEB">
            <w:pPr>
              <w:pStyle w:val="TableEntry"/>
            </w:pPr>
            <w:r w:rsidRPr="001F42D3">
              <w:t>17</w:t>
            </w:r>
          </w:p>
        </w:tc>
        <w:tc>
          <w:tcPr>
            <w:tcW w:w="990" w:type="dxa"/>
          </w:tcPr>
          <w:p w14:paraId="25699104" w14:textId="77777777" w:rsidR="0012698E" w:rsidRPr="001F42D3" w:rsidRDefault="0012698E" w:rsidP="001371EA">
            <w:pPr>
              <w:pStyle w:val="TableEntry"/>
              <w:keepNext/>
              <w:keepLines/>
              <w:suppressAutoHyphens/>
              <w:rPr>
                <w:rFonts w:cs="TimesNewRomanPSMT"/>
              </w:rPr>
            </w:pPr>
          </w:p>
        </w:tc>
        <w:tc>
          <w:tcPr>
            <w:tcW w:w="900" w:type="dxa"/>
            <w:hideMark/>
          </w:tcPr>
          <w:p w14:paraId="5DED1128"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6AB8090A"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313FB8D9" w14:textId="77777777" w:rsidR="0012698E" w:rsidRPr="001F42D3" w:rsidRDefault="0012698E" w:rsidP="001371EA">
            <w:pPr>
              <w:pStyle w:val="TableEntry"/>
              <w:keepNext/>
              <w:keepLines/>
              <w:suppressAutoHyphens/>
              <w:rPr>
                <w:rFonts w:cs="TimesNewRomanPSMT"/>
              </w:rPr>
            </w:pPr>
          </w:p>
        </w:tc>
        <w:tc>
          <w:tcPr>
            <w:tcW w:w="900" w:type="dxa"/>
          </w:tcPr>
          <w:p w14:paraId="74A32C1A" w14:textId="77777777" w:rsidR="0012698E" w:rsidRPr="001F42D3" w:rsidRDefault="0012698E" w:rsidP="001371EA">
            <w:pPr>
              <w:pStyle w:val="TableEntry"/>
              <w:keepNext/>
              <w:keepLines/>
              <w:suppressAutoHyphens/>
              <w:rPr>
                <w:rFonts w:cs="TimesNewRomanPSMT"/>
              </w:rPr>
            </w:pPr>
          </w:p>
        </w:tc>
        <w:tc>
          <w:tcPr>
            <w:tcW w:w="2898" w:type="dxa"/>
            <w:hideMark/>
          </w:tcPr>
          <w:p w14:paraId="32DFE864"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Manufacture Date</w:t>
            </w:r>
          </w:p>
        </w:tc>
      </w:tr>
      <w:tr w:rsidR="0012698E" w:rsidRPr="001F42D3" w14:paraId="54151E39" w14:textId="77777777" w:rsidTr="00C10546">
        <w:trPr>
          <w:cantSplit/>
          <w:jc w:val="center"/>
        </w:trPr>
        <w:tc>
          <w:tcPr>
            <w:tcW w:w="1044" w:type="dxa"/>
            <w:hideMark/>
          </w:tcPr>
          <w:p w14:paraId="6ED2603D" w14:textId="77777777" w:rsidR="0012698E" w:rsidRPr="001F42D3" w:rsidRDefault="0012698E" w:rsidP="00B34AEB">
            <w:pPr>
              <w:pStyle w:val="TableEntry"/>
            </w:pPr>
            <w:r w:rsidRPr="001F42D3">
              <w:lastRenderedPageBreak/>
              <w:t>18</w:t>
            </w:r>
          </w:p>
        </w:tc>
        <w:tc>
          <w:tcPr>
            <w:tcW w:w="990" w:type="dxa"/>
          </w:tcPr>
          <w:p w14:paraId="17C2EFFC" w14:textId="77777777" w:rsidR="0012698E" w:rsidRPr="001F42D3" w:rsidRDefault="0012698E" w:rsidP="001371EA">
            <w:pPr>
              <w:pStyle w:val="TableEntry"/>
              <w:keepNext/>
              <w:keepLines/>
              <w:suppressAutoHyphens/>
              <w:rPr>
                <w:rFonts w:cs="TimesNewRomanPSMT"/>
              </w:rPr>
            </w:pPr>
          </w:p>
        </w:tc>
        <w:tc>
          <w:tcPr>
            <w:tcW w:w="900" w:type="dxa"/>
            <w:hideMark/>
          </w:tcPr>
          <w:p w14:paraId="2C7D58B6"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5FC10081"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0A3D2C29" w14:textId="77777777" w:rsidR="0012698E" w:rsidRPr="001F42D3" w:rsidRDefault="0012698E" w:rsidP="001371EA">
            <w:pPr>
              <w:pStyle w:val="TableEntry"/>
              <w:keepNext/>
              <w:keepLines/>
              <w:suppressAutoHyphens/>
              <w:rPr>
                <w:rFonts w:cs="TimesNewRomanPSMT"/>
              </w:rPr>
            </w:pPr>
          </w:p>
        </w:tc>
        <w:tc>
          <w:tcPr>
            <w:tcW w:w="900" w:type="dxa"/>
          </w:tcPr>
          <w:p w14:paraId="67D3C575" w14:textId="77777777" w:rsidR="0012698E" w:rsidRPr="001F42D3" w:rsidRDefault="0012698E" w:rsidP="001371EA">
            <w:pPr>
              <w:pStyle w:val="TableEntry"/>
              <w:keepNext/>
              <w:keepLines/>
              <w:suppressAutoHyphens/>
              <w:rPr>
                <w:rFonts w:cs="TimesNewRomanPSMT"/>
              </w:rPr>
            </w:pPr>
          </w:p>
        </w:tc>
        <w:tc>
          <w:tcPr>
            <w:tcW w:w="2898" w:type="dxa"/>
            <w:hideMark/>
          </w:tcPr>
          <w:p w14:paraId="424B0BEB"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Expiry Date</w:t>
            </w:r>
          </w:p>
        </w:tc>
      </w:tr>
      <w:tr w:rsidR="0012698E" w:rsidRPr="001F42D3" w14:paraId="0D996295" w14:textId="77777777" w:rsidTr="00C10546">
        <w:trPr>
          <w:cantSplit/>
          <w:jc w:val="center"/>
        </w:trPr>
        <w:tc>
          <w:tcPr>
            <w:tcW w:w="1044" w:type="dxa"/>
            <w:hideMark/>
          </w:tcPr>
          <w:p w14:paraId="4935411B" w14:textId="77777777" w:rsidR="0012698E" w:rsidRPr="001F42D3" w:rsidRDefault="0012698E" w:rsidP="00B34AEB">
            <w:pPr>
              <w:pStyle w:val="TableEntry"/>
            </w:pPr>
            <w:r w:rsidRPr="001F42D3">
              <w:t>19</w:t>
            </w:r>
          </w:p>
        </w:tc>
        <w:tc>
          <w:tcPr>
            <w:tcW w:w="990" w:type="dxa"/>
          </w:tcPr>
          <w:p w14:paraId="1B0F7ED4" w14:textId="77777777" w:rsidR="0012698E" w:rsidRPr="001F42D3" w:rsidRDefault="0012698E" w:rsidP="001371EA">
            <w:pPr>
              <w:pStyle w:val="TableEntry"/>
              <w:keepNext/>
              <w:keepLines/>
              <w:suppressAutoHyphens/>
              <w:rPr>
                <w:rFonts w:cs="TimesNewRomanPSMT"/>
              </w:rPr>
            </w:pPr>
          </w:p>
        </w:tc>
        <w:tc>
          <w:tcPr>
            <w:tcW w:w="900" w:type="dxa"/>
            <w:hideMark/>
          </w:tcPr>
          <w:p w14:paraId="3C815293" w14:textId="77777777" w:rsidR="0012698E" w:rsidRPr="001F42D3" w:rsidRDefault="0012698E" w:rsidP="001371EA">
            <w:pPr>
              <w:pStyle w:val="TableEntry"/>
              <w:keepNext/>
              <w:keepLines/>
              <w:suppressAutoHyphens/>
              <w:rPr>
                <w:rFonts w:cs="TimesNewRomanPSMT"/>
              </w:rPr>
            </w:pPr>
            <w:r w:rsidRPr="001F42D3">
              <w:rPr>
                <w:rFonts w:cs="TimesNewRomanPSMT"/>
              </w:rPr>
              <w:t>ST</w:t>
            </w:r>
          </w:p>
        </w:tc>
        <w:tc>
          <w:tcPr>
            <w:tcW w:w="822" w:type="dxa"/>
            <w:hideMark/>
          </w:tcPr>
          <w:p w14:paraId="484996C9"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4A2A7E80" w14:textId="77777777" w:rsidR="0012698E" w:rsidRPr="001F42D3" w:rsidRDefault="0012698E" w:rsidP="001371EA">
            <w:pPr>
              <w:pStyle w:val="TableEntry"/>
              <w:keepNext/>
              <w:keepLines/>
              <w:suppressAutoHyphens/>
              <w:rPr>
                <w:rFonts w:cs="TimesNewRomanPSMT"/>
              </w:rPr>
            </w:pPr>
          </w:p>
        </w:tc>
        <w:tc>
          <w:tcPr>
            <w:tcW w:w="900" w:type="dxa"/>
          </w:tcPr>
          <w:p w14:paraId="5B43DA67" w14:textId="77777777" w:rsidR="0012698E" w:rsidRPr="001F42D3" w:rsidRDefault="0012698E" w:rsidP="001371EA">
            <w:pPr>
              <w:pStyle w:val="TableEntry"/>
              <w:keepNext/>
              <w:keepLines/>
              <w:suppressAutoHyphens/>
              <w:rPr>
                <w:rFonts w:cs="TimesNewRomanPSMT"/>
              </w:rPr>
            </w:pPr>
          </w:p>
        </w:tc>
        <w:tc>
          <w:tcPr>
            <w:tcW w:w="2898" w:type="dxa"/>
            <w:hideMark/>
          </w:tcPr>
          <w:p w14:paraId="551E7C74"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Lot Number</w:t>
            </w:r>
          </w:p>
        </w:tc>
      </w:tr>
      <w:tr w:rsidR="0012698E" w:rsidRPr="001F42D3" w14:paraId="04427B83" w14:textId="77777777" w:rsidTr="00C10546">
        <w:trPr>
          <w:cantSplit/>
          <w:jc w:val="center"/>
        </w:trPr>
        <w:tc>
          <w:tcPr>
            <w:tcW w:w="1044" w:type="dxa"/>
            <w:hideMark/>
          </w:tcPr>
          <w:p w14:paraId="5067ABF2" w14:textId="77777777" w:rsidR="0012698E" w:rsidRPr="001F42D3" w:rsidRDefault="0012698E" w:rsidP="00B34AEB">
            <w:pPr>
              <w:pStyle w:val="TableEntry"/>
            </w:pPr>
            <w:r w:rsidRPr="001F42D3">
              <w:t>20</w:t>
            </w:r>
          </w:p>
        </w:tc>
        <w:tc>
          <w:tcPr>
            <w:tcW w:w="990" w:type="dxa"/>
          </w:tcPr>
          <w:p w14:paraId="343C3722" w14:textId="77777777" w:rsidR="0012698E" w:rsidRPr="001F42D3" w:rsidRDefault="0012698E" w:rsidP="001371EA">
            <w:pPr>
              <w:pStyle w:val="TableEntry"/>
              <w:keepNext/>
              <w:keepLines/>
              <w:suppressAutoHyphens/>
              <w:rPr>
                <w:rFonts w:cs="TimesNewRomanPSMT"/>
              </w:rPr>
            </w:pPr>
          </w:p>
        </w:tc>
        <w:tc>
          <w:tcPr>
            <w:tcW w:w="900" w:type="dxa"/>
            <w:hideMark/>
          </w:tcPr>
          <w:p w14:paraId="051BF37D" w14:textId="77777777" w:rsidR="0012698E" w:rsidRPr="001F42D3" w:rsidRDefault="0012698E" w:rsidP="001371EA">
            <w:pPr>
              <w:pStyle w:val="TableEntry"/>
              <w:keepNext/>
              <w:keepLines/>
              <w:suppressAutoHyphens/>
              <w:rPr>
                <w:rFonts w:cs="TimesNewRomanPSMT"/>
              </w:rPr>
            </w:pPr>
            <w:r w:rsidRPr="001F42D3">
              <w:rPr>
                <w:rFonts w:cs="TimesNewRomanPSMT"/>
              </w:rPr>
              <w:t>ST</w:t>
            </w:r>
          </w:p>
        </w:tc>
        <w:tc>
          <w:tcPr>
            <w:tcW w:w="822" w:type="dxa"/>
            <w:hideMark/>
          </w:tcPr>
          <w:p w14:paraId="1C58B79D"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1288B42A" w14:textId="77777777" w:rsidR="0012698E" w:rsidRPr="001F42D3" w:rsidRDefault="0012698E" w:rsidP="001371EA">
            <w:pPr>
              <w:pStyle w:val="TableEntry"/>
              <w:keepNext/>
              <w:keepLines/>
              <w:suppressAutoHyphens/>
              <w:rPr>
                <w:rFonts w:cs="TimesNewRomanPSMT"/>
              </w:rPr>
            </w:pPr>
          </w:p>
        </w:tc>
        <w:tc>
          <w:tcPr>
            <w:tcW w:w="900" w:type="dxa"/>
          </w:tcPr>
          <w:p w14:paraId="21747697" w14:textId="77777777" w:rsidR="0012698E" w:rsidRPr="001F42D3" w:rsidRDefault="0012698E" w:rsidP="001371EA">
            <w:pPr>
              <w:pStyle w:val="TableEntry"/>
              <w:keepNext/>
              <w:keepLines/>
              <w:suppressAutoHyphens/>
              <w:rPr>
                <w:rFonts w:cs="TimesNewRomanPSMT"/>
              </w:rPr>
            </w:pPr>
          </w:p>
        </w:tc>
        <w:tc>
          <w:tcPr>
            <w:tcW w:w="2898" w:type="dxa"/>
            <w:hideMark/>
          </w:tcPr>
          <w:p w14:paraId="0BF655B3"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Serial Number</w:t>
            </w:r>
          </w:p>
        </w:tc>
      </w:tr>
      <w:tr w:rsidR="0012698E" w:rsidRPr="001F42D3" w14:paraId="2D8037F2" w14:textId="77777777" w:rsidTr="00C10546">
        <w:trPr>
          <w:cantSplit/>
          <w:jc w:val="center"/>
        </w:trPr>
        <w:tc>
          <w:tcPr>
            <w:tcW w:w="1044" w:type="dxa"/>
            <w:hideMark/>
          </w:tcPr>
          <w:p w14:paraId="05890F02" w14:textId="77777777" w:rsidR="0012698E" w:rsidRPr="001F42D3" w:rsidRDefault="0012698E" w:rsidP="00B34AEB">
            <w:pPr>
              <w:pStyle w:val="TableEntry"/>
            </w:pPr>
            <w:r w:rsidRPr="001F42D3">
              <w:t>21</w:t>
            </w:r>
          </w:p>
        </w:tc>
        <w:tc>
          <w:tcPr>
            <w:tcW w:w="990" w:type="dxa"/>
          </w:tcPr>
          <w:p w14:paraId="76117EF7" w14:textId="77777777" w:rsidR="0012698E" w:rsidRPr="001F42D3" w:rsidRDefault="0012698E" w:rsidP="001371EA">
            <w:pPr>
              <w:pStyle w:val="TableEntry"/>
              <w:keepNext/>
              <w:keepLines/>
              <w:suppressAutoHyphens/>
              <w:rPr>
                <w:rFonts w:cs="TimesNewRomanPSMT"/>
              </w:rPr>
            </w:pPr>
          </w:p>
        </w:tc>
        <w:tc>
          <w:tcPr>
            <w:tcW w:w="900" w:type="dxa"/>
            <w:hideMark/>
          </w:tcPr>
          <w:p w14:paraId="1840AF43"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0490559D"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30312B52" w14:textId="77777777" w:rsidR="0012698E" w:rsidRPr="001F42D3" w:rsidRDefault="0012698E" w:rsidP="001371EA">
            <w:pPr>
              <w:pStyle w:val="TableEntry"/>
              <w:keepNext/>
              <w:keepLines/>
              <w:suppressAutoHyphens/>
              <w:rPr>
                <w:rFonts w:cs="TimesNewRomanPSMT"/>
              </w:rPr>
            </w:pPr>
          </w:p>
        </w:tc>
        <w:tc>
          <w:tcPr>
            <w:tcW w:w="900" w:type="dxa"/>
          </w:tcPr>
          <w:p w14:paraId="6957C6F9" w14:textId="77777777" w:rsidR="0012698E" w:rsidRPr="001F42D3" w:rsidRDefault="0012698E" w:rsidP="001371EA">
            <w:pPr>
              <w:pStyle w:val="TableEntry"/>
              <w:keepNext/>
              <w:keepLines/>
              <w:suppressAutoHyphens/>
              <w:rPr>
                <w:rFonts w:cs="TimesNewRomanPSMT"/>
              </w:rPr>
            </w:pPr>
          </w:p>
        </w:tc>
        <w:tc>
          <w:tcPr>
            <w:tcW w:w="2898" w:type="dxa"/>
            <w:hideMark/>
          </w:tcPr>
          <w:p w14:paraId="677924A8"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Donation Identification</w:t>
            </w:r>
          </w:p>
        </w:tc>
      </w:tr>
      <w:tr w:rsidR="0012698E" w:rsidRPr="001F42D3" w14:paraId="679B1C3A" w14:textId="77777777" w:rsidTr="00C10546">
        <w:trPr>
          <w:cantSplit/>
          <w:jc w:val="center"/>
        </w:trPr>
        <w:tc>
          <w:tcPr>
            <w:tcW w:w="1044" w:type="dxa"/>
            <w:hideMark/>
          </w:tcPr>
          <w:p w14:paraId="2AEEFC82" w14:textId="77777777" w:rsidR="0012698E" w:rsidRPr="001F42D3" w:rsidRDefault="0012698E" w:rsidP="005B0C7C">
            <w:pPr>
              <w:pStyle w:val="TableEntry"/>
            </w:pPr>
            <w:r w:rsidRPr="001F42D3">
              <w:t>22</w:t>
            </w:r>
          </w:p>
        </w:tc>
        <w:tc>
          <w:tcPr>
            <w:tcW w:w="990" w:type="dxa"/>
          </w:tcPr>
          <w:p w14:paraId="2D59C68B" w14:textId="77777777" w:rsidR="0012698E" w:rsidRPr="001F42D3" w:rsidRDefault="0012698E" w:rsidP="0012698E">
            <w:pPr>
              <w:pStyle w:val="TableEntry"/>
              <w:rPr>
                <w:rFonts w:cs="TimesNewRomanPSMT"/>
              </w:rPr>
            </w:pPr>
          </w:p>
        </w:tc>
        <w:tc>
          <w:tcPr>
            <w:tcW w:w="900" w:type="dxa"/>
            <w:hideMark/>
          </w:tcPr>
          <w:p w14:paraId="682288A0" w14:textId="77777777" w:rsidR="0012698E" w:rsidRPr="001F42D3" w:rsidRDefault="0012698E" w:rsidP="0012698E">
            <w:pPr>
              <w:pStyle w:val="TableEntry"/>
              <w:rPr>
                <w:rFonts w:cs="TimesNewRomanPSMT"/>
              </w:rPr>
            </w:pPr>
            <w:r w:rsidRPr="001F42D3">
              <w:rPr>
                <w:rFonts w:cs="TimesNewRomanPSMT"/>
              </w:rPr>
              <w:t>CNE</w:t>
            </w:r>
          </w:p>
        </w:tc>
        <w:tc>
          <w:tcPr>
            <w:tcW w:w="822" w:type="dxa"/>
            <w:hideMark/>
          </w:tcPr>
          <w:p w14:paraId="0FE062EE" w14:textId="77777777" w:rsidR="0012698E" w:rsidRPr="001F42D3" w:rsidRDefault="0012698E" w:rsidP="0012698E">
            <w:pPr>
              <w:pStyle w:val="TableEntry"/>
              <w:rPr>
                <w:rFonts w:cs="TimesNewRomanPSMT"/>
              </w:rPr>
            </w:pPr>
            <w:r w:rsidRPr="001F42D3">
              <w:rPr>
                <w:rFonts w:cs="TimesNewRomanPSMT"/>
              </w:rPr>
              <w:t>C</w:t>
            </w:r>
          </w:p>
        </w:tc>
        <w:tc>
          <w:tcPr>
            <w:tcW w:w="834" w:type="dxa"/>
          </w:tcPr>
          <w:p w14:paraId="2E400127" w14:textId="77777777" w:rsidR="0012698E" w:rsidRPr="001F42D3" w:rsidRDefault="0012698E" w:rsidP="0012698E">
            <w:pPr>
              <w:pStyle w:val="TableEntry"/>
              <w:rPr>
                <w:rFonts w:cs="TimesNewRomanPSMT"/>
              </w:rPr>
            </w:pPr>
          </w:p>
        </w:tc>
        <w:tc>
          <w:tcPr>
            <w:tcW w:w="900" w:type="dxa"/>
          </w:tcPr>
          <w:p w14:paraId="687913F3" w14:textId="77777777" w:rsidR="0012698E" w:rsidRPr="001F42D3" w:rsidRDefault="0012698E" w:rsidP="0012698E">
            <w:pPr>
              <w:pStyle w:val="TableEntry"/>
              <w:rPr>
                <w:rFonts w:cs="TimesNewRomanPSMT"/>
              </w:rPr>
            </w:pPr>
          </w:p>
        </w:tc>
        <w:tc>
          <w:tcPr>
            <w:tcW w:w="2898" w:type="dxa"/>
            <w:hideMark/>
          </w:tcPr>
          <w:p w14:paraId="07FF48DE" w14:textId="77777777" w:rsidR="0012698E" w:rsidRPr="001F42D3" w:rsidRDefault="0012698E" w:rsidP="0012698E">
            <w:pPr>
              <w:pStyle w:val="TableEntry"/>
              <w:rPr>
                <w:rFonts w:cs="TimesNewRomanPSMT"/>
              </w:rPr>
            </w:pPr>
            <w:r w:rsidRPr="001F42D3">
              <w:rPr>
                <w:rFonts w:cs="TimesNewRomanPSMT"/>
              </w:rPr>
              <w:t>Participation Device Type</w:t>
            </w:r>
          </w:p>
        </w:tc>
      </w:tr>
    </w:tbl>
    <w:p w14:paraId="4496C406" w14:textId="77777777" w:rsidR="0012698E" w:rsidRPr="001F42D3" w:rsidRDefault="0012698E" w:rsidP="00B34AEB">
      <w:pPr>
        <w:pStyle w:val="BodyText"/>
      </w:pPr>
    </w:p>
    <w:p w14:paraId="66EAE3AF" w14:textId="77777777" w:rsidR="00B11855" w:rsidRPr="005C1693" w:rsidRDefault="003D003E" w:rsidP="005C1693">
      <w:pPr>
        <w:pStyle w:val="BodyText"/>
      </w:pPr>
      <w:r w:rsidRPr="005C1693">
        <w:rPr>
          <w:b/>
          <w:bCs/>
        </w:rPr>
        <w:t>PRT-1   Participation Instance ID   (EI)   02379</w:t>
      </w:r>
    </w:p>
    <w:p w14:paraId="5C2D91AE" w14:textId="77777777" w:rsidR="00B11855" w:rsidRPr="001F42D3" w:rsidRDefault="003D003E" w:rsidP="003A64E3">
      <w:pPr>
        <w:pStyle w:val="Components"/>
        <w:ind w:left="0" w:hanging="2"/>
      </w:pPr>
      <w:r w:rsidRPr="001F42D3">
        <w:t>Components:&lt;Entity Identifier (ST)&gt; ^ &lt;Namespace ID (IS)&gt; ^ &lt;Universal ID (ST)&gt; ^ &lt;Universal ID Type (ID)&gt;</w:t>
      </w:r>
    </w:p>
    <w:p w14:paraId="5B3AA9A2" w14:textId="77777777" w:rsidR="00B11855" w:rsidRPr="001F42D3" w:rsidRDefault="003D003E" w:rsidP="005C1693">
      <w:pPr>
        <w:pStyle w:val="BodyText"/>
      </w:pPr>
      <w:r w:rsidRPr="001F42D3">
        <w:t>Definition:  This field contains a unique identifier of the specific participation record.</w:t>
      </w:r>
    </w:p>
    <w:p w14:paraId="748A9B7E" w14:textId="77777777" w:rsidR="00B11855" w:rsidRPr="001F42D3" w:rsidRDefault="003D003E" w:rsidP="005C1693">
      <w:pPr>
        <w:pStyle w:val="BodyText"/>
      </w:pPr>
      <w:r w:rsidRPr="001F42D3">
        <w:t>In the case of waypoints tracked for a shipment, it identifies the waypoint.</w:t>
      </w:r>
    </w:p>
    <w:p w14:paraId="047C2358" w14:textId="77777777" w:rsidR="00B11855" w:rsidRPr="001F42D3" w:rsidRDefault="003D003E" w:rsidP="005C1693">
      <w:pPr>
        <w:pStyle w:val="BodyText"/>
      </w:pPr>
      <w:r w:rsidRPr="001F42D3">
        <w:t>Condition: The identifier is required for traceability</w:t>
      </w:r>
    </w:p>
    <w:p w14:paraId="11F92AF0" w14:textId="77777777" w:rsidR="00B11855" w:rsidRPr="001F42D3" w:rsidRDefault="003D003E" w:rsidP="005C1693">
      <w:pPr>
        <w:pStyle w:val="BodyText"/>
      </w:pPr>
      <w:r w:rsidRPr="001F42D3">
        <w:rPr>
          <w:b/>
          <w:bCs/>
        </w:rPr>
        <w:t>PRT-2   Action code   (ID)   00816</w:t>
      </w:r>
    </w:p>
    <w:p w14:paraId="1EF0E579" w14:textId="7F27334A" w:rsidR="00B11855" w:rsidRPr="001F42D3" w:rsidRDefault="003D003E" w:rsidP="005C1693">
      <w:pPr>
        <w:pStyle w:val="BodyText"/>
      </w:pPr>
      <w:r w:rsidRPr="001F42D3">
        <w:t>Definition:  This field reveals the intent of the message</w:t>
      </w:r>
      <w:r w:rsidR="00CA3A2C" w:rsidRPr="001F42D3">
        <w:t xml:space="preserve">. </w:t>
      </w:r>
      <w:r w:rsidRPr="001F42D3">
        <w:t xml:space="preserve">Refer to </w:t>
      </w:r>
      <w:r w:rsidR="006D613E" w:rsidRPr="001F42D3">
        <w:t>HL7</w:t>
      </w:r>
      <w:r w:rsidR="00995105" w:rsidRPr="001F42D3">
        <w:t xml:space="preserve"> </w:t>
      </w:r>
      <w:r w:rsidRPr="001F42D3">
        <w:t>Table 0287 – Problem/goal action code</w:t>
      </w:r>
      <w:r w:rsidR="00493141" w:rsidRPr="001F42D3">
        <w:t xml:space="preserve"> </w:t>
      </w:r>
      <w:r w:rsidR="006D613E" w:rsidRPr="001F42D3">
        <w:t>HL7</w:t>
      </w:r>
      <w:r w:rsidR="00995105" w:rsidRPr="001F42D3">
        <w:t xml:space="preserve"> </w:t>
      </w:r>
      <w:r w:rsidRPr="001F42D3">
        <w:t>Table 0287 – Problem/goal action code for valid values.</w:t>
      </w:r>
    </w:p>
    <w:p w14:paraId="75469774" w14:textId="77777777" w:rsidR="00B11855" w:rsidRPr="001F42D3" w:rsidRDefault="003D003E" w:rsidP="005C1693">
      <w:pPr>
        <w:pStyle w:val="BodyText"/>
      </w:pPr>
      <w:r w:rsidRPr="001F42D3">
        <w:rPr>
          <w:b/>
          <w:bCs/>
        </w:rPr>
        <w:t>PRT-3   Action Reason   (CWE)   02380</w:t>
      </w:r>
    </w:p>
    <w:p w14:paraId="302D2811" w14:textId="77777777" w:rsidR="00B11855" w:rsidRPr="001F42D3" w:rsidRDefault="003D003E" w:rsidP="003A64E3">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68CF2EF3" w14:textId="556BAA8D" w:rsidR="00B11855" w:rsidRPr="001F42D3" w:rsidRDefault="003D003E" w:rsidP="005C1693">
      <w:pPr>
        <w:pStyle w:val="BodyText"/>
      </w:pPr>
      <w:r w:rsidRPr="001F42D3">
        <w:t>Definition:  This field indicates the reason why the person, organization, location, or device is assuming (or changing) the role (e.g., shift change, new primary nurse, etc.).</w:t>
      </w:r>
    </w:p>
    <w:p w14:paraId="5E2E9CE1" w14:textId="3EFC03C6" w:rsidR="00B11855" w:rsidRPr="001F42D3" w:rsidRDefault="003D003E" w:rsidP="001422D4">
      <w:pPr>
        <w:pStyle w:val="TableTitle"/>
      </w:pPr>
      <w:r w:rsidRPr="001F42D3">
        <w:t xml:space="preserve">Table </w:t>
      </w:r>
      <w:r w:rsidR="00B36450" w:rsidRPr="001F42D3">
        <w:t>B.10</w:t>
      </w:r>
      <w:r w:rsidR="004E547A" w:rsidRPr="001F42D3">
        <w:t>.</w:t>
      </w:r>
      <w:r w:rsidR="00A6229B" w:rsidRPr="001F42D3">
        <w:t>3</w:t>
      </w:r>
      <w:r w:rsidR="00B36450" w:rsidRPr="001F42D3">
        <w:t>-2</w:t>
      </w:r>
      <w:r w:rsidRPr="001F42D3">
        <w:t>: Communication Status Enumeration from Report Dissemination Alert Status PCD-07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118"/>
        <w:gridCol w:w="5865"/>
      </w:tblGrid>
      <w:tr w:rsidR="00C40FD5" w:rsidRPr="001F42D3" w14:paraId="1229AB12" w14:textId="77777777" w:rsidTr="00A92110">
        <w:trPr>
          <w:cantSplit/>
          <w:tblHeader/>
          <w:jc w:val="center"/>
        </w:trPr>
        <w:tc>
          <w:tcPr>
            <w:tcW w:w="900" w:type="dxa"/>
            <w:shd w:val="clear" w:color="auto" w:fill="D9D9D9"/>
          </w:tcPr>
          <w:p w14:paraId="3D4547C5" w14:textId="77777777" w:rsidR="00B11855" w:rsidRPr="001F42D3" w:rsidRDefault="003D003E" w:rsidP="00353E05">
            <w:pPr>
              <w:pStyle w:val="TableEntryHeader"/>
            </w:pPr>
            <w:r w:rsidRPr="001F42D3">
              <w:t>Req.</w:t>
            </w:r>
          </w:p>
        </w:tc>
        <w:tc>
          <w:tcPr>
            <w:tcW w:w="2118" w:type="dxa"/>
            <w:shd w:val="clear" w:color="auto" w:fill="D9D9D9"/>
          </w:tcPr>
          <w:p w14:paraId="25DF16DA" w14:textId="77777777" w:rsidR="00B11855" w:rsidRPr="001F42D3" w:rsidRDefault="003D003E" w:rsidP="00353E05">
            <w:pPr>
              <w:pStyle w:val="TableEntryHeader"/>
            </w:pPr>
            <w:r w:rsidRPr="001F42D3">
              <w:t>Value for PRT-3-2</w:t>
            </w:r>
          </w:p>
        </w:tc>
        <w:tc>
          <w:tcPr>
            <w:tcW w:w="5865" w:type="dxa"/>
            <w:shd w:val="clear" w:color="auto" w:fill="D9D9D9"/>
          </w:tcPr>
          <w:p w14:paraId="7A7C6B34" w14:textId="77777777" w:rsidR="00B11855" w:rsidRPr="001F42D3" w:rsidRDefault="003D003E" w:rsidP="00353E05">
            <w:pPr>
              <w:pStyle w:val="TableEntryHeader"/>
            </w:pPr>
            <w:r w:rsidRPr="001F42D3">
              <w:t>Description</w:t>
            </w:r>
          </w:p>
        </w:tc>
      </w:tr>
      <w:tr w:rsidR="00B11855" w:rsidRPr="001F42D3" w14:paraId="1CF2C417" w14:textId="77777777" w:rsidTr="00A92110">
        <w:trPr>
          <w:cantSplit/>
          <w:jc w:val="center"/>
        </w:trPr>
        <w:tc>
          <w:tcPr>
            <w:tcW w:w="900" w:type="dxa"/>
          </w:tcPr>
          <w:p w14:paraId="63948AB5" w14:textId="77777777" w:rsidR="00B11855" w:rsidRPr="001F42D3" w:rsidRDefault="003D003E" w:rsidP="00353E05">
            <w:pPr>
              <w:pStyle w:val="TableEntry"/>
            </w:pPr>
            <w:r w:rsidRPr="001F42D3">
              <w:t>R</w:t>
            </w:r>
          </w:p>
        </w:tc>
        <w:tc>
          <w:tcPr>
            <w:tcW w:w="2118" w:type="dxa"/>
          </w:tcPr>
          <w:p w14:paraId="549A324C" w14:textId="77777777" w:rsidR="00B11855" w:rsidRPr="001F42D3" w:rsidRDefault="003D003E" w:rsidP="00353E05">
            <w:pPr>
              <w:pStyle w:val="TableEntry"/>
            </w:pPr>
            <w:r w:rsidRPr="001F42D3">
              <w:t>Received</w:t>
            </w:r>
          </w:p>
        </w:tc>
        <w:tc>
          <w:tcPr>
            <w:tcW w:w="5865" w:type="dxa"/>
          </w:tcPr>
          <w:p w14:paraId="3A8860B5" w14:textId="77777777" w:rsidR="00B11855" w:rsidRPr="001F42D3" w:rsidRDefault="003D003E" w:rsidP="00353E05">
            <w:pPr>
              <w:pStyle w:val="TableEntry"/>
            </w:pPr>
            <w:r w:rsidRPr="001F42D3">
              <w:t>Received by Alert Communicator (AC)</w:t>
            </w:r>
          </w:p>
        </w:tc>
      </w:tr>
      <w:tr w:rsidR="00B11855" w:rsidRPr="001F42D3" w14:paraId="48D2A8E4" w14:textId="77777777" w:rsidTr="00A92110">
        <w:trPr>
          <w:cantSplit/>
          <w:jc w:val="center"/>
        </w:trPr>
        <w:tc>
          <w:tcPr>
            <w:tcW w:w="900" w:type="dxa"/>
          </w:tcPr>
          <w:p w14:paraId="28597302" w14:textId="77777777" w:rsidR="00B11855" w:rsidRPr="001F42D3" w:rsidRDefault="003D003E" w:rsidP="00353E05">
            <w:pPr>
              <w:pStyle w:val="TableEntry"/>
            </w:pPr>
            <w:r w:rsidRPr="001F42D3">
              <w:t>R</w:t>
            </w:r>
          </w:p>
        </w:tc>
        <w:tc>
          <w:tcPr>
            <w:tcW w:w="2118" w:type="dxa"/>
          </w:tcPr>
          <w:p w14:paraId="0A9DE69A" w14:textId="77777777" w:rsidR="00B11855" w:rsidRPr="001F42D3" w:rsidRDefault="003D003E" w:rsidP="00353E05">
            <w:pPr>
              <w:pStyle w:val="TableEntry"/>
            </w:pPr>
            <w:r w:rsidRPr="001F42D3">
              <w:t>Undeliverable</w:t>
            </w:r>
          </w:p>
        </w:tc>
        <w:tc>
          <w:tcPr>
            <w:tcW w:w="5865" w:type="dxa"/>
          </w:tcPr>
          <w:p w14:paraId="66A4515F" w14:textId="77777777" w:rsidR="00B11855" w:rsidRPr="001F42D3" w:rsidRDefault="003D003E" w:rsidP="00353E05">
            <w:pPr>
              <w:pStyle w:val="TableEntry"/>
            </w:pPr>
            <w:r w:rsidRPr="001F42D3">
              <w:t>Undeliverable to endpoint</w:t>
            </w:r>
          </w:p>
        </w:tc>
      </w:tr>
      <w:tr w:rsidR="00B11855" w:rsidRPr="001F42D3" w14:paraId="48103D0B" w14:textId="77777777" w:rsidTr="00A92110">
        <w:trPr>
          <w:cantSplit/>
          <w:jc w:val="center"/>
        </w:trPr>
        <w:tc>
          <w:tcPr>
            <w:tcW w:w="900" w:type="dxa"/>
          </w:tcPr>
          <w:p w14:paraId="54A60493" w14:textId="77777777" w:rsidR="00B11855" w:rsidRPr="001F42D3" w:rsidRDefault="003D003E" w:rsidP="00353E05">
            <w:pPr>
              <w:pStyle w:val="TableEntry"/>
            </w:pPr>
            <w:r w:rsidRPr="001F42D3">
              <w:t>R</w:t>
            </w:r>
          </w:p>
        </w:tc>
        <w:tc>
          <w:tcPr>
            <w:tcW w:w="2118" w:type="dxa"/>
          </w:tcPr>
          <w:p w14:paraId="000A5BC4" w14:textId="77777777" w:rsidR="00B11855" w:rsidRPr="001F42D3" w:rsidRDefault="003D003E" w:rsidP="00353E05">
            <w:pPr>
              <w:pStyle w:val="TableEntry"/>
            </w:pPr>
            <w:r w:rsidRPr="001F42D3">
              <w:t>Delivered</w:t>
            </w:r>
          </w:p>
        </w:tc>
        <w:tc>
          <w:tcPr>
            <w:tcW w:w="5865" w:type="dxa"/>
          </w:tcPr>
          <w:p w14:paraId="286F11F2" w14:textId="77777777" w:rsidR="00B11855" w:rsidRPr="001F42D3" w:rsidRDefault="003D003E" w:rsidP="00353E05">
            <w:pPr>
              <w:pStyle w:val="TableEntry"/>
            </w:pPr>
            <w:r w:rsidRPr="001F42D3">
              <w:t>Delivered to endpoint</w:t>
            </w:r>
          </w:p>
        </w:tc>
      </w:tr>
      <w:tr w:rsidR="00B11855" w:rsidRPr="001F42D3" w14:paraId="6F9C0DA4" w14:textId="77777777" w:rsidTr="00A92110">
        <w:trPr>
          <w:cantSplit/>
          <w:jc w:val="center"/>
        </w:trPr>
        <w:tc>
          <w:tcPr>
            <w:tcW w:w="900" w:type="dxa"/>
          </w:tcPr>
          <w:p w14:paraId="3202A517" w14:textId="77777777" w:rsidR="00B11855" w:rsidRPr="001F42D3" w:rsidRDefault="003D003E" w:rsidP="00353E05">
            <w:pPr>
              <w:pStyle w:val="TableEntry"/>
            </w:pPr>
            <w:r w:rsidRPr="001F42D3">
              <w:t>R</w:t>
            </w:r>
          </w:p>
        </w:tc>
        <w:tc>
          <w:tcPr>
            <w:tcW w:w="2118" w:type="dxa"/>
          </w:tcPr>
          <w:p w14:paraId="2A8431E2" w14:textId="77777777" w:rsidR="00B11855" w:rsidRPr="001F42D3" w:rsidRDefault="003D003E" w:rsidP="00353E05">
            <w:pPr>
              <w:pStyle w:val="TableEntry"/>
            </w:pPr>
            <w:r w:rsidRPr="001F42D3">
              <w:t>Read</w:t>
            </w:r>
          </w:p>
        </w:tc>
        <w:tc>
          <w:tcPr>
            <w:tcW w:w="5865" w:type="dxa"/>
          </w:tcPr>
          <w:p w14:paraId="2C7A6C5E" w14:textId="77777777" w:rsidR="00B11855" w:rsidRPr="001F42D3" w:rsidRDefault="003D003E" w:rsidP="00353E05">
            <w:pPr>
              <w:pStyle w:val="TableEntry"/>
            </w:pPr>
            <w:r w:rsidRPr="001F42D3">
              <w:t>Read at endpoint</w:t>
            </w:r>
          </w:p>
        </w:tc>
      </w:tr>
      <w:tr w:rsidR="00B11855" w:rsidRPr="001F42D3" w14:paraId="3C78B4B2" w14:textId="77777777" w:rsidTr="00A92110">
        <w:trPr>
          <w:cantSplit/>
          <w:jc w:val="center"/>
        </w:trPr>
        <w:tc>
          <w:tcPr>
            <w:tcW w:w="900" w:type="dxa"/>
          </w:tcPr>
          <w:p w14:paraId="50C42EF5" w14:textId="77777777" w:rsidR="00B11855" w:rsidRPr="001F42D3" w:rsidRDefault="003D003E" w:rsidP="00353E05">
            <w:pPr>
              <w:pStyle w:val="TableEntry"/>
            </w:pPr>
            <w:r w:rsidRPr="001F42D3">
              <w:t>R</w:t>
            </w:r>
          </w:p>
        </w:tc>
        <w:tc>
          <w:tcPr>
            <w:tcW w:w="2118" w:type="dxa"/>
          </w:tcPr>
          <w:p w14:paraId="114A59E1" w14:textId="77777777" w:rsidR="00B11855" w:rsidRPr="001F42D3" w:rsidRDefault="003D003E" w:rsidP="00353E05">
            <w:pPr>
              <w:pStyle w:val="TableEntry"/>
            </w:pPr>
            <w:r w:rsidRPr="001F42D3">
              <w:t>Accepted</w:t>
            </w:r>
          </w:p>
        </w:tc>
        <w:tc>
          <w:tcPr>
            <w:tcW w:w="5865" w:type="dxa"/>
          </w:tcPr>
          <w:p w14:paraId="6C66BD4A" w14:textId="77777777" w:rsidR="00B11855" w:rsidRPr="001F42D3" w:rsidRDefault="003D003E" w:rsidP="00353E05">
            <w:pPr>
              <w:pStyle w:val="TableEntry"/>
            </w:pPr>
            <w:r w:rsidRPr="001F42D3">
              <w:t>Accepted by endpoint</w:t>
            </w:r>
          </w:p>
        </w:tc>
      </w:tr>
      <w:tr w:rsidR="00B11855" w:rsidRPr="001F42D3" w14:paraId="45C42A84" w14:textId="77777777" w:rsidTr="00A92110">
        <w:trPr>
          <w:cantSplit/>
          <w:jc w:val="center"/>
        </w:trPr>
        <w:tc>
          <w:tcPr>
            <w:tcW w:w="900" w:type="dxa"/>
          </w:tcPr>
          <w:p w14:paraId="7DB8F165" w14:textId="77777777" w:rsidR="00B11855" w:rsidRPr="001F42D3" w:rsidRDefault="003D003E" w:rsidP="00353E05">
            <w:pPr>
              <w:pStyle w:val="TableEntry"/>
            </w:pPr>
            <w:r w:rsidRPr="001F42D3">
              <w:t>O</w:t>
            </w:r>
          </w:p>
        </w:tc>
        <w:tc>
          <w:tcPr>
            <w:tcW w:w="2118" w:type="dxa"/>
          </w:tcPr>
          <w:p w14:paraId="3B119CA3" w14:textId="77777777" w:rsidR="00B11855" w:rsidRPr="001F42D3" w:rsidRDefault="003D003E" w:rsidP="00353E05">
            <w:pPr>
              <w:pStyle w:val="TableEntry"/>
            </w:pPr>
            <w:r w:rsidRPr="001F42D3">
              <w:t>AcceptedPositive</w:t>
            </w:r>
          </w:p>
        </w:tc>
        <w:tc>
          <w:tcPr>
            <w:tcW w:w="5865" w:type="dxa"/>
          </w:tcPr>
          <w:p w14:paraId="2DB2F740" w14:textId="77777777" w:rsidR="00B11855" w:rsidRPr="001F42D3" w:rsidRDefault="003D003E" w:rsidP="00353E05">
            <w:pPr>
              <w:pStyle w:val="TableEntry"/>
            </w:pPr>
            <w:r w:rsidRPr="001F42D3">
              <w:t>Accepted by endpoint as true positive</w:t>
            </w:r>
          </w:p>
        </w:tc>
      </w:tr>
      <w:tr w:rsidR="00B11855" w:rsidRPr="001F42D3" w14:paraId="2E67E3BA" w14:textId="77777777" w:rsidTr="00A92110">
        <w:trPr>
          <w:cantSplit/>
          <w:jc w:val="center"/>
        </w:trPr>
        <w:tc>
          <w:tcPr>
            <w:tcW w:w="900" w:type="dxa"/>
          </w:tcPr>
          <w:p w14:paraId="119FE2BF" w14:textId="77777777" w:rsidR="00B11855" w:rsidRPr="001F42D3" w:rsidRDefault="003D003E" w:rsidP="00353E05">
            <w:pPr>
              <w:pStyle w:val="TableEntry"/>
            </w:pPr>
            <w:r w:rsidRPr="001F42D3">
              <w:t>O</w:t>
            </w:r>
          </w:p>
        </w:tc>
        <w:tc>
          <w:tcPr>
            <w:tcW w:w="2118" w:type="dxa"/>
          </w:tcPr>
          <w:p w14:paraId="3DCA763B" w14:textId="77777777" w:rsidR="00B11855" w:rsidRPr="001F42D3" w:rsidRDefault="003D003E" w:rsidP="00353E05">
            <w:pPr>
              <w:pStyle w:val="TableEntry"/>
            </w:pPr>
            <w:r w:rsidRPr="001F42D3">
              <w:t>AcceptedNotRelevant</w:t>
            </w:r>
          </w:p>
        </w:tc>
        <w:tc>
          <w:tcPr>
            <w:tcW w:w="5865" w:type="dxa"/>
          </w:tcPr>
          <w:p w14:paraId="1B267BCB" w14:textId="77777777" w:rsidR="00B11855" w:rsidRPr="001F42D3" w:rsidRDefault="003D003E" w:rsidP="00353E05">
            <w:pPr>
              <w:pStyle w:val="TableEntry"/>
            </w:pPr>
            <w:r w:rsidRPr="001F42D3">
              <w:t>Accepted by endpoint as true positive however not clinically relevant</w:t>
            </w:r>
          </w:p>
        </w:tc>
      </w:tr>
      <w:tr w:rsidR="00B11855" w:rsidRPr="001F42D3" w14:paraId="70FE0D22" w14:textId="77777777" w:rsidTr="00A92110">
        <w:trPr>
          <w:cantSplit/>
          <w:jc w:val="center"/>
        </w:trPr>
        <w:tc>
          <w:tcPr>
            <w:tcW w:w="900" w:type="dxa"/>
          </w:tcPr>
          <w:p w14:paraId="62982D43" w14:textId="77777777" w:rsidR="00B11855" w:rsidRPr="001F42D3" w:rsidRDefault="003D003E" w:rsidP="00353E05">
            <w:pPr>
              <w:pStyle w:val="TableEntry"/>
            </w:pPr>
            <w:r w:rsidRPr="001F42D3">
              <w:t>O</w:t>
            </w:r>
          </w:p>
        </w:tc>
        <w:tc>
          <w:tcPr>
            <w:tcW w:w="2118" w:type="dxa"/>
          </w:tcPr>
          <w:p w14:paraId="030D4341" w14:textId="77777777" w:rsidR="00B11855" w:rsidRPr="001F42D3" w:rsidRDefault="003D003E" w:rsidP="00353E05">
            <w:pPr>
              <w:pStyle w:val="TableEntry"/>
            </w:pPr>
            <w:r w:rsidRPr="001F42D3">
              <w:t>AcceptedFalse</w:t>
            </w:r>
          </w:p>
        </w:tc>
        <w:tc>
          <w:tcPr>
            <w:tcW w:w="5865" w:type="dxa"/>
          </w:tcPr>
          <w:p w14:paraId="2ED9B4E9" w14:textId="77777777" w:rsidR="00B11855" w:rsidRPr="001F42D3" w:rsidRDefault="003D003E" w:rsidP="00353E05">
            <w:pPr>
              <w:pStyle w:val="TableEntry"/>
            </w:pPr>
            <w:r w:rsidRPr="001F42D3">
              <w:t>Accepted by endpoint as false positive</w:t>
            </w:r>
          </w:p>
        </w:tc>
      </w:tr>
      <w:tr w:rsidR="00B11855" w:rsidRPr="001F42D3" w14:paraId="10CE5C80" w14:textId="77777777" w:rsidTr="00A92110">
        <w:trPr>
          <w:cantSplit/>
          <w:jc w:val="center"/>
        </w:trPr>
        <w:tc>
          <w:tcPr>
            <w:tcW w:w="900" w:type="dxa"/>
          </w:tcPr>
          <w:p w14:paraId="5D4AD4ED" w14:textId="77777777" w:rsidR="00B11855" w:rsidRPr="001F42D3" w:rsidRDefault="003D003E" w:rsidP="00353E05">
            <w:pPr>
              <w:pStyle w:val="TableEntry"/>
            </w:pPr>
            <w:r w:rsidRPr="001F42D3">
              <w:t>R</w:t>
            </w:r>
          </w:p>
        </w:tc>
        <w:tc>
          <w:tcPr>
            <w:tcW w:w="2118" w:type="dxa"/>
          </w:tcPr>
          <w:p w14:paraId="1AD76071" w14:textId="77777777" w:rsidR="00B11855" w:rsidRPr="001F42D3" w:rsidRDefault="003D003E" w:rsidP="00353E05">
            <w:pPr>
              <w:pStyle w:val="TableEntry"/>
            </w:pPr>
            <w:r w:rsidRPr="001F42D3">
              <w:t>Rejected</w:t>
            </w:r>
          </w:p>
        </w:tc>
        <w:tc>
          <w:tcPr>
            <w:tcW w:w="5865" w:type="dxa"/>
          </w:tcPr>
          <w:p w14:paraId="539B8872" w14:textId="77777777" w:rsidR="00B11855" w:rsidRPr="001F42D3" w:rsidRDefault="003D003E" w:rsidP="00353E05">
            <w:pPr>
              <w:pStyle w:val="TableEntry"/>
            </w:pPr>
            <w:r w:rsidRPr="001F42D3">
              <w:t>Rejected by endpoint</w:t>
            </w:r>
          </w:p>
        </w:tc>
      </w:tr>
      <w:tr w:rsidR="00B11855" w:rsidRPr="001F42D3" w14:paraId="4E7F9598" w14:textId="77777777" w:rsidTr="00A92110">
        <w:trPr>
          <w:cantSplit/>
          <w:jc w:val="center"/>
        </w:trPr>
        <w:tc>
          <w:tcPr>
            <w:tcW w:w="900" w:type="dxa"/>
          </w:tcPr>
          <w:p w14:paraId="57BF613B" w14:textId="77777777" w:rsidR="00B11855" w:rsidRPr="001F42D3" w:rsidRDefault="003D003E" w:rsidP="00353E05">
            <w:pPr>
              <w:pStyle w:val="TableEntry"/>
            </w:pPr>
            <w:r w:rsidRPr="001F42D3">
              <w:lastRenderedPageBreak/>
              <w:t>O</w:t>
            </w:r>
          </w:p>
        </w:tc>
        <w:tc>
          <w:tcPr>
            <w:tcW w:w="2118" w:type="dxa"/>
          </w:tcPr>
          <w:p w14:paraId="64020041" w14:textId="77777777" w:rsidR="00B11855" w:rsidRPr="001F42D3" w:rsidRDefault="003D003E" w:rsidP="00353E05">
            <w:pPr>
              <w:pStyle w:val="TableEntry"/>
            </w:pPr>
            <w:r w:rsidRPr="001F42D3">
              <w:t>Cancelled</w:t>
            </w:r>
          </w:p>
        </w:tc>
        <w:tc>
          <w:tcPr>
            <w:tcW w:w="5865" w:type="dxa"/>
          </w:tcPr>
          <w:p w14:paraId="3BD0A610" w14:textId="77777777" w:rsidR="00B11855" w:rsidRPr="001F42D3" w:rsidRDefault="003D003E" w:rsidP="00353E05">
            <w:pPr>
              <w:pStyle w:val="TableEntry"/>
            </w:pPr>
            <w:r w:rsidRPr="001F42D3">
              <w:t>Cancelled by endpoint (does not cancel at alert source)</w:t>
            </w:r>
          </w:p>
        </w:tc>
      </w:tr>
      <w:tr w:rsidR="00B11855" w:rsidRPr="001F42D3" w14:paraId="776E5226" w14:textId="77777777" w:rsidTr="00A92110">
        <w:trPr>
          <w:cantSplit/>
          <w:jc w:val="center"/>
        </w:trPr>
        <w:tc>
          <w:tcPr>
            <w:tcW w:w="900" w:type="dxa"/>
          </w:tcPr>
          <w:p w14:paraId="0F9AC3A2" w14:textId="77777777" w:rsidR="00B11855" w:rsidRPr="001F42D3" w:rsidRDefault="003D003E" w:rsidP="00353E05">
            <w:pPr>
              <w:pStyle w:val="TableEntry"/>
            </w:pPr>
            <w:r w:rsidRPr="001F42D3">
              <w:t>O</w:t>
            </w:r>
          </w:p>
        </w:tc>
        <w:tc>
          <w:tcPr>
            <w:tcW w:w="2118" w:type="dxa"/>
          </w:tcPr>
          <w:p w14:paraId="3F4FE868" w14:textId="77777777" w:rsidR="00B11855" w:rsidRPr="001F42D3" w:rsidRDefault="003D003E" w:rsidP="00353E05">
            <w:pPr>
              <w:pStyle w:val="TableEntry"/>
            </w:pPr>
            <w:r w:rsidRPr="001F42D3">
              <w:t>CancelledOther</w:t>
            </w:r>
          </w:p>
        </w:tc>
        <w:tc>
          <w:tcPr>
            <w:tcW w:w="5865" w:type="dxa"/>
          </w:tcPr>
          <w:p w14:paraId="7793AD5A" w14:textId="77777777" w:rsidR="00B11855" w:rsidRPr="001F42D3" w:rsidRDefault="003D003E" w:rsidP="00353E05">
            <w:pPr>
              <w:pStyle w:val="TableEntry"/>
            </w:pPr>
            <w:r w:rsidRPr="001F42D3">
              <w:t>Cancelled by other than endpoint (does not cancel alert at source)</w:t>
            </w:r>
          </w:p>
        </w:tc>
      </w:tr>
      <w:tr w:rsidR="00B11855" w:rsidRPr="001F42D3" w14:paraId="6BE0A31D" w14:textId="77777777" w:rsidTr="00A92110">
        <w:trPr>
          <w:cantSplit/>
          <w:jc w:val="center"/>
        </w:trPr>
        <w:tc>
          <w:tcPr>
            <w:tcW w:w="900" w:type="dxa"/>
          </w:tcPr>
          <w:p w14:paraId="5E5270C4" w14:textId="77777777" w:rsidR="00B11855" w:rsidRPr="001F42D3" w:rsidRDefault="003D003E" w:rsidP="00353E05">
            <w:pPr>
              <w:pStyle w:val="TableEntry"/>
            </w:pPr>
            <w:r w:rsidRPr="001F42D3">
              <w:t>O</w:t>
            </w:r>
          </w:p>
        </w:tc>
        <w:tc>
          <w:tcPr>
            <w:tcW w:w="2118" w:type="dxa"/>
          </w:tcPr>
          <w:p w14:paraId="1BBCFDE0" w14:textId="77777777" w:rsidR="00B11855" w:rsidRPr="001F42D3" w:rsidRDefault="003D003E" w:rsidP="00353E05">
            <w:pPr>
              <w:pStyle w:val="TableEntry"/>
            </w:pPr>
            <w:r w:rsidRPr="001F42D3">
              <w:t>CallbackStart</w:t>
            </w:r>
          </w:p>
        </w:tc>
        <w:tc>
          <w:tcPr>
            <w:tcW w:w="5865" w:type="dxa"/>
          </w:tcPr>
          <w:p w14:paraId="3C6438B7" w14:textId="77777777" w:rsidR="00B11855" w:rsidRPr="001F42D3" w:rsidRDefault="003D003E" w:rsidP="00353E05">
            <w:pPr>
              <w:pStyle w:val="TableEntry"/>
            </w:pPr>
            <w:r w:rsidRPr="001F42D3">
              <w:t>Callback start at endpoint (start of telephony call to alert indicated destination)</w:t>
            </w:r>
          </w:p>
        </w:tc>
      </w:tr>
      <w:tr w:rsidR="00B11855" w:rsidRPr="001F42D3" w14:paraId="3A6B390A" w14:textId="77777777" w:rsidTr="00A92110">
        <w:trPr>
          <w:cantSplit/>
          <w:jc w:val="center"/>
        </w:trPr>
        <w:tc>
          <w:tcPr>
            <w:tcW w:w="900" w:type="dxa"/>
          </w:tcPr>
          <w:p w14:paraId="23DE7930" w14:textId="77777777" w:rsidR="00B11855" w:rsidRPr="001F42D3" w:rsidRDefault="003D003E" w:rsidP="00353E05">
            <w:pPr>
              <w:pStyle w:val="TableEntry"/>
            </w:pPr>
            <w:r w:rsidRPr="001F42D3">
              <w:t>O</w:t>
            </w:r>
          </w:p>
        </w:tc>
        <w:tc>
          <w:tcPr>
            <w:tcW w:w="2118" w:type="dxa"/>
          </w:tcPr>
          <w:p w14:paraId="28DBDE69" w14:textId="77777777" w:rsidR="00B11855" w:rsidRPr="001F42D3" w:rsidRDefault="003D003E" w:rsidP="00353E05">
            <w:pPr>
              <w:pStyle w:val="TableEntry"/>
            </w:pPr>
            <w:r w:rsidRPr="001F42D3">
              <w:t>CallbackEnd</w:t>
            </w:r>
          </w:p>
        </w:tc>
        <w:tc>
          <w:tcPr>
            <w:tcW w:w="5865" w:type="dxa"/>
          </w:tcPr>
          <w:p w14:paraId="15F02FEC" w14:textId="77777777" w:rsidR="00B11855" w:rsidRPr="001F42D3" w:rsidRDefault="003D003E" w:rsidP="00353E05">
            <w:pPr>
              <w:pStyle w:val="TableEntry"/>
            </w:pPr>
            <w:r w:rsidRPr="001F42D3">
              <w:t>Callback end at endpoint (end of telephony call to alert indicated destination)</w:t>
            </w:r>
          </w:p>
        </w:tc>
      </w:tr>
    </w:tbl>
    <w:p w14:paraId="3E781956" w14:textId="77777777" w:rsidR="00B11855" w:rsidRPr="001F42D3" w:rsidRDefault="00B11855" w:rsidP="00AF7F19">
      <w:pPr>
        <w:pStyle w:val="BodyText"/>
      </w:pPr>
    </w:p>
    <w:p w14:paraId="2070D6E1" w14:textId="77777777" w:rsidR="00B11855" w:rsidRPr="001F42D3" w:rsidRDefault="003D003E" w:rsidP="005C1693">
      <w:pPr>
        <w:pStyle w:val="BodyText"/>
      </w:pPr>
      <w:r w:rsidRPr="001F42D3">
        <w:rPr>
          <w:b/>
          <w:bCs/>
        </w:rPr>
        <w:t xml:space="preserve">PRT-4   Participation   (CWE)  02381 </w:t>
      </w:r>
    </w:p>
    <w:p w14:paraId="23F03907" w14:textId="77777777" w:rsidR="00B11855" w:rsidRPr="001F42D3" w:rsidRDefault="003D003E" w:rsidP="00AF7F19">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51C8795D" w14:textId="40198F4C" w:rsidR="00B11855" w:rsidRPr="001F42D3" w:rsidRDefault="003D003E" w:rsidP="005C1693">
      <w:pPr>
        <w:pStyle w:val="BodyText"/>
      </w:pPr>
      <w:r w:rsidRPr="001F42D3">
        <w:t>Definition:  This field indicates the functional involvement with the activity being transmitted (e.g., Case Manager, Evaluator, Transcriber, Nurse Care Practitioner, Midwife, Physician Assistant, etc.)</w:t>
      </w:r>
      <w:r w:rsidR="00CA3A2C" w:rsidRPr="001F42D3">
        <w:t xml:space="preserve">. </w:t>
      </w:r>
      <w:r w:rsidRPr="001F42D3">
        <w:t>Refer to</w:t>
      </w:r>
      <w:r w:rsidR="0084235B" w:rsidRPr="001F42D3">
        <w:t xml:space="preserve"> </w:t>
      </w:r>
      <w:r w:rsidR="006D613E" w:rsidRPr="001F42D3">
        <w:t>HL7</w:t>
      </w:r>
      <w:r w:rsidR="00995105" w:rsidRPr="001F42D3">
        <w:t xml:space="preserve"> </w:t>
      </w:r>
      <w:r w:rsidR="003570BC" w:rsidRPr="001F42D3">
        <w:t>Table 917 f</w:t>
      </w:r>
      <w:r w:rsidRPr="001F42D3">
        <w:t>or valid values</w:t>
      </w:r>
      <w:r w:rsidR="00CA3A2C" w:rsidRPr="001F42D3">
        <w:t xml:space="preserve">. </w:t>
      </w:r>
    </w:p>
    <w:p w14:paraId="7F76DF05" w14:textId="6529A71B" w:rsidR="00B11855" w:rsidRPr="001F42D3" w:rsidRDefault="003D003E" w:rsidP="00CF5627">
      <w:pPr>
        <w:pStyle w:val="TableTitle"/>
      </w:pPr>
      <w:r w:rsidRPr="001F42D3">
        <w:t>Table</w:t>
      </w:r>
      <w:r w:rsidR="003570BC" w:rsidRPr="001F42D3">
        <w:t xml:space="preserve"> B.10</w:t>
      </w:r>
      <w:r w:rsidR="004E547A" w:rsidRPr="001F42D3">
        <w:t>.</w:t>
      </w:r>
      <w:r w:rsidR="00A6229B" w:rsidRPr="001F42D3">
        <w:t>3</w:t>
      </w:r>
      <w:r w:rsidR="003570BC" w:rsidRPr="001F42D3">
        <w:t>-3</w:t>
      </w:r>
      <w:r w:rsidR="00506FBD" w:rsidRPr="001F42D3">
        <w:t xml:space="preserve">: </w:t>
      </w:r>
      <w:r w:rsidR="006D613E" w:rsidRPr="001F42D3">
        <w:t>HL7</w:t>
      </w:r>
      <w:r w:rsidR="00995105" w:rsidRPr="001F42D3">
        <w:t xml:space="preserve"> </w:t>
      </w:r>
      <w:r w:rsidRPr="001F42D3">
        <w:t>Table 0912 - Participation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7"/>
        <w:gridCol w:w="3229"/>
        <w:gridCol w:w="3420"/>
      </w:tblGrid>
      <w:tr w:rsidR="00C40FD5" w:rsidRPr="001F42D3" w14:paraId="1E37F4A8" w14:textId="77777777" w:rsidTr="00A92110">
        <w:trPr>
          <w:cantSplit/>
          <w:tblHeader/>
          <w:jc w:val="center"/>
        </w:trPr>
        <w:tc>
          <w:tcPr>
            <w:tcW w:w="1147" w:type="dxa"/>
            <w:shd w:val="clear" w:color="auto" w:fill="D9D9D9"/>
          </w:tcPr>
          <w:p w14:paraId="0E56C259" w14:textId="77777777" w:rsidR="00B11855" w:rsidRPr="001F42D3" w:rsidRDefault="003D003E" w:rsidP="00AF7F19">
            <w:pPr>
              <w:pStyle w:val="TableEntryHeader"/>
            </w:pPr>
            <w:r w:rsidRPr="001F42D3">
              <w:t>Value</w:t>
            </w:r>
          </w:p>
        </w:tc>
        <w:tc>
          <w:tcPr>
            <w:tcW w:w="3229" w:type="dxa"/>
            <w:shd w:val="clear" w:color="auto" w:fill="D9D9D9"/>
          </w:tcPr>
          <w:p w14:paraId="316A89CE" w14:textId="77777777" w:rsidR="00B11855" w:rsidRPr="001F42D3" w:rsidRDefault="003D003E" w:rsidP="00AF7F19">
            <w:pPr>
              <w:pStyle w:val="TableEntryHeader"/>
            </w:pPr>
            <w:r w:rsidRPr="001F42D3">
              <w:t>Description</w:t>
            </w:r>
          </w:p>
        </w:tc>
        <w:tc>
          <w:tcPr>
            <w:tcW w:w="3420" w:type="dxa"/>
            <w:shd w:val="clear" w:color="auto" w:fill="D9D9D9"/>
          </w:tcPr>
          <w:p w14:paraId="5F356386" w14:textId="77777777" w:rsidR="00B11855" w:rsidRPr="001F42D3" w:rsidRDefault="003D003E" w:rsidP="00AF7F19">
            <w:pPr>
              <w:pStyle w:val="TableEntryHeader"/>
            </w:pPr>
            <w:r w:rsidRPr="001F42D3">
              <w:t>Used with</w:t>
            </w:r>
          </w:p>
        </w:tc>
      </w:tr>
      <w:tr w:rsidR="00B11855" w:rsidRPr="001F42D3" w14:paraId="6F5923D0" w14:textId="77777777" w:rsidTr="006C0E8E">
        <w:trPr>
          <w:cantSplit/>
          <w:jc w:val="center"/>
        </w:trPr>
        <w:tc>
          <w:tcPr>
            <w:tcW w:w="1147" w:type="dxa"/>
          </w:tcPr>
          <w:p w14:paraId="63B196DD" w14:textId="77777777" w:rsidR="00B11855" w:rsidRPr="001F42D3" w:rsidRDefault="003D003E" w:rsidP="00AF7F19">
            <w:pPr>
              <w:pStyle w:val="TableEntry"/>
            </w:pPr>
            <w:r w:rsidRPr="001F42D3">
              <w:t>AD</w:t>
            </w:r>
          </w:p>
        </w:tc>
        <w:tc>
          <w:tcPr>
            <w:tcW w:w="3229" w:type="dxa"/>
          </w:tcPr>
          <w:p w14:paraId="2EF58137" w14:textId="77777777" w:rsidR="00B11855" w:rsidRPr="001F42D3" w:rsidRDefault="003D003E" w:rsidP="00AF7F19">
            <w:pPr>
              <w:pStyle w:val="TableEntry"/>
            </w:pPr>
            <w:r w:rsidRPr="001F42D3">
              <w:t>Admitting Provider</w:t>
            </w:r>
          </w:p>
        </w:tc>
        <w:tc>
          <w:tcPr>
            <w:tcW w:w="3420" w:type="dxa"/>
          </w:tcPr>
          <w:p w14:paraId="1B6AE829" w14:textId="77777777" w:rsidR="00B11855" w:rsidRPr="001F42D3" w:rsidRDefault="003D003E" w:rsidP="00AF7F19">
            <w:pPr>
              <w:pStyle w:val="TableEntry"/>
            </w:pPr>
            <w:r w:rsidRPr="001F42D3">
              <w:t>PV1-17 Admitting doctor</w:t>
            </w:r>
          </w:p>
        </w:tc>
      </w:tr>
      <w:tr w:rsidR="00B11855" w:rsidRPr="001F42D3" w14:paraId="3864A83B" w14:textId="77777777" w:rsidTr="006C0E8E">
        <w:trPr>
          <w:cantSplit/>
          <w:jc w:val="center"/>
        </w:trPr>
        <w:tc>
          <w:tcPr>
            <w:tcW w:w="1147" w:type="dxa"/>
          </w:tcPr>
          <w:p w14:paraId="49BFE83C" w14:textId="77777777" w:rsidR="00B11855" w:rsidRPr="001F42D3" w:rsidRDefault="003D003E" w:rsidP="00AF7F19">
            <w:pPr>
              <w:pStyle w:val="TableEntry"/>
            </w:pPr>
            <w:r w:rsidRPr="001F42D3">
              <w:t>AI</w:t>
            </w:r>
          </w:p>
        </w:tc>
        <w:tc>
          <w:tcPr>
            <w:tcW w:w="3229" w:type="dxa"/>
          </w:tcPr>
          <w:p w14:paraId="623D216F" w14:textId="77777777" w:rsidR="00B11855" w:rsidRPr="001F42D3" w:rsidRDefault="003D003E" w:rsidP="00AF7F19">
            <w:pPr>
              <w:pStyle w:val="TableEntry"/>
            </w:pPr>
            <w:r w:rsidRPr="001F42D3">
              <w:t>Assistant/Alternate Interpreter</w:t>
            </w:r>
          </w:p>
        </w:tc>
        <w:tc>
          <w:tcPr>
            <w:tcW w:w="3420" w:type="dxa"/>
          </w:tcPr>
          <w:p w14:paraId="5E387EC8" w14:textId="77777777" w:rsidR="00B11855" w:rsidRPr="001F42D3" w:rsidRDefault="00B11855" w:rsidP="00AF7F19">
            <w:pPr>
              <w:pStyle w:val="TableEntry"/>
            </w:pPr>
          </w:p>
        </w:tc>
      </w:tr>
      <w:tr w:rsidR="00B11855" w:rsidRPr="001F42D3" w14:paraId="4B2092DF" w14:textId="77777777" w:rsidTr="006C0E8E">
        <w:trPr>
          <w:cantSplit/>
          <w:jc w:val="center"/>
        </w:trPr>
        <w:tc>
          <w:tcPr>
            <w:tcW w:w="1147" w:type="dxa"/>
          </w:tcPr>
          <w:p w14:paraId="0896B6A7" w14:textId="77777777" w:rsidR="00B11855" w:rsidRPr="001F42D3" w:rsidRDefault="003D003E" w:rsidP="00AF7F19">
            <w:pPr>
              <w:pStyle w:val="TableEntry"/>
            </w:pPr>
            <w:r w:rsidRPr="001F42D3">
              <w:t>AAP</w:t>
            </w:r>
          </w:p>
        </w:tc>
        <w:tc>
          <w:tcPr>
            <w:tcW w:w="3229" w:type="dxa"/>
          </w:tcPr>
          <w:p w14:paraId="18E9E8A1" w14:textId="77777777" w:rsidR="00B11855" w:rsidRPr="001F42D3" w:rsidRDefault="003D003E" w:rsidP="00AF7F19">
            <w:pPr>
              <w:pStyle w:val="TableEntry"/>
            </w:pPr>
            <w:r w:rsidRPr="001F42D3">
              <w:t>Alert Acknowledging Provider</w:t>
            </w:r>
          </w:p>
        </w:tc>
        <w:tc>
          <w:tcPr>
            <w:tcW w:w="3420" w:type="dxa"/>
          </w:tcPr>
          <w:p w14:paraId="608E38A9" w14:textId="77777777" w:rsidR="00B11855" w:rsidRPr="001F42D3" w:rsidRDefault="003D003E" w:rsidP="00AF7F19">
            <w:pPr>
              <w:pStyle w:val="TableEntry"/>
            </w:pPr>
            <w:r w:rsidRPr="001F42D3">
              <w:t>PCD ACM Report Alert Status [PCD-05]</w:t>
            </w:r>
          </w:p>
        </w:tc>
      </w:tr>
      <w:tr w:rsidR="00B11855" w:rsidRPr="001F42D3" w14:paraId="275555D7" w14:textId="77777777" w:rsidTr="006C0E8E">
        <w:trPr>
          <w:cantSplit/>
          <w:jc w:val="center"/>
        </w:trPr>
        <w:tc>
          <w:tcPr>
            <w:tcW w:w="1147" w:type="dxa"/>
          </w:tcPr>
          <w:p w14:paraId="3BAF48EF" w14:textId="77777777" w:rsidR="00B11855" w:rsidRPr="001F42D3" w:rsidRDefault="003D003E" w:rsidP="00AF7F19">
            <w:pPr>
              <w:pStyle w:val="TableEntry"/>
            </w:pPr>
            <w:r w:rsidRPr="001F42D3">
              <w:t>AP</w:t>
            </w:r>
          </w:p>
        </w:tc>
        <w:tc>
          <w:tcPr>
            <w:tcW w:w="3229" w:type="dxa"/>
          </w:tcPr>
          <w:p w14:paraId="4E8DBD15" w14:textId="77777777" w:rsidR="00B11855" w:rsidRPr="001F42D3" w:rsidRDefault="003D003E" w:rsidP="00AF7F19">
            <w:pPr>
              <w:pStyle w:val="TableEntry"/>
            </w:pPr>
            <w:r w:rsidRPr="001F42D3">
              <w:t xml:space="preserve">Administering Provider </w:t>
            </w:r>
          </w:p>
        </w:tc>
        <w:tc>
          <w:tcPr>
            <w:tcW w:w="3420" w:type="dxa"/>
          </w:tcPr>
          <w:p w14:paraId="2E9BBAAD" w14:textId="77777777" w:rsidR="00B11855" w:rsidRPr="001F42D3" w:rsidRDefault="003D003E" w:rsidP="00AF7F19">
            <w:pPr>
              <w:pStyle w:val="TableEntry"/>
            </w:pPr>
            <w:r w:rsidRPr="001F42D3">
              <w:t>RXA-10 Administering Provider</w:t>
            </w:r>
          </w:p>
        </w:tc>
      </w:tr>
      <w:tr w:rsidR="00B11855" w:rsidRPr="001F42D3" w14:paraId="05D08E84" w14:textId="77777777" w:rsidTr="006C0E8E">
        <w:trPr>
          <w:cantSplit/>
          <w:jc w:val="center"/>
        </w:trPr>
        <w:tc>
          <w:tcPr>
            <w:tcW w:w="1147" w:type="dxa"/>
          </w:tcPr>
          <w:p w14:paraId="0FCAEE87" w14:textId="77777777" w:rsidR="00B11855" w:rsidRPr="001F42D3" w:rsidRDefault="003D003E" w:rsidP="00AF7F19">
            <w:pPr>
              <w:pStyle w:val="TableEntry"/>
            </w:pPr>
            <w:r w:rsidRPr="001F42D3">
              <w:t>ARI</w:t>
            </w:r>
          </w:p>
        </w:tc>
        <w:tc>
          <w:tcPr>
            <w:tcW w:w="3229" w:type="dxa"/>
          </w:tcPr>
          <w:p w14:paraId="772D6737" w14:textId="77777777" w:rsidR="00B11855" w:rsidRPr="001F42D3" w:rsidRDefault="003D003E" w:rsidP="00AF7F19">
            <w:pPr>
              <w:pStyle w:val="TableEntry"/>
            </w:pPr>
            <w:r w:rsidRPr="001F42D3">
              <w:t>Assistant Result Interpreter</w:t>
            </w:r>
          </w:p>
        </w:tc>
        <w:tc>
          <w:tcPr>
            <w:tcW w:w="3420" w:type="dxa"/>
          </w:tcPr>
          <w:p w14:paraId="23DD8F56" w14:textId="77777777" w:rsidR="00B11855" w:rsidRPr="001F42D3" w:rsidRDefault="00B11855" w:rsidP="00AF7F19">
            <w:pPr>
              <w:pStyle w:val="TableEntry"/>
            </w:pPr>
          </w:p>
        </w:tc>
      </w:tr>
      <w:tr w:rsidR="00B11855" w:rsidRPr="001F42D3" w14:paraId="42339D88" w14:textId="77777777" w:rsidTr="006C0E8E">
        <w:trPr>
          <w:cantSplit/>
          <w:jc w:val="center"/>
        </w:trPr>
        <w:tc>
          <w:tcPr>
            <w:tcW w:w="1147" w:type="dxa"/>
          </w:tcPr>
          <w:p w14:paraId="2CF8213D" w14:textId="77777777" w:rsidR="00B11855" w:rsidRPr="001F42D3" w:rsidRDefault="003D003E" w:rsidP="00AF7F19">
            <w:pPr>
              <w:pStyle w:val="TableEntry"/>
            </w:pPr>
            <w:r w:rsidRPr="001F42D3">
              <w:t>AT</w:t>
            </w:r>
          </w:p>
        </w:tc>
        <w:tc>
          <w:tcPr>
            <w:tcW w:w="3229" w:type="dxa"/>
          </w:tcPr>
          <w:p w14:paraId="461FFF58" w14:textId="77777777" w:rsidR="00B11855" w:rsidRPr="001F42D3" w:rsidRDefault="003D003E" w:rsidP="00AF7F19">
            <w:pPr>
              <w:pStyle w:val="TableEntry"/>
            </w:pPr>
            <w:r w:rsidRPr="001F42D3">
              <w:t>Attending Provider</w:t>
            </w:r>
          </w:p>
        </w:tc>
        <w:tc>
          <w:tcPr>
            <w:tcW w:w="3420" w:type="dxa"/>
          </w:tcPr>
          <w:p w14:paraId="5493B92C" w14:textId="77777777" w:rsidR="00B11855" w:rsidRPr="001F42D3" w:rsidRDefault="003D003E" w:rsidP="00AF7F19">
            <w:pPr>
              <w:pStyle w:val="TableEntry"/>
            </w:pPr>
            <w:r w:rsidRPr="001F42D3">
              <w:t>PV1-7 Attending doctor</w:t>
            </w:r>
          </w:p>
        </w:tc>
      </w:tr>
      <w:tr w:rsidR="00B11855" w:rsidRPr="001F42D3" w14:paraId="4A961434" w14:textId="77777777" w:rsidTr="006C0E8E">
        <w:trPr>
          <w:cantSplit/>
          <w:jc w:val="center"/>
        </w:trPr>
        <w:tc>
          <w:tcPr>
            <w:tcW w:w="1147" w:type="dxa"/>
          </w:tcPr>
          <w:p w14:paraId="512F4E5C" w14:textId="77777777" w:rsidR="00B11855" w:rsidRPr="001F42D3" w:rsidRDefault="003D003E" w:rsidP="00AF7F19">
            <w:pPr>
              <w:pStyle w:val="TableEntry"/>
            </w:pPr>
            <w:r w:rsidRPr="001F42D3">
              <w:t>AUT</w:t>
            </w:r>
          </w:p>
        </w:tc>
        <w:tc>
          <w:tcPr>
            <w:tcW w:w="3229" w:type="dxa"/>
          </w:tcPr>
          <w:p w14:paraId="1EDE051A" w14:textId="77777777" w:rsidR="00B11855" w:rsidRPr="001F42D3" w:rsidRDefault="003D003E" w:rsidP="00AF7F19">
            <w:pPr>
              <w:pStyle w:val="TableEntry"/>
            </w:pPr>
            <w:r w:rsidRPr="001F42D3">
              <w:t>AUT Author/Event Initiator</w:t>
            </w:r>
          </w:p>
        </w:tc>
        <w:tc>
          <w:tcPr>
            <w:tcW w:w="3420" w:type="dxa"/>
          </w:tcPr>
          <w:p w14:paraId="46767C94" w14:textId="77777777" w:rsidR="00B11855" w:rsidRPr="001F42D3" w:rsidRDefault="003D003E" w:rsidP="00AF7F19">
            <w:pPr>
              <w:pStyle w:val="TableEntry"/>
            </w:pPr>
            <w:r w:rsidRPr="001F42D3">
              <w:t>ORC-19 Action By</w:t>
            </w:r>
          </w:p>
        </w:tc>
      </w:tr>
      <w:tr w:rsidR="00B11855" w:rsidRPr="001F42D3" w14:paraId="64A74810" w14:textId="77777777" w:rsidTr="006C0E8E">
        <w:trPr>
          <w:cantSplit/>
          <w:jc w:val="center"/>
        </w:trPr>
        <w:tc>
          <w:tcPr>
            <w:tcW w:w="1147" w:type="dxa"/>
          </w:tcPr>
          <w:p w14:paraId="7A91F1F1" w14:textId="77777777" w:rsidR="00B11855" w:rsidRPr="001F42D3" w:rsidRDefault="003D003E" w:rsidP="00AF7F19">
            <w:pPr>
              <w:pStyle w:val="TableEntry"/>
            </w:pPr>
            <w:r w:rsidRPr="001F42D3">
              <w:t>CP</w:t>
            </w:r>
          </w:p>
        </w:tc>
        <w:tc>
          <w:tcPr>
            <w:tcW w:w="3229" w:type="dxa"/>
          </w:tcPr>
          <w:p w14:paraId="4BFBAFB3" w14:textId="77777777" w:rsidR="00B11855" w:rsidRPr="001F42D3" w:rsidRDefault="003D003E" w:rsidP="00AF7F19">
            <w:pPr>
              <w:pStyle w:val="TableEntry"/>
            </w:pPr>
            <w:r w:rsidRPr="001F42D3">
              <w:t>Consulting Provider</w:t>
            </w:r>
          </w:p>
        </w:tc>
        <w:tc>
          <w:tcPr>
            <w:tcW w:w="3420" w:type="dxa"/>
          </w:tcPr>
          <w:p w14:paraId="11903754" w14:textId="77777777" w:rsidR="00B11855" w:rsidRPr="001F42D3" w:rsidRDefault="00B11855" w:rsidP="00AF7F19">
            <w:pPr>
              <w:pStyle w:val="TableEntry"/>
            </w:pPr>
          </w:p>
        </w:tc>
      </w:tr>
      <w:tr w:rsidR="00B11855" w:rsidRPr="001F42D3" w14:paraId="18285DCF" w14:textId="77777777" w:rsidTr="006C0E8E">
        <w:trPr>
          <w:cantSplit/>
          <w:jc w:val="center"/>
        </w:trPr>
        <w:tc>
          <w:tcPr>
            <w:tcW w:w="1147" w:type="dxa"/>
          </w:tcPr>
          <w:p w14:paraId="008470A6" w14:textId="77777777" w:rsidR="00B11855" w:rsidRPr="001F42D3" w:rsidRDefault="003D003E" w:rsidP="00AF7F19">
            <w:pPr>
              <w:pStyle w:val="TableEntry"/>
            </w:pPr>
            <w:r w:rsidRPr="001F42D3">
              <w:t>DP</w:t>
            </w:r>
          </w:p>
        </w:tc>
        <w:tc>
          <w:tcPr>
            <w:tcW w:w="3229" w:type="dxa"/>
          </w:tcPr>
          <w:p w14:paraId="73E233D1" w14:textId="77777777" w:rsidR="00B11855" w:rsidRPr="001F42D3" w:rsidRDefault="003D003E" w:rsidP="00AF7F19">
            <w:pPr>
              <w:pStyle w:val="TableEntry"/>
            </w:pPr>
            <w:r w:rsidRPr="001F42D3">
              <w:t xml:space="preserve">Dispensing Provider </w:t>
            </w:r>
          </w:p>
        </w:tc>
        <w:tc>
          <w:tcPr>
            <w:tcW w:w="3420" w:type="dxa"/>
          </w:tcPr>
          <w:p w14:paraId="47EADCE0" w14:textId="77777777" w:rsidR="00B11855" w:rsidRPr="001F42D3" w:rsidRDefault="003D003E" w:rsidP="00AF7F19">
            <w:pPr>
              <w:pStyle w:val="TableEntry"/>
            </w:pPr>
            <w:r w:rsidRPr="001F42D3">
              <w:t>RXD-10 Dispensing Provider</w:t>
            </w:r>
          </w:p>
        </w:tc>
      </w:tr>
      <w:tr w:rsidR="00B11855" w:rsidRPr="001F42D3" w14:paraId="0604AC13" w14:textId="77777777" w:rsidTr="006C0E8E">
        <w:trPr>
          <w:cantSplit/>
          <w:jc w:val="center"/>
        </w:trPr>
        <w:tc>
          <w:tcPr>
            <w:tcW w:w="1147" w:type="dxa"/>
          </w:tcPr>
          <w:p w14:paraId="5FA39F45" w14:textId="77777777" w:rsidR="00B11855" w:rsidRPr="001F42D3" w:rsidRDefault="003D003E" w:rsidP="00AF7F19">
            <w:pPr>
              <w:pStyle w:val="TableEntry"/>
            </w:pPr>
            <w:r w:rsidRPr="001F42D3">
              <w:t>EP</w:t>
            </w:r>
          </w:p>
        </w:tc>
        <w:tc>
          <w:tcPr>
            <w:tcW w:w="3229" w:type="dxa"/>
          </w:tcPr>
          <w:p w14:paraId="23220870" w14:textId="77777777" w:rsidR="00B11855" w:rsidRPr="001F42D3" w:rsidRDefault="003D003E" w:rsidP="00AF7F19">
            <w:pPr>
              <w:pStyle w:val="TableEntry"/>
            </w:pPr>
            <w:r w:rsidRPr="001F42D3">
              <w:t xml:space="preserve">Entering Provider (probably not the same as transcriptionist?) </w:t>
            </w:r>
          </w:p>
        </w:tc>
        <w:tc>
          <w:tcPr>
            <w:tcW w:w="3420" w:type="dxa"/>
          </w:tcPr>
          <w:p w14:paraId="6BAA7984" w14:textId="77777777" w:rsidR="00B11855" w:rsidRPr="001F42D3" w:rsidRDefault="003D003E" w:rsidP="00AF7F19">
            <w:pPr>
              <w:pStyle w:val="TableEntry"/>
            </w:pPr>
            <w:r w:rsidRPr="001F42D3">
              <w:t>ORC-10 Entered By</w:t>
            </w:r>
          </w:p>
        </w:tc>
      </w:tr>
      <w:tr w:rsidR="00B11855" w:rsidRPr="001F42D3" w14:paraId="0760142C" w14:textId="77777777" w:rsidTr="006C0E8E">
        <w:trPr>
          <w:cantSplit/>
          <w:jc w:val="center"/>
        </w:trPr>
        <w:tc>
          <w:tcPr>
            <w:tcW w:w="1147" w:type="dxa"/>
          </w:tcPr>
          <w:p w14:paraId="7C4A16C3" w14:textId="77777777" w:rsidR="00B11855" w:rsidRPr="001F42D3" w:rsidRDefault="003D003E" w:rsidP="00AF7F19">
            <w:pPr>
              <w:pStyle w:val="TableEntry"/>
            </w:pPr>
            <w:r w:rsidRPr="001F42D3">
              <w:t>EQUIP</w:t>
            </w:r>
          </w:p>
        </w:tc>
        <w:tc>
          <w:tcPr>
            <w:tcW w:w="3229" w:type="dxa"/>
          </w:tcPr>
          <w:p w14:paraId="41582A14" w14:textId="77777777" w:rsidR="00B11855" w:rsidRPr="001F42D3" w:rsidRDefault="003D003E" w:rsidP="00AF7F19">
            <w:pPr>
              <w:pStyle w:val="TableEntry"/>
            </w:pPr>
            <w:r w:rsidRPr="001F42D3">
              <w:t xml:space="preserve">Equipment </w:t>
            </w:r>
          </w:p>
        </w:tc>
        <w:tc>
          <w:tcPr>
            <w:tcW w:w="3420" w:type="dxa"/>
          </w:tcPr>
          <w:p w14:paraId="6E532930" w14:textId="77777777" w:rsidR="00B11855" w:rsidRPr="001F42D3" w:rsidRDefault="00B11855" w:rsidP="00AF7F19">
            <w:pPr>
              <w:pStyle w:val="TableEntry"/>
            </w:pPr>
          </w:p>
        </w:tc>
      </w:tr>
      <w:tr w:rsidR="00B11855" w:rsidRPr="001F42D3" w14:paraId="013FA3E5" w14:textId="77777777" w:rsidTr="006C0E8E">
        <w:trPr>
          <w:cantSplit/>
          <w:jc w:val="center"/>
        </w:trPr>
        <w:tc>
          <w:tcPr>
            <w:tcW w:w="1147" w:type="dxa"/>
          </w:tcPr>
          <w:p w14:paraId="0BF287AC" w14:textId="77777777" w:rsidR="00B11855" w:rsidRPr="001F42D3" w:rsidRDefault="003D003E" w:rsidP="00AF7F19">
            <w:pPr>
              <w:pStyle w:val="TableEntry"/>
            </w:pPr>
            <w:r w:rsidRPr="001F42D3">
              <w:t>FHCP</w:t>
            </w:r>
          </w:p>
        </w:tc>
        <w:tc>
          <w:tcPr>
            <w:tcW w:w="3229" w:type="dxa"/>
          </w:tcPr>
          <w:p w14:paraId="724B80FC" w14:textId="77777777" w:rsidR="00B11855" w:rsidRPr="001F42D3" w:rsidRDefault="003D003E" w:rsidP="00AF7F19">
            <w:pPr>
              <w:pStyle w:val="TableEntry"/>
            </w:pPr>
            <w:r w:rsidRPr="001F42D3">
              <w:t>Family Health Care Professional</w:t>
            </w:r>
          </w:p>
        </w:tc>
        <w:tc>
          <w:tcPr>
            <w:tcW w:w="3420" w:type="dxa"/>
          </w:tcPr>
          <w:p w14:paraId="55A049E4" w14:textId="77777777" w:rsidR="00B11855" w:rsidRPr="001F42D3" w:rsidRDefault="00B11855" w:rsidP="00AF7F19">
            <w:pPr>
              <w:pStyle w:val="TableEntry"/>
            </w:pPr>
          </w:p>
        </w:tc>
      </w:tr>
      <w:tr w:rsidR="00B11855" w:rsidRPr="001F42D3" w14:paraId="5A17189B" w14:textId="77777777" w:rsidTr="006C0E8E">
        <w:trPr>
          <w:cantSplit/>
          <w:jc w:val="center"/>
        </w:trPr>
        <w:tc>
          <w:tcPr>
            <w:tcW w:w="1147" w:type="dxa"/>
          </w:tcPr>
          <w:p w14:paraId="017F4988" w14:textId="77777777" w:rsidR="00B11855" w:rsidRPr="001F42D3" w:rsidRDefault="003D003E" w:rsidP="00AF7F19">
            <w:pPr>
              <w:pStyle w:val="TableEntry"/>
            </w:pPr>
            <w:r w:rsidRPr="001F42D3">
              <w:t>MDIR</w:t>
            </w:r>
          </w:p>
        </w:tc>
        <w:tc>
          <w:tcPr>
            <w:tcW w:w="3229" w:type="dxa"/>
          </w:tcPr>
          <w:p w14:paraId="0B34A8DF" w14:textId="77777777" w:rsidR="00B11855" w:rsidRPr="001F42D3" w:rsidRDefault="003D003E" w:rsidP="00AF7F19">
            <w:pPr>
              <w:pStyle w:val="TableEntry"/>
            </w:pPr>
            <w:r w:rsidRPr="001F42D3">
              <w:t xml:space="preserve">Medical Director </w:t>
            </w:r>
          </w:p>
        </w:tc>
        <w:tc>
          <w:tcPr>
            <w:tcW w:w="3420" w:type="dxa"/>
          </w:tcPr>
          <w:p w14:paraId="7E3F3667" w14:textId="77777777" w:rsidR="00B11855" w:rsidRPr="001F42D3" w:rsidRDefault="003D003E" w:rsidP="00AF7F19">
            <w:pPr>
              <w:pStyle w:val="TableEntry"/>
            </w:pPr>
            <w:r w:rsidRPr="001F42D3">
              <w:t>OBX-25 Performing Organization Medical Director</w:t>
            </w:r>
          </w:p>
        </w:tc>
      </w:tr>
      <w:tr w:rsidR="00B11855" w:rsidRPr="001F42D3" w14:paraId="3DC3872A" w14:textId="77777777" w:rsidTr="006C0E8E">
        <w:trPr>
          <w:cantSplit/>
          <w:jc w:val="center"/>
        </w:trPr>
        <w:tc>
          <w:tcPr>
            <w:tcW w:w="1147" w:type="dxa"/>
          </w:tcPr>
          <w:p w14:paraId="4317D789" w14:textId="77777777" w:rsidR="00B11855" w:rsidRPr="001F42D3" w:rsidRDefault="003D003E" w:rsidP="00AF7F19">
            <w:pPr>
              <w:pStyle w:val="TableEntry"/>
            </w:pPr>
            <w:r w:rsidRPr="001F42D3">
              <w:t>OP</w:t>
            </w:r>
          </w:p>
        </w:tc>
        <w:tc>
          <w:tcPr>
            <w:tcW w:w="3229" w:type="dxa"/>
          </w:tcPr>
          <w:p w14:paraId="04B48BD3" w14:textId="77777777" w:rsidR="00B11855" w:rsidRPr="001F42D3" w:rsidRDefault="003D003E" w:rsidP="00AF7F19">
            <w:pPr>
              <w:pStyle w:val="TableEntry"/>
            </w:pPr>
            <w:r w:rsidRPr="001F42D3">
              <w:t xml:space="preserve">Ordering Provider </w:t>
            </w:r>
          </w:p>
        </w:tc>
        <w:tc>
          <w:tcPr>
            <w:tcW w:w="3420" w:type="dxa"/>
          </w:tcPr>
          <w:p w14:paraId="1D64C418" w14:textId="77777777" w:rsidR="00B11855" w:rsidRPr="001F42D3" w:rsidRDefault="003D003E" w:rsidP="00AF7F19">
            <w:pPr>
              <w:pStyle w:val="TableEntry"/>
            </w:pPr>
            <w:r w:rsidRPr="001F42D3">
              <w:t>ORC-12 Ordering Provider, OBR-16 Ordering Provider, RXO-14 Ordering Provider's DEA Number, RXE-13 Ordering Provider's DEA Number, ORC-24 Ordering Provider Address</w:t>
            </w:r>
          </w:p>
        </w:tc>
      </w:tr>
      <w:tr w:rsidR="00B11855" w:rsidRPr="001F42D3" w14:paraId="6D3252D5" w14:textId="77777777" w:rsidTr="006C0E8E">
        <w:trPr>
          <w:cantSplit/>
          <w:jc w:val="center"/>
        </w:trPr>
        <w:tc>
          <w:tcPr>
            <w:tcW w:w="1147" w:type="dxa"/>
          </w:tcPr>
          <w:p w14:paraId="112523D0" w14:textId="77777777" w:rsidR="00B11855" w:rsidRPr="001F42D3" w:rsidRDefault="003D003E" w:rsidP="00AF7F19">
            <w:pPr>
              <w:pStyle w:val="TableEntry"/>
            </w:pPr>
            <w:r w:rsidRPr="001F42D3">
              <w:t>PB</w:t>
            </w:r>
          </w:p>
        </w:tc>
        <w:tc>
          <w:tcPr>
            <w:tcW w:w="3229" w:type="dxa"/>
          </w:tcPr>
          <w:p w14:paraId="58DB95F6" w14:textId="77777777" w:rsidR="00B11855" w:rsidRPr="001F42D3" w:rsidRDefault="003D003E" w:rsidP="00AF7F19">
            <w:pPr>
              <w:pStyle w:val="TableEntry"/>
            </w:pPr>
            <w:r w:rsidRPr="001F42D3">
              <w:t>Packed by</w:t>
            </w:r>
          </w:p>
        </w:tc>
        <w:tc>
          <w:tcPr>
            <w:tcW w:w="3420" w:type="dxa"/>
          </w:tcPr>
          <w:p w14:paraId="7B14EF6E" w14:textId="77777777" w:rsidR="00B11855" w:rsidRPr="001F42D3" w:rsidRDefault="00B11855" w:rsidP="00AF7F19">
            <w:pPr>
              <w:pStyle w:val="TableEntry"/>
            </w:pPr>
          </w:p>
        </w:tc>
      </w:tr>
      <w:tr w:rsidR="00B11855" w:rsidRPr="001F42D3" w14:paraId="219078F6" w14:textId="77777777" w:rsidTr="006C0E8E">
        <w:trPr>
          <w:cantSplit/>
          <w:jc w:val="center"/>
        </w:trPr>
        <w:tc>
          <w:tcPr>
            <w:tcW w:w="1147" w:type="dxa"/>
          </w:tcPr>
          <w:p w14:paraId="3EA0A998" w14:textId="77777777" w:rsidR="00B11855" w:rsidRPr="001F42D3" w:rsidRDefault="003D003E" w:rsidP="00AF7F19">
            <w:pPr>
              <w:pStyle w:val="TableEntry"/>
            </w:pPr>
            <w:r w:rsidRPr="001F42D3">
              <w:lastRenderedPageBreak/>
              <w:t>PH</w:t>
            </w:r>
          </w:p>
        </w:tc>
        <w:tc>
          <w:tcPr>
            <w:tcW w:w="3229" w:type="dxa"/>
          </w:tcPr>
          <w:p w14:paraId="3496FB92" w14:textId="77777777" w:rsidR="00B11855" w:rsidRPr="001F42D3" w:rsidRDefault="003D003E" w:rsidP="00AF7F19">
            <w:pPr>
              <w:pStyle w:val="TableEntry"/>
            </w:pPr>
            <w:r w:rsidRPr="001F42D3">
              <w:t xml:space="preserve">Pharmacist   (not sure how to dissect Pharmacist/Treatment Supplier's Verifier ID) </w:t>
            </w:r>
          </w:p>
        </w:tc>
        <w:tc>
          <w:tcPr>
            <w:tcW w:w="3420" w:type="dxa"/>
          </w:tcPr>
          <w:p w14:paraId="1F3DD13B" w14:textId="77777777" w:rsidR="00B11855" w:rsidRPr="001F42D3" w:rsidRDefault="003D003E" w:rsidP="00AF7F19">
            <w:pPr>
              <w:pStyle w:val="TableEntry"/>
            </w:pPr>
            <w:r w:rsidRPr="001F42D3">
              <w:t>RXE-14 Pharmacist/Treatment Supplier's Verifier ID</w:t>
            </w:r>
          </w:p>
        </w:tc>
      </w:tr>
      <w:tr w:rsidR="00B11855" w:rsidRPr="001F42D3" w14:paraId="4DF0BA16" w14:textId="77777777" w:rsidTr="006C0E8E">
        <w:trPr>
          <w:cantSplit/>
          <w:jc w:val="center"/>
        </w:trPr>
        <w:tc>
          <w:tcPr>
            <w:tcW w:w="1147" w:type="dxa"/>
          </w:tcPr>
          <w:p w14:paraId="3E7D3582" w14:textId="77777777" w:rsidR="00B11855" w:rsidRPr="001F42D3" w:rsidRDefault="003D003E" w:rsidP="00AF7F19">
            <w:pPr>
              <w:pStyle w:val="TableEntry"/>
            </w:pPr>
            <w:r w:rsidRPr="001F42D3">
              <w:t>PI</w:t>
            </w:r>
          </w:p>
        </w:tc>
        <w:tc>
          <w:tcPr>
            <w:tcW w:w="3229" w:type="dxa"/>
          </w:tcPr>
          <w:p w14:paraId="647A8248" w14:textId="77777777" w:rsidR="00B11855" w:rsidRPr="001F42D3" w:rsidRDefault="003D003E" w:rsidP="00AF7F19">
            <w:pPr>
              <w:pStyle w:val="TableEntry"/>
            </w:pPr>
            <w:r w:rsidRPr="001F42D3">
              <w:t>Primary Interpreter</w:t>
            </w:r>
          </w:p>
        </w:tc>
        <w:tc>
          <w:tcPr>
            <w:tcW w:w="3420" w:type="dxa"/>
          </w:tcPr>
          <w:p w14:paraId="4AE4FDFD" w14:textId="77777777" w:rsidR="00B11855" w:rsidRPr="001F42D3" w:rsidRDefault="00B11855" w:rsidP="00AF7F19">
            <w:pPr>
              <w:pStyle w:val="TableEntry"/>
            </w:pPr>
          </w:p>
        </w:tc>
      </w:tr>
      <w:tr w:rsidR="00B11855" w:rsidRPr="001F42D3" w14:paraId="2B285721" w14:textId="77777777" w:rsidTr="006C0E8E">
        <w:trPr>
          <w:cantSplit/>
          <w:jc w:val="center"/>
        </w:trPr>
        <w:tc>
          <w:tcPr>
            <w:tcW w:w="1147" w:type="dxa"/>
          </w:tcPr>
          <w:p w14:paraId="271FBC67" w14:textId="77777777" w:rsidR="00B11855" w:rsidRPr="001F42D3" w:rsidRDefault="003D003E" w:rsidP="00AF7F19">
            <w:pPr>
              <w:pStyle w:val="TableEntry"/>
            </w:pPr>
            <w:r w:rsidRPr="001F42D3">
              <w:t>PO</w:t>
            </w:r>
          </w:p>
        </w:tc>
        <w:tc>
          <w:tcPr>
            <w:tcW w:w="3229" w:type="dxa"/>
          </w:tcPr>
          <w:p w14:paraId="078B902A" w14:textId="77777777" w:rsidR="00B11855" w:rsidRPr="001F42D3" w:rsidRDefault="003D003E" w:rsidP="00AF7F19">
            <w:pPr>
              <w:pStyle w:val="TableEntry"/>
            </w:pPr>
            <w:r w:rsidRPr="001F42D3">
              <w:t>Performing Organization</w:t>
            </w:r>
          </w:p>
        </w:tc>
        <w:tc>
          <w:tcPr>
            <w:tcW w:w="3420" w:type="dxa"/>
          </w:tcPr>
          <w:p w14:paraId="10265F72" w14:textId="77777777" w:rsidR="00B11855" w:rsidRPr="001F42D3" w:rsidRDefault="00B11855" w:rsidP="00AF7F19">
            <w:pPr>
              <w:pStyle w:val="TableEntry"/>
            </w:pPr>
          </w:p>
        </w:tc>
      </w:tr>
      <w:tr w:rsidR="00B11855" w:rsidRPr="001F42D3" w14:paraId="43813130" w14:textId="77777777" w:rsidTr="006C0E8E">
        <w:trPr>
          <w:cantSplit/>
          <w:jc w:val="center"/>
        </w:trPr>
        <w:tc>
          <w:tcPr>
            <w:tcW w:w="1147" w:type="dxa"/>
          </w:tcPr>
          <w:p w14:paraId="45A3681A" w14:textId="77777777" w:rsidR="00B11855" w:rsidRPr="001F42D3" w:rsidRDefault="003D003E" w:rsidP="00AF7F19">
            <w:pPr>
              <w:pStyle w:val="TableEntry"/>
            </w:pPr>
            <w:r w:rsidRPr="001F42D3">
              <w:t>POMD</w:t>
            </w:r>
          </w:p>
        </w:tc>
        <w:tc>
          <w:tcPr>
            <w:tcW w:w="3229" w:type="dxa"/>
          </w:tcPr>
          <w:p w14:paraId="28DD827E" w14:textId="77777777" w:rsidR="00B11855" w:rsidRPr="001F42D3" w:rsidRDefault="003D003E" w:rsidP="00AF7F19">
            <w:pPr>
              <w:pStyle w:val="TableEntry"/>
            </w:pPr>
            <w:r w:rsidRPr="001F42D3">
              <w:t>Performing Organization Medical Director</w:t>
            </w:r>
          </w:p>
        </w:tc>
        <w:tc>
          <w:tcPr>
            <w:tcW w:w="3420" w:type="dxa"/>
          </w:tcPr>
          <w:p w14:paraId="54E3D578" w14:textId="77777777" w:rsidR="00B11855" w:rsidRPr="001F42D3" w:rsidRDefault="00B11855" w:rsidP="00AF7F19">
            <w:pPr>
              <w:pStyle w:val="TableEntry"/>
            </w:pPr>
          </w:p>
        </w:tc>
      </w:tr>
      <w:tr w:rsidR="00B11855" w:rsidRPr="001F42D3" w14:paraId="571D847D" w14:textId="77777777" w:rsidTr="006C0E8E">
        <w:trPr>
          <w:cantSplit/>
          <w:jc w:val="center"/>
        </w:trPr>
        <w:tc>
          <w:tcPr>
            <w:tcW w:w="1147" w:type="dxa"/>
          </w:tcPr>
          <w:p w14:paraId="4E48DB0C" w14:textId="77777777" w:rsidR="00B11855" w:rsidRPr="001F42D3" w:rsidRDefault="003D003E" w:rsidP="00AF7F19">
            <w:pPr>
              <w:pStyle w:val="TableEntry"/>
            </w:pPr>
            <w:r w:rsidRPr="001F42D3">
              <w:t>PP</w:t>
            </w:r>
          </w:p>
        </w:tc>
        <w:tc>
          <w:tcPr>
            <w:tcW w:w="3229" w:type="dxa"/>
          </w:tcPr>
          <w:p w14:paraId="5C0848AE" w14:textId="77777777" w:rsidR="00B11855" w:rsidRPr="001F42D3" w:rsidRDefault="003D003E" w:rsidP="00AF7F19">
            <w:pPr>
              <w:pStyle w:val="TableEntry"/>
            </w:pPr>
            <w:r w:rsidRPr="001F42D3">
              <w:t>Primary Care Provider</w:t>
            </w:r>
          </w:p>
        </w:tc>
        <w:tc>
          <w:tcPr>
            <w:tcW w:w="3420" w:type="dxa"/>
          </w:tcPr>
          <w:p w14:paraId="44D91593" w14:textId="77777777" w:rsidR="00B11855" w:rsidRPr="001F42D3" w:rsidRDefault="00B11855" w:rsidP="00AF7F19">
            <w:pPr>
              <w:pStyle w:val="TableEntry"/>
            </w:pPr>
          </w:p>
        </w:tc>
      </w:tr>
      <w:tr w:rsidR="00B11855" w:rsidRPr="001F42D3" w14:paraId="1C6BD263" w14:textId="77777777" w:rsidTr="006C0E8E">
        <w:trPr>
          <w:cantSplit/>
          <w:jc w:val="center"/>
        </w:trPr>
        <w:tc>
          <w:tcPr>
            <w:tcW w:w="1147" w:type="dxa"/>
          </w:tcPr>
          <w:p w14:paraId="22709251" w14:textId="77777777" w:rsidR="00B11855" w:rsidRPr="001F42D3" w:rsidRDefault="003D003E" w:rsidP="00AF7F19">
            <w:pPr>
              <w:pStyle w:val="TableEntry"/>
            </w:pPr>
            <w:r w:rsidRPr="001F42D3">
              <w:t>PRI</w:t>
            </w:r>
          </w:p>
        </w:tc>
        <w:tc>
          <w:tcPr>
            <w:tcW w:w="3229" w:type="dxa"/>
          </w:tcPr>
          <w:p w14:paraId="53A9FE46" w14:textId="77777777" w:rsidR="00B11855" w:rsidRPr="001F42D3" w:rsidRDefault="003D003E" w:rsidP="00AF7F19">
            <w:pPr>
              <w:pStyle w:val="TableEntry"/>
            </w:pPr>
            <w:r w:rsidRPr="001F42D3">
              <w:t>Principal Result Interpreter</w:t>
            </w:r>
          </w:p>
        </w:tc>
        <w:tc>
          <w:tcPr>
            <w:tcW w:w="3420" w:type="dxa"/>
          </w:tcPr>
          <w:p w14:paraId="3B8C9CE5" w14:textId="77777777" w:rsidR="00B11855" w:rsidRPr="001F42D3" w:rsidRDefault="00B11855" w:rsidP="00AF7F19">
            <w:pPr>
              <w:pStyle w:val="TableEntry"/>
            </w:pPr>
          </w:p>
        </w:tc>
      </w:tr>
      <w:tr w:rsidR="00B11855" w:rsidRPr="001F42D3" w14:paraId="41F1CB39" w14:textId="77777777" w:rsidTr="006C0E8E">
        <w:trPr>
          <w:cantSplit/>
          <w:jc w:val="center"/>
        </w:trPr>
        <w:tc>
          <w:tcPr>
            <w:tcW w:w="1147" w:type="dxa"/>
          </w:tcPr>
          <w:p w14:paraId="6F72E798" w14:textId="77777777" w:rsidR="00B11855" w:rsidRPr="001F42D3" w:rsidRDefault="003D003E" w:rsidP="00AF7F19">
            <w:pPr>
              <w:pStyle w:val="TableEntry"/>
            </w:pPr>
            <w:r w:rsidRPr="001F42D3">
              <w:t>RCT</w:t>
            </w:r>
          </w:p>
        </w:tc>
        <w:tc>
          <w:tcPr>
            <w:tcW w:w="3229" w:type="dxa"/>
          </w:tcPr>
          <w:p w14:paraId="262BA4F0" w14:textId="77777777" w:rsidR="00B11855" w:rsidRPr="001F42D3" w:rsidRDefault="003D003E" w:rsidP="00AF7F19">
            <w:pPr>
              <w:pStyle w:val="TableEntry"/>
            </w:pPr>
            <w:r w:rsidRPr="001F42D3">
              <w:t>Results Copies To</w:t>
            </w:r>
          </w:p>
        </w:tc>
        <w:tc>
          <w:tcPr>
            <w:tcW w:w="3420" w:type="dxa"/>
          </w:tcPr>
          <w:p w14:paraId="73634242" w14:textId="77777777" w:rsidR="00B11855" w:rsidRPr="001F42D3" w:rsidRDefault="00B11855" w:rsidP="00AF7F19">
            <w:pPr>
              <w:pStyle w:val="TableEntry"/>
            </w:pPr>
          </w:p>
        </w:tc>
      </w:tr>
      <w:tr w:rsidR="00B11855" w:rsidRPr="001F42D3" w14:paraId="6D98BC0B" w14:textId="77777777" w:rsidTr="006C0E8E">
        <w:trPr>
          <w:cantSplit/>
          <w:jc w:val="center"/>
        </w:trPr>
        <w:tc>
          <w:tcPr>
            <w:tcW w:w="1147" w:type="dxa"/>
          </w:tcPr>
          <w:p w14:paraId="740E1D40" w14:textId="77777777" w:rsidR="00B11855" w:rsidRPr="001F42D3" w:rsidRDefault="003D003E" w:rsidP="00AF7F19">
            <w:pPr>
              <w:pStyle w:val="TableEntry"/>
            </w:pPr>
            <w:r w:rsidRPr="001F42D3">
              <w:t>RO</w:t>
            </w:r>
          </w:p>
        </w:tc>
        <w:tc>
          <w:tcPr>
            <w:tcW w:w="3229" w:type="dxa"/>
          </w:tcPr>
          <w:p w14:paraId="5C850E65" w14:textId="77777777" w:rsidR="00B11855" w:rsidRPr="001F42D3" w:rsidRDefault="003D003E" w:rsidP="00AF7F19">
            <w:pPr>
              <w:pStyle w:val="TableEntry"/>
            </w:pPr>
            <w:r w:rsidRPr="001F42D3">
              <w:t xml:space="preserve">Responsible Observer </w:t>
            </w:r>
          </w:p>
        </w:tc>
        <w:tc>
          <w:tcPr>
            <w:tcW w:w="3420" w:type="dxa"/>
          </w:tcPr>
          <w:p w14:paraId="77861320" w14:textId="77777777" w:rsidR="00B11855" w:rsidRPr="001F42D3" w:rsidRDefault="003D003E" w:rsidP="00AF7F19">
            <w:pPr>
              <w:pStyle w:val="TableEntry"/>
            </w:pPr>
            <w:r w:rsidRPr="001F42D3">
              <w:t>OBX-16 Responsible Observer</w:t>
            </w:r>
          </w:p>
        </w:tc>
      </w:tr>
      <w:tr w:rsidR="00B11855" w:rsidRPr="001F42D3" w14:paraId="52981E75" w14:textId="77777777" w:rsidTr="006C0E8E">
        <w:trPr>
          <w:cantSplit/>
          <w:jc w:val="center"/>
        </w:trPr>
        <w:tc>
          <w:tcPr>
            <w:tcW w:w="1147" w:type="dxa"/>
          </w:tcPr>
          <w:p w14:paraId="1772D0EF" w14:textId="77777777" w:rsidR="00B11855" w:rsidRPr="001F42D3" w:rsidRDefault="003D003E" w:rsidP="00AF7F19">
            <w:pPr>
              <w:pStyle w:val="TableEntry"/>
            </w:pPr>
            <w:r w:rsidRPr="001F42D3">
              <w:t>RP</w:t>
            </w:r>
          </w:p>
        </w:tc>
        <w:tc>
          <w:tcPr>
            <w:tcW w:w="3229" w:type="dxa"/>
          </w:tcPr>
          <w:p w14:paraId="2AC619B2" w14:textId="77777777" w:rsidR="00B11855" w:rsidRPr="001F42D3" w:rsidRDefault="003D003E" w:rsidP="00AF7F19">
            <w:pPr>
              <w:pStyle w:val="TableEntry"/>
            </w:pPr>
            <w:r w:rsidRPr="001F42D3">
              <w:t>Referring Provider</w:t>
            </w:r>
          </w:p>
        </w:tc>
        <w:tc>
          <w:tcPr>
            <w:tcW w:w="3420" w:type="dxa"/>
          </w:tcPr>
          <w:p w14:paraId="0CD49656" w14:textId="77777777" w:rsidR="00B11855" w:rsidRPr="001F42D3" w:rsidRDefault="003D003E" w:rsidP="00AF7F19">
            <w:pPr>
              <w:pStyle w:val="TableEntry"/>
            </w:pPr>
            <w:r w:rsidRPr="001F42D3">
              <w:t>PV1-8 Referring doctor</w:t>
            </w:r>
          </w:p>
        </w:tc>
      </w:tr>
      <w:tr w:rsidR="00B11855" w:rsidRPr="001F42D3" w14:paraId="4F809EE3" w14:textId="77777777" w:rsidTr="006C0E8E">
        <w:trPr>
          <w:cantSplit/>
          <w:jc w:val="center"/>
        </w:trPr>
        <w:tc>
          <w:tcPr>
            <w:tcW w:w="1147" w:type="dxa"/>
          </w:tcPr>
          <w:p w14:paraId="30D557B4" w14:textId="77777777" w:rsidR="00B11855" w:rsidRPr="001F42D3" w:rsidRDefault="003D003E" w:rsidP="00AF7F19">
            <w:pPr>
              <w:pStyle w:val="TableEntry"/>
            </w:pPr>
            <w:r w:rsidRPr="001F42D3">
              <w:t>RT</w:t>
            </w:r>
          </w:p>
        </w:tc>
        <w:tc>
          <w:tcPr>
            <w:tcW w:w="3229" w:type="dxa"/>
          </w:tcPr>
          <w:p w14:paraId="03926F22" w14:textId="77777777" w:rsidR="00B11855" w:rsidRPr="001F42D3" w:rsidRDefault="003D003E" w:rsidP="00AF7F19">
            <w:pPr>
              <w:pStyle w:val="TableEntry"/>
            </w:pPr>
            <w:r w:rsidRPr="001F42D3">
              <w:t>Referred to Provider</w:t>
            </w:r>
          </w:p>
        </w:tc>
        <w:tc>
          <w:tcPr>
            <w:tcW w:w="3420" w:type="dxa"/>
          </w:tcPr>
          <w:p w14:paraId="23BE1D8E" w14:textId="77777777" w:rsidR="00B11855" w:rsidRPr="001F42D3" w:rsidRDefault="00B11855" w:rsidP="00AF7F19">
            <w:pPr>
              <w:pStyle w:val="TableEntry"/>
            </w:pPr>
          </w:p>
        </w:tc>
      </w:tr>
      <w:tr w:rsidR="00B11855" w:rsidRPr="001F42D3" w14:paraId="0C4FBDDD" w14:textId="77777777" w:rsidTr="006C0E8E">
        <w:trPr>
          <w:cantSplit/>
          <w:jc w:val="center"/>
        </w:trPr>
        <w:tc>
          <w:tcPr>
            <w:tcW w:w="1147" w:type="dxa"/>
          </w:tcPr>
          <w:p w14:paraId="145C3D30" w14:textId="77777777" w:rsidR="00B11855" w:rsidRPr="001F42D3" w:rsidRDefault="003D003E" w:rsidP="00AF7F19">
            <w:pPr>
              <w:pStyle w:val="TableEntry"/>
            </w:pPr>
            <w:r w:rsidRPr="001F42D3">
              <w:t>SB</w:t>
            </w:r>
          </w:p>
        </w:tc>
        <w:tc>
          <w:tcPr>
            <w:tcW w:w="3229" w:type="dxa"/>
          </w:tcPr>
          <w:p w14:paraId="31A4224C" w14:textId="77777777" w:rsidR="00B11855" w:rsidRPr="001F42D3" w:rsidRDefault="003D003E" w:rsidP="00AF7F19">
            <w:pPr>
              <w:pStyle w:val="TableEntry"/>
            </w:pPr>
            <w:r w:rsidRPr="001F42D3">
              <w:t>Send by</w:t>
            </w:r>
          </w:p>
        </w:tc>
        <w:tc>
          <w:tcPr>
            <w:tcW w:w="3420" w:type="dxa"/>
          </w:tcPr>
          <w:p w14:paraId="00C47882" w14:textId="77777777" w:rsidR="00B11855" w:rsidRPr="001F42D3" w:rsidRDefault="00B11855" w:rsidP="00AF7F19">
            <w:pPr>
              <w:pStyle w:val="TableEntry"/>
            </w:pPr>
          </w:p>
        </w:tc>
      </w:tr>
      <w:tr w:rsidR="00B11855" w:rsidRPr="001F42D3" w14:paraId="67FE9C42" w14:textId="77777777" w:rsidTr="006C0E8E">
        <w:trPr>
          <w:cantSplit/>
          <w:jc w:val="center"/>
        </w:trPr>
        <w:tc>
          <w:tcPr>
            <w:tcW w:w="1147" w:type="dxa"/>
          </w:tcPr>
          <w:p w14:paraId="6A338852" w14:textId="77777777" w:rsidR="00B11855" w:rsidRPr="001F42D3" w:rsidRDefault="003D003E" w:rsidP="00AF7F19">
            <w:pPr>
              <w:pStyle w:val="TableEntry"/>
            </w:pPr>
            <w:r w:rsidRPr="001F42D3">
              <w:t>SC</w:t>
            </w:r>
          </w:p>
        </w:tc>
        <w:tc>
          <w:tcPr>
            <w:tcW w:w="3229" w:type="dxa"/>
          </w:tcPr>
          <w:p w14:paraId="5601B09B" w14:textId="77777777" w:rsidR="00B11855" w:rsidRPr="001F42D3" w:rsidRDefault="003D003E" w:rsidP="00AF7F19">
            <w:pPr>
              <w:pStyle w:val="TableEntry"/>
            </w:pPr>
            <w:r w:rsidRPr="001F42D3">
              <w:t>Specimen Collector</w:t>
            </w:r>
          </w:p>
        </w:tc>
        <w:tc>
          <w:tcPr>
            <w:tcW w:w="3420" w:type="dxa"/>
          </w:tcPr>
          <w:p w14:paraId="19E10161" w14:textId="77777777" w:rsidR="00B11855" w:rsidRPr="001F42D3" w:rsidRDefault="003D003E" w:rsidP="00AF7F19">
            <w:pPr>
              <w:pStyle w:val="TableEntry"/>
            </w:pPr>
            <w:r w:rsidRPr="001F42D3">
              <w:t>OBR-10 Collector Identifier</w:t>
            </w:r>
          </w:p>
        </w:tc>
      </w:tr>
      <w:tr w:rsidR="00B11855" w:rsidRPr="001F42D3" w14:paraId="12C508A6" w14:textId="77777777" w:rsidTr="006C0E8E">
        <w:trPr>
          <w:cantSplit/>
          <w:jc w:val="center"/>
        </w:trPr>
        <w:tc>
          <w:tcPr>
            <w:tcW w:w="1147" w:type="dxa"/>
          </w:tcPr>
          <w:p w14:paraId="2DBD8EC2" w14:textId="77777777" w:rsidR="00B11855" w:rsidRPr="001F42D3" w:rsidRDefault="003D003E" w:rsidP="00AF7F19">
            <w:pPr>
              <w:pStyle w:val="TableEntry"/>
            </w:pPr>
            <w:r w:rsidRPr="001F42D3">
              <w:t>TN</w:t>
            </w:r>
          </w:p>
        </w:tc>
        <w:tc>
          <w:tcPr>
            <w:tcW w:w="3229" w:type="dxa"/>
          </w:tcPr>
          <w:p w14:paraId="5C1A68D7" w14:textId="77777777" w:rsidR="00B11855" w:rsidRPr="001F42D3" w:rsidRDefault="003D003E" w:rsidP="00AF7F19">
            <w:pPr>
              <w:pStyle w:val="TableEntry"/>
            </w:pPr>
            <w:r w:rsidRPr="001F42D3">
              <w:t>Technician</w:t>
            </w:r>
          </w:p>
        </w:tc>
        <w:tc>
          <w:tcPr>
            <w:tcW w:w="3420" w:type="dxa"/>
          </w:tcPr>
          <w:p w14:paraId="7C34DB11" w14:textId="77777777" w:rsidR="00B11855" w:rsidRPr="001F42D3" w:rsidRDefault="00B11855" w:rsidP="00AF7F19">
            <w:pPr>
              <w:pStyle w:val="TableEntry"/>
            </w:pPr>
          </w:p>
        </w:tc>
      </w:tr>
      <w:tr w:rsidR="00B11855" w:rsidRPr="001F42D3" w14:paraId="001DADD9" w14:textId="77777777" w:rsidTr="006C0E8E">
        <w:trPr>
          <w:cantSplit/>
          <w:jc w:val="center"/>
        </w:trPr>
        <w:tc>
          <w:tcPr>
            <w:tcW w:w="1147" w:type="dxa"/>
          </w:tcPr>
          <w:p w14:paraId="2BE98A51" w14:textId="77777777" w:rsidR="00B11855" w:rsidRPr="001F42D3" w:rsidRDefault="003D003E" w:rsidP="00AF7F19">
            <w:pPr>
              <w:pStyle w:val="TableEntry"/>
            </w:pPr>
            <w:r w:rsidRPr="001F42D3">
              <w:t>TR</w:t>
            </w:r>
          </w:p>
        </w:tc>
        <w:tc>
          <w:tcPr>
            <w:tcW w:w="3229" w:type="dxa"/>
          </w:tcPr>
          <w:p w14:paraId="396C203D" w14:textId="77777777" w:rsidR="00B11855" w:rsidRPr="001F42D3" w:rsidRDefault="003D003E" w:rsidP="00AF7F19">
            <w:pPr>
              <w:pStyle w:val="TableEntry"/>
            </w:pPr>
            <w:r w:rsidRPr="001F42D3">
              <w:t>Transcriptionist</w:t>
            </w:r>
          </w:p>
        </w:tc>
        <w:tc>
          <w:tcPr>
            <w:tcW w:w="3420" w:type="dxa"/>
          </w:tcPr>
          <w:p w14:paraId="041DA3B3" w14:textId="77777777" w:rsidR="00B11855" w:rsidRPr="001F42D3" w:rsidRDefault="00B11855" w:rsidP="00AF7F19">
            <w:pPr>
              <w:pStyle w:val="TableEntry"/>
            </w:pPr>
          </w:p>
        </w:tc>
      </w:tr>
      <w:tr w:rsidR="00B11855" w:rsidRPr="001F42D3" w14:paraId="5152471D" w14:textId="77777777" w:rsidTr="006C0E8E">
        <w:trPr>
          <w:cantSplit/>
          <w:jc w:val="center"/>
        </w:trPr>
        <w:tc>
          <w:tcPr>
            <w:tcW w:w="1147" w:type="dxa"/>
          </w:tcPr>
          <w:p w14:paraId="0DA30A91" w14:textId="77777777" w:rsidR="00B11855" w:rsidRPr="001F42D3" w:rsidRDefault="003D003E" w:rsidP="00AF7F19">
            <w:pPr>
              <w:pStyle w:val="TableEntry"/>
            </w:pPr>
            <w:r w:rsidRPr="001F42D3">
              <w:t>VP</w:t>
            </w:r>
          </w:p>
        </w:tc>
        <w:tc>
          <w:tcPr>
            <w:tcW w:w="3229" w:type="dxa"/>
          </w:tcPr>
          <w:p w14:paraId="42D92103" w14:textId="77777777" w:rsidR="00B11855" w:rsidRPr="001F42D3" w:rsidRDefault="003D003E" w:rsidP="00AF7F19">
            <w:pPr>
              <w:pStyle w:val="TableEntry"/>
            </w:pPr>
            <w:r w:rsidRPr="001F42D3">
              <w:t xml:space="preserve">Verifying Provider </w:t>
            </w:r>
          </w:p>
        </w:tc>
        <w:tc>
          <w:tcPr>
            <w:tcW w:w="3420" w:type="dxa"/>
          </w:tcPr>
          <w:p w14:paraId="1ED44B1D" w14:textId="77777777" w:rsidR="00B11855" w:rsidRPr="001F42D3" w:rsidRDefault="003D003E" w:rsidP="00AF7F19">
            <w:pPr>
              <w:pStyle w:val="TableEntry"/>
            </w:pPr>
            <w:r w:rsidRPr="001F42D3">
              <w:t>ORC-11 Verified By</w:t>
            </w:r>
          </w:p>
        </w:tc>
      </w:tr>
      <w:tr w:rsidR="00B11855" w:rsidRPr="001F42D3" w14:paraId="71E601F5" w14:textId="77777777" w:rsidTr="006C0E8E">
        <w:trPr>
          <w:cantSplit/>
          <w:jc w:val="center"/>
        </w:trPr>
        <w:tc>
          <w:tcPr>
            <w:tcW w:w="1147" w:type="dxa"/>
          </w:tcPr>
          <w:p w14:paraId="5C7F0A7C" w14:textId="77777777" w:rsidR="00B11855" w:rsidRPr="001F42D3" w:rsidRDefault="003D003E" w:rsidP="00AF7F19">
            <w:pPr>
              <w:pStyle w:val="TableEntry"/>
            </w:pPr>
            <w:r w:rsidRPr="001F42D3">
              <w:t>VPS</w:t>
            </w:r>
          </w:p>
        </w:tc>
        <w:tc>
          <w:tcPr>
            <w:tcW w:w="3229" w:type="dxa"/>
          </w:tcPr>
          <w:p w14:paraId="10C226EB" w14:textId="77777777" w:rsidR="00B11855" w:rsidRPr="001F42D3" w:rsidRDefault="003D003E" w:rsidP="00AF7F19">
            <w:pPr>
              <w:pStyle w:val="TableEntry"/>
            </w:pPr>
            <w:r w:rsidRPr="001F42D3">
              <w:t xml:space="preserve">Verifying Pharmaceutical Supplier   (not sure how to dissect Pharmacist/Treatment Supplier's Verifier ID) </w:t>
            </w:r>
          </w:p>
        </w:tc>
        <w:tc>
          <w:tcPr>
            <w:tcW w:w="3420" w:type="dxa"/>
          </w:tcPr>
          <w:p w14:paraId="035BC01E" w14:textId="77777777" w:rsidR="00B11855" w:rsidRPr="001F42D3" w:rsidRDefault="003D003E" w:rsidP="00AF7F19">
            <w:pPr>
              <w:pStyle w:val="TableEntry"/>
            </w:pPr>
            <w:r w:rsidRPr="001F42D3">
              <w:t>RXE-14 Pharmacist/Treatment Supplier's Verifier ID</w:t>
            </w:r>
          </w:p>
        </w:tc>
      </w:tr>
      <w:tr w:rsidR="00B11855" w:rsidRPr="001F42D3" w14:paraId="5CCF9F9B" w14:textId="77777777" w:rsidTr="006C0E8E">
        <w:trPr>
          <w:cantSplit/>
          <w:jc w:val="center"/>
        </w:trPr>
        <w:tc>
          <w:tcPr>
            <w:tcW w:w="1147" w:type="dxa"/>
          </w:tcPr>
          <w:p w14:paraId="1FE603A6" w14:textId="77777777" w:rsidR="00B11855" w:rsidRPr="001F42D3" w:rsidRDefault="003D003E" w:rsidP="00AF7F19">
            <w:pPr>
              <w:pStyle w:val="TableEntry"/>
            </w:pPr>
            <w:r w:rsidRPr="001F42D3">
              <w:t>VTS</w:t>
            </w:r>
          </w:p>
        </w:tc>
        <w:tc>
          <w:tcPr>
            <w:tcW w:w="3229" w:type="dxa"/>
          </w:tcPr>
          <w:p w14:paraId="5626C3A8" w14:textId="77777777" w:rsidR="00B11855" w:rsidRPr="001F42D3" w:rsidRDefault="003D003E" w:rsidP="00AF7F19">
            <w:pPr>
              <w:pStyle w:val="TableEntry"/>
            </w:pPr>
            <w:r w:rsidRPr="001F42D3">
              <w:t xml:space="preserve">Verifying Treatment Supplier   (not sure how to dissect Pharmacist/Treatment Supplier's Verifier ID) </w:t>
            </w:r>
          </w:p>
        </w:tc>
        <w:tc>
          <w:tcPr>
            <w:tcW w:w="3420" w:type="dxa"/>
          </w:tcPr>
          <w:p w14:paraId="282CE165" w14:textId="77777777" w:rsidR="00B11855" w:rsidRPr="001F42D3" w:rsidRDefault="003D003E" w:rsidP="00AF7F19">
            <w:pPr>
              <w:pStyle w:val="TableEntry"/>
            </w:pPr>
            <w:r w:rsidRPr="001F42D3">
              <w:t>RXE-14 Pharmacist/Treatment Supplier's Verifier ID</w:t>
            </w:r>
          </w:p>
        </w:tc>
      </w:tr>
      <w:tr w:rsidR="00B11855" w:rsidRPr="001F42D3" w14:paraId="392D690F" w14:textId="77777777" w:rsidTr="006C0E8E">
        <w:trPr>
          <w:cantSplit/>
          <w:jc w:val="center"/>
        </w:trPr>
        <w:tc>
          <w:tcPr>
            <w:tcW w:w="1147" w:type="dxa"/>
          </w:tcPr>
          <w:p w14:paraId="242AD4D4" w14:textId="77777777" w:rsidR="00B11855" w:rsidRPr="001F42D3" w:rsidRDefault="003D003E" w:rsidP="00AF7F19">
            <w:pPr>
              <w:pStyle w:val="TableEntry"/>
            </w:pPr>
            <w:r w:rsidRPr="001F42D3">
              <w:t>WAY</w:t>
            </w:r>
          </w:p>
        </w:tc>
        <w:tc>
          <w:tcPr>
            <w:tcW w:w="3229" w:type="dxa"/>
          </w:tcPr>
          <w:p w14:paraId="1A33827D" w14:textId="77777777" w:rsidR="00B11855" w:rsidRPr="001F42D3" w:rsidRDefault="003D003E" w:rsidP="00AF7F19">
            <w:pPr>
              <w:pStyle w:val="TableEntry"/>
            </w:pPr>
            <w:r w:rsidRPr="001F42D3">
              <w:t>Waypoint</w:t>
            </w:r>
          </w:p>
        </w:tc>
        <w:tc>
          <w:tcPr>
            <w:tcW w:w="3420" w:type="dxa"/>
          </w:tcPr>
          <w:p w14:paraId="4521B519" w14:textId="77777777" w:rsidR="00B11855" w:rsidRPr="001F42D3" w:rsidRDefault="00B11855" w:rsidP="00AF7F19">
            <w:pPr>
              <w:pStyle w:val="TableEntry"/>
            </w:pPr>
          </w:p>
        </w:tc>
      </w:tr>
      <w:tr w:rsidR="00B11855" w:rsidRPr="001F42D3" w14:paraId="1BF29D0F" w14:textId="77777777" w:rsidTr="006C0E8E">
        <w:trPr>
          <w:cantSplit/>
          <w:jc w:val="center"/>
        </w:trPr>
        <w:tc>
          <w:tcPr>
            <w:tcW w:w="1147" w:type="dxa"/>
          </w:tcPr>
          <w:p w14:paraId="1E242A49" w14:textId="77777777" w:rsidR="00B11855" w:rsidRPr="001F42D3" w:rsidRDefault="003D003E" w:rsidP="00AF7F19">
            <w:pPr>
              <w:pStyle w:val="TableEntry"/>
            </w:pPr>
            <w:r w:rsidRPr="001F42D3">
              <w:t>WAYR</w:t>
            </w:r>
          </w:p>
        </w:tc>
        <w:tc>
          <w:tcPr>
            <w:tcW w:w="3229" w:type="dxa"/>
          </w:tcPr>
          <w:p w14:paraId="6C76F115" w14:textId="77777777" w:rsidR="00B11855" w:rsidRPr="001F42D3" w:rsidRDefault="003D003E" w:rsidP="00AF7F19">
            <w:pPr>
              <w:pStyle w:val="TableEntry"/>
            </w:pPr>
            <w:r w:rsidRPr="001F42D3">
              <w:t>Waypoint Recipient</w:t>
            </w:r>
          </w:p>
        </w:tc>
        <w:tc>
          <w:tcPr>
            <w:tcW w:w="3420" w:type="dxa"/>
          </w:tcPr>
          <w:p w14:paraId="2A0BA62C" w14:textId="77777777" w:rsidR="00B11855" w:rsidRPr="001F42D3" w:rsidRDefault="00B11855" w:rsidP="00AF7F19">
            <w:pPr>
              <w:pStyle w:val="TableEntry"/>
            </w:pPr>
          </w:p>
        </w:tc>
      </w:tr>
    </w:tbl>
    <w:p w14:paraId="45800F55" w14:textId="77777777" w:rsidR="00B11855" w:rsidRPr="001F42D3" w:rsidRDefault="00B11855" w:rsidP="00AF7F19">
      <w:pPr>
        <w:pStyle w:val="BodyText"/>
      </w:pPr>
    </w:p>
    <w:p w14:paraId="5CD90346" w14:textId="77777777" w:rsidR="00B11855" w:rsidRPr="001F42D3" w:rsidRDefault="003D003E" w:rsidP="005C1693">
      <w:pPr>
        <w:pStyle w:val="BodyText"/>
      </w:pPr>
      <w:r w:rsidRPr="001F42D3">
        <w:rPr>
          <w:b/>
          <w:bCs/>
        </w:rPr>
        <w:t>PRT-5   Participation Person   (XCN)   02382</w:t>
      </w:r>
    </w:p>
    <w:p w14:paraId="0C5F74A4" w14:textId="77777777" w:rsidR="00B11855" w:rsidRPr="001F42D3" w:rsidRDefault="003D003E" w:rsidP="00AF7F19">
      <w:pPr>
        <w:pStyle w:val="Components"/>
        <w:ind w:left="0" w:hanging="2"/>
      </w:pPr>
      <w:r w:rsidRPr="001F42D3">
        <w:t>Components:&lt;Person Identifier (ST)&gt; ^ &lt;Family Name (FN)&gt; ^ &lt;Given Name (ST)&gt; ^ &lt;Second and Further Given Names or Initials Thereof (ST)&gt; ^ &lt;Suffix (e.g., JR or III) (ST)&gt; ^ &lt;Prefix (e.g., DR) (ST)&gt; ^ &lt;WITHDRAWN Constituent&gt; ^ &lt;DEPRECATED-Source Table (CWE)&gt; ^ &lt;Assigning Authority (HD)&gt; ^ &lt;Name Type Code (ID)&gt; ^ &lt;Identifier Check Digit (ST)&gt; ^ &lt;Check Digit Scheme (ID)&gt; ^ &lt;Identifier Type Code (ID)&gt; ^ &lt;Assigning Facility (HD)&gt; ^ &lt;Name Representation Code (ID)&gt; ^ &lt;Name Context (CWE)&gt; ^ &lt;WITHDRAWN Constituent&gt; ^ &lt;Name Assembly Order (ID)&gt; ^ &lt;Effective Date (DTM)&gt; ^ &lt;Expiration Date (DTM)&gt; ^ &lt;Professional Suffix (ST)&gt; ^ &lt;Assigning Jurisdiction (CWE)&gt; ^ &lt;Assigning Agency or Department (CWE)&gt; ^ &lt;Security Check  (ST)&gt; ^ &lt;Security Check Scheme (ID)&gt;</w:t>
      </w:r>
    </w:p>
    <w:p w14:paraId="450A73BF" w14:textId="77777777" w:rsidR="00B11855" w:rsidRPr="001F42D3" w:rsidRDefault="003D003E" w:rsidP="00AF7F19">
      <w:pPr>
        <w:pStyle w:val="Components"/>
        <w:ind w:left="0" w:hanging="2"/>
      </w:pPr>
      <w:r w:rsidRPr="001F42D3">
        <w:t>Subcomponents for Family Name (FN):  &lt;Surname (ST)&gt; &amp; &lt;Own Surname Prefix (ST)&gt; &amp; &lt;Own Surname (ST)&gt; &amp; &lt;Surname Prefix from Partner/Spouse (ST)&gt; &amp; &lt;Surname from Partner/Spouse (ST)&gt;</w:t>
      </w:r>
    </w:p>
    <w:p w14:paraId="3D073AC2" w14:textId="77777777" w:rsidR="00B11855" w:rsidRPr="001F42D3" w:rsidRDefault="003D003E" w:rsidP="00AF7F19">
      <w:pPr>
        <w:pStyle w:val="Components"/>
        <w:ind w:left="0" w:hanging="2"/>
      </w:pPr>
      <w:r w:rsidRPr="001F42D3">
        <w:t xml:space="preserve">Subcomponents for Source Table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w:t>
      </w:r>
      <w:r w:rsidRPr="001F42D3">
        <w:lastRenderedPageBreak/>
        <w:t>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5965EC2F" w14:textId="77777777" w:rsidR="00B11855" w:rsidRPr="001F42D3" w:rsidRDefault="003D003E" w:rsidP="00AF7F19">
      <w:pPr>
        <w:pStyle w:val="Components"/>
        <w:ind w:left="0" w:hanging="2"/>
      </w:pPr>
      <w:r w:rsidRPr="001F42D3">
        <w:t>Subcomponents for Assigning Authority (HD):  &lt;Namespace ID (CWE)&gt; &amp; &lt;Universal ID (ST)&gt; &amp; &lt;Universal ID Type (ID)&gt;</w:t>
      </w:r>
    </w:p>
    <w:p w14:paraId="36229A65"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6889EDEE" w14:textId="77777777" w:rsidR="00B11855" w:rsidRPr="001F42D3" w:rsidRDefault="003D003E" w:rsidP="00AF7F19">
      <w:pPr>
        <w:pStyle w:val="Components"/>
        <w:ind w:left="0" w:hanging="2"/>
      </w:pPr>
      <w:r w:rsidRPr="001F42D3">
        <w:t>Subcomponents for Assigning Facility (HD):  &lt;Namespace ID (CWE)&gt; &amp; &lt;Universal ID (ST)&gt; &amp; &lt;Universal ID Type (ID)&gt;</w:t>
      </w:r>
    </w:p>
    <w:p w14:paraId="0E79AA1E"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6C7FEE87" w14:textId="77777777" w:rsidR="00B11855" w:rsidRPr="001F42D3" w:rsidRDefault="003D003E" w:rsidP="00AF7F19">
      <w:pPr>
        <w:pStyle w:val="Components"/>
        <w:ind w:left="0" w:hanging="2"/>
      </w:pPr>
      <w:r w:rsidRPr="001F42D3">
        <w:t>Subcomponents for Name Context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2EEA2A3" w14:textId="77777777" w:rsidR="00B11855" w:rsidRPr="001F42D3" w:rsidRDefault="003D003E" w:rsidP="00AF7F19">
      <w:pPr>
        <w:pStyle w:val="Components"/>
        <w:ind w:left="0" w:hanging="2"/>
      </w:pPr>
      <w:r w:rsidRPr="001F42D3">
        <w:t>Subcomponents for Assigning Jurisdiction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7E208C8" w14:textId="77777777" w:rsidR="00B11855" w:rsidRPr="001F42D3" w:rsidRDefault="003D003E" w:rsidP="00AF7F19">
      <w:pPr>
        <w:pStyle w:val="Components"/>
        <w:ind w:left="0" w:hanging="2"/>
      </w:pPr>
      <w:r w:rsidRPr="001F42D3">
        <w:t>Subcomponents for Assigning Agency or Department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557791A9" w14:textId="77777777" w:rsidR="00B11855" w:rsidRPr="001F42D3" w:rsidRDefault="003D003E" w:rsidP="005C1693">
      <w:pPr>
        <w:pStyle w:val="BodyText"/>
      </w:pPr>
      <w:r w:rsidRPr="001F42D3">
        <w:t>Definition:  This field contains the identity of the person who is represented in the participation that is being transmitted</w:t>
      </w:r>
      <w:r w:rsidR="00CA3A2C" w:rsidRPr="001F42D3">
        <w:t xml:space="preserve">. </w:t>
      </w:r>
    </w:p>
    <w:p w14:paraId="671BE94B" w14:textId="77777777" w:rsidR="00B11855" w:rsidRPr="001F42D3" w:rsidRDefault="003D003E" w:rsidP="005C1693">
      <w:pPr>
        <w:pStyle w:val="BodyText"/>
      </w:pPr>
      <w:r w:rsidRPr="001F42D3">
        <w:t>If this attribute repeats, all instances must represent the same person.</w:t>
      </w:r>
    </w:p>
    <w:p w14:paraId="34D1C77A" w14:textId="77777777" w:rsidR="00B11855" w:rsidRPr="001F42D3" w:rsidRDefault="003D003E" w:rsidP="005C1693">
      <w:pPr>
        <w:pStyle w:val="BodyText"/>
      </w:pPr>
      <w:r w:rsidRPr="001F42D3">
        <w:lastRenderedPageBreak/>
        <w:t>Condition: At least one of the Participation Person, Participation Organization, Participation Location, or Participation Device fields must be valued.</w:t>
      </w:r>
    </w:p>
    <w:p w14:paraId="2F7E769E" w14:textId="77777777" w:rsidR="00B11855" w:rsidRPr="001F42D3" w:rsidRDefault="003D003E" w:rsidP="005C1693">
      <w:pPr>
        <w:pStyle w:val="BodyText"/>
      </w:pPr>
      <w:r w:rsidRPr="001F42D3">
        <w:rPr>
          <w:b/>
          <w:bCs/>
        </w:rPr>
        <w:t>PRT-6   Participation Person Provider Type   (CWE)   02383</w:t>
      </w:r>
    </w:p>
    <w:p w14:paraId="2199610B" w14:textId="77777777" w:rsidR="00B11855" w:rsidRPr="001F42D3" w:rsidRDefault="003D003E" w:rsidP="00AF7F19">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142CAE14" w14:textId="77777777" w:rsidR="00B11855" w:rsidRPr="001F42D3" w:rsidRDefault="003D003E" w:rsidP="005C1693">
      <w:pPr>
        <w:pStyle w:val="BodyText"/>
      </w:pPr>
      <w:r w:rsidRPr="001F42D3">
        <w:t>Definition:  This field contains a code identifying the provider type for the participating person</w:t>
      </w:r>
      <w:r w:rsidR="00CA3A2C" w:rsidRPr="001F42D3">
        <w:t xml:space="preserve">. </w:t>
      </w:r>
      <w:r w:rsidRPr="001F42D3">
        <w:t>This attribute correlates to the following master file attribute:  STF-4 Staff Type</w:t>
      </w:r>
      <w:r w:rsidR="00CA3A2C" w:rsidRPr="001F42D3">
        <w:t xml:space="preserve">. </w:t>
      </w:r>
      <w:r w:rsidRPr="001F42D3">
        <w:t>Coded values from the correlated master file table are used; the user defined master file table is used as the coding system for this attribute</w:t>
      </w:r>
      <w:r w:rsidR="00CA3A2C" w:rsidRPr="001F42D3">
        <w:t xml:space="preserve">. </w:t>
      </w:r>
      <w:r w:rsidRPr="001F42D3">
        <w:t>For example, if you are using values from STF-2 Staff Type, the coding system would be HL70182 which is the table number for the user defined Staff Type table</w:t>
      </w:r>
      <w:r w:rsidR="00CA3A2C" w:rsidRPr="001F42D3">
        <w:t xml:space="preserve">. </w:t>
      </w:r>
      <w:r w:rsidRPr="001F42D3">
        <w:t>This field is included in this segment to support international requirements. When ROL is used in an encounter message, it is not intended as a master file update.</w:t>
      </w:r>
    </w:p>
    <w:p w14:paraId="111EE8E5" w14:textId="77777777" w:rsidR="00B11855" w:rsidRPr="001F42D3" w:rsidRDefault="003D003E" w:rsidP="005C1693">
      <w:pPr>
        <w:pStyle w:val="BodyText"/>
      </w:pPr>
      <w:r w:rsidRPr="001F42D3">
        <w:t>Condition: This field may only be valued if PRT-5 Participation Person is valued.</w:t>
      </w:r>
    </w:p>
    <w:p w14:paraId="513C63D6" w14:textId="77777777" w:rsidR="00B11855" w:rsidRPr="001F42D3" w:rsidRDefault="003D003E" w:rsidP="005C1693">
      <w:pPr>
        <w:pStyle w:val="BodyText"/>
      </w:pPr>
      <w:r w:rsidRPr="001F42D3">
        <w:rPr>
          <w:b/>
          <w:bCs/>
        </w:rPr>
        <w:t>PRT-7   Participation Organization Unit Type   (CWE)   02384</w:t>
      </w:r>
    </w:p>
    <w:p w14:paraId="14CED7B8" w14:textId="77777777" w:rsidR="00B11855" w:rsidRPr="001F42D3" w:rsidRDefault="003D003E" w:rsidP="00AF7F19">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5E36728D" w14:textId="77777777" w:rsidR="00B11855" w:rsidRPr="001F42D3" w:rsidRDefault="003D003E" w:rsidP="005C1693">
      <w:pPr>
        <w:pStyle w:val="BodyText"/>
      </w:pPr>
      <w:r w:rsidRPr="001F42D3">
        <w:t>Definition:   This field identifies the environment in which the participant acts in the role specified in PRT-3 Action Reason</w:t>
      </w:r>
      <w:r w:rsidR="00CA3A2C" w:rsidRPr="001F42D3">
        <w:t xml:space="preserve">. </w:t>
      </w:r>
      <w:r w:rsidRPr="001F42D3">
        <w:t>In the case of a person, the environment is not the specialty for the provider</w:t>
      </w:r>
      <w:r w:rsidR="00CA3A2C" w:rsidRPr="001F42D3">
        <w:t xml:space="preserve">. </w:t>
      </w:r>
      <w:r w:rsidRPr="001F42D3">
        <w:t>The specialty information for the provider is defined in the PRA segment</w:t>
      </w:r>
      <w:r w:rsidR="00CA3A2C" w:rsidRPr="001F42D3">
        <w:t xml:space="preserve">. </w:t>
      </w:r>
    </w:p>
    <w:p w14:paraId="7E1475AA" w14:textId="47BA9404" w:rsidR="00ED73DD" w:rsidRPr="001F42D3" w:rsidRDefault="003D003E" w:rsidP="005C1693">
      <w:pPr>
        <w:pStyle w:val="BodyText"/>
      </w:pPr>
      <w:r w:rsidRPr="001F42D3">
        <w:t>This attribute is included in the PRT segment to allow communication of this data when the participant information may not have been communicated previously in a master file or to provide better context</w:t>
      </w:r>
      <w:r w:rsidR="00CA3A2C" w:rsidRPr="001F42D3">
        <w:t xml:space="preserve">. </w:t>
      </w:r>
      <w:r w:rsidRPr="001F42D3">
        <w:t xml:space="preserve">Refer to </w:t>
      </w:r>
      <w:r w:rsidRPr="001F42D3">
        <w:rPr>
          <w:rStyle w:val="Emphasis"/>
        </w:rPr>
        <w:t>User-defined table 0406 - Organization unit type</w:t>
      </w:r>
      <w:r w:rsidRPr="001F42D3">
        <w:t>.</w:t>
      </w:r>
      <w:r w:rsidR="004C60BF" w:rsidRPr="001F42D3">
        <w:t xml:space="preserve"> </w:t>
      </w:r>
      <w:r w:rsidRPr="001F42D3">
        <w:t>This field is included in this segment to support international requirements and is not intended as a master file update.</w:t>
      </w:r>
    </w:p>
    <w:p w14:paraId="63A33F83" w14:textId="17539F56" w:rsidR="00B11855" w:rsidRPr="001F42D3" w:rsidRDefault="003D003E" w:rsidP="005C1693">
      <w:pPr>
        <w:pStyle w:val="BodyText"/>
      </w:pPr>
      <w:r w:rsidRPr="001F42D3">
        <w:rPr>
          <w:b/>
          <w:bCs/>
        </w:rPr>
        <w:t>T-8   Participation Organization   (XON)   02385</w:t>
      </w:r>
    </w:p>
    <w:p w14:paraId="08C86267" w14:textId="77777777" w:rsidR="00B11855" w:rsidRPr="001F42D3" w:rsidRDefault="003D003E" w:rsidP="00AF7F19">
      <w:pPr>
        <w:pStyle w:val="Components"/>
        <w:ind w:left="0" w:hanging="2"/>
      </w:pPr>
      <w:r w:rsidRPr="001F42D3">
        <w:t>Components:&lt;Organization Name (ST)&gt; ^ &lt;Organization Name Type Code (CWE)&gt; ^ &lt;WITHDRAWN Constituent&gt; ^ &lt;Identifier Check Digit (NM)&gt; ^ &lt;Check Digit Scheme  (ID)&gt; ^ &lt;Assigning Authority (HD)&gt; ^ &lt;Identifier Type Code (ID)&gt; ^ &lt;Assigning Facility (HD)&gt; ^ &lt;Name Representation Code (ID)&gt; ^ &lt;Organization Identifier (ST)&gt;</w:t>
      </w:r>
    </w:p>
    <w:p w14:paraId="0A73CCC8" w14:textId="77777777" w:rsidR="00B11855" w:rsidRPr="001F42D3" w:rsidRDefault="003D003E" w:rsidP="00AF7F19">
      <w:pPr>
        <w:pStyle w:val="Components"/>
        <w:ind w:left="0" w:hanging="2"/>
      </w:pPr>
      <w:r w:rsidRPr="001F42D3">
        <w:t xml:space="preserve">Subcomponents for Organization Name Type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w:t>
      </w:r>
      <w:r w:rsidRPr="001F42D3">
        <w:lastRenderedPageBreak/>
        <w:t>Coding System OID (ST)&gt; &amp; &lt;Alternate Value Set OID (ST)&gt; &amp; &lt;Alternate Value Set Version ID (DTM)&gt; &amp; &lt;Second Alternate Coding System OID (ST)&gt; &amp; &lt;Second Alternate Value Set OID (ST)&gt; &amp; &lt;Second Alternate Value Set Version ID (DTM)&gt;</w:t>
      </w:r>
    </w:p>
    <w:p w14:paraId="1783D373" w14:textId="77777777" w:rsidR="00B11855" w:rsidRPr="001F42D3" w:rsidRDefault="003D003E" w:rsidP="00AF7F19">
      <w:pPr>
        <w:pStyle w:val="Components"/>
        <w:ind w:left="0" w:hanging="2"/>
      </w:pPr>
      <w:r w:rsidRPr="001F42D3">
        <w:t>Subcomponents for Assigning Authority (HD):  &lt;Namespace ID (CWE)&gt; &amp; &lt;Universal ID (ST)&gt; &amp; &lt;Universal ID Type (ID)&gt;</w:t>
      </w:r>
    </w:p>
    <w:p w14:paraId="37539E7F"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DF43F10" w14:textId="77777777" w:rsidR="00B11855" w:rsidRPr="001F42D3" w:rsidRDefault="003D003E" w:rsidP="00AF7F19">
      <w:pPr>
        <w:pStyle w:val="Components"/>
        <w:ind w:left="0" w:hanging="2"/>
      </w:pPr>
      <w:r w:rsidRPr="001F42D3">
        <w:t>Subcomponents for Assigning Facility (HD):  &lt;Namespace ID (CWE)&gt; &amp; &lt;Universal ID (ST)&gt; &amp; &lt;Universal ID Type (ID)&gt;</w:t>
      </w:r>
    </w:p>
    <w:p w14:paraId="3E2402E2"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68F692E" w14:textId="68EB6090" w:rsidR="00B11855" w:rsidRPr="001F42D3" w:rsidRDefault="003D003E" w:rsidP="005C1693">
      <w:pPr>
        <w:pStyle w:val="BodyText"/>
      </w:pPr>
      <w:r w:rsidRPr="001F42D3">
        <w:t>Definition:  The organization that is involved in the participation</w:t>
      </w:r>
      <w:r w:rsidR="00CA3A2C" w:rsidRPr="001F42D3">
        <w:t xml:space="preserve">. </w:t>
      </w:r>
      <w:r w:rsidRPr="001F42D3">
        <w:t>If PRT-5 Participation Person is valued, it reflects the affiliation of the individual participating as identified in PRT-4 Participation</w:t>
      </w:r>
      <w:r w:rsidR="00CA3A2C" w:rsidRPr="001F42D3">
        <w:t xml:space="preserve">. </w:t>
      </w:r>
      <w:r w:rsidR="0028379E" w:rsidRPr="001F42D3">
        <w:t>Otherwise,</w:t>
      </w:r>
      <w:r w:rsidRPr="001F42D3">
        <w:t xml:space="preserve"> the organization is directly participating as identified in PRT-4 Participation.</w:t>
      </w:r>
    </w:p>
    <w:p w14:paraId="46C2AB5B" w14:textId="77777777" w:rsidR="00B11855" w:rsidRPr="001F42D3" w:rsidRDefault="003D003E" w:rsidP="005C1693">
      <w:pPr>
        <w:pStyle w:val="BodyText"/>
      </w:pPr>
      <w:r w:rsidRPr="001F42D3">
        <w:t>If this attribute repeats, all instances must represent the same organization.</w:t>
      </w:r>
    </w:p>
    <w:p w14:paraId="35348AE4" w14:textId="77777777" w:rsidR="00B11855" w:rsidRPr="001F42D3" w:rsidRDefault="003D003E" w:rsidP="005C1693">
      <w:pPr>
        <w:pStyle w:val="BodyText"/>
      </w:pPr>
      <w:r w:rsidRPr="001F42D3">
        <w:t>Condition: At least one of the Participation Person, Participation Organization, Participation Location, or Participation Device fields must be valued.</w:t>
      </w:r>
    </w:p>
    <w:p w14:paraId="7965DD47" w14:textId="77777777" w:rsidR="00B11855" w:rsidRPr="001F42D3" w:rsidRDefault="003D003E" w:rsidP="005C1693">
      <w:pPr>
        <w:pStyle w:val="BodyText"/>
      </w:pPr>
      <w:r w:rsidRPr="001F42D3">
        <w:rPr>
          <w:b/>
          <w:bCs/>
        </w:rPr>
        <w:t>PRT-9   Participation Location   (PL)   02386</w:t>
      </w:r>
    </w:p>
    <w:p w14:paraId="53E6D910" w14:textId="77777777" w:rsidR="00B11855" w:rsidRPr="001F42D3" w:rsidRDefault="003D003E" w:rsidP="00AF7F19">
      <w:pPr>
        <w:pStyle w:val="Components"/>
        <w:ind w:left="0" w:hanging="2"/>
      </w:pPr>
      <w:r w:rsidRPr="001F42D3">
        <w:t>Components:&lt;Point of Care (HD)&gt; ^ &lt;Room (HD)&gt; ^ &lt;Bed (HD)&gt; ^ &lt;Facility (HD)&gt; ^ &lt;Location Status (IS)&gt; ^ &lt;Person Location Type (IS)&gt; ^ &lt;Building (HD)&gt; ^ &lt;Floor (HD)&gt; ^ &lt;Location Description (ST)&gt; ^ &lt;Comprehensive Location Identifier (EI)&gt; ^ &lt;Assigning Authority for Location (HD)&gt;</w:t>
      </w:r>
    </w:p>
    <w:p w14:paraId="5A2226C8" w14:textId="77777777" w:rsidR="00B11855" w:rsidRPr="001F42D3" w:rsidRDefault="003D003E" w:rsidP="00AF7F19">
      <w:pPr>
        <w:pStyle w:val="Components"/>
        <w:ind w:left="0" w:hanging="2"/>
      </w:pPr>
      <w:r w:rsidRPr="001F42D3">
        <w:t>Subcomponents for Point of Care (HD):  &lt;Namespace ID (CWE)&gt; &amp; &lt;Universal ID (ST)&gt; &amp; &lt;Universal ID Type (ID)&gt;</w:t>
      </w:r>
    </w:p>
    <w:p w14:paraId="6B36BD0A"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DFF2889" w14:textId="77777777" w:rsidR="00B11855" w:rsidRPr="001F42D3" w:rsidRDefault="003D003E" w:rsidP="00AF7F19">
      <w:pPr>
        <w:pStyle w:val="Components"/>
        <w:ind w:left="0" w:hanging="2"/>
      </w:pPr>
      <w:r w:rsidRPr="001F42D3">
        <w:t>Subcomponents for Room (HD):  &lt;Namespace ID (CWE)&gt; &amp; &lt;Universal ID (ST)&gt; &amp; &lt;Universal ID Type (ID)&gt;</w:t>
      </w:r>
    </w:p>
    <w:p w14:paraId="30C2EC02" w14:textId="77777777" w:rsidR="00B11855" w:rsidRPr="001F42D3" w:rsidRDefault="003D003E" w:rsidP="00AF7F19">
      <w:pPr>
        <w:pStyle w:val="Components"/>
        <w:ind w:left="0" w:hanging="2"/>
      </w:pPr>
      <w:r w:rsidRPr="001F42D3">
        <w:t xml:space="preserve">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w:t>
      </w:r>
      <w:r w:rsidRPr="001F42D3">
        <w:lastRenderedPageBreak/>
        <w:t>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40E4D335" w14:textId="77777777" w:rsidR="00B11855" w:rsidRPr="001F42D3" w:rsidRDefault="003D003E" w:rsidP="00AF7F19">
      <w:pPr>
        <w:pStyle w:val="Components"/>
        <w:ind w:left="0" w:hanging="2"/>
      </w:pPr>
      <w:r w:rsidRPr="001F42D3">
        <w:t>Subcomponents for Bed (HD):  &lt;Namespace ID (CWE)&gt; &amp; &lt;Universal ID (ST)&gt; &amp; &lt;Universal ID Type (ID)&gt;</w:t>
      </w:r>
    </w:p>
    <w:p w14:paraId="258760DD"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559BB222" w14:textId="77777777" w:rsidR="00B11855" w:rsidRPr="001F42D3" w:rsidRDefault="003D003E" w:rsidP="00AF7F19">
      <w:pPr>
        <w:pStyle w:val="Components"/>
        <w:ind w:left="0" w:hanging="2"/>
      </w:pPr>
      <w:r w:rsidRPr="001F42D3">
        <w:t>Subcomponents for Facility (HD):  &lt;Namespace ID (CWE)&gt; &amp; &lt;Universal ID (ST)&gt; &amp; &lt;Universal ID Type (ID)&gt;</w:t>
      </w:r>
    </w:p>
    <w:p w14:paraId="510DB6DD"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62D276F" w14:textId="77777777" w:rsidR="00B11855" w:rsidRPr="001F42D3" w:rsidRDefault="003D003E" w:rsidP="00AF7F19">
      <w:pPr>
        <w:pStyle w:val="Components"/>
        <w:ind w:left="0" w:hanging="2"/>
      </w:pPr>
      <w:r w:rsidRPr="001F42D3">
        <w:t>Subcomponents for Building (HD):  &lt;Namespace ID (CWE)&gt; &amp; &lt;Universal ID (ST)&gt; &amp; &lt;Universal ID Type (ID)&gt;</w:t>
      </w:r>
    </w:p>
    <w:p w14:paraId="5D4E9D6C"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BFA18BE" w14:textId="77777777" w:rsidR="00B11855" w:rsidRPr="001F42D3" w:rsidRDefault="003D003E" w:rsidP="00AF7F19">
      <w:pPr>
        <w:pStyle w:val="Components"/>
        <w:ind w:left="0" w:hanging="2"/>
      </w:pPr>
      <w:r w:rsidRPr="001F42D3">
        <w:t>Subcomponents for Floor (HD):  &lt;Namespace ID (CWE)&gt; &amp; &lt;Universal ID (ST)&gt; &amp; &lt;Universal ID Type (ID)&gt;</w:t>
      </w:r>
    </w:p>
    <w:p w14:paraId="34940911"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E2C9510" w14:textId="77777777" w:rsidR="00B11855" w:rsidRPr="001F42D3" w:rsidRDefault="003D003E" w:rsidP="00AF7F19">
      <w:pPr>
        <w:pStyle w:val="Components"/>
        <w:ind w:left="0" w:hanging="2"/>
      </w:pPr>
      <w:r w:rsidRPr="001F42D3">
        <w:t>Subcomponents for Comprehensive Location Identifier (EI):  &lt;Entity Identifier (ST)&gt; &amp; &lt;Namespace ID (IS)&gt; &amp; &lt;Universal ID (ST)&gt; &amp; &lt;Universal ID Type (ID)&gt;</w:t>
      </w:r>
    </w:p>
    <w:p w14:paraId="7F5F5004" w14:textId="77777777" w:rsidR="00B11855" w:rsidRPr="001F42D3" w:rsidRDefault="003D003E" w:rsidP="00AF7F19">
      <w:pPr>
        <w:pStyle w:val="Components"/>
        <w:ind w:left="0" w:hanging="2"/>
      </w:pPr>
      <w:r w:rsidRPr="001F42D3">
        <w:t>Subcomponents for Assigning Authority for Location (HD):  &lt;Namespace ID (CWE)&gt; &amp; &lt;Universal ID (ST)&gt; &amp; &lt;Universal ID Type (ID)&gt;</w:t>
      </w:r>
    </w:p>
    <w:p w14:paraId="068D950E" w14:textId="77777777" w:rsidR="00B11855" w:rsidRPr="001F42D3" w:rsidRDefault="003D003E" w:rsidP="00AF7F19">
      <w:pPr>
        <w:pStyle w:val="Components"/>
        <w:ind w:left="0" w:hanging="2"/>
      </w:pPr>
      <w:r w:rsidRPr="001F42D3">
        <w:t xml:space="preserve">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w:t>
      </w:r>
      <w:r w:rsidRPr="001F42D3">
        <w:lastRenderedPageBreak/>
        <w:t>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09BE746" w14:textId="28E46C33" w:rsidR="00B11855" w:rsidRPr="001F42D3" w:rsidRDefault="003D003E" w:rsidP="005C1693">
      <w:pPr>
        <w:pStyle w:val="BodyText"/>
      </w:pPr>
      <w:r w:rsidRPr="001F42D3">
        <w:t>Definition: This field specifies the physical location (e.g., nurse station, ancillary service location, clinic, or floor) that is participating</w:t>
      </w:r>
      <w:r w:rsidR="00CA3A2C" w:rsidRPr="001F42D3">
        <w:t xml:space="preserve">. </w:t>
      </w:r>
      <w:r w:rsidRPr="001F42D3">
        <w:t>If either PRT-5 Participation Person or PRT-8 Participation Organization is valued, it reflects the location of the individual or organization participating as identified in PRT-4 Participation</w:t>
      </w:r>
      <w:r w:rsidR="00CA3A2C" w:rsidRPr="001F42D3">
        <w:t xml:space="preserve">. </w:t>
      </w:r>
      <w:r w:rsidR="0028379E" w:rsidRPr="001F42D3">
        <w:t>Otherwise,</w:t>
      </w:r>
      <w:r w:rsidRPr="001F42D3">
        <w:t xml:space="preserve"> the location is directly participating as identified in PRT-4 Participation.</w:t>
      </w:r>
    </w:p>
    <w:p w14:paraId="780409D8" w14:textId="77777777" w:rsidR="00B11855" w:rsidRPr="001F42D3" w:rsidRDefault="003D003E" w:rsidP="005C1693">
      <w:pPr>
        <w:pStyle w:val="BodyText"/>
      </w:pPr>
      <w:r w:rsidRPr="001F42D3">
        <w:t>If this attribute repeats, all instances must represent the same organization.</w:t>
      </w:r>
    </w:p>
    <w:p w14:paraId="4DFAA41F" w14:textId="77777777" w:rsidR="00B11855" w:rsidRPr="001F42D3" w:rsidRDefault="003D003E" w:rsidP="005C1693">
      <w:pPr>
        <w:pStyle w:val="BodyText"/>
      </w:pPr>
      <w:r w:rsidRPr="001F42D3">
        <w:t>Condition: At least one of the Participation Person, Participation Organization, Participation Location, or Participation Device fields must be valued.</w:t>
      </w:r>
    </w:p>
    <w:p w14:paraId="2B2D1239" w14:textId="77777777" w:rsidR="00B11855" w:rsidRPr="001F42D3" w:rsidRDefault="003D003E" w:rsidP="005C1693">
      <w:pPr>
        <w:pStyle w:val="BodyText"/>
      </w:pPr>
      <w:r w:rsidRPr="001F42D3">
        <w:rPr>
          <w:b/>
          <w:bCs/>
        </w:rPr>
        <w:t>PRT-10   Participation Device   (EI)    02348</w:t>
      </w:r>
    </w:p>
    <w:p w14:paraId="7B20CC3A" w14:textId="77777777" w:rsidR="00B11855" w:rsidRPr="001F42D3" w:rsidRDefault="003D003E" w:rsidP="00AF7F19">
      <w:pPr>
        <w:pStyle w:val="Components"/>
        <w:ind w:left="0" w:hanging="2"/>
      </w:pPr>
      <w:r w:rsidRPr="001F42D3">
        <w:t>Components:&lt;Entity Identifier (ST)&gt; ^ &lt;Namespace ID (IS)&gt; ^ &lt;Universal ID (ST)&gt; ^ &lt;Universal ID Type (ID)&gt;</w:t>
      </w:r>
    </w:p>
    <w:p w14:paraId="3447BDC3" w14:textId="77777777" w:rsidR="00B11855" w:rsidRPr="001F42D3" w:rsidRDefault="003D003E" w:rsidP="005C1693">
      <w:pPr>
        <w:pStyle w:val="BodyText"/>
      </w:pPr>
      <w:r w:rsidRPr="001F42D3">
        <w:t>Definition: Identifier for the device participating.</w:t>
      </w:r>
      <w:r w:rsidR="0012698E" w:rsidRPr="001F42D3">
        <w:t xml:space="preserve"> This may reflect an unstructured or a structured identifier such as FDA UDI, RFID, IEEE EUI-64 identifiers, or bar codes.</w:t>
      </w:r>
    </w:p>
    <w:p w14:paraId="3F47C2DF" w14:textId="77777777" w:rsidR="00B11855" w:rsidRPr="001F42D3" w:rsidRDefault="003D003E" w:rsidP="005C1693">
      <w:pPr>
        <w:pStyle w:val="BodyText"/>
      </w:pPr>
      <w:r w:rsidRPr="001F42D3">
        <w:t>If this attribute repeats, all instances must represent the same device.</w:t>
      </w:r>
    </w:p>
    <w:p w14:paraId="3F0BC778" w14:textId="77777777" w:rsidR="00B11855" w:rsidRPr="001F42D3" w:rsidRDefault="003D003E" w:rsidP="005C1693">
      <w:pPr>
        <w:pStyle w:val="BodyText"/>
      </w:pPr>
      <w:r w:rsidRPr="001F42D3">
        <w:t>Condition: At least one of the Participation Person, Participation Organization, Participation Location, or Participation Device fields must be valued.</w:t>
      </w:r>
    </w:p>
    <w:p w14:paraId="41F013FF" w14:textId="77777777" w:rsidR="00B11855" w:rsidRPr="001F42D3" w:rsidRDefault="003D003E" w:rsidP="005C1693">
      <w:pPr>
        <w:pStyle w:val="BodyText"/>
      </w:pPr>
      <w:r w:rsidRPr="001F42D3">
        <w:t>For the Report Alert Status [PCD-05] transaction the Entity Identifier is the PIN/Carrier or device communication ID and namespace ID is the Alert Communicator (AC) or Alert Manager (AM) ID.</w:t>
      </w:r>
    </w:p>
    <w:p w14:paraId="323BE977" w14:textId="5676FF67" w:rsidR="00B11855" w:rsidRPr="001F42D3" w:rsidRDefault="00353E05" w:rsidP="005C1693">
      <w:pPr>
        <w:pStyle w:val="BodyText"/>
      </w:pPr>
      <w:r w:rsidRPr="001F42D3">
        <w:t>Future imple</w:t>
      </w:r>
      <w:r w:rsidR="003D003E" w:rsidRPr="001F42D3">
        <w:t>mentation note</w:t>
      </w:r>
      <w:r w:rsidRPr="001F42D3">
        <w:t>s</w:t>
      </w:r>
      <w:r w:rsidR="003D003E" w:rsidRPr="001F42D3">
        <w:t xml:space="preserve">: as of </w:t>
      </w:r>
      <w:r w:rsidR="006D613E" w:rsidRPr="001F42D3">
        <w:t>HL7</w:t>
      </w:r>
      <w:r w:rsidR="00995105" w:rsidRPr="001F42D3">
        <w:t xml:space="preserve"> </w:t>
      </w:r>
      <w:r w:rsidR="003D003E" w:rsidRPr="001F42D3">
        <w:t xml:space="preserve">V2.7, identifying devices in the OBX-18 field of the OBX segment is retained for backward compatibility only. This field will be represented through the PRT segment. Future versions of the </w:t>
      </w:r>
      <w:r w:rsidR="006E73C1" w:rsidRPr="001F42D3">
        <w:t>IHE Devices Technical Framework</w:t>
      </w:r>
      <w:r w:rsidR="003D003E" w:rsidRPr="001F42D3">
        <w:t xml:space="preserve"> will require the use of this segment, which will also provide for including the Unique Device Identification adopted by the U.S. F.D.A. and being considered by regulatory agencies in other jurisdictions.</w:t>
      </w:r>
    </w:p>
    <w:p w14:paraId="3F784D2D" w14:textId="77777777" w:rsidR="0012698E" w:rsidRPr="001F42D3" w:rsidRDefault="0012698E" w:rsidP="005C1693">
      <w:pPr>
        <w:pStyle w:val="BodyText"/>
      </w:pPr>
      <w:r w:rsidRPr="001F42D3">
        <w:t>If this field contains an FDA UDI, it shall contain the entire Human Readable Form of the UDI</w:t>
      </w:r>
      <w:r w:rsidR="002E782A" w:rsidRPr="001F42D3">
        <w:t xml:space="preserve">. </w:t>
      </w:r>
      <w:r w:rsidRPr="001F42D3">
        <w:t>For example, a GS1-based UDI would be represented as follows:</w:t>
      </w:r>
    </w:p>
    <w:p w14:paraId="0535941D" w14:textId="77777777" w:rsidR="0012698E" w:rsidRPr="001F42D3" w:rsidRDefault="0012698E" w:rsidP="005C1693">
      <w:pPr>
        <w:pStyle w:val="BodyText"/>
      </w:pPr>
      <w:r w:rsidRPr="001F42D3">
        <w:t>|(01)00643169001763(17)160712(21)21A11F4855^^2.16.840.1.113883.3.3719^ISO|</w:t>
      </w:r>
    </w:p>
    <w:p w14:paraId="737FCB10" w14:textId="77777777" w:rsidR="0012698E" w:rsidRPr="001F42D3" w:rsidRDefault="0012698E" w:rsidP="005C1693">
      <w:pPr>
        <w:pStyle w:val="BodyText"/>
      </w:pPr>
      <w:r w:rsidRPr="001F42D3">
        <w:t>A HIBCC-based example would be represented as follows:</w:t>
      </w:r>
    </w:p>
    <w:p w14:paraId="089E1D4D" w14:textId="77777777" w:rsidR="0012698E" w:rsidRPr="001F42D3" w:rsidRDefault="0012698E" w:rsidP="005C1693">
      <w:pPr>
        <w:pStyle w:val="BodyText"/>
      </w:pPr>
      <w:r w:rsidRPr="001F42D3">
        <w:t>|+H123PARTNO1234567890120/$$420020216LOT123456789012345/SXYZ4567890123 45678/16D20130202C^^2.16.840.1.113883.3.3719^ISO</w:t>
      </w:r>
    </w:p>
    <w:p w14:paraId="34D6C972" w14:textId="77777777" w:rsidR="0012698E" w:rsidRPr="001F42D3" w:rsidRDefault="0012698E" w:rsidP="005C1693">
      <w:pPr>
        <w:pStyle w:val="BodyText"/>
      </w:pPr>
      <w:r w:rsidRPr="001F42D3">
        <w:t xml:space="preserve">An ICCBBA-based example would be represented as follows: </w:t>
      </w:r>
    </w:p>
    <w:p w14:paraId="2EFAF647" w14:textId="77777777" w:rsidR="0012698E" w:rsidRPr="001F42D3" w:rsidRDefault="0012698E" w:rsidP="005C1693">
      <w:pPr>
        <w:pStyle w:val="BodyText"/>
      </w:pPr>
      <w:r w:rsidRPr="001F42D3">
        <w:t>|=/A9999XYZ100T0944=,000025=A99971312345600=&gt;014032=}013032\T\,1000000000000XYZ123^^2.16.840.1.113883.3.3719^ISO|</w:t>
      </w:r>
    </w:p>
    <w:p w14:paraId="6CC6CFCA" w14:textId="77777777" w:rsidR="0012698E" w:rsidRPr="001F42D3" w:rsidRDefault="0012698E" w:rsidP="005C1693">
      <w:pPr>
        <w:pStyle w:val="BodyText"/>
      </w:pPr>
      <w:r w:rsidRPr="001F42D3">
        <w:lastRenderedPageBreak/>
        <w:t>Or for ICCBBA for blood bags only an example would be represented as follows:</w:t>
      </w:r>
    </w:p>
    <w:p w14:paraId="221E7BF6" w14:textId="77777777" w:rsidR="0012698E" w:rsidRPr="001F42D3" w:rsidRDefault="0012698E" w:rsidP="005C1693">
      <w:pPr>
        <w:pStyle w:val="BodyText"/>
      </w:pPr>
      <w:r w:rsidRPr="001F42D3">
        <w:t>|=)1TE123456A\T\)RZ12345678^^2.16.840.1.113883.3.3719^ISO|</w:t>
      </w:r>
    </w:p>
    <w:p w14:paraId="06863E59" w14:textId="77777777" w:rsidR="0012698E" w:rsidRPr="001F42D3" w:rsidRDefault="0012698E" w:rsidP="005C1693">
      <w:pPr>
        <w:pStyle w:val="BodyText"/>
      </w:pPr>
      <w:r w:rsidRPr="001F42D3">
        <w:t>The identifier root shall be the OID assigned to UDI. For example, for FDA UDIs the root shall be 2.16.840.1.113883.3.3719, and the extension shall be the Human Readable Form appropriate for the style of content. When captured as a simple string, the string shall be the Human Readable Form appropriate for the style of content. The content style can be determined from the leading characters of the content:</w:t>
      </w:r>
    </w:p>
    <w:p w14:paraId="671295BA" w14:textId="77777777" w:rsidR="0012698E" w:rsidRPr="001F42D3" w:rsidRDefault="0012698E" w:rsidP="005C1693">
      <w:pPr>
        <w:pStyle w:val="BodyText"/>
      </w:pPr>
      <w:r w:rsidRPr="001F42D3">
        <w:t xml:space="preserve">UDIs beginning with: </w:t>
      </w:r>
      <w:r w:rsidRPr="001F42D3">
        <w:tab/>
      </w:r>
    </w:p>
    <w:p w14:paraId="4F06DFA7" w14:textId="77777777" w:rsidR="0012698E" w:rsidRPr="001F42D3" w:rsidRDefault="0012698E" w:rsidP="005C1693">
      <w:pPr>
        <w:pStyle w:val="BodyText"/>
      </w:pPr>
      <w:r w:rsidRPr="001F42D3">
        <w:tab/>
        <w:t>‘(‘ are in the GS1 Human Readable style;</w:t>
      </w:r>
    </w:p>
    <w:p w14:paraId="55BEF6C3" w14:textId="77777777" w:rsidR="0012698E" w:rsidRPr="001F42D3" w:rsidRDefault="0012698E" w:rsidP="005C1693">
      <w:pPr>
        <w:pStyle w:val="BodyText"/>
      </w:pPr>
      <w:r w:rsidRPr="001F42D3">
        <w:tab/>
      </w:r>
      <w:r w:rsidRPr="001F42D3">
        <w:tab/>
        <w:t>‘0-9’ are a GS1 DI (containing only the DI value, no PI or GS1 AI);</w:t>
      </w:r>
    </w:p>
    <w:p w14:paraId="1A0D82AA" w14:textId="77777777" w:rsidR="0012698E" w:rsidRPr="001F42D3" w:rsidRDefault="0012698E" w:rsidP="005C1693">
      <w:pPr>
        <w:pStyle w:val="BodyText"/>
      </w:pPr>
      <w:r w:rsidRPr="001F42D3">
        <w:tab/>
        <w:t>‘+‘ are in the HIBCC Human Readable style;</w:t>
      </w:r>
    </w:p>
    <w:p w14:paraId="135A75D9" w14:textId="77777777" w:rsidR="0012698E" w:rsidRPr="001F42D3" w:rsidRDefault="0012698E" w:rsidP="005C1693">
      <w:pPr>
        <w:pStyle w:val="BodyText"/>
      </w:pPr>
      <w:r w:rsidRPr="001F42D3">
        <w:tab/>
        <w:t>‘=‘ or ‘&amp;’ are in the ICCBBA Human Readable style.</w:t>
      </w:r>
    </w:p>
    <w:p w14:paraId="1067C141" w14:textId="77777777" w:rsidR="0012698E" w:rsidRPr="001F42D3" w:rsidRDefault="0012698E" w:rsidP="005C1693">
      <w:pPr>
        <w:pStyle w:val="BodyText"/>
      </w:pPr>
      <w:r w:rsidRPr="001F42D3">
        <w:t>Note: If “&amp;” is used in the UDI while one of the delimiters in MSH.2 includes “&amp;” as well, it must be properly escaped per Chapter 2.7.</w:t>
      </w:r>
    </w:p>
    <w:p w14:paraId="776D8FA9" w14:textId="77777777" w:rsidR="0012698E" w:rsidRPr="001F42D3" w:rsidRDefault="0012698E" w:rsidP="005C1693">
      <w:pPr>
        <w:pStyle w:val="BodyText"/>
      </w:pPr>
      <w:r w:rsidRPr="001F42D3">
        <w:t>The exchange of UDI sub-elements in PRT-16 through PRT-21 is not required when the full UDI string is provided in PRT.10</w:t>
      </w:r>
      <w:r w:rsidR="002E782A" w:rsidRPr="001F42D3">
        <w:t xml:space="preserve">. </w:t>
      </w:r>
      <w:r w:rsidRPr="001F42D3">
        <w:t>Whether to include some or all these fields as well when PRT-10 is present with a UDI that the rules are subject to specific implementation guides that will have to consider the patient safety implications of potentially conflicting data.</w:t>
      </w:r>
    </w:p>
    <w:p w14:paraId="412D3750" w14:textId="4251428F" w:rsidR="0012698E" w:rsidRPr="001F42D3" w:rsidRDefault="0012698E" w:rsidP="005C1693">
      <w:pPr>
        <w:pStyle w:val="BodyText"/>
      </w:pPr>
      <w:r w:rsidRPr="001F42D3">
        <w:t>When a</w:t>
      </w:r>
      <w:r w:rsidR="009E6C9B" w:rsidRPr="001F42D3">
        <w:t xml:space="preserve"> </w:t>
      </w:r>
      <w:r w:rsidRPr="001F42D3">
        <w:t xml:space="preserve">UDI is provided and sub-elements are also provided, then for those sub-elements that are valued, the content must match the content encoded in the UDI if it is encoded within the UDI. </w:t>
      </w:r>
    </w:p>
    <w:p w14:paraId="7EAFC7B5" w14:textId="77777777" w:rsidR="0012698E" w:rsidRPr="001F42D3" w:rsidRDefault="0012698E" w:rsidP="005C1693">
      <w:pPr>
        <w:pStyle w:val="BodyText"/>
      </w:pPr>
      <w:r w:rsidRPr="001F42D3">
        <w:t xml:space="preserve">Caution: The UDI may contain personally identifying information in the form of the device serial number which may be used to link to other information on a patient. Standard </w:t>
      </w:r>
      <w:r w:rsidR="00DF4204" w:rsidRPr="001F42D3">
        <w:t>practice</w:t>
      </w:r>
      <w:r w:rsidRPr="001F42D3">
        <w:t xml:space="preserve"> for exchanging potentially identifying content should be exercised when exchanging UDIs which contain a serial number. </w:t>
      </w:r>
    </w:p>
    <w:p w14:paraId="388D6E2E" w14:textId="77777777" w:rsidR="0012698E" w:rsidRPr="001F42D3" w:rsidRDefault="0012698E" w:rsidP="005C1693">
      <w:pPr>
        <w:pStyle w:val="BodyText"/>
      </w:pPr>
      <w:r w:rsidRPr="001F42D3">
        <w:t>Note:  PRT.10 is a repeating field</w:t>
      </w:r>
      <w:r w:rsidR="002E782A" w:rsidRPr="001F42D3">
        <w:t xml:space="preserve">. </w:t>
      </w:r>
      <w:r w:rsidRPr="001F42D3">
        <w:t>Additional device identifiers, such as an IEEE EUI-64 may also be contained in this field.</w:t>
      </w:r>
    </w:p>
    <w:p w14:paraId="24C8A544" w14:textId="77777777" w:rsidR="00B11855" w:rsidRPr="001F42D3" w:rsidRDefault="003D003E" w:rsidP="005C1693">
      <w:pPr>
        <w:pStyle w:val="BodyText"/>
      </w:pPr>
      <w:r w:rsidRPr="001F42D3">
        <w:rPr>
          <w:b/>
          <w:bCs/>
        </w:rPr>
        <w:t>PRT-11   Participation Begin Date/Time   (DTM)   02387</w:t>
      </w:r>
    </w:p>
    <w:p w14:paraId="4078F147" w14:textId="77777777" w:rsidR="00B11855" w:rsidRPr="001F42D3" w:rsidRDefault="003D003E" w:rsidP="005C1693">
      <w:pPr>
        <w:pStyle w:val="BodyText"/>
      </w:pPr>
      <w:r w:rsidRPr="001F42D3">
        <w:t>Definition:  This field contains the date/time when the participation began.</w:t>
      </w:r>
    </w:p>
    <w:p w14:paraId="7ACD06E2" w14:textId="77777777" w:rsidR="00B11855" w:rsidRPr="001F42D3" w:rsidRDefault="003D003E" w:rsidP="005C1693">
      <w:pPr>
        <w:pStyle w:val="BodyText"/>
      </w:pPr>
      <w:r w:rsidRPr="001F42D3">
        <w:t>In the case of waypoints, this reflects the time a shipment arrives at the waypoint.</w:t>
      </w:r>
    </w:p>
    <w:p w14:paraId="30C8D18A" w14:textId="77777777" w:rsidR="00B11855" w:rsidRPr="001F42D3" w:rsidRDefault="003D003E" w:rsidP="005C1693">
      <w:pPr>
        <w:pStyle w:val="BodyText"/>
      </w:pPr>
      <w:r w:rsidRPr="001F42D3">
        <w:rPr>
          <w:b/>
          <w:bCs/>
        </w:rPr>
        <w:t>PRT-12   Participation End Date/Time   (DTM)   02388</w:t>
      </w:r>
    </w:p>
    <w:p w14:paraId="231B56A1" w14:textId="77777777" w:rsidR="00B11855" w:rsidRPr="001F42D3" w:rsidRDefault="003D003E" w:rsidP="005C1693">
      <w:pPr>
        <w:pStyle w:val="BodyText"/>
      </w:pPr>
      <w:r w:rsidRPr="001F42D3">
        <w:t>Definition:  This field contains the date/time when the participation ended.</w:t>
      </w:r>
    </w:p>
    <w:p w14:paraId="6AD71A81" w14:textId="77777777" w:rsidR="00B11855" w:rsidRPr="001F42D3" w:rsidRDefault="003D003E" w:rsidP="005C1693">
      <w:pPr>
        <w:pStyle w:val="BodyText"/>
      </w:pPr>
      <w:r w:rsidRPr="001F42D3">
        <w:t>In the case of waypoints, this reflects the time a shipment departs from the waypoint.</w:t>
      </w:r>
    </w:p>
    <w:p w14:paraId="56992A58" w14:textId="77777777" w:rsidR="00B11855" w:rsidRPr="005C1693" w:rsidRDefault="003D003E" w:rsidP="005C1693">
      <w:pPr>
        <w:pStyle w:val="BodyText"/>
      </w:pPr>
      <w:r w:rsidRPr="005C1693">
        <w:rPr>
          <w:b/>
          <w:bCs/>
        </w:rPr>
        <w:t>PRT-13   Participation Qualitative Duration   (CWE)   02389</w:t>
      </w:r>
    </w:p>
    <w:p w14:paraId="4CFA448A" w14:textId="77777777" w:rsidR="00B11855" w:rsidRPr="001F42D3" w:rsidRDefault="003D003E" w:rsidP="00AF7F19">
      <w:pPr>
        <w:pStyle w:val="Components"/>
        <w:ind w:left="0" w:hanging="2"/>
      </w:pPr>
      <w:r w:rsidRPr="001F42D3">
        <w:t xml:space="preserve">Components:&lt;Identifier (ST)&gt; ^ &lt;Text (ST)&gt; ^ &lt;Name of Coding System (ID)&gt; ^ &lt;Alternate Identifier (ST)&gt; ^ &lt;Alternate Text (ST)&gt; ^ &lt;Name of Alternate Coding System (ID)&gt; ^ &lt;Coding System Version </w:t>
      </w:r>
      <w:r w:rsidRPr="001F42D3">
        <w:lastRenderedPageBreak/>
        <w:t>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3824426B" w14:textId="77777777" w:rsidR="00B11855" w:rsidRPr="001F42D3" w:rsidRDefault="003D003E" w:rsidP="005C1693">
      <w:pPr>
        <w:pStyle w:val="BodyText"/>
      </w:pPr>
      <w:r w:rsidRPr="001F42D3">
        <w:t>Definition:  This field contains the qualitative length of time for participation (e.g., until the next assessment, four days, until discharge, etc.).</w:t>
      </w:r>
    </w:p>
    <w:p w14:paraId="51FD0AF9" w14:textId="77777777" w:rsidR="00B11855" w:rsidRPr="001F42D3" w:rsidRDefault="003D003E" w:rsidP="005C1693">
      <w:pPr>
        <w:pStyle w:val="BodyText"/>
      </w:pPr>
      <w:r w:rsidRPr="001F42D3">
        <w:rPr>
          <w:b/>
          <w:bCs/>
        </w:rPr>
        <w:t>PRT-14   Participation Address   (XAD)   02390</w:t>
      </w:r>
    </w:p>
    <w:p w14:paraId="739AE0E6" w14:textId="77777777" w:rsidR="00B11855" w:rsidRPr="001F42D3" w:rsidRDefault="003D003E" w:rsidP="00AF7F19">
      <w:pPr>
        <w:pStyle w:val="Components"/>
        <w:ind w:left="0" w:hanging="2"/>
      </w:pPr>
      <w:r w:rsidRPr="001F42D3">
        <w:t>Components:&lt;Street Address (SAD)&gt; ^ &lt;Other Designation (ST)&gt; ^ &lt;City (ST)&gt; ^ &lt;State or Province (ST)&gt; ^ &lt;Zip or Postal Code (ST)&gt; ^ &lt;Country (ID)&gt; ^ &lt;Address Type (ID)&gt; ^ &lt;Other Geographic Designation (ST)&gt; ^ &lt;County/Parish Code (CWE)&gt; ^ &lt;Census Tract (CWE)&gt; ^ &lt;Address Representation Code (ID)&gt; ^ &lt;WITHDRAWN Constituent&gt; ^ &lt;Effective Date (DTM)&gt; ^ &lt;Expiration Date (DTM)&gt; ^ &lt;Expiration Reason (CWE)&gt; ^ &lt;Temporary Indicator (ID)&gt; ^ &lt;Bad Address Indicator (ID)&gt; ^ &lt;Address Usage (ID)&gt; ^ &lt;Addressee (ST)&gt; ^ &lt;Comment (ST)&gt; ^ &lt;Preference Order (NM)&gt; ^ &lt;Protection Code (CWE)&gt; ^ &lt;Address Identifier (EI)&gt;</w:t>
      </w:r>
    </w:p>
    <w:p w14:paraId="17B2CDB8" w14:textId="77777777" w:rsidR="00B11855" w:rsidRPr="001F42D3" w:rsidRDefault="003D003E" w:rsidP="00AF7F19">
      <w:pPr>
        <w:pStyle w:val="Components"/>
        <w:ind w:left="0" w:hanging="2"/>
      </w:pPr>
      <w:r w:rsidRPr="001F42D3">
        <w:t>Subcomponents for Street Address (SAD):  &lt;Street or Mailing Address (ST)&gt; &amp; &lt;Street Name (ST)&gt; &amp; &lt;Dwelling Number (ST)&gt;</w:t>
      </w:r>
    </w:p>
    <w:p w14:paraId="418AD08E" w14:textId="77777777" w:rsidR="00B11855" w:rsidRPr="001F42D3" w:rsidRDefault="003D003E" w:rsidP="00AF7F19">
      <w:pPr>
        <w:pStyle w:val="Components"/>
        <w:ind w:left="0" w:hanging="2"/>
      </w:pPr>
      <w:r w:rsidRPr="001F42D3">
        <w:t>Subcomponents for County/Parish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56FA0B8" w14:textId="77777777" w:rsidR="00B11855" w:rsidRPr="001F42D3" w:rsidRDefault="003D003E" w:rsidP="00AF7F19">
      <w:pPr>
        <w:pStyle w:val="Components"/>
        <w:ind w:left="0" w:hanging="2"/>
      </w:pPr>
      <w:r w:rsidRPr="001F42D3">
        <w:t>Subcomponents for Census Tract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675711C" w14:textId="77777777" w:rsidR="00B11855" w:rsidRPr="001F42D3" w:rsidRDefault="003D003E" w:rsidP="00AF7F19">
      <w:pPr>
        <w:pStyle w:val="Components"/>
        <w:ind w:left="0" w:hanging="2"/>
      </w:pPr>
      <w:r w:rsidRPr="001F42D3">
        <w:t>Subcomponents for Expiration Reason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28116D8" w14:textId="77777777" w:rsidR="00B11855" w:rsidRPr="001F42D3" w:rsidRDefault="003D003E" w:rsidP="00AF7F19">
      <w:pPr>
        <w:pStyle w:val="Components"/>
        <w:ind w:left="0" w:hanging="2"/>
      </w:pPr>
      <w:r w:rsidRPr="001F42D3">
        <w:t>Subcomponents for Protection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D55FD83" w14:textId="77777777" w:rsidR="00B11855" w:rsidRPr="001F42D3" w:rsidRDefault="003D003E" w:rsidP="00AF7F19">
      <w:pPr>
        <w:pStyle w:val="Components"/>
        <w:ind w:left="0" w:hanging="2"/>
      </w:pPr>
      <w:r w:rsidRPr="001F42D3">
        <w:t>Subcomponents for Address Identifier (EI):  &lt;Entity Identifier (ST)&gt; &amp; &lt;Namespace ID (IS)&gt; &amp; &lt;Universal ID (ST)&gt; &amp; &lt;Universal ID Type (ID)&gt;</w:t>
      </w:r>
    </w:p>
    <w:p w14:paraId="56EB6867" w14:textId="77777777" w:rsidR="00B11855" w:rsidRPr="001F42D3" w:rsidRDefault="003D003E" w:rsidP="005C1693">
      <w:pPr>
        <w:pStyle w:val="BodyText"/>
      </w:pPr>
      <w:r w:rsidRPr="001F42D3">
        <w:lastRenderedPageBreak/>
        <w:t>Definition: This field contains addresses associated with the participation</w:t>
      </w:r>
      <w:r w:rsidR="00CA3A2C" w:rsidRPr="001F42D3">
        <w:t xml:space="preserve">. </w:t>
      </w:r>
      <w:r w:rsidRPr="001F42D3">
        <w:t>The address can repeat to indicate alternate addresses or an alternate expression of the same address.</w:t>
      </w:r>
    </w:p>
    <w:p w14:paraId="201111C9" w14:textId="77777777" w:rsidR="00B11855" w:rsidRPr="001F42D3" w:rsidRDefault="003D003E" w:rsidP="005C1693">
      <w:pPr>
        <w:pStyle w:val="BodyText"/>
      </w:pPr>
      <w:r w:rsidRPr="001F42D3">
        <w:t>Condition: The address must be present if the Participation is Performing Organization Medical Director.</w:t>
      </w:r>
    </w:p>
    <w:p w14:paraId="4B23B8EE" w14:textId="77777777" w:rsidR="00B11855" w:rsidRPr="001F42D3" w:rsidRDefault="003D003E" w:rsidP="005C1693">
      <w:pPr>
        <w:pStyle w:val="BodyText"/>
      </w:pPr>
      <w:r w:rsidRPr="001F42D3">
        <w:rPr>
          <w:b/>
          <w:bCs/>
        </w:rPr>
        <w:t>PRT-15   Participation Telecommunication Address   (XTN)   02391</w:t>
      </w:r>
    </w:p>
    <w:p w14:paraId="347A534F" w14:textId="77777777" w:rsidR="00B11855" w:rsidRPr="001F42D3" w:rsidRDefault="003D003E" w:rsidP="00AF7F19">
      <w:pPr>
        <w:pStyle w:val="Components"/>
        <w:ind w:left="0" w:hanging="2"/>
      </w:pPr>
      <w:r w:rsidRPr="001F42D3">
        <w:t>Components:&lt;WITHDRAWN Constituent&gt; ^ &lt;Telecommunication Use Code (ID)&gt; ^ &lt;Telecommunication Equipment Type (ID)&gt; ^ &lt;Communication Address (ST)&gt; ^ &lt;Country Code (SNM)&gt; ^ &lt;Area/City Code (SNM)&gt; ^ &lt;Local Number (SNM)&gt; ^ &lt;Extension (SNM)&gt; ^ &lt;Any Text (ST)&gt; ^ &lt;Extension Prefix (ST)&gt; ^ &lt;Speed Dial Code (ST)&gt; ^ &lt;Unformatted Telephone number  (ST)&gt; ^ &lt;Effective Start Date (DTM)&gt; ^ &lt;Expiration Date (DTM)&gt; ^ &lt;Expiration Reason (CWE)&gt; ^ &lt;Protection Code (CWE)&gt; ^ &lt;Shared Telecommunication Identifier (EI)&gt; ^ &lt;Preference Order (NM)&gt;</w:t>
      </w:r>
    </w:p>
    <w:p w14:paraId="53DAD72A" w14:textId="77777777" w:rsidR="00B11855" w:rsidRPr="001F42D3" w:rsidRDefault="003D003E" w:rsidP="00AF7F19">
      <w:pPr>
        <w:pStyle w:val="Components"/>
        <w:ind w:left="0" w:hanging="2"/>
      </w:pPr>
      <w:r w:rsidRPr="001F42D3">
        <w:t>Subcomponents for Expiration Reason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D7D3B74" w14:textId="77777777" w:rsidR="00B11855" w:rsidRPr="001F42D3" w:rsidRDefault="003D003E" w:rsidP="00AF7F19">
      <w:pPr>
        <w:pStyle w:val="Components"/>
        <w:ind w:left="0" w:hanging="2"/>
      </w:pPr>
      <w:r w:rsidRPr="001F42D3">
        <w:t>Subcomponents for Protection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85E98C6" w14:textId="77777777" w:rsidR="00B11855" w:rsidRPr="001F42D3" w:rsidRDefault="003D003E" w:rsidP="00AF7F19">
      <w:pPr>
        <w:pStyle w:val="Components"/>
        <w:ind w:left="0" w:hanging="2"/>
      </w:pPr>
      <w:r w:rsidRPr="001F42D3">
        <w:t>Subcomponents for Shared Telecommunication Identifier (EI):  &lt;Entity Identifier (ST)&gt; &amp; &lt;Namespace ID (IS)&gt; &amp; &lt;Universal ID (ST)&gt; &amp; &lt;Universal ID Type (ID)&gt;</w:t>
      </w:r>
    </w:p>
    <w:p w14:paraId="0017B049" w14:textId="77777777" w:rsidR="00B11855" w:rsidRPr="001F42D3" w:rsidRDefault="003D003E" w:rsidP="005C1693">
      <w:pPr>
        <w:pStyle w:val="BodyText"/>
      </w:pPr>
      <w:r w:rsidRPr="001F42D3">
        <w:t>Definition:  The waypoint telecommunication address field carries telecommunications addresses for the waypoint</w:t>
      </w:r>
      <w:r w:rsidR="00CA3A2C" w:rsidRPr="001F42D3">
        <w:t xml:space="preserve">. </w:t>
      </w:r>
      <w:r w:rsidRPr="001F42D3">
        <w:t>These telecommunications addresses are used to contact the waypoint for additional information regarding the receipt of the shipment</w:t>
      </w:r>
      <w:r w:rsidR="00CA3A2C" w:rsidRPr="001F42D3">
        <w:t xml:space="preserve">. </w:t>
      </w:r>
      <w:r w:rsidRPr="001F42D3">
        <w:t>The address can repeat to indicate alternate addresses or an alternate expression of the same address.</w:t>
      </w:r>
    </w:p>
    <w:p w14:paraId="369C8196" w14:textId="77777777" w:rsidR="0012698E" w:rsidRPr="005C1693" w:rsidRDefault="0012698E" w:rsidP="005C1693">
      <w:pPr>
        <w:pStyle w:val="BodyText"/>
      </w:pPr>
      <w:r w:rsidRPr="005C1693">
        <w:rPr>
          <w:b/>
          <w:bCs/>
        </w:rPr>
        <w:t>PRT-16   Participation Device Identifier   (EI)   03476</w:t>
      </w:r>
    </w:p>
    <w:p w14:paraId="2D243993" w14:textId="77777777" w:rsidR="0012698E" w:rsidRPr="001F42D3" w:rsidRDefault="0012698E" w:rsidP="005C1693">
      <w:pPr>
        <w:pStyle w:val="BodyText"/>
      </w:pPr>
      <w:r w:rsidRPr="001F42D3">
        <w:t>Components:  &lt;Entity Identifier (ST)&gt; ^ &lt;Namespace ID (IS)&gt; ^ &lt;Universal ID (ST)&gt; ^ &lt;Universal ID Type (ID)&gt;</w:t>
      </w:r>
    </w:p>
    <w:p w14:paraId="61C18D53" w14:textId="77777777" w:rsidR="0012698E" w:rsidRPr="001F42D3" w:rsidRDefault="0012698E" w:rsidP="005C1693">
      <w:pPr>
        <w:pStyle w:val="BodyText"/>
      </w:pPr>
      <w:r w:rsidRPr="001F42D3">
        <w:t>Definition: Provides the U.S. FDA UDI device identifier (DI) element.</w:t>
      </w:r>
    </w:p>
    <w:p w14:paraId="59578995" w14:textId="0E4963DE" w:rsidR="0012698E" w:rsidRPr="001F42D3" w:rsidRDefault="0012698E" w:rsidP="005C1693">
      <w:pPr>
        <w:pStyle w:val="BodyText"/>
      </w:pPr>
      <w:r w:rsidRPr="001F42D3">
        <w:t xml:space="preserve">This is the first component in the UDI and acts as the look up key for the Global Unique </w:t>
      </w:r>
      <w:r w:rsidR="00DF4204" w:rsidRPr="001F42D3">
        <w:t>Device</w:t>
      </w:r>
      <w:r w:rsidRPr="001F42D3">
        <w:t xml:space="preserve"> Identification Database (GUDID) and may be used for retrieving additional attributes.</w:t>
      </w:r>
    </w:p>
    <w:p w14:paraId="0E461091" w14:textId="77777777" w:rsidR="0012698E" w:rsidRPr="001F42D3" w:rsidRDefault="0012698E" w:rsidP="005C1693">
      <w:pPr>
        <w:pStyle w:val="BodyText"/>
      </w:pPr>
      <w:r w:rsidRPr="001F42D3">
        <w:t>When exchanging Device Identifiers (DI) the root shall be the OID, or standards’ appropriate corollary to the OID, assigned to DI and the extension shall be the Human Readable Form of the content. For example, for DIs the root shall be:</w:t>
      </w:r>
    </w:p>
    <w:p w14:paraId="30F652AF" w14:textId="77777777" w:rsidR="0012698E" w:rsidRPr="001F42D3" w:rsidRDefault="0012698E" w:rsidP="005C1693">
      <w:pPr>
        <w:pStyle w:val="BodyText"/>
      </w:pPr>
      <w:r w:rsidRPr="001F42D3">
        <w:tab/>
        <w:t xml:space="preserve">GS1 DIs: </w:t>
      </w:r>
      <w:r w:rsidRPr="001F42D3">
        <w:tab/>
        <w:t>2.51.1.1</w:t>
      </w:r>
    </w:p>
    <w:p w14:paraId="74CECC67" w14:textId="77777777" w:rsidR="0012698E" w:rsidRPr="001F42D3" w:rsidRDefault="0012698E" w:rsidP="005C1693">
      <w:pPr>
        <w:pStyle w:val="BodyText"/>
      </w:pPr>
      <w:r w:rsidRPr="001F42D3">
        <w:lastRenderedPageBreak/>
        <w:tab/>
        <w:t>HIBCC DIs:</w:t>
      </w:r>
      <w:r w:rsidRPr="001F42D3">
        <w:tab/>
        <w:t>1.0.15961.10.816</w:t>
      </w:r>
    </w:p>
    <w:p w14:paraId="3C847A8A" w14:textId="77777777" w:rsidR="0012698E" w:rsidRPr="001F42D3" w:rsidRDefault="0012698E" w:rsidP="005C1693">
      <w:pPr>
        <w:pStyle w:val="BodyText"/>
      </w:pPr>
      <w:r w:rsidRPr="001F42D3">
        <w:t>ICCBBA DIs:</w:t>
      </w:r>
      <w:r w:rsidRPr="001F42D3">
        <w:tab/>
        <w:t>2.16.840.1.113883.6.18.1.17 for Blood containers and 2.16.840.1.113883.6.18.1.34 otherwise.</w:t>
      </w:r>
    </w:p>
    <w:p w14:paraId="415DC1FF" w14:textId="77777777" w:rsidR="0012698E" w:rsidRPr="001F42D3" w:rsidRDefault="0012698E" w:rsidP="005C1693">
      <w:pPr>
        <w:pStyle w:val="BodyText"/>
      </w:pPr>
      <w:r w:rsidRPr="001F42D3">
        <w:t>Example:</w:t>
      </w:r>
      <w:r w:rsidRPr="001F42D3">
        <w:tab/>
        <w:t>|00643169001763^^2.51.1.1^ISO|</w:t>
      </w:r>
    </w:p>
    <w:p w14:paraId="44E82083" w14:textId="3E0611D8" w:rsidR="0012698E" w:rsidRPr="001F42D3" w:rsidRDefault="0012698E" w:rsidP="005C1693">
      <w:pPr>
        <w:pStyle w:val="BodyText"/>
      </w:pPr>
      <w:r w:rsidRPr="001F42D3">
        <w:rPr>
          <w:b/>
          <w:bCs/>
        </w:rPr>
        <w:t>PRT-17   Participation Device Manufacture Date   (DTM)   03477</w:t>
      </w:r>
    </w:p>
    <w:p w14:paraId="1834295E" w14:textId="77777777" w:rsidR="0012698E" w:rsidRPr="001F42D3" w:rsidRDefault="0012698E" w:rsidP="005C1693">
      <w:pPr>
        <w:pStyle w:val="BodyText"/>
      </w:pPr>
      <w:r w:rsidRPr="001F42D3">
        <w:t>Definition: Date and time w</w:t>
      </w:r>
      <w:r w:rsidR="00DF4204" w:rsidRPr="001F42D3">
        <w:t>hen the device was manufacture</w:t>
      </w:r>
      <w:r w:rsidRPr="001F42D3">
        <w:t>d.</w:t>
      </w:r>
    </w:p>
    <w:p w14:paraId="2423C495" w14:textId="77777777" w:rsidR="0012698E" w:rsidRPr="001F42D3" w:rsidRDefault="0012698E" w:rsidP="005C1693">
      <w:pPr>
        <w:pStyle w:val="BodyText"/>
      </w:pPr>
      <w:r w:rsidRPr="001F42D3">
        <w:t>Note:  The user system may need to convert the date and optional hour from the UDI Human Readable Form to a timestamp style data type, augmenting the date as required to provide for a complete date and optionally the hour</w:t>
      </w:r>
      <w:r w:rsidR="002E782A" w:rsidRPr="001F42D3">
        <w:t xml:space="preserve">. </w:t>
      </w:r>
    </w:p>
    <w:p w14:paraId="0B393BE8" w14:textId="77777777" w:rsidR="0012698E" w:rsidRPr="001F42D3" w:rsidRDefault="0012698E" w:rsidP="005C1693">
      <w:pPr>
        <w:pStyle w:val="BodyText"/>
      </w:pPr>
      <w:r w:rsidRPr="001F42D3">
        <w:t>Example:</w:t>
      </w:r>
      <w:r w:rsidRPr="001F42D3">
        <w:tab/>
        <w:t>|20140401|</w:t>
      </w:r>
    </w:p>
    <w:p w14:paraId="2DBBFA77" w14:textId="77777777" w:rsidR="0012698E" w:rsidRPr="001F42D3" w:rsidRDefault="0012698E" w:rsidP="005C1693">
      <w:pPr>
        <w:pStyle w:val="BodyText"/>
      </w:pPr>
      <w:r w:rsidRPr="001F42D3">
        <w:rPr>
          <w:b/>
          <w:bCs/>
        </w:rPr>
        <w:t>PRT-18   Participation Device Expiry Date   (DTM)   03478</w:t>
      </w:r>
    </w:p>
    <w:p w14:paraId="1F847023" w14:textId="77777777" w:rsidR="0012698E" w:rsidRPr="001F42D3" w:rsidRDefault="0012698E" w:rsidP="005C1693">
      <w:pPr>
        <w:pStyle w:val="BodyText"/>
      </w:pPr>
      <w:r w:rsidRPr="001F42D3">
        <w:t>Definition: Date and time when the device is no longer approved for use. Not generally applicable in IHE PCD transactions.</w:t>
      </w:r>
    </w:p>
    <w:p w14:paraId="36CEBE70" w14:textId="77777777" w:rsidR="0012698E" w:rsidRPr="001F42D3" w:rsidRDefault="0012698E" w:rsidP="005C1693">
      <w:pPr>
        <w:pStyle w:val="BodyText"/>
      </w:pPr>
      <w:r w:rsidRPr="001F42D3">
        <w:t>Note:  The user system may need to convert the date and optional hour from the UDI Human Readable Form to a timestamp style data type, augmenting the date as required to provide for a complete date and optionally the hour</w:t>
      </w:r>
      <w:r w:rsidR="002E782A" w:rsidRPr="001F42D3">
        <w:t xml:space="preserve">. </w:t>
      </w:r>
    </w:p>
    <w:p w14:paraId="346CB2B8" w14:textId="77777777" w:rsidR="0012698E" w:rsidRPr="001F42D3" w:rsidRDefault="0012698E" w:rsidP="005C1693">
      <w:pPr>
        <w:pStyle w:val="BodyText"/>
      </w:pPr>
      <w:r w:rsidRPr="001F42D3">
        <w:t>Example:</w:t>
      </w:r>
      <w:r w:rsidRPr="001F42D3">
        <w:tab/>
        <w:t>|20160712|</w:t>
      </w:r>
    </w:p>
    <w:p w14:paraId="49110320" w14:textId="77777777" w:rsidR="0012698E" w:rsidRPr="001F42D3" w:rsidRDefault="0012698E" w:rsidP="005C1693">
      <w:pPr>
        <w:pStyle w:val="BodyText"/>
      </w:pPr>
      <w:r w:rsidRPr="001F42D3">
        <w:rPr>
          <w:b/>
          <w:bCs/>
        </w:rPr>
        <w:t>PRT-19   Participation Device Lot Number   (ST)   03479</w:t>
      </w:r>
    </w:p>
    <w:p w14:paraId="2CB1CB00" w14:textId="77777777" w:rsidR="0012698E" w:rsidRPr="001F42D3" w:rsidRDefault="0012698E" w:rsidP="005C1693">
      <w:pPr>
        <w:pStyle w:val="BodyText"/>
      </w:pPr>
      <w:r w:rsidRPr="001F42D3">
        <w:t>Definition: Alphanumeric string that identifies the device’s production lot number.</w:t>
      </w:r>
    </w:p>
    <w:p w14:paraId="3BC599D0" w14:textId="77777777" w:rsidR="0012698E" w:rsidRPr="001F42D3" w:rsidRDefault="0012698E" w:rsidP="005C1693">
      <w:pPr>
        <w:pStyle w:val="BodyText"/>
      </w:pPr>
      <w:r w:rsidRPr="001F42D3">
        <w:tab/>
        <w:t>Example:</w:t>
      </w:r>
      <w:r w:rsidRPr="001F42D3">
        <w:tab/>
        <w:t>|123ABC|</w:t>
      </w:r>
    </w:p>
    <w:p w14:paraId="26AAA019" w14:textId="77777777" w:rsidR="0012698E" w:rsidRPr="001F42D3" w:rsidRDefault="0012698E" w:rsidP="005C1693">
      <w:pPr>
        <w:pStyle w:val="BodyText"/>
      </w:pPr>
      <w:r w:rsidRPr="001F42D3">
        <w:rPr>
          <w:b/>
          <w:bCs/>
        </w:rPr>
        <w:t>PRT-20   Participation Device Serial Number   (ST)   03480</w:t>
      </w:r>
    </w:p>
    <w:p w14:paraId="7ACCA942" w14:textId="77777777" w:rsidR="0012698E" w:rsidRPr="001F42D3" w:rsidRDefault="0012698E" w:rsidP="005C1693">
      <w:pPr>
        <w:pStyle w:val="BodyText"/>
      </w:pPr>
      <w:r w:rsidRPr="001F42D3">
        <w:t>Definition: Manufacturer’s serial number for this device.</w:t>
      </w:r>
    </w:p>
    <w:p w14:paraId="18864270" w14:textId="77777777" w:rsidR="0012698E" w:rsidRPr="001F42D3" w:rsidRDefault="0012698E" w:rsidP="005C1693">
      <w:pPr>
        <w:pStyle w:val="BodyText"/>
      </w:pPr>
      <w:r w:rsidRPr="001F42D3">
        <w:t>CAUTION:  See the related privacy considerations discussion in PRT.10</w:t>
      </w:r>
      <w:r w:rsidR="002E782A" w:rsidRPr="001F42D3">
        <w:t xml:space="preserve">. </w:t>
      </w:r>
    </w:p>
    <w:p w14:paraId="71AF8718" w14:textId="77777777" w:rsidR="0012698E" w:rsidRPr="001F42D3" w:rsidRDefault="0012698E" w:rsidP="005C1693">
      <w:pPr>
        <w:pStyle w:val="BodyText"/>
      </w:pPr>
      <w:r w:rsidRPr="001F42D3">
        <w:t>Example:</w:t>
      </w:r>
      <w:r w:rsidRPr="001F42D3">
        <w:tab/>
        <w:t>|21A11F4855|</w:t>
      </w:r>
    </w:p>
    <w:p w14:paraId="2A5EBFCD" w14:textId="33175671" w:rsidR="00B11855" w:rsidRPr="001F42D3" w:rsidRDefault="00D53FC4" w:rsidP="00B34AEB">
      <w:pPr>
        <w:pStyle w:val="Heading1"/>
        <w:numPr>
          <w:ilvl w:val="0"/>
          <w:numId w:val="0"/>
        </w:numPr>
        <w:rPr>
          <w:noProof w:val="0"/>
        </w:rPr>
      </w:pPr>
      <w:bookmarkStart w:id="1989" w:name="_Toc401769871"/>
      <w:bookmarkStart w:id="1990" w:name="_Toc214889790"/>
      <w:r w:rsidRPr="001F42D3">
        <w:rPr>
          <w:noProof w:val="0"/>
        </w:rPr>
        <w:lastRenderedPageBreak/>
        <w:t>Appendix C C</w:t>
      </w:r>
      <w:r w:rsidR="003D003E" w:rsidRPr="001F42D3">
        <w:rPr>
          <w:noProof w:val="0"/>
        </w:rPr>
        <w:t>ommon Data Types</w:t>
      </w:r>
      <w:bookmarkEnd w:id="1989"/>
      <w:bookmarkEnd w:id="1990"/>
    </w:p>
    <w:p w14:paraId="0FF0E954" w14:textId="0737F05D" w:rsidR="00B11855" w:rsidRPr="001F42D3" w:rsidRDefault="003D003E" w:rsidP="00AF7F19">
      <w:pPr>
        <w:pStyle w:val="BodyText"/>
      </w:pPr>
      <w:r w:rsidRPr="001F42D3">
        <w:t xml:space="preserve">This section describes PCD constraints of commonly used </w:t>
      </w:r>
      <w:r w:rsidR="006D613E" w:rsidRPr="001F42D3">
        <w:t>HL7</w:t>
      </w:r>
      <w:r w:rsidR="00995105" w:rsidRPr="001F42D3">
        <w:t xml:space="preserve"> </w:t>
      </w:r>
      <w:r w:rsidRPr="001F42D3">
        <w:t>data types.</w:t>
      </w:r>
    </w:p>
    <w:p w14:paraId="2833E46E" w14:textId="6D933436" w:rsidR="00B11855" w:rsidRPr="001F42D3" w:rsidRDefault="006D613E" w:rsidP="00AF7F19">
      <w:pPr>
        <w:pStyle w:val="BodyText"/>
      </w:pPr>
      <w:r w:rsidRPr="001F42D3">
        <w:t>HL7</w:t>
      </w:r>
      <w:r w:rsidR="00995105" w:rsidRPr="001F42D3">
        <w:t xml:space="preserve"> </w:t>
      </w:r>
      <w:r w:rsidR="003D003E" w:rsidRPr="001F42D3">
        <w:t xml:space="preserve">OBX-2 defines the Value Type that is used to express the value in OBX-5 based on </w:t>
      </w:r>
      <w:r w:rsidRPr="001F42D3">
        <w:t>HL7</w:t>
      </w:r>
      <w:r w:rsidR="00995105" w:rsidRPr="001F42D3">
        <w:t xml:space="preserve"> </w:t>
      </w:r>
      <w:r w:rsidR="003D003E" w:rsidRPr="001F42D3">
        <w:t xml:space="preserve">Table 0125. </w:t>
      </w:r>
    </w:p>
    <w:p w14:paraId="69CF0A2E" w14:textId="0FFE0B44" w:rsidR="00B11855" w:rsidRPr="001F42D3" w:rsidRDefault="003D003E" w:rsidP="00AF7F19">
      <w:pPr>
        <w:pStyle w:val="BodyText"/>
      </w:pPr>
      <w:r w:rsidRPr="001F42D3">
        <w:t xml:space="preserve">The </w:t>
      </w:r>
      <w:r w:rsidR="00A6229B" w:rsidRPr="001F42D3">
        <w:t xml:space="preserve">DEV </w:t>
      </w:r>
      <w:r w:rsidRPr="001F42D3">
        <w:t>T</w:t>
      </w:r>
      <w:r w:rsidR="00D04981" w:rsidRPr="001F42D3">
        <w:t>echnical Framework</w:t>
      </w:r>
      <w:r w:rsidRPr="001F42D3">
        <w:t xml:space="preserve"> constrains the allowable value type to those shown in </w:t>
      </w:r>
      <w:r w:rsidR="00CA3A2C" w:rsidRPr="001F42D3">
        <w:t>Table</w:t>
      </w:r>
      <w:r w:rsidRPr="001F42D3">
        <w:t xml:space="preserve"> C-1.</w:t>
      </w:r>
    </w:p>
    <w:p w14:paraId="443929F9" w14:textId="4346E005" w:rsidR="00B11855" w:rsidRPr="001F42D3" w:rsidRDefault="003D003E" w:rsidP="00CF5627">
      <w:pPr>
        <w:pStyle w:val="TableTitle"/>
      </w:pPr>
      <w:r w:rsidRPr="001F42D3">
        <w:t xml:space="preserve">Table C-1: PCD Constrained </w:t>
      </w:r>
      <w:r w:rsidR="006D613E" w:rsidRPr="001F42D3">
        <w:t>HL7</w:t>
      </w:r>
      <w:r w:rsidR="00995105" w:rsidRPr="001F42D3">
        <w:t xml:space="preserve"> </w:t>
      </w:r>
      <w:r w:rsidRPr="001F42D3">
        <w:t>Table 0125</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40"/>
        <w:gridCol w:w="3600"/>
        <w:gridCol w:w="2160"/>
      </w:tblGrid>
      <w:tr w:rsidR="009E3628" w:rsidRPr="001F42D3" w14:paraId="0250EC17" w14:textId="77777777" w:rsidTr="00A92110">
        <w:trPr>
          <w:tblHeader/>
          <w:jc w:val="center"/>
        </w:trPr>
        <w:tc>
          <w:tcPr>
            <w:tcW w:w="1440" w:type="dxa"/>
            <w:shd w:val="clear" w:color="auto" w:fill="D9D9D9"/>
          </w:tcPr>
          <w:p w14:paraId="600BFF09" w14:textId="77777777" w:rsidR="009E3628" w:rsidRPr="001F42D3" w:rsidRDefault="009E3628" w:rsidP="007B21C7">
            <w:pPr>
              <w:pStyle w:val="TableEntryHeader"/>
            </w:pPr>
            <w:r w:rsidRPr="001F42D3">
              <w:t>Value</w:t>
            </w:r>
          </w:p>
        </w:tc>
        <w:tc>
          <w:tcPr>
            <w:tcW w:w="3600" w:type="dxa"/>
            <w:shd w:val="clear" w:color="auto" w:fill="D9D9D9"/>
          </w:tcPr>
          <w:p w14:paraId="4743E458" w14:textId="77777777" w:rsidR="009E3628" w:rsidRPr="001F42D3" w:rsidRDefault="009E3628" w:rsidP="007B21C7">
            <w:pPr>
              <w:pStyle w:val="TableEntryHeader"/>
            </w:pPr>
            <w:r w:rsidRPr="001F42D3">
              <w:t>Description</w:t>
            </w:r>
          </w:p>
        </w:tc>
        <w:tc>
          <w:tcPr>
            <w:tcW w:w="2160" w:type="dxa"/>
            <w:shd w:val="clear" w:color="auto" w:fill="D9D9D9"/>
          </w:tcPr>
          <w:p w14:paraId="129BE946" w14:textId="77777777" w:rsidR="009E3628" w:rsidRPr="001F42D3" w:rsidRDefault="009E3628" w:rsidP="007B21C7">
            <w:pPr>
              <w:pStyle w:val="TableEntryHeader"/>
            </w:pPr>
            <w:r w:rsidRPr="001F42D3">
              <w:t>Comment</w:t>
            </w:r>
          </w:p>
        </w:tc>
      </w:tr>
      <w:tr w:rsidR="009E3628" w:rsidRPr="001F42D3" w14:paraId="28CEC6B3" w14:textId="77777777" w:rsidTr="007B21C7">
        <w:trPr>
          <w:jc w:val="center"/>
        </w:trPr>
        <w:tc>
          <w:tcPr>
            <w:tcW w:w="1440" w:type="dxa"/>
          </w:tcPr>
          <w:p w14:paraId="757DD0AB" w14:textId="77777777" w:rsidR="009E3628" w:rsidRPr="001F42D3" w:rsidRDefault="009E3628" w:rsidP="007B21C7">
            <w:pPr>
              <w:pStyle w:val="TableEntry"/>
            </w:pPr>
            <w:r w:rsidRPr="001F42D3">
              <w:t>CNE</w:t>
            </w:r>
          </w:p>
        </w:tc>
        <w:tc>
          <w:tcPr>
            <w:tcW w:w="3600" w:type="dxa"/>
          </w:tcPr>
          <w:p w14:paraId="76BB37AA" w14:textId="77777777" w:rsidR="009E3628" w:rsidRPr="001F42D3" w:rsidRDefault="009E3628" w:rsidP="007B21C7">
            <w:pPr>
              <w:pStyle w:val="TableEntry"/>
            </w:pPr>
            <w:r w:rsidRPr="001F42D3">
              <w:t>Coded with No Exceptions</w:t>
            </w:r>
          </w:p>
        </w:tc>
        <w:tc>
          <w:tcPr>
            <w:tcW w:w="2160" w:type="dxa"/>
          </w:tcPr>
          <w:p w14:paraId="07537C28" w14:textId="77777777" w:rsidR="009E3628" w:rsidRPr="001F42D3" w:rsidRDefault="009E3628" w:rsidP="007B21C7">
            <w:pPr>
              <w:pStyle w:val="TableEntry"/>
            </w:pPr>
          </w:p>
        </w:tc>
      </w:tr>
      <w:tr w:rsidR="009E3628" w:rsidRPr="001F42D3" w14:paraId="11B1D323" w14:textId="77777777" w:rsidTr="007B21C7">
        <w:trPr>
          <w:jc w:val="center"/>
        </w:trPr>
        <w:tc>
          <w:tcPr>
            <w:tcW w:w="1440" w:type="dxa"/>
          </w:tcPr>
          <w:p w14:paraId="1FA99566" w14:textId="77777777" w:rsidR="009E3628" w:rsidRPr="001F42D3" w:rsidRDefault="009E3628" w:rsidP="007B21C7">
            <w:pPr>
              <w:pStyle w:val="TableEntry"/>
            </w:pPr>
            <w:r w:rsidRPr="001F42D3">
              <w:t>CWE</w:t>
            </w:r>
          </w:p>
        </w:tc>
        <w:tc>
          <w:tcPr>
            <w:tcW w:w="3600" w:type="dxa"/>
          </w:tcPr>
          <w:p w14:paraId="47D531C3" w14:textId="77777777" w:rsidR="009E3628" w:rsidRPr="001F42D3" w:rsidRDefault="009E3628" w:rsidP="007B21C7">
            <w:pPr>
              <w:pStyle w:val="TableEntry"/>
            </w:pPr>
            <w:r w:rsidRPr="001F42D3">
              <w:t>Coded with Exceptions</w:t>
            </w:r>
          </w:p>
        </w:tc>
        <w:tc>
          <w:tcPr>
            <w:tcW w:w="2160" w:type="dxa"/>
          </w:tcPr>
          <w:p w14:paraId="58E2D929" w14:textId="77777777" w:rsidR="009E3628" w:rsidRPr="001F42D3" w:rsidRDefault="009E3628" w:rsidP="007B21C7">
            <w:pPr>
              <w:pStyle w:val="TableEntry"/>
            </w:pPr>
          </w:p>
        </w:tc>
      </w:tr>
      <w:tr w:rsidR="009E3628" w:rsidRPr="001F42D3" w14:paraId="5F2EF419" w14:textId="77777777" w:rsidTr="007B21C7">
        <w:trPr>
          <w:jc w:val="center"/>
        </w:trPr>
        <w:tc>
          <w:tcPr>
            <w:tcW w:w="1440" w:type="dxa"/>
          </w:tcPr>
          <w:p w14:paraId="6DFDA600" w14:textId="77777777" w:rsidR="009E3628" w:rsidRPr="001F42D3" w:rsidRDefault="009E3628" w:rsidP="007B21C7">
            <w:pPr>
              <w:pStyle w:val="TableEntry"/>
            </w:pPr>
            <w:r w:rsidRPr="001F42D3">
              <w:t>CF</w:t>
            </w:r>
          </w:p>
        </w:tc>
        <w:tc>
          <w:tcPr>
            <w:tcW w:w="3600" w:type="dxa"/>
          </w:tcPr>
          <w:p w14:paraId="36D6485C" w14:textId="77777777" w:rsidR="009E3628" w:rsidRPr="001F42D3" w:rsidRDefault="009E3628" w:rsidP="007B21C7">
            <w:pPr>
              <w:pStyle w:val="TableEntry"/>
            </w:pPr>
            <w:r w:rsidRPr="001F42D3">
              <w:t>Coded Element with Formatted Values</w:t>
            </w:r>
          </w:p>
        </w:tc>
        <w:tc>
          <w:tcPr>
            <w:tcW w:w="2160" w:type="dxa"/>
          </w:tcPr>
          <w:p w14:paraId="55A2BCB9" w14:textId="77777777" w:rsidR="009E3628" w:rsidRPr="001F42D3" w:rsidRDefault="009E3628" w:rsidP="007B21C7">
            <w:pPr>
              <w:pStyle w:val="TableEntry"/>
            </w:pPr>
          </w:p>
        </w:tc>
      </w:tr>
      <w:tr w:rsidR="009E3628" w:rsidRPr="001F42D3" w14:paraId="7F62A22E" w14:textId="77777777" w:rsidTr="007B21C7">
        <w:trPr>
          <w:jc w:val="center"/>
        </w:trPr>
        <w:tc>
          <w:tcPr>
            <w:tcW w:w="1440" w:type="dxa"/>
          </w:tcPr>
          <w:p w14:paraId="27575CB1" w14:textId="77777777" w:rsidR="009E3628" w:rsidRPr="001F42D3" w:rsidRDefault="009E3628" w:rsidP="007B21C7">
            <w:pPr>
              <w:pStyle w:val="TableEntry"/>
            </w:pPr>
            <w:r w:rsidRPr="001F42D3">
              <w:t>DR</w:t>
            </w:r>
          </w:p>
        </w:tc>
        <w:tc>
          <w:tcPr>
            <w:tcW w:w="3600" w:type="dxa"/>
          </w:tcPr>
          <w:p w14:paraId="5D8BC492" w14:textId="77777777" w:rsidR="009E3628" w:rsidRPr="001F42D3" w:rsidRDefault="009E3628" w:rsidP="007B21C7">
            <w:pPr>
              <w:pStyle w:val="TableEntry"/>
            </w:pPr>
            <w:r w:rsidRPr="001F42D3">
              <w:t>Date Range</w:t>
            </w:r>
          </w:p>
        </w:tc>
        <w:tc>
          <w:tcPr>
            <w:tcW w:w="2160" w:type="dxa"/>
          </w:tcPr>
          <w:p w14:paraId="5600FFD0" w14:textId="77777777" w:rsidR="009E3628" w:rsidRPr="001F42D3" w:rsidRDefault="009E3628" w:rsidP="007B21C7">
            <w:pPr>
              <w:pStyle w:val="TableEntry"/>
            </w:pPr>
          </w:p>
        </w:tc>
      </w:tr>
      <w:tr w:rsidR="009E3628" w:rsidRPr="001F42D3" w14:paraId="0221D20E" w14:textId="77777777" w:rsidTr="007B21C7">
        <w:trPr>
          <w:jc w:val="center"/>
        </w:trPr>
        <w:tc>
          <w:tcPr>
            <w:tcW w:w="1440" w:type="dxa"/>
          </w:tcPr>
          <w:p w14:paraId="05F4B3D4" w14:textId="77777777" w:rsidR="009E3628" w:rsidRPr="001F42D3" w:rsidRDefault="009E3628" w:rsidP="007B21C7">
            <w:pPr>
              <w:pStyle w:val="TableEntry"/>
            </w:pPr>
            <w:r w:rsidRPr="001F42D3">
              <w:t>DTM</w:t>
            </w:r>
          </w:p>
        </w:tc>
        <w:tc>
          <w:tcPr>
            <w:tcW w:w="3600" w:type="dxa"/>
          </w:tcPr>
          <w:p w14:paraId="17A37BE6" w14:textId="77777777" w:rsidR="009E3628" w:rsidRPr="001F42D3" w:rsidRDefault="009E3628" w:rsidP="007B21C7">
            <w:pPr>
              <w:pStyle w:val="TableEntry"/>
            </w:pPr>
            <w:r w:rsidRPr="001F42D3">
              <w:t>Date/Time</w:t>
            </w:r>
          </w:p>
        </w:tc>
        <w:tc>
          <w:tcPr>
            <w:tcW w:w="2160" w:type="dxa"/>
          </w:tcPr>
          <w:p w14:paraId="75D4DCA6" w14:textId="77777777" w:rsidR="009E3628" w:rsidRPr="001F42D3" w:rsidRDefault="009E3628" w:rsidP="007B21C7">
            <w:pPr>
              <w:pStyle w:val="TableEntry"/>
            </w:pPr>
          </w:p>
        </w:tc>
      </w:tr>
      <w:tr w:rsidR="009E3628" w:rsidRPr="001F42D3" w14:paraId="69B19CC9" w14:textId="77777777" w:rsidTr="007B21C7">
        <w:trPr>
          <w:jc w:val="center"/>
        </w:trPr>
        <w:tc>
          <w:tcPr>
            <w:tcW w:w="1440" w:type="dxa"/>
          </w:tcPr>
          <w:p w14:paraId="66841F67" w14:textId="77777777" w:rsidR="009E3628" w:rsidRPr="001F42D3" w:rsidRDefault="009E3628" w:rsidP="007B21C7">
            <w:pPr>
              <w:pStyle w:val="TableEntry"/>
            </w:pPr>
            <w:r w:rsidRPr="001F42D3">
              <w:t>ED</w:t>
            </w:r>
          </w:p>
        </w:tc>
        <w:tc>
          <w:tcPr>
            <w:tcW w:w="3600" w:type="dxa"/>
          </w:tcPr>
          <w:p w14:paraId="75B594B9" w14:textId="77777777" w:rsidR="009E3628" w:rsidRPr="001F42D3" w:rsidRDefault="009E3628" w:rsidP="007B21C7">
            <w:pPr>
              <w:pStyle w:val="TableEntry"/>
            </w:pPr>
            <w:r w:rsidRPr="001F42D3">
              <w:t>Encapsulated Data</w:t>
            </w:r>
          </w:p>
        </w:tc>
        <w:tc>
          <w:tcPr>
            <w:tcW w:w="2160" w:type="dxa"/>
          </w:tcPr>
          <w:p w14:paraId="52177A09" w14:textId="77777777" w:rsidR="009E3628" w:rsidRPr="001F42D3" w:rsidRDefault="009E3628" w:rsidP="007B21C7">
            <w:pPr>
              <w:pStyle w:val="TableEntry"/>
            </w:pPr>
          </w:p>
        </w:tc>
      </w:tr>
      <w:tr w:rsidR="009E3628" w:rsidRPr="001F42D3" w14:paraId="56DA1729" w14:textId="77777777" w:rsidTr="007B21C7">
        <w:trPr>
          <w:jc w:val="center"/>
        </w:trPr>
        <w:tc>
          <w:tcPr>
            <w:tcW w:w="1440" w:type="dxa"/>
          </w:tcPr>
          <w:p w14:paraId="5DD8ABFA" w14:textId="77777777" w:rsidR="009E3628" w:rsidRPr="001F42D3" w:rsidRDefault="009E3628" w:rsidP="007B21C7">
            <w:pPr>
              <w:pStyle w:val="TableEntry"/>
            </w:pPr>
            <w:r w:rsidRPr="001F42D3">
              <w:t>FT</w:t>
            </w:r>
          </w:p>
        </w:tc>
        <w:tc>
          <w:tcPr>
            <w:tcW w:w="3600" w:type="dxa"/>
          </w:tcPr>
          <w:p w14:paraId="5C4A714E" w14:textId="77777777" w:rsidR="009E3628" w:rsidRPr="001F42D3" w:rsidRDefault="009E3628" w:rsidP="007B21C7">
            <w:pPr>
              <w:pStyle w:val="TableEntry"/>
            </w:pPr>
            <w:r w:rsidRPr="001F42D3">
              <w:t>Formatted Text</w:t>
            </w:r>
          </w:p>
        </w:tc>
        <w:tc>
          <w:tcPr>
            <w:tcW w:w="2160" w:type="dxa"/>
          </w:tcPr>
          <w:p w14:paraId="2EE9B539" w14:textId="77777777" w:rsidR="009E3628" w:rsidRPr="001F42D3" w:rsidRDefault="009E3628" w:rsidP="007B21C7">
            <w:pPr>
              <w:pStyle w:val="TableEntry"/>
            </w:pPr>
          </w:p>
        </w:tc>
      </w:tr>
      <w:tr w:rsidR="009E3628" w:rsidRPr="001F42D3" w14:paraId="6C66C325" w14:textId="77777777" w:rsidTr="007B21C7">
        <w:trPr>
          <w:jc w:val="center"/>
        </w:trPr>
        <w:tc>
          <w:tcPr>
            <w:tcW w:w="1440" w:type="dxa"/>
          </w:tcPr>
          <w:p w14:paraId="07B7565E" w14:textId="77777777" w:rsidR="009E3628" w:rsidRPr="001F42D3" w:rsidRDefault="009E3628" w:rsidP="007B21C7">
            <w:pPr>
              <w:pStyle w:val="TableEntry"/>
            </w:pPr>
            <w:r w:rsidRPr="001F42D3">
              <w:t>NA</w:t>
            </w:r>
          </w:p>
        </w:tc>
        <w:tc>
          <w:tcPr>
            <w:tcW w:w="3600" w:type="dxa"/>
          </w:tcPr>
          <w:p w14:paraId="1F78F8CA" w14:textId="77777777" w:rsidR="009E3628" w:rsidRPr="001F42D3" w:rsidRDefault="009E3628" w:rsidP="007B21C7">
            <w:pPr>
              <w:pStyle w:val="TableEntry"/>
            </w:pPr>
            <w:r w:rsidRPr="001F42D3">
              <w:t>Numeric Array</w:t>
            </w:r>
          </w:p>
        </w:tc>
        <w:tc>
          <w:tcPr>
            <w:tcW w:w="2160" w:type="dxa"/>
          </w:tcPr>
          <w:p w14:paraId="7EED3066" w14:textId="77777777" w:rsidR="009E3628" w:rsidRPr="001F42D3" w:rsidRDefault="009E3628" w:rsidP="007B21C7">
            <w:pPr>
              <w:pStyle w:val="TableEntry"/>
            </w:pPr>
          </w:p>
        </w:tc>
      </w:tr>
      <w:tr w:rsidR="009E3628" w:rsidRPr="001F42D3" w14:paraId="4A7CE262" w14:textId="77777777" w:rsidTr="007B21C7">
        <w:trPr>
          <w:jc w:val="center"/>
        </w:trPr>
        <w:tc>
          <w:tcPr>
            <w:tcW w:w="1440" w:type="dxa"/>
          </w:tcPr>
          <w:p w14:paraId="3D5959A7" w14:textId="77777777" w:rsidR="009E3628" w:rsidRPr="001F42D3" w:rsidRDefault="009E3628" w:rsidP="007B21C7">
            <w:pPr>
              <w:pStyle w:val="TableEntry"/>
            </w:pPr>
            <w:r w:rsidRPr="001F42D3">
              <w:t>NM</w:t>
            </w:r>
          </w:p>
        </w:tc>
        <w:tc>
          <w:tcPr>
            <w:tcW w:w="3600" w:type="dxa"/>
          </w:tcPr>
          <w:p w14:paraId="27D13536" w14:textId="77777777" w:rsidR="009E3628" w:rsidRPr="001F42D3" w:rsidRDefault="009E3628" w:rsidP="007B21C7">
            <w:pPr>
              <w:pStyle w:val="TableEntry"/>
            </w:pPr>
            <w:r w:rsidRPr="001F42D3">
              <w:t>Numeric</w:t>
            </w:r>
          </w:p>
        </w:tc>
        <w:tc>
          <w:tcPr>
            <w:tcW w:w="2160" w:type="dxa"/>
          </w:tcPr>
          <w:p w14:paraId="1FF30E6B" w14:textId="77777777" w:rsidR="009E3628" w:rsidRPr="001F42D3" w:rsidRDefault="009E3628" w:rsidP="007B21C7">
            <w:pPr>
              <w:pStyle w:val="TableEntry"/>
            </w:pPr>
          </w:p>
        </w:tc>
      </w:tr>
      <w:tr w:rsidR="009E3628" w:rsidRPr="001F42D3" w14:paraId="02F1E154" w14:textId="77777777" w:rsidTr="007B21C7">
        <w:trPr>
          <w:jc w:val="center"/>
        </w:trPr>
        <w:tc>
          <w:tcPr>
            <w:tcW w:w="1440" w:type="dxa"/>
          </w:tcPr>
          <w:p w14:paraId="34059654" w14:textId="77777777" w:rsidR="009E3628" w:rsidRPr="001F42D3" w:rsidRDefault="009E3628" w:rsidP="007B21C7">
            <w:pPr>
              <w:pStyle w:val="TableEntry"/>
            </w:pPr>
            <w:r w:rsidRPr="001F42D3">
              <w:t>PN</w:t>
            </w:r>
          </w:p>
        </w:tc>
        <w:tc>
          <w:tcPr>
            <w:tcW w:w="3600" w:type="dxa"/>
          </w:tcPr>
          <w:p w14:paraId="5564EE5B" w14:textId="77777777" w:rsidR="009E3628" w:rsidRPr="001F42D3" w:rsidRDefault="009E3628" w:rsidP="007B21C7">
            <w:pPr>
              <w:pStyle w:val="TableEntry"/>
            </w:pPr>
            <w:r w:rsidRPr="001F42D3">
              <w:t>Person Name</w:t>
            </w:r>
          </w:p>
        </w:tc>
        <w:tc>
          <w:tcPr>
            <w:tcW w:w="2160" w:type="dxa"/>
          </w:tcPr>
          <w:p w14:paraId="1C18EABC" w14:textId="77777777" w:rsidR="009E3628" w:rsidRPr="001F42D3" w:rsidRDefault="009E3628" w:rsidP="007B21C7">
            <w:pPr>
              <w:pStyle w:val="TableEntry"/>
            </w:pPr>
          </w:p>
        </w:tc>
      </w:tr>
      <w:tr w:rsidR="009E3628" w:rsidRPr="001F42D3" w14:paraId="6111B781" w14:textId="77777777" w:rsidTr="007B21C7">
        <w:trPr>
          <w:jc w:val="center"/>
        </w:trPr>
        <w:tc>
          <w:tcPr>
            <w:tcW w:w="1440" w:type="dxa"/>
          </w:tcPr>
          <w:p w14:paraId="145DFB61" w14:textId="77777777" w:rsidR="009E3628" w:rsidRPr="001F42D3" w:rsidRDefault="009E3628" w:rsidP="007B21C7">
            <w:pPr>
              <w:pStyle w:val="TableEntry"/>
            </w:pPr>
            <w:r w:rsidRPr="001F42D3">
              <w:t>SN</w:t>
            </w:r>
          </w:p>
        </w:tc>
        <w:tc>
          <w:tcPr>
            <w:tcW w:w="3600" w:type="dxa"/>
          </w:tcPr>
          <w:p w14:paraId="748183FE" w14:textId="77777777" w:rsidR="009E3628" w:rsidRPr="001F42D3" w:rsidRDefault="009E3628" w:rsidP="007B21C7">
            <w:pPr>
              <w:pStyle w:val="TableEntry"/>
            </w:pPr>
            <w:r w:rsidRPr="001F42D3">
              <w:t>Structured Numeric</w:t>
            </w:r>
          </w:p>
        </w:tc>
        <w:tc>
          <w:tcPr>
            <w:tcW w:w="2160" w:type="dxa"/>
          </w:tcPr>
          <w:p w14:paraId="27B18A41" w14:textId="77777777" w:rsidR="009E3628" w:rsidRPr="001F42D3" w:rsidRDefault="009E3628" w:rsidP="007B21C7">
            <w:pPr>
              <w:pStyle w:val="TableEntry"/>
            </w:pPr>
          </w:p>
        </w:tc>
      </w:tr>
      <w:tr w:rsidR="009E3628" w:rsidRPr="001F42D3" w14:paraId="1D9762AE" w14:textId="77777777" w:rsidTr="007B21C7">
        <w:trPr>
          <w:jc w:val="center"/>
        </w:trPr>
        <w:tc>
          <w:tcPr>
            <w:tcW w:w="1440" w:type="dxa"/>
          </w:tcPr>
          <w:p w14:paraId="7FB9AC2C" w14:textId="77777777" w:rsidR="009E3628" w:rsidRPr="001F42D3" w:rsidRDefault="009E3628" w:rsidP="007B21C7">
            <w:pPr>
              <w:pStyle w:val="TableEntry"/>
            </w:pPr>
            <w:r w:rsidRPr="001F42D3">
              <w:t>ST</w:t>
            </w:r>
          </w:p>
        </w:tc>
        <w:tc>
          <w:tcPr>
            <w:tcW w:w="3600" w:type="dxa"/>
          </w:tcPr>
          <w:p w14:paraId="110F0BCC" w14:textId="77777777" w:rsidR="009E3628" w:rsidRPr="001F42D3" w:rsidRDefault="009E3628" w:rsidP="007B21C7">
            <w:pPr>
              <w:pStyle w:val="TableEntry"/>
            </w:pPr>
            <w:r w:rsidRPr="001F42D3">
              <w:t>String Data</w:t>
            </w:r>
          </w:p>
        </w:tc>
        <w:tc>
          <w:tcPr>
            <w:tcW w:w="2160" w:type="dxa"/>
          </w:tcPr>
          <w:p w14:paraId="094455AC" w14:textId="77777777" w:rsidR="009E3628" w:rsidRPr="001F42D3" w:rsidRDefault="009E3628" w:rsidP="007B21C7">
            <w:pPr>
              <w:pStyle w:val="TableEntry"/>
            </w:pPr>
          </w:p>
        </w:tc>
      </w:tr>
      <w:tr w:rsidR="009E3628" w:rsidRPr="001F42D3" w14:paraId="42F5328A" w14:textId="77777777" w:rsidTr="007B21C7">
        <w:trPr>
          <w:jc w:val="center"/>
        </w:trPr>
        <w:tc>
          <w:tcPr>
            <w:tcW w:w="1440" w:type="dxa"/>
          </w:tcPr>
          <w:p w14:paraId="53B173B8" w14:textId="77777777" w:rsidR="009E3628" w:rsidRPr="001F42D3" w:rsidRDefault="009E3628" w:rsidP="007B21C7">
            <w:pPr>
              <w:pStyle w:val="TableEntry"/>
            </w:pPr>
            <w:r w:rsidRPr="001F42D3">
              <w:t>TM</w:t>
            </w:r>
          </w:p>
        </w:tc>
        <w:tc>
          <w:tcPr>
            <w:tcW w:w="3600" w:type="dxa"/>
          </w:tcPr>
          <w:p w14:paraId="59B130C2" w14:textId="77777777" w:rsidR="009E3628" w:rsidRPr="001F42D3" w:rsidRDefault="009E3628" w:rsidP="007B21C7">
            <w:pPr>
              <w:pStyle w:val="TableEntry"/>
            </w:pPr>
            <w:r w:rsidRPr="001F42D3">
              <w:t>Time</w:t>
            </w:r>
          </w:p>
        </w:tc>
        <w:tc>
          <w:tcPr>
            <w:tcW w:w="2160" w:type="dxa"/>
          </w:tcPr>
          <w:p w14:paraId="7DA87749" w14:textId="77777777" w:rsidR="009E3628" w:rsidRPr="001F42D3" w:rsidRDefault="009E3628" w:rsidP="007B21C7">
            <w:pPr>
              <w:pStyle w:val="TableEntry"/>
            </w:pPr>
          </w:p>
        </w:tc>
      </w:tr>
      <w:tr w:rsidR="009E3628" w:rsidRPr="001F42D3" w14:paraId="7C799EB7" w14:textId="77777777" w:rsidTr="007B21C7">
        <w:trPr>
          <w:jc w:val="center"/>
        </w:trPr>
        <w:tc>
          <w:tcPr>
            <w:tcW w:w="1440" w:type="dxa"/>
          </w:tcPr>
          <w:p w14:paraId="53A0BE42" w14:textId="77777777" w:rsidR="009E3628" w:rsidRPr="001F42D3" w:rsidRDefault="009E3628" w:rsidP="007B21C7">
            <w:pPr>
              <w:pStyle w:val="TableEntry"/>
            </w:pPr>
            <w:r w:rsidRPr="001F42D3">
              <w:t>XCN</w:t>
            </w:r>
          </w:p>
        </w:tc>
        <w:tc>
          <w:tcPr>
            <w:tcW w:w="3600" w:type="dxa"/>
          </w:tcPr>
          <w:p w14:paraId="58AFD9EB" w14:textId="77777777" w:rsidR="009E3628" w:rsidRPr="001F42D3" w:rsidRDefault="009E3628" w:rsidP="007B21C7">
            <w:pPr>
              <w:pStyle w:val="TableEntry"/>
            </w:pPr>
            <w:r w:rsidRPr="001F42D3">
              <w:t>Extended Composite Name and Number for Persons</w:t>
            </w:r>
          </w:p>
        </w:tc>
        <w:tc>
          <w:tcPr>
            <w:tcW w:w="2160" w:type="dxa"/>
          </w:tcPr>
          <w:p w14:paraId="6D47F472" w14:textId="77777777" w:rsidR="009E3628" w:rsidRPr="001F42D3" w:rsidRDefault="009E3628" w:rsidP="007B21C7">
            <w:pPr>
              <w:pStyle w:val="TableEntry"/>
            </w:pPr>
          </w:p>
        </w:tc>
      </w:tr>
      <w:tr w:rsidR="009E3628" w:rsidRPr="001F42D3" w14:paraId="2EDBCF1D" w14:textId="77777777" w:rsidTr="007B21C7">
        <w:trPr>
          <w:jc w:val="center"/>
        </w:trPr>
        <w:tc>
          <w:tcPr>
            <w:tcW w:w="1440" w:type="dxa"/>
          </w:tcPr>
          <w:p w14:paraId="60CAC27F" w14:textId="77777777" w:rsidR="009E3628" w:rsidRPr="001F42D3" w:rsidRDefault="009E3628" w:rsidP="007B21C7">
            <w:pPr>
              <w:pStyle w:val="TableEntry"/>
            </w:pPr>
            <w:r w:rsidRPr="001F42D3">
              <w:t>XPN</w:t>
            </w:r>
          </w:p>
        </w:tc>
        <w:tc>
          <w:tcPr>
            <w:tcW w:w="3600" w:type="dxa"/>
          </w:tcPr>
          <w:p w14:paraId="5D947141" w14:textId="77777777" w:rsidR="009E3628" w:rsidRPr="001F42D3" w:rsidRDefault="009E3628" w:rsidP="007B21C7">
            <w:pPr>
              <w:pStyle w:val="TableEntry"/>
            </w:pPr>
            <w:r w:rsidRPr="001F42D3">
              <w:t>Extended Person Name</w:t>
            </w:r>
          </w:p>
        </w:tc>
        <w:tc>
          <w:tcPr>
            <w:tcW w:w="2160" w:type="dxa"/>
          </w:tcPr>
          <w:p w14:paraId="22C9B2C4" w14:textId="77777777" w:rsidR="009E3628" w:rsidRPr="001F42D3" w:rsidRDefault="009E3628" w:rsidP="007B21C7">
            <w:pPr>
              <w:pStyle w:val="TableEntry"/>
            </w:pPr>
          </w:p>
        </w:tc>
      </w:tr>
    </w:tbl>
    <w:p w14:paraId="41A55112" w14:textId="77777777" w:rsidR="009E3628" w:rsidRPr="001F42D3" w:rsidRDefault="009E3628" w:rsidP="00A92110">
      <w:pPr>
        <w:pStyle w:val="BodyText"/>
      </w:pPr>
    </w:p>
    <w:p w14:paraId="7E23E897" w14:textId="3862E229" w:rsidR="00B11855" w:rsidRPr="001F42D3" w:rsidRDefault="00D53FC4" w:rsidP="00B34AEB">
      <w:pPr>
        <w:pStyle w:val="Heading2"/>
        <w:numPr>
          <w:ilvl w:val="0"/>
          <w:numId w:val="0"/>
        </w:numPr>
        <w:rPr>
          <w:noProof w:val="0"/>
        </w:rPr>
      </w:pPr>
      <w:bookmarkStart w:id="1991" w:name="_Toc401769872"/>
      <w:bookmarkStart w:id="1992" w:name="_Toc214889791"/>
      <w:r w:rsidRPr="001F42D3">
        <w:rPr>
          <w:noProof w:val="0"/>
        </w:rPr>
        <w:t xml:space="preserve">C.1 </w:t>
      </w:r>
      <w:r w:rsidR="003D003E" w:rsidRPr="001F42D3">
        <w:rPr>
          <w:noProof w:val="0"/>
        </w:rPr>
        <w:t>CNE Data Type – coded with no exceptions</w:t>
      </w:r>
      <w:bookmarkEnd w:id="1991"/>
      <w:bookmarkEnd w:id="1992"/>
    </w:p>
    <w:p w14:paraId="429EECE1" w14:textId="110D08F2" w:rsidR="00B11855" w:rsidRPr="001F42D3" w:rsidRDefault="003D003E" w:rsidP="00386C6C">
      <w:pPr>
        <w:pStyle w:val="BodyText"/>
      </w:pPr>
      <w:r w:rsidRPr="001F42D3">
        <w:t xml:space="preserve">Used when a field must represent a distinct value (a code) from a closed set of acceptable values, where all the values must be drawn from code sets accepted by HL7, where the authority determining acceptance is the </w:t>
      </w:r>
      <w:r w:rsidR="006D613E" w:rsidRPr="001F42D3">
        <w:t>HL7</w:t>
      </w:r>
      <w:r w:rsidR="00995105" w:rsidRPr="001F42D3">
        <w:t xml:space="preserve"> </w:t>
      </w:r>
      <w:r w:rsidRPr="001F42D3">
        <w:t>Vocabulary Work Group.</w:t>
      </w:r>
    </w:p>
    <w:p w14:paraId="65F24FAC" w14:textId="3C1CD952" w:rsidR="00B11855" w:rsidRPr="001F42D3" w:rsidRDefault="003D003E" w:rsidP="00386C6C">
      <w:pPr>
        <w:pStyle w:val="BodyText"/>
      </w:pPr>
      <w:r w:rsidRPr="001F42D3">
        <w:t xml:space="preserve">Definition: Specifies a coded element and its associated detail. The CNE data type is used when a required or mandatory coded field is needed. The specified </w:t>
      </w:r>
      <w:r w:rsidR="006D613E" w:rsidRPr="001F42D3">
        <w:t>HL7</w:t>
      </w:r>
      <w:r w:rsidR="00995105" w:rsidRPr="001F42D3">
        <w:t xml:space="preserve"> </w:t>
      </w:r>
      <w:r w:rsidRPr="001F42D3">
        <w:t>table or imported or externally defined coding system must be used and may not be extended with local values.</w:t>
      </w:r>
    </w:p>
    <w:p w14:paraId="19794F05" w14:textId="77777777" w:rsidR="00B11855" w:rsidRPr="001F42D3" w:rsidRDefault="003D003E" w:rsidP="00CF5627">
      <w:pPr>
        <w:pStyle w:val="TableTitle"/>
      </w:pPr>
      <w:r w:rsidRPr="001F42D3">
        <w:t>Table C.1-1: CNE-Coded Element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764"/>
        <w:gridCol w:w="760"/>
        <w:gridCol w:w="961"/>
        <w:gridCol w:w="1316"/>
        <w:gridCol w:w="861"/>
        <w:gridCol w:w="3928"/>
      </w:tblGrid>
      <w:tr w:rsidR="00C40FD5" w:rsidRPr="001F42D3" w14:paraId="5F680373" w14:textId="77777777" w:rsidTr="00A92110">
        <w:trPr>
          <w:cantSplit/>
          <w:tblHeader/>
        </w:trPr>
        <w:tc>
          <w:tcPr>
            <w:tcW w:w="784" w:type="dxa"/>
            <w:shd w:val="clear" w:color="auto" w:fill="D9D9D9"/>
          </w:tcPr>
          <w:p w14:paraId="5DD9252B" w14:textId="77777777" w:rsidR="00B11855" w:rsidRPr="001F42D3" w:rsidRDefault="003D003E" w:rsidP="00B43978">
            <w:pPr>
              <w:pStyle w:val="TableEntryHeader"/>
            </w:pPr>
            <w:r w:rsidRPr="001F42D3">
              <w:t>SEQ</w:t>
            </w:r>
          </w:p>
        </w:tc>
        <w:tc>
          <w:tcPr>
            <w:tcW w:w="764" w:type="dxa"/>
            <w:shd w:val="clear" w:color="auto" w:fill="D9D9D9"/>
          </w:tcPr>
          <w:p w14:paraId="6E73BEDB" w14:textId="77777777" w:rsidR="00B11855" w:rsidRPr="001F42D3" w:rsidRDefault="003D003E" w:rsidP="00B43978">
            <w:pPr>
              <w:pStyle w:val="TableEntryHeader"/>
            </w:pPr>
            <w:r w:rsidRPr="001F42D3">
              <w:t>LEN</w:t>
            </w:r>
          </w:p>
        </w:tc>
        <w:tc>
          <w:tcPr>
            <w:tcW w:w="760" w:type="dxa"/>
            <w:shd w:val="clear" w:color="auto" w:fill="D9D9D9"/>
          </w:tcPr>
          <w:p w14:paraId="696DC866" w14:textId="77777777" w:rsidR="00B11855" w:rsidRPr="001F42D3" w:rsidRDefault="003D003E" w:rsidP="00B43978">
            <w:pPr>
              <w:pStyle w:val="TableEntryHeader"/>
            </w:pPr>
            <w:r w:rsidRPr="001F42D3">
              <w:t>DT</w:t>
            </w:r>
          </w:p>
        </w:tc>
        <w:tc>
          <w:tcPr>
            <w:tcW w:w="961" w:type="dxa"/>
            <w:shd w:val="clear" w:color="auto" w:fill="D9D9D9"/>
          </w:tcPr>
          <w:p w14:paraId="33ADE02D" w14:textId="77777777" w:rsidR="00B11855" w:rsidRPr="001F42D3" w:rsidRDefault="003D003E" w:rsidP="00B43978">
            <w:pPr>
              <w:pStyle w:val="TableEntryHeader"/>
            </w:pPr>
            <w:r w:rsidRPr="001F42D3">
              <w:t>Usage</w:t>
            </w:r>
          </w:p>
        </w:tc>
        <w:tc>
          <w:tcPr>
            <w:tcW w:w="1316" w:type="dxa"/>
            <w:shd w:val="clear" w:color="auto" w:fill="D9D9D9"/>
          </w:tcPr>
          <w:p w14:paraId="307DE023" w14:textId="77777777" w:rsidR="00B11855" w:rsidRPr="001F42D3" w:rsidRDefault="003D003E" w:rsidP="00B43978">
            <w:pPr>
              <w:pStyle w:val="TableEntryHeader"/>
            </w:pPr>
            <w:r w:rsidRPr="001F42D3">
              <w:t>Card.</w:t>
            </w:r>
          </w:p>
        </w:tc>
        <w:tc>
          <w:tcPr>
            <w:tcW w:w="861" w:type="dxa"/>
            <w:shd w:val="clear" w:color="auto" w:fill="D9D9D9"/>
          </w:tcPr>
          <w:p w14:paraId="680C649F" w14:textId="77777777" w:rsidR="00B11855" w:rsidRPr="001F42D3" w:rsidRDefault="003D003E" w:rsidP="00B43978">
            <w:pPr>
              <w:pStyle w:val="TableEntryHeader"/>
            </w:pPr>
            <w:r w:rsidRPr="001F42D3">
              <w:t>TBL#</w:t>
            </w:r>
          </w:p>
        </w:tc>
        <w:tc>
          <w:tcPr>
            <w:tcW w:w="3928" w:type="dxa"/>
            <w:shd w:val="clear" w:color="auto" w:fill="D9D9D9"/>
          </w:tcPr>
          <w:p w14:paraId="3E7D13A9" w14:textId="77777777" w:rsidR="00B11855" w:rsidRPr="001F42D3" w:rsidRDefault="003D003E" w:rsidP="00B43978">
            <w:pPr>
              <w:pStyle w:val="TableEntryHeader"/>
            </w:pPr>
            <w:r w:rsidRPr="001F42D3">
              <w:t>Component name</w:t>
            </w:r>
          </w:p>
        </w:tc>
      </w:tr>
      <w:tr w:rsidR="00C40FD5" w:rsidRPr="001F42D3" w14:paraId="3B250B72" w14:textId="77777777" w:rsidTr="006C0E8E">
        <w:tc>
          <w:tcPr>
            <w:tcW w:w="784" w:type="dxa"/>
          </w:tcPr>
          <w:p w14:paraId="34593070" w14:textId="77777777" w:rsidR="00B11855" w:rsidRPr="001F42D3" w:rsidRDefault="003D003E" w:rsidP="00B43978">
            <w:pPr>
              <w:pStyle w:val="TableEntry"/>
            </w:pPr>
            <w:r w:rsidRPr="001F42D3">
              <w:t>1</w:t>
            </w:r>
          </w:p>
        </w:tc>
        <w:tc>
          <w:tcPr>
            <w:tcW w:w="764" w:type="dxa"/>
          </w:tcPr>
          <w:p w14:paraId="5CA41479" w14:textId="77777777" w:rsidR="00B11855" w:rsidRPr="001F42D3" w:rsidRDefault="003D003E" w:rsidP="00B43978">
            <w:pPr>
              <w:pStyle w:val="TableEntry"/>
            </w:pPr>
            <w:r w:rsidRPr="001F42D3">
              <w:t>20</w:t>
            </w:r>
          </w:p>
        </w:tc>
        <w:tc>
          <w:tcPr>
            <w:tcW w:w="760" w:type="dxa"/>
          </w:tcPr>
          <w:p w14:paraId="1DB2535B" w14:textId="77777777" w:rsidR="00B11855" w:rsidRPr="001F42D3" w:rsidRDefault="003D003E" w:rsidP="00B43978">
            <w:pPr>
              <w:pStyle w:val="TableEntry"/>
            </w:pPr>
            <w:r w:rsidRPr="001F42D3">
              <w:t>ST</w:t>
            </w:r>
          </w:p>
        </w:tc>
        <w:tc>
          <w:tcPr>
            <w:tcW w:w="961" w:type="dxa"/>
          </w:tcPr>
          <w:p w14:paraId="5D348507" w14:textId="77777777" w:rsidR="00B11855" w:rsidRPr="001F42D3" w:rsidRDefault="003D003E" w:rsidP="00B43978">
            <w:pPr>
              <w:pStyle w:val="TableEntry"/>
            </w:pPr>
            <w:r w:rsidRPr="001F42D3">
              <w:t>R</w:t>
            </w:r>
          </w:p>
        </w:tc>
        <w:tc>
          <w:tcPr>
            <w:tcW w:w="1316" w:type="dxa"/>
          </w:tcPr>
          <w:p w14:paraId="42E03582" w14:textId="77777777" w:rsidR="00B11855" w:rsidRPr="001F42D3" w:rsidRDefault="003D003E" w:rsidP="00B43978">
            <w:pPr>
              <w:pStyle w:val="TableEntry"/>
            </w:pPr>
            <w:r w:rsidRPr="001F42D3">
              <w:t>[1..1]</w:t>
            </w:r>
          </w:p>
        </w:tc>
        <w:tc>
          <w:tcPr>
            <w:tcW w:w="861" w:type="dxa"/>
          </w:tcPr>
          <w:p w14:paraId="2E719F82" w14:textId="77777777" w:rsidR="00B11855" w:rsidRPr="001F42D3" w:rsidRDefault="00B11855" w:rsidP="00B43978">
            <w:pPr>
              <w:pStyle w:val="TableEntry"/>
            </w:pPr>
          </w:p>
        </w:tc>
        <w:tc>
          <w:tcPr>
            <w:tcW w:w="3928" w:type="dxa"/>
          </w:tcPr>
          <w:p w14:paraId="58010B8D" w14:textId="77777777" w:rsidR="00B11855" w:rsidRPr="001F42D3" w:rsidRDefault="003D003E" w:rsidP="00B43978">
            <w:pPr>
              <w:pStyle w:val="TableEntry"/>
            </w:pPr>
            <w:r w:rsidRPr="001F42D3">
              <w:t>Identifier</w:t>
            </w:r>
          </w:p>
        </w:tc>
      </w:tr>
      <w:tr w:rsidR="00C40FD5" w:rsidRPr="001F42D3" w14:paraId="4709C995" w14:textId="77777777" w:rsidTr="006C0E8E">
        <w:tc>
          <w:tcPr>
            <w:tcW w:w="784" w:type="dxa"/>
          </w:tcPr>
          <w:p w14:paraId="1734EB7C" w14:textId="77777777" w:rsidR="00B11855" w:rsidRPr="001F42D3" w:rsidRDefault="003D003E" w:rsidP="00B43978">
            <w:pPr>
              <w:pStyle w:val="TableEntry"/>
            </w:pPr>
            <w:r w:rsidRPr="001F42D3">
              <w:lastRenderedPageBreak/>
              <w:t>2</w:t>
            </w:r>
          </w:p>
        </w:tc>
        <w:tc>
          <w:tcPr>
            <w:tcW w:w="764" w:type="dxa"/>
          </w:tcPr>
          <w:p w14:paraId="643AAA11" w14:textId="77777777" w:rsidR="00B11855" w:rsidRPr="001F42D3" w:rsidRDefault="003D003E" w:rsidP="00B43978">
            <w:pPr>
              <w:pStyle w:val="TableEntry"/>
            </w:pPr>
            <w:r w:rsidRPr="001F42D3">
              <w:t>199</w:t>
            </w:r>
          </w:p>
        </w:tc>
        <w:tc>
          <w:tcPr>
            <w:tcW w:w="760" w:type="dxa"/>
          </w:tcPr>
          <w:p w14:paraId="399B4CF5" w14:textId="77777777" w:rsidR="00B11855" w:rsidRPr="001F42D3" w:rsidRDefault="003D003E" w:rsidP="00B43978">
            <w:pPr>
              <w:pStyle w:val="TableEntry"/>
            </w:pPr>
            <w:r w:rsidRPr="001F42D3">
              <w:t>ST</w:t>
            </w:r>
          </w:p>
        </w:tc>
        <w:tc>
          <w:tcPr>
            <w:tcW w:w="961" w:type="dxa"/>
          </w:tcPr>
          <w:p w14:paraId="15E4135F" w14:textId="77777777" w:rsidR="00B11855" w:rsidRPr="001F42D3" w:rsidRDefault="003D003E" w:rsidP="00B43978">
            <w:pPr>
              <w:pStyle w:val="TableEntry"/>
            </w:pPr>
            <w:r w:rsidRPr="001F42D3">
              <w:t>R</w:t>
            </w:r>
          </w:p>
        </w:tc>
        <w:tc>
          <w:tcPr>
            <w:tcW w:w="1316" w:type="dxa"/>
          </w:tcPr>
          <w:p w14:paraId="69C7D81C" w14:textId="77777777" w:rsidR="00B11855" w:rsidRPr="001F42D3" w:rsidRDefault="003D003E" w:rsidP="00B43978">
            <w:pPr>
              <w:pStyle w:val="TableEntry"/>
            </w:pPr>
            <w:r w:rsidRPr="001F42D3">
              <w:t>[1..1]</w:t>
            </w:r>
          </w:p>
        </w:tc>
        <w:tc>
          <w:tcPr>
            <w:tcW w:w="861" w:type="dxa"/>
          </w:tcPr>
          <w:p w14:paraId="32BA97A5" w14:textId="77777777" w:rsidR="00B11855" w:rsidRPr="001F42D3" w:rsidRDefault="00B11855" w:rsidP="00B43978">
            <w:pPr>
              <w:pStyle w:val="TableEntry"/>
            </w:pPr>
          </w:p>
        </w:tc>
        <w:tc>
          <w:tcPr>
            <w:tcW w:w="3928" w:type="dxa"/>
          </w:tcPr>
          <w:p w14:paraId="3B5856E1" w14:textId="77777777" w:rsidR="00B11855" w:rsidRPr="001F42D3" w:rsidRDefault="003D003E" w:rsidP="00B43978">
            <w:pPr>
              <w:pStyle w:val="TableEntry"/>
            </w:pPr>
            <w:r w:rsidRPr="001F42D3">
              <w:t>Text</w:t>
            </w:r>
          </w:p>
        </w:tc>
      </w:tr>
      <w:tr w:rsidR="00C40FD5" w:rsidRPr="001F42D3" w14:paraId="5BC760AD" w14:textId="77777777" w:rsidTr="006C0E8E">
        <w:tc>
          <w:tcPr>
            <w:tcW w:w="784" w:type="dxa"/>
          </w:tcPr>
          <w:p w14:paraId="5D873CC8" w14:textId="77777777" w:rsidR="00B11855" w:rsidRPr="001F42D3" w:rsidRDefault="003D003E" w:rsidP="00B43978">
            <w:pPr>
              <w:pStyle w:val="TableEntry"/>
            </w:pPr>
            <w:r w:rsidRPr="001F42D3">
              <w:t>3</w:t>
            </w:r>
          </w:p>
        </w:tc>
        <w:tc>
          <w:tcPr>
            <w:tcW w:w="764" w:type="dxa"/>
          </w:tcPr>
          <w:p w14:paraId="2833B4D3" w14:textId="77777777" w:rsidR="00B11855" w:rsidRPr="001F42D3" w:rsidRDefault="003D003E" w:rsidP="00B43978">
            <w:pPr>
              <w:pStyle w:val="TableEntry"/>
            </w:pPr>
            <w:r w:rsidRPr="001F42D3">
              <w:t>20</w:t>
            </w:r>
          </w:p>
        </w:tc>
        <w:tc>
          <w:tcPr>
            <w:tcW w:w="760" w:type="dxa"/>
          </w:tcPr>
          <w:p w14:paraId="62ACD945" w14:textId="77777777" w:rsidR="00B11855" w:rsidRPr="001F42D3" w:rsidRDefault="003D003E" w:rsidP="00B43978">
            <w:pPr>
              <w:pStyle w:val="TableEntry"/>
            </w:pPr>
            <w:r w:rsidRPr="001F42D3">
              <w:t>ID</w:t>
            </w:r>
          </w:p>
        </w:tc>
        <w:tc>
          <w:tcPr>
            <w:tcW w:w="961" w:type="dxa"/>
          </w:tcPr>
          <w:p w14:paraId="1C180502" w14:textId="77777777" w:rsidR="00B11855" w:rsidRPr="001F42D3" w:rsidRDefault="003D003E" w:rsidP="00B43978">
            <w:pPr>
              <w:pStyle w:val="TableEntry"/>
            </w:pPr>
            <w:r w:rsidRPr="001F42D3">
              <w:t>RE</w:t>
            </w:r>
          </w:p>
        </w:tc>
        <w:tc>
          <w:tcPr>
            <w:tcW w:w="1316" w:type="dxa"/>
          </w:tcPr>
          <w:p w14:paraId="6084E881" w14:textId="77777777" w:rsidR="00B11855" w:rsidRPr="001F42D3" w:rsidRDefault="003D003E" w:rsidP="00B43978">
            <w:pPr>
              <w:pStyle w:val="TableEntry"/>
            </w:pPr>
            <w:r w:rsidRPr="001F42D3">
              <w:t>[0..1]</w:t>
            </w:r>
          </w:p>
        </w:tc>
        <w:tc>
          <w:tcPr>
            <w:tcW w:w="861" w:type="dxa"/>
          </w:tcPr>
          <w:p w14:paraId="65D88157" w14:textId="77777777" w:rsidR="00B11855" w:rsidRPr="001F42D3" w:rsidRDefault="003D003E" w:rsidP="00B43978">
            <w:pPr>
              <w:pStyle w:val="TableEntry"/>
            </w:pPr>
            <w:r w:rsidRPr="001F42D3">
              <w:t>0396</w:t>
            </w:r>
          </w:p>
        </w:tc>
        <w:tc>
          <w:tcPr>
            <w:tcW w:w="3928" w:type="dxa"/>
          </w:tcPr>
          <w:p w14:paraId="3DE6D6B3" w14:textId="77777777" w:rsidR="00B11855" w:rsidRPr="001F42D3" w:rsidRDefault="003D003E" w:rsidP="00B43978">
            <w:pPr>
              <w:pStyle w:val="TableEntry"/>
            </w:pPr>
            <w:r w:rsidRPr="001F42D3">
              <w:t>Name of Coding System</w:t>
            </w:r>
          </w:p>
        </w:tc>
      </w:tr>
      <w:tr w:rsidR="00C40FD5" w:rsidRPr="001F42D3" w14:paraId="0074358A" w14:textId="77777777" w:rsidTr="006C0E8E">
        <w:tc>
          <w:tcPr>
            <w:tcW w:w="784" w:type="dxa"/>
          </w:tcPr>
          <w:p w14:paraId="0AD4A9EA" w14:textId="77777777" w:rsidR="00B11855" w:rsidRPr="001F42D3" w:rsidRDefault="003D003E" w:rsidP="00B43978">
            <w:pPr>
              <w:pStyle w:val="TableEntry"/>
            </w:pPr>
            <w:r w:rsidRPr="001F42D3">
              <w:t>4</w:t>
            </w:r>
          </w:p>
        </w:tc>
        <w:tc>
          <w:tcPr>
            <w:tcW w:w="764" w:type="dxa"/>
          </w:tcPr>
          <w:p w14:paraId="1B871A0D" w14:textId="77777777" w:rsidR="00B11855" w:rsidRPr="001F42D3" w:rsidRDefault="003D003E" w:rsidP="00B43978">
            <w:pPr>
              <w:pStyle w:val="TableEntry"/>
            </w:pPr>
            <w:r w:rsidRPr="001F42D3">
              <w:t>20</w:t>
            </w:r>
          </w:p>
        </w:tc>
        <w:tc>
          <w:tcPr>
            <w:tcW w:w="760" w:type="dxa"/>
          </w:tcPr>
          <w:p w14:paraId="28FF265D" w14:textId="77777777" w:rsidR="00B11855" w:rsidRPr="001F42D3" w:rsidRDefault="003D003E" w:rsidP="00B43978">
            <w:pPr>
              <w:pStyle w:val="TableEntry"/>
            </w:pPr>
            <w:r w:rsidRPr="001F42D3">
              <w:t>ST</w:t>
            </w:r>
          </w:p>
        </w:tc>
        <w:tc>
          <w:tcPr>
            <w:tcW w:w="961" w:type="dxa"/>
          </w:tcPr>
          <w:p w14:paraId="5F6F75C1" w14:textId="77777777" w:rsidR="00B11855" w:rsidRPr="001F42D3" w:rsidRDefault="003D003E" w:rsidP="00B43978">
            <w:pPr>
              <w:pStyle w:val="TableEntry"/>
            </w:pPr>
            <w:r w:rsidRPr="001F42D3">
              <w:t>RE</w:t>
            </w:r>
          </w:p>
        </w:tc>
        <w:tc>
          <w:tcPr>
            <w:tcW w:w="1316" w:type="dxa"/>
          </w:tcPr>
          <w:p w14:paraId="52056140" w14:textId="77777777" w:rsidR="00B11855" w:rsidRPr="001F42D3" w:rsidRDefault="003D003E" w:rsidP="00B43978">
            <w:pPr>
              <w:pStyle w:val="TableEntry"/>
            </w:pPr>
            <w:r w:rsidRPr="001F42D3">
              <w:t>[0..1]</w:t>
            </w:r>
          </w:p>
        </w:tc>
        <w:tc>
          <w:tcPr>
            <w:tcW w:w="861" w:type="dxa"/>
          </w:tcPr>
          <w:p w14:paraId="3370C2EC" w14:textId="77777777" w:rsidR="00B11855" w:rsidRPr="001F42D3" w:rsidRDefault="00B11855" w:rsidP="00B43978">
            <w:pPr>
              <w:pStyle w:val="TableEntry"/>
            </w:pPr>
          </w:p>
        </w:tc>
        <w:tc>
          <w:tcPr>
            <w:tcW w:w="3928" w:type="dxa"/>
          </w:tcPr>
          <w:p w14:paraId="07F29614" w14:textId="77777777" w:rsidR="00B11855" w:rsidRPr="001F42D3" w:rsidRDefault="003D003E" w:rsidP="00B43978">
            <w:pPr>
              <w:pStyle w:val="TableEntry"/>
            </w:pPr>
            <w:r w:rsidRPr="001F42D3">
              <w:t>Alternate Identifier</w:t>
            </w:r>
          </w:p>
        </w:tc>
      </w:tr>
      <w:tr w:rsidR="00C40FD5" w:rsidRPr="001F42D3" w14:paraId="4F11C084" w14:textId="77777777" w:rsidTr="006C0E8E">
        <w:tc>
          <w:tcPr>
            <w:tcW w:w="784" w:type="dxa"/>
          </w:tcPr>
          <w:p w14:paraId="0536B26C" w14:textId="77777777" w:rsidR="00B11855" w:rsidRPr="001F42D3" w:rsidRDefault="003D003E" w:rsidP="00B43978">
            <w:pPr>
              <w:pStyle w:val="TableEntry"/>
            </w:pPr>
            <w:r w:rsidRPr="001F42D3">
              <w:t>5</w:t>
            </w:r>
          </w:p>
        </w:tc>
        <w:tc>
          <w:tcPr>
            <w:tcW w:w="764" w:type="dxa"/>
          </w:tcPr>
          <w:p w14:paraId="1E67910F" w14:textId="77777777" w:rsidR="00B11855" w:rsidRPr="001F42D3" w:rsidRDefault="003D003E" w:rsidP="00B43978">
            <w:pPr>
              <w:pStyle w:val="TableEntry"/>
            </w:pPr>
            <w:r w:rsidRPr="001F42D3">
              <w:t>199</w:t>
            </w:r>
          </w:p>
        </w:tc>
        <w:tc>
          <w:tcPr>
            <w:tcW w:w="760" w:type="dxa"/>
          </w:tcPr>
          <w:p w14:paraId="0634B7CA" w14:textId="77777777" w:rsidR="00B11855" w:rsidRPr="001F42D3" w:rsidRDefault="003D003E" w:rsidP="00B43978">
            <w:pPr>
              <w:pStyle w:val="TableEntry"/>
            </w:pPr>
            <w:r w:rsidRPr="001F42D3">
              <w:t>ST</w:t>
            </w:r>
          </w:p>
        </w:tc>
        <w:tc>
          <w:tcPr>
            <w:tcW w:w="961" w:type="dxa"/>
          </w:tcPr>
          <w:p w14:paraId="2F7B7193" w14:textId="77777777" w:rsidR="00B11855" w:rsidRPr="001F42D3" w:rsidRDefault="003D003E" w:rsidP="00B43978">
            <w:pPr>
              <w:pStyle w:val="TableEntry"/>
            </w:pPr>
            <w:r w:rsidRPr="001F42D3">
              <w:t>RE</w:t>
            </w:r>
          </w:p>
        </w:tc>
        <w:tc>
          <w:tcPr>
            <w:tcW w:w="1316" w:type="dxa"/>
          </w:tcPr>
          <w:p w14:paraId="2DC0E48A" w14:textId="77777777" w:rsidR="00B11855" w:rsidRPr="001F42D3" w:rsidRDefault="003D003E" w:rsidP="00B43978">
            <w:pPr>
              <w:pStyle w:val="TableEntry"/>
            </w:pPr>
            <w:r w:rsidRPr="001F42D3">
              <w:t>[0..1]</w:t>
            </w:r>
          </w:p>
        </w:tc>
        <w:tc>
          <w:tcPr>
            <w:tcW w:w="861" w:type="dxa"/>
          </w:tcPr>
          <w:p w14:paraId="5C0C52F1" w14:textId="77777777" w:rsidR="00B11855" w:rsidRPr="001F42D3" w:rsidRDefault="00B11855" w:rsidP="00B43978">
            <w:pPr>
              <w:pStyle w:val="TableEntry"/>
            </w:pPr>
          </w:p>
        </w:tc>
        <w:tc>
          <w:tcPr>
            <w:tcW w:w="3928" w:type="dxa"/>
          </w:tcPr>
          <w:p w14:paraId="5FD6D0B6" w14:textId="77777777" w:rsidR="00B11855" w:rsidRPr="001F42D3" w:rsidRDefault="003D003E" w:rsidP="00B43978">
            <w:pPr>
              <w:pStyle w:val="TableEntry"/>
            </w:pPr>
            <w:r w:rsidRPr="001F42D3">
              <w:t>Alternate Text</w:t>
            </w:r>
          </w:p>
        </w:tc>
      </w:tr>
      <w:tr w:rsidR="00C40FD5" w:rsidRPr="001F42D3" w14:paraId="73137687" w14:textId="77777777" w:rsidTr="006C0E8E">
        <w:tc>
          <w:tcPr>
            <w:tcW w:w="784" w:type="dxa"/>
          </w:tcPr>
          <w:p w14:paraId="77135F17" w14:textId="77777777" w:rsidR="00B11855" w:rsidRPr="001F42D3" w:rsidRDefault="003D003E" w:rsidP="00B43978">
            <w:pPr>
              <w:pStyle w:val="TableEntry"/>
            </w:pPr>
            <w:r w:rsidRPr="001F42D3">
              <w:t>6</w:t>
            </w:r>
          </w:p>
        </w:tc>
        <w:tc>
          <w:tcPr>
            <w:tcW w:w="764" w:type="dxa"/>
          </w:tcPr>
          <w:p w14:paraId="3D33FF13" w14:textId="77777777" w:rsidR="00B11855" w:rsidRPr="001F42D3" w:rsidRDefault="003D003E" w:rsidP="00B43978">
            <w:pPr>
              <w:pStyle w:val="TableEntry"/>
            </w:pPr>
            <w:r w:rsidRPr="001F42D3">
              <w:t>20</w:t>
            </w:r>
          </w:p>
        </w:tc>
        <w:tc>
          <w:tcPr>
            <w:tcW w:w="760" w:type="dxa"/>
          </w:tcPr>
          <w:p w14:paraId="0ECD505A" w14:textId="77777777" w:rsidR="00B11855" w:rsidRPr="001F42D3" w:rsidRDefault="003D003E" w:rsidP="00B43978">
            <w:pPr>
              <w:pStyle w:val="TableEntry"/>
            </w:pPr>
            <w:r w:rsidRPr="001F42D3">
              <w:t>ID</w:t>
            </w:r>
          </w:p>
        </w:tc>
        <w:tc>
          <w:tcPr>
            <w:tcW w:w="961" w:type="dxa"/>
          </w:tcPr>
          <w:p w14:paraId="75903501" w14:textId="77777777" w:rsidR="00B11855" w:rsidRPr="001F42D3" w:rsidRDefault="003D003E" w:rsidP="00B43978">
            <w:pPr>
              <w:pStyle w:val="TableEntry"/>
            </w:pPr>
            <w:r w:rsidRPr="001F42D3">
              <w:t>RE</w:t>
            </w:r>
          </w:p>
        </w:tc>
        <w:tc>
          <w:tcPr>
            <w:tcW w:w="1316" w:type="dxa"/>
          </w:tcPr>
          <w:p w14:paraId="384E5CED" w14:textId="77777777" w:rsidR="00B11855" w:rsidRPr="001F42D3" w:rsidRDefault="003D003E" w:rsidP="00B43978">
            <w:pPr>
              <w:pStyle w:val="TableEntry"/>
            </w:pPr>
            <w:r w:rsidRPr="001F42D3">
              <w:t>[0..1]</w:t>
            </w:r>
          </w:p>
        </w:tc>
        <w:tc>
          <w:tcPr>
            <w:tcW w:w="861" w:type="dxa"/>
          </w:tcPr>
          <w:p w14:paraId="314FC9CA" w14:textId="77777777" w:rsidR="00B11855" w:rsidRPr="001F42D3" w:rsidRDefault="003D003E" w:rsidP="00B43978">
            <w:pPr>
              <w:pStyle w:val="TableEntry"/>
            </w:pPr>
            <w:r w:rsidRPr="001F42D3">
              <w:t>0396</w:t>
            </w:r>
          </w:p>
        </w:tc>
        <w:tc>
          <w:tcPr>
            <w:tcW w:w="3928" w:type="dxa"/>
          </w:tcPr>
          <w:p w14:paraId="5CFD0E1E" w14:textId="77777777" w:rsidR="00B11855" w:rsidRPr="001F42D3" w:rsidRDefault="003D003E" w:rsidP="00B43978">
            <w:pPr>
              <w:pStyle w:val="TableEntry"/>
            </w:pPr>
            <w:r w:rsidRPr="001F42D3">
              <w:t>Name of Alternate Coding System</w:t>
            </w:r>
          </w:p>
        </w:tc>
      </w:tr>
      <w:tr w:rsidR="00C40FD5" w:rsidRPr="001F42D3" w14:paraId="714EBC91" w14:textId="77777777" w:rsidTr="006C0E8E">
        <w:tc>
          <w:tcPr>
            <w:tcW w:w="784" w:type="dxa"/>
          </w:tcPr>
          <w:p w14:paraId="4CB70CE2" w14:textId="77777777" w:rsidR="00B11855" w:rsidRPr="001F42D3" w:rsidRDefault="003D003E" w:rsidP="00B43978">
            <w:pPr>
              <w:pStyle w:val="TableEntry"/>
            </w:pPr>
            <w:r w:rsidRPr="001F42D3">
              <w:t>7</w:t>
            </w:r>
          </w:p>
        </w:tc>
        <w:tc>
          <w:tcPr>
            <w:tcW w:w="764" w:type="dxa"/>
          </w:tcPr>
          <w:p w14:paraId="25760D0D" w14:textId="77777777" w:rsidR="00B11855" w:rsidRPr="001F42D3" w:rsidRDefault="003D003E" w:rsidP="00B43978">
            <w:pPr>
              <w:pStyle w:val="TableEntry"/>
            </w:pPr>
            <w:r w:rsidRPr="001F42D3">
              <w:t>10</w:t>
            </w:r>
          </w:p>
        </w:tc>
        <w:tc>
          <w:tcPr>
            <w:tcW w:w="760" w:type="dxa"/>
          </w:tcPr>
          <w:p w14:paraId="3CDF621F" w14:textId="77777777" w:rsidR="00B11855" w:rsidRPr="001F42D3" w:rsidRDefault="003D003E" w:rsidP="00B43978">
            <w:pPr>
              <w:pStyle w:val="TableEntry"/>
            </w:pPr>
            <w:r w:rsidRPr="001F42D3">
              <w:t>ST</w:t>
            </w:r>
          </w:p>
        </w:tc>
        <w:tc>
          <w:tcPr>
            <w:tcW w:w="961" w:type="dxa"/>
          </w:tcPr>
          <w:p w14:paraId="60C41427" w14:textId="77777777" w:rsidR="00B11855" w:rsidRPr="001F42D3" w:rsidRDefault="003D003E" w:rsidP="00B43978">
            <w:pPr>
              <w:pStyle w:val="TableEntry"/>
            </w:pPr>
            <w:r w:rsidRPr="001F42D3">
              <w:t>C</w:t>
            </w:r>
          </w:p>
        </w:tc>
        <w:tc>
          <w:tcPr>
            <w:tcW w:w="1316" w:type="dxa"/>
          </w:tcPr>
          <w:p w14:paraId="5D4614A7" w14:textId="77777777" w:rsidR="00B11855" w:rsidRPr="001F42D3" w:rsidRDefault="003D003E" w:rsidP="00B43978">
            <w:pPr>
              <w:pStyle w:val="TableEntry"/>
            </w:pPr>
            <w:r w:rsidRPr="001F42D3">
              <w:t>[0..1]</w:t>
            </w:r>
          </w:p>
        </w:tc>
        <w:tc>
          <w:tcPr>
            <w:tcW w:w="861" w:type="dxa"/>
          </w:tcPr>
          <w:p w14:paraId="64932781" w14:textId="77777777" w:rsidR="00B11855" w:rsidRPr="001F42D3" w:rsidRDefault="00B11855" w:rsidP="00B43978">
            <w:pPr>
              <w:pStyle w:val="TableEntry"/>
            </w:pPr>
          </w:p>
        </w:tc>
        <w:tc>
          <w:tcPr>
            <w:tcW w:w="3928" w:type="dxa"/>
          </w:tcPr>
          <w:p w14:paraId="7C5F5BB9" w14:textId="77777777" w:rsidR="00B11855" w:rsidRPr="001F42D3" w:rsidRDefault="003D003E" w:rsidP="00B43978">
            <w:pPr>
              <w:pStyle w:val="TableEntry"/>
            </w:pPr>
            <w:r w:rsidRPr="001F42D3">
              <w:t>Coding System Version ID</w:t>
            </w:r>
          </w:p>
        </w:tc>
      </w:tr>
      <w:tr w:rsidR="00C40FD5" w:rsidRPr="001F42D3" w14:paraId="190619C2" w14:textId="77777777" w:rsidTr="006C0E8E">
        <w:tc>
          <w:tcPr>
            <w:tcW w:w="784" w:type="dxa"/>
          </w:tcPr>
          <w:p w14:paraId="74A50A52" w14:textId="77777777" w:rsidR="00B11855" w:rsidRPr="001F42D3" w:rsidRDefault="003D003E" w:rsidP="00B43978">
            <w:pPr>
              <w:pStyle w:val="TableEntry"/>
            </w:pPr>
            <w:r w:rsidRPr="001F42D3">
              <w:t>8</w:t>
            </w:r>
          </w:p>
        </w:tc>
        <w:tc>
          <w:tcPr>
            <w:tcW w:w="764" w:type="dxa"/>
          </w:tcPr>
          <w:p w14:paraId="7A89F188" w14:textId="77777777" w:rsidR="00B11855" w:rsidRPr="001F42D3" w:rsidRDefault="003D003E" w:rsidP="00B43978">
            <w:pPr>
              <w:pStyle w:val="TableEntry"/>
            </w:pPr>
            <w:r w:rsidRPr="001F42D3">
              <w:t>10</w:t>
            </w:r>
          </w:p>
        </w:tc>
        <w:tc>
          <w:tcPr>
            <w:tcW w:w="760" w:type="dxa"/>
          </w:tcPr>
          <w:p w14:paraId="1903F774" w14:textId="77777777" w:rsidR="00B11855" w:rsidRPr="001F42D3" w:rsidRDefault="003D003E" w:rsidP="00B43978">
            <w:pPr>
              <w:pStyle w:val="TableEntry"/>
            </w:pPr>
            <w:r w:rsidRPr="001F42D3">
              <w:t>ST</w:t>
            </w:r>
          </w:p>
        </w:tc>
        <w:tc>
          <w:tcPr>
            <w:tcW w:w="961" w:type="dxa"/>
          </w:tcPr>
          <w:p w14:paraId="4838D928" w14:textId="77777777" w:rsidR="00B11855" w:rsidRPr="001F42D3" w:rsidRDefault="003D003E" w:rsidP="00B43978">
            <w:pPr>
              <w:pStyle w:val="TableEntry"/>
            </w:pPr>
            <w:r w:rsidRPr="001F42D3">
              <w:t>O</w:t>
            </w:r>
          </w:p>
        </w:tc>
        <w:tc>
          <w:tcPr>
            <w:tcW w:w="1316" w:type="dxa"/>
          </w:tcPr>
          <w:p w14:paraId="47EFC054" w14:textId="77777777" w:rsidR="00B11855" w:rsidRPr="001F42D3" w:rsidRDefault="003D003E" w:rsidP="00B43978">
            <w:pPr>
              <w:pStyle w:val="TableEntry"/>
            </w:pPr>
            <w:r w:rsidRPr="001F42D3">
              <w:t>[0..1]</w:t>
            </w:r>
          </w:p>
        </w:tc>
        <w:tc>
          <w:tcPr>
            <w:tcW w:w="861" w:type="dxa"/>
          </w:tcPr>
          <w:p w14:paraId="53B22677" w14:textId="77777777" w:rsidR="00B11855" w:rsidRPr="001F42D3" w:rsidRDefault="00B11855" w:rsidP="00B43978">
            <w:pPr>
              <w:pStyle w:val="TableEntry"/>
            </w:pPr>
          </w:p>
        </w:tc>
        <w:tc>
          <w:tcPr>
            <w:tcW w:w="3928" w:type="dxa"/>
          </w:tcPr>
          <w:p w14:paraId="747A75CC" w14:textId="77777777" w:rsidR="00B11855" w:rsidRPr="001F42D3" w:rsidRDefault="003D003E" w:rsidP="00B43978">
            <w:pPr>
              <w:pStyle w:val="TableEntry"/>
            </w:pPr>
            <w:r w:rsidRPr="001F42D3">
              <w:t>Alternate Coding System Version ID</w:t>
            </w:r>
          </w:p>
        </w:tc>
      </w:tr>
      <w:tr w:rsidR="00C40FD5" w:rsidRPr="001F42D3" w14:paraId="32DE20A5" w14:textId="77777777" w:rsidTr="006C0E8E">
        <w:tc>
          <w:tcPr>
            <w:tcW w:w="784" w:type="dxa"/>
          </w:tcPr>
          <w:p w14:paraId="1A16EAB1" w14:textId="77777777" w:rsidR="00B11855" w:rsidRPr="001F42D3" w:rsidRDefault="003D003E" w:rsidP="00B43978">
            <w:pPr>
              <w:pStyle w:val="TableEntry"/>
            </w:pPr>
            <w:r w:rsidRPr="001F42D3">
              <w:t>9</w:t>
            </w:r>
          </w:p>
        </w:tc>
        <w:tc>
          <w:tcPr>
            <w:tcW w:w="764" w:type="dxa"/>
          </w:tcPr>
          <w:p w14:paraId="7C363927" w14:textId="77777777" w:rsidR="00B11855" w:rsidRPr="001F42D3" w:rsidRDefault="003D003E" w:rsidP="00B43978">
            <w:pPr>
              <w:pStyle w:val="TableEntry"/>
            </w:pPr>
            <w:r w:rsidRPr="001F42D3">
              <w:t>199</w:t>
            </w:r>
          </w:p>
        </w:tc>
        <w:tc>
          <w:tcPr>
            <w:tcW w:w="760" w:type="dxa"/>
          </w:tcPr>
          <w:p w14:paraId="473B777E" w14:textId="77777777" w:rsidR="00B11855" w:rsidRPr="001F42D3" w:rsidRDefault="003D003E" w:rsidP="00B43978">
            <w:pPr>
              <w:pStyle w:val="TableEntry"/>
            </w:pPr>
            <w:r w:rsidRPr="001F42D3">
              <w:t>ST</w:t>
            </w:r>
          </w:p>
        </w:tc>
        <w:tc>
          <w:tcPr>
            <w:tcW w:w="961" w:type="dxa"/>
          </w:tcPr>
          <w:p w14:paraId="4F63ED05" w14:textId="77777777" w:rsidR="00B11855" w:rsidRPr="001F42D3" w:rsidRDefault="003D003E" w:rsidP="00B43978">
            <w:pPr>
              <w:pStyle w:val="TableEntry"/>
            </w:pPr>
            <w:r w:rsidRPr="001F42D3">
              <w:t>O</w:t>
            </w:r>
          </w:p>
        </w:tc>
        <w:tc>
          <w:tcPr>
            <w:tcW w:w="1316" w:type="dxa"/>
          </w:tcPr>
          <w:p w14:paraId="4788C743" w14:textId="77777777" w:rsidR="00B11855" w:rsidRPr="001F42D3" w:rsidRDefault="003D003E" w:rsidP="00B43978">
            <w:pPr>
              <w:pStyle w:val="TableEntry"/>
            </w:pPr>
            <w:r w:rsidRPr="001F42D3">
              <w:t>[0..1]</w:t>
            </w:r>
          </w:p>
        </w:tc>
        <w:tc>
          <w:tcPr>
            <w:tcW w:w="861" w:type="dxa"/>
          </w:tcPr>
          <w:p w14:paraId="65512523" w14:textId="77777777" w:rsidR="00B11855" w:rsidRPr="001F42D3" w:rsidRDefault="00B11855" w:rsidP="00B43978">
            <w:pPr>
              <w:pStyle w:val="TableEntry"/>
            </w:pPr>
          </w:p>
        </w:tc>
        <w:tc>
          <w:tcPr>
            <w:tcW w:w="3928" w:type="dxa"/>
          </w:tcPr>
          <w:p w14:paraId="750A9AB6" w14:textId="77777777" w:rsidR="00B11855" w:rsidRPr="001F42D3" w:rsidRDefault="003D003E" w:rsidP="00506FBD">
            <w:pPr>
              <w:pStyle w:val="TableEntry"/>
            </w:pPr>
            <w:r w:rsidRPr="001F42D3">
              <w:t>Original Text</w:t>
            </w:r>
          </w:p>
        </w:tc>
      </w:tr>
    </w:tbl>
    <w:p w14:paraId="0E971C68" w14:textId="77777777" w:rsidR="00C44528" w:rsidRPr="001F42D3" w:rsidRDefault="00C44528" w:rsidP="00A17802">
      <w:pPr>
        <w:pStyle w:val="BodyText"/>
      </w:pPr>
      <w:bookmarkStart w:id="1993" w:name="_Toc401769873"/>
    </w:p>
    <w:p w14:paraId="562979AD" w14:textId="0FC69C2B" w:rsidR="00A91B0D" w:rsidRPr="001F42D3" w:rsidRDefault="00D53FC4" w:rsidP="00B34AEB">
      <w:pPr>
        <w:pStyle w:val="Heading2"/>
        <w:numPr>
          <w:ilvl w:val="0"/>
          <w:numId w:val="0"/>
        </w:numPr>
        <w:rPr>
          <w:noProof w:val="0"/>
        </w:rPr>
      </w:pPr>
      <w:bookmarkStart w:id="1994" w:name="_Toc214889792"/>
      <w:r w:rsidRPr="001F42D3">
        <w:rPr>
          <w:noProof w:val="0"/>
        </w:rPr>
        <w:t xml:space="preserve">C.2 </w:t>
      </w:r>
      <w:r w:rsidR="00A91B0D" w:rsidRPr="001F42D3">
        <w:rPr>
          <w:noProof w:val="0"/>
        </w:rPr>
        <w:t>CWE Data Type – coded with exceptions</w:t>
      </w:r>
      <w:bookmarkEnd w:id="1993"/>
      <w:bookmarkEnd w:id="1994"/>
    </w:p>
    <w:p w14:paraId="102DCF05" w14:textId="77777777" w:rsidR="00B11855" w:rsidRPr="001F42D3" w:rsidRDefault="003D003E" w:rsidP="005C1693">
      <w:pPr>
        <w:pStyle w:val="BodyText"/>
      </w:pPr>
      <w:r w:rsidRPr="001F42D3">
        <w:t>Used when a field must represent a distinct value (a code) from a closed set of acceptable values, but where some values may be drawn from outside code sets accepted by HL7. In IHE PCD, to promote interoperability, where possible such values should be submitted to, and sanctioned by, the IHE PCD Technical Committee before use.</w:t>
      </w:r>
    </w:p>
    <w:p w14:paraId="486BBF3E" w14:textId="14C14540" w:rsidR="00B11855" w:rsidRPr="001F42D3" w:rsidRDefault="003D003E" w:rsidP="00A6229B">
      <w:pPr>
        <w:pStyle w:val="BodyText"/>
      </w:pPr>
      <w:r w:rsidRPr="001F42D3">
        <w:t xml:space="preserve">Definition: Specifies a coded element and its associated detail. The CWE data type is used when 1) more than one table may be applicable or 2) the specified </w:t>
      </w:r>
      <w:r w:rsidR="006D613E" w:rsidRPr="001F42D3">
        <w:t>HL7</w:t>
      </w:r>
      <w:r w:rsidR="00995105" w:rsidRPr="001F42D3">
        <w:t xml:space="preserve"> </w:t>
      </w:r>
      <w:r w:rsidRPr="001F42D3">
        <w:t xml:space="preserve">or externally defined table may be extended with local values. See </w:t>
      </w:r>
      <w:r w:rsidR="006D613E" w:rsidRPr="001F42D3">
        <w:t>HL7</w:t>
      </w:r>
      <w:r w:rsidR="00995105" w:rsidRPr="001F42D3">
        <w:t xml:space="preserve"> </w:t>
      </w:r>
      <w:r w:rsidRPr="001F42D3">
        <w:t>v2.6 2.A.13 for details.</w:t>
      </w:r>
    </w:p>
    <w:p w14:paraId="689491DA" w14:textId="77777777" w:rsidR="00B11855" w:rsidRPr="001F42D3" w:rsidRDefault="003D003E" w:rsidP="00A6229B">
      <w:pPr>
        <w:pStyle w:val="BodyText"/>
      </w:pPr>
      <w:r w:rsidRPr="001F42D3">
        <w:t>Note that this data type allows for a primary and an alternate coding system. This can be used to identify coded values from two value sets, such as measurement identifiers for the same measurement from both the MDC (ISO/IEEE 11073) and SNOMED CT systems, or units of measure from both MDC and UCUM systems.</w:t>
      </w:r>
    </w:p>
    <w:p w14:paraId="38476696" w14:textId="77777777" w:rsidR="00B11855" w:rsidRPr="001F42D3" w:rsidRDefault="003D003E" w:rsidP="00CF5627">
      <w:pPr>
        <w:pStyle w:val="TableTitle"/>
      </w:pPr>
      <w:r w:rsidRPr="001F42D3">
        <w:t>Table C.2-1: CWE-Coded Element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1260"/>
        <w:gridCol w:w="900"/>
        <w:gridCol w:w="1080"/>
        <w:gridCol w:w="990"/>
        <w:gridCol w:w="911"/>
        <w:gridCol w:w="2968"/>
      </w:tblGrid>
      <w:tr w:rsidR="00C40FD5" w:rsidRPr="001F42D3" w14:paraId="0BA5140C" w14:textId="77777777" w:rsidTr="00A92110">
        <w:trPr>
          <w:cantSplit/>
          <w:tblHeader/>
          <w:jc w:val="center"/>
        </w:trPr>
        <w:tc>
          <w:tcPr>
            <w:tcW w:w="909" w:type="dxa"/>
            <w:shd w:val="clear" w:color="auto" w:fill="D9D9D9"/>
          </w:tcPr>
          <w:p w14:paraId="263764CE" w14:textId="77777777" w:rsidR="00B11855" w:rsidRPr="001F42D3" w:rsidRDefault="003D003E" w:rsidP="00386C6C">
            <w:pPr>
              <w:pStyle w:val="TableEntryHeader"/>
            </w:pPr>
            <w:r w:rsidRPr="001F42D3">
              <w:t>SEQ</w:t>
            </w:r>
          </w:p>
        </w:tc>
        <w:tc>
          <w:tcPr>
            <w:tcW w:w="1260" w:type="dxa"/>
            <w:shd w:val="clear" w:color="auto" w:fill="D9D9D9"/>
          </w:tcPr>
          <w:p w14:paraId="36230449" w14:textId="77777777" w:rsidR="00B11855" w:rsidRPr="001F42D3" w:rsidRDefault="003D003E" w:rsidP="00386C6C">
            <w:pPr>
              <w:pStyle w:val="TableEntryHeader"/>
            </w:pPr>
            <w:r w:rsidRPr="001F42D3">
              <w:t>LEN</w:t>
            </w:r>
          </w:p>
        </w:tc>
        <w:tc>
          <w:tcPr>
            <w:tcW w:w="900" w:type="dxa"/>
            <w:shd w:val="clear" w:color="auto" w:fill="D9D9D9"/>
          </w:tcPr>
          <w:p w14:paraId="78682900" w14:textId="77777777" w:rsidR="00B11855" w:rsidRPr="001F42D3" w:rsidRDefault="003D003E" w:rsidP="00386C6C">
            <w:pPr>
              <w:pStyle w:val="TableEntryHeader"/>
            </w:pPr>
            <w:r w:rsidRPr="001F42D3">
              <w:t>DT</w:t>
            </w:r>
          </w:p>
        </w:tc>
        <w:tc>
          <w:tcPr>
            <w:tcW w:w="1080" w:type="dxa"/>
            <w:shd w:val="clear" w:color="auto" w:fill="D9D9D9"/>
          </w:tcPr>
          <w:p w14:paraId="4EF9E5F3" w14:textId="77777777" w:rsidR="00B11855" w:rsidRPr="001F42D3" w:rsidRDefault="003D003E" w:rsidP="00386C6C">
            <w:pPr>
              <w:pStyle w:val="TableEntryHeader"/>
            </w:pPr>
            <w:r w:rsidRPr="001F42D3">
              <w:t>Usage</w:t>
            </w:r>
          </w:p>
        </w:tc>
        <w:tc>
          <w:tcPr>
            <w:tcW w:w="990" w:type="dxa"/>
            <w:shd w:val="clear" w:color="auto" w:fill="D9D9D9"/>
          </w:tcPr>
          <w:p w14:paraId="63F78C58" w14:textId="77777777" w:rsidR="00B11855" w:rsidRPr="001F42D3" w:rsidRDefault="003D003E" w:rsidP="00386C6C">
            <w:pPr>
              <w:pStyle w:val="TableEntryHeader"/>
            </w:pPr>
            <w:r w:rsidRPr="001F42D3">
              <w:t>Card.</w:t>
            </w:r>
          </w:p>
        </w:tc>
        <w:tc>
          <w:tcPr>
            <w:tcW w:w="911" w:type="dxa"/>
            <w:shd w:val="clear" w:color="auto" w:fill="D9D9D9"/>
          </w:tcPr>
          <w:p w14:paraId="2ACFE97B" w14:textId="77777777" w:rsidR="00B11855" w:rsidRPr="001F42D3" w:rsidRDefault="003D003E" w:rsidP="00386C6C">
            <w:pPr>
              <w:pStyle w:val="TableEntryHeader"/>
            </w:pPr>
            <w:r w:rsidRPr="001F42D3">
              <w:t>TBL#</w:t>
            </w:r>
          </w:p>
        </w:tc>
        <w:tc>
          <w:tcPr>
            <w:tcW w:w="2968" w:type="dxa"/>
            <w:shd w:val="clear" w:color="auto" w:fill="D9D9D9"/>
          </w:tcPr>
          <w:p w14:paraId="053CE18A" w14:textId="77777777" w:rsidR="00B11855" w:rsidRPr="001F42D3" w:rsidRDefault="003D003E" w:rsidP="00386C6C">
            <w:pPr>
              <w:pStyle w:val="TableEntryHeader"/>
            </w:pPr>
            <w:r w:rsidRPr="001F42D3">
              <w:t>Component name</w:t>
            </w:r>
          </w:p>
        </w:tc>
      </w:tr>
      <w:tr w:rsidR="00C40FD5" w:rsidRPr="001F42D3" w14:paraId="2FC8130B" w14:textId="77777777" w:rsidTr="00A92110">
        <w:trPr>
          <w:cantSplit/>
          <w:jc w:val="center"/>
        </w:trPr>
        <w:tc>
          <w:tcPr>
            <w:tcW w:w="909" w:type="dxa"/>
          </w:tcPr>
          <w:p w14:paraId="56FECA94" w14:textId="77777777" w:rsidR="00B11855" w:rsidRPr="001F42D3" w:rsidRDefault="003D003E" w:rsidP="00386C6C">
            <w:pPr>
              <w:pStyle w:val="TableEntry"/>
            </w:pPr>
            <w:r w:rsidRPr="001F42D3">
              <w:t>1</w:t>
            </w:r>
          </w:p>
        </w:tc>
        <w:tc>
          <w:tcPr>
            <w:tcW w:w="1260" w:type="dxa"/>
          </w:tcPr>
          <w:p w14:paraId="07AE6EC7" w14:textId="77777777" w:rsidR="00B11855" w:rsidRPr="001F42D3" w:rsidRDefault="003D003E" w:rsidP="00386C6C">
            <w:pPr>
              <w:pStyle w:val="TableEntry"/>
            </w:pPr>
            <w:r w:rsidRPr="001F42D3">
              <w:t>40 (See Note)</w:t>
            </w:r>
          </w:p>
        </w:tc>
        <w:tc>
          <w:tcPr>
            <w:tcW w:w="900" w:type="dxa"/>
          </w:tcPr>
          <w:p w14:paraId="49DC880F" w14:textId="77777777" w:rsidR="00B11855" w:rsidRPr="001F42D3" w:rsidRDefault="003D003E" w:rsidP="00386C6C">
            <w:pPr>
              <w:pStyle w:val="TableEntry"/>
            </w:pPr>
            <w:r w:rsidRPr="001F42D3">
              <w:t>ST</w:t>
            </w:r>
          </w:p>
        </w:tc>
        <w:tc>
          <w:tcPr>
            <w:tcW w:w="1080" w:type="dxa"/>
          </w:tcPr>
          <w:p w14:paraId="2C5C7108" w14:textId="77777777" w:rsidR="00B11855" w:rsidRPr="001F42D3" w:rsidRDefault="003D003E" w:rsidP="00386C6C">
            <w:pPr>
              <w:pStyle w:val="TableEntry"/>
            </w:pPr>
            <w:r w:rsidRPr="001F42D3">
              <w:t>RE</w:t>
            </w:r>
          </w:p>
        </w:tc>
        <w:tc>
          <w:tcPr>
            <w:tcW w:w="990" w:type="dxa"/>
          </w:tcPr>
          <w:p w14:paraId="7169019E" w14:textId="77777777" w:rsidR="00B11855" w:rsidRPr="001F42D3" w:rsidRDefault="003D003E" w:rsidP="00386C6C">
            <w:pPr>
              <w:pStyle w:val="TableEntry"/>
            </w:pPr>
            <w:r w:rsidRPr="001F42D3">
              <w:t>[0..1]</w:t>
            </w:r>
          </w:p>
        </w:tc>
        <w:tc>
          <w:tcPr>
            <w:tcW w:w="911" w:type="dxa"/>
          </w:tcPr>
          <w:p w14:paraId="646FEFB3" w14:textId="77777777" w:rsidR="00B11855" w:rsidRPr="001F42D3" w:rsidRDefault="00B11855" w:rsidP="00386C6C">
            <w:pPr>
              <w:pStyle w:val="TableEntry"/>
            </w:pPr>
          </w:p>
        </w:tc>
        <w:tc>
          <w:tcPr>
            <w:tcW w:w="2968" w:type="dxa"/>
          </w:tcPr>
          <w:p w14:paraId="354B960C" w14:textId="77777777" w:rsidR="00B11855" w:rsidRPr="001F42D3" w:rsidRDefault="003D003E" w:rsidP="00386C6C">
            <w:pPr>
              <w:pStyle w:val="TableEntry"/>
            </w:pPr>
            <w:r w:rsidRPr="001F42D3">
              <w:t>Identifier</w:t>
            </w:r>
          </w:p>
        </w:tc>
      </w:tr>
      <w:tr w:rsidR="00C40FD5" w:rsidRPr="001F42D3" w14:paraId="57B6D82A" w14:textId="77777777" w:rsidTr="00A92110">
        <w:trPr>
          <w:cantSplit/>
          <w:jc w:val="center"/>
        </w:trPr>
        <w:tc>
          <w:tcPr>
            <w:tcW w:w="909" w:type="dxa"/>
          </w:tcPr>
          <w:p w14:paraId="298F47D1" w14:textId="77777777" w:rsidR="00B11855" w:rsidRPr="001F42D3" w:rsidRDefault="003D003E" w:rsidP="00386C6C">
            <w:pPr>
              <w:pStyle w:val="TableEntry"/>
            </w:pPr>
            <w:r w:rsidRPr="001F42D3">
              <w:t>2</w:t>
            </w:r>
          </w:p>
        </w:tc>
        <w:tc>
          <w:tcPr>
            <w:tcW w:w="1260" w:type="dxa"/>
          </w:tcPr>
          <w:p w14:paraId="78C2E6F4" w14:textId="77777777" w:rsidR="00B11855" w:rsidRPr="001F42D3" w:rsidRDefault="003D003E" w:rsidP="00386C6C">
            <w:pPr>
              <w:pStyle w:val="TableEntry"/>
            </w:pPr>
            <w:r w:rsidRPr="001F42D3">
              <w:t>199</w:t>
            </w:r>
          </w:p>
        </w:tc>
        <w:tc>
          <w:tcPr>
            <w:tcW w:w="900" w:type="dxa"/>
          </w:tcPr>
          <w:p w14:paraId="68230A29" w14:textId="77777777" w:rsidR="00B11855" w:rsidRPr="001F42D3" w:rsidRDefault="003D003E" w:rsidP="00386C6C">
            <w:pPr>
              <w:pStyle w:val="TableEntry"/>
            </w:pPr>
            <w:r w:rsidRPr="001F42D3">
              <w:t>ST</w:t>
            </w:r>
          </w:p>
        </w:tc>
        <w:tc>
          <w:tcPr>
            <w:tcW w:w="1080" w:type="dxa"/>
          </w:tcPr>
          <w:p w14:paraId="2349B9E9" w14:textId="77777777" w:rsidR="00B11855" w:rsidRPr="001F42D3" w:rsidRDefault="003D003E" w:rsidP="00386C6C">
            <w:pPr>
              <w:pStyle w:val="TableEntry"/>
            </w:pPr>
            <w:r w:rsidRPr="001F42D3">
              <w:t>R</w:t>
            </w:r>
          </w:p>
        </w:tc>
        <w:tc>
          <w:tcPr>
            <w:tcW w:w="990" w:type="dxa"/>
          </w:tcPr>
          <w:p w14:paraId="5E6DF284" w14:textId="77777777" w:rsidR="00B11855" w:rsidRPr="001F42D3" w:rsidRDefault="003D003E" w:rsidP="00386C6C">
            <w:pPr>
              <w:pStyle w:val="TableEntry"/>
            </w:pPr>
            <w:r w:rsidRPr="001F42D3">
              <w:t>[1..1]</w:t>
            </w:r>
          </w:p>
        </w:tc>
        <w:tc>
          <w:tcPr>
            <w:tcW w:w="911" w:type="dxa"/>
          </w:tcPr>
          <w:p w14:paraId="3AFD87BF" w14:textId="77777777" w:rsidR="00B11855" w:rsidRPr="001F42D3" w:rsidRDefault="00B11855" w:rsidP="00386C6C">
            <w:pPr>
              <w:pStyle w:val="TableEntry"/>
            </w:pPr>
          </w:p>
        </w:tc>
        <w:tc>
          <w:tcPr>
            <w:tcW w:w="2968" w:type="dxa"/>
          </w:tcPr>
          <w:p w14:paraId="2B4D8367" w14:textId="77777777" w:rsidR="00B11855" w:rsidRPr="001F42D3" w:rsidRDefault="003D003E" w:rsidP="00386C6C">
            <w:pPr>
              <w:pStyle w:val="TableEntry"/>
            </w:pPr>
            <w:r w:rsidRPr="001F42D3">
              <w:t>Text</w:t>
            </w:r>
          </w:p>
        </w:tc>
      </w:tr>
      <w:tr w:rsidR="00C40FD5" w:rsidRPr="001F42D3" w14:paraId="1652F2F8" w14:textId="77777777" w:rsidTr="00A92110">
        <w:trPr>
          <w:cantSplit/>
          <w:jc w:val="center"/>
        </w:trPr>
        <w:tc>
          <w:tcPr>
            <w:tcW w:w="909" w:type="dxa"/>
          </w:tcPr>
          <w:p w14:paraId="1C8FA39E" w14:textId="77777777" w:rsidR="00B11855" w:rsidRPr="001F42D3" w:rsidRDefault="003D003E" w:rsidP="00386C6C">
            <w:pPr>
              <w:pStyle w:val="TableEntry"/>
            </w:pPr>
            <w:r w:rsidRPr="001F42D3">
              <w:t>3</w:t>
            </w:r>
          </w:p>
        </w:tc>
        <w:tc>
          <w:tcPr>
            <w:tcW w:w="1260" w:type="dxa"/>
          </w:tcPr>
          <w:p w14:paraId="4D84AE81" w14:textId="77777777" w:rsidR="00B11855" w:rsidRPr="001F42D3" w:rsidRDefault="003D003E" w:rsidP="00386C6C">
            <w:pPr>
              <w:pStyle w:val="TableEntry"/>
            </w:pPr>
            <w:r w:rsidRPr="001F42D3">
              <w:t>20</w:t>
            </w:r>
          </w:p>
        </w:tc>
        <w:tc>
          <w:tcPr>
            <w:tcW w:w="900" w:type="dxa"/>
          </w:tcPr>
          <w:p w14:paraId="762756FD" w14:textId="77777777" w:rsidR="00B11855" w:rsidRPr="001F42D3" w:rsidRDefault="003D003E" w:rsidP="00386C6C">
            <w:pPr>
              <w:pStyle w:val="TableEntry"/>
            </w:pPr>
            <w:r w:rsidRPr="001F42D3">
              <w:t>ID</w:t>
            </w:r>
          </w:p>
        </w:tc>
        <w:tc>
          <w:tcPr>
            <w:tcW w:w="1080" w:type="dxa"/>
          </w:tcPr>
          <w:p w14:paraId="5E4116BA" w14:textId="77777777" w:rsidR="00B11855" w:rsidRPr="001F42D3" w:rsidRDefault="003D003E" w:rsidP="00386C6C">
            <w:pPr>
              <w:pStyle w:val="TableEntry"/>
            </w:pPr>
            <w:r w:rsidRPr="001F42D3">
              <w:t>RE</w:t>
            </w:r>
          </w:p>
        </w:tc>
        <w:tc>
          <w:tcPr>
            <w:tcW w:w="990" w:type="dxa"/>
          </w:tcPr>
          <w:p w14:paraId="0211D04A" w14:textId="77777777" w:rsidR="00B11855" w:rsidRPr="001F42D3" w:rsidRDefault="003D003E" w:rsidP="00386C6C">
            <w:pPr>
              <w:pStyle w:val="TableEntry"/>
            </w:pPr>
            <w:r w:rsidRPr="001F42D3">
              <w:t>[0..1]</w:t>
            </w:r>
          </w:p>
        </w:tc>
        <w:tc>
          <w:tcPr>
            <w:tcW w:w="911" w:type="dxa"/>
          </w:tcPr>
          <w:p w14:paraId="00705DE2" w14:textId="77777777" w:rsidR="00B11855" w:rsidRPr="001F42D3" w:rsidRDefault="003D003E" w:rsidP="00386C6C">
            <w:pPr>
              <w:pStyle w:val="TableEntry"/>
            </w:pPr>
            <w:r w:rsidRPr="001F42D3">
              <w:t>0396</w:t>
            </w:r>
          </w:p>
        </w:tc>
        <w:tc>
          <w:tcPr>
            <w:tcW w:w="2968" w:type="dxa"/>
          </w:tcPr>
          <w:p w14:paraId="71CE6704" w14:textId="77777777" w:rsidR="00B11855" w:rsidRPr="001F42D3" w:rsidRDefault="003D003E" w:rsidP="00386C6C">
            <w:pPr>
              <w:pStyle w:val="TableEntry"/>
            </w:pPr>
            <w:r w:rsidRPr="001F42D3">
              <w:t>Name of Coding System</w:t>
            </w:r>
          </w:p>
        </w:tc>
      </w:tr>
      <w:tr w:rsidR="00C40FD5" w:rsidRPr="001F42D3" w14:paraId="0F41EBAB" w14:textId="77777777" w:rsidTr="00A92110">
        <w:trPr>
          <w:cantSplit/>
          <w:jc w:val="center"/>
        </w:trPr>
        <w:tc>
          <w:tcPr>
            <w:tcW w:w="909" w:type="dxa"/>
          </w:tcPr>
          <w:p w14:paraId="073FD7C2" w14:textId="77777777" w:rsidR="00B11855" w:rsidRPr="001F42D3" w:rsidRDefault="003D003E" w:rsidP="00386C6C">
            <w:pPr>
              <w:pStyle w:val="TableEntry"/>
            </w:pPr>
            <w:r w:rsidRPr="001F42D3">
              <w:t>4</w:t>
            </w:r>
          </w:p>
        </w:tc>
        <w:tc>
          <w:tcPr>
            <w:tcW w:w="1260" w:type="dxa"/>
          </w:tcPr>
          <w:p w14:paraId="3744E1C7" w14:textId="77777777" w:rsidR="00B11855" w:rsidRPr="001F42D3" w:rsidRDefault="003D003E" w:rsidP="00386C6C">
            <w:pPr>
              <w:pStyle w:val="TableEntry"/>
            </w:pPr>
            <w:r w:rsidRPr="001F42D3">
              <w:t>20</w:t>
            </w:r>
          </w:p>
        </w:tc>
        <w:tc>
          <w:tcPr>
            <w:tcW w:w="900" w:type="dxa"/>
          </w:tcPr>
          <w:p w14:paraId="689660E3" w14:textId="77777777" w:rsidR="00B11855" w:rsidRPr="001F42D3" w:rsidRDefault="003D003E" w:rsidP="00386C6C">
            <w:pPr>
              <w:pStyle w:val="TableEntry"/>
            </w:pPr>
            <w:r w:rsidRPr="001F42D3">
              <w:t>ST</w:t>
            </w:r>
          </w:p>
        </w:tc>
        <w:tc>
          <w:tcPr>
            <w:tcW w:w="1080" w:type="dxa"/>
          </w:tcPr>
          <w:p w14:paraId="6C0FDD3F" w14:textId="77777777" w:rsidR="00B11855" w:rsidRPr="001F42D3" w:rsidRDefault="003D003E" w:rsidP="00386C6C">
            <w:pPr>
              <w:pStyle w:val="TableEntry"/>
            </w:pPr>
            <w:r w:rsidRPr="001F42D3">
              <w:t>RE</w:t>
            </w:r>
          </w:p>
        </w:tc>
        <w:tc>
          <w:tcPr>
            <w:tcW w:w="990" w:type="dxa"/>
          </w:tcPr>
          <w:p w14:paraId="37A7B299" w14:textId="77777777" w:rsidR="00B11855" w:rsidRPr="001F42D3" w:rsidRDefault="003D003E" w:rsidP="00386C6C">
            <w:pPr>
              <w:pStyle w:val="TableEntry"/>
            </w:pPr>
            <w:r w:rsidRPr="001F42D3">
              <w:t>[0..1]</w:t>
            </w:r>
          </w:p>
        </w:tc>
        <w:tc>
          <w:tcPr>
            <w:tcW w:w="911" w:type="dxa"/>
          </w:tcPr>
          <w:p w14:paraId="377B6309" w14:textId="77777777" w:rsidR="00B11855" w:rsidRPr="001F42D3" w:rsidRDefault="00B11855" w:rsidP="00386C6C">
            <w:pPr>
              <w:pStyle w:val="TableEntry"/>
            </w:pPr>
          </w:p>
        </w:tc>
        <w:tc>
          <w:tcPr>
            <w:tcW w:w="2968" w:type="dxa"/>
          </w:tcPr>
          <w:p w14:paraId="139326BD" w14:textId="77777777" w:rsidR="00B11855" w:rsidRPr="001F42D3" w:rsidRDefault="003D003E" w:rsidP="00386C6C">
            <w:pPr>
              <w:pStyle w:val="TableEntry"/>
            </w:pPr>
            <w:r w:rsidRPr="001F42D3">
              <w:t>Alternate Identifier</w:t>
            </w:r>
          </w:p>
        </w:tc>
      </w:tr>
      <w:tr w:rsidR="00C40FD5" w:rsidRPr="001F42D3" w14:paraId="38F1D5DD" w14:textId="77777777" w:rsidTr="00A92110">
        <w:trPr>
          <w:cantSplit/>
          <w:jc w:val="center"/>
        </w:trPr>
        <w:tc>
          <w:tcPr>
            <w:tcW w:w="909" w:type="dxa"/>
          </w:tcPr>
          <w:p w14:paraId="6EFAABC7" w14:textId="77777777" w:rsidR="00B11855" w:rsidRPr="001F42D3" w:rsidRDefault="003D003E" w:rsidP="00386C6C">
            <w:pPr>
              <w:pStyle w:val="TableEntry"/>
            </w:pPr>
            <w:r w:rsidRPr="001F42D3">
              <w:t>5</w:t>
            </w:r>
          </w:p>
        </w:tc>
        <w:tc>
          <w:tcPr>
            <w:tcW w:w="1260" w:type="dxa"/>
          </w:tcPr>
          <w:p w14:paraId="219CD506" w14:textId="77777777" w:rsidR="00B11855" w:rsidRPr="001F42D3" w:rsidRDefault="003D003E" w:rsidP="00386C6C">
            <w:pPr>
              <w:pStyle w:val="TableEntry"/>
            </w:pPr>
            <w:r w:rsidRPr="001F42D3">
              <w:t>199</w:t>
            </w:r>
          </w:p>
        </w:tc>
        <w:tc>
          <w:tcPr>
            <w:tcW w:w="900" w:type="dxa"/>
          </w:tcPr>
          <w:p w14:paraId="18A51808" w14:textId="77777777" w:rsidR="00B11855" w:rsidRPr="001F42D3" w:rsidRDefault="003D003E" w:rsidP="00386C6C">
            <w:pPr>
              <w:pStyle w:val="TableEntry"/>
            </w:pPr>
            <w:r w:rsidRPr="001F42D3">
              <w:t>ST</w:t>
            </w:r>
          </w:p>
        </w:tc>
        <w:tc>
          <w:tcPr>
            <w:tcW w:w="1080" w:type="dxa"/>
          </w:tcPr>
          <w:p w14:paraId="10979E03" w14:textId="77777777" w:rsidR="00B11855" w:rsidRPr="001F42D3" w:rsidRDefault="003D003E" w:rsidP="00386C6C">
            <w:pPr>
              <w:pStyle w:val="TableEntry"/>
            </w:pPr>
            <w:r w:rsidRPr="001F42D3">
              <w:t>RE</w:t>
            </w:r>
          </w:p>
        </w:tc>
        <w:tc>
          <w:tcPr>
            <w:tcW w:w="990" w:type="dxa"/>
          </w:tcPr>
          <w:p w14:paraId="239587EC" w14:textId="77777777" w:rsidR="00B11855" w:rsidRPr="001F42D3" w:rsidRDefault="003D003E" w:rsidP="00386C6C">
            <w:pPr>
              <w:pStyle w:val="TableEntry"/>
            </w:pPr>
            <w:r w:rsidRPr="001F42D3">
              <w:t>[0..1]</w:t>
            </w:r>
          </w:p>
        </w:tc>
        <w:tc>
          <w:tcPr>
            <w:tcW w:w="911" w:type="dxa"/>
          </w:tcPr>
          <w:p w14:paraId="3A8C305E" w14:textId="77777777" w:rsidR="00B11855" w:rsidRPr="001F42D3" w:rsidRDefault="00B11855" w:rsidP="00386C6C">
            <w:pPr>
              <w:pStyle w:val="TableEntry"/>
            </w:pPr>
          </w:p>
        </w:tc>
        <w:tc>
          <w:tcPr>
            <w:tcW w:w="2968" w:type="dxa"/>
          </w:tcPr>
          <w:p w14:paraId="2F285280" w14:textId="77777777" w:rsidR="00B11855" w:rsidRPr="001F42D3" w:rsidRDefault="003D003E" w:rsidP="00386C6C">
            <w:pPr>
              <w:pStyle w:val="TableEntry"/>
            </w:pPr>
            <w:r w:rsidRPr="001F42D3">
              <w:t>Alternate Text</w:t>
            </w:r>
          </w:p>
        </w:tc>
      </w:tr>
      <w:tr w:rsidR="00C40FD5" w:rsidRPr="001F42D3" w14:paraId="73D3CD35" w14:textId="77777777" w:rsidTr="00A92110">
        <w:trPr>
          <w:cantSplit/>
          <w:jc w:val="center"/>
        </w:trPr>
        <w:tc>
          <w:tcPr>
            <w:tcW w:w="909" w:type="dxa"/>
          </w:tcPr>
          <w:p w14:paraId="30A63F33" w14:textId="77777777" w:rsidR="00B11855" w:rsidRPr="001F42D3" w:rsidRDefault="003D003E" w:rsidP="00386C6C">
            <w:pPr>
              <w:pStyle w:val="TableEntry"/>
            </w:pPr>
            <w:r w:rsidRPr="001F42D3">
              <w:t>6</w:t>
            </w:r>
          </w:p>
        </w:tc>
        <w:tc>
          <w:tcPr>
            <w:tcW w:w="1260" w:type="dxa"/>
          </w:tcPr>
          <w:p w14:paraId="74D35F0A" w14:textId="77777777" w:rsidR="00B11855" w:rsidRPr="001F42D3" w:rsidRDefault="003D003E" w:rsidP="00386C6C">
            <w:pPr>
              <w:pStyle w:val="TableEntry"/>
            </w:pPr>
            <w:r w:rsidRPr="001F42D3">
              <w:t>20</w:t>
            </w:r>
          </w:p>
        </w:tc>
        <w:tc>
          <w:tcPr>
            <w:tcW w:w="900" w:type="dxa"/>
          </w:tcPr>
          <w:p w14:paraId="6BF208D4" w14:textId="77777777" w:rsidR="00B11855" w:rsidRPr="001F42D3" w:rsidRDefault="003D003E" w:rsidP="00386C6C">
            <w:pPr>
              <w:pStyle w:val="TableEntry"/>
            </w:pPr>
            <w:r w:rsidRPr="001F42D3">
              <w:t>ID</w:t>
            </w:r>
          </w:p>
        </w:tc>
        <w:tc>
          <w:tcPr>
            <w:tcW w:w="1080" w:type="dxa"/>
          </w:tcPr>
          <w:p w14:paraId="3F499325" w14:textId="77777777" w:rsidR="00B11855" w:rsidRPr="001F42D3" w:rsidRDefault="003D003E" w:rsidP="00386C6C">
            <w:pPr>
              <w:pStyle w:val="TableEntry"/>
            </w:pPr>
            <w:r w:rsidRPr="001F42D3">
              <w:t>RE</w:t>
            </w:r>
          </w:p>
        </w:tc>
        <w:tc>
          <w:tcPr>
            <w:tcW w:w="990" w:type="dxa"/>
          </w:tcPr>
          <w:p w14:paraId="049EBC1A" w14:textId="77777777" w:rsidR="00B11855" w:rsidRPr="001F42D3" w:rsidRDefault="003D003E" w:rsidP="00386C6C">
            <w:pPr>
              <w:pStyle w:val="TableEntry"/>
            </w:pPr>
            <w:r w:rsidRPr="001F42D3">
              <w:t>[0..1]</w:t>
            </w:r>
          </w:p>
        </w:tc>
        <w:tc>
          <w:tcPr>
            <w:tcW w:w="911" w:type="dxa"/>
          </w:tcPr>
          <w:p w14:paraId="58A2D3C3" w14:textId="77777777" w:rsidR="00B11855" w:rsidRPr="001F42D3" w:rsidRDefault="003D003E" w:rsidP="00386C6C">
            <w:pPr>
              <w:pStyle w:val="TableEntry"/>
            </w:pPr>
            <w:r w:rsidRPr="001F42D3">
              <w:t>0396</w:t>
            </w:r>
          </w:p>
        </w:tc>
        <w:tc>
          <w:tcPr>
            <w:tcW w:w="2968" w:type="dxa"/>
          </w:tcPr>
          <w:p w14:paraId="79A2C105" w14:textId="77777777" w:rsidR="00B11855" w:rsidRPr="001F42D3" w:rsidRDefault="003D003E" w:rsidP="00386C6C">
            <w:pPr>
              <w:pStyle w:val="TableEntry"/>
            </w:pPr>
            <w:r w:rsidRPr="001F42D3">
              <w:t>Name of Alternate Coding System</w:t>
            </w:r>
          </w:p>
        </w:tc>
      </w:tr>
      <w:tr w:rsidR="00C40FD5" w:rsidRPr="001F42D3" w14:paraId="62BE638A" w14:textId="77777777" w:rsidTr="00A92110">
        <w:trPr>
          <w:cantSplit/>
          <w:jc w:val="center"/>
        </w:trPr>
        <w:tc>
          <w:tcPr>
            <w:tcW w:w="909" w:type="dxa"/>
          </w:tcPr>
          <w:p w14:paraId="1F7455C7" w14:textId="77777777" w:rsidR="00B11855" w:rsidRPr="001F42D3" w:rsidRDefault="003D003E" w:rsidP="00386C6C">
            <w:pPr>
              <w:pStyle w:val="TableEntry"/>
            </w:pPr>
            <w:r w:rsidRPr="001F42D3">
              <w:t>7</w:t>
            </w:r>
          </w:p>
        </w:tc>
        <w:tc>
          <w:tcPr>
            <w:tcW w:w="1260" w:type="dxa"/>
          </w:tcPr>
          <w:p w14:paraId="4D0B7FF2" w14:textId="77777777" w:rsidR="00B11855" w:rsidRPr="001F42D3" w:rsidRDefault="003D003E" w:rsidP="00386C6C">
            <w:pPr>
              <w:pStyle w:val="TableEntry"/>
            </w:pPr>
            <w:r w:rsidRPr="001F42D3">
              <w:t>10</w:t>
            </w:r>
          </w:p>
        </w:tc>
        <w:tc>
          <w:tcPr>
            <w:tcW w:w="900" w:type="dxa"/>
          </w:tcPr>
          <w:p w14:paraId="4D3839C9" w14:textId="77777777" w:rsidR="00B11855" w:rsidRPr="001F42D3" w:rsidRDefault="003D003E" w:rsidP="00386C6C">
            <w:pPr>
              <w:pStyle w:val="TableEntry"/>
            </w:pPr>
            <w:r w:rsidRPr="001F42D3">
              <w:t>ST</w:t>
            </w:r>
          </w:p>
        </w:tc>
        <w:tc>
          <w:tcPr>
            <w:tcW w:w="1080" w:type="dxa"/>
          </w:tcPr>
          <w:p w14:paraId="010DA9D1" w14:textId="77777777" w:rsidR="00B11855" w:rsidRPr="001F42D3" w:rsidRDefault="003D003E" w:rsidP="00386C6C">
            <w:pPr>
              <w:pStyle w:val="TableEntry"/>
            </w:pPr>
            <w:r w:rsidRPr="001F42D3">
              <w:t>C</w:t>
            </w:r>
          </w:p>
        </w:tc>
        <w:tc>
          <w:tcPr>
            <w:tcW w:w="990" w:type="dxa"/>
          </w:tcPr>
          <w:p w14:paraId="04386995" w14:textId="77777777" w:rsidR="00B11855" w:rsidRPr="001F42D3" w:rsidRDefault="003D003E" w:rsidP="00386C6C">
            <w:pPr>
              <w:pStyle w:val="TableEntry"/>
            </w:pPr>
            <w:r w:rsidRPr="001F42D3">
              <w:t>[0..1]</w:t>
            </w:r>
          </w:p>
        </w:tc>
        <w:tc>
          <w:tcPr>
            <w:tcW w:w="911" w:type="dxa"/>
          </w:tcPr>
          <w:p w14:paraId="03372485" w14:textId="77777777" w:rsidR="00B11855" w:rsidRPr="001F42D3" w:rsidRDefault="00B11855" w:rsidP="00386C6C">
            <w:pPr>
              <w:pStyle w:val="TableEntry"/>
            </w:pPr>
          </w:p>
        </w:tc>
        <w:tc>
          <w:tcPr>
            <w:tcW w:w="2968" w:type="dxa"/>
          </w:tcPr>
          <w:p w14:paraId="7580A171" w14:textId="77777777" w:rsidR="00B11855" w:rsidRPr="001F42D3" w:rsidRDefault="003D003E" w:rsidP="00386C6C">
            <w:pPr>
              <w:pStyle w:val="TableEntry"/>
            </w:pPr>
            <w:r w:rsidRPr="001F42D3">
              <w:t>Coding System Version ID</w:t>
            </w:r>
          </w:p>
        </w:tc>
      </w:tr>
      <w:tr w:rsidR="00C40FD5" w:rsidRPr="001F42D3" w14:paraId="252D308D" w14:textId="77777777" w:rsidTr="00A92110">
        <w:trPr>
          <w:cantSplit/>
          <w:jc w:val="center"/>
        </w:trPr>
        <w:tc>
          <w:tcPr>
            <w:tcW w:w="909" w:type="dxa"/>
          </w:tcPr>
          <w:p w14:paraId="3CFD8B69" w14:textId="77777777" w:rsidR="00B11855" w:rsidRPr="001F42D3" w:rsidRDefault="003D003E" w:rsidP="00386C6C">
            <w:pPr>
              <w:pStyle w:val="TableEntry"/>
            </w:pPr>
            <w:r w:rsidRPr="001F42D3">
              <w:t>8</w:t>
            </w:r>
          </w:p>
        </w:tc>
        <w:tc>
          <w:tcPr>
            <w:tcW w:w="1260" w:type="dxa"/>
          </w:tcPr>
          <w:p w14:paraId="65DA12A9" w14:textId="77777777" w:rsidR="00B11855" w:rsidRPr="001F42D3" w:rsidRDefault="003D003E" w:rsidP="00386C6C">
            <w:pPr>
              <w:pStyle w:val="TableEntry"/>
            </w:pPr>
            <w:r w:rsidRPr="001F42D3">
              <w:t>10</w:t>
            </w:r>
          </w:p>
        </w:tc>
        <w:tc>
          <w:tcPr>
            <w:tcW w:w="900" w:type="dxa"/>
          </w:tcPr>
          <w:p w14:paraId="7A0ABD39" w14:textId="77777777" w:rsidR="00B11855" w:rsidRPr="001F42D3" w:rsidRDefault="003D003E" w:rsidP="00386C6C">
            <w:pPr>
              <w:pStyle w:val="TableEntry"/>
            </w:pPr>
            <w:r w:rsidRPr="001F42D3">
              <w:t>ST</w:t>
            </w:r>
          </w:p>
        </w:tc>
        <w:tc>
          <w:tcPr>
            <w:tcW w:w="1080" w:type="dxa"/>
          </w:tcPr>
          <w:p w14:paraId="090A4020" w14:textId="77777777" w:rsidR="00B11855" w:rsidRPr="001F42D3" w:rsidRDefault="003D003E" w:rsidP="00386C6C">
            <w:pPr>
              <w:pStyle w:val="TableEntry"/>
            </w:pPr>
            <w:r w:rsidRPr="001F42D3">
              <w:t>O</w:t>
            </w:r>
          </w:p>
        </w:tc>
        <w:tc>
          <w:tcPr>
            <w:tcW w:w="990" w:type="dxa"/>
          </w:tcPr>
          <w:p w14:paraId="694ACE62" w14:textId="77777777" w:rsidR="00B11855" w:rsidRPr="001F42D3" w:rsidRDefault="003D003E" w:rsidP="00386C6C">
            <w:pPr>
              <w:pStyle w:val="TableEntry"/>
            </w:pPr>
            <w:r w:rsidRPr="001F42D3">
              <w:t>[0..1]</w:t>
            </w:r>
          </w:p>
        </w:tc>
        <w:tc>
          <w:tcPr>
            <w:tcW w:w="911" w:type="dxa"/>
          </w:tcPr>
          <w:p w14:paraId="75DC7FBB" w14:textId="77777777" w:rsidR="00B11855" w:rsidRPr="001F42D3" w:rsidRDefault="00B11855" w:rsidP="00386C6C">
            <w:pPr>
              <w:pStyle w:val="TableEntry"/>
            </w:pPr>
          </w:p>
        </w:tc>
        <w:tc>
          <w:tcPr>
            <w:tcW w:w="2968" w:type="dxa"/>
          </w:tcPr>
          <w:p w14:paraId="271D2BFC" w14:textId="77777777" w:rsidR="00B11855" w:rsidRPr="001F42D3" w:rsidRDefault="003D003E" w:rsidP="00386C6C">
            <w:pPr>
              <w:pStyle w:val="TableEntry"/>
            </w:pPr>
            <w:r w:rsidRPr="001F42D3">
              <w:t>Alternate Coding System Version ID</w:t>
            </w:r>
          </w:p>
        </w:tc>
      </w:tr>
      <w:tr w:rsidR="00C40FD5" w:rsidRPr="001F42D3" w14:paraId="6C89527F" w14:textId="77777777" w:rsidTr="00A92110">
        <w:trPr>
          <w:cantSplit/>
          <w:jc w:val="center"/>
        </w:trPr>
        <w:tc>
          <w:tcPr>
            <w:tcW w:w="909" w:type="dxa"/>
          </w:tcPr>
          <w:p w14:paraId="51AC4812" w14:textId="77777777" w:rsidR="00B11855" w:rsidRPr="001F42D3" w:rsidRDefault="003D003E" w:rsidP="00386C6C">
            <w:pPr>
              <w:pStyle w:val="TableEntry"/>
            </w:pPr>
            <w:r w:rsidRPr="001F42D3">
              <w:t>9</w:t>
            </w:r>
          </w:p>
        </w:tc>
        <w:tc>
          <w:tcPr>
            <w:tcW w:w="1260" w:type="dxa"/>
          </w:tcPr>
          <w:p w14:paraId="5955B2E1" w14:textId="77777777" w:rsidR="00B11855" w:rsidRPr="001F42D3" w:rsidRDefault="003D003E" w:rsidP="00386C6C">
            <w:pPr>
              <w:pStyle w:val="TableEntry"/>
            </w:pPr>
            <w:r w:rsidRPr="001F42D3">
              <w:t>199</w:t>
            </w:r>
          </w:p>
        </w:tc>
        <w:tc>
          <w:tcPr>
            <w:tcW w:w="900" w:type="dxa"/>
          </w:tcPr>
          <w:p w14:paraId="47BC417F" w14:textId="77777777" w:rsidR="00B11855" w:rsidRPr="001F42D3" w:rsidRDefault="003D003E" w:rsidP="00386C6C">
            <w:pPr>
              <w:pStyle w:val="TableEntry"/>
            </w:pPr>
            <w:r w:rsidRPr="001F42D3">
              <w:t>ST</w:t>
            </w:r>
          </w:p>
        </w:tc>
        <w:tc>
          <w:tcPr>
            <w:tcW w:w="1080" w:type="dxa"/>
          </w:tcPr>
          <w:p w14:paraId="1C298439" w14:textId="77777777" w:rsidR="00B11855" w:rsidRPr="001F42D3" w:rsidRDefault="003D003E" w:rsidP="00386C6C">
            <w:pPr>
              <w:pStyle w:val="TableEntry"/>
            </w:pPr>
            <w:r w:rsidRPr="001F42D3">
              <w:t>O</w:t>
            </w:r>
          </w:p>
        </w:tc>
        <w:tc>
          <w:tcPr>
            <w:tcW w:w="990" w:type="dxa"/>
          </w:tcPr>
          <w:p w14:paraId="7FC24570" w14:textId="77777777" w:rsidR="00B11855" w:rsidRPr="001F42D3" w:rsidRDefault="003D003E" w:rsidP="00386C6C">
            <w:pPr>
              <w:pStyle w:val="TableEntry"/>
            </w:pPr>
            <w:r w:rsidRPr="001F42D3">
              <w:t>[0..1]</w:t>
            </w:r>
          </w:p>
        </w:tc>
        <w:tc>
          <w:tcPr>
            <w:tcW w:w="911" w:type="dxa"/>
          </w:tcPr>
          <w:p w14:paraId="5AEEC582" w14:textId="77777777" w:rsidR="00B11855" w:rsidRPr="001F42D3" w:rsidRDefault="00B11855" w:rsidP="00386C6C">
            <w:pPr>
              <w:pStyle w:val="TableEntry"/>
            </w:pPr>
          </w:p>
        </w:tc>
        <w:tc>
          <w:tcPr>
            <w:tcW w:w="2968" w:type="dxa"/>
          </w:tcPr>
          <w:p w14:paraId="151BF4C1" w14:textId="77777777" w:rsidR="00B11855" w:rsidRPr="001F42D3" w:rsidRDefault="003D003E" w:rsidP="00386C6C">
            <w:pPr>
              <w:pStyle w:val="TableEntry"/>
            </w:pPr>
            <w:r w:rsidRPr="001F42D3">
              <w:t>Original Text</w:t>
            </w:r>
          </w:p>
        </w:tc>
      </w:tr>
    </w:tbl>
    <w:p w14:paraId="6B2ECFCA" w14:textId="558A5821" w:rsidR="00B11855" w:rsidRPr="001F42D3" w:rsidRDefault="003D003E" w:rsidP="00B520F3">
      <w:pPr>
        <w:pStyle w:val="Note"/>
        <w:ind w:left="0" w:hanging="2"/>
      </w:pPr>
      <w:r w:rsidRPr="001F42D3">
        <w:t xml:space="preserve">Note: </w:t>
      </w:r>
      <w:r w:rsidR="006D613E" w:rsidRPr="001F42D3">
        <w:t>HL7</w:t>
      </w:r>
      <w:r w:rsidR="00995105" w:rsidRPr="001F42D3">
        <w:t xml:space="preserve"> </w:t>
      </w:r>
      <w:r w:rsidRPr="001F42D3">
        <w:t>Ch. 2A calls for a length limit of 20 on component 1 of CWE, but some codes required in this Technical Framework are longer, hence this deviation.</w:t>
      </w:r>
    </w:p>
    <w:p w14:paraId="7DE669BF" w14:textId="77777777" w:rsidR="00B11855" w:rsidRPr="001F42D3" w:rsidRDefault="00B11855" w:rsidP="00A92110">
      <w:pPr>
        <w:pStyle w:val="BodyText"/>
      </w:pPr>
    </w:p>
    <w:p w14:paraId="0B73BDD9" w14:textId="1F1479EB" w:rsidR="00B11855" w:rsidRPr="001F42D3" w:rsidRDefault="00D53FC4" w:rsidP="00B34AEB">
      <w:pPr>
        <w:pStyle w:val="Heading2"/>
        <w:numPr>
          <w:ilvl w:val="0"/>
          <w:numId w:val="0"/>
        </w:numPr>
        <w:rPr>
          <w:noProof w:val="0"/>
        </w:rPr>
      </w:pPr>
      <w:bookmarkStart w:id="1995" w:name="_Toc401769874"/>
      <w:bookmarkStart w:id="1996" w:name="_Toc214889793"/>
      <w:r w:rsidRPr="001F42D3">
        <w:rPr>
          <w:noProof w:val="0"/>
        </w:rPr>
        <w:t xml:space="preserve">C.3 </w:t>
      </w:r>
      <w:r w:rsidR="003D003E" w:rsidRPr="001F42D3">
        <w:rPr>
          <w:noProof w:val="0"/>
        </w:rPr>
        <w:t>CX Data Type</w:t>
      </w:r>
      <w:bookmarkEnd w:id="1995"/>
      <w:bookmarkEnd w:id="1996"/>
    </w:p>
    <w:p w14:paraId="26C80825" w14:textId="77777777" w:rsidR="00B11855" w:rsidRPr="001F42D3" w:rsidRDefault="003D003E" w:rsidP="00CF5627">
      <w:pPr>
        <w:pStyle w:val="TableTitle"/>
      </w:pPr>
      <w:r w:rsidRPr="001F42D3">
        <w:t>Table C.3-1: CX-Extended Composite ID with check digit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1188"/>
        <w:gridCol w:w="760"/>
        <w:gridCol w:w="961"/>
        <w:gridCol w:w="1316"/>
        <w:gridCol w:w="861"/>
        <w:gridCol w:w="2834"/>
      </w:tblGrid>
      <w:tr w:rsidR="00C40FD5" w:rsidRPr="001F42D3" w14:paraId="7930C3B1" w14:textId="77777777" w:rsidTr="00A92110">
        <w:trPr>
          <w:cantSplit/>
          <w:tblHeader/>
          <w:jc w:val="center"/>
        </w:trPr>
        <w:tc>
          <w:tcPr>
            <w:tcW w:w="900" w:type="dxa"/>
            <w:shd w:val="clear" w:color="auto" w:fill="D9D9D9"/>
          </w:tcPr>
          <w:p w14:paraId="62ED4230" w14:textId="77777777" w:rsidR="00B11855" w:rsidRPr="001F42D3" w:rsidRDefault="003D003E" w:rsidP="00B520F3">
            <w:pPr>
              <w:pStyle w:val="TableEntryHeader"/>
            </w:pPr>
            <w:r w:rsidRPr="001F42D3">
              <w:t>SEQ</w:t>
            </w:r>
          </w:p>
        </w:tc>
        <w:tc>
          <w:tcPr>
            <w:tcW w:w="1188" w:type="dxa"/>
            <w:shd w:val="clear" w:color="auto" w:fill="D9D9D9"/>
          </w:tcPr>
          <w:p w14:paraId="431127F8" w14:textId="77777777" w:rsidR="00B11855" w:rsidRPr="001F42D3" w:rsidRDefault="003D003E" w:rsidP="00B520F3">
            <w:pPr>
              <w:pStyle w:val="TableEntryHeader"/>
            </w:pPr>
            <w:r w:rsidRPr="001F42D3">
              <w:t>LEN</w:t>
            </w:r>
          </w:p>
        </w:tc>
        <w:tc>
          <w:tcPr>
            <w:tcW w:w="760" w:type="dxa"/>
            <w:shd w:val="clear" w:color="auto" w:fill="D9D9D9"/>
          </w:tcPr>
          <w:p w14:paraId="04372A97" w14:textId="77777777" w:rsidR="00B11855" w:rsidRPr="001F42D3" w:rsidRDefault="003D003E" w:rsidP="00B520F3">
            <w:pPr>
              <w:pStyle w:val="TableEntryHeader"/>
            </w:pPr>
            <w:r w:rsidRPr="001F42D3">
              <w:t>DT</w:t>
            </w:r>
          </w:p>
        </w:tc>
        <w:tc>
          <w:tcPr>
            <w:tcW w:w="961" w:type="dxa"/>
            <w:shd w:val="clear" w:color="auto" w:fill="D9D9D9"/>
          </w:tcPr>
          <w:p w14:paraId="53699FFF" w14:textId="77777777" w:rsidR="00B11855" w:rsidRPr="001F42D3" w:rsidRDefault="003D003E" w:rsidP="00B520F3">
            <w:pPr>
              <w:pStyle w:val="TableEntryHeader"/>
            </w:pPr>
            <w:r w:rsidRPr="001F42D3">
              <w:t>Usage</w:t>
            </w:r>
          </w:p>
        </w:tc>
        <w:tc>
          <w:tcPr>
            <w:tcW w:w="1316" w:type="dxa"/>
            <w:shd w:val="clear" w:color="auto" w:fill="D9D9D9"/>
          </w:tcPr>
          <w:p w14:paraId="162BDBDF" w14:textId="77777777" w:rsidR="00B11855" w:rsidRPr="001F42D3" w:rsidRDefault="003D003E" w:rsidP="00B520F3">
            <w:pPr>
              <w:pStyle w:val="TableEntryHeader"/>
            </w:pPr>
            <w:r w:rsidRPr="001F42D3">
              <w:t>Card.</w:t>
            </w:r>
          </w:p>
        </w:tc>
        <w:tc>
          <w:tcPr>
            <w:tcW w:w="861" w:type="dxa"/>
            <w:shd w:val="clear" w:color="auto" w:fill="D9D9D9"/>
          </w:tcPr>
          <w:p w14:paraId="2B9EB282" w14:textId="77777777" w:rsidR="00B11855" w:rsidRPr="001F42D3" w:rsidRDefault="003D003E" w:rsidP="00B520F3">
            <w:pPr>
              <w:pStyle w:val="TableEntryHeader"/>
            </w:pPr>
            <w:r w:rsidRPr="001F42D3">
              <w:t>TBL#</w:t>
            </w:r>
          </w:p>
        </w:tc>
        <w:tc>
          <w:tcPr>
            <w:tcW w:w="2834" w:type="dxa"/>
            <w:shd w:val="clear" w:color="auto" w:fill="D9D9D9"/>
          </w:tcPr>
          <w:p w14:paraId="0232FD6C" w14:textId="77777777" w:rsidR="00B11855" w:rsidRPr="001F42D3" w:rsidRDefault="003D003E" w:rsidP="00B520F3">
            <w:pPr>
              <w:pStyle w:val="TableEntryHeader"/>
            </w:pPr>
            <w:r w:rsidRPr="001F42D3">
              <w:t>Component name</w:t>
            </w:r>
          </w:p>
        </w:tc>
      </w:tr>
      <w:tr w:rsidR="00C40FD5" w:rsidRPr="001F42D3" w14:paraId="18F0D4F0" w14:textId="77777777" w:rsidTr="00A92110">
        <w:trPr>
          <w:cantSplit/>
          <w:jc w:val="center"/>
        </w:trPr>
        <w:tc>
          <w:tcPr>
            <w:tcW w:w="900" w:type="dxa"/>
          </w:tcPr>
          <w:p w14:paraId="5ED044A1" w14:textId="77777777" w:rsidR="00B11855" w:rsidRPr="001F42D3" w:rsidRDefault="003D003E" w:rsidP="00B520F3">
            <w:pPr>
              <w:pStyle w:val="TableEntry"/>
            </w:pPr>
            <w:r w:rsidRPr="001F42D3">
              <w:t>1</w:t>
            </w:r>
          </w:p>
        </w:tc>
        <w:tc>
          <w:tcPr>
            <w:tcW w:w="1188" w:type="dxa"/>
          </w:tcPr>
          <w:p w14:paraId="76E5B179" w14:textId="77777777" w:rsidR="00B11855" w:rsidRPr="001F42D3" w:rsidRDefault="003D003E" w:rsidP="00B520F3">
            <w:pPr>
              <w:pStyle w:val="TableEntry"/>
            </w:pPr>
            <w:r w:rsidRPr="001F42D3">
              <w:t>15</w:t>
            </w:r>
          </w:p>
        </w:tc>
        <w:tc>
          <w:tcPr>
            <w:tcW w:w="760" w:type="dxa"/>
          </w:tcPr>
          <w:p w14:paraId="64D658C1" w14:textId="77777777" w:rsidR="00B11855" w:rsidRPr="001F42D3" w:rsidRDefault="003D003E" w:rsidP="00B520F3">
            <w:pPr>
              <w:pStyle w:val="TableEntry"/>
            </w:pPr>
            <w:r w:rsidRPr="001F42D3">
              <w:t>ST</w:t>
            </w:r>
          </w:p>
        </w:tc>
        <w:tc>
          <w:tcPr>
            <w:tcW w:w="961" w:type="dxa"/>
          </w:tcPr>
          <w:p w14:paraId="0E17D03D" w14:textId="77777777" w:rsidR="00B11855" w:rsidRPr="001F42D3" w:rsidRDefault="003D003E" w:rsidP="00B520F3">
            <w:pPr>
              <w:pStyle w:val="TableEntry"/>
            </w:pPr>
            <w:r w:rsidRPr="001F42D3">
              <w:t>R</w:t>
            </w:r>
          </w:p>
        </w:tc>
        <w:tc>
          <w:tcPr>
            <w:tcW w:w="1316" w:type="dxa"/>
          </w:tcPr>
          <w:p w14:paraId="429C6BC2" w14:textId="77777777" w:rsidR="00B11855" w:rsidRPr="001F42D3" w:rsidRDefault="003D003E" w:rsidP="00B520F3">
            <w:pPr>
              <w:pStyle w:val="TableEntry"/>
            </w:pPr>
            <w:r w:rsidRPr="001F42D3">
              <w:t>[1..1]</w:t>
            </w:r>
          </w:p>
        </w:tc>
        <w:tc>
          <w:tcPr>
            <w:tcW w:w="861" w:type="dxa"/>
          </w:tcPr>
          <w:p w14:paraId="05DEC2C7" w14:textId="77777777" w:rsidR="00B11855" w:rsidRPr="001F42D3" w:rsidRDefault="00B11855" w:rsidP="00B520F3">
            <w:pPr>
              <w:pStyle w:val="TableEntry"/>
            </w:pPr>
          </w:p>
        </w:tc>
        <w:tc>
          <w:tcPr>
            <w:tcW w:w="2834" w:type="dxa"/>
          </w:tcPr>
          <w:p w14:paraId="4DE302D7" w14:textId="77777777" w:rsidR="00B11855" w:rsidRPr="001F42D3" w:rsidRDefault="003D003E" w:rsidP="00B520F3">
            <w:pPr>
              <w:pStyle w:val="TableEntry"/>
            </w:pPr>
            <w:r w:rsidRPr="001F42D3">
              <w:t>ID Number</w:t>
            </w:r>
          </w:p>
        </w:tc>
      </w:tr>
      <w:tr w:rsidR="00C40FD5" w:rsidRPr="001F42D3" w14:paraId="6D893F8F" w14:textId="77777777" w:rsidTr="00A92110">
        <w:trPr>
          <w:cantSplit/>
          <w:jc w:val="center"/>
        </w:trPr>
        <w:tc>
          <w:tcPr>
            <w:tcW w:w="900" w:type="dxa"/>
          </w:tcPr>
          <w:p w14:paraId="6A25C511" w14:textId="77777777" w:rsidR="00B11855" w:rsidRPr="001F42D3" w:rsidRDefault="003D003E" w:rsidP="00B520F3">
            <w:pPr>
              <w:pStyle w:val="TableEntry"/>
            </w:pPr>
            <w:r w:rsidRPr="001F42D3">
              <w:t>2</w:t>
            </w:r>
          </w:p>
        </w:tc>
        <w:tc>
          <w:tcPr>
            <w:tcW w:w="1188" w:type="dxa"/>
          </w:tcPr>
          <w:p w14:paraId="4605FAC3" w14:textId="77777777" w:rsidR="00B11855" w:rsidRPr="001F42D3" w:rsidRDefault="003D003E" w:rsidP="00B520F3">
            <w:pPr>
              <w:pStyle w:val="TableEntry"/>
            </w:pPr>
            <w:r w:rsidRPr="001F42D3">
              <w:t>4</w:t>
            </w:r>
          </w:p>
        </w:tc>
        <w:tc>
          <w:tcPr>
            <w:tcW w:w="760" w:type="dxa"/>
          </w:tcPr>
          <w:p w14:paraId="6E71DFA8" w14:textId="77777777" w:rsidR="00B11855" w:rsidRPr="001F42D3" w:rsidRDefault="003D003E" w:rsidP="00B520F3">
            <w:pPr>
              <w:pStyle w:val="TableEntry"/>
            </w:pPr>
            <w:r w:rsidRPr="001F42D3">
              <w:t>ST</w:t>
            </w:r>
          </w:p>
        </w:tc>
        <w:tc>
          <w:tcPr>
            <w:tcW w:w="961" w:type="dxa"/>
          </w:tcPr>
          <w:p w14:paraId="219E218D" w14:textId="77777777" w:rsidR="00B11855" w:rsidRPr="001F42D3" w:rsidRDefault="003D003E" w:rsidP="00B520F3">
            <w:pPr>
              <w:pStyle w:val="TableEntry"/>
            </w:pPr>
            <w:r w:rsidRPr="001F42D3">
              <w:t>RE</w:t>
            </w:r>
          </w:p>
        </w:tc>
        <w:tc>
          <w:tcPr>
            <w:tcW w:w="1316" w:type="dxa"/>
          </w:tcPr>
          <w:p w14:paraId="4A79D8E4" w14:textId="77777777" w:rsidR="00B11855" w:rsidRPr="001F42D3" w:rsidRDefault="003D003E" w:rsidP="00B520F3">
            <w:pPr>
              <w:pStyle w:val="TableEntry"/>
            </w:pPr>
            <w:r w:rsidRPr="001F42D3">
              <w:t>[0..1]</w:t>
            </w:r>
          </w:p>
        </w:tc>
        <w:tc>
          <w:tcPr>
            <w:tcW w:w="861" w:type="dxa"/>
          </w:tcPr>
          <w:p w14:paraId="3F828549" w14:textId="77777777" w:rsidR="00B11855" w:rsidRPr="001F42D3" w:rsidRDefault="00B11855" w:rsidP="00B520F3">
            <w:pPr>
              <w:pStyle w:val="TableEntry"/>
            </w:pPr>
          </w:p>
        </w:tc>
        <w:tc>
          <w:tcPr>
            <w:tcW w:w="2834" w:type="dxa"/>
          </w:tcPr>
          <w:p w14:paraId="0D400EED" w14:textId="77777777" w:rsidR="00B11855" w:rsidRPr="001F42D3" w:rsidRDefault="003D003E" w:rsidP="00B520F3">
            <w:pPr>
              <w:pStyle w:val="TableEntry"/>
            </w:pPr>
            <w:r w:rsidRPr="001F42D3">
              <w:t>Identifier Check Digit</w:t>
            </w:r>
          </w:p>
        </w:tc>
      </w:tr>
      <w:tr w:rsidR="00C40FD5" w:rsidRPr="001F42D3" w14:paraId="1F2C79FC" w14:textId="77777777" w:rsidTr="00A92110">
        <w:trPr>
          <w:cantSplit/>
          <w:jc w:val="center"/>
        </w:trPr>
        <w:tc>
          <w:tcPr>
            <w:tcW w:w="900" w:type="dxa"/>
          </w:tcPr>
          <w:p w14:paraId="45584A42" w14:textId="77777777" w:rsidR="00B11855" w:rsidRPr="001F42D3" w:rsidRDefault="003D003E" w:rsidP="00B520F3">
            <w:pPr>
              <w:pStyle w:val="TableEntry"/>
            </w:pPr>
            <w:r w:rsidRPr="001F42D3">
              <w:t>3</w:t>
            </w:r>
          </w:p>
        </w:tc>
        <w:tc>
          <w:tcPr>
            <w:tcW w:w="1188" w:type="dxa"/>
          </w:tcPr>
          <w:p w14:paraId="6725A2D0" w14:textId="77777777" w:rsidR="00B11855" w:rsidRPr="001F42D3" w:rsidRDefault="003D003E" w:rsidP="00B520F3">
            <w:pPr>
              <w:pStyle w:val="TableEntry"/>
            </w:pPr>
            <w:r w:rsidRPr="001F42D3">
              <w:t>3</w:t>
            </w:r>
          </w:p>
        </w:tc>
        <w:tc>
          <w:tcPr>
            <w:tcW w:w="760" w:type="dxa"/>
          </w:tcPr>
          <w:p w14:paraId="29E3E16D" w14:textId="77777777" w:rsidR="00B11855" w:rsidRPr="001F42D3" w:rsidRDefault="003D003E" w:rsidP="00B520F3">
            <w:pPr>
              <w:pStyle w:val="TableEntry"/>
            </w:pPr>
            <w:r w:rsidRPr="001F42D3">
              <w:t>ID</w:t>
            </w:r>
          </w:p>
        </w:tc>
        <w:tc>
          <w:tcPr>
            <w:tcW w:w="961" w:type="dxa"/>
          </w:tcPr>
          <w:p w14:paraId="264BE09A" w14:textId="77777777" w:rsidR="00B11855" w:rsidRPr="001F42D3" w:rsidRDefault="003D003E" w:rsidP="00B520F3">
            <w:pPr>
              <w:pStyle w:val="TableEntry"/>
            </w:pPr>
            <w:r w:rsidRPr="001F42D3">
              <w:t>RE</w:t>
            </w:r>
          </w:p>
        </w:tc>
        <w:tc>
          <w:tcPr>
            <w:tcW w:w="1316" w:type="dxa"/>
          </w:tcPr>
          <w:p w14:paraId="47F42ACB" w14:textId="77777777" w:rsidR="00B11855" w:rsidRPr="001F42D3" w:rsidRDefault="003D003E" w:rsidP="00B520F3">
            <w:pPr>
              <w:pStyle w:val="TableEntry"/>
            </w:pPr>
            <w:r w:rsidRPr="001F42D3">
              <w:t>[0..1]</w:t>
            </w:r>
          </w:p>
        </w:tc>
        <w:tc>
          <w:tcPr>
            <w:tcW w:w="861" w:type="dxa"/>
          </w:tcPr>
          <w:p w14:paraId="7D1A8615" w14:textId="77777777" w:rsidR="00B11855" w:rsidRPr="001F42D3" w:rsidRDefault="003D003E" w:rsidP="00B520F3">
            <w:pPr>
              <w:pStyle w:val="TableEntry"/>
            </w:pPr>
            <w:r w:rsidRPr="001F42D3">
              <w:t>0061</w:t>
            </w:r>
          </w:p>
        </w:tc>
        <w:tc>
          <w:tcPr>
            <w:tcW w:w="2834" w:type="dxa"/>
          </w:tcPr>
          <w:p w14:paraId="7D96D9BF" w14:textId="77777777" w:rsidR="00B11855" w:rsidRPr="001F42D3" w:rsidRDefault="003D003E" w:rsidP="00B520F3">
            <w:pPr>
              <w:pStyle w:val="TableEntry"/>
            </w:pPr>
            <w:r w:rsidRPr="001F42D3">
              <w:t xml:space="preserve">Check Digit Scheme </w:t>
            </w:r>
          </w:p>
        </w:tc>
      </w:tr>
      <w:tr w:rsidR="00C40FD5" w:rsidRPr="001F42D3" w14:paraId="020ECDC3" w14:textId="77777777" w:rsidTr="00A92110">
        <w:trPr>
          <w:cantSplit/>
          <w:jc w:val="center"/>
        </w:trPr>
        <w:tc>
          <w:tcPr>
            <w:tcW w:w="900" w:type="dxa"/>
          </w:tcPr>
          <w:p w14:paraId="08508D4B" w14:textId="77777777" w:rsidR="00B11855" w:rsidRPr="001F42D3" w:rsidRDefault="003D003E" w:rsidP="00B520F3">
            <w:pPr>
              <w:pStyle w:val="TableEntry"/>
            </w:pPr>
            <w:r w:rsidRPr="001F42D3">
              <w:t>4</w:t>
            </w:r>
          </w:p>
        </w:tc>
        <w:tc>
          <w:tcPr>
            <w:tcW w:w="1188" w:type="dxa"/>
          </w:tcPr>
          <w:p w14:paraId="15493A6F" w14:textId="77777777" w:rsidR="00B11855" w:rsidRPr="001F42D3" w:rsidRDefault="003D003E" w:rsidP="00B520F3">
            <w:pPr>
              <w:pStyle w:val="TableEntry"/>
            </w:pPr>
            <w:r w:rsidRPr="001F42D3">
              <w:t>227</w:t>
            </w:r>
          </w:p>
        </w:tc>
        <w:tc>
          <w:tcPr>
            <w:tcW w:w="760" w:type="dxa"/>
          </w:tcPr>
          <w:p w14:paraId="3553730A" w14:textId="77777777" w:rsidR="00B11855" w:rsidRPr="001F42D3" w:rsidRDefault="003D003E" w:rsidP="00B520F3">
            <w:pPr>
              <w:pStyle w:val="TableEntry"/>
            </w:pPr>
            <w:r w:rsidRPr="001F42D3">
              <w:t>HD</w:t>
            </w:r>
          </w:p>
        </w:tc>
        <w:tc>
          <w:tcPr>
            <w:tcW w:w="961" w:type="dxa"/>
          </w:tcPr>
          <w:p w14:paraId="5D7121BF" w14:textId="77777777" w:rsidR="00B11855" w:rsidRPr="001F42D3" w:rsidRDefault="003D003E" w:rsidP="00B520F3">
            <w:pPr>
              <w:pStyle w:val="TableEntry"/>
            </w:pPr>
            <w:r w:rsidRPr="001F42D3">
              <w:t>RE</w:t>
            </w:r>
          </w:p>
        </w:tc>
        <w:tc>
          <w:tcPr>
            <w:tcW w:w="1316" w:type="dxa"/>
          </w:tcPr>
          <w:p w14:paraId="5828716E" w14:textId="77777777" w:rsidR="00B11855" w:rsidRPr="001F42D3" w:rsidRDefault="003D003E" w:rsidP="003570BC">
            <w:pPr>
              <w:pStyle w:val="TableEntry"/>
            </w:pPr>
            <w:r w:rsidRPr="001F42D3">
              <w:t>[</w:t>
            </w:r>
            <w:r w:rsidR="003570BC" w:rsidRPr="001F42D3">
              <w:t>0</w:t>
            </w:r>
            <w:r w:rsidRPr="001F42D3">
              <w:t>..1]</w:t>
            </w:r>
          </w:p>
        </w:tc>
        <w:tc>
          <w:tcPr>
            <w:tcW w:w="861" w:type="dxa"/>
          </w:tcPr>
          <w:p w14:paraId="22946905" w14:textId="77777777" w:rsidR="00B11855" w:rsidRPr="001F42D3" w:rsidRDefault="003D003E" w:rsidP="00B520F3">
            <w:pPr>
              <w:pStyle w:val="TableEntry"/>
            </w:pPr>
            <w:r w:rsidRPr="001F42D3">
              <w:t>0363</w:t>
            </w:r>
          </w:p>
        </w:tc>
        <w:tc>
          <w:tcPr>
            <w:tcW w:w="2834" w:type="dxa"/>
          </w:tcPr>
          <w:p w14:paraId="328DB969" w14:textId="77777777" w:rsidR="00B11855" w:rsidRPr="001F42D3" w:rsidRDefault="003D003E" w:rsidP="00B520F3">
            <w:pPr>
              <w:pStyle w:val="TableEntry"/>
            </w:pPr>
            <w:r w:rsidRPr="001F42D3">
              <w:t>Assigning Authority</w:t>
            </w:r>
          </w:p>
        </w:tc>
      </w:tr>
      <w:tr w:rsidR="00C40FD5" w:rsidRPr="001F42D3" w14:paraId="11330736" w14:textId="77777777" w:rsidTr="00A92110">
        <w:trPr>
          <w:cantSplit/>
          <w:jc w:val="center"/>
        </w:trPr>
        <w:tc>
          <w:tcPr>
            <w:tcW w:w="900" w:type="dxa"/>
          </w:tcPr>
          <w:p w14:paraId="0CF85270" w14:textId="77777777" w:rsidR="00B11855" w:rsidRPr="001F42D3" w:rsidRDefault="003D003E" w:rsidP="00B520F3">
            <w:pPr>
              <w:pStyle w:val="TableEntry"/>
            </w:pPr>
            <w:r w:rsidRPr="001F42D3">
              <w:t>5</w:t>
            </w:r>
          </w:p>
        </w:tc>
        <w:tc>
          <w:tcPr>
            <w:tcW w:w="1188" w:type="dxa"/>
          </w:tcPr>
          <w:p w14:paraId="2D7F46B1" w14:textId="77777777" w:rsidR="00B11855" w:rsidRPr="001F42D3" w:rsidRDefault="003D003E" w:rsidP="00B520F3">
            <w:pPr>
              <w:pStyle w:val="TableEntry"/>
            </w:pPr>
            <w:r w:rsidRPr="001F42D3">
              <w:t>5</w:t>
            </w:r>
          </w:p>
        </w:tc>
        <w:tc>
          <w:tcPr>
            <w:tcW w:w="760" w:type="dxa"/>
          </w:tcPr>
          <w:p w14:paraId="06C7C106" w14:textId="77777777" w:rsidR="00B11855" w:rsidRPr="001F42D3" w:rsidRDefault="003D003E" w:rsidP="00B520F3">
            <w:pPr>
              <w:pStyle w:val="TableEntry"/>
            </w:pPr>
            <w:r w:rsidRPr="001F42D3">
              <w:t>ID</w:t>
            </w:r>
          </w:p>
        </w:tc>
        <w:tc>
          <w:tcPr>
            <w:tcW w:w="961" w:type="dxa"/>
          </w:tcPr>
          <w:p w14:paraId="3844A769" w14:textId="77777777" w:rsidR="00B11855" w:rsidRPr="001F42D3" w:rsidRDefault="003D003E" w:rsidP="00B520F3">
            <w:pPr>
              <w:pStyle w:val="TableEntry"/>
            </w:pPr>
            <w:r w:rsidRPr="001F42D3">
              <w:t>RE</w:t>
            </w:r>
          </w:p>
        </w:tc>
        <w:tc>
          <w:tcPr>
            <w:tcW w:w="1316" w:type="dxa"/>
          </w:tcPr>
          <w:p w14:paraId="3CD72705" w14:textId="77777777" w:rsidR="00B11855" w:rsidRPr="001F42D3" w:rsidRDefault="003D003E" w:rsidP="003570BC">
            <w:pPr>
              <w:pStyle w:val="TableEntry"/>
            </w:pPr>
            <w:r w:rsidRPr="001F42D3">
              <w:t>[</w:t>
            </w:r>
            <w:r w:rsidR="003570BC" w:rsidRPr="001F42D3">
              <w:t>0</w:t>
            </w:r>
            <w:r w:rsidRPr="001F42D3">
              <w:t>..1]</w:t>
            </w:r>
          </w:p>
        </w:tc>
        <w:tc>
          <w:tcPr>
            <w:tcW w:w="861" w:type="dxa"/>
          </w:tcPr>
          <w:p w14:paraId="2500D212" w14:textId="77777777" w:rsidR="00B11855" w:rsidRPr="001F42D3" w:rsidRDefault="003D003E" w:rsidP="00B520F3">
            <w:pPr>
              <w:pStyle w:val="TableEntry"/>
            </w:pPr>
            <w:r w:rsidRPr="001F42D3">
              <w:t>0203</w:t>
            </w:r>
          </w:p>
        </w:tc>
        <w:tc>
          <w:tcPr>
            <w:tcW w:w="2834" w:type="dxa"/>
          </w:tcPr>
          <w:p w14:paraId="2B87BB8E" w14:textId="77777777" w:rsidR="00B11855" w:rsidRPr="001F42D3" w:rsidRDefault="003D003E" w:rsidP="00B520F3">
            <w:pPr>
              <w:pStyle w:val="TableEntry"/>
            </w:pPr>
            <w:r w:rsidRPr="001F42D3">
              <w:t>Identifier Type Code</w:t>
            </w:r>
          </w:p>
        </w:tc>
      </w:tr>
      <w:tr w:rsidR="00C40FD5" w:rsidRPr="001F42D3" w14:paraId="20B40507" w14:textId="77777777" w:rsidTr="00A92110">
        <w:trPr>
          <w:cantSplit/>
          <w:jc w:val="center"/>
        </w:trPr>
        <w:tc>
          <w:tcPr>
            <w:tcW w:w="900" w:type="dxa"/>
          </w:tcPr>
          <w:p w14:paraId="6DA8672D" w14:textId="77777777" w:rsidR="00B11855" w:rsidRPr="001F42D3" w:rsidRDefault="003D003E" w:rsidP="00B520F3">
            <w:pPr>
              <w:pStyle w:val="TableEntry"/>
            </w:pPr>
            <w:r w:rsidRPr="001F42D3">
              <w:t>6</w:t>
            </w:r>
          </w:p>
        </w:tc>
        <w:tc>
          <w:tcPr>
            <w:tcW w:w="1188" w:type="dxa"/>
          </w:tcPr>
          <w:p w14:paraId="708B0AE7" w14:textId="77777777" w:rsidR="00B11855" w:rsidRPr="001F42D3" w:rsidRDefault="003D003E" w:rsidP="00B520F3">
            <w:pPr>
              <w:pStyle w:val="TableEntry"/>
            </w:pPr>
            <w:r w:rsidRPr="001F42D3">
              <w:t>227</w:t>
            </w:r>
          </w:p>
        </w:tc>
        <w:tc>
          <w:tcPr>
            <w:tcW w:w="760" w:type="dxa"/>
          </w:tcPr>
          <w:p w14:paraId="212E2CF1" w14:textId="77777777" w:rsidR="00B11855" w:rsidRPr="001F42D3" w:rsidRDefault="003D003E" w:rsidP="00B520F3">
            <w:pPr>
              <w:pStyle w:val="TableEntry"/>
            </w:pPr>
            <w:r w:rsidRPr="001F42D3">
              <w:t>HD</w:t>
            </w:r>
          </w:p>
        </w:tc>
        <w:tc>
          <w:tcPr>
            <w:tcW w:w="961" w:type="dxa"/>
          </w:tcPr>
          <w:p w14:paraId="037ED81F" w14:textId="77777777" w:rsidR="00B11855" w:rsidRPr="001F42D3" w:rsidRDefault="003D003E" w:rsidP="00B520F3">
            <w:pPr>
              <w:pStyle w:val="TableEntry"/>
            </w:pPr>
            <w:r w:rsidRPr="001F42D3">
              <w:t>RE</w:t>
            </w:r>
          </w:p>
        </w:tc>
        <w:tc>
          <w:tcPr>
            <w:tcW w:w="1316" w:type="dxa"/>
          </w:tcPr>
          <w:p w14:paraId="3435C413" w14:textId="77777777" w:rsidR="00B11855" w:rsidRPr="001F42D3" w:rsidRDefault="003D003E" w:rsidP="00B520F3">
            <w:pPr>
              <w:pStyle w:val="TableEntry"/>
            </w:pPr>
            <w:r w:rsidRPr="001F42D3">
              <w:t>[0..1]</w:t>
            </w:r>
          </w:p>
        </w:tc>
        <w:tc>
          <w:tcPr>
            <w:tcW w:w="861" w:type="dxa"/>
          </w:tcPr>
          <w:p w14:paraId="0DAFEA31" w14:textId="77777777" w:rsidR="00B11855" w:rsidRPr="001F42D3" w:rsidRDefault="00B11855" w:rsidP="00B520F3">
            <w:pPr>
              <w:pStyle w:val="TableEntry"/>
            </w:pPr>
          </w:p>
        </w:tc>
        <w:tc>
          <w:tcPr>
            <w:tcW w:w="2834" w:type="dxa"/>
          </w:tcPr>
          <w:p w14:paraId="30B812BF" w14:textId="77777777" w:rsidR="00B11855" w:rsidRPr="001F42D3" w:rsidRDefault="003D003E" w:rsidP="00B520F3">
            <w:pPr>
              <w:pStyle w:val="TableEntry"/>
            </w:pPr>
            <w:r w:rsidRPr="001F42D3">
              <w:t>Assigning Facility</w:t>
            </w:r>
          </w:p>
        </w:tc>
      </w:tr>
      <w:tr w:rsidR="00C40FD5" w:rsidRPr="001F42D3" w14:paraId="4FD9470C" w14:textId="77777777" w:rsidTr="00A92110">
        <w:trPr>
          <w:cantSplit/>
          <w:jc w:val="center"/>
        </w:trPr>
        <w:tc>
          <w:tcPr>
            <w:tcW w:w="900" w:type="dxa"/>
          </w:tcPr>
          <w:p w14:paraId="353196A4" w14:textId="77777777" w:rsidR="00B11855" w:rsidRPr="001F42D3" w:rsidRDefault="003D003E" w:rsidP="00B520F3">
            <w:pPr>
              <w:pStyle w:val="TableEntry"/>
            </w:pPr>
            <w:r w:rsidRPr="001F42D3">
              <w:t>7</w:t>
            </w:r>
          </w:p>
        </w:tc>
        <w:tc>
          <w:tcPr>
            <w:tcW w:w="1188" w:type="dxa"/>
          </w:tcPr>
          <w:p w14:paraId="4A6CD4CA" w14:textId="77777777" w:rsidR="00B11855" w:rsidRPr="001F42D3" w:rsidRDefault="003D003E" w:rsidP="00B520F3">
            <w:pPr>
              <w:pStyle w:val="TableEntry"/>
            </w:pPr>
            <w:r w:rsidRPr="001F42D3">
              <w:t>8</w:t>
            </w:r>
          </w:p>
        </w:tc>
        <w:tc>
          <w:tcPr>
            <w:tcW w:w="760" w:type="dxa"/>
          </w:tcPr>
          <w:p w14:paraId="4C2C2099" w14:textId="77777777" w:rsidR="00B11855" w:rsidRPr="001F42D3" w:rsidRDefault="003D003E" w:rsidP="00B520F3">
            <w:pPr>
              <w:pStyle w:val="TableEntry"/>
            </w:pPr>
            <w:r w:rsidRPr="001F42D3">
              <w:t>DT</w:t>
            </w:r>
          </w:p>
        </w:tc>
        <w:tc>
          <w:tcPr>
            <w:tcW w:w="961" w:type="dxa"/>
          </w:tcPr>
          <w:p w14:paraId="53EB77E8" w14:textId="77777777" w:rsidR="00B11855" w:rsidRPr="001F42D3" w:rsidRDefault="003D003E" w:rsidP="00B520F3">
            <w:pPr>
              <w:pStyle w:val="TableEntry"/>
            </w:pPr>
            <w:r w:rsidRPr="001F42D3">
              <w:t>RE</w:t>
            </w:r>
          </w:p>
        </w:tc>
        <w:tc>
          <w:tcPr>
            <w:tcW w:w="1316" w:type="dxa"/>
          </w:tcPr>
          <w:p w14:paraId="0B63CF75" w14:textId="77777777" w:rsidR="00B11855" w:rsidRPr="001F42D3" w:rsidRDefault="003D003E" w:rsidP="00B520F3">
            <w:pPr>
              <w:pStyle w:val="TableEntry"/>
            </w:pPr>
            <w:r w:rsidRPr="001F42D3">
              <w:t>[0..1]</w:t>
            </w:r>
          </w:p>
        </w:tc>
        <w:tc>
          <w:tcPr>
            <w:tcW w:w="861" w:type="dxa"/>
          </w:tcPr>
          <w:p w14:paraId="0F1A7C9F" w14:textId="77777777" w:rsidR="00B11855" w:rsidRPr="001F42D3" w:rsidRDefault="00B11855" w:rsidP="00B520F3">
            <w:pPr>
              <w:pStyle w:val="TableEntry"/>
            </w:pPr>
          </w:p>
        </w:tc>
        <w:tc>
          <w:tcPr>
            <w:tcW w:w="2834" w:type="dxa"/>
          </w:tcPr>
          <w:p w14:paraId="062B8D52" w14:textId="77777777" w:rsidR="00B11855" w:rsidRPr="001F42D3" w:rsidRDefault="003D003E" w:rsidP="00B520F3">
            <w:pPr>
              <w:pStyle w:val="TableEntry"/>
            </w:pPr>
            <w:r w:rsidRPr="001F42D3">
              <w:t>Effective Date</w:t>
            </w:r>
          </w:p>
        </w:tc>
      </w:tr>
      <w:tr w:rsidR="00C40FD5" w:rsidRPr="001F42D3" w14:paraId="565C57E7" w14:textId="77777777" w:rsidTr="00A92110">
        <w:trPr>
          <w:cantSplit/>
          <w:jc w:val="center"/>
        </w:trPr>
        <w:tc>
          <w:tcPr>
            <w:tcW w:w="900" w:type="dxa"/>
          </w:tcPr>
          <w:p w14:paraId="5D878368" w14:textId="77777777" w:rsidR="00B11855" w:rsidRPr="001F42D3" w:rsidRDefault="003D003E" w:rsidP="00B520F3">
            <w:pPr>
              <w:pStyle w:val="TableEntry"/>
            </w:pPr>
            <w:r w:rsidRPr="001F42D3">
              <w:t>8</w:t>
            </w:r>
          </w:p>
        </w:tc>
        <w:tc>
          <w:tcPr>
            <w:tcW w:w="1188" w:type="dxa"/>
          </w:tcPr>
          <w:p w14:paraId="32C903C6" w14:textId="77777777" w:rsidR="00B11855" w:rsidRPr="001F42D3" w:rsidRDefault="003D003E" w:rsidP="00B520F3">
            <w:pPr>
              <w:pStyle w:val="TableEntry"/>
            </w:pPr>
            <w:r w:rsidRPr="001F42D3">
              <w:t>8</w:t>
            </w:r>
          </w:p>
        </w:tc>
        <w:tc>
          <w:tcPr>
            <w:tcW w:w="760" w:type="dxa"/>
          </w:tcPr>
          <w:p w14:paraId="64A29859" w14:textId="77777777" w:rsidR="00B11855" w:rsidRPr="001F42D3" w:rsidRDefault="003D003E" w:rsidP="00B520F3">
            <w:pPr>
              <w:pStyle w:val="TableEntry"/>
            </w:pPr>
            <w:r w:rsidRPr="001F42D3">
              <w:t>DT</w:t>
            </w:r>
          </w:p>
        </w:tc>
        <w:tc>
          <w:tcPr>
            <w:tcW w:w="961" w:type="dxa"/>
          </w:tcPr>
          <w:p w14:paraId="4CBB6ADE" w14:textId="77777777" w:rsidR="00B11855" w:rsidRPr="001F42D3" w:rsidRDefault="003D003E" w:rsidP="00B520F3">
            <w:pPr>
              <w:pStyle w:val="TableEntry"/>
            </w:pPr>
            <w:r w:rsidRPr="001F42D3">
              <w:t>RE</w:t>
            </w:r>
          </w:p>
        </w:tc>
        <w:tc>
          <w:tcPr>
            <w:tcW w:w="1316" w:type="dxa"/>
          </w:tcPr>
          <w:p w14:paraId="4CFFAD00" w14:textId="77777777" w:rsidR="00B11855" w:rsidRPr="001F42D3" w:rsidRDefault="003D003E" w:rsidP="00B520F3">
            <w:pPr>
              <w:pStyle w:val="TableEntry"/>
            </w:pPr>
            <w:r w:rsidRPr="001F42D3">
              <w:t>[0..1]</w:t>
            </w:r>
          </w:p>
        </w:tc>
        <w:tc>
          <w:tcPr>
            <w:tcW w:w="861" w:type="dxa"/>
          </w:tcPr>
          <w:p w14:paraId="079CB77D" w14:textId="77777777" w:rsidR="00B11855" w:rsidRPr="001F42D3" w:rsidRDefault="00B11855" w:rsidP="00B520F3">
            <w:pPr>
              <w:pStyle w:val="TableEntry"/>
            </w:pPr>
          </w:p>
        </w:tc>
        <w:tc>
          <w:tcPr>
            <w:tcW w:w="2834" w:type="dxa"/>
          </w:tcPr>
          <w:p w14:paraId="2237EBC3" w14:textId="77777777" w:rsidR="00B11855" w:rsidRPr="001F42D3" w:rsidRDefault="003D003E" w:rsidP="00B520F3">
            <w:pPr>
              <w:pStyle w:val="TableEntry"/>
            </w:pPr>
            <w:r w:rsidRPr="001F42D3">
              <w:t>Expiration Date</w:t>
            </w:r>
          </w:p>
        </w:tc>
      </w:tr>
      <w:tr w:rsidR="00C40FD5" w:rsidRPr="001F42D3" w14:paraId="18C24867" w14:textId="77777777" w:rsidTr="00A92110">
        <w:trPr>
          <w:cantSplit/>
          <w:jc w:val="center"/>
        </w:trPr>
        <w:tc>
          <w:tcPr>
            <w:tcW w:w="900" w:type="dxa"/>
          </w:tcPr>
          <w:p w14:paraId="2FA51E5F" w14:textId="77777777" w:rsidR="00B11855" w:rsidRPr="001F42D3" w:rsidRDefault="003D003E" w:rsidP="00B520F3">
            <w:pPr>
              <w:pStyle w:val="TableEntry"/>
            </w:pPr>
            <w:r w:rsidRPr="001F42D3">
              <w:t>9</w:t>
            </w:r>
          </w:p>
        </w:tc>
        <w:tc>
          <w:tcPr>
            <w:tcW w:w="1188" w:type="dxa"/>
          </w:tcPr>
          <w:p w14:paraId="6C8AFA1A" w14:textId="77777777" w:rsidR="00B11855" w:rsidRPr="001F42D3" w:rsidRDefault="003D003E" w:rsidP="00B520F3">
            <w:pPr>
              <w:pStyle w:val="TableEntry"/>
            </w:pPr>
            <w:r w:rsidRPr="001F42D3">
              <w:t>705</w:t>
            </w:r>
          </w:p>
        </w:tc>
        <w:tc>
          <w:tcPr>
            <w:tcW w:w="760" w:type="dxa"/>
          </w:tcPr>
          <w:p w14:paraId="2AA99E40" w14:textId="77777777" w:rsidR="00B11855" w:rsidRPr="001F42D3" w:rsidRDefault="003D003E" w:rsidP="00B520F3">
            <w:pPr>
              <w:pStyle w:val="TableEntry"/>
            </w:pPr>
            <w:r w:rsidRPr="001F42D3">
              <w:t>CWE</w:t>
            </w:r>
          </w:p>
        </w:tc>
        <w:tc>
          <w:tcPr>
            <w:tcW w:w="961" w:type="dxa"/>
          </w:tcPr>
          <w:p w14:paraId="4828B8D1" w14:textId="77777777" w:rsidR="00B11855" w:rsidRPr="001F42D3" w:rsidRDefault="003D003E" w:rsidP="00B520F3">
            <w:pPr>
              <w:pStyle w:val="TableEntry"/>
            </w:pPr>
            <w:r w:rsidRPr="001F42D3">
              <w:t>RE</w:t>
            </w:r>
          </w:p>
        </w:tc>
        <w:tc>
          <w:tcPr>
            <w:tcW w:w="1316" w:type="dxa"/>
          </w:tcPr>
          <w:p w14:paraId="5D471346" w14:textId="77777777" w:rsidR="00B11855" w:rsidRPr="001F42D3" w:rsidRDefault="003D003E" w:rsidP="00B520F3">
            <w:pPr>
              <w:pStyle w:val="TableEntry"/>
            </w:pPr>
            <w:r w:rsidRPr="001F42D3">
              <w:t>[0..1]</w:t>
            </w:r>
          </w:p>
        </w:tc>
        <w:tc>
          <w:tcPr>
            <w:tcW w:w="861" w:type="dxa"/>
          </w:tcPr>
          <w:p w14:paraId="0ABB4D1C" w14:textId="77777777" w:rsidR="00B11855" w:rsidRPr="001F42D3" w:rsidRDefault="00B11855" w:rsidP="00B520F3">
            <w:pPr>
              <w:pStyle w:val="TableEntry"/>
            </w:pPr>
          </w:p>
        </w:tc>
        <w:tc>
          <w:tcPr>
            <w:tcW w:w="2834" w:type="dxa"/>
          </w:tcPr>
          <w:p w14:paraId="4E89D522" w14:textId="77777777" w:rsidR="00B11855" w:rsidRPr="001F42D3" w:rsidRDefault="003D003E" w:rsidP="00B520F3">
            <w:pPr>
              <w:pStyle w:val="TableEntry"/>
            </w:pPr>
            <w:r w:rsidRPr="001F42D3">
              <w:t>Assigning Jurisdiction</w:t>
            </w:r>
          </w:p>
        </w:tc>
      </w:tr>
      <w:tr w:rsidR="00C40FD5" w:rsidRPr="001F42D3" w14:paraId="65A06E42" w14:textId="77777777" w:rsidTr="00A92110">
        <w:trPr>
          <w:cantSplit/>
          <w:jc w:val="center"/>
        </w:trPr>
        <w:tc>
          <w:tcPr>
            <w:tcW w:w="900" w:type="dxa"/>
          </w:tcPr>
          <w:p w14:paraId="70606318" w14:textId="77777777" w:rsidR="00B11855" w:rsidRPr="001F42D3" w:rsidRDefault="003D003E" w:rsidP="00B520F3">
            <w:pPr>
              <w:pStyle w:val="TableEntry"/>
            </w:pPr>
            <w:r w:rsidRPr="001F42D3">
              <w:t>10</w:t>
            </w:r>
          </w:p>
        </w:tc>
        <w:tc>
          <w:tcPr>
            <w:tcW w:w="1188" w:type="dxa"/>
          </w:tcPr>
          <w:p w14:paraId="3CC67B17" w14:textId="77777777" w:rsidR="00B11855" w:rsidRPr="001F42D3" w:rsidRDefault="003D003E" w:rsidP="00B520F3">
            <w:pPr>
              <w:pStyle w:val="TableEntry"/>
            </w:pPr>
            <w:r w:rsidRPr="001F42D3">
              <w:t>705</w:t>
            </w:r>
          </w:p>
        </w:tc>
        <w:tc>
          <w:tcPr>
            <w:tcW w:w="760" w:type="dxa"/>
          </w:tcPr>
          <w:p w14:paraId="256D0670" w14:textId="77777777" w:rsidR="00B11855" w:rsidRPr="001F42D3" w:rsidRDefault="003D003E" w:rsidP="00B520F3">
            <w:pPr>
              <w:pStyle w:val="TableEntry"/>
            </w:pPr>
            <w:r w:rsidRPr="001F42D3">
              <w:t>CWE</w:t>
            </w:r>
          </w:p>
        </w:tc>
        <w:tc>
          <w:tcPr>
            <w:tcW w:w="961" w:type="dxa"/>
          </w:tcPr>
          <w:p w14:paraId="629CAB6F" w14:textId="77777777" w:rsidR="00B11855" w:rsidRPr="001F42D3" w:rsidRDefault="003D003E" w:rsidP="00B520F3">
            <w:pPr>
              <w:pStyle w:val="TableEntry"/>
            </w:pPr>
            <w:r w:rsidRPr="001F42D3">
              <w:t>RE</w:t>
            </w:r>
          </w:p>
        </w:tc>
        <w:tc>
          <w:tcPr>
            <w:tcW w:w="1316" w:type="dxa"/>
          </w:tcPr>
          <w:p w14:paraId="2F69BCBC" w14:textId="77777777" w:rsidR="00B11855" w:rsidRPr="001F42D3" w:rsidRDefault="003D003E" w:rsidP="00B520F3">
            <w:pPr>
              <w:pStyle w:val="TableEntry"/>
            </w:pPr>
            <w:r w:rsidRPr="001F42D3">
              <w:t>[0..1]</w:t>
            </w:r>
          </w:p>
        </w:tc>
        <w:tc>
          <w:tcPr>
            <w:tcW w:w="861" w:type="dxa"/>
          </w:tcPr>
          <w:p w14:paraId="067A31FF" w14:textId="77777777" w:rsidR="00B11855" w:rsidRPr="001F42D3" w:rsidRDefault="00B11855" w:rsidP="00B520F3">
            <w:pPr>
              <w:pStyle w:val="TableEntry"/>
            </w:pPr>
          </w:p>
        </w:tc>
        <w:tc>
          <w:tcPr>
            <w:tcW w:w="2834" w:type="dxa"/>
          </w:tcPr>
          <w:p w14:paraId="18DCB1DF" w14:textId="77777777" w:rsidR="00B11855" w:rsidRPr="001F42D3" w:rsidRDefault="003D003E" w:rsidP="00B520F3">
            <w:pPr>
              <w:pStyle w:val="TableEntry"/>
            </w:pPr>
            <w:r w:rsidRPr="001F42D3">
              <w:t>Assigning Agency or Department</w:t>
            </w:r>
          </w:p>
        </w:tc>
      </w:tr>
    </w:tbl>
    <w:p w14:paraId="56B2C74C" w14:textId="77777777" w:rsidR="00C44528" w:rsidRPr="001F42D3" w:rsidRDefault="00C44528" w:rsidP="00C44528">
      <w:pPr>
        <w:pStyle w:val="BodyText"/>
      </w:pPr>
    </w:p>
    <w:p w14:paraId="239488FA" w14:textId="77777777" w:rsidR="00B11855" w:rsidRPr="001F42D3" w:rsidRDefault="003D003E" w:rsidP="002B53BA">
      <w:pPr>
        <w:pStyle w:val="BodyText"/>
      </w:pPr>
      <w:r w:rsidRPr="001F42D3">
        <w:t>The constraints above particularly apply to the Patient Identifiers carried in the PID segment.</w:t>
      </w:r>
    </w:p>
    <w:p w14:paraId="1457948C" w14:textId="77777777" w:rsidR="00B11855" w:rsidRPr="001F42D3" w:rsidRDefault="003D003E" w:rsidP="002B53BA">
      <w:pPr>
        <w:pStyle w:val="BodyText"/>
      </w:pPr>
      <w:r w:rsidRPr="001F42D3">
        <w:t>In the context of this PCD Framework, the Assigning Authority and the Identifier Type Code are considered to be important components for disambiguating identifiers, so these should be included whenever they are known.</w:t>
      </w:r>
    </w:p>
    <w:p w14:paraId="7EEA7B66" w14:textId="3763C673" w:rsidR="00B11855" w:rsidRPr="001F42D3" w:rsidRDefault="003D003E" w:rsidP="002B53BA">
      <w:pPr>
        <w:pStyle w:val="BodyText"/>
      </w:pPr>
      <w:r w:rsidRPr="001F42D3">
        <w:t xml:space="preserve">A common value of the Identifier Type Code for a Patient Identifier assigned by the healthcare organization (PID-5) is "PI". Other values are defined in Table 0203 of </w:t>
      </w:r>
      <w:r w:rsidR="006D613E" w:rsidRPr="001F42D3">
        <w:t>HL7</w:t>
      </w:r>
      <w:r w:rsidR="00995105" w:rsidRPr="001F42D3">
        <w:t xml:space="preserve"> </w:t>
      </w:r>
      <w:r w:rsidRPr="001F42D3">
        <w:t>2.6 section 2.A.14.5</w:t>
      </w:r>
    </w:p>
    <w:p w14:paraId="048CEF45" w14:textId="77777777" w:rsidR="00B11855" w:rsidRPr="001F42D3" w:rsidRDefault="003D003E" w:rsidP="002B53BA">
      <w:pPr>
        <w:pStyle w:val="BodyText"/>
      </w:pPr>
      <w:r w:rsidRPr="001F42D3">
        <w:t>Example: 12345^^^Saint-John Hospital^PI</w:t>
      </w:r>
    </w:p>
    <w:p w14:paraId="2DC3DD3E" w14:textId="04B90DF6" w:rsidR="00B11855" w:rsidRPr="001F42D3" w:rsidRDefault="00D53FC4" w:rsidP="00B34AEB">
      <w:pPr>
        <w:pStyle w:val="Heading2"/>
        <w:numPr>
          <w:ilvl w:val="0"/>
          <w:numId w:val="0"/>
        </w:numPr>
        <w:rPr>
          <w:noProof w:val="0"/>
        </w:rPr>
      </w:pPr>
      <w:bookmarkStart w:id="1997" w:name="_Toc401769875"/>
      <w:bookmarkStart w:id="1998" w:name="_Toc214889794"/>
      <w:r w:rsidRPr="001F42D3">
        <w:rPr>
          <w:noProof w:val="0"/>
        </w:rPr>
        <w:t xml:space="preserve">C.4 </w:t>
      </w:r>
      <w:r w:rsidR="003D003E" w:rsidRPr="001F42D3">
        <w:rPr>
          <w:noProof w:val="0"/>
        </w:rPr>
        <w:t>DTM – date/time</w:t>
      </w:r>
      <w:bookmarkEnd w:id="1997"/>
      <w:bookmarkEnd w:id="1998"/>
    </w:p>
    <w:p w14:paraId="27C87673" w14:textId="09C1092A" w:rsidR="00B11855" w:rsidRPr="001F42D3" w:rsidRDefault="003D003E" w:rsidP="00CF5627">
      <w:pPr>
        <w:pStyle w:val="TableTitle"/>
      </w:pPr>
      <w:r w:rsidRPr="001F42D3">
        <w:t xml:space="preserve">Table C.4-1: </w:t>
      </w:r>
      <w:r w:rsidR="006D613E" w:rsidRPr="001F42D3">
        <w:t>HL7</w:t>
      </w:r>
      <w:r w:rsidR="00995105" w:rsidRPr="001F42D3">
        <w:t xml:space="preserve"> </w:t>
      </w:r>
      <w:r w:rsidRPr="001F42D3">
        <w:t>Component Table - DTM – Date/Time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0"/>
        <w:gridCol w:w="810"/>
        <w:gridCol w:w="720"/>
        <w:gridCol w:w="810"/>
        <w:gridCol w:w="900"/>
        <w:gridCol w:w="1800"/>
        <w:gridCol w:w="1710"/>
        <w:gridCol w:w="1398"/>
      </w:tblGrid>
      <w:tr w:rsidR="00D65F7D" w:rsidRPr="001F42D3" w14:paraId="6197F3E9" w14:textId="77777777" w:rsidTr="008C3E59">
        <w:trPr>
          <w:cantSplit/>
          <w:jc w:val="center"/>
        </w:trPr>
        <w:tc>
          <w:tcPr>
            <w:tcW w:w="810" w:type="dxa"/>
            <w:shd w:val="clear" w:color="auto" w:fill="D9D9D9"/>
          </w:tcPr>
          <w:p w14:paraId="5074E681" w14:textId="77777777" w:rsidR="00B11855" w:rsidRPr="001F42D3" w:rsidRDefault="003D003E" w:rsidP="002B53BA">
            <w:pPr>
              <w:pStyle w:val="TableEntryHeader"/>
            </w:pPr>
            <w:r w:rsidRPr="001F42D3">
              <w:t xml:space="preserve">SEQ </w:t>
            </w:r>
          </w:p>
        </w:tc>
        <w:tc>
          <w:tcPr>
            <w:tcW w:w="810" w:type="dxa"/>
            <w:shd w:val="clear" w:color="auto" w:fill="D9D9D9"/>
          </w:tcPr>
          <w:p w14:paraId="2FBBBCB4" w14:textId="77777777" w:rsidR="00B11855" w:rsidRPr="001F42D3" w:rsidRDefault="003D003E" w:rsidP="002B53BA">
            <w:pPr>
              <w:pStyle w:val="TableEntryHeader"/>
            </w:pPr>
            <w:r w:rsidRPr="001F42D3">
              <w:t xml:space="preserve">LEN </w:t>
            </w:r>
          </w:p>
        </w:tc>
        <w:tc>
          <w:tcPr>
            <w:tcW w:w="720" w:type="dxa"/>
            <w:shd w:val="clear" w:color="auto" w:fill="D9D9D9"/>
          </w:tcPr>
          <w:p w14:paraId="50431710" w14:textId="77777777" w:rsidR="00B11855" w:rsidRPr="001F42D3" w:rsidRDefault="003D003E" w:rsidP="002B53BA">
            <w:pPr>
              <w:pStyle w:val="TableEntryHeader"/>
            </w:pPr>
            <w:r w:rsidRPr="001F42D3">
              <w:t xml:space="preserve">DT </w:t>
            </w:r>
          </w:p>
        </w:tc>
        <w:tc>
          <w:tcPr>
            <w:tcW w:w="810" w:type="dxa"/>
            <w:shd w:val="clear" w:color="auto" w:fill="D9D9D9"/>
          </w:tcPr>
          <w:p w14:paraId="38D89A34" w14:textId="77777777" w:rsidR="00B11855" w:rsidRPr="001F42D3" w:rsidRDefault="003D003E" w:rsidP="002B53BA">
            <w:pPr>
              <w:pStyle w:val="TableEntryHeader"/>
            </w:pPr>
            <w:r w:rsidRPr="001F42D3">
              <w:t xml:space="preserve">OPT </w:t>
            </w:r>
          </w:p>
        </w:tc>
        <w:tc>
          <w:tcPr>
            <w:tcW w:w="900" w:type="dxa"/>
            <w:shd w:val="clear" w:color="auto" w:fill="D9D9D9"/>
          </w:tcPr>
          <w:p w14:paraId="68A08B1D" w14:textId="77777777" w:rsidR="00B11855" w:rsidRPr="001F42D3" w:rsidRDefault="003D003E" w:rsidP="002B53BA">
            <w:pPr>
              <w:pStyle w:val="TableEntryHeader"/>
            </w:pPr>
            <w:r w:rsidRPr="001F42D3">
              <w:t xml:space="preserve">TBL# </w:t>
            </w:r>
          </w:p>
        </w:tc>
        <w:tc>
          <w:tcPr>
            <w:tcW w:w="1800" w:type="dxa"/>
            <w:shd w:val="clear" w:color="auto" w:fill="D9D9D9"/>
          </w:tcPr>
          <w:p w14:paraId="7205C9A6" w14:textId="77777777" w:rsidR="00B11855" w:rsidRPr="001F42D3" w:rsidRDefault="003D003E" w:rsidP="002B53BA">
            <w:pPr>
              <w:pStyle w:val="TableEntryHeader"/>
            </w:pPr>
            <w:r w:rsidRPr="001F42D3">
              <w:t xml:space="preserve">COMPONENT NAME </w:t>
            </w:r>
          </w:p>
        </w:tc>
        <w:tc>
          <w:tcPr>
            <w:tcW w:w="1710" w:type="dxa"/>
            <w:shd w:val="clear" w:color="auto" w:fill="D9D9D9"/>
          </w:tcPr>
          <w:p w14:paraId="6315D7A5" w14:textId="77777777" w:rsidR="00B11855" w:rsidRPr="001F42D3" w:rsidRDefault="003D003E" w:rsidP="002B53BA">
            <w:pPr>
              <w:pStyle w:val="TableEntryHeader"/>
            </w:pPr>
            <w:r w:rsidRPr="001F42D3">
              <w:t xml:space="preserve">COMMENTS </w:t>
            </w:r>
          </w:p>
        </w:tc>
        <w:tc>
          <w:tcPr>
            <w:tcW w:w="1398" w:type="dxa"/>
            <w:shd w:val="clear" w:color="auto" w:fill="D9D9D9"/>
          </w:tcPr>
          <w:p w14:paraId="57FEB5F9" w14:textId="77777777" w:rsidR="00B11855" w:rsidRPr="001F42D3" w:rsidRDefault="003D003E" w:rsidP="002B53BA">
            <w:pPr>
              <w:pStyle w:val="TableEntryHeader"/>
            </w:pPr>
            <w:r w:rsidRPr="001F42D3">
              <w:t xml:space="preserve">SEC.REF. </w:t>
            </w:r>
          </w:p>
        </w:tc>
      </w:tr>
      <w:tr w:rsidR="00D65F7D" w:rsidRPr="001F42D3" w14:paraId="26023376" w14:textId="77777777" w:rsidTr="00D65F7D">
        <w:trPr>
          <w:cantSplit/>
          <w:jc w:val="center"/>
        </w:trPr>
        <w:tc>
          <w:tcPr>
            <w:tcW w:w="810" w:type="dxa"/>
          </w:tcPr>
          <w:p w14:paraId="1D752569" w14:textId="77777777" w:rsidR="00B11855" w:rsidRPr="001F42D3" w:rsidRDefault="00B11855" w:rsidP="002B53BA">
            <w:pPr>
              <w:pStyle w:val="TableEntry"/>
            </w:pPr>
          </w:p>
        </w:tc>
        <w:tc>
          <w:tcPr>
            <w:tcW w:w="810" w:type="dxa"/>
          </w:tcPr>
          <w:p w14:paraId="3228F8F9" w14:textId="77777777" w:rsidR="00B11855" w:rsidRPr="001F42D3" w:rsidRDefault="003D003E" w:rsidP="002B53BA">
            <w:pPr>
              <w:pStyle w:val="TableEntry"/>
            </w:pPr>
            <w:r w:rsidRPr="001F42D3">
              <w:t>24</w:t>
            </w:r>
          </w:p>
        </w:tc>
        <w:tc>
          <w:tcPr>
            <w:tcW w:w="720" w:type="dxa"/>
          </w:tcPr>
          <w:p w14:paraId="68E43B67" w14:textId="77777777" w:rsidR="00B11855" w:rsidRPr="001F42D3" w:rsidRDefault="00B11855" w:rsidP="002B53BA">
            <w:pPr>
              <w:pStyle w:val="TableEntry"/>
            </w:pPr>
          </w:p>
        </w:tc>
        <w:tc>
          <w:tcPr>
            <w:tcW w:w="810" w:type="dxa"/>
          </w:tcPr>
          <w:p w14:paraId="16C7BB2F" w14:textId="77777777" w:rsidR="00B11855" w:rsidRPr="001F42D3" w:rsidRDefault="00B11855" w:rsidP="002B53BA">
            <w:pPr>
              <w:pStyle w:val="TableEntry"/>
            </w:pPr>
          </w:p>
        </w:tc>
        <w:tc>
          <w:tcPr>
            <w:tcW w:w="900" w:type="dxa"/>
          </w:tcPr>
          <w:p w14:paraId="0764A89C" w14:textId="77777777" w:rsidR="00B11855" w:rsidRPr="001F42D3" w:rsidRDefault="00B11855" w:rsidP="002B53BA">
            <w:pPr>
              <w:pStyle w:val="TableEntry"/>
            </w:pPr>
          </w:p>
        </w:tc>
        <w:tc>
          <w:tcPr>
            <w:tcW w:w="1800" w:type="dxa"/>
          </w:tcPr>
          <w:p w14:paraId="3BA5146E" w14:textId="77777777" w:rsidR="00B11855" w:rsidRPr="001F42D3" w:rsidRDefault="003D003E" w:rsidP="002B53BA">
            <w:pPr>
              <w:pStyle w:val="TableEntry"/>
            </w:pPr>
            <w:r w:rsidRPr="001F42D3">
              <w:t>Date/Time</w:t>
            </w:r>
          </w:p>
        </w:tc>
        <w:tc>
          <w:tcPr>
            <w:tcW w:w="1710" w:type="dxa"/>
          </w:tcPr>
          <w:p w14:paraId="470D9CCC" w14:textId="77777777" w:rsidR="00B11855" w:rsidRPr="001F42D3" w:rsidRDefault="00B11855" w:rsidP="002B53BA">
            <w:pPr>
              <w:pStyle w:val="TableEntry"/>
            </w:pPr>
          </w:p>
        </w:tc>
        <w:tc>
          <w:tcPr>
            <w:tcW w:w="1398" w:type="dxa"/>
          </w:tcPr>
          <w:p w14:paraId="704519F8" w14:textId="77777777" w:rsidR="00B11855" w:rsidRPr="001F42D3" w:rsidRDefault="003D003E" w:rsidP="002B53BA">
            <w:pPr>
              <w:pStyle w:val="TableEntry"/>
            </w:pPr>
            <w:r w:rsidRPr="001F42D3">
              <w:t>2.A.22</w:t>
            </w:r>
          </w:p>
        </w:tc>
      </w:tr>
    </w:tbl>
    <w:p w14:paraId="3D7CECCA" w14:textId="77777777" w:rsidR="00D65F7D" w:rsidRPr="001F42D3" w:rsidRDefault="00D65F7D" w:rsidP="002B53BA">
      <w:pPr>
        <w:pStyle w:val="BodyText"/>
      </w:pPr>
    </w:p>
    <w:p w14:paraId="7C94E0B0" w14:textId="4D894C80" w:rsidR="00B11855" w:rsidRPr="001F42D3" w:rsidRDefault="006D613E" w:rsidP="002B53BA">
      <w:pPr>
        <w:pStyle w:val="BodyText"/>
      </w:pPr>
      <w:r w:rsidRPr="001F42D3">
        <w:t>HL7</w:t>
      </w:r>
      <w:r w:rsidR="00995105" w:rsidRPr="001F42D3">
        <w:t xml:space="preserve"> </w:t>
      </w:r>
      <w:r w:rsidR="003D003E" w:rsidRPr="001F42D3">
        <w:t>Format: YYYY[MM[DD[HH[MM[SS[.S[S[S[S]]]]]]]]][+/-ZZZZ]</w:t>
      </w:r>
    </w:p>
    <w:p w14:paraId="2B28F3B9" w14:textId="22729E4B" w:rsidR="00B11855" w:rsidRPr="001F42D3" w:rsidRDefault="003D003E" w:rsidP="002B53BA">
      <w:pPr>
        <w:pStyle w:val="BodyText"/>
      </w:pPr>
      <w:r w:rsidRPr="001F42D3">
        <w:t>The time zone (+/-ZZZZ) is represented as +/-HHMM offset from Coordinated Universal Time (UTC)</w:t>
      </w:r>
      <w:r w:rsidR="0043596B" w:rsidRPr="001F42D3">
        <w:t xml:space="preserve">. </w:t>
      </w:r>
      <w:r w:rsidR="00CB6BE2" w:rsidRPr="001F42D3">
        <w:t xml:space="preserve">Note that while the general </w:t>
      </w:r>
      <w:r w:rsidR="006D613E" w:rsidRPr="001F42D3">
        <w:t>HL7</w:t>
      </w:r>
      <w:r w:rsidR="00995105" w:rsidRPr="001F42D3">
        <w:t xml:space="preserve"> </w:t>
      </w:r>
      <w:r w:rsidR="00CB6BE2" w:rsidRPr="001F42D3">
        <w:t>V2.6 definition does not require the time zone indication to be present in all cases, in all IHE PCD profiles, the time zone is required.</w:t>
      </w:r>
    </w:p>
    <w:p w14:paraId="1F9E07DF" w14:textId="4998EEC0" w:rsidR="0043596B" w:rsidRPr="001F42D3" w:rsidRDefault="0043596B" w:rsidP="002B53BA">
      <w:pPr>
        <w:pStyle w:val="BodyText"/>
      </w:pPr>
      <w:r w:rsidRPr="001F42D3">
        <w:lastRenderedPageBreak/>
        <w:t xml:space="preserve">The IHE </w:t>
      </w:r>
      <w:r w:rsidR="007E67D4" w:rsidRPr="001F42D3">
        <w:t>DEV TF</w:t>
      </w:r>
      <w:r w:rsidRPr="001F42D3">
        <w:t xml:space="preserve"> uses the IETF RFC3339 “Unknown Local Offset Convention” to make it possible to distinguish between the case where UTC is the preferred reference point for the specified time, denoted with +0000, and the case where the UTC time is known, but the offset to local time is unknown, denoted with -0000. This distinction is in some cases important to represent in device data.</w:t>
      </w:r>
    </w:p>
    <w:p w14:paraId="5D1ACA76" w14:textId="7EB3E87D" w:rsidR="00B11855" w:rsidRPr="001F42D3" w:rsidRDefault="00D53FC4" w:rsidP="00B34AEB">
      <w:pPr>
        <w:pStyle w:val="Heading2"/>
        <w:numPr>
          <w:ilvl w:val="0"/>
          <w:numId w:val="0"/>
        </w:numPr>
        <w:rPr>
          <w:noProof w:val="0"/>
        </w:rPr>
      </w:pPr>
      <w:bookmarkStart w:id="1999" w:name="_Toc401769876"/>
      <w:bookmarkStart w:id="2000" w:name="_Toc214889795"/>
      <w:r w:rsidRPr="001F42D3">
        <w:rPr>
          <w:noProof w:val="0"/>
        </w:rPr>
        <w:t xml:space="preserve">C.5 </w:t>
      </w:r>
      <w:r w:rsidR="00852E72" w:rsidRPr="001F42D3">
        <w:rPr>
          <w:noProof w:val="0"/>
        </w:rPr>
        <w:t>Entity Identifier (EI) Data Type</w:t>
      </w:r>
      <w:bookmarkEnd w:id="1999"/>
      <w:bookmarkEnd w:id="2000"/>
    </w:p>
    <w:p w14:paraId="14A2930A" w14:textId="77777777" w:rsidR="00B11855" w:rsidRPr="001F42D3" w:rsidRDefault="003D003E" w:rsidP="00CF5627">
      <w:pPr>
        <w:pStyle w:val="TableTitle"/>
      </w:pPr>
      <w:r w:rsidRPr="001F42D3">
        <w:t>Table C.5-1: EI-Entity Identifier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24D64F27" w14:textId="77777777" w:rsidTr="00A92110">
        <w:trPr>
          <w:cantSplit/>
          <w:tblHeader/>
          <w:jc w:val="center"/>
        </w:trPr>
        <w:tc>
          <w:tcPr>
            <w:tcW w:w="783" w:type="dxa"/>
            <w:shd w:val="clear" w:color="auto" w:fill="D9D9D9"/>
          </w:tcPr>
          <w:p w14:paraId="3BEFB3A9" w14:textId="77777777" w:rsidR="00B11855" w:rsidRPr="001F42D3" w:rsidRDefault="003D003E" w:rsidP="002B53BA">
            <w:pPr>
              <w:pStyle w:val="TableEntryHeader"/>
            </w:pPr>
            <w:r w:rsidRPr="001F42D3">
              <w:t>SEQ</w:t>
            </w:r>
          </w:p>
        </w:tc>
        <w:tc>
          <w:tcPr>
            <w:tcW w:w="764" w:type="dxa"/>
            <w:shd w:val="clear" w:color="auto" w:fill="D9D9D9"/>
          </w:tcPr>
          <w:p w14:paraId="75CC29BE" w14:textId="77777777" w:rsidR="00B11855" w:rsidRPr="001F42D3" w:rsidRDefault="003D003E" w:rsidP="002B53BA">
            <w:pPr>
              <w:pStyle w:val="TableEntryHeader"/>
            </w:pPr>
            <w:r w:rsidRPr="001F42D3">
              <w:t>LEN</w:t>
            </w:r>
          </w:p>
        </w:tc>
        <w:tc>
          <w:tcPr>
            <w:tcW w:w="760" w:type="dxa"/>
            <w:shd w:val="clear" w:color="auto" w:fill="D9D9D9"/>
          </w:tcPr>
          <w:p w14:paraId="346A4593" w14:textId="77777777" w:rsidR="00B11855" w:rsidRPr="001F42D3" w:rsidRDefault="003D003E" w:rsidP="002B53BA">
            <w:pPr>
              <w:pStyle w:val="TableEntryHeader"/>
            </w:pPr>
            <w:r w:rsidRPr="001F42D3">
              <w:t>DT</w:t>
            </w:r>
          </w:p>
        </w:tc>
        <w:tc>
          <w:tcPr>
            <w:tcW w:w="961" w:type="dxa"/>
            <w:shd w:val="clear" w:color="auto" w:fill="D9D9D9"/>
          </w:tcPr>
          <w:p w14:paraId="6BFBF370" w14:textId="77777777" w:rsidR="00B11855" w:rsidRPr="001F42D3" w:rsidRDefault="003D003E" w:rsidP="002B53BA">
            <w:pPr>
              <w:pStyle w:val="TableEntryHeader"/>
            </w:pPr>
            <w:r w:rsidRPr="001F42D3">
              <w:t>Usage</w:t>
            </w:r>
          </w:p>
        </w:tc>
        <w:tc>
          <w:tcPr>
            <w:tcW w:w="1316" w:type="dxa"/>
            <w:shd w:val="clear" w:color="auto" w:fill="D9D9D9"/>
          </w:tcPr>
          <w:p w14:paraId="3BB70420" w14:textId="77777777" w:rsidR="00B11855" w:rsidRPr="001F42D3" w:rsidRDefault="003D003E" w:rsidP="002B53BA">
            <w:pPr>
              <w:pStyle w:val="TableEntryHeader"/>
            </w:pPr>
            <w:r w:rsidRPr="001F42D3">
              <w:t>Card.</w:t>
            </w:r>
          </w:p>
        </w:tc>
        <w:tc>
          <w:tcPr>
            <w:tcW w:w="861" w:type="dxa"/>
            <w:shd w:val="clear" w:color="auto" w:fill="D9D9D9"/>
          </w:tcPr>
          <w:p w14:paraId="772623F3" w14:textId="77777777" w:rsidR="00B11855" w:rsidRPr="001F42D3" w:rsidRDefault="003D003E" w:rsidP="002B53BA">
            <w:pPr>
              <w:pStyle w:val="TableEntryHeader"/>
            </w:pPr>
            <w:r w:rsidRPr="001F42D3">
              <w:t>TBL#</w:t>
            </w:r>
          </w:p>
        </w:tc>
        <w:tc>
          <w:tcPr>
            <w:tcW w:w="2834" w:type="dxa"/>
            <w:shd w:val="clear" w:color="auto" w:fill="D9D9D9"/>
          </w:tcPr>
          <w:p w14:paraId="0D3E29CD" w14:textId="77777777" w:rsidR="00B11855" w:rsidRPr="001F42D3" w:rsidRDefault="003D003E" w:rsidP="002B53BA">
            <w:pPr>
              <w:pStyle w:val="TableEntryHeader"/>
            </w:pPr>
            <w:r w:rsidRPr="001F42D3">
              <w:t>Component name</w:t>
            </w:r>
          </w:p>
        </w:tc>
      </w:tr>
      <w:tr w:rsidR="00C40FD5" w:rsidRPr="001F42D3" w14:paraId="35E62A1A" w14:textId="77777777" w:rsidTr="006C0E8E">
        <w:trPr>
          <w:cantSplit/>
          <w:jc w:val="center"/>
        </w:trPr>
        <w:tc>
          <w:tcPr>
            <w:tcW w:w="783" w:type="dxa"/>
          </w:tcPr>
          <w:p w14:paraId="4CA74F0D" w14:textId="77777777" w:rsidR="00B11855" w:rsidRPr="001F42D3" w:rsidRDefault="003D003E" w:rsidP="002B53BA">
            <w:pPr>
              <w:pStyle w:val="TableEntry"/>
            </w:pPr>
            <w:r w:rsidRPr="001F42D3">
              <w:t>1</w:t>
            </w:r>
          </w:p>
        </w:tc>
        <w:tc>
          <w:tcPr>
            <w:tcW w:w="764" w:type="dxa"/>
          </w:tcPr>
          <w:p w14:paraId="4990954A" w14:textId="77777777" w:rsidR="00B11855" w:rsidRPr="001F42D3" w:rsidRDefault="003D003E" w:rsidP="002B53BA">
            <w:pPr>
              <w:pStyle w:val="TableEntry"/>
            </w:pPr>
            <w:r w:rsidRPr="001F42D3">
              <w:t>199</w:t>
            </w:r>
          </w:p>
        </w:tc>
        <w:tc>
          <w:tcPr>
            <w:tcW w:w="760" w:type="dxa"/>
          </w:tcPr>
          <w:p w14:paraId="4ABC237B" w14:textId="77777777" w:rsidR="00B11855" w:rsidRPr="001F42D3" w:rsidRDefault="003D003E" w:rsidP="002B53BA">
            <w:pPr>
              <w:pStyle w:val="TableEntry"/>
            </w:pPr>
            <w:r w:rsidRPr="001F42D3">
              <w:t>ST</w:t>
            </w:r>
          </w:p>
        </w:tc>
        <w:tc>
          <w:tcPr>
            <w:tcW w:w="961" w:type="dxa"/>
          </w:tcPr>
          <w:p w14:paraId="2EA9F93B" w14:textId="77777777" w:rsidR="00B11855" w:rsidRPr="001F42D3" w:rsidRDefault="003D003E" w:rsidP="002B53BA">
            <w:pPr>
              <w:pStyle w:val="TableEntry"/>
            </w:pPr>
            <w:r w:rsidRPr="001F42D3">
              <w:t>RE</w:t>
            </w:r>
          </w:p>
        </w:tc>
        <w:tc>
          <w:tcPr>
            <w:tcW w:w="1316" w:type="dxa"/>
          </w:tcPr>
          <w:p w14:paraId="49CB1437" w14:textId="77777777" w:rsidR="00B11855" w:rsidRPr="001F42D3" w:rsidRDefault="003D003E" w:rsidP="002B53BA">
            <w:pPr>
              <w:pStyle w:val="TableEntry"/>
            </w:pPr>
            <w:r w:rsidRPr="001F42D3">
              <w:t>[1..1]</w:t>
            </w:r>
          </w:p>
        </w:tc>
        <w:tc>
          <w:tcPr>
            <w:tcW w:w="861" w:type="dxa"/>
          </w:tcPr>
          <w:p w14:paraId="0ED35C46" w14:textId="77777777" w:rsidR="00B11855" w:rsidRPr="001F42D3" w:rsidRDefault="00B11855" w:rsidP="002B53BA">
            <w:pPr>
              <w:pStyle w:val="TableEntry"/>
            </w:pPr>
          </w:p>
        </w:tc>
        <w:tc>
          <w:tcPr>
            <w:tcW w:w="2834" w:type="dxa"/>
          </w:tcPr>
          <w:p w14:paraId="5D87982F" w14:textId="77777777" w:rsidR="00B11855" w:rsidRPr="001F42D3" w:rsidRDefault="003D003E" w:rsidP="002B53BA">
            <w:pPr>
              <w:pStyle w:val="TableEntry"/>
            </w:pPr>
            <w:r w:rsidRPr="001F42D3">
              <w:t>Entity Identifier</w:t>
            </w:r>
          </w:p>
        </w:tc>
      </w:tr>
      <w:tr w:rsidR="00C40FD5" w:rsidRPr="001F42D3" w14:paraId="1F606003" w14:textId="77777777" w:rsidTr="006C0E8E">
        <w:trPr>
          <w:cantSplit/>
          <w:jc w:val="center"/>
        </w:trPr>
        <w:tc>
          <w:tcPr>
            <w:tcW w:w="783" w:type="dxa"/>
          </w:tcPr>
          <w:p w14:paraId="59E9F7EB" w14:textId="77777777" w:rsidR="00B11855" w:rsidRPr="001F42D3" w:rsidRDefault="003D003E" w:rsidP="002B53BA">
            <w:pPr>
              <w:pStyle w:val="TableEntry"/>
            </w:pPr>
            <w:r w:rsidRPr="001F42D3">
              <w:t>2</w:t>
            </w:r>
          </w:p>
        </w:tc>
        <w:tc>
          <w:tcPr>
            <w:tcW w:w="764" w:type="dxa"/>
          </w:tcPr>
          <w:p w14:paraId="7FD8CF5B" w14:textId="77777777" w:rsidR="00B11855" w:rsidRPr="001F42D3" w:rsidRDefault="003D003E" w:rsidP="002B53BA">
            <w:pPr>
              <w:pStyle w:val="TableEntry"/>
            </w:pPr>
            <w:r w:rsidRPr="001F42D3">
              <w:t>20</w:t>
            </w:r>
          </w:p>
        </w:tc>
        <w:tc>
          <w:tcPr>
            <w:tcW w:w="760" w:type="dxa"/>
          </w:tcPr>
          <w:p w14:paraId="3B97BFDC" w14:textId="77777777" w:rsidR="00B11855" w:rsidRPr="001F42D3" w:rsidRDefault="003D003E" w:rsidP="002B53BA">
            <w:pPr>
              <w:pStyle w:val="TableEntry"/>
            </w:pPr>
            <w:r w:rsidRPr="001F42D3">
              <w:t>IS</w:t>
            </w:r>
          </w:p>
        </w:tc>
        <w:tc>
          <w:tcPr>
            <w:tcW w:w="961" w:type="dxa"/>
          </w:tcPr>
          <w:p w14:paraId="47A820AE" w14:textId="77777777" w:rsidR="00B11855" w:rsidRPr="001F42D3" w:rsidRDefault="003D003E" w:rsidP="002B53BA">
            <w:pPr>
              <w:pStyle w:val="TableEntry"/>
            </w:pPr>
            <w:r w:rsidRPr="001F42D3">
              <w:t>RE</w:t>
            </w:r>
          </w:p>
        </w:tc>
        <w:tc>
          <w:tcPr>
            <w:tcW w:w="1316" w:type="dxa"/>
          </w:tcPr>
          <w:p w14:paraId="17FA912C" w14:textId="77777777" w:rsidR="00B11855" w:rsidRPr="001F42D3" w:rsidRDefault="003D003E" w:rsidP="002B53BA">
            <w:pPr>
              <w:pStyle w:val="TableEntry"/>
            </w:pPr>
            <w:r w:rsidRPr="001F42D3">
              <w:t>[0..1]</w:t>
            </w:r>
          </w:p>
        </w:tc>
        <w:tc>
          <w:tcPr>
            <w:tcW w:w="861" w:type="dxa"/>
          </w:tcPr>
          <w:p w14:paraId="02A01649" w14:textId="77777777" w:rsidR="00B11855" w:rsidRPr="001F42D3" w:rsidRDefault="003D003E" w:rsidP="002B53BA">
            <w:pPr>
              <w:pStyle w:val="TableEntry"/>
            </w:pPr>
            <w:r w:rsidRPr="001F42D3">
              <w:t>0363</w:t>
            </w:r>
          </w:p>
        </w:tc>
        <w:tc>
          <w:tcPr>
            <w:tcW w:w="2834" w:type="dxa"/>
          </w:tcPr>
          <w:p w14:paraId="5283A511" w14:textId="77777777" w:rsidR="00B11855" w:rsidRPr="001F42D3" w:rsidRDefault="003D003E" w:rsidP="002B53BA">
            <w:pPr>
              <w:pStyle w:val="TableEntry"/>
            </w:pPr>
            <w:r w:rsidRPr="001F42D3">
              <w:t>Namespace ID</w:t>
            </w:r>
          </w:p>
        </w:tc>
      </w:tr>
      <w:tr w:rsidR="00C40FD5" w:rsidRPr="001F42D3" w14:paraId="1EC8F526" w14:textId="77777777" w:rsidTr="006C0E8E">
        <w:trPr>
          <w:cantSplit/>
          <w:jc w:val="center"/>
        </w:trPr>
        <w:tc>
          <w:tcPr>
            <w:tcW w:w="783" w:type="dxa"/>
          </w:tcPr>
          <w:p w14:paraId="4F500D9C" w14:textId="77777777" w:rsidR="00B11855" w:rsidRPr="001F42D3" w:rsidRDefault="003D003E" w:rsidP="002B53BA">
            <w:pPr>
              <w:pStyle w:val="TableEntry"/>
            </w:pPr>
            <w:r w:rsidRPr="001F42D3">
              <w:t>3</w:t>
            </w:r>
          </w:p>
        </w:tc>
        <w:tc>
          <w:tcPr>
            <w:tcW w:w="764" w:type="dxa"/>
          </w:tcPr>
          <w:p w14:paraId="4D26EE31" w14:textId="77777777" w:rsidR="00B11855" w:rsidRPr="001F42D3" w:rsidRDefault="003D003E" w:rsidP="002B53BA">
            <w:pPr>
              <w:pStyle w:val="TableEntry"/>
            </w:pPr>
            <w:r w:rsidRPr="001F42D3">
              <w:t>199</w:t>
            </w:r>
          </w:p>
        </w:tc>
        <w:tc>
          <w:tcPr>
            <w:tcW w:w="760" w:type="dxa"/>
          </w:tcPr>
          <w:p w14:paraId="698CA371" w14:textId="77777777" w:rsidR="00B11855" w:rsidRPr="001F42D3" w:rsidRDefault="003D003E" w:rsidP="002B53BA">
            <w:pPr>
              <w:pStyle w:val="TableEntry"/>
            </w:pPr>
            <w:r w:rsidRPr="001F42D3">
              <w:t>ST</w:t>
            </w:r>
          </w:p>
        </w:tc>
        <w:tc>
          <w:tcPr>
            <w:tcW w:w="961" w:type="dxa"/>
          </w:tcPr>
          <w:p w14:paraId="5367177E" w14:textId="77777777" w:rsidR="00B11855" w:rsidRPr="001F42D3" w:rsidRDefault="003D003E" w:rsidP="002B53BA">
            <w:pPr>
              <w:pStyle w:val="TableEntry"/>
            </w:pPr>
            <w:r w:rsidRPr="001F42D3">
              <w:t>RE</w:t>
            </w:r>
          </w:p>
        </w:tc>
        <w:tc>
          <w:tcPr>
            <w:tcW w:w="1316" w:type="dxa"/>
          </w:tcPr>
          <w:p w14:paraId="34FD16C3" w14:textId="77777777" w:rsidR="00B11855" w:rsidRPr="001F42D3" w:rsidRDefault="003D003E" w:rsidP="002B53BA">
            <w:pPr>
              <w:pStyle w:val="TableEntry"/>
            </w:pPr>
            <w:r w:rsidRPr="001F42D3">
              <w:t>[0..1]</w:t>
            </w:r>
          </w:p>
        </w:tc>
        <w:tc>
          <w:tcPr>
            <w:tcW w:w="861" w:type="dxa"/>
          </w:tcPr>
          <w:p w14:paraId="6C5F1672" w14:textId="77777777" w:rsidR="00B11855" w:rsidRPr="001F42D3" w:rsidRDefault="00B11855" w:rsidP="002B53BA">
            <w:pPr>
              <w:pStyle w:val="TableEntry"/>
            </w:pPr>
          </w:p>
        </w:tc>
        <w:tc>
          <w:tcPr>
            <w:tcW w:w="2834" w:type="dxa"/>
          </w:tcPr>
          <w:p w14:paraId="16ED0AED" w14:textId="77777777" w:rsidR="00B11855" w:rsidRPr="001F42D3" w:rsidRDefault="003D003E" w:rsidP="002B53BA">
            <w:pPr>
              <w:pStyle w:val="TableEntry"/>
            </w:pPr>
            <w:r w:rsidRPr="001F42D3">
              <w:t>Universal ID</w:t>
            </w:r>
          </w:p>
        </w:tc>
      </w:tr>
      <w:tr w:rsidR="00C40FD5" w:rsidRPr="001F42D3" w14:paraId="2D1925CD" w14:textId="77777777" w:rsidTr="006C0E8E">
        <w:trPr>
          <w:cantSplit/>
          <w:jc w:val="center"/>
        </w:trPr>
        <w:tc>
          <w:tcPr>
            <w:tcW w:w="783" w:type="dxa"/>
          </w:tcPr>
          <w:p w14:paraId="1E717E7C" w14:textId="77777777" w:rsidR="00B11855" w:rsidRPr="001F42D3" w:rsidRDefault="003D003E" w:rsidP="002B53BA">
            <w:pPr>
              <w:pStyle w:val="TableEntry"/>
            </w:pPr>
            <w:r w:rsidRPr="001F42D3">
              <w:t>4</w:t>
            </w:r>
          </w:p>
        </w:tc>
        <w:tc>
          <w:tcPr>
            <w:tcW w:w="764" w:type="dxa"/>
          </w:tcPr>
          <w:p w14:paraId="030E200F" w14:textId="77777777" w:rsidR="00B11855" w:rsidRPr="001F42D3" w:rsidRDefault="003D003E" w:rsidP="002B53BA">
            <w:pPr>
              <w:pStyle w:val="TableEntry"/>
            </w:pPr>
            <w:r w:rsidRPr="001F42D3">
              <w:t>6</w:t>
            </w:r>
          </w:p>
        </w:tc>
        <w:tc>
          <w:tcPr>
            <w:tcW w:w="760" w:type="dxa"/>
          </w:tcPr>
          <w:p w14:paraId="4FF09E17" w14:textId="77777777" w:rsidR="00B11855" w:rsidRPr="001F42D3" w:rsidRDefault="003D003E" w:rsidP="002B53BA">
            <w:pPr>
              <w:pStyle w:val="TableEntry"/>
            </w:pPr>
            <w:r w:rsidRPr="001F42D3">
              <w:t>ID</w:t>
            </w:r>
          </w:p>
        </w:tc>
        <w:tc>
          <w:tcPr>
            <w:tcW w:w="961" w:type="dxa"/>
          </w:tcPr>
          <w:p w14:paraId="5CEDAC80" w14:textId="77777777" w:rsidR="00B11855" w:rsidRPr="001F42D3" w:rsidRDefault="003D003E" w:rsidP="002B53BA">
            <w:pPr>
              <w:pStyle w:val="TableEntry"/>
            </w:pPr>
            <w:r w:rsidRPr="001F42D3">
              <w:t>RE</w:t>
            </w:r>
          </w:p>
        </w:tc>
        <w:tc>
          <w:tcPr>
            <w:tcW w:w="1316" w:type="dxa"/>
          </w:tcPr>
          <w:p w14:paraId="24FF9AAB" w14:textId="77777777" w:rsidR="00B11855" w:rsidRPr="001F42D3" w:rsidRDefault="003D003E" w:rsidP="002B53BA">
            <w:pPr>
              <w:pStyle w:val="TableEntry"/>
            </w:pPr>
            <w:r w:rsidRPr="001F42D3">
              <w:t>[0..1]</w:t>
            </w:r>
          </w:p>
        </w:tc>
        <w:tc>
          <w:tcPr>
            <w:tcW w:w="861" w:type="dxa"/>
          </w:tcPr>
          <w:p w14:paraId="7CDD68BC" w14:textId="77777777" w:rsidR="00B11855" w:rsidRPr="001F42D3" w:rsidRDefault="003D003E" w:rsidP="002B53BA">
            <w:pPr>
              <w:pStyle w:val="TableEntry"/>
            </w:pPr>
            <w:r w:rsidRPr="001F42D3">
              <w:t>0301</w:t>
            </w:r>
          </w:p>
        </w:tc>
        <w:tc>
          <w:tcPr>
            <w:tcW w:w="2834" w:type="dxa"/>
          </w:tcPr>
          <w:p w14:paraId="5507F399" w14:textId="77777777" w:rsidR="00B11855" w:rsidRPr="001F42D3" w:rsidRDefault="003D003E" w:rsidP="002B53BA">
            <w:pPr>
              <w:pStyle w:val="TableEntry"/>
            </w:pPr>
            <w:r w:rsidRPr="001F42D3">
              <w:t>Universal ID Type</w:t>
            </w:r>
          </w:p>
        </w:tc>
      </w:tr>
    </w:tbl>
    <w:p w14:paraId="38CBEE8F" w14:textId="77777777" w:rsidR="00B11855" w:rsidRPr="001F42D3" w:rsidRDefault="00B11855" w:rsidP="002B53BA">
      <w:pPr>
        <w:pStyle w:val="BodyText"/>
      </w:pPr>
    </w:p>
    <w:p w14:paraId="028BA990" w14:textId="3D198767" w:rsidR="00B11855" w:rsidRPr="001F42D3" w:rsidRDefault="003D003E" w:rsidP="002B53BA">
      <w:pPr>
        <w:pStyle w:val="BodyText"/>
      </w:pPr>
      <w:r w:rsidRPr="001F42D3">
        <w:t>Definition: The Entity Identifier defines a given entity uniquely within a specified series of identifiers. A piece of equipment or an information system would be an example of an entity to be uniquely identified. In addition to the unique identifier in the first component, called somewhat confusingly by the same name as the data type itself, the Entity Identifier, the EI data type has 3 additional components that identify the ‘assigning authority’ that assigned the Entity Identifier. These function quite similarly to the three components of the Hierarchical Designator data type (see Appendix C.6, HD Data Type).</w:t>
      </w:r>
    </w:p>
    <w:p w14:paraId="42F4A2F9" w14:textId="290EECB1" w:rsidR="00B11855" w:rsidRPr="001F42D3" w:rsidRDefault="003D003E" w:rsidP="002B53BA">
      <w:pPr>
        <w:pStyle w:val="BodyText"/>
      </w:pPr>
      <w:r w:rsidRPr="001F42D3">
        <w:t xml:space="preserve">Identifiers do not serve their purpose if they cannot be used to distinguish unambiguously all of the entities of a particular kind in the context in which they are applied. The </w:t>
      </w:r>
      <w:r w:rsidR="006D613E" w:rsidRPr="001F42D3">
        <w:t>HL7</w:t>
      </w:r>
      <w:r w:rsidR="00995105" w:rsidRPr="001F42D3">
        <w:t xml:space="preserve"> </w:t>
      </w:r>
      <w:r w:rsidRPr="001F42D3">
        <w:t xml:space="preserve">specification discusses two kinds of identifiers: local and universal. Local identifiers only need to be unique within a limited scope agreed to by the sending and receiving systems, say, a particular hospital. The limitations of such a scheme are obvious: once you try to use such an identifier outside of its scope, another identifier in the wider scope may conflict with it (if, say, Alice Hospital and Barry Hospital merge and both have a monitor identified as "Monitor101"). </w:t>
      </w:r>
    </w:p>
    <w:p w14:paraId="3E1D0400" w14:textId="1A418A34" w:rsidR="00B11855" w:rsidRPr="001F42D3" w:rsidRDefault="003D003E" w:rsidP="002B53BA">
      <w:pPr>
        <w:pStyle w:val="BodyText"/>
      </w:pPr>
      <w:r w:rsidRPr="001F42D3">
        <w:t>A sort of intermediate but still local kind of identifier supplements the Entity Identifier with a Namespace ID. So</w:t>
      </w:r>
      <w:r w:rsidR="00F26F1D" w:rsidRPr="001F42D3">
        <w:t>,</w:t>
      </w:r>
      <w:r w:rsidRPr="001F42D3">
        <w:t xml:space="preserve"> the merged hospital could use a Namespace ID of "AH" for equipment names created in Alice Hospital and "BH" for ones from Barry Hospital. But as you go to wider scopes, such as a statewide reporting system, this intermediate system could still result in identifier clashes.</w:t>
      </w:r>
    </w:p>
    <w:p w14:paraId="7A2F40CC" w14:textId="77777777" w:rsidR="00B11855" w:rsidRPr="001F42D3" w:rsidRDefault="003D003E" w:rsidP="002B53BA">
      <w:pPr>
        <w:pStyle w:val="BodyText"/>
      </w:pPr>
      <w:r w:rsidRPr="001F42D3">
        <w:t xml:space="preserve">Universal identifiers avoid this problem by always including a unique identifier for the 'assigning authority' that created and manages the Entity Identifier. A Universal ID system must have a foolproof method for unambiguously identifying the 'assigning authority' over a 'universal' scope. Just allowing every assigning authority to name itself can still lead to name clashes. But there are a number of well-defined identifier systems that are designed to always yield unique identifiers. One that is familiar to programmers is the GUID, which gives a long hexadecimal number that </w:t>
      </w:r>
      <w:r w:rsidRPr="001F42D3">
        <w:lastRenderedPageBreak/>
        <w:t>can be generated on any suitably programmed computer with virtual certainty that the same number will not have been, and will not in the future be, generated by that computer or any other computer. EUI-64, ISO OIDs and URIs identifiers are other identifier schemes also are created according to well-defined rules such that each identifier system is intended to avoid applying the same identifier to the more than one entity no matter how wide the scope of applicability is.</w:t>
      </w:r>
    </w:p>
    <w:p w14:paraId="01D5D949" w14:textId="0480FB6B" w:rsidR="00B11855" w:rsidRPr="001F42D3" w:rsidRDefault="003D003E" w:rsidP="002B53BA">
      <w:pPr>
        <w:pStyle w:val="BodyText"/>
      </w:pPr>
      <w:r w:rsidRPr="001F42D3">
        <w:t>In other contexts</w:t>
      </w:r>
      <w:r w:rsidR="00EA270E" w:rsidRPr="001F42D3">
        <w:t>,</w:t>
      </w:r>
      <w:r w:rsidRPr="001F42D3">
        <w:t xml:space="preserve"> in PCD profiles, the ‘assigning authority’, as identified by Namespace ID (EI-2), Universal ID (EI-3), and Universal ID type (EI-4) is required. Assigning authorities in PCD profiles may, depending on context and need, be standards development organizations, manufacturers, software systems, or provider institutions. See the descriptions of particular fields with a data type of EI elsewhere in the Technical Framework.</w:t>
      </w:r>
    </w:p>
    <w:p w14:paraId="03FD6CB6" w14:textId="77777777" w:rsidR="00B11855" w:rsidRPr="001F42D3" w:rsidRDefault="003D003E" w:rsidP="002B53BA">
      <w:pPr>
        <w:pStyle w:val="BodyText"/>
      </w:pPr>
      <w:r w:rsidRPr="001F42D3">
        <w:t xml:space="preserve">Either Namespace ID (EI-2), giving a local identifier namespace, or (preferably) both Universal ID (EI-3), and Universal ID type (EI-4) are required. </w:t>
      </w:r>
    </w:p>
    <w:p w14:paraId="2C403586" w14:textId="77777777" w:rsidR="00B11855" w:rsidRPr="001F42D3" w:rsidRDefault="003D003E" w:rsidP="002B53BA">
      <w:pPr>
        <w:pStyle w:val="BodyText"/>
      </w:pPr>
      <w:r w:rsidRPr="001F42D3">
        <w:t xml:space="preserve">When only Namespace ID (EI-2) is valued, the identification of the assigning authority is only local. Particularly when there are several concurrent assigning authorities within the healthcare enterprise, this Namespace ID will indicate which assigning authority provided the Entity Identifier (EI-1). </w:t>
      </w:r>
    </w:p>
    <w:p w14:paraId="36521104" w14:textId="77777777" w:rsidR="00B11855" w:rsidRPr="001F42D3" w:rsidRDefault="003D003E" w:rsidP="002B53BA">
      <w:pPr>
        <w:pStyle w:val="BodyText"/>
      </w:pPr>
      <w:r w:rsidRPr="001F42D3">
        <w:t>In preference to such a local ID, IHE PCD strongly recommends a Universal ID. In such a Universal ID, IHE PCD recommends that Namespace ID (EI-2) always be populated, but it is optional when both Universal ID (EI-3), and Universal ID type (EI-4) are given. When EI-3 and EI-4 identify the manufacturer, EI-2 may be used for the model identification, to further qualify the Entity Identifier (EI-1) which shall contain a unique identifier for the instance of the device, either an EUI-64 (in which case EI-1 will duplicate the information in EI-3) or a manufacturer’s serial number.</w:t>
      </w:r>
    </w:p>
    <w:p w14:paraId="05638BA7" w14:textId="3C9B15FF" w:rsidR="00B11855" w:rsidRPr="001F42D3" w:rsidRDefault="00591F6E" w:rsidP="00591F6E">
      <w:pPr>
        <w:pStyle w:val="BodyText"/>
      </w:pPr>
      <w:r w:rsidRPr="001F42D3">
        <w:t xml:space="preserve">In IHE PCD, the order of preference for systems of Universal ID is: EUI-64, OID and URI. In addition to this order of </w:t>
      </w:r>
      <w:r w:rsidR="0028379E" w:rsidRPr="001F42D3">
        <w:t>preference,</w:t>
      </w:r>
      <w:r w:rsidRPr="001F42D3">
        <w:t xml:space="preserve"> it is noted that any IHE PCD system running in a production environment shall only use a</w:t>
      </w:r>
      <w:r w:rsidR="005F5A47" w:rsidRPr="001F42D3">
        <w:t>n</w:t>
      </w:r>
      <w:r w:rsidRPr="001F42D3">
        <w:t xml:space="preserve"> EUI-64 Universal ID. Systems running in test environments or certification environments are allowed to use an OID or URI Universal ID</w:t>
      </w:r>
    </w:p>
    <w:p w14:paraId="56F14282" w14:textId="77777777" w:rsidR="00B11855" w:rsidRPr="001F42D3" w:rsidRDefault="003D003E" w:rsidP="002B53BA">
      <w:pPr>
        <w:pStyle w:val="BodyText"/>
      </w:pPr>
      <w:r w:rsidRPr="005C1693">
        <w:t>Identifying with an EUI-64.</w:t>
      </w:r>
      <w:r w:rsidRPr="005C1693">
        <w:rPr>
          <w:b/>
          <w:bCs/>
        </w:rPr>
        <w:t xml:space="preserve"> </w:t>
      </w:r>
      <w:r w:rsidRPr="001F42D3">
        <w:t>Namespace ID (EI-2) is optional in this case and may contain a locally unique name for the application implementing PCD actor(s). Universal ID (EI-3) contains the EUI-64 identifier as a hexadecimal string. The IEEE defined 64-bit extended unique identifier (EUI-64) is a concatenation of the 24-bit company_id value assigned by the IEEE Registration Authority, and a 40-bit extension identifier assigned by the organization having that company_id assignment. The Universal ID Type (EI-4) contains the value EUI-64.</w:t>
      </w:r>
    </w:p>
    <w:p w14:paraId="009161F4" w14:textId="77777777" w:rsidR="00B11855" w:rsidRPr="001F42D3" w:rsidRDefault="003D003E" w:rsidP="00852E72">
      <w:pPr>
        <w:pStyle w:val="BodyText"/>
      </w:pPr>
      <w:r w:rsidRPr="005C1693">
        <w:t>Identifying with an ISO OID.</w:t>
      </w:r>
      <w:r w:rsidRPr="001F42D3">
        <w:rPr>
          <w:rStyle w:val="Strong"/>
        </w:rPr>
        <w:t xml:space="preserve"> </w:t>
      </w:r>
      <w:r w:rsidRPr="001F42D3">
        <w:t>When an ISO OID is used, "Namespace ID" (EI-2) contains either a local name of the assigning authority or the device model number when a patient care device is being identified, "Universal ID" (</w:t>
      </w:r>
      <w:r w:rsidR="003570BC" w:rsidRPr="001F42D3">
        <w:t>EI-3</w:t>
      </w:r>
      <w:r w:rsidRPr="001F42D3">
        <w:t>) contains its universal OID, and "Universal ID Type" (EI-4) containing the value ISO.</w:t>
      </w:r>
    </w:p>
    <w:p w14:paraId="64677041" w14:textId="176C5E3A" w:rsidR="00B11855" w:rsidRPr="001F42D3" w:rsidRDefault="003D003E" w:rsidP="00852E72">
      <w:pPr>
        <w:pStyle w:val="BodyText"/>
      </w:pPr>
      <w:r w:rsidRPr="005C1693">
        <w:t>Identifying with a URI.</w:t>
      </w:r>
      <w:r w:rsidRPr="001F42D3">
        <w:rPr>
          <w:rStyle w:val="Strong"/>
        </w:rPr>
        <w:t xml:space="preserve"> </w:t>
      </w:r>
      <w:r w:rsidRPr="001F42D3">
        <w:t xml:space="preserve">The Universal Resource Identifier, defined in IETF RFC3306, encompasses the familiar Uniform Resource Locator (the URL “internet address” of a website, </w:t>
      </w:r>
      <w:r w:rsidRPr="001F42D3">
        <w:lastRenderedPageBreak/>
        <w:t>for example), and the Universal Resource Name, which need not identify a web resource but uniquely identifies an entity according to a number of unique identifier schemes, including some of the others listed, such as ISO OIDs (which can be made into URIs simply by prefixing the OID string with “urn:oid:”). The URI is placed in the Universal ID (EI-3) component and the Universal ID type (EI-4) is "URN".</w:t>
      </w:r>
    </w:p>
    <w:p w14:paraId="6F4A6AAB" w14:textId="77777777" w:rsidR="00B11855" w:rsidRPr="001F42D3" w:rsidRDefault="003D003E" w:rsidP="008E3695">
      <w:pPr>
        <w:pStyle w:val="BodyText"/>
      </w:pPr>
      <w:r w:rsidRPr="001F42D3">
        <w:t xml:space="preserve">When identifying a piece of equipment, an EUI-64 has the advantage of being inherently unique to the piece of equipment, and containing the identity of the manufacturer. </w:t>
      </w:r>
    </w:p>
    <w:p w14:paraId="14EB0D7F" w14:textId="336793EA" w:rsidR="00B11855" w:rsidRPr="001F42D3" w:rsidRDefault="008E3695" w:rsidP="00852E72">
      <w:pPr>
        <w:pStyle w:val="BodyText"/>
      </w:pPr>
      <w:r w:rsidRPr="001F42D3">
        <w:t>Refer to</w:t>
      </w:r>
      <w:r w:rsidR="003D003E" w:rsidRPr="001F42D3">
        <w:t xml:space="preserve"> discussion and examples of the use of Entity Identifiers to identify equipmen</w:t>
      </w:r>
      <w:r w:rsidRPr="001F42D3">
        <w:t xml:space="preserve">t sourcing medical device data in the description of </w:t>
      </w:r>
      <w:r w:rsidR="006D613E" w:rsidRPr="001F42D3">
        <w:t>HL7</w:t>
      </w:r>
      <w:r w:rsidR="00995105" w:rsidRPr="001F42D3">
        <w:t xml:space="preserve"> </w:t>
      </w:r>
      <w:r w:rsidRPr="001F42D3">
        <w:t>field OBX-18 in Appendix B.8</w:t>
      </w:r>
      <w:r w:rsidR="003D003E" w:rsidRPr="001F42D3">
        <w:t>.</w:t>
      </w:r>
    </w:p>
    <w:p w14:paraId="18717FDB" w14:textId="77777777" w:rsidR="00B11855" w:rsidRPr="001F42D3" w:rsidRDefault="003D003E" w:rsidP="00852E72">
      <w:pPr>
        <w:pStyle w:val="BodyText"/>
      </w:pPr>
      <w:r w:rsidRPr="001F42D3">
        <w:t>IHE PCD constrains the length of the first component to 20 characters. National extensions can extend this length up to a maximum of 199.</w:t>
      </w:r>
    </w:p>
    <w:p w14:paraId="5542A94F" w14:textId="48B24E0F" w:rsidR="00B11855" w:rsidRPr="001F42D3" w:rsidRDefault="00D53FC4" w:rsidP="00B34AEB">
      <w:pPr>
        <w:pStyle w:val="Heading2"/>
        <w:numPr>
          <w:ilvl w:val="0"/>
          <w:numId w:val="0"/>
        </w:numPr>
        <w:rPr>
          <w:noProof w:val="0"/>
        </w:rPr>
      </w:pPr>
      <w:bookmarkStart w:id="2001" w:name="_Toc401769877"/>
      <w:bookmarkStart w:id="2002" w:name="_Toc214889796"/>
      <w:r w:rsidRPr="001F42D3">
        <w:rPr>
          <w:noProof w:val="0"/>
        </w:rPr>
        <w:t xml:space="preserve">C.6 </w:t>
      </w:r>
      <w:r w:rsidR="003D003E" w:rsidRPr="001F42D3">
        <w:rPr>
          <w:noProof w:val="0"/>
        </w:rPr>
        <w:t>Hierarchic Designator (HD) Data Type</w:t>
      </w:r>
      <w:bookmarkEnd w:id="2001"/>
      <w:bookmarkEnd w:id="2002"/>
    </w:p>
    <w:p w14:paraId="796610BD" w14:textId="77777777" w:rsidR="00B11855" w:rsidRPr="001F42D3" w:rsidRDefault="003D003E" w:rsidP="00852E72">
      <w:pPr>
        <w:pStyle w:val="BodyText"/>
      </w:pPr>
      <w:r w:rsidRPr="001F42D3">
        <w:t>Definition: The basic definition of the HD is that it identifies an (administrative or system or application or other) entity that has responsibility for managing or assigning a defined set of instance identifiers (such as placer or filler number, patient identifiers, provider identifiers, etc.). This entity could be a particular health care application such as a registration system that assigns patient identifiers, a governmental entity such as a licensing authority that assigns professional identifiers or drivers’ license numbers, or a facility where such identifiers are assigned.</w:t>
      </w:r>
    </w:p>
    <w:p w14:paraId="5B9D2915" w14:textId="77777777" w:rsidR="00B11855" w:rsidRPr="001F42D3" w:rsidRDefault="003D003E" w:rsidP="00852E72">
      <w:pPr>
        <w:pStyle w:val="BodyText"/>
      </w:pPr>
      <w:r w:rsidRPr="001F42D3">
        <w:t>In the context of IHE PCD profiles, the HD data type appears directly as the data type for sending and receiving applications, and sending and receiving facilities, in the MSH segment (MSH fields MSH-3, MSH-4, MSH-5, and MSH-6).</w:t>
      </w:r>
    </w:p>
    <w:p w14:paraId="373DDF60" w14:textId="77777777" w:rsidR="00B11855" w:rsidRPr="001F42D3" w:rsidRDefault="003D003E" w:rsidP="00852E72">
      <w:pPr>
        <w:pStyle w:val="BodyText"/>
      </w:pPr>
      <w:r w:rsidRPr="001F42D3">
        <w:t>The Hierarchic Designator (HD) data type also essentially forms part of the Entity Identifier (EI) data type which has other important roles in IHE PCD profile such as giving a placer or filler order number in OBR. The EI data type is made up of an Entity Identifier component (EI-1), plus additional components in the same form as the HD data type (EI-2 Namespace ID, corresponding to HD-1, EI-3 Universal ID corresponding to HD-2, and EI-4 Universal ID Type corresponding to HD-3). These additional components serve to identify the 'assigning authority' that is the source of the Entity Identifier. The EI data type is important in this Technical Framework for combining an identification of a particular entity (such as an information system) with the identification of the 'assigning authority' which assigned that particular identifier. See Appendix Section C.5 for details of this usage.</w:t>
      </w:r>
    </w:p>
    <w:p w14:paraId="69ED6686" w14:textId="77777777" w:rsidR="00B11855" w:rsidRPr="001F42D3" w:rsidRDefault="003D003E" w:rsidP="00CF5627">
      <w:pPr>
        <w:pStyle w:val="TableTitle"/>
      </w:pPr>
      <w:r w:rsidRPr="001F42D3">
        <w:t>Table C.6-1: HD-Hierarchic designator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3C15DD9A" w14:textId="77777777" w:rsidTr="00C10546">
        <w:trPr>
          <w:cantSplit/>
          <w:tblHeader/>
          <w:jc w:val="center"/>
        </w:trPr>
        <w:tc>
          <w:tcPr>
            <w:tcW w:w="783" w:type="dxa"/>
            <w:shd w:val="clear" w:color="auto" w:fill="D9D9D9"/>
          </w:tcPr>
          <w:p w14:paraId="53832428" w14:textId="77777777" w:rsidR="00B11855" w:rsidRPr="001F42D3" w:rsidRDefault="003D003E" w:rsidP="00852E72">
            <w:pPr>
              <w:pStyle w:val="TableEntryHeader"/>
            </w:pPr>
            <w:r w:rsidRPr="001F42D3">
              <w:t>SEQ</w:t>
            </w:r>
          </w:p>
        </w:tc>
        <w:tc>
          <w:tcPr>
            <w:tcW w:w="764" w:type="dxa"/>
            <w:shd w:val="clear" w:color="auto" w:fill="D9D9D9"/>
          </w:tcPr>
          <w:p w14:paraId="690EE793" w14:textId="77777777" w:rsidR="00B11855" w:rsidRPr="001F42D3" w:rsidRDefault="003D003E" w:rsidP="00852E72">
            <w:pPr>
              <w:pStyle w:val="TableEntryHeader"/>
            </w:pPr>
            <w:r w:rsidRPr="001F42D3">
              <w:t>LEN</w:t>
            </w:r>
          </w:p>
        </w:tc>
        <w:tc>
          <w:tcPr>
            <w:tcW w:w="760" w:type="dxa"/>
            <w:shd w:val="clear" w:color="auto" w:fill="D9D9D9"/>
          </w:tcPr>
          <w:p w14:paraId="7BD6D275" w14:textId="77777777" w:rsidR="00B11855" w:rsidRPr="001F42D3" w:rsidRDefault="003D003E" w:rsidP="00852E72">
            <w:pPr>
              <w:pStyle w:val="TableEntryHeader"/>
            </w:pPr>
            <w:r w:rsidRPr="001F42D3">
              <w:t>DT</w:t>
            </w:r>
          </w:p>
        </w:tc>
        <w:tc>
          <w:tcPr>
            <w:tcW w:w="961" w:type="dxa"/>
            <w:shd w:val="clear" w:color="auto" w:fill="D9D9D9"/>
          </w:tcPr>
          <w:p w14:paraId="7B54CD75" w14:textId="77777777" w:rsidR="00B11855" w:rsidRPr="001F42D3" w:rsidRDefault="003D003E" w:rsidP="00852E72">
            <w:pPr>
              <w:pStyle w:val="TableEntryHeader"/>
            </w:pPr>
            <w:r w:rsidRPr="001F42D3">
              <w:t>Usage</w:t>
            </w:r>
          </w:p>
        </w:tc>
        <w:tc>
          <w:tcPr>
            <w:tcW w:w="1316" w:type="dxa"/>
            <w:shd w:val="clear" w:color="auto" w:fill="D9D9D9"/>
          </w:tcPr>
          <w:p w14:paraId="7F5B048D" w14:textId="77777777" w:rsidR="00B11855" w:rsidRPr="001F42D3" w:rsidRDefault="003D003E" w:rsidP="00852E72">
            <w:pPr>
              <w:pStyle w:val="TableEntryHeader"/>
            </w:pPr>
            <w:r w:rsidRPr="001F42D3">
              <w:t>Card.</w:t>
            </w:r>
          </w:p>
        </w:tc>
        <w:tc>
          <w:tcPr>
            <w:tcW w:w="861" w:type="dxa"/>
            <w:shd w:val="clear" w:color="auto" w:fill="D9D9D9"/>
          </w:tcPr>
          <w:p w14:paraId="61CA8996" w14:textId="77777777" w:rsidR="00B11855" w:rsidRPr="001F42D3" w:rsidRDefault="003D003E" w:rsidP="00852E72">
            <w:pPr>
              <w:pStyle w:val="TableEntryHeader"/>
            </w:pPr>
            <w:r w:rsidRPr="001F42D3">
              <w:t>TBL#</w:t>
            </w:r>
          </w:p>
        </w:tc>
        <w:tc>
          <w:tcPr>
            <w:tcW w:w="2834" w:type="dxa"/>
            <w:shd w:val="clear" w:color="auto" w:fill="D9D9D9"/>
          </w:tcPr>
          <w:p w14:paraId="320D1CC7" w14:textId="77777777" w:rsidR="00B11855" w:rsidRPr="001F42D3" w:rsidRDefault="003D003E" w:rsidP="00852E72">
            <w:pPr>
              <w:pStyle w:val="TableEntryHeader"/>
            </w:pPr>
            <w:r w:rsidRPr="001F42D3">
              <w:t>Component name</w:t>
            </w:r>
          </w:p>
        </w:tc>
      </w:tr>
      <w:tr w:rsidR="00C40FD5" w:rsidRPr="001F42D3" w14:paraId="530FD812" w14:textId="77777777" w:rsidTr="006C0E8E">
        <w:trPr>
          <w:cantSplit/>
          <w:jc w:val="center"/>
        </w:trPr>
        <w:tc>
          <w:tcPr>
            <w:tcW w:w="783" w:type="dxa"/>
          </w:tcPr>
          <w:p w14:paraId="2DE33896" w14:textId="77777777" w:rsidR="00B11855" w:rsidRPr="001F42D3" w:rsidRDefault="003D003E" w:rsidP="00852E72">
            <w:pPr>
              <w:pStyle w:val="TableEntry"/>
            </w:pPr>
            <w:r w:rsidRPr="001F42D3">
              <w:t>1</w:t>
            </w:r>
          </w:p>
        </w:tc>
        <w:tc>
          <w:tcPr>
            <w:tcW w:w="764" w:type="dxa"/>
          </w:tcPr>
          <w:p w14:paraId="00FE8B97" w14:textId="77777777" w:rsidR="00B11855" w:rsidRPr="001F42D3" w:rsidRDefault="003D003E" w:rsidP="00852E72">
            <w:pPr>
              <w:pStyle w:val="TableEntry"/>
            </w:pPr>
            <w:r w:rsidRPr="001F42D3">
              <w:t>20</w:t>
            </w:r>
          </w:p>
        </w:tc>
        <w:tc>
          <w:tcPr>
            <w:tcW w:w="760" w:type="dxa"/>
          </w:tcPr>
          <w:p w14:paraId="403DE311" w14:textId="77777777" w:rsidR="00B11855" w:rsidRPr="001F42D3" w:rsidRDefault="003D003E" w:rsidP="00852E72">
            <w:pPr>
              <w:pStyle w:val="TableEntry"/>
            </w:pPr>
            <w:r w:rsidRPr="001F42D3">
              <w:t>IS</w:t>
            </w:r>
          </w:p>
        </w:tc>
        <w:tc>
          <w:tcPr>
            <w:tcW w:w="961" w:type="dxa"/>
          </w:tcPr>
          <w:p w14:paraId="213CDA65" w14:textId="77777777" w:rsidR="00B11855" w:rsidRPr="001F42D3" w:rsidRDefault="003D003E" w:rsidP="00852E72">
            <w:pPr>
              <w:pStyle w:val="TableEntry"/>
            </w:pPr>
            <w:r w:rsidRPr="001F42D3">
              <w:t>RE</w:t>
            </w:r>
          </w:p>
        </w:tc>
        <w:tc>
          <w:tcPr>
            <w:tcW w:w="1316" w:type="dxa"/>
          </w:tcPr>
          <w:p w14:paraId="3693241E" w14:textId="77777777" w:rsidR="00B11855" w:rsidRPr="001F42D3" w:rsidRDefault="003D003E" w:rsidP="00852E72">
            <w:pPr>
              <w:pStyle w:val="TableEntry"/>
            </w:pPr>
            <w:r w:rsidRPr="001F42D3">
              <w:t>[0..1]</w:t>
            </w:r>
          </w:p>
        </w:tc>
        <w:tc>
          <w:tcPr>
            <w:tcW w:w="861" w:type="dxa"/>
          </w:tcPr>
          <w:p w14:paraId="45DD5B0E" w14:textId="77777777" w:rsidR="00B11855" w:rsidRPr="001F42D3" w:rsidRDefault="003D003E" w:rsidP="00852E72">
            <w:pPr>
              <w:pStyle w:val="TableEntry"/>
            </w:pPr>
            <w:r w:rsidRPr="001F42D3">
              <w:t>0300</w:t>
            </w:r>
          </w:p>
        </w:tc>
        <w:tc>
          <w:tcPr>
            <w:tcW w:w="2834" w:type="dxa"/>
          </w:tcPr>
          <w:p w14:paraId="57FAFEDA" w14:textId="77777777" w:rsidR="00B11855" w:rsidRPr="001F42D3" w:rsidRDefault="003D003E" w:rsidP="00852E72">
            <w:pPr>
              <w:pStyle w:val="TableEntry"/>
            </w:pPr>
            <w:r w:rsidRPr="001F42D3">
              <w:t>Namespace ID</w:t>
            </w:r>
          </w:p>
        </w:tc>
      </w:tr>
      <w:tr w:rsidR="00C40FD5" w:rsidRPr="001F42D3" w14:paraId="3A8E3E0F" w14:textId="77777777" w:rsidTr="006C0E8E">
        <w:trPr>
          <w:cantSplit/>
          <w:jc w:val="center"/>
        </w:trPr>
        <w:tc>
          <w:tcPr>
            <w:tcW w:w="783" w:type="dxa"/>
          </w:tcPr>
          <w:p w14:paraId="21E11371" w14:textId="77777777" w:rsidR="00B11855" w:rsidRPr="001F42D3" w:rsidRDefault="003D003E" w:rsidP="00852E72">
            <w:pPr>
              <w:pStyle w:val="TableEntry"/>
            </w:pPr>
            <w:r w:rsidRPr="001F42D3">
              <w:t>2</w:t>
            </w:r>
          </w:p>
        </w:tc>
        <w:tc>
          <w:tcPr>
            <w:tcW w:w="764" w:type="dxa"/>
          </w:tcPr>
          <w:p w14:paraId="52B394EA" w14:textId="77777777" w:rsidR="00B11855" w:rsidRPr="001F42D3" w:rsidRDefault="003D003E" w:rsidP="00852E72">
            <w:pPr>
              <w:pStyle w:val="TableEntry"/>
            </w:pPr>
            <w:r w:rsidRPr="001F42D3">
              <w:t>999</w:t>
            </w:r>
          </w:p>
        </w:tc>
        <w:tc>
          <w:tcPr>
            <w:tcW w:w="760" w:type="dxa"/>
          </w:tcPr>
          <w:p w14:paraId="4E64BE0F" w14:textId="77777777" w:rsidR="00B11855" w:rsidRPr="001F42D3" w:rsidRDefault="003D003E" w:rsidP="00852E72">
            <w:pPr>
              <w:pStyle w:val="TableEntry"/>
            </w:pPr>
            <w:r w:rsidRPr="001F42D3">
              <w:t>ST</w:t>
            </w:r>
          </w:p>
        </w:tc>
        <w:tc>
          <w:tcPr>
            <w:tcW w:w="961" w:type="dxa"/>
          </w:tcPr>
          <w:p w14:paraId="09DC1241" w14:textId="77777777" w:rsidR="00B11855" w:rsidRPr="001F42D3" w:rsidRDefault="003D003E" w:rsidP="00852E72">
            <w:pPr>
              <w:pStyle w:val="TableEntry"/>
            </w:pPr>
            <w:r w:rsidRPr="001F42D3">
              <w:t>RE</w:t>
            </w:r>
          </w:p>
        </w:tc>
        <w:tc>
          <w:tcPr>
            <w:tcW w:w="1316" w:type="dxa"/>
          </w:tcPr>
          <w:p w14:paraId="5AB5020E" w14:textId="77777777" w:rsidR="00B11855" w:rsidRPr="001F42D3" w:rsidRDefault="003D003E" w:rsidP="00852E72">
            <w:pPr>
              <w:pStyle w:val="TableEntry"/>
            </w:pPr>
            <w:r w:rsidRPr="001F42D3">
              <w:t>[0..1]</w:t>
            </w:r>
          </w:p>
        </w:tc>
        <w:tc>
          <w:tcPr>
            <w:tcW w:w="861" w:type="dxa"/>
          </w:tcPr>
          <w:p w14:paraId="6D1CC6FF" w14:textId="77777777" w:rsidR="00B11855" w:rsidRPr="001F42D3" w:rsidRDefault="00B11855" w:rsidP="00852E72">
            <w:pPr>
              <w:pStyle w:val="TableEntry"/>
            </w:pPr>
          </w:p>
        </w:tc>
        <w:tc>
          <w:tcPr>
            <w:tcW w:w="2834" w:type="dxa"/>
          </w:tcPr>
          <w:p w14:paraId="040B24C5" w14:textId="77777777" w:rsidR="00B11855" w:rsidRPr="001F42D3" w:rsidRDefault="003D003E" w:rsidP="00852E72">
            <w:pPr>
              <w:pStyle w:val="TableEntry"/>
            </w:pPr>
            <w:r w:rsidRPr="001F42D3">
              <w:t>Universal ID</w:t>
            </w:r>
          </w:p>
        </w:tc>
      </w:tr>
      <w:tr w:rsidR="00C40FD5" w:rsidRPr="001F42D3" w14:paraId="30303BAF" w14:textId="77777777" w:rsidTr="006C0E8E">
        <w:trPr>
          <w:cantSplit/>
          <w:jc w:val="center"/>
        </w:trPr>
        <w:tc>
          <w:tcPr>
            <w:tcW w:w="783" w:type="dxa"/>
          </w:tcPr>
          <w:p w14:paraId="7DEF8A88" w14:textId="77777777" w:rsidR="00B11855" w:rsidRPr="001F42D3" w:rsidRDefault="003D003E" w:rsidP="00852E72">
            <w:pPr>
              <w:pStyle w:val="TableEntry"/>
            </w:pPr>
            <w:r w:rsidRPr="001F42D3">
              <w:t>3</w:t>
            </w:r>
          </w:p>
        </w:tc>
        <w:tc>
          <w:tcPr>
            <w:tcW w:w="764" w:type="dxa"/>
          </w:tcPr>
          <w:p w14:paraId="69A26F60" w14:textId="77777777" w:rsidR="00B11855" w:rsidRPr="001F42D3" w:rsidRDefault="003D003E" w:rsidP="00852E72">
            <w:pPr>
              <w:pStyle w:val="TableEntry"/>
            </w:pPr>
            <w:r w:rsidRPr="001F42D3">
              <w:t>6</w:t>
            </w:r>
          </w:p>
        </w:tc>
        <w:tc>
          <w:tcPr>
            <w:tcW w:w="760" w:type="dxa"/>
          </w:tcPr>
          <w:p w14:paraId="1797AC57" w14:textId="77777777" w:rsidR="00B11855" w:rsidRPr="001F42D3" w:rsidRDefault="003D003E" w:rsidP="00852E72">
            <w:pPr>
              <w:pStyle w:val="TableEntry"/>
            </w:pPr>
            <w:r w:rsidRPr="001F42D3">
              <w:t>ID</w:t>
            </w:r>
          </w:p>
        </w:tc>
        <w:tc>
          <w:tcPr>
            <w:tcW w:w="961" w:type="dxa"/>
          </w:tcPr>
          <w:p w14:paraId="30BB3FC0" w14:textId="77777777" w:rsidR="00B11855" w:rsidRPr="001F42D3" w:rsidRDefault="003D003E" w:rsidP="00852E72">
            <w:pPr>
              <w:pStyle w:val="TableEntry"/>
            </w:pPr>
            <w:r w:rsidRPr="001F42D3">
              <w:t>RE</w:t>
            </w:r>
          </w:p>
        </w:tc>
        <w:tc>
          <w:tcPr>
            <w:tcW w:w="1316" w:type="dxa"/>
          </w:tcPr>
          <w:p w14:paraId="1A8980CB" w14:textId="77777777" w:rsidR="00B11855" w:rsidRPr="001F42D3" w:rsidRDefault="003D003E" w:rsidP="00852E72">
            <w:pPr>
              <w:pStyle w:val="TableEntry"/>
            </w:pPr>
            <w:r w:rsidRPr="001F42D3">
              <w:t>[0..1]</w:t>
            </w:r>
          </w:p>
        </w:tc>
        <w:tc>
          <w:tcPr>
            <w:tcW w:w="861" w:type="dxa"/>
          </w:tcPr>
          <w:p w14:paraId="281EAFA2" w14:textId="77777777" w:rsidR="00B11855" w:rsidRPr="001F42D3" w:rsidRDefault="003D003E" w:rsidP="00852E72">
            <w:pPr>
              <w:pStyle w:val="TableEntry"/>
            </w:pPr>
            <w:r w:rsidRPr="001F42D3">
              <w:t>0301</w:t>
            </w:r>
          </w:p>
        </w:tc>
        <w:tc>
          <w:tcPr>
            <w:tcW w:w="2834" w:type="dxa"/>
          </w:tcPr>
          <w:p w14:paraId="3C44A30F" w14:textId="77777777" w:rsidR="00B11855" w:rsidRPr="001F42D3" w:rsidRDefault="003D003E" w:rsidP="00852E72">
            <w:pPr>
              <w:pStyle w:val="TableEntry"/>
            </w:pPr>
            <w:r w:rsidRPr="001F42D3">
              <w:t>Universal ID Type</w:t>
            </w:r>
          </w:p>
        </w:tc>
      </w:tr>
    </w:tbl>
    <w:p w14:paraId="456E7C1F" w14:textId="77777777" w:rsidR="00B11855" w:rsidRPr="001F42D3" w:rsidRDefault="00B11855" w:rsidP="00852E72">
      <w:pPr>
        <w:pStyle w:val="BodyText"/>
      </w:pPr>
    </w:p>
    <w:p w14:paraId="3A9C790B" w14:textId="4FB24E1B" w:rsidR="00B11855" w:rsidRPr="001F42D3" w:rsidRDefault="003D003E" w:rsidP="00852E72">
      <w:pPr>
        <w:pStyle w:val="BodyText"/>
      </w:pPr>
      <w:r w:rsidRPr="001F42D3">
        <w:lastRenderedPageBreak/>
        <w:t xml:space="preserve">The Namespace ID (HD-1) in </w:t>
      </w:r>
      <w:r w:rsidR="006D613E" w:rsidRPr="001F42D3">
        <w:t>HL7</w:t>
      </w:r>
      <w:r w:rsidR="00995105" w:rsidRPr="001F42D3">
        <w:t xml:space="preserve"> </w:t>
      </w:r>
      <w:r w:rsidRPr="001F42D3">
        <w:t>in general may be populated with a strictly local identifier, which only needs to be understood in the same way by the individual sending and receiving applications. Where it is possible, IHE PCD discourages the use of such local identifiers and instead encourages the use of "Universal" types of identifier, specified by Universal ID and Universal ID Type, which carry a semantic context that can be understood widely in a context not limited to a single institution, with no risk of conflicting duplicate identifiers if the Universal ID system is used properly. The Universal ID (HD-2) should be a well-formed identifier according to a generally recognized system of identification such as the IEEE EUI-64 for hardware or software systems, or an ISO OID. The Universal ID type (HD-3) specifies which Universal ID system the Universal ID (HD-2) is drawn from.</w:t>
      </w:r>
    </w:p>
    <w:p w14:paraId="1FDC7549" w14:textId="3CAA3CBC" w:rsidR="00B11855" w:rsidRPr="001F42D3" w:rsidRDefault="003D003E" w:rsidP="00852E72">
      <w:pPr>
        <w:pStyle w:val="BodyText"/>
      </w:pPr>
      <w:r w:rsidRPr="001F42D3">
        <w:t xml:space="preserve">The </w:t>
      </w:r>
      <w:r w:rsidR="007E67D4" w:rsidRPr="001F42D3">
        <w:t>DEV TF</w:t>
      </w:r>
      <w:r w:rsidRPr="001F42D3">
        <w:t xml:space="preserve"> requires that a field of Data Type HD be populated with: </w:t>
      </w:r>
    </w:p>
    <w:p w14:paraId="678C46A3" w14:textId="77777777" w:rsidR="00B11855" w:rsidRPr="001F42D3" w:rsidRDefault="003D003E" w:rsidP="005C1693">
      <w:pPr>
        <w:pStyle w:val="ListBullet2"/>
      </w:pPr>
      <w:r w:rsidRPr="001F42D3">
        <w:t xml:space="preserve">Either "Namespace ID" (HD-1) alone, which in this case contains a local identifier of the assigning entity. </w:t>
      </w:r>
    </w:p>
    <w:p w14:paraId="0B7EC23F" w14:textId="77777777" w:rsidR="00B11855" w:rsidRPr="001F42D3" w:rsidRDefault="003D003E" w:rsidP="005C1693">
      <w:pPr>
        <w:pStyle w:val="ListBullet2"/>
      </w:pPr>
      <w:r w:rsidRPr="001F42D3">
        <w:t>Or, preferably, with a recognized system of Universal IDs such as an EUI-64 or an ISO OID as Universal IDs. See the discussion under EI data type, Appendix Section C.5 for the application of Universal ID systems in IHE PCD profiles (note that the component names Namespace ID, Universal ID, and Universal ID Type are the same in HD and EI data types, but since the EI data type has an extra component, Entity Identifier, at the beginning, the component numbers are not the same between HD and EI).</w:t>
      </w:r>
    </w:p>
    <w:p w14:paraId="18EE9500" w14:textId="6B9D6E76" w:rsidR="00B11855" w:rsidRPr="001F42D3" w:rsidRDefault="00D53FC4" w:rsidP="00B34AEB">
      <w:pPr>
        <w:pStyle w:val="Heading2"/>
        <w:numPr>
          <w:ilvl w:val="0"/>
          <w:numId w:val="0"/>
        </w:numPr>
        <w:rPr>
          <w:noProof w:val="0"/>
        </w:rPr>
      </w:pPr>
      <w:bookmarkStart w:id="2003" w:name="_Toc401769878"/>
      <w:bookmarkStart w:id="2004" w:name="_Toc214889797"/>
      <w:r w:rsidRPr="001F42D3">
        <w:rPr>
          <w:noProof w:val="0"/>
        </w:rPr>
        <w:t xml:space="preserve">C.7 </w:t>
      </w:r>
      <w:r w:rsidR="003D003E" w:rsidRPr="001F42D3">
        <w:rPr>
          <w:noProof w:val="0"/>
        </w:rPr>
        <w:t>PL Data Type</w:t>
      </w:r>
      <w:bookmarkEnd w:id="2003"/>
      <w:bookmarkEnd w:id="2004"/>
    </w:p>
    <w:p w14:paraId="341AD890" w14:textId="77777777" w:rsidR="00B11855" w:rsidRPr="001F42D3" w:rsidRDefault="003D003E" w:rsidP="00CF5627">
      <w:pPr>
        <w:pStyle w:val="TableTitle"/>
      </w:pPr>
      <w:r w:rsidRPr="001F42D3">
        <w:t>Table C.7-1: PL-Person Location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3911"/>
      </w:tblGrid>
      <w:tr w:rsidR="00C40FD5" w:rsidRPr="001F42D3" w14:paraId="7B9DC773" w14:textId="77777777" w:rsidTr="00A92110">
        <w:trPr>
          <w:cantSplit/>
          <w:jc w:val="center"/>
        </w:trPr>
        <w:tc>
          <w:tcPr>
            <w:tcW w:w="783" w:type="dxa"/>
            <w:shd w:val="clear" w:color="auto" w:fill="D9D9D9"/>
          </w:tcPr>
          <w:p w14:paraId="04F2D213" w14:textId="77777777" w:rsidR="00B11855" w:rsidRPr="001F42D3" w:rsidRDefault="003D003E" w:rsidP="00852E72">
            <w:pPr>
              <w:pStyle w:val="TableEntryHeader"/>
            </w:pPr>
            <w:r w:rsidRPr="001F42D3">
              <w:t>SEQ</w:t>
            </w:r>
          </w:p>
        </w:tc>
        <w:tc>
          <w:tcPr>
            <w:tcW w:w="764" w:type="dxa"/>
            <w:shd w:val="clear" w:color="auto" w:fill="D9D9D9"/>
          </w:tcPr>
          <w:p w14:paraId="7271DA7F" w14:textId="77777777" w:rsidR="00B11855" w:rsidRPr="001F42D3" w:rsidRDefault="003D003E" w:rsidP="00852E72">
            <w:pPr>
              <w:pStyle w:val="TableEntryHeader"/>
            </w:pPr>
            <w:r w:rsidRPr="001F42D3">
              <w:t>LEN</w:t>
            </w:r>
          </w:p>
        </w:tc>
        <w:tc>
          <w:tcPr>
            <w:tcW w:w="760" w:type="dxa"/>
            <w:shd w:val="clear" w:color="auto" w:fill="D9D9D9"/>
          </w:tcPr>
          <w:p w14:paraId="14D831CD" w14:textId="77777777" w:rsidR="00B11855" w:rsidRPr="001F42D3" w:rsidRDefault="003D003E" w:rsidP="00852E72">
            <w:pPr>
              <w:pStyle w:val="TableEntryHeader"/>
            </w:pPr>
            <w:r w:rsidRPr="001F42D3">
              <w:t>DT</w:t>
            </w:r>
          </w:p>
        </w:tc>
        <w:tc>
          <w:tcPr>
            <w:tcW w:w="961" w:type="dxa"/>
            <w:shd w:val="clear" w:color="auto" w:fill="D9D9D9"/>
          </w:tcPr>
          <w:p w14:paraId="44FB3C18" w14:textId="77777777" w:rsidR="00B11855" w:rsidRPr="001F42D3" w:rsidRDefault="003D003E" w:rsidP="00852E72">
            <w:pPr>
              <w:pStyle w:val="TableEntryHeader"/>
            </w:pPr>
            <w:r w:rsidRPr="001F42D3">
              <w:t>Usage</w:t>
            </w:r>
          </w:p>
        </w:tc>
        <w:tc>
          <w:tcPr>
            <w:tcW w:w="1316" w:type="dxa"/>
            <w:shd w:val="clear" w:color="auto" w:fill="D9D9D9"/>
          </w:tcPr>
          <w:p w14:paraId="753D4E84" w14:textId="77777777" w:rsidR="00B11855" w:rsidRPr="001F42D3" w:rsidRDefault="003D003E" w:rsidP="00852E72">
            <w:pPr>
              <w:pStyle w:val="TableEntryHeader"/>
            </w:pPr>
            <w:r w:rsidRPr="001F42D3">
              <w:t>Card.</w:t>
            </w:r>
          </w:p>
        </w:tc>
        <w:tc>
          <w:tcPr>
            <w:tcW w:w="861" w:type="dxa"/>
            <w:shd w:val="clear" w:color="auto" w:fill="D9D9D9"/>
          </w:tcPr>
          <w:p w14:paraId="4BFA0A13" w14:textId="77777777" w:rsidR="00B11855" w:rsidRPr="001F42D3" w:rsidRDefault="003D003E" w:rsidP="00852E72">
            <w:pPr>
              <w:pStyle w:val="TableEntryHeader"/>
            </w:pPr>
            <w:r w:rsidRPr="001F42D3">
              <w:t>TBL#</w:t>
            </w:r>
          </w:p>
        </w:tc>
        <w:tc>
          <w:tcPr>
            <w:tcW w:w="3911" w:type="dxa"/>
            <w:shd w:val="clear" w:color="auto" w:fill="D9D9D9"/>
          </w:tcPr>
          <w:p w14:paraId="526158F0" w14:textId="77777777" w:rsidR="00B11855" w:rsidRPr="001F42D3" w:rsidRDefault="003D003E" w:rsidP="00852E72">
            <w:pPr>
              <w:pStyle w:val="TableEntryHeader"/>
            </w:pPr>
            <w:r w:rsidRPr="001F42D3">
              <w:t>Component name</w:t>
            </w:r>
          </w:p>
        </w:tc>
      </w:tr>
      <w:tr w:rsidR="00C40FD5" w:rsidRPr="001F42D3" w14:paraId="54D01A80" w14:textId="77777777" w:rsidTr="006C0E8E">
        <w:trPr>
          <w:cantSplit/>
          <w:jc w:val="center"/>
        </w:trPr>
        <w:tc>
          <w:tcPr>
            <w:tcW w:w="783" w:type="dxa"/>
          </w:tcPr>
          <w:p w14:paraId="6EF985EE" w14:textId="77777777" w:rsidR="00B11855" w:rsidRPr="001F42D3" w:rsidRDefault="003D003E" w:rsidP="00852E72">
            <w:pPr>
              <w:pStyle w:val="TableEntry"/>
            </w:pPr>
            <w:r w:rsidRPr="001F42D3">
              <w:t>1</w:t>
            </w:r>
          </w:p>
        </w:tc>
        <w:tc>
          <w:tcPr>
            <w:tcW w:w="764" w:type="dxa"/>
          </w:tcPr>
          <w:p w14:paraId="7593DEBD" w14:textId="77777777" w:rsidR="00B11855" w:rsidRPr="001F42D3" w:rsidRDefault="003D003E" w:rsidP="00852E72">
            <w:pPr>
              <w:pStyle w:val="TableEntry"/>
            </w:pPr>
            <w:r w:rsidRPr="001F42D3">
              <w:t>20</w:t>
            </w:r>
          </w:p>
        </w:tc>
        <w:tc>
          <w:tcPr>
            <w:tcW w:w="760" w:type="dxa"/>
          </w:tcPr>
          <w:p w14:paraId="44D4EC6D" w14:textId="77777777" w:rsidR="00B11855" w:rsidRPr="001F42D3" w:rsidRDefault="003D003E" w:rsidP="00852E72">
            <w:pPr>
              <w:pStyle w:val="TableEntry"/>
            </w:pPr>
            <w:r w:rsidRPr="001F42D3">
              <w:t>IS</w:t>
            </w:r>
          </w:p>
        </w:tc>
        <w:tc>
          <w:tcPr>
            <w:tcW w:w="961" w:type="dxa"/>
          </w:tcPr>
          <w:p w14:paraId="377EDD80" w14:textId="77777777" w:rsidR="00B11855" w:rsidRPr="001F42D3" w:rsidRDefault="003D003E" w:rsidP="00852E72">
            <w:pPr>
              <w:pStyle w:val="TableEntry"/>
            </w:pPr>
            <w:r w:rsidRPr="001F42D3">
              <w:t>RE</w:t>
            </w:r>
          </w:p>
        </w:tc>
        <w:tc>
          <w:tcPr>
            <w:tcW w:w="1316" w:type="dxa"/>
          </w:tcPr>
          <w:p w14:paraId="1904516B" w14:textId="77777777" w:rsidR="00B11855" w:rsidRPr="001F42D3" w:rsidRDefault="003D003E" w:rsidP="00852E72">
            <w:pPr>
              <w:pStyle w:val="TableEntry"/>
            </w:pPr>
            <w:r w:rsidRPr="001F42D3">
              <w:t>[0..1]</w:t>
            </w:r>
          </w:p>
        </w:tc>
        <w:tc>
          <w:tcPr>
            <w:tcW w:w="861" w:type="dxa"/>
          </w:tcPr>
          <w:p w14:paraId="55B42826" w14:textId="77777777" w:rsidR="00B11855" w:rsidRPr="001F42D3" w:rsidRDefault="003D003E" w:rsidP="00852E72">
            <w:pPr>
              <w:pStyle w:val="TableEntry"/>
            </w:pPr>
            <w:r w:rsidRPr="001F42D3">
              <w:t>0302</w:t>
            </w:r>
          </w:p>
        </w:tc>
        <w:tc>
          <w:tcPr>
            <w:tcW w:w="3911" w:type="dxa"/>
          </w:tcPr>
          <w:p w14:paraId="7B750F12" w14:textId="77777777" w:rsidR="00B11855" w:rsidRPr="001F42D3" w:rsidRDefault="003D003E" w:rsidP="00852E72">
            <w:pPr>
              <w:pStyle w:val="TableEntry"/>
            </w:pPr>
            <w:r w:rsidRPr="001F42D3">
              <w:t>Point of Care</w:t>
            </w:r>
          </w:p>
        </w:tc>
      </w:tr>
      <w:tr w:rsidR="00C40FD5" w:rsidRPr="001F42D3" w14:paraId="0A79D82B" w14:textId="77777777" w:rsidTr="006C0E8E">
        <w:trPr>
          <w:cantSplit/>
          <w:jc w:val="center"/>
        </w:trPr>
        <w:tc>
          <w:tcPr>
            <w:tcW w:w="783" w:type="dxa"/>
          </w:tcPr>
          <w:p w14:paraId="4E958F2B" w14:textId="77777777" w:rsidR="00B11855" w:rsidRPr="001F42D3" w:rsidRDefault="003D003E" w:rsidP="00852E72">
            <w:pPr>
              <w:pStyle w:val="TableEntry"/>
            </w:pPr>
            <w:r w:rsidRPr="001F42D3">
              <w:t>2</w:t>
            </w:r>
          </w:p>
        </w:tc>
        <w:tc>
          <w:tcPr>
            <w:tcW w:w="764" w:type="dxa"/>
          </w:tcPr>
          <w:p w14:paraId="5AA24953" w14:textId="77777777" w:rsidR="00B11855" w:rsidRPr="001F42D3" w:rsidRDefault="003D003E" w:rsidP="00852E72">
            <w:pPr>
              <w:pStyle w:val="TableEntry"/>
            </w:pPr>
            <w:r w:rsidRPr="001F42D3">
              <w:t>20</w:t>
            </w:r>
          </w:p>
        </w:tc>
        <w:tc>
          <w:tcPr>
            <w:tcW w:w="760" w:type="dxa"/>
          </w:tcPr>
          <w:p w14:paraId="1EE3D3CA" w14:textId="77777777" w:rsidR="00B11855" w:rsidRPr="001F42D3" w:rsidRDefault="003D003E" w:rsidP="00852E72">
            <w:pPr>
              <w:pStyle w:val="TableEntry"/>
            </w:pPr>
            <w:r w:rsidRPr="001F42D3">
              <w:t>IS</w:t>
            </w:r>
          </w:p>
        </w:tc>
        <w:tc>
          <w:tcPr>
            <w:tcW w:w="961" w:type="dxa"/>
          </w:tcPr>
          <w:p w14:paraId="2540AFAC" w14:textId="77777777" w:rsidR="00B11855" w:rsidRPr="001F42D3" w:rsidRDefault="003D003E" w:rsidP="00852E72">
            <w:pPr>
              <w:pStyle w:val="TableEntry"/>
            </w:pPr>
            <w:r w:rsidRPr="001F42D3">
              <w:t>RE</w:t>
            </w:r>
          </w:p>
        </w:tc>
        <w:tc>
          <w:tcPr>
            <w:tcW w:w="1316" w:type="dxa"/>
          </w:tcPr>
          <w:p w14:paraId="3DA0114E" w14:textId="77777777" w:rsidR="00B11855" w:rsidRPr="001F42D3" w:rsidRDefault="003D003E" w:rsidP="00852E72">
            <w:pPr>
              <w:pStyle w:val="TableEntry"/>
            </w:pPr>
            <w:r w:rsidRPr="001F42D3">
              <w:t>[0..1]</w:t>
            </w:r>
          </w:p>
        </w:tc>
        <w:tc>
          <w:tcPr>
            <w:tcW w:w="861" w:type="dxa"/>
          </w:tcPr>
          <w:p w14:paraId="40C4C38A" w14:textId="77777777" w:rsidR="00B11855" w:rsidRPr="001F42D3" w:rsidRDefault="003D003E" w:rsidP="00852E72">
            <w:pPr>
              <w:pStyle w:val="TableEntry"/>
            </w:pPr>
            <w:r w:rsidRPr="001F42D3">
              <w:t>0303</w:t>
            </w:r>
          </w:p>
        </w:tc>
        <w:tc>
          <w:tcPr>
            <w:tcW w:w="3911" w:type="dxa"/>
          </w:tcPr>
          <w:p w14:paraId="578E55AE" w14:textId="77777777" w:rsidR="00B11855" w:rsidRPr="001F42D3" w:rsidRDefault="003D003E" w:rsidP="00852E72">
            <w:pPr>
              <w:pStyle w:val="TableEntry"/>
            </w:pPr>
            <w:r w:rsidRPr="001F42D3">
              <w:t>Room</w:t>
            </w:r>
          </w:p>
        </w:tc>
      </w:tr>
      <w:tr w:rsidR="00C40FD5" w:rsidRPr="001F42D3" w14:paraId="59028161" w14:textId="77777777" w:rsidTr="006C0E8E">
        <w:trPr>
          <w:cantSplit/>
          <w:jc w:val="center"/>
        </w:trPr>
        <w:tc>
          <w:tcPr>
            <w:tcW w:w="783" w:type="dxa"/>
          </w:tcPr>
          <w:p w14:paraId="7F66A8EF" w14:textId="77777777" w:rsidR="00B11855" w:rsidRPr="001F42D3" w:rsidRDefault="003D003E" w:rsidP="00852E72">
            <w:pPr>
              <w:pStyle w:val="TableEntry"/>
            </w:pPr>
            <w:r w:rsidRPr="001F42D3">
              <w:t>3</w:t>
            </w:r>
          </w:p>
        </w:tc>
        <w:tc>
          <w:tcPr>
            <w:tcW w:w="764" w:type="dxa"/>
          </w:tcPr>
          <w:p w14:paraId="206BC553" w14:textId="77777777" w:rsidR="00B11855" w:rsidRPr="001F42D3" w:rsidRDefault="003D003E" w:rsidP="00852E72">
            <w:pPr>
              <w:pStyle w:val="TableEntry"/>
            </w:pPr>
            <w:r w:rsidRPr="001F42D3">
              <w:t>20</w:t>
            </w:r>
          </w:p>
        </w:tc>
        <w:tc>
          <w:tcPr>
            <w:tcW w:w="760" w:type="dxa"/>
          </w:tcPr>
          <w:p w14:paraId="617DB53A" w14:textId="77777777" w:rsidR="00B11855" w:rsidRPr="001F42D3" w:rsidRDefault="003D003E" w:rsidP="00852E72">
            <w:pPr>
              <w:pStyle w:val="TableEntry"/>
            </w:pPr>
            <w:r w:rsidRPr="001F42D3">
              <w:t>IS</w:t>
            </w:r>
          </w:p>
        </w:tc>
        <w:tc>
          <w:tcPr>
            <w:tcW w:w="961" w:type="dxa"/>
          </w:tcPr>
          <w:p w14:paraId="2E9E5520" w14:textId="77777777" w:rsidR="00B11855" w:rsidRPr="001F42D3" w:rsidRDefault="003D003E" w:rsidP="00852E72">
            <w:pPr>
              <w:pStyle w:val="TableEntry"/>
            </w:pPr>
            <w:r w:rsidRPr="001F42D3">
              <w:t>RE</w:t>
            </w:r>
          </w:p>
        </w:tc>
        <w:tc>
          <w:tcPr>
            <w:tcW w:w="1316" w:type="dxa"/>
          </w:tcPr>
          <w:p w14:paraId="0B348B6A" w14:textId="77777777" w:rsidR="00B11855" w:rsidRPr="001F42D3" w:rsidRDefault="003D003E" w:rsidP="00852E72">
            <w:pPr>
              <w:pStyle w:val="TableEntry"/>
            </w:pPr>
            <w:r w:rsidRPr="001F42D3">
              <w:t>[0..1]</w:t>
            </w:r>
          </w:p>
        </w:tc>
        <w:tc>
          <w:tcPr>
            <w:tcW w:w="861" w:type="dxa"/>
          </w:tcPr>
          <w:p w14:paraId="79D50C5D" w14:textId="77777777" w:rsidR="00B11855" w:rsidRPr="001F42D3" w:rsidRDefault="003D003E" w:rsidP="00852E72">
            <w:pPr>
              <w:pStyle w:val="TableEntry"/>
            </w:pPr>
            <w:r w:rsidRPr="001F42D3">
              <w:t>0304</w:t>
            </w:r>
          </w:p>
        </w:tc>
        <w:tc>
          <w:tcPr>
            <w:tcW w:w="3911" w:type="dxa"/>
          </w:tcPr>
          <w:p w14:paraId="7D484816" w14:textId="77777777" w:rsidR="00B11855" w:rsidRPr="001F42D3" w:rsidRDefault="003D003E" w:rsidP="00852E72">
            <w:pPr>
              <w:pStyle w:val="TableEntry"/>
            </w:pPr>
            <w:r w:rsidRPr="001F42D3">
              <w:t>Bed</w:t>
            </w:r>
          </w:p>
        </w:tc>
      </w:tr>
      <w:tr w:rsidR="00C40FD5" w:rsidRPr="001F42D3" w14:paraId="78EFB148" w14:textId="77777777" w:rsidTr="006C0E8E">
        <w:trPr>
          <w:cantSplit/>
          <w:jc w:val="center"/>
        </w:trPr>
        <w:tc>
          <w:tcPr>
            <w:tcW w:w="783" w:type="dxa"/>
          </w:tcPr>
          <w:p w14:paraId="502A5D26" w14:textId="77777777" w:rsidR="00B11855" w:rsidRPr="001F42D3" w:rsidRDefault="003D003E" w:rsidP="00852E72">
            <w:pPr>
              <w:pStyle w:val="TableEntry"/>
            </w:pPr>
            <w:r w:rsidRPr="001F42D3">
              <w:t>4</w:t>
            </w:r>
          </w:p>
        </w:tc>
        <w:tc>
          <w:tcPr>
            <w:tcW w:w="764" w:type="dxa"/>
          </w:tcPr>
          <w:p w14:paraId="04445EC3" w14:textId="77777777" w:rsidR="00B11855" w:rsidRPr="001F42D3" w:rsidRDefault="003D003E" w:rsidP="00852E72">
            <w:pPr>
              <w:pStyle w:val="TableEntry"/>
            </w:pPr>
            <w:r w:rsidRPr="001F42D3">
              <w:t>227</w:t>
            </w:r>
          </w:p>
        </w:tc>
        <w:tc>
          <w:tcPr>
            <w:tcW w:w="760" w:type="dxa"/>
          </w:tcPr>
          <w:p w14:paraId="4DF41E27" w14:textId="77777777" w:rsidR="00B11855" w:rsidRPr="001F42D3" w:rsidRDefault="003D003E" w:rsidP="00852E72">
            <w:pPr>
              <w:pStyle w:val="TableEntry"/>
            </w:pPr>
            <w:r w:rsidRPr="001F42D3">
              <w:t>HD</w:t>
            </w:r>
          </w:p>
        </w:tc>
        <w:tc>
          <w:tcPr>
            <w:tcW w:w="961" w:type="dxa"/>
          </w:tcPr>
          <w:p w14:paraId="2935AAAA" w14:textId="77777777" w:rsidR="00B11855" w:rsidRPr="001F42D3" w:rsidRDefault="003D003E" w:rsidP="00852E72">
            <w:pPr>
              <w:pStyle w:val="TableEntry"/>
            </w:pPr>
            <w:r w:rsidRPr="001F42D3">
              <w:t>RE</w:t>
            </w:r>
          </w:p>
        </w:tc>
        <w:tc>
          <w:tcPr>
            <w:tcW w:w="1316" w:type="dxa"/>
          </w:tcPr>
          <w:p w14:paraId="0AE11633" w14:textId="77777777" w:rsidR="00B11855" w:rsidRPr="001F42D3" w:rsidRDefault="003D003E" w:rsidP="00852E72">
            <w:pPr>
              <w:pStyle w:val="TableEntry"/>
            </w:pPr>
            <w:r w:rsidRPr="001F42D3">
              <w:t>[0..1]</w:t>
            </w:r>
          </w:p>
        </w:tc>
        <w:tc>
          <w:tcPr>
            <w:tcW w:w="861" w:type="dxa"/>
          </w:tcPr>
          <w:p w14:paraId="781D5F37" w14:textId="77777777" w:rsidR="00B11855" w:rsidRPr="001F42D3" w:rsidRDefault="00B11855" w:rsidP="00852E72">
            <w:pPr>
              <w:pStyle w:val="TableEntry"/>
            </w:pPr>
          </w:p>
        </w:tc>
        <w:tc>
          <w:tcPr>
            <w:tcW w:w="3911" w:type="dxa"/>
          </w:tcPr>
          <w:p w14:paraId="19DAC621" w14:textId="77777777" w:rsidR="00B11855" w:rsidRPr="001F42D3" w:rsidRDefault="003D003E" w:rsidP="00852E72">
            <w:pPr>
              <w:pStyle w:val="TableEntry"/>
            </w:pPr>
            <w:r w:rsidRPr="001F42D3">
              <w:t>Facility</w:t>
            </w:r>
          </w:p>
        </w:tc>
      </w:tr>
      <w:tr w:rsidR="00C40FD5" w:rsidRPr="001F42D3" w14:paraId="3C30DC8A" w14:textId="77777777" w:rsidTr="006C0E8E">
        <w:trPr>
          <w:cantSplit/>
          <w:jc w:val="center"/>
        </w:trPr>
        <w:tc>
          <w:tcPr>
            <w:tcW w:w="783" w:type="dxa"/>
          </w:tcPr>
          <w:p w14:paraId="1E711A6F" w14:textId="77777777" w:rsidR="00B11855" w:rsidRPr="001F42D3" w:rsidRDefault="003D003E" w:rsidP="00852E72">
            <w:pPr>
              <w:pStyle w:val="TableEntry"/>
            </w:pPr>
            <w:r w:rsidRPr="001F42D3">
              <w:t>5</w:t>
            </w:r>
          </w:p>
        </w:tc>
        <w:tc>
          <w:tcPr>
            <w:tcW w:w="764" w:type="dxa"/>
          </w:tcPr>
          <w:p w14:paraId="740FD0CA" w14:textId="77777777" w:rsidR="00B11855" w:rsidRPr="001F42D3" w:rsidRDefault="003D003E" w:rsidP="00852E72">
            <w:pPr>
              <w:pStyle w:val="TableEntry"/>
            </w:pPr>
            <w:r w:rsidRPr="001F42D3">
              <w:t>20</w:t>
            </w:r>
          </w:p>
        </w:tc>
        <w:tc>
          <w:tcPr>
            <w:tcW w:w="760" w:type="dxa"/>
          </w:tcPr>
          <w:p w14:paraId="1DC9C5A1" w14:textId="77777777" w:rsidR="00B11855" w:rsidRPr="001F42D3" w:rsidRDefault="003D003E" w:rsidP="00852E72">
            <w:pPr>
              <w:pStyle w:val="TableEntry"/>
            </w:pPr>
            <w:r w:rsidRPr="001F42D3">
              <w:t>IS</w:t>
            </w:r>
          </w:p>
        </w:tc>
        <w:tc>
          <w:tcPr>
            <w:tcW w:w="961" w:type="dxa"/>
          </w:tcPr>
          <w:p w14:paraId="60AF68DC" w14:textId="77777777" w:rsidR="00B11855" w:rsidRPr="001F42D3" w:rsidRDefault="003D003E" w:rsidP="00852E72">
            <w:pPr>
              <w:pStyle w:val="TableEntry"/>
            </w:pPr>
            <w:r w:rsidRPr="001F42D3">
              <w:t>RE</w:t>
            </w:r>
          </w:p>
        </w:tc>
        <w:tc>
          <w:tcPr>
            <w:tcW w:w="1316" w:type="dxa"/>
          </w:tcPr>
          <w:p w14:paraId="4456A2AD" w14:textId="77777777" w:rsidR="00B11855" w:rsidRPr="001F42D3" w:rsidRDefault="003D003E" w:rsidP="00852E72">
            <w:pPr>
              <w:pStyle w:val="TableEntry"/>
            </w:pPr>
            <w:r w:rsidRPr="001F42D3">
              <w:t>[0..1]</w:t>
            </w:r>
          </w:p>
        </w:tc>
        <w:tc>
          <w:tcPr>
            <w:tcW w:w="861" w:type="dxa"/>
          </w:tcPr>
          <w:p w14:paraId="4AABB01F" w14:textId="77777777" w:rsidR="00B11855" w:rsidRPr="001F42D3" w:rsidRDefault="003D003E" w:rsidP="00852E72">
            <w:pPr>
              <w:pStyle w:val="TableEntry"/>
            </w:pPr>
            <w:r w:rsidRPr="001F42D3">
              <w:t>0306</w:t>
            </w:r>
          </w:p>
        </w:tc>
        <w:tc>
          <w:tcPr>
            <w:tcW w:w="3911" w:type="dxa"/>
          </w:tcPr>
          <w:p w14:paraId="379076F8" w14:textId="77777777" w:rsidR="00B11855" w:rsidRPr="001F42D3" w:rsidRDefault="003D003E" w:rsidP="00852E72">
            <w:pPr>
              <w:pStyle w:val="TableEntry"/>
            </w:pPr>
            <w:r w:rsidRPr="001F42D3">
              <w:t>Location Status</w:t>
            </w:r>
          </w:p>
        </w:tc>
      </w:tr>
      <w:tr w:rsidR="00C40FD5" w:rsidRPr="001F42D3" w14:paraId="2A60E24A" w14:textId="77777777" w:rsidTr="006C0E8E">
        <w:trPr>
          <w:cantSplit/>
          <w:jc w:val="center"/>
        </w:trPr>
        <w:tc>
          <w:tcPr>
            <w:tcW w:w="783" w:type="dxa"/>
          </w:tcPr>
          <w:p w14:paraId="398968CF" w14:textId="77777777" w:rsidR="00B11855" w:rsidRPr="001F42D3" w:rsidRDefault="003D003E" w:rsidP="00852E72">
            <w:pPr>
              <w:pStyle w:val="TableEntry"/>
            </w:pPr>
            <w:r w:rsidRPr="001F42D3">
              <w:t>6</w:t>
            </w:r>
          </w:p>
        </w:tc>
        <w:tc>
          <w:tcPr>
            <w:tcW w:w="764" w:type="dxa"/>
          </w:tcPr>
          <w:p w14:paraId="67869C65" w14:textId="77777777" w:rsidR="00B11855" w:rsidRPr="001F42D3" w:rsidRDefault="003D003E" w:rsidP="00852E72">
            <w:pPr>
              <w:pStyle w:val="TableEntry"/>
            </w:pPr>
            <w:r w:rsidRPr="001F42D3">
              <w:t>20</w:t>
            </w:r>
          </w:p>
        </w:tc>
        <w:tc>
          <w:tcPr>
            <w:tcW w:w="760" w:type="dxa"/>
          </w:tcPr>
          <w:p w14:paraId="322ACEAC" w14:textId="77777777" w:rsidR="00B11855" w:rsidRPr="001F42D3" w:rsidRDefault="003D003E" w:rsidP="00852E72">
            <w:pPr>
              <w:pStyle w:val="TableEntry"/>
            </w:pPr>
            <w:r w:rsidRPr="001F42D3">
              <w:t>IS</w:t>
            </w:r>
          </w:p>
        </w:tc>
        <w:tc>
          <w:tcPr>
            <w:tcW w:w="961" w:type="dxa"/>
          </w:tcPr>
          <w:p w14:paraId="2F475941" w14:textId="77777777" w:rsidR="00B11855" w:rsidRPr="001F42D3" w:rsidRDefault="003D003E" w:rsidP="00852E72">
            <w:pPr>
              <w:pStyle w:val="TableEntry"/>
            </w:pPr>
            <w:r w:rsidRPr="001F42D3">
              <w:t>CE</w:t>
            </w:r>
          </w:p>
        </w:tc>
        <w:tc>
          <w:tcPr>
            <w:tcW w:w="1316" w:type="dxa"/>
          </w:tcPr>
          <w:p w14:paraId="5F37D200" w14:textId="77777777" w:rsidR="00B11855" w:rsidRPr="001F42D3" w:rsidRDefault="003D003E" w:rsidP="00852E72">
            <w:pPr>
              <w:pStyle w:val="TableEntry"/>
            </w:pPr>
            <w:r w:rsidRPr="001F42D3">
              <w:t>[0..1]</w:t>
            </w:r>
          </w:p>
        </w:tc>
        <w:tc>
          <w:tcPr>
            <w:tcW w:w="861" w:type="dxa"/>
          </w:tcPr>
          <w:p w14:paraId="7B803D76" w14:textId="77777777" w:rsidR="00B11855" w:rsidRPr="001F42D3" w:rsidRDefault="003D003E" w:rsidP="00852E72">
            <w:pPr>
              <w:pStyle w:val="TableEntry"/>
            </w:pPr>
            <w:r w:rsidRPr="001F42D3">
              <w:t>0305</w:t>
            </w:r>
          </w:p>
        </w:tc>
        <w:tc>
          <w:tcPr>
            <w:tcW w:w="3911" w:type="dxa"/>
          </w:tcPr>
          <w:p w14:paraId="01C2D48D" w14:textId="77777777" w:rsidR="00B11855" w:rsidRPr="001F42D3" w:rsidRDefault="003D003E" w:rsidP="00852E72">
            <w:pPr>
              <w:pStyle w:val="TableEntry"/>
            </w:pPr>
            <w:r w:rsidRPr="001F42D3">
              <w:t>Person Location Type</w:t>
            </w:r>
          </w:p>
        </w:tc>
      </w:tr>
      <w:tr w:rsidR="00C40FD5" w:rsidRPr="001F42D3" w14:paraId="0F8DFC01" w14:textId="77777777" w:rsidTr="006C0E8E">
        <w:trPr>
          <w:cantSplit/>
          <w:jc w:val="center"/>
        </w:trPr>
        <w:tc>
          <w:tcPr>
            <w:tcW w:w="783" w:type="dxa"/>
          </w:tcPr>
          <w:p w14:paraId="61D60C25" w14:textId="77777777" w:rsidR="00B11855" w:rsidRPr="001F42D3" w:rsidRDefault="003D003E" w:rsidP="00852E72">
            <w:pPr>
              <w:pStyle w:val="TableEntry"/>
            </w:pPr>
            <w:r w:rsidRPr="001F42D3">
              <w:t>7</w:t>
            </w:r>
          </w:p>
        </w:tc>
        <w:tc>
          <w:tcPr>
            <w:tcW w:w="764" w:type="dxa"/>
          </w:tcPr>
          <w:p w14:paraId="6B9CE16C" w14:textId="77777777" w:rsidR="00B11855" w:rsidRPr="001F42D3" w:rsidRDefault="003D003E" w:rsidP="00852E72">
            <w:pPr>
              <w:pStyle w:val="TableEntry"/>
            </w:pPr>
            <w:r w:rsidRPr="001F42D3">
              <w:t>20</w:t>
            </w:r>
          </w:p>
        </w:tc>
        <w:tc>
          <w:tcPr>
            <w:tcW w:w="760" w:type="dxa"/>
          </w:tcPr>
          <w:p w14:paraId="7C80E158" w14:textId="77777777" w:rsidR="00B11855" w:rsidRPr="001F42D3" w:rsidRDefault="003D003E" w:rsidP="00852E72">
            <w:pPr>
              <w:pStyle w:val="TableEntry"/>
            </w:pPr>
            <w:r w:rsidRPr="001F42D3">
              <w:t>IS</w:t>
            </w:r>
          </w:p>
        </w:tc>
        <w:tc>
          <w:tcPr>
            <w:tcW w:w="961" w:type="dxa"/>
          </w:tcPr>
          <w:p w14:paraId="7751E992" w14:textId="77777777" w:rsidR="00B11855" w:rsidRPr="001F42D3" w:rsidRDefault="003D003E" w:rsidP="00852E72">
            <w:pPr>
              <w:pStyle w:val="TableEntry"/>
            </w:pPr>
            <w:r w:rsidRPr="001F42D3">
              <w:t>RE</w:t>
            </w:r>
          </w:p>
        </w:tc>
        <w:tc>
          <w:tcPr>
            <w:tcW w:w="1316" w:type="dxa"/>
          </w:tcPr>
          <w:p w14:paraId="1C7A88F1" w14:textId="77777777" w:rsidR="00B11855" w:rsidRPr="001F42D3" w:rsidRDefault="003D003E" w:rsidP="00852E72">
            <w:pPr>
              <w:pStyle w:val="TableEntry"/>
            </w:pPr>
            <w:r w:rsidRPr="001F42D3">
              <w:t>[0..1]</w:t>
            </w:r>
          </w:p>
        </w:tc>
        <w:tc>
          <w:tcPr>
            <w:tcW w:w="861" w:type="dxa"/>
          </w:tcPr>
          <w:p w14:paraId="23E4459E" w14:textId="77777777" w:rsidR="00B11855" w:rsidRPr="001F42D3" w:rsidRDefault="003D003E" w:rsidP="00852E72">
            <w:pPr>
              <w:pStyle w:val="TableEntry"/>
            </w:pPr>
            <w:r w:rsidRPr="001F42D3">
              <w:t>0307</w:t>
            </w:r>
          </w:p>
        </w:tc>
        <w:tc>
          <w:tcPr>
            <w:tcW w:w="3911" w:type="dxa"/>
          </w:tcPr>
          <w:p w14:paraId="074F7D7E" w14:textId="77777777" w:rsidR="00B11855" w:rsidRPr="001F42D3" w:rsidRDefault="003D003E" w:rsidP="00852E72">
            <w:pPr>
              <w:pStyle w:val="TableEntry"/>
            </w:pPr>
            <w:r w:rsidRPr="001F42D3">
              <w:t>Building</w:t>
            </w:r>
          </w:p>
        </w:tc>
      </w:tr>
      <w:tr w:rsidR="00C40FD5" w:rsidRPr="001F42D3" w14:paraId="4E3ABCBD" w14:textId="77777777" w:rsidTr="006C0E8E">
        <w:trPr>
          <w:cantSplit/>
          <w:jc w:val="center"/>
        </w:trPr>
        <w:tc>
          <w:tcPr>
            <w:tcW w:w="783" w:type="dxa"/>
          </w:tcPr>
          <w:p w14:paraId="550972CD" w14:textId="77777777" w:rsidR="00B11855" w:rsidRPr="001F42D3" w:rsidRDefault="003D003E" w:rsidP="00852E72">
            <w:pPr>
              <w:pStyle w:val="TableEntry"/>
            </w:pPr>
            <w:r w:rsidRPr="001F42D3">
              <w:t>8</w:t>
            </w:r>
          </w:p>
        </w:tc>
        <w:tc>
          <w:tcPr>
            <w:tcW w:w="764" w:type="dxa"/>
          </w:tcPr>
          <w:p w14:paraId="66860467" w14:textId="77777777" w:rsidR="00B11855" w:rsidRPr="001F42D3" w:rsidRDefault="003D003E" w:rsidP="00852E72">
            <w:pPr>
              <w:pStyle w:val="TableEntry"/>
            </w:pPr>
            <w:r w:rsidRPr="001F42D3">
              <w:t>20</w:t>
            </w:r>
          </w:p>
        </w:tc>
        <w:tc>
          <w:tcPr>
            <w:tcW w:w="760" w:type="dxa"/>
          </w:tcPr>
          <w:p w14:paraId="3E63CCC4" w14:textId="77777777" w:rsidR="00B11855" w:rsidRPr="001F42D3" w:rsidRDefault="003D003E" w:rsidP="00852E72">
            <w:pPr>
              <w:pStyle w:val="TableEntry"/>
            </w:pPr>
            <w:r w:rsidRPr="001F42D3">
              <w:t>IS</w:t>
            </w:r>
          </w:p>
        </w:tc>
        <w:tc>
          <w:tcPr>
            <w:tcW w:w="961" w:type="dxa"/>
          </w:tcPr>
          <w:p w14:paraId="15B363E1" w14:textId="77777777" w:rsidR="00B11855" w:rsidRPr="001F42D3" w:rsidRDefault="003D003E" w:rsidP="00852E72">
            <w:pPr>
              <w:pStyle w:val="TableEntry"/>
            </w:pPr>
            <w:r w:rsidRPr="001F42D3">
              <w:t>RE</w:t>
            </w:r>
          </w:p>
        </w:tc>
        <w:tc>
          <w:tcPr>
            <w:tcW w:w="1316" w:type="dxa"/>
          </w:tcPr>
          <w:p w14:paraId="1E0B7F10" w14:textId="77777777" w:rsidR="00B11855" w:rsidRPr="001F42D3" w:rsidRDefault="003D003E" w:rsidP="00852E72">
            <w:pPr>
              <w:pStyle w:val="TableEntry"/>
            </w:pPr>
            <w:r w:rsidRPr="001F42D3">
              <w:t>[0..1]</w:t>
            </w:r>
          </w:p>
        </w:tc>
        <w:tc>
          <w:tcPr>
            <w:tcW w:w="861" w:type="dxa"/>
          </w:tcPr>
          <w:p w14:paraId="3A1657DD" w14:textId="77777777" w:rsidR="00B11855" w:rsidRPr="001F42D3" w:rsidRDefault="003D003E" w:rsidP="00852E72">
            <w:pPr>
              <w:pStyle w:val="TableEntry"/>
            </w:pPr>
            <w:r w:rsidRPr="001F42D3">
              <w:t>0308</w:t>
            </w:r>
          </w:p>
        </w:tc>
        <w:tc>
          <w:tcPr>
            <w:tcW w:w="3911" w:type="dxa"/>
          </w:tcPr>
          <w:p w14:paraId="063584F7" w14:textId="77777777" w:rsidR="00B11855" w:rsidRPr="001F42D3" w:rsidRDefault="003D003E" w:rsidP="00852E72">
            <w:pPr>
              <w:pStyle w:val="TableEntry"/>
            </w:pPr>
            <w:r w:rsidRPr="001F42D3">
              <w:t>Floor</w:t>
            </w:r>
          </w:p>
        </w:tc>
      </w:tr>
      <w:tr w:rsidR="00C40FD5" w:rsidRPr="001F42D3" w14:paraId="56BC3572" w14:textId="77777777" w:rsidTr="006C0E8E">
        <w:trPr>
          <w:cantSplit/>
          <w:jc w:val="center"/>
        </w:trPr>
        <w:tc>
          <w:tcPr>
            <w:tcW w:w="783" w:type="dxa"/>
          </w:tcPr>
          <w:p w14:paraId="3E6783AA" w14:textId="77777777" w:rsidR="00B11855" w:rsidRPr="001F42D3" w:rsidRDefault="003D003E" w:rsidP="00852E72">
            <w:pPr>
              <w:pStyle w:val="TableEntry"/>
            </w:pPr>
            <w:r w:rsidRPr="001F42D3">
              <w:t>9</w:t>
            </w:r>
          </w:p>
        </w:tc>
        <w:tc>
          <w:tcPr>
            <w:tcW w:w="764" w:type="dxa"/>
          </w:tcPr>
          <w:p w14:paraId="2432E4E8" w14:textId="77777777" w:rsidR="00B11855" w:rsidRPr="001F42D3" w:rsidRDefault="003D003E" w:rsidP="00852E72">
            <w:pPr>
              <w:pStyle w:val="TableEntry"/>
            </w:pPr>
            <w:r w:rsidRPr="001F42D3">
              <w:t>199</w:t>
            </w:r>
          </w:p>
        </w:tc>
        <w:tc>
          <w:tcPr>
            <w:tcW w:w="760" w:type="dxa"/>
          </w:tcPr>
          <w:p w14:paraId="4F844B15" w14:textId="77777777" w:rsidR="00B11855" w:rsidRPr="001F42D3" w:rsidRDefault="003D003E" w:rsidP="00852E72">
            <w:pPr>
              <w:pStyle w:val="TableEntry"/>
            </w:pPr>
            <w:r w:rsidRPr="001F42D3">
              <w:t>ST</w:t>
            </w:r>
          </w:p>
        </w:tc>
        <w:tc>
          <w:tcPr>
            <w:tcW w:w="961" w:type="dxa"/>
          </w:tcPr>
          <w:p w14:paraId="21414451" w14:textId="77777777" w:rsidR="00B11855" w:rsidRPr="001F42D3" w:rsidRDefault="003D003E" w:rsidP="00852E72">
            <w:pPr>
              <w:pStyle w:val="TableEntry"/>
            </w:pPr>
            <w:r w:rsidRPr="001F42D3">
              <w:t>RE</w:t>
            </w:r>
          </w:p>
        </w:tc>
        <w:tc>
          <w:tcPr>
            <w:tcW w:w="1316" w:type="dxa"/>
          </w:tcPr>
          <w:p w14:paraId="5FE6892D" w14:textId="77777777" w:rsidR="00B11855" w:rsidRPr="001F42D3" w:rsidRDefault="003D003E" w:rsidP="00852E72">
            <w:pPr>
              <w:pStyle w:val="TableEntry"/>
            </w:pPr>
            <w:r w:rsidRPr="001F42D3">
              <w:t>[0..1]</w:t>
            </w:r>
          </w:p>
        </w:tc>
        <w:tc>
          <w:tcPr>
            <w:tcW w:w="861" w:type="dxa"/>
          </w:tcPr>
          <w:p w14:paraId="2A297491" w14:textId="77777777" w:rsidR="00B11855" w:rsidRPr="001F42D3" w:rsidRDefault="00B11855" w:rsidP="00852E72">
            <w:pPr>
              <w:pStyle w:val="TableEntry"/>
            </w:pPr>
          </w:p>
        </w:tc>
        <w:tc>
          <w:tcPr>
            <w:tcW w:w="3911" w:type="dxa"/>
          </w:tcPr>
          <w:p w14:paraId="1369A3C3" w14:textId="77777777" w:rsidR="00B11855" w:rsidRPr="001F42D3" w:rsidRDefault="003D003E" w:rsidP="00852E72">
            <w:pPr>
              <w:pStyle w:val="TableEntry"/>
            </w:pPr>
            <w:r w:rsidRPr="001F42D3">
              <w:t>Location Description</w:t>
            </w:r>
          </w:p>
        </w:tc>
      </w:tr>
      <w:tr w:rsidR="00C40FD5" w:rsidRPr="001F42D3" w14:paraId="08086ED7" w14:textId="77777777" w:rsidTr="006C0E8E">
        <w:trPr>
          <w:cantSplit/>
          <w:jc w:val="center"/>
        </w:trPr>
        <w:tc>
          <w:tcPr>
            <w:tcW w:w="783" w:type="dxa"/>
          </w:tcPr>
          <w:p w14:paraId="0D5B4CCE" w14:textId="77777777" w:rsidR="00B11855" w:rsidRPr="001F42D3" w:rsidRDefault="003D003E" w:rsidP="00852E72">
            <w:pPr>
              <w:pStyle w:val="TableEntry"/>
            </w:pPr>
            <w:r w:rsidRPr="001F42D3">
              <w:t>10</w:t>
            </w:r>
          </w:p>
        </w:tc>
        <w:tc>
          <w:tcPr>
            <w:tcW w:w="764" w:type="dxa"/>
          </w:tcPr>
          <w:p w14:paraId="029E2E04" w14:textId="77777777" w:rsidR="00B11855" w:rsidRPr="001F42D3" w:rsidRDefault="003D003E" w:rsidP="00852E72">
            <w:pPr>
              <w:pStyle w:val="TableEntry"/>
            </w:pPr>
            <w:r w:rsidRPr="001F42D3">
              <w:t>427</w:t>
            </w:r>
          </w:p>
        </w:tc>
        <w:tc>
          <w:tcPr>
            <w:tcW w:w="760" w:type="dxa"/>
          </w:tcPr>
          <w:p w14:paraId="09580541" w14:textId="77777777" w:rsidR="00B11855" w:rsidRPr="001F42D3" w:rsidRDefault="003D003E" w:rsidP="00852E72">
            <w:pPr>
              <w:pStyle w:val="TableEntry"/>
            </w:pPr>
            <w:r w:rsidRPr="001F42D3">
              <w:t>EI</w:t>
            </w:r>
          </w:p>
        </w:tc>
        <w:tc>
          <w:tcPr>
            <w:tcW w:w="961" w:type="dxa"/>
          </w:tcPr>
          <w:p w14:paraId="10CE5221" w14:textId="77777777" w:rsidR="00B11855" w:rsidRPr="001F42D3" w:rsidRDefault="003D003E" w:rsidP="00852E72">
            <w:pPr>
              <w:pStyle w:val="TableEntry"/>
            </w:pPr>
            <w:r w:rsidRPr="001F42D3">
              <w:t>RE</w:t>
            </w:r>
          </w:p>
        </w:tc>
        <w:tc>
          <w:tcPr>
            <w:tcW w:w="1316" w:type="dxa"/>
          </w:tcPr>
          <w:p w14:paraId="56317958" w14:textId="77777777" w:rsidR="00B11855" w:rsidRPr="001F42D3" w:rsidRDefault="003D003E" w:rsidP="00852E72">
            <w:pPr>
              <w:pStyle w:val="TableEntry"/>
            </w:pPr>
            <w:r w:rsidRPr="001F42D3">
              <w:t>[0..1]</w:t>
            </w:r>
          </w:p>
        </w:tc>
        <w:tc>
          <w:tcPr>
            <w:tcW w:w="861" w:type="dxa"/>
          </w:tcPr>
          <w:p w14:paraId="43090CDB" w14:textId="77777777" w:rsidR="00B11855" w:rsidRPr="001F42D3" w:rsidRDefault="00B11855" w:rsidP="00852E72">
            <w:pPr>
              <w:pStyle w:val="TableEntry"/>
            </w:pPr>
          </w:p>
        </w:tc>
        <w:tc>
          <w:tcPr>
            <w:tcW w:w="3911" w:type="dxa"/>
          </w:tcPr>
          <w:p w14:paraId="4D3F14A9" w14:textId="77777777" w:rsidR="00B11855" w:rsidRPr="001F42D3" w:rsidRDefault="003D003E" w:rsidP="00852E72">
            <w:pPr>
              <w:pStyle w:val="TableEntry"/>
            </w:pPr>
            <w:r w:rsidRPr="001F42D3">
              <w:t>Comprehensive Location Identifier</w:t>
            </w:r>
          </w:p>
        </w:tc>
      </w:tr>
      <w:tr w:rsidR="00C40FD5" w:rsidRPr="001F42D3" w14:paraId="3123E1A1" w14:textId="77777777" w:rsidTr="006C0E8E">
        <w:trPr>
          <w:cantSplit/>
          <w:jc w:val="center"/>
        </w:trPr>
        <w:tc>
          <w:tcPr>
            <w:tcW w:w="783" w:type="dxa"/>
          </w:tcPr>
          <w:p w14:paraId="4690E09B" w14:textId="77777777" w:rsidR="00B11855" w:rsidRPr="001F42D3" w:rsidRDefault="003D003E" w:rsidP="00852E72">
            <w:pPr>
              <w:pStyle w:val="TableEntry"/>
            </w:pPr>
            <w:r w:rsidRPr="001F42D3">
              <w:t>11</w:t>
            </w:r>
          </w:p>
        </w:tc>
        <w:tc>
          <w:tcPr>
            <w:tcW w:w="764" w:type="dxa"/>
          </w:tcPr>
          <w:p w14:paraId="3F05847B" w14:textId="77777777" w:rsidR="00B11855" w:rsidRPr="001F42D3" w:rsidRDefault="003D003E" w:rsidP="00852E72">
            <w:pPr>
              <w:pStyle w:val="TableEntry"/>
            </w:pPr>
            <w:r w:rsidRPr="001F42D3">
              <w:t>227</w:t>
            </w:r>
          </w:p>
        </w:tc>
        <w:tc>
          <w:tcPr>
            <w:tcW w:w="760" w:type="dxa"/>
          </w:tcPr>
          <w:p w14:paraId="51B84B48" w14:textId="77777777" w:rsidR="00B11855" w:rsidRPr="001F42D3" w:rsidRDefault="003D003E" w:rsidP="00852E72">
            <w:pPr>
              <w:pStyle w:val="TableEntry"/>
            </w:pPr>
            <w:r w:rsidRPr="001F42D3">
              <w:t>HD</w:t>
            </w:r>
          </w:p>
        </w:tc>
        <w:tc>
          <w:tcPr>
            <w:tcW w:w="961" w:type="dxa"/>
          </w:tcPr>
          <w:p w14:paraId="262CF8E0" w14:textId="77777777" w:rsidR="00B11855" w:rsidRPr="001F42D3" w:rsidRDefault="003D003E" w:rsidP="00852E72">
            <w:pPr>
              <w:pStyle w:val="TableEntry"/>
            </w:pPr>
            <w:r w:rsidRPr="001F42D3">
              <w:t>RE</w:t>
            </w:r>
          </w:p>
        </w:tc>
        <w:tc>
          <w:tcPr>
            <w:tcW w:w="1316" w:type="dxa"/>
          </w:tcPr>
          <w:p w14:paraId="26547C8C" w14:textId="77777777" w:rsidR="00B11855" w:rsidRPr="001F42D3" w:rsidRDefault="003D003E" w:rsidP="00852E72">
            <w:pPr>
              <w:pStyle w:val="TableEntry"/>
            </w:pPr>
            <w:r w:rsidRPr="001F42D3">
              <w:t>[0..1]</w:t>
            </w:r>
          </w:p>
        </w:tc>
        <w:tc>
          <w:tcPr>
            <w:tcW w:w="861" w:type="dxa"/>
          </w:tcPr>
          <w:p w14:paraId="123AD22A" w14:textId="77777777" w:rsidR="00B11855" w:rsidRPr="001F42D3" w:rsidRDefault="00B11855" w:rsidP="00852E72">
            <w:pPr>
              <w:pStyle w:val="TableEntry"/>
            </w:pPr>
          </w:p>
        </w:tc>
        <w:tc>
          <w:tcPr>
            <w:tcW w:w="3911" w:type="dxa"/>
          </w:tcPr>
          <w:p w14:paraId="759D5DC9" w14:textId="77777777" w:rsidR="00B11855" w:rsidRPr="001F42D3" w:rsidRDefault="003D003E" w:rsidP="00852E72">
            <w:pPr>
              <w:pStyle w:val="TableEntry"/>
            </w:pPr>
            <w:r w:rsidRPr="001F42D3">
              <w:t>Assigning Authority for Location</w:t>
            </w:r>
          </w:p>
        </w:tc>
      </w:tr>
    </w:tbl>
    <w:p w14:paraId="4893AFD6" w14:textId="77777777" w:rsidR="00C44528" w:rsidRPr="001F42D3" w:rsidRDefault="00C44528" w:rsidP="00C44528">
      <w:pPr>
        <w:pStyle w:val="BodyText"/>
      </w:pPr>
    </w:p>
    <w:p w14:paraId="64CD701E" w14:textId="77777777" w:rsidR="00B11855" w:rsidRPr="001F42D3" w:rsidRDefault="003D003E" w:rsidP="007822F8">
      <w:pPr>
        <w:pStyle w:val="BodyText"/>
      </w:pPr>
      <w:r w:rsidRPr="001F42D3">
        <w:t xml:space="preserve">IHE PCD Definition: This data type is used to specify a patient location within a healthcare institution, or other setting where healthcare is provided. Which components are valued depends </w:t>
      </w:r>
      <w:r w:rsidRPr="001F42D3">
        <w:lastRenderedPageBreak/>
        <w:t>on the needs of the site. For example, for a patient treated at home, only the person location type is valued.</w:t>
      </w:r>
    </w:p>
    <w:p w14:paraId="385324C3" w14:textId="77777777" w:rsidR="00B11855" w:rsidRPr="001F42D3" w:rsidRDefault="003D003E" w:rsidP="005C1693">
      <w:pPr>
        <w:pStyle w:val="BodyText"/>
        <w:keepNext/>
      </w:pPr>
      <w:r w:rsidRPr="001F42D3">
        <w:rPr>
          <w:b/>
          <w:bCs/>
        </w:rPr>
        <w:t xml:space="preserve">Component 1: Point of Care (IS), required but may be empty: </w:t>
      </w:r>
    </w:p>
    <w:p w14:paraId="68B61BF6" w14:textId="066B37AE"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point where patient care is administered. It is related to PL.6 Person Location Type (e.g., nursing unit or department or clinic). After floor, it is the most general patient location designation.</w:t>
      </w:r>
    </w:p>
    <w:p w14:paraId="2D5BA561" w14:textId="5A43C7D4" w:rsidR="00B11855" w:rsidRPr="001F42D3" w:rsidRDefault="006D613E" w:rsidP="005C1693">
      <w:pPr>
        <w:pStyle w:val="BodyText"/>
      </w:pPr>
      <w:r w:rsidRPr="001F42D3">
        <w:t>HL7</w:t>
      </w:r>
      <w:r w:rsidR="00995105" w:rsidRPr="001F42D3">
        <w:t xml:space="preserve"> </w:t>
      </w:r>
      <w:r w:rsidR="003D003E" w:rsidRPr="001F42D3">
        <w:t>user-defined table 0302 does not suggest any values. The codification of points of care will be defined at the site level in acute care settings.</w:t>
      </w:r>
    </w:p>
    <w:p w14:paraId="2FE43B21" w14:textId="77777777" w:rsidR="00B11855" w:rsidRPr="001F42D3" w:rsidRDefault="003D003E" w:rsidP="005C1693">
      <w:pPr>
        <w:pStyle w:val="BodyText"/>
      </w:pPr>
      <w:r w:rsidRPr="001F42D3">
        <w:rPr>
          <w:b/>
          <w:bCs/>
        </w:rPr>
        <w:t>Component 2: Room (IS), required but may be empty:</w:t>
      </w:r>
    </w:p>
    <w:p w14:paraId="61BD2000" w14:textId="75560400"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patient's room. After point of care, it is the most general person location designation.</w:t>
      </w:r>
    </w:p>
    <w:p w14:paraId="2F8196FD" w14:textId="7FE47B18" w:rsidR="00B11855" w:rsidRPr="001F42D3" w:rsidRDefault="006D613E" w:rsidP="005C1693">
      <w:pPr>
        <w:pStyle w:val="BodyText"/>
      </w:pPr>
      <w:r w:rsidRPr="001F42D3">
        <w:t>HL7</w:t>
      </w:r>
      <w:r w:rsidR="00995105" w:rsidRPr="001F42D3">
        <w:t xml:space="preserve"> </w:t>
      </w:r>
      <w:r w:rsidR="003D003E" w:rsidRPr="001F42D3">
        <w:t>user-defined table 0303 does not suggest any values. The codification of rooms shall be defined at the site level in acute care settings.</w:t>
      </w:r>
    </w:p>
    <w:p w14:paraId="198A2C79" w14:textId="77777777" w:rsidR="00B11855" w:rsidRPr="001F42D3" w:rsidRDefault="003D003E" w:rsidP="005C1693">
      <w:pPr>
        <w:pStyle w:val="BodyText"/>
      </w:pPr>
      <w:r w:rsidRPr="001F42D3">
        <w:rPr>
          <w:b/>
          <w:bCs/>
        </w:rPr>
        <w:t>Component 3: Bed (IS), required but may be empty:</w:t>
      </w:r>
    </w:p>
    <w:p w14:paraId="64D8D926" w14:textId="7B5334BC"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patient's bed. After room, it is the most general person location designation.</w:t>
      </w:r>
    </w:p>
    <w:p w14:paraId="6E0F73AC" w14:textId="421B1B97" w:rsidR="00B11855" w:rsidRPr="001F42D3" w:rsidRDefault="006D613E" w:rsidP="005C1693">
      <w:pPr>
        <w:pStyle w:val="BodyText"/>
      </w:pPr>
      <w:r w:rsidRPr="001F42D3">
        <w:t>HL7</w:t>
      </w:r>
      <w:r w:rsidR="00995105" w:rsidRPr="001F42D3">
        <w:t xml:space="preserve"> </w:t>
      </w:r>
      <w:r w:rsidR="003D003E" w:rsidRPr="001F42D3">
        <w:t>user-defined table 0304 does not suggest any values. The codification of beds shall be defined at the site level in acute care settings.</w:t>
      </w:r>
    </w:p>
    <w:p w14:paraId="61D58AC3" w14:textId="77777777" w:rsidR="00B11855" w:rsidRPr="001F42D3" w:rsidRDefault="003D003E" w:rsidP="005C1693">
      <w:pPr>
        <w:pStyle w:val="BodyText"/>
      </w:pPr>
      <w:r w:rsidRPr="001F42D3">
        <w:rPr>
          <w:b/>
          <w:bCs/>
        </w:rPr>
        <w:t>Component 4: Facility (HD), required but may be empty:</w:t>
      </w:r>
    </w:p>
    <w:p w14:paraId="58394FA7" w14:textId="487B1910" w:rsidR="00B11855" w:rsidRPr="001F42D3" w:rsidRDefault="006D613E" w:rsidP="005C1693">
      <w:pPr>
        <w:pStyle w:val="BodyText"/>
      </w:pPr>
      <w:r w:rsidRPr="001F42D3">
        <w:t>HL7</w:t>
      </w:r>
      <w:r w:rsidR="00995105" w:rsidRPr="001F42D3">
        <w:t xml:space="preserve"> </w:t>
      </w:r>
      <w:r w:rsidR="003D003E" w:rsidRPr="001F42D3">
        <w:t>definition: This component is subject to site interpretation but generally describes the highest level physical designation of an institution, medical center or enterprise. It is the most general person location designation.</w:t>
      </w:r>
    </w:p>
    <w:p w14:paraId="29B19A54" w14:textId="77777777" w:rsidR="00B11855" w:rsidRPr="001F42D3" w:rsidRDefault="003D003E" w:rsidP="005C1693">
      <w:pPr>
        <w:pStyle w:val="BodyText"/>
      </w:pPr>
      <w:r w:rsidRPr="001F42D3">
        <w:t>The codification of facilities shall be defined at the highest level, according to the context of use of the PCD profile (acute care setting, ambulatory domain, etc.).</w:t>
      </w:r>
    </w:p>
    <w:p w14:paraId="1D7A4822" w14:textId="77777777" w:rsidR="00B11855" w:rsidRPr="001F42D3" w:rsidRDefault="003D003E" w:rsidP="005C1693">
      <w:pPr>
        <w:pStyle w:val="BodyText"/>
      </w:pPr>
      <w:r w:rsidRPr="001F42D3">
        <w:rPr>
          <w:b/>
          <w:bCs/>
        </w:rPr>
        <w:t>Component 6: Person Location Type (IS), conditional but may be empty:</w:t>
      </w:r>
    </w:p>
    <w:p w14:paraId="772DFBFE" w14:textId="77777777" w:rsidR="00B11855" w:rsidRPr="001F42D3" w:rsidRDefault="003D003E" w:rsidP="005C1693">
      <w:pPr>
        <w:pStyle w:val="BodyText"/>
      </w:pPr>
      <w:r w:rsidRPr="001F42D3">
        <w:t>IHE PCD condition: PL.6 is only populated if none of the other components of the PL data type are populated.</w:t>
      </w:r>
    </w:p>
    <w:p w14:paraId="3A292F97" w14:textId="24591A04" w:rsidR="00B11855" w:rsidRPr="001F42D3" w:rsidRDefault="006D613E" w:rsidP="005C1693">
      <w:pPr>
        <w:pStyle w:val="BodyText"/>
      </w:pPr>
      <w:r w:rsidRPr="001F42D3">
        <w:t>HL7</w:t>
      </w:r>
      <w:r w:rsidR="00995105" w:rsidRPr="001F42D3">
        <w:t xml:space="preserve"> </w:t>
      </w:r>
      <w:r w:rsidR="003D003E" w:rsidRPr="001F42D3">
        <w:t xml:space="preserve">definition: Person location type is the categorization of the person’s location defined by facility, building, floor, point of care, room or bed. Although not a required field, when used, it may be the only populated field. It usually includes values such as nursing unit, department, clinic, SNF, physician’s office. Refer to </w:t>
      </w:r>
      <w:r w:rsidRPr="001F42D3">
        <w:rPr>
          <w:rStyle w:val="Emphasis"/>
        </w:rPr>
        <w:t>HL7</w:t>
      </w:r>
      <w:r w:rsidR="00995105" w:rsidRPr="001F42D3">
        <w:rPr>
          <w:rStyle w:val="Emphasis"/>
        </w:rPr>
        <w:t xml:space="preserve"> </w:t>
      </w:r>
      <w:r w:rsidR="003D003E" w:rsidRPr="001F42D3">
        <w:rPr>
          <w:rStyle w:val="Emphasis"/>
        </w:rPr>
        <w:t>User-defined Table 0305 - Person location type</w:t>
      </w:r>
      <w:r w:rsidR="003D003E" w:rsidRPr="001F42D3">
        <w:t xml:space="preserve"> for suggested values.</w:t>
      </w:r>
    </w:p>
    <w:p w14:paraId="5FCDA4B6" w14:textId="0947C108" w:rsidR="00B11855" w:rsidRPr="001F42D3" w:rsidRDefault="003D003E" w:rsidP="00CF5627">
      <w:pPr>
        <w:pStyle w:val="TableTitle"/>
      </w:pPr>
      <w:r w:rsidRPr="001F42D3">
        <w:t xml:space="preserve">Table C.7-2: </w:t>
      </w:r>
      <w:r w:rsidR="006D613E" w:rsidRPr="001F42D3">
        <w:t>HL7</w:t>
      </w:r>
      <w:r w:rsidR="00995105" w:rsidRPr="001F42D3">
        <w:t xml:space="preserve"> </w:t>
      </w:r>
      <w:r w:rsidRPr="001F42D3">
        <w:t>User-defined Table 0305 - Person Location Type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600"/>
        <w:gridCol w:w="2160"/>
      </w:tblGrid>
      <w:tr w:rsidR="00C40FD5" w:rsidRPr="001F42D3" w14:paraId="6B067D52" w14:textId="77777777" w:rsidTr="005C1693">
        <w:trPr>
          <w:cantSplit/>
          <w:tblHeader/>
          <w:jc w:val="center"/>
        </w:trPr>
        <w:tc>
          <w:tcPr>
            <w:tcW w:w="1440" w:type="dxa"/>
            <w:shd w:val="clear" w:color="auto" w:fill="D9D9D9"/>
          </w:tcPr>
          <w:p w14:paraId="6F34C7E2" w14:textId="77777777" w:rsidR="00B11855" w:rsidRPr="001F42D3" w:rsidRDefault="003D003E" w:rsidP="00852E72">
            <w:pPr>
              <w:pStyle w:val="TableEntryHeader"/>
            </w:pPr>
            <w:r w:rsidRPr="001F42D3">
              <w:t>Value</w:t>
            </w:r>
          </w:p>
        </w:tc>
        <w:tc>
          <w:tcPr>
            <w:tcW w:w="3600" w:type="dxa"/>
            <w:shd w:val="clear" w:color="auto" w:fill="D9D9D9"/>
          </w:tcPr>
          <w:p w14:paraId="56E52D46" w14:textId="77777777" w:rsidR="00B11855" w:rsidRPr="001F42D3" w:rsidRDefault="003D003E" w:rsidP="00852E72">
            <w:pPr>
              <w:pStyle w:val="TableEntryHeader"/>
            </w:pPr>
            <w:r w:rsidRPr="001F42D3">
              <w:t>Description</w:t>
            </w:r>
          </w:p>
        </w:tc>
        <w:tc>
          <w:tcPr>
            <w:tcW w:w="2160" w:type="dxa"/>
            <w:shd w:val="clear" w:color="auto" w:fill="D9D9D9"/>
          </w:tcPr>
          <w:p w14:paraId="3106C028" w14:textId="77777777" w:rsidR="00B11855" w:rsidRPr="001F42D3" w:rsidRDefault="003D003E" w:rsidP="00852E72">
            <w:pPr>
              <w:pStyle w:val="TableEntryHeader"/>
            </w:pPr>
            <w:r w:rsidRPr="001F42D3">
              <w:t>Comment</w:t>
            </w:r>
          </w:p>
        </w:tc>
      </w:tr>
      <w:tr w:rsidR="00B11855" w:rsidRPr="001F42D3" w14:paraId="60DE82CF" w14:textId="77777777" w:rsidTr="006C0E8E">
        <w:trPr>
          <w:cantSplit/>
          <w:jc w:val="center"/>
        </w:trPr>
        <w:tc>
          <w:tcPr>
            <w:tcW w:w="1440" w:type="dxa"/>
          </w:tcPr>
          <w:p w14:paraId="730294DE" w14:textId="77777777" w:rsidR="00B11855" w:rsidRPr="001F42D3" w:rsidRDefault="003D003E" w:rsidP="00852E72">
            <w:pPr>
              <w:pStyle w:val="TableEntry"/>
            </w:pPr>
            <w:r w:rsidRPr="001F42D3">
              <w:t>C</w:t>
            </w:r>
          </w:p>
        </w:tc>
        <w:tc>
          <w:tcPr>
            <w:tcW w:w="3600" w:type="dxa"/>
          </w:tcPr>
          <w:p w14:paraId="45160002" w14:textId="77777777" w:rsidR="00B11855" w:rsidRPr="001F42D3" w:rsidRDefault="003D003E" w:rsidP="00852E72">
            <w:pPr>
              <w:pStyle w:val="TableEntry"/>
            </w:pPr>
            <w:r w:rsidRPr="001F42D3">
              <w:t>Clinic</w:t>
            </w:r>
          </w:p>
        </w:tc>
        <w:tc>
          <w:tcPr>
            <w:tcW w:w="2160" w:type="dxa"/>
          </w:tcPr>
          <w:p w14:paraId="780B3433" w14:textId="77777777" w:rsidR="00B11855" w:rsidRPr="001F42D3" w:rsidRDefault="00B11855" w:rsidP="00852E72">
            <w:pPr>
              <w:pStyle w:val="TableEntry"/>
            </w:pPr>
          </w:p>
        </w:tc>
      </w:tr>
      <w:tr w:rsidR="00B11855" w:rsidRPr="001F42D3" w14:paraId="3042B637" w14:textId="77777777" w:rsidTr="006C0E8E">
        <w:trPr>
          <w:cantSplit/>
          <w:jc w:val="center"/>
        </w:trPr>
        <w:tc>
          <w:tcPr>
            <w:tcW w:w="1440" w:type="dxa"/>
          </w:tcPr>
          <w:p w14:paraId="534D29D2" w14:textId="77777777" w:rsidR="00B11855" w:rsidRPr="001F42D3" w:rsidRDefault="003D003E" w:rsidP="00852E72">
            <w:pPr>
              <w:pStyle w:val="TableEntry"/>
            </w:pPr>
            <w:r w:rsidRPr="001F42D3">
              <w:lastRenderedPageBreak/>
              <w:t>D</w:t>
            </w:r>
          </w:p>
        </w:tc>
        <w:tc>
          <w:tcPr>
            <w:tcW w:w="3600" w:type="dxa"/>
          </w:tcPr>
          <w:p w14:paraId="524A4956" w14:textId="77777777" w:rsidR="00B11855" w:rsidRPr="001F42D3" w:rsidRDefault="003D003E" w:rsidP="00852E72">
            <w:pPr>
              <w:pStyle w:val="TableEntry"/>
            </w:pPr>
            <w:r w:rsidRPr="001F42D3">
              <w:t>Department</w:t>
            </w:r>
          </w:p>
        </w:tc>
        <w:tc>
          <w:tcPr>
            <w:tcW w:w="2160" w:type="dxa"/>
          </w:tcPr>
          <w:p w14:paraId="06EC3F3D" w14:textId="77777777" w:rsidR="00B11855" w:rsidRPr="001F42D3" w:rsidRDefault="00B11855" w:rsidP="00852E72">
            <w:pPr>
              <w:pStyle w:val="TableEntry"/>
            </w:pPr>
          </w:p>
        </w:tc>
      </w:tr>
      <w:tr w:rsidR="00B11855" w:rsidRPr="001F42D3" w14:paraId="46B4A001" w14:textId="77777777" w:rsidTr="006C0E8E">
        <w:trPr>
          <w:cantSplit/>
          <w:jc w:val="center"/>
        </w:trPr>
        <w:tc>
          <w:tcPr>
            <w:tcW w:w="1440" w:type="dxa"/>
          </w:tcPr>
          <w:p w14:paraId="0A553885" w14:textId="77777777" w:rsidR="00B11855" w:rsidRPr="001F42D3" w:rsidRDefault="003D003E" w:rsidP="00852E72">
            <w:pPr>
              <w:pStyle w:val="TableEntry"/>
            </w:pPr>
            <w:r w:rsidRPr="001F42D3">
              <w:t>H</w:t>
            </w:r>
          </w:p>
        </w:tc>
        <w:tc>
          <w:tcPr>
            <w:tcW w:w="3600" w:type="dxa"/>
          </w:tcPr>
          <w:p w14:paraId="0266064F" w14:textId="77777777" w:rsidR="00B11855" w:rsidRPr="001F42D3" w:rsidRDefault="003D003E" w:rsidP="00852E72">
            <w:pPr>
              <w:pStyle w:val="TableEntry"/>
            </w:pPr>
            <w:r w:rsidRPr="001F42D3">
              <w:t>Home</w:t>
            </w:r>
          </w:p>
        </w:tc>
        <w:tc>
          <w:tcPr>
            <w:tcW w:w="2160" w:type="dxa"/>
          </w:tcPr>
          <w:p w14:paraId="1F0CBCD3" w14:textId="77777777" w:rsidR="00B11855" w:rsidRPr="001F42D3" w:rsidRDefault="00B11855" w:rsidP="00852E72">
            <w:pPr>
              <w:pStyle w:val="TableEntry"/>
            </w:pPr>
          </w:p>
        </w:tc>
      </w:tr>
      <w:tr w:rsidR="00B11855" w:rsidRPr="001F42D3" w14:paraId="0C41E51E" w14:textId="77777777" w:rsidTr="006C0E8E">
        <w:trPr>
          <w:cantSplit/>
          <w:jc w:val="center"/>
        </w:trPr>
        <w:tc>
          <w:tcPr>
            <w:tcW w:w="1440" w:type="dxa"/>
          </w:tcPr>
          <w:p w14:paraId="1A6B1D6F" w14:textId="77777777" w:rsidR="00B11855" w:rsidRPr="001F42D3" w:rsidRDefault="003D003E" w:rsidP="00852E72">
            <w:pPr>
              <w:pStyle w:val="TableEntry"/>
            </w:pPr>
            <w:r w:rsidRPr="001F42D3">
              <w:t>N</w:t>
            </w:r>
          </w:p>
        </w:tc>
        <w:tc>
          <w:tcPr>
            <w:tcW w:w="3600" w:type="dxa"/>
          </w:tcPr>
          <w:p w14:paraId="1A54E15A" w14:textId="77777777" w:rsidR="00B11855" w:rsidRPr="001F42D3" w:rsidRDefault="003D003E" w:rsidP="00852E72">
            <w:pPr>
              <w:pStyle w:val="TableEntry"/>
            </w:pPr>
            <w:r w:rsidRPr="001F42D3">
              <w:t>Nursing Unit</w:t>
            </w:r>
          </w:p>
        </w:tc>
        <w:tc>
          <w:tcPr>
            <w:tcW w:w="2160" w:type="dxa"/>
          </w:tcPr>
          <w:p w14:paraId="4555EBBF" w14:textId="77777777" w:rsidR="00B11855" w:rsidRPr="001F42D3" w:rsidRDefault="00B11855" w:rsidP="00852E72">
            <w:pPr>
              <w:pStyle w:val="TableEntry"/>
            </w:pPr>
          </w:p>
        </w:tc>
      </w:tr>
      <w:tr w:rsidR="00B11855" w:rsidRPr="001F42D3" w14:paraId="2865DF85" w14:textId="77777777" w:rsidTr="006C0E8E">
        <w:trPr>
          <w:cantSplit/>
          <w:jc w:val="center"/>
        </w:trPr>
        <w:tc>
          <w:tcPr>
            <w:tcW w:w="1440" w:type="dxa"/>
          </w:tcPr>
          <w:p w14:paraId="56FF647F" w14:textId="77777777" w:rsidR="00B11855" w:rsidRPr="001F42D3" w:rsidRDefault="003D003E" w:rsidP="00852E72">
            <w:pPr>
              <w:pStyle w:val="TableEntry"/>
            </w:pPr>
            <w:r w:rsidRPr="001F42D3">
              <w:t>O</w:t>
            </w:r>
          </w:p>
        </w:tc>
        <w:tc>
          <w:tcPr>
            <w:tcW w:w="3600" w:type="dxa"/>
          </w:tcPr>
          <w:p w14:paraId="1EBF499C" w14:textId="77777777" w:rsidR="00B11855" w:rsidRPr="001F42D3" w:rsidRDefault="003D003E" w:rsidP="00852E72">
            <w:pPr>
              <w:pStyle w:val="TableEntry"/>
            </w:pPr>
            <w:r w:rsidRPr="001F42D3">
              <w:t>Provider’s Office</w:t>
            </w:r>
          </w:p>
        </w:tc>
        <w:tc>
          <w:tcPr>
            <w:tcW w:w="2160" w:type="dxa"/>
          </w:tcPr>
          <w:p w14:paraId="2B77A79C" w14:textId="77777777" w:rsidR="00B11855" w:rsidRPr="001F42D3" w:rsidRDefault="00B11855" w:rsidP="00852E72">
            <w:pPr>
              <w:pStyle w:val="TableEntry"/>
            </w:pPr>
          </w:p>
        </w:tc>
      </w:tr>
      <w:tr w:rsidR="00B11855" w:rsidRPr="001F42D3" w14:paraId="42791621" w14:textId="77777777" w:rsidTr="006C0E8E">
        <w:trPr>
          <w:cantSplit/>
          <w:jc w:val="center"/>
        </w:trPr>
        <w:tc>
          <w:tcPr>
            <w:tcW w:w="1440" w:type="dxa"/>
          </w:tcPr>
          <w:p w14:paraId="673CAE9B" w14:textId="77777777" w:rsidR="00B11855" w:rsidRPr="001F42D3" w:rsidRDefault="003D003E" w:rsidP="00852E72">
            <w:pPr>
              <w:pStyle w:val="TableEntry"/>
            </w:pPr>
            <w:r w:rsidRPr="001F42D3">
              <w:t>P</w:t>
            </w:r>
          </w:p>
        </w:tc>
        <w:tc>
          <w:tcPr>
            <w:tcW w:w="3600" w:type="dxa"/>
          </w:tcPr>
          <w:p w14:paraId="1E03607B" w14:textId="77777777" w:rsidR="00B11855" w:rsidRPr="001F42D3" w:rsidRDefault="003D003E" w:rsidP="00852E72">
            <w:pPr>
              <w:pStyle w:val="TableEntry"/>
            </w:pPr>
            <w:r w:rsidRPr="001F42D3">
              <w:t>Phone</w:t>
            </w:r>
          </w:p>
        </w:tc>
        <w:tc>
          <w:tcPr>
            <w:tcW w:w="2160" w:type="dxa"/>
          </w:tcPr>
          <w:p w14:paraId="0298FEF1" w14:textId="77777777" w:rsidR="00B11855" w:rsidRPr="001F42D3" w:rsidRDefault="00B11855" w:rsidP="00852E72">
            <w:pPr>
              <w:pStyle w:val="TableEntry"/>
            </w:pPr>
          </w:p>
        </w:tc>
      </w:tr>
      <w:tr w:rsidR="00B11855" w:rsidRPr="001F42D3" w14:paraId="18BAD06C" w14:textId="77777777" w:rsidTr="006C0E8E">
        <w:trPr>
          <w:cantSplit/>
          <w:jc w:val="center"/>
        </w:trPr>
        <w:tc>
          <w:tcPr>
            <w:tcW w:w="1440" w:type="dxa"/>
          </w:tcPr>
          <w:p w14:paraId="3A52BAC5" w14:textId="77777777" w:rsidR="00B11855" w:rsidRPr="001F42D3" w:rsidRDefault="003D003E" w:rsidP="00852E72">
            <w:pPr>
              <w:pStyle w:val="TableEntry"/>
            </w:pPr>
            <w:r w:rsidRPr="001F42D3">
              <w:t>S</w:t>
            </w:r>
          </w:p>
        </w:tc>
        <w:tc>
          <w:tcPr>
            <w:tcW w:w="3600" w:type="dxa"/>
          </w:tcPr>
          <w:p w14:paraId="12D3ECB0" w14:textId="77777777" w:rsidR="00B11855" w:rsidRPr="001F42D3" w:rsidRDefault="003D003E" w:rsidP="00852E72">
            <w:pPr>
              <w:pStyle w:val="TableEntry"/>
            </w:pPr>
            <w:r w:rsidRPr="001F42D3">
              <w:t>SNF</w:t>
            </w:r>
          </w:p>
        </w:tc>
        <w:tc>
          <w:tcPr>
            <w:tcW w:w="2160" w:type="dxa"/>
          </w:tcPr>
          <w:p w14:paraId="672BDC99" w14:textId="77777777" w:rsidR="00B11855" w:rsidRPr="001F42D3" w:rsidRDefault="00B11855" w:rsidP="00852E72">
            <w:pPr>
              <w:pStyle w:val="TableEntry"/>
            </w:pPr>
          </w:p>
        </w:tc>
      </w:tr>
    </w:tbl>
    <w:p w14:paraId="37E6528D" w14:textId="77777777" w:rsidR="00E05E82" w:rsidRPr="001F42D3" w:rsidRDefault="00E05E82" w:rsidP="005C1693">
      <w:pPr>
        <w:pStyle w:val="BodyText"/>
      </w:pPr>
    </w:p>
    <w:p w14:paraId="51DA75DB" w14:textId="06D1C103" w:rsidR="00B11855" w:rsidRPr="001F42D3" w:rsidRDefault="003D003E" w:rsidP="005C1693">
      <w:pPr>
        <w:pStyle w:val="BodyText"/>
      </w:pPr>
      <w:r w:rsidRPr="001F42D3">
        <w:t>National extensions of this profile may further constrain on extend this table.</w:t>
      </w:r>
    </w:p>
    <w:p w14:paraId="44E83C5B" w14:textId="77777777" w:rsidR="00B11855" w:rsidRPr="001F42D3" w:rsidRDefault="003D003E" w:rsidP="005C1693">
      <w:pPr>
        <w:pStyle w:val="BodyText"/>
      </w:pPr>
      <w:r w:rsidRPr="001F42D3">
        <w:rPr>
          <w:b/>
          <w:bCs/>
        </w:rPr>
        <w:t>Component 7: Building (IS), required but may be empty:</w:t>
      </w:r>
    </w:p>
    <w:p w14:paraId="1C605B2F" w14:textId="20C4FE84"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building where the person is located. After facility, it is the most general person location designation.</w:t>
      </w:r>
    </w:p>
    <w:p w14:paraId="3796D1AC" w14:textId="4064C0AE" w:rsidR="00B11855" w:rsidRPr="001F42D3" w:rsidRDefault="006D613E" w:rsidP="005C1693">
      <w:pPr>
        <w:pStyle w:val="BodyText"/>
      </w:pPr>
      <w:r w:rsidRPr="001F42D3">
        <w:t>HL7</w:t>
      </w:r>
      <w:r w:rsidR="00995105" w:rsidRPr="001F42D3">
        <w:t xml:space="preserve"> </w:t>
      </w:r>
      <w:r w:rsidR="003D003E" w:rsidRPr="001F42D3">
        <w:t>user-defined table 0307 does not suggest any values. The codification of buildings shall be defined at the site level in acute care settings.</w:t>
      </w:r>
    </w:p>
    <w:p w14:paraId="2FF684C8" w14:textId="77777777" w:rsidR="00B11855" w:rsidRPr="001F42D3" w:rsidRDefault="003D003E" w:rsidP="005C1693">
      <w:pPr>
        <w:pStyle w:val="BodyText"/>
      </w:pPr>
      <w:r w:rsidRPr="001F42D3">
        <w:rPr>
          <w:b/>
          <w:bCs/>
        </w:rPr>
        <w:t>Component 8: Floor (IS), required but may be empty:</w:t>
      </w:r>
    </w:p>
    <w:p w14:paraId="1F50C992" w14:textId="7440ABEC"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floor where the person is located. After building, it is the most general person location designation.</w:t>
      </w:r>
    </w:p>
    <w:p w14:paraId="7951A281" w14:textId="70107F55" w:rsidR="00B11855" w:rsidRPr="001F42D3" w:rsidRDefault="006D613E" w:rsidP="005C1693">
      <w:pPr>
        <w:pStyle w:val="BodyText"/>
      </w:pPr>
      <w:r w:rsidRPr="001F42D3">
        <w:t>HL7</w:t>
      </w:r>
      <w:r w:rsidR="00995105" w:rsidRPr="001F42D3">
        <w:t xml:space="preserve"> </w:t>
      </w:r>
      <w:r w:rsidR="003D003E" w:rsidRPr="001F42D3">
        <w:t>user-defined table 308 does not suggest any values. The codification of floors shall be defined at the site level in acute care settings.</w:t>
      </w:r>
    </w:p>
    <w:p w14:paraId="4BD41F1B" w14:textId="77777777" w:rsidR="00B11855" w:rsidRPr="001F42D3" w:rsidRDefault="003D003E" w:rsidP="005C1693">
      <w:pPr>
        <w:pStyle w:val="BodyText"/>
      </w:pPr>
      <w:r w:rsidRPr="001F42D3">
        <w:rPr>
          <w:b/>
          <w:bCs/>
        </w:rPr>
        <w:t>Component 9: Location description (ST), required but may be empty:</w:t>
      </w:r>
    </w:p>
    <w:p w14:paraId="23BA2C8C" w14:textId="43F1D0CC" w:rsidR="00B11855" w:rsidRPr="001F42D3" w:rsidRDefault="006D613E" w:rsidP="005C1693">
      <w:pPr>
        <w:pStyle w:val="BodyText"/>
      </w:pPr>
      <w:r w:rsidRPr="001F42D3">
        <w:t>HL7</w:t>
      </w:r>
      <w:r w:rsidR="00995105" w:rsidRPr="001F42D3">
        <w:t xml:space="preserve"> </w:t>
      </w:r>
      <w:r w:rsidR="003D003E" w:rsidRPr="001F42D3">
        <w:t>definition: This component describes the location in free text.</w:t>
      </w:r>
    </w:p>
    <w:p w14:paraId="384BB341" w14:textId="77777777" w:rsidR="00B11855" w:rsidRPr="001F42D3" w:rsidRDefault="003D003E" w:rsidP="005C1693">
      <w:pPr>
        <w:pStyle w:val="BodyText"/>
      </w:pPr>
      <w:r w:rsidRPr="001F42D3">
        <w:rPr>
          <w:b/>
          <w:bCs/>
        </w:rPr>
        <w:t>Component 10: Comprehensive Location Identifier (EI), required but may be empty:</w:t>
      </w:r>
    </w:p>
    <w:p w14:paraId="4B288786" w14:textId="2EE3F1C2" w:rsidR="00B11855" w:rsidRPr="001F42D3" w:rsidRDefault="006D613E" w:rsidP="005C1693">
      <w:pPr>
        <w:pStyle w:val="BodyText"/>
      </w:pPr>
      <w:r w:rsidRPr="001F42D3">
        <w:t>HL7</w:t>
      </w:r>
      <w:r w:rsidR="00995105" w:rsidRPr="001F42D3">
        <w:t xml:space="preserve"> </w:t>
      </w:r>
      <w:r w:rsidR="003D003E" w:rsidRPr="001F42D3">
        <w:t>definition: The unique identifier that represents the physical location as a whole without regard for the individual components. This accommodates sites that may have a different method of defining physical units or who may code at a less granular level. For example, point of care, room, and bed may be 1 indivisible code.</w:t>
      </w:r>
    </w:p>
    <w:p w14:paraId="6CE40162" w14:textId="77777777" w:rsidR="00B11855" w:rsidRPr="001F42D3" w:rsidRDefault="003D003E" w:rsidP="005C1693">
      <w:pPr>
        <w:pStyle w:val="BodyText"/>
      </w:pPr>
      <w:r w:rsidRPr="001F42D3">
        <w:rPr>
          <w:b/>
          <w:bCs/>
        </w:rPr>
        <w:t>Component 11: Assigning Authority for Location (HD), required but may be empty:</w:t>
      </w:r>
    </w:p>
    <w:p w14:paraId="0216076A" w14:textId="2A3563D9" w:rsidR="00B11855" w:rsidRPr="001F42D3" w:rsidRDefault="006D613E" w:rsidP="005C1693">
      <w:pPr>
        <w:pStyle w:val="BodyText"/>
      </w:pPr>
      <w:r w:rsidRPr="001F42D3">
        <w:t>HL7</w:t>
      </w:r>
      <w:r w:rsidR="00995105" w:rsidRPr="001F42D3">
        <w:t xml:space="preserve"> </w:t>
      </w:r>
      <w:r w:rsidR="003D003E" w:rsidRPr="001F42D3">
        <w:t xml:space="preserve">definition: The entity that creates the data for the individual physical location components. If populated, it should be the authority for all components populated. Refer to </w:t>
      </w:r>
      <w:r w:rsidRPr="001F42D3">
        <w:t>HL7</w:t>
      </w:r>
      <w:r w:rsidR="00995105" w:rsidRPr="001F42D3">
        <w:t xml:space="preserve"> </w:t>
      </w:r>
      <w:r w:rsidR="003D003E" w:rsidRPr="001F42D3">
        <w:t>User-defined Table 0363 - Assigning authority for suggested values for the first sub-component of the HD component, &lt;namespace ID&gt;.</w:t>
      </w:r>
    </w:p>
    <w:p w14:paraId="222715E5" w14:textId="5D443AC5" w:rsidR="00B11855" w:rsidRPr="001F42D3" w:rsidRDefault="003D003E" w:rsidP="005C1693">
      <w:pPr>
        <w:pStyle w:val="BodyText"/>
      </w:pPr>
      <w:r w:rsidRPr="001F42D3">
        <w:t xml:space="preserve">By site agreement, implementers may continue to use </w:t>
      </w:r>
      <w:r w:rsidR="006D613E" w:rsidRPr="001F42D3">
        <w:t>HL7</w:t>
      </w:r>
      <w:r w:rsidR="00995105" w:rsidRPr="001F42D3">
        <w:t xml:space="preserve"> </w:t>
      </w:r>
      <w:r w:rsidRPr="001F42D3">
        <w:t>User-defined Table 0300 - Namespace ID for the first sub-component.</w:t>
      </w:r>
    </w:p>
    <w:p w14:paraId="507FC85C" w14:textId="3E708537" w:rsidR="00B11855" w:rsidRPr="001F42D3" w:rsidRDefault="00D53FC4" w:rsidP="00B34AEB">
      <w:pPr>
        <w:pStyle w:val="Heading2"/>
        <w:numPr>
          <w:ilvl w:val="0"/>
          <w:numId w:val="0"/>
        </w:numPr>
        <w:rPr>
          <w:noProof w:val="0"/>
        </w:rPr>
      </w:pPr>
      <w:bookmarkStart w:id="2005" w:name="_Toc401769879"/>
      <w:bookmarkStart w:id="2006" w:name="_Toc214889798"/>
      <w:r w:rsidRPr="001F42D3">
        <w:rPr>
          <w:noProof w:val="0"/>
        </w:rPr>
        <w:lastRenderedPageBreak/>
        <w:t xml:space="preserve">C.8 </w:t>
      </w:r>
      <w:r w:rsidR="003D003E" w:rsidRPr="001F42D3">
        <w:rPr>
          <w:noProof w:val="0"/>
        </w:rPr>
        <w:t>XPN Data Type</w:t>
      </w:r>
      <w:bookmarkEnd w:id="2005"/>
      <w:bookmarkEnd w:id="2006"/>
    </w:p>
    <w:p w14:paraId="2DBDDAD0" w14:textId="77777777" w:rsidR="00B11855" w:rsidRPr="001F42D3" w:rsidRDefault="003D003E" w:rsidP="00CF5627">
      <w:pPr>
        <w:pStyle w:val="TableTitle"/>
      </w:pPr>
      <w:r w:rsidRPr="001F42D3">
        <w:t>Table C.8-1: XPN-Extended Person Name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0FAE3711" w14:textId="77777777" w:rsidTr="00A92110">
        <w:trPr>
          <w:cantSplit/>
          <w:tblHeader/>
          <w:jc w:val="center"/>
        </w:trPr>
        <w:tc>
          <w:tcPr>
            <w:tcW w:w="783" w:type="dxa"/>
            <w:shd w:val="clear" w:color="auto" w:fill="D9D9D9"/>
          </w:tcPr>
          <w:p w14:paraId="67801A41" w14:textId="77777777" w:rsidR="00B11855" w:rsidRPr="001F42D3" w:rsidRDefault="003D003E" w:rsidP="00DC2467">
            <w:pPr>
              <w:pStyle w:val="TableEntryHeader"/>
            </w:pPr>
            <w:r w:rsidRPr="001F42D3">
              <w:t>SEQ</w:t>
            </w:r>
          </w:p>
        </w:tc>
        <w:tc>
          <w:tcPr>
            <w:tcW w:w="764" w:type="dxa"/>
            <w:shd w:val="clear" w:color="auto" w:fill="D9D9D9"/>
          </w:tcPr>
          <w:p w14:paraId="387C0E66" w14:textId="77777777" w:rsidR="00B11855" w:rsidRPr="001F42D3" w:rsidRDefault="003D003E" w:rsidP="00DC2467">
            <w:pPr>
              <w:pStyle w:val="TableEntryHeader"/>
            </w:pPr>
            <w:r w:rsidRPr="001F42D3">
              <w:t>LEN</w:t>
            </w:r>
          </w:p>
        </w:tc>
        <w:tc>
          <w:tcPr>
            <w:tcW w:w="760" w:type="dxa"/>
            <w:shd w:val="clear" w:color="auto" w:fill="D9D9D9"/>
          </w:tcPr>
          <w:p w14:paraId="0A413048" w14:textId="77777777" w:rsidR="00B11855" w:rsidRPr="001F42D3" w:rsidRDefault="003D003E" w:rsidP="00DC2467">
            <w:pPr>
              <w:pStyle w:val="TableEntryHeader"/>
            </w:pPr>
            <w:r w:rsidRPr="001F42D3">
              <w:t>DT</w:t>
            </w:r>
          </w:p>
        </w:tc>
        <w:tc>
          <w:tcPr>
            <w:tcW w:w="961" w:type="dxa"/>
            <w:shd w:val="clear" w:color="auto" w:fill="D9D9D9"/>
          </w:tcPr>
          <w:p w14:paraId="01E5E9BD" w14:textId="77777777" w:rsidR="00B11855" w:rsidRPr="001F42D3" w:rsidRDefault="003D003E" w:rsidP="00DC2467">
            <w:pPr>
              <w:pStyle w:val="TableEntryHeader"/>
            </w:pPr>
            <w:r w:rsidRPr="001F42D3">
              <w:t>Usage</w:t>
            </w:r>
          </w:p>
        </w:tc>
        <w:tc>
          <w:tcPr>
            <w:tcW w:w="1316" w:type="dxa"/>
            <w:shd w:val="clear" w:color="auto" w:fill="D9D9D9"/>
          </w:tcPr>
          <w:p w14:paraId="6C44B83F" w14:textId="77777777" w:rsidR="00B11855" w:rsidRPr="001F42D3" w:rsidRDefault="003D003E" w:rsidP="00DC2467">
            <w:pPr>
              <w:pStyle w:val="TableEntryHeader"/>
            </w:pPr>
            <w:r w:rsidRPr="001F42D3">
              <w:t>Card.</w:t>
            </w:r>
          </w:p>
        </w:tc>
        <w:tc>
          <w:tcPr>
            <w:tcW w:w="861" w:type="dxa"/>
            <w:shd w:val="clear" w:color="auto" w:fill="D9D9D9"/>
          </w:tcPr>
          <w:p w14:paraId="235D38C2" w14:textId="77777777" w:rsidR="00B11855" w:rsidRPr="001F42D3" w:rsidRDefault="003D003E" w:rsidP="00DC2467">
            <w:pPr>
              <w:pStyle w:val="TableEntryHeader"/>
            </w:pPr>
            <w:r w:rsidRPr="001F42D3">
              <w:t>TBL#</w:t>
            </w:r>
          </w:p>
        </w:tc>
        <w:tc>
          <w:tcPr>
            <w:tcW w:w="2834" w:type="dxa"/>
            <w:shd w:val="clear" w:color="auto" w:fill="D9D9D9"/>
          </w:tcPr>
          <w:p w14:paraId="4A573C39" w14:textId="77777777" w:rsidR="00B11855" w:rsidRPr="001F42D3" w:rsidRDefault="003D003E" w:rsidP="00DC2467">
            <w:pPr>
              <w:pStyle w:val="TableEntryHeader"/>
            </w:pPr>
            <w:r w:rsidRPr="001F42D3">
              <w:t>Component name</w:t>
            </w:r>
          </w:p>
        </w:tc>
      </w:tr>
      <w:tr w:rsidR="00C40FD5" w:rsidRPr="001F42D3" w14:paraId="6669E507" w14:textId="77777777" w:rsidTr="006C0E8E">
        <w:trPr>
          <w:cantSplit/>
          <w:jc w:val="center"/>
        </w:trPr>
        <w:tc>
          <w:tcPr>
            <w:tcW w:w="783" w:type="dxa"/>
          </w:tcPr>
          <w:p w14:paraId="29835148" w14:textId="77777777" w:rsidR="00B11855" w:rsidRPr="001F42D3" w:rsidRDefault="003D003E" w:rsidP="00DC2467">
            <w:pPr>
              <w:pStyle w:val="TableEntry"/>
            </w:pPr>
            <w:r w:rsidRPr="001F42D3">
              <w:t>1</w:t>
            </w:r>
          </w:p>
        </w:tc>
        <w:tc>
          <w:tcPr>
            <w:tcW w:w="764" w:type="dxa"/>
          </w:tcPr>
          <w:p w14:paraId="2DD20349" w14:textId="77777777" w:rsidR="00B11855" w:rsidRPr="001F42D3" w:rsidRDefault="003D003E" w:rsidP="00DC2467">
            <w:pPr>
              <w:pStyle w:val="TableEntry"/>
            </w:pPr>
            <w:r w:rsidRPr="001F42D3">
              <w:t>194</w:t>
            </w:r>
          </w:p>
        </w:tc>
        <w:tc>
          <w:tcPr>
            <w:tcW w:w="760" w:type="dxa"/>
          </w:tcPr>
          <w:p w14:paraId="6CD4CFF9" w14:textId="77777777" w:rsidR="00B11855" w:rsidRPr="001F42D3" w:rsidRDefault="003D003E" w:rsidP="00DC2467">
            <w:pPr>
              <w:pStyle w:val="TableEntry"/>
            </w:pPr>
            <w:r w:rsidRPr="001F42D3">
              <w:t>FN</w:t>
            </w:r>
          </w:p>
        </w:tc>
        <w:tc>
          <w:tcPr>
            <w:tcW w:w="961" w:type="dxa"/>
          </w:tcPr>
          <w:p w14:paraId="3B3B7619" w14:textId="77777777" w:rsidR="00B11855" w:rsidRPr="001F42D3" w:rsidRDefault="003D003E" w:rsidP="00DC2467">
            <w:pPr>
              <w:pStyle w:val="TableEntry"/>
            </w:pPr>
            <w:r w:rsidRPr="001F42D3">
              <w:t>RE</w:t>
            </w:r>
          </w:p>
        </w:tc>
        <w:tc>
          <w:tcPr>
            <w:tcW w:w="1316" w:type="dxa"/>
          </w:tcPr>
          <w:p w14:paraId="732E739F" w14:textId="77777777" w:rsidR="00B11855" w:rsidRPr="001F42D3" w:rsidRDefault="003D003E" w:rsidP="00DC2467">
            <w:pPr>
              <w:pStyle w:val="TableEntry"/>
            </w:pPr>
            <w:r w:rsidRPr="001F42D3">
              <w:t>[0..1]</w:t>
            </w:r>
          </w:p>
        </w:tc>
        <w:tc>
          <w:tcPr>
            <w:tcW w:w="861" w:type="dxa"/>
          </w:tcPr>
          <w:p w14:paraId="58169318" w14:textId="77777777" w:rsidR="00B11855" w:rsidRPr="001F42D3" w:rsidRDefault="00B11855" w:rsidP="00DC2467">
            <w:pPr>
              <w:pStyle w:val="TableEntry"/>
            </w:pPr>
          </w:p>
        </w:tc>
        <w:tc>
          <w:tcPr>
            <w:tcW w:w="2834" w:type="dxa"/>
          </w:tcPr>
          <w:p w14:paraId="7515F521" w14:textId="77777777" w:rsidR="00B11855" w:rsidRPr="001F42D3" w:rsidRDefault="003D003E" w:rsidP="00DC2467">
            <w:pPr>
              <w:pStyle w:val="TableEntry"/>
            </w:pPr>
            <w:r w:rsidRPr="001F42D3">
              <w:t>Family Name</w:t>
            </w:r>
          </w:p>
        </w:tc>
      </w:tr>
      <w:tr w:rsidR="00C40FD5" w:rsidRPr="001F42D3" w14:paraId="571197AA" w14:textId="77777777" w:rsidTr="006C0E8E">
        <w:trPr>
          <w:cantSplit/>
          <w:jc w:val="center"/>
        </w:trPr>
        <w:tc>
          <w:tcPr>
            <w:tcW w:w="783" w:type="dxa"/>
          </w:tcPr>
          <w:p w14:paraId="07842912" w14:textId="77777777" w:rsidR="00B11855" w:rsidRPr="001F42D3" w:rsidRDefault="003D003E" w:rsidP="00DC2467">
            <w:pPr>
              <w:pStyle w:val="TableEntry"/>
            </w:pPr>
            <w:r w:rsidRPr="001F42D3">
              <w:t>2</w:t>
            </w:r>
          </w:p>
        </w:tc>
        <w:tc>
          <w:tcPr>
            <w:tcW w:w="764" w:type="dxa"/>
          </w:tcPr>
          <w:p w14:paraId="74283DC0" w14:textId="77777777" w:rsidR="00B11855" w:rsidRPr="001F42D3" w:rsidRDefault="003D003E" w:rsidP="00DC2467">
            <w:pPr>
              <w:pStyle w:val="TableEntry"/>
            </w:pPr>
            <w:r w:rsidRPr="001F42D3">
              <w:t>30</w:t>
            </w:r>
          </w:p>
        </w:tc>
        <w:tc>
          <w:tcPr>
            <w:tcW w:w="760" w:type="dxa"/>
          </w:tcPr>
          <w:p w14:paraId="46D5E104" w14:textId="77777777" w:rsidR="00B11855" w:rsidRPr="001F42D3" w:rsidRDefault="003D003E" w:rsidP="00DC2467">
            <w:pPr>
              <w:pStyle w:val="TableEntry"/>
            </w:pPr>
            <w:r w:rsidRPr="001F42D3">
              <w:t>ST</w:t>
            </w:r>
          </w:p>
        </w:tc>
        <w:tc>
          <w:tcPr>
            <w:tcW w:w="961" w:type="dxa"/>
          </w:tcPr>
          <w:p w14:paraId="16263072" w14:textId="77777777" w:rsidR="00B11855" w:rsidRPr="001F42D3" w:rsidRDefault="003D003E" w:rsidP="00DC2467">
            <w:pPr>
              <w:pStyle w:val="TableEntry"/>
            </w:pPr>
            <w:r w:rsidRPr="001F42D3">
              <w:t>RE</w:t>
            </w:r>
          </w:p>
        </w:tc>
        <w:tc>
          <w:tcPr>
            <w:tcW w:w="1316" w:type="dxa"/>
          </w:tcPr>
          <w:p w14:paraId="521D3EA9" w14:textId="77777777" w:rsidR="00B11855" w:rsidRPr="001F42D3" w:rsidRDefault="003D003E" w:rsidP="00DC2467">
            <w:pPr>
              <w:pStyle w:val="TableEntry"/>
            </w:pPr>
            <w:r w:rsidRPr="001F42D3">
              <w:t>[0..1]</w:t>
            </w:r>
          </w:p>
        </w:tc>
        <w:tc>
          <w:tcPr>
            <w:tcW w:w="861" w:type="dxa"/>
          </w:tcPr>
          <w:p w14:paraId="46F9AA8B" w14:textId="77777777" w:rsidR="00B11855" w:rsidRPr="001F42D3" w:rsidRDefault="00B11855" w:rsidP="00DC2467">
            <w:pPr>
              <w:pStyle w:val="TableEntry"/>
            </w:pPr>
          </w:p>
        </w:tc>
        <w:tc>
          <w:tcPr>
            <w:tcW w:w="2834" w:type="dxa"/>
          </w:tcPr>
          <w:p w14:paraId="73106578" w14:textId="77777777" w:rsidR="00B11855" w:rsidRPr="001F42D3" w:rsidRDefault="003D003E" w:rsidP="00DC2467">
            <w:pPr>
              <w:pStyle w:val="TableEntry"/>
            </w:pPr>
            <w:r w:rsidRPr="001F42D3">
              <w:t>Given Name</w:t>
            </w:r>
          </w:p>
        </w:tc>
      </w:tr>
      <w:tr w:rsidR="00C40FD5" w:rsidRPr="001F42D3" w14:paraId="559B1AA8" w14:textId="77777777" w:rsidTr="006C0E8E">
        <w:trPr>
          <w:cantSplit/>
          <w:jc w:val="center"/>
        </w:trPr>
        <w:tc>
          <w:tcPr>
            <w:tcW w:w="783" w:type="dxa"/>
          </w:tcPr>
          <w:p w14:paraId="58F44453" w14:textId="77777777" w:rsidR="00B11855" w:rsidRPr="001F42D3" w:rsidRDefault="003D003E" w:rsidP="00DC2467">
            <w:pPr>
              <w:pStyle w:val="TableEntry"/>
            </w:pPr>
            <w:r w:rsidRPr="001F42D3">
              <w:t>3</w:t>
            </w:r>
          </w:p>
        </w:tc>
        <w:tc>
          <w:tcPr>
            <w:tcW w:w="764" w:type="dxa"/>
          </w:tcPr>
          <w:p w14:paraId="2DEE0FC0" w14:textId="77777777" w:rsidR="00B11855" w:rsidRPr="001F42D3" w:rsidRDefault="003D003E" w:rsidP="00DC2467">
            <w:pPr>
              <w:pStyle w:val="TableEntry"/>
            </w:pPr>
            <w:r w:rsidRPr="001F42D3">
              <w:t>30</w:t>
            </w:r>
          </w:p>
        </w:tc>
        <w:tc>
          <w:tcPr>
            <w:tcW w:w="760" w:type="dxa"/>
          </w:tcPr>
          <w:p w14:paraId="20DF0C4C" w14:textId="77777777" w:rsidR="00B11855" w:rsidRPr="001F42D3" w:rsidRDefault="003D003E" w:rsidP="00DC2467">
            <w:pPr>
              <w:pStyle w:val="TableEntry"/>
            </w:pPr>
            <w:r w:rsidRPr="001F42D3">
              <w:t>ST</w:t>
            </w:r>
          </w:p>
        </w:tc>
        <w:tc>
          <w:tcPr>
            <w:tcW w:w="961" w:type="dxa"/>
          </w:tcPr>
          <w:p w14:paraId="27E78764" w14:textId="77777777" w:rsidR="00B11855" w:rsidRPr="001F42D3" w:rsidRDefault="003D003E" w:rsidP="00DC2467">
            <w:pPr>
              <w:pStyle w:val="TableEntry"/>
            </w:pPr>
            <w:r w:rsidRPr="001F42D3">
              <w:t>RE</w:t>
            </w:r>
          </w:p>
        </w:tc>
        <w:tc>
          <w:tcPr>
            <w:tcW w:w="1316" w:type="dxa"/>
          </w:tcPr>
          <w:p w14:paraId="7841E19D" w14:textId="77777777" w:rsidR="00B11855" w:rsidRPr="001F42D3" w:rsidRDefault="003D003E" w:rsidP="00DC2467">
            <w:pPr>
              <w:pStyle w:val="TableEntry"/>
            </w:pPr>
            <w:r w:rsidRPr="001F42D3">
              <w:t>[0..1]</w:t>
            </w:r>
          </w:p>
        </w:tc>
        <w:tc>
          <w:tcPr>
            <w:tcW w:w="861" w:type="dxa"/>
          </w:tcPr>
          <w:p w14:paraId="12793F85" w14:textId="77777777" w:rsidR="00B11855" w:rsidRPr="001F42D3" w:rsidRDefault="00B11855" w:rsidP="00DC2467">
            <w:pPr>
              <w:pStyle w:val="TableEntry"/>
            </w:pPr>
          </w:p>
        </w:tc>
        <w:tc>
          <w:tcPr>
            <w:tcW w:w="2834" w:type="dxa"/>
          </w:tcPr>
          <w:p w14:paraId="508691FB" w14:textId="77777777" w:rsidR="00B11855" w:rsidRPr="001F42D3" w:rsidRDefault="003D003E" w:rsidP="00DC2467">
            <w:pPr>
              <w:pStyle w:val="TableEntry"/>
            </w:pPr>
            <w:r w:rsidRPr="001F42D3">
              <w:t>Second and Further Given Names or Initials Thereof</w:t>
            </w:r>
          </w:p>
        </w:tc>
      </w:tr>
      <w:tr w:rsidR="00C40FD5" w:rsidRPr="001F42D3" w14:paraId="05BB478C" w14:textId="77777777" w:rsidTr="006C0E8E">
        <w:trPr>
          <w:cantSplit/>
          <w:jc w:val="center"/>
        </w:trPr>
        <w:tc>
          <w:tcPr>
            <w:tcW w:w="783" w:type="dxa"/>
          </w:tcPr>
          <w:p w14:paraId="3A5A7C05" w14:textId="77777777" w:rsidR="00B11855" w:rsidRPr="001F42D3" w:rsidRDefault="003D003E" w:rsidP="00DC2467">
            <w:pPr>
              <w:pStyle w:val="TableEntry"/>
            </w:pPr>
            <w:r w:rsidRPr="001F42D3">
              <w:t>4</w:t>
            </w:r>
          </w:p>
        </w:tc>
        <w:tc>
          <w:tcPr>
            <w:tcW w:w="764" w:type="dxa"/>
          </w:tcPr>
          <w:p w14:paraId="3C548F41" w14:textId="77777777" w:rsidR="00B11855" w:rsidRPr="001F42D3" w:rsidRDefault="003D003E" w:rsidP="00DC2467">
            <w:pPr>
              <w:pStyle w:val="TableEntry"/>
            </w:pPr>
            <w:r w:rsidRPr="001F42D3">
              <w:t>20</w:t>
            </w:r>
          </w:p>
        </w:tc>
        <w:tc>
          <w:tcPr>
            <w:tcW w:w="760" w:type="dxa"/>
          </w:tcPr>
          <w:p w14:paraId="13087660" w14:textId="77777777" w:rsidR="00B11855" w:rsidRPr="001F42D3" w:rsidRDefault="003D003E" w:rsidP="00DC2467">
            <w:pPr>
              <w:pStyle w:val="TableEntry"/>
            </w:pPr>
            <w:r w:rsidRPr="001F42D3">
              <w:t>ST</w:t>
            </w:r>
          </w:p>
        </w:tc>
        <w:tc>
          <w:tcPr>
            <w:tcW w:w="961" w:type="dxa"/>
          </w:tcPr>
          <w:p w14:paraId="46B1F879" w14:textId="77777777" w:rsidR="00B11855" w:rsidRPr="001F42D3" w:rsidRDefault="003D003E" w:rsidP="00DC2467">
            <w:pPr>
              <w:pStyle w:val="TableEntry"/>
            </w:pPr>
            <w:r w:rsidRPr="001F42D3">
              <w:t>RE</w:t>
            </w:r>
          </w:p>
        </w:tc>
        <w:tc>
          <w:tcPr>
            <w:tcW w:w="1316" w:type="dxa"/>
          </w:tcPr>
          <w:p w14:paraId="34960B41" w14:textId="77777777" w:rsidR="00B11855" w:rsidRPr="001F42D3" w:rsidRDefault="003D003E" w:rsidP="00DC2467">
            <w:pPr>
              <w:pStyle w:val="TableEntry"/>
            </w:pPr>
            <w:r w:rsidRPr="001F42D3">
              <w:t>[0..1]</w:t>
            </w:r>
          </w:p>
        </w:tc>
        <w:tc>
          <w:tcPr>
            <w:tcW w:w="861" w:type="dxa"/>
          </w:tcPr>
          <w:p w14:paraId="7B3A9985" w14:textId="77777777" w:rsidR="00B11855" w:rsidRPr="001F42D3" w:rsidRDefault="00B11855" w:rsidP="00DC2467">
            <w:pPr>
              <w:pStyle w:val="TableEntry"/>
            </w:pPr>
          </w:p>
        </w:tc>
        <w:tc>
          <w:tcPr>
            <w:tcW w:w="2834" w:type="dxa"/>
          </w:tcPr>
          <w:p w14:paraId="12208C83" w14:textId="77777777" w:rsidR="00B11855" w:rsidRPr="001F42D3" w:rsidRDefault="003D003E" w:rsidP="00DC2467">
            <w:pPr>
              <w:pStyle w:val="TableEntry"/>
            </w:pPr>
            <w:r w:rsidRPr="001F42D3">
              <w:t>Suffix (e.g., JR or III)</w:t>
            </w:r>
          </w:p>
        </w:tc>
      </w:tr>
      <w:tr w:rsidR="00C40FD5" w:rsidRPr="001F42D3" w14:paraId="6D57865E" w14:textId="77777777" w:rsidTr="006C0E8E">
        <w:trPr>
          <w:cantSplit/>
          <w:jc w:val="center"/>
        </w:trPr>
        <w:tc>
          <w:tcPr>
            <w:tcW w:w="783" w:type="dxa"/>
          </w:tcPr>
          <w:p w14:paraId="7CB4840C" w14:textId="77777777" w:rsidR="00B11855" w:rsidRPr="001F42D3" w:rsidRDefault="003D003E" w:rsidP="00DC2467">
            <w:pPr>
              <w:pStyle w:val="TableEntry"/>
            </w:pPr>
            <w:r w:rsidRPr="001F42D3">
              <w:t>5</w:t>
            </w:r>
          </w:p>
        </w:tc>
        <w:tc>
          <w:tcPr>
            <w:tcW w:w="764" w:type="dxa"/>
          </w:tcPr>
          <w:p w14:paraId="343AB76C" w14:textId="77777777" w:rsidR="00B11855" w:rsidRPr="001F42D3" w:rsidRDefault="003D003E" w:rsidP="00DC2467">
            <w:pPr>
              <w:pStyle w:val="TableEntry"/>
            </w:pPr>
            <w:r w:rsidRPr="001F42D3">
              <w:t>20</w:t>
            </w:r>
          </w:p>
        </w:tc>
        <w:tc>
          <w:tcPr>
            <w:tcW w:w="760" w:type="dxa"/>
          </w:tcPr>
          <w:p w14:paraId="4B9B75D6" w14:textId="77777777" w:rsidR="00B11855" w:rsidRPr="001F42D3" w:rsidRDefault="003D003E" w:rsidP="00DC2467">
            <w:pPr>
              <w:pStyle w:val="TableEntry"/>
            </w:pPr>
            <w:r w:rsidRPr="001F42D3">
              <w:t>ST</w:t>
            </w:r>
          </w:p>
        </w:tc>
        <w:tc>
          <w:tcPr>
            <w:tcW w:w="961" w:type="dxa"/>
          </w:tcPr>
          <w:p w14:paraId="26047726" w14:textId="77777777" w:rsidR="00B11855" w:rsidRPr="001F42D3" w:rsidRDefault="003D003E" w:rsidP="00DC2467">
            <w:pPr>
              <w:pStyle w:val="TableEntry"/>
            </w:pPr>
            <w:r w:rsidRPr="001F42D3">
              <w:t>RE</w:t>
            </w:r>
          </w:p>
        </w:tc>
        <w:tc>
          <w:tcPr>
            <w:tcW w:w="1316" w:type="dxa"/>
          </w:tcPr>
          <w:p w14:paraId="145BAF92" w14:textId="77777777" w:rsidR="00B11855" w:rsidRPr="001F42D3" w:rsidRDefault="003D003E" w:rsidP="00DC2467">
            <w:pPr>
              <w:pStyle w:val="TableEntry"/>
            </w:pPr>
            <w:r w:rsidRPr="001F42D3">
              <w:t>[0..1]</w:t>
            </w:r>
          </w:p>
        </w:tc>
        <w:tc>
          <w:tcPr>
            <w:tcW w:w="861" w:type="dxa"/>
          </w:tcPr>
          <w:p w14:paraId="1C6B2173" w14:textId="77777777" w:rsidR="00B11855" w:rsidRPr="001F42D3" w:rsidRDefault="00B11855" w:rsidP="00DC2467">
            <w:pPr>
              <w:pStyle w:val="TableEntry"/>
            </w:pPr>
          </w:p>
        </w:tc>
        <w:tc>
          <w:tcPr>
            <w:tcW w:w="2834" w:type="dxa"/>
          </w:tcPr>
          <w:p w14:paraId="54EEEF19" w14:textId="77777777" w:rsidR="00B11855" w:rsidRPr="001F42D3" w:rsidRDefault="003D003E" w:rsidP="00DC2467">
            <w:pPr>
              <w:pStyle w:val="TableEntry"/>
            </w:pPr>
            <w:r w:rsidRPr="001F42D3">
              <w:t>Prefix (e.g., DR)</w:t>
            </w:r>
          </w:p>
        </w:tc>
      </w:tr>
      <w:tr w:rsidR="00C40FD5" w:rsidRPr="001F42D3" w14:paraId="214E62A3" w14:textId="77777777" w:rsidTr="006C0E8E">
        <w:trPr>
          <w:cantSplit/>
          <w:jc w:val="center"/>
        </w:trPr>
        <w:tc>
          <w:tcPr>
            <w:tcW w:w="783" w:type="dxa"/>
          </w:tcPr>
          <w:p w14:paraId="51CAC0C1" w14:textId="77777777" w:rsidR="00B11855" w:rsidRPr="001F42D3" w:rsidRDefault="003D003E" w:rsidP="00DC2467">
            <w:pPr>
              <w:pStyle w:val="TableEntry"/>
            </w:pPr>
            <w:r w:rsidRPr="001F42D3">
              <w:t>6</w:t>
            </w:r>
          </w:p>
        </w:tc>
        <w:tc>
          <w:tcPr>
            <w:tcW w:w="764" w:type="dxa"/>
          </w:tcPr>
          <w:p w14:paraId="6A5188A6" w14:textId="77777777" w:rsidR="00B11855" w:rsidRPr="001F42D3" w:rsidRDefault="003D003E" w:rsidP="00DC2467">
            <w:pPr>
              <w:pStyle w:val="TableEntry"/>
            </w:pPr>
            <w:r w:rsidRPr="001F42D3">
              <w:t>6</w:t>
            </w:r>
          </w:p>
        </w:tc>
        <w:tc>
          <w:tcPr>
            <w:tcW w:w="760" w:type="dxa"/>
          </w:tcPr>
          <w:p w14:paraId="54F42EA8" w14:textId="77777777" w:rsidR="00B11855" w:rsidRPr="001F42D3" w:rsidRDefault="003D003E" w:rsidP="00DC2467">
            <w:pPr>
              <w:pStyle w:val="TableEntry"/>
            </w:pPr>
            <w:r w:rsidRPr="001F42D3">
              <w:t>IS</w:t>
            </w:r>
          </w:p>
        </w:tc>
        <w:tc>
          <w:tcPr>
            <w:tcW w:w="961" w:type="dxa"/>
          </w:tcPr>
          <w:p w14:paraId="36AEC184" w14:textId="77777777" w:rsidR="00B11855" w:rsidRPr="001F42D3" w:rsidRDefault="003D003E" w:rsidP="00DC2467">
            <w:pPr>
              <w:pStyle w:val="TableEntry"/>
            </w:pPr>
            <w:r w:rsidRPr="001F42D3">
              <w:t>X</w:t>
            </w:r>
          </w:p>
        </w:tc>
        <w:tc>
          <w:tcPr>
            <w:tcW w:w="1316" w:type="dxa"/>
          </w:tcPr>
          <w:p w14:paraId="6942C0AA" w14:textId="77777777" w:rsidR="00B11855" w:rsidRPr="001F42D3" w:rsidRDefault="003D003E" w:rsidP="00DC2467">
            <w:pPr>
              <w:pStyle w:val="TableEntry"/>
            </w:pPr>
            <w:r w:rsidRPr="001F42D3">
              <w:t>[0..0]</w:t>
            </w:r>
          </w:p>
        </w:tc>
        <w:tc>
          <w:tcPr>
            <w:tcW w:w="861" w:type="dxa"/>
          </w:tcPr>
          <w:p w14:paraId="40E6202F" w14:textId="77777777" w:rsidR="00B11855" w:rsidRPr="001F42D3" w:rsidRDefault="003D003E" w:rsidP="00DC2467">
            <w:pPr>
              <w:pStyle w:val="TableEntry"/>
            </w:pPr>
            <w:r w:rsidRPr="001F42D3">
              <w:t>0360</w:t>
            </w:r>
          </w:p>
        </w:tc>
        <w:tc>
          <w:tcPr>
            <w:tcW w:w="2834" w:type="dxa"/>
          </w:tcPr>
          <w:p w14:paraId="576D9087" w14:textId="77777777" w:rsidR="00B11855" w:rsidRPr="001F42D3" w:rsidRDefault="003D003E" w:rsidP="00DC2467">
            <w:pPr>
              <w:pStyle w:val="TableEntry"/>
            </w:pPr>
            <w:r w:rsidRPr="001F42D3">
              <w:t>Degree (e.g., MD)</w:t>
            </w:r>
          </w:p>
        </w:tc>
      </w:tr>
      <w:tr w:rsidR="00C40FD5" w:rsidRPr="001F42D3" w14:paraId="1B25F8A0" w14:textId="77777777" w:rsidTr="006C0E8E">
        <w:trPr>
          <w:cantSplit/>
          <w:jc w:val="center"/>
        </w:trPr>
        <w:tc>
          <w:tcPr>
            <w:tcW w:w="783" w:type="dxa"/>
          </w:tcPr>
          <w:p w14:paraId="572AC7A7" w14:textId="77777777" w:rsidR="00B11855" w:rsidRPr="001F42D3" w:rsidRDefault="003D003E" w:rsidP="00DC2467">
            <w:pPr>
              <w:pStyle w:val="TableEntry"/>
            </w:pPr>
            <w:r w:rsidRPr="001F42D3">
              <w:t>7</w:t>
            </w:r>
          </w:p>
        </w:tc>
        <w:tc>
          <w:tcPr>
            <w:tcW w:w="764" w:type="dxa"/>
          </w:tcPr>
          <w:p w14:paraId="1F3A339A" w14:textId="77777777" w:rsidR="00B11855" w:rsidRPr="001F42D3" w:rsidRDefault="003D003E" w:rsidP="00DC2467">
            <w:pPr>
              <w:pStyle w:val="TableEntry"/>
            </w:pPr>
            <w:r w:rsidRPr="001F42D3">
              <w:t>1</w:t>
            </w:r>
          </w:p>
        </w:tc>
        <w:tc>
          <w:tcPr>
            <w:tcW w:w="760" w:type="dxa"/>
          </w:tcPr>
          <w:p w14:paraId="16DA5DEF" w14:textId="77777777" w:rsidR="00B11855" w:rsidRPr="001F42D3" w:rsidRDefault="003D003E" w:rsidP="00DC2467">
            <w:pPr>
              <w:pStyle w:val="TableEntry"/>
            </w:pPr>
            <w:r w:rsidRPr="001F42D3">
              <w:t>ID</w:t>
            </w:r>
          </w:p>
        </w:tc>
        <w:tc>
          <w:tcPr>
            <w:tcW w:w="961" w:type="dxa"/>
          </w:tcPr>
          <w:p w14:paraId="52525C23" w14:textId="77777777" w:rsidR="00B11855" w:rsidRPr="001F42D3" w:rsidRDefault="003D003E" w:rsidP="00DC2467">
            <w:pPr>
              <w:pStyle w:val="TableEntry"/>
            </w:pPr>
            <w:r w:rsidRPr="001F42D3">
              <w:t>R</w:t>
            </w:r>
          </w:p>
        </w:tc>
        <w:tc>
          <w:tcPr>
            <w:tcW w:w="1316" w:type="dxa"/>
          </w:tcPr>
          <w:p w14:paraId="3CA57B0A" w14:textId="77777777" w:rsidR="00B11855" w:rsidRPr="001F42D3" w:rsidRDefault="003D003E" w:rsidP="00DC2467">
            <w:pPr>
              <w:pStyle w:val="TableEntry"/>
            </w:pPr>
            <w:r w:rsidRPr="001F42D3">
              <w:t>[1..1]</w:t>
            </w:r>
          </w:p>
        </w:tc>
        <w:tc>
          <w:tcPr>
            <w:tcW w:w="861" w:type="dxa"/>
          </w:tcPr>
          <w:p w14:paraId="336DFDAF" w14:textId="77777777" w:rsidR="00B11855" w:rsidRPr="001F42D3" w:rsidRDefault="003D003E" w:rsidP="00DC2467">
            <w:pPr>
              <w:pStyle w:val="TableEntry"/>
            </w:pPr>
            <w:r w:rsidRPr="001F42D3">
              <w:t>0200</w:t>
            </w:r>
          </w:p>
        </w:tc>
        <w:tc>
          <w:tcPr>
            <w:tcW w:w="2834" w:type="dxa"/>
          </w:tcPr>
          <w:p w14:paraId="1DA9EE41" w14:textId="77777777" w:rsidR="00B11855" w:rsidRPr="001F42D3" w:rsidRDefault="003D003E" w:rsidP="00DC2467">
            <w:pPr>
              <w:pStyle w:val="TableEntry"/>
            </w:pPr>
            <w:r w:rsidRPr="001F42D3">
              <w:t>Name Type Code</w:t>
            </w:r>
          </w:p>
        </w:tc>
      </w:tr>
      <w:tr w:rsidR="00C40FD5" w:rsidRPr="001F42D3" w14:paraId="60C86E74" w14:textId="77777777" w:rsidTr="006C0E8E">
        <w:trPr>
          <w:cantSplit/>
          <w:jc w:val="center"/>
        </w:trPr>
        <w:tc>
          <w:tcPr>
            <w:tcW w:w="783" w:type="dxa"/>
          </w:tcPr>
          <w:p w14:paraId="1ABFD0C5" w14:textId="77777777" w:rsidR="00B11855" w:rsidRPr="001F42D3" w:rsidRDefault="003D003E" w:rsidP="00DC2467">
            <w:pPr>
              <w:pStyle w:val="TableEntry"/>
            </w:pPr>
            <w:r w:rsidRPr="001F42D3">
              <w:t>8</w:t>
            </w:r>
          </w:p>
        </w:tc>
        <w:tc>
          <w:tcPr>
            <w:tcW w:w="764" w:type="dxa"/>
          </w:tcPr>
          <w:p w14:paraId="4BB8C359" w14:textId="77777777" w:rsidR="00B11855" w:rsidRPr="001F42D3" w:rsidRDefault="003D003E" w:rsidP="00DC2467">
            <w:pPr>
              <w:pStyle w:val="TableEntry"/>
            </w:pPr>
            <w:r w:rsidRPr="001F42D3">
              <w:t>1</w:t>
            </w:r>
          </w:p>
        </w:tc>
        <w:tc>
          <w:tcPr>
            <w:tcW w:w="760" w:type="dxa"/>
          </w:tcPr>
          <w:p w14:paraId="0A2B0680" w14:textId="77777777" w:rsidR="00B11855" w:rsidRPr="001F42D3" w:rsidRDefault="003D003E" w:rsidP="00DC2467">
            <w:pPr>
              <w:pStyle w:val="TableEntry"/>
            </w:pPr>
            <w:r w:rsidRPr="001F42D3">
              <w:t>ID</w:t>
            </w:r>
          </w:p>
        </w:tc>
        <w:tc>
          <w:tcPr>
            <w:tcW w:w="961" w:type="dxa"/>
          </w:tcPr>
          <w:p w14:paraId="2FA515D2" w14:textId="77777777" w:rsidR="00B11855" w:rsidRPr="001F42D3" w:rsidRDefault="003D003E" w:rsidP="00DC2467">
            <w:pPr>
              <w:pStyle w:val="TableEntry"/>
            </w:pPr>
            <w:r w:rsidRPr="001F42D3">
              <w:t>RE</w:t>
            </w:r>
          </w:p>
        </w:tc>
        <w:tc>
          <w:tcPr>
            <w:tcW w:w="1316" w:type="dxa"/>
          </w:tcPr>
          <w:p w14:paraId="6B42F167" w14:textId="77777777" w:rsidR="00B11855" w:rsidRPr="001F42D3" w:rsidRDefault="003D003E" w:rsidP="00DC2467">
            <w:pPr>
              <w:pStyle w:val="TableEntry"/>
            </w:pPr>
            <w:r w:rsidRPr="001F42D3">
              <w:t>[0..1]</w:t>
            </w:r>
          </w:p>
        </w:tc>
        <w:tc>
          <w:tcPr>
            <w:tcW w:w="861" w:type="dxa"/>
          </w:tcPr>
          <w:p w14:paraId="0233EDA4" w14:textId="77777777" w:rsidR="00B11855" w:rsidRPr="001F42D3" w:rsidRDefault="003D003E" w:rsidP="00DC2467">
            <w:pPr>
              <w:pStyle w:val="TableEntry"/>
            </w:pPr>
            <w:r w:rsidRPr="001F42D3">
              <w:t>0465</w:t>
            </w:r>
          </w:p>
        </w:tc>
        <w:tc>
          <w:tcPr>
            <w:tcW w:w="2834" w:type="dxa"/>
          </w:tcPr>
          <w:p w14:paraId="1D304B60" w14:textId="77777777" w:rsidR="00B11855" w:rsidRPr="001F42D3" w:rsidRDefault="003D003E" w:rsidP="00DC2467">
            <w:pPr>
              <w:pStyle w:val="TableEntry"/>
            </w:pPr>
            <w:r w:rsidRPr="001F42D3">
              <w:t>Name Representation Code</w:t>
            </w:r>
          </w:p>
        </w:tc>
      </w:tr>
      <w:tr w:rsidR="00C40FD5" w:rsidRPr="001F42D3" w14:paraId="58F5266E" w14:textId="77777777" w:rsidTr="006C0E8E">
        <w:trPr>
          <w:cantSplit/>
          <w:jc w:val="center"/>
        </w:trPr>
        <w:tc>
          <w:tcPr>
            <w:tcW w:w="783" w:type="dxa"/>
          </w:tcPr>
          <w:p w14:paraId="04423B0D" w14:textId="77777777" w:rsidR="00B11855" w:rsidRPr="001F42D3" w:rsidRDefault="003D003E" w:rsidP="00DC2467">
            <w:pPr>
              <w:pStyle w:val="TableEntry"/>
            </w:pPr>
            <w:r w:rsidRPr="001F42D3">
              <w:t>9</w:t>
            </w:r>
          </w:p>
        </w:tc>
        <w:tc>
          <w:tcPr>
            <w:tcW w:w="764" w:type="dxa"/>
          </w:tcPr>
          <w:p w14:paraId="7BE00C34" w14:textId="77777777" w:rsidR="00B11855" w:rsidRPr="001F42D3" w:rsidRDefault="003D003E" w:rsidP="00DC2467">
            <w:pPr>
              <w:pStyle w:val="TableEntry"/>
            </w:pPr>
            <w:r w:rsidRPr="001F42D3">
              <w:t>705</w:t>
            </w:r>
          </w:p>
        </w:tc>
        <w:tc>
          <w:tcPr>
            <w:tcW w:w="760" w:type="dxa"/>
          </w:tcPr>
          <w:p w14:paraId="5D4126B8" w14:textId="77777777" w:rsidR="00B11855" w:rsidRPr="001F42D3" w:rsidRDefault="003D003E" w:rsidP="00DC2467">
            <w:pPr>
              <w:pStyle w:val="TableEntry"/>
            </w:pPr>
            <w:r w:rsidRPr="001F42D3">
              <w:t>CWE</w:t>
            </w:r>
          </w:p>
        </w:tc>
        <w:tc>
          <w:tcPr>
            <w:tcW w:w="961" w:type="dxa"/>
          </w:tcPr>
          <w:p w14:paraId="27773630" w14:textId="77777777" w:rsidR="00B11855" w:rsidRPr="001F42D3" w:rsidRDefault="003D003E" w:rsidP="00DC2467">
            <w:pPr>
              <w:pStyle w:val="TableEntry"/>
            </w:pPr>
            <w:r w:rsidRPr="001F42D3">
              <w:t>RE</w:t>
            </w:r>
          </w:p>
        </w:tc>
        <w:tc>
          <w:tcPr>
            <w:tcW w:w="1316" w:type="dxa"/>
          </w:tcPr>
          <w:p w14:paraId="2366A502" w14:textId="77777777" w:rsidR="00B11855" w:rsidRPr="001F42D3" w:rsidRDefault="003D003E" w:rsidP="00DC2467">
            <w:pPr>
              <w:pStyle w:val="TableEntry"/>
            </w:pPr>
            <w:r w:rsidRPr="001F42D3">
              <w:t>[0..1]</w:t>
            </w:r>
          </w:p>
        </w:tc>
        <w:tc>
          <w:tcPr>
            <w:tcW w:w="861" w:type="dxa"/>
          </w:tcPr>
          <w:p w14:paraId="33D501D6" w14:textId="77777777" w:rsidR="00B11855" w:rsidRPr="001F42D3" w:rsidRDefault="003D003E" w:rsidP="00DC2467">
            <w:pPr>
              <w:pStyle w:val="TableEntry"/>
            </w:pPr>
            <w:r w:rsidRPr="001F42D3">
              <w:t>0448</w:t>
            </w:r>
          </w:p>
        </w:tc>
        <w:tc>
          <w:tcPr>
            <w:tcW w:w="2834" w:type="dxa"/>
          </w:tcPr>
          <w:p w14:paraId="0DB44CDB" w14:textId="77777777" w:rsidR="00B11855" w:rsidRPr="001F42D3" w:rsidRDefault="003D003E" w:rsidP="00DC2467">
            <w:pPr>
              <w:pStyle w:val="TableEntry"/>
            </w:pPr>
            <w:r w:rsidRPr="001F42D3">
              <w:t>Name Context</w:t>
            </w:r>
          </w:p>
        </w:tc>
      </w:tr>
      <w:tr w:rsidR="00C40FD5" w:rsidRPr="001F42D3" w14:paraId="2155C488" w14:textId="77777777" w:rsidTr="006C0E8E">
        <w:trPr>
          <w:cantSplit/>
          <w:jc w:val="center"/>
        </w:trPr>
        <w:tc>
          <w:tcPr>
            <w:tcW w:w="783" w:type="dxa"/>
          </w:tcPr>
          <w:p w14:paraId="4FD01EA1" w14:textId="77777777" w:rsidR="00B11855" w:rsidRPr="001F42D3" w:rsidRDefault="003D003E" w:rsidP="00DC2467">
            <w:pPr>
              <w:pStyle w:val="TableEntry"/>
            </w:pPr>
            <w:r w:rsidRPr="001F42D3">
              <w:t>10</w:t>
            </w:r>
          </w:p>
        </w:tc>
        <w:tc>
          <w:tcPr>
            <w:tcW w:w="764" w:type="dxa"/>
          </w:tcPr>
          <w:p w14:paraId="7E33EA11" w14:textId="77777777" w:rsidR="00B11855" w:rsidRPr="001F42D3" w:rsidRDefault="003D003E" w:rsidP="00DC2467">
            <w:pPr>
              <w:pStyle w:val="TableEntry"/>
            </w:pPr>
            <w:r w:rsidRPr="001F42D3">
              <w:t>49</w:t>
            </w:r>
          </w:p>
        </w:tc>
        <w:tc>
          <w:tcPr>
            <w:tcW w:w="760" w:type="dxa"/>
          </w:tcPr>
          <w:p w14:paraId="28A77760" w14:textId="77777777" w:rsidR="00B11855" w:rsidRPr="001F42D3" w:rsidRDefault="003D003E" w:rsidP="00DC2467">
            <w:pPr>
              <w:pStyle w:val="TableEntry"/>
            </w:pPr>
            <w:r w:rsidRPr="001F42D3">
              <w:t>DR</w:t>
            </w:r>
          </w:p>
        </w:tc>
        <w:tc>
          <w:tcPr>
            <w:tcW w:w="961" w:type="dxa"/>
          </w:tcPr>
          <w:p w14:paraId="3B9B789D" w14:textId="77777777" w:rsidR="00B11855" w:rsidRPr="001F42D3" w:rsidRDefault="003D003E" w:rsidP="00DC2467">
            <w:pPr>
              <w:pStyle w:val="TableEntry"/>
            </w:pPr>
            <w:r w:rsidRPr="001F42D3">
              <w:t>X</w:t>
            </w:r>
          </w:p>
        </w:tc>
        <w:tc>
          <w:tcPr>
            <w:tcW w:w="1316" w:type="dxa"/>
          </w:tcPr>
          <w:p w14:paraId="566EF799" w14:textId="77777777" w:rsidR="00B11855" w:rsidRPr="001F42D3" w:rsidRDefault="003D003E" w:rsidP="00DC2467">
            <w:pPr>
              <w:pStyle w:val="TableEntry"/>
            </w:pPr>
            <w:r w:rsidRPr="001F42D3">
              <w:t>[0..0]</w:t>
            </w:r>
          </w:p>
        </w:tc>
        <w:tc>
          <w:tcPr>
            <w:tcW w:w="861" w:type="dxa"/>
          </w:tcPr>
          <w:p w14:paraId="7A1D9D3E" w14:textId="77777777" w:rsidR="00B11855" w:rsidRPr="001F42D3" w:rsidRDefault="00B11855" w:rsidP="00DC2467">
            <w:pPr>
              <w:pStyle w:val="TableEntry"/>
            </w:pPr>
          </w:p>
        </w:tc>
        <w:tc>
          <w:tcPr>
            <w:tcW w:w="2834" w:type="dxa"/>
          </w:tcPr>
          <w:p w14:paraId="5D264C9B" w14:textId="77777777" w:rsidR="00B11855" w:rsidRPr="001F42D3" w:rsidRDefault="003D003E" w:rsidP="00DC2467">
            <w:pPr>
              <w:pStyle w:val="TableEntry"/>
            </w:pPr>
            <w:r w:rsidRPr="001F42D3">
              <w:t>Name Validity Range</w:t>
            </w:r>
          </w:p>
        </w:tc>
      </w:tr>
      <w:tr w:rsidR="00C40FD5" w:rsidRPr="001F42D3" w14:paraId="33DF083D" w14:textId="77777777" w:rsidTr="006C0E8E">
        <w:trPr>
          <w:cantSplit/>
          <w:jc w:val="center"/>
        </w:trPr>
        <w:tc>
          <w:tcPr>
            <w:tcW w:w="783" w:type="dxa"/>
          </w:tcPr>
          <w:p w14:paraId="7261504C" w14:textId="77777777" w:rsidR="00B11855" w:rsidRPr="001F42D3" w:rsidRDefault="003D003E" w:rsidP="00DC2467">
            <w:pPr>
              <w:pStyle w:val="TableEntry"/>
            </w:pPr>
            <w:r w:rsidRPr="001F42D3">
              <w:t>11</w:t>
            </w:r>
          </w:p>
        </w:tc>
        <w:tc>
          <w:tcPr>
            <w:tcW w:w="764" w:type="dxa"/>
          </w:tcPr>
          <w:p w14:paraId="1A526AF9" w14:textId="77777777" w:rsidR="00B11855" w:rsidRPr="001F42D3" w:rsidRDefault="003D003E" w:rsidP="00DC2467">
            <w:pPr>
              <w:pStyle w:val="TableEntry"/>
            </w:pPr>
            <w:r w:rsidRPr="001F42D3">
              <w:t>1</w:t>
            </w:r>
          </w:p>
        </w:tc>
        <w:tc>
          <w:tcPr>
            <w:tcW w:w="760" w:type="dxa"/>
          </w:tcPr>
          <w:p w14:paraId="66DE9391" w14:textId="77777777" w:rsidR="00B11855" w:rsidRPr="001F42D3" w:rsidRDefault="003D003E" w:rsidP="00DC2467">
            <w:pPr>
              <w:pStyle w:val="TableEntry"/>
            </w:pPr>
            <w:r w:rsidRPr="001F42D3">
              <w:t>ID</w:t>
            </w:r>
          </w:p>
        </w:tc>
        <w:tc>
          <w:tcPr>
            <w:tcW w:w="961" w:type="dxa"/>
          </w:tcPr>
          <w:p w14:paraId="03D01BF6" w14:textId="77777777" w:rsidR="00B11855" w:rsidRPr="001F42D3" w:rsidRDefault="003D003E" w:rsidP="00DC2467">
            <w:pPr>
              <w:pStyle w:val="TableEntry"/>
            </w:pPr>
            <w:r w:rsidRPr="001F42D3">
              <w:t>RE</w:t>
            </w:r>
          </w:p>
        </w:tc>
        <w:tc>
          <w:tcPr>
            <w:tcW w:w="1316" w:type="dxa"/>
          </w:tcPr>
          <w:p w14:paraId="61CD70A0" w14:textId="77777777" w:rsidR="00B11855" w:rsidRPr="001F42D3" w:rsidRDefault="003D003E" w:rsidP="00DC2467">
            <w:pPr>
              <w:pStyle w:val="TableEntry"/>
            </w:pPr>
            <w:r w:rsidRPr="001F42D3">
              <w:t>[0..1]</w:t>
            </w:r>
          </w:p>
        </w:tc>
        <w:tc>
          <w:tcPr>
            <w:tcW w:w="861" w:type="dxa"/>
          </w:tcPr>
          <w:p w14:paraId="2166962C" w14:textId="77777777" w:rsidR="00B11855" w:rsidRPr="001F42D3" w:rsidRDefault="003D003E" w:rsidP="00DC2467">
            <w:pPr>
              <w:pStyle w:val="TableEntry"/>
            </w:pPr>
            <w:r w:rsidRPr="001F42D3">
              <w:t>0444</w:t>
            </w:r>
          </w:p>
        </w:tc>
        <w:tc>
          <w:tcPr>
            <w:tcW w:w="2834" w:type="dxa"/>
          </w:tcPr>
          <w:p w14:paraId="779BECF9" w14:textId="77777777" w:rsidR="00B11855" w:rsidRPr="001F42D3" w:rsidRDefault="003D003E" w:rsidP="00DC2467">
            <w:pPr>
              <w:pStyle w:val="TableEntry"/>
            </w:pPr>
            <w:r w:rsidRPr="001F42D3">
              <w:t>Name Assembly Order</w:t>
            </w:r>
          </w:p>
        </w:tc>
      </w:tr>
      <w:tr w:rsidR="00C40FD5" w:rsidRPr="001F42D3" w14:paraId="6E9EC687" w14:textId="77777777" w:rsidTr="006C0E8E">
        <w:trPr>
          <w:cantSplit/>
          <w:jc w:val="center"/>
        </w:trPr>
        <w:tc>
          <w:tcPr>
            <w:tcW w:w="783" w:type="dxa"/>
          </w:tcPr>
          <w:p w14:paraId="0E4BE8B3" w14:textId="77777777" w:rsidR="00B11855" w:rsidRPr="001F42D3" w:rsidRDefault="003D003E" w:rsidP="00DC2467">
            <w:pPr>
              <w:pStyle w:val="TableEntry"/>
            </w:pPr>
            <w:r w:rsidRPr="001F42D3">
              <w:t>12</w:t>
            </w:r>
          </w:p>
        </w:tc>
        <w:tc>
          <w:tcPr>
            <w:tcW w:w="764" w:type="dxa"/>
          </w:tcPr>
          <w:p w14:paraId="112ADB05" w14:textId="77777777" w:rsidR="00B11855" w:rsidRPr="001F42D3" w:rsidRDefault="003D003E" w:rsidP="00DC2467">
            <w:pPr>
              <w:pStyle w:val="TableEntry"/>
            </w:pPr>
            <w:r w:rsidRPr="001F42D3">
              <w:t>24</w:t>
            </w:r>
          </w:p>
        </w:tc>
        <w:tc>
          <w:tcPr>
            <w:tcW w:w="760" w:type="dxa"/>
          </w:tcPr>
          <w:p w14:paraId="342106F0" w14:textId="77777777" w:rsidR="00B11855" w:rsidRPr="001F42D3" w:rsidRDefault="003D003E" w:rsidP="00DC2467">
            <w:pPr>
              <w:pStyle w:val="TableEntry"/>
            </w:pPr>
            <w:r w:rsidRPr="001F42D3">
              <w:t>DTM</w:t>
            </w:r>
          </w:p>
        </w:tc>
        <w:tc>
          <w:tcPr>
            <w:tcW w:w="961" w:type="dxa"/>
          </w:tcPr>
          <w:p w14:paraId="721400E6" w14:textId="77777777" w:rsidR="00B11855" w:rsidRPr="001F42D3" w:rsidRDefault="003D003E" w:rsidP="00DC2467">
            <w:pPr>
              <w:pStyle w:val="TableEntry"/>
            </w:pPr>
            <w:r w:rsidRPr="001F42D3">
              <w:t>RE</w:t>
            </w:r>
          </w:p>
        </w:tc>
        <w:tc>
          <w:tcPr>
            <w:tcW w:w="1316" w:type="dxa"/>
          </w:tcPr>
          <w:p w14:paraId="04735DFC" w14:textId="77777777" w:rsidR="00B11855" w:rsidRPr="001F42D3" w:rsidRDefault="003D003E" w:rsidP="00DC2467">
            <w:pPr>
              <w:pStyle w:val="TableEntry"/>
            </w:pPr>
            <w:r w:rsidRPr="001F42D3">
              <w:t>[0..1]</w:t>
            </w:r>
          </w:p>
        </w:tc>
        <w:tc>
          <w:tcPr>
            <w:tcW w:w="861" w:type="dxa"/>
          </w:tcPr>
          <w:p w14:paraId="58E94BB6" w14:textId="77777777" w:rsidR="00B11855" w:rsidRPr="001F42D3" w:rsidRDefault="00B11855" w:rsidP="00DC2467">
            <w:pPr>
              <w:pStyle w:val="TableEntry"/>
            </w:pPr>
          </w:p>
        </w:tc>
        <w:tc>
          <w:tcPr>
            <w:tcW w:w="2834" w:type="dxa"/>
          </w:tcPr>
          <w:p w14:paraId="090A63AE" w14:textId="77777777" w:rsidR="00B11855" w:rsidRPr="001F42D3" w:rsidRDefault="003D003E" w:rsidP="00DC2467">
            <w:pPr>
              <w:pStyle w:val="TableEntry"/>
            </w:pPr>
            <w:r w:rsidRPr="001F42D3">
              <w:t>Effective Date</w:t>
            </w:r>
          </w:p>
        </w:tc>
      </w:tr>
      <w:tr w:rsidR="00C40FD5" w:rsidRPr="001F42D3" w14:paraId="6CEE7C67" w14:textId="77777777" w:rsidTr="006C0E8E">
        <w:trPr>
          <w:cantSplit/>
          <w:jc w:val="center"/>
        </w:trPr>
        <w:tc>
          <w:tcPr>
            <w:tcW w:w="783" w:type="dxa"/>
          </w:tcPr>
          <w:p w14:paraId="5C330B59" w14:textId="77777777" w:rsidR="00B11855" w:rsidRPr="001F42D3" w:rsidRDefault="003D003E" w:rsidP="00DC2467">
            <w:pPr>
              <w:pStyle w:val="TableEntry"/>
            </w:pPr>
            <w:r w:rsidRPr="001F42D3">
              <w:t>13</w:t>
            </w:r>
          </w:p>
        </w:tc>
        <w:tc>
          <w:tcPr>
            <w:tcW w:w="764" w:type="dxa"/>
          </w:tcPr>
          <w:p w14:paraId="2D473B29" w14:textId="77777777" w:rsidR="00B11855" w:rsidRPr="001F42D3" w:rsidRDefault="003D003E" w:rsidP="00DC2467">
            <w:pPr>
              <w:pStyle w:val="TableEntry"/>
            </w:pPr>
            <w:r w:rsidRPr="001F42D3">
              <w:t>24</w:t>
            </w:r>
          </w:p>
        </w:tc>
        <w:tc>
          <w:tcPr>
            <w:tcW w:w="760" w:type="dxa"/>
          </w:tcPr>
          <w:p w14:paraId="20B567F7" w14:textId="77777777" w:rsidR="00B11855" w:rsidRPr="001F42D3" w:rsidRDefault="003D003E" w:rsidP="00DC2467">
            <w:pPr>
              <w:pStyle w:val="TableEntry"/>
            </w:pPr>
            <w:r w:rsidRPr="001F42D3">
              <w:t>DTM</w:t>
            </w:r>
          </w:p>
        </w:tc>
        <w:tc>
          <w:tcPr>
            <w:tcW w:w="961" w:type="dxa"/>
          </w:tcPr>
          <w:p w14:paraId="6A6240ED" w14:textId="77777777" w:rsidR="00B11855" w:rsidRPr="001F42D3" w:rsidRDefault="003D003E" w:rsidP="00DC2467">
            <w:pPr>
              <w:pStyle w:val="TableEntry"/>
            </w:pPr>
            <w:r w:rsidRPr="001F42D3">
              <w:t>RE</w:t>
            </w:r>
          </w:p>
        </w:tc>
        <w:tc>
          <w:tcPr>
            <w:tcW w:w="1316" w:type="dxa"/>
          </w:tcPr>
          <w:p w14:paraId="5661A7E7" w14:textId="77777777" w:rsidR="00B11855" w:rsidRPr="001F42D3" w:rsidRDefault="003D003E" w:rsidP="00DC2467">
            <w:pPr>
              <w:pStyle w:val="TableEntry"/>
            </w:pPr>
            <w:r w:rsidRPr="001F42D3">
              <w:t>[0..1]</w:t>
            </w:r>
          </w:p>
        </w:tc>
        <w:tc>
          <w:tcPr>
            <w:tcW w:w="861" w:type="dxa"/>
          </w:tcPr>
          <w:p w14:paraId="7B7320A8" w14:textId="77777777" w:rsidR="00B11855" w:rsidRPr="001F42D3" w:rsidRDefault="00B11855" w:rsidP="00DC2467">
            <w:pPr>
              <w:pStyle w:val="TableEntry"/>
            </w:pPr>
          </w:p>
        </w:tc>
        <w:tc>
          <w:tcPr>
            <w:tcW w:w="2834" w:type="dxa"/>
          </w:tcPr>
          <w:p w14:paraId="0AB8C1C6" w14:textId="77777777" w:rsidR="00B11855" w:rsidRPr="001F42D3" w:rsidRDefault="003D003E" w:rsidP="00DC2467">
            <w:pPr>
              <w:pStyle w:val="TableEntry"/>
            </w:pPr>
            <w:r w:rsidRPr="001F42D3">
              <w:t>Expiration Date</w:t>
            </w:r>
          </w:p>
        </w:tc>
      </w:tr>
      <w:tr w:rsidR="00C40FD5" w:rsidRPr="001F42D3" w14:paraId="77504223" w14:textId="77777777" w:rsidTr="006C0E8E">
        <w:trPr>
          <w:cantSplit/>
          <w:jc w:val="center"/>
        </w:trPr>
        <w:tc>
          <w:tcPr>
            <w:tcW w:w="783" w:type="dxa"/>
          </w:tcPr>
          <w:p w14:paraId="14277375" w14:textId="77777777" w:rsidR="00B11855" w:rsidRPr="001F42D3" w:rsidRDefault="003D003E" w:rsidP="00DC2467">
            <w:pPr>
              <w:pStyle w:val="TableEntry"/>
            </w:pPr>
            <w:r w:rsidRPr="001F42D3">
              <w:t>14</w:t>
            </w:r>
          </w:p>
        </w:tc>
        <w:tc>
          <w:tcPr>
            <w:tcW w:w="764" w:type="dxa"/>
          </w:tcPr>
          <w:p w14:paraId="488502AE" w14:textId="77777777" w:rsidR="00B11855" w:rsidRPr="001F42D3" w:rsidRDefault="003D003E" w:rsidP="00DC2467">
            <w:pPr>
              <w:pStyle w:val="TableEntry"/>
            </w:pPr>
            <w:r w:rsidRPr="001F42D3">
              <w:t>199</w:t>
            </w:r>
          </w:p>
        </w:tc>
        <w:tc>
          <w:tcPr>
            <w:tcW w:w="760" w:type="dxa"/>
          </w:tcPr>
          <w:p w14:paraId="31C4A960" w14:textId="77777777" w:rsidR="00B11855" w:rsidRPr="001F42D3" w:rsidRDefault="003D003E" w:rsidP="00DC2467">
            <w:pPr>
              <w:pStyle w:val="TableEntry"/>
            </w:pPr>
            <w:r w:rsidRPr="001F42D3">
              <w:t>ST</w:t>
            </w:r>
          </w:p>
        </w:tc>
        <w:tc>
          <w:tcPr>
            <w:tcW w:w="961" w:type="dxa"/>
          </w:tcPr>
          <w:p w14:paraId="60A28B62" w14:textId="77777777" w:rsidR="00B11855" w:rsidRPr="001F42D3" w:rsidRDefault="003D003E" w:rsidP="00DC2467">
            <w:pPr>
              <w:pStyle w:val="TableEntry"/>
            </w:pPr>
            <w:r w:rsidRPr="001F42D3">
              <w:t>RE</w:t>
            </w:r>
          </w:p>
        </w:tc>
        <w:tc>
          <w:tcPr>
            <w:tcW w:w="1316" w:type="dxa"/>
          </w:tcPr>
          <w:p w14:paraId="56CA21B1" w14:textId="77777777" w:rsidR="00B11855" w:rsidRPr="001F42D3" w:rsidRDefault="003D003E" w:rsidP="00DC2467">
            <w:pPr>
              <w:pStyle w:val="TableEntry"/>
            </w:pPr>
            <w:r w:rsidRPr="001F42D3">
              <w:t>[0..1]</w:t>
            </w:r>
          </w:p>
        </w:tc>
        <w:tc>
          <w:tcPr>
            <w:tcW w:w="861" w:type="dxa"/>
          </w:tcPr>
          <w:p w14:paraId="237B5D24" w14:textId="77777777" w:rsidR="00B11855" w:rsidRPr="001F42D3" w:rsidRDefault="00B11855" w:rsidP="00DC2467">
            <w:pPr>
              <w:pStyle w:val="TableEntry"/>
            </w:pPr>
          </w:p>
        </w:tc>
        <w:tc>
          <w:tcPr>
            <w:tcW w:w="2834" w:type="dxa"/>
          </w:tcPr>
          <w:p w14:paraId="4EB0FFC0" w14:textId="77777777" w:rsidR="00B11855" w:rsidRPr="001F42D3" w:rsidRDefault="003D003E" w:rsidP="00DC2467">
            <w:pPr>
              <w:pStyle w:val="TableEntry"/>
            </w:pPr>
            <w:r w:rsidRPr="001F42D3">
              <w:t>Professional Suffix</w:t>
            </w:r>
          </w:p>
        </w:tc>
      </w:tr>
    </w:tbl>
    <w:p w14:paraId="5D062D4D" w14:textId="77777777" w:rsidR="00B11855" w:rsidRPr="001F42D3" w:rsidRDefault="00B11855" w:rsidP="00452006">
      <w:pPr>
        <w:pStyle w:val="BodyText"/>
      </w:pPr>
    </w:p>
    <w:p w14:paraId="5104D516" w14:textId="77777777" w:rsidR="00B11855" w:rsidRPr="001F42D3" w:rsidRDefault="003D003E" w:rsidP="00452006">
      <w:pPr>
        <w:pStyle w:val="BodyText"/>
      </w:pPr>
      <w:r w:rsidRPr="001F42D3">
        <w:t>This data type is usually in a repeatable field, to allow a list of names. Examples: Legal name, display name.</w:t>
      </w:r>
    </w:p>
    <w:p w14:paraId="416F9F55" w14:textId="77777777" w:rsidR="00B11855" w:rsidRPr="001F42D3" w:rsidRDefault="003D003E" w:rsidP="00452006">
      <w:pPr>
        <w:pStyle w:val="BodyText"/>
      </w:pPr>
      <w:r w:rsidRPr="001F42D3">
        <w:t>Subfield 1 "Family Name" is required if known to the sender.</w:t>
      </w:r>
    </w:p>
    <w:p w14:paraId="724060C2" w14:textId="1D8F8796" w:rsidR="00B11855" w:rsidRPr="001F42D3" w:rsidRDefault="003D003E" w:rsidP="00452006">
      <w:pPr>
        <w:pStyle w:val="BodyText"/>
      </w:pPr>
      <w:r w:rsidRPr="001F42D3">
        <w:t xml:space="preserve">Subfield 7 "Name Type Code" is required. The PAM </w:t>
      </w:r>
      <w:r w:rsidR="00CA3A2C" w:rsidRPr="001F42D3">
        <w:t>Profile</w:t>
      </w:r>
      <w:r w:rsidRPr="001F42D3">
        <w:t xml:space="preserve"> allows these values from </w:t>
      </w:r>
      <w:r w:rsidR="006D613E" w:rsidRPr="001F42D3">
        <w:t>HL7</w:t>
      </w:r>
      <w:r w:rsidR="00995105" w:rsidRPr="001F42D3">
        <w:t xml:space="preserve"> </w:t>
      </w:r>
      <w:r w:rsidRPr="001F42D3">
        <w:t>Table 0200 – Name type:</w:t>
      </w:r>
    </w:p>
    <w:p w14:paraId="12BAB811" w14:textId="26514E2D" w:rsidR="00B11855" w:rsidRPr="001F42D3" w:rsidRDefault="003D003E" w:rsidP="00CF5627">
      <w:pPr>
        <w:pStyle w:val="TableTitle"/>
      </w:pPr>
      <w:r w:rsidRPr="001F42D3">
        <w:t xml:space="preserve">Table C.8-2: </w:t>
      </w:r>
      <w:r w:rsidR="006D613E" w:rsidRPr="001F42D3">
        <w:t>HL7</w:t>
      </w:r>
      <w:r w:rsidR="00995105" w:rsidRPr="001F42D3">
        <w:t xml:space="preserve"> </w:t>
      </w:r>
      <w:r w:rsidRPr="001F42D3">
        <w:t>Table 0200 - Name 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0"/>
        <w:gridCol w:w="3488"/>
        <w:gridCol w:w="2160"/>
      </w:tblGrid>
      <w:tr w:rsidR="00C40FD5" w:rsidRPr="001F42D3" w14:paraId="0B37D9BD" w14:textId="77777777" w:rsidTr="005C1693">
        <w:trPr>
          <w:cantSplit/>
          <w:tblHeader/>
          <w:jc w:val="center"/>
        </w:trPr>
        <w:tc>
          <w:tcPr>
            <w:tcW w:w="1190" w:type="dxa"/>
            <w:shd w:val="clear" w:color="auto" w:fill="D9D9D9"/>
          </w:tcPr>
          <w:p w14:paraId="20342F42" w14:textId="77777777" w:rsidR="00B11855" w:rsidRPr="001F42D3" w:rsidRDefault="003D003E" w:rsidP="00452006">
            <w:pPr>
              <w:pStyle w:val="TableEntryHeader"/>
            </w:pPr>
            <w:r w:rsidRPr="001F42D3">
              <w:t>Value</w:t>
            </w:r>
          </w:p>
        </w:tc>
        <w:tc>
          <w:tcPr>
            <w:tcW w:w="3488" w:type="dxa"/>
            <w:shd w:val="clear" w:color="auto" w:fill="D9D9D9"/>
          </w:tcPr>
          <w:p w14:paraId="0D05AA9B" w14:textId="77777777" w:rsidR="00B11855" w:rsidRPr="001F42D3" w:rsidRDefault="003D003E" w:rsidP="00452006">
            <w:pPr>
              <w:pStyle w:val="TableEntryHeader"/>
            </w:pPr>
            <w:r w:rsidRPr="001F42D3">
              <w:t>Description</w:t>
            </w:r>
          </w:p>
        </w:tc>
        <w:tc>
          <w:tcPr>
            <w:tcW w:w="2160" w:type="dxa"/>
            <w:shd w:val="clear" w:color="auto" w:fill="D9D9D9"/>
          </w:tcPr>
          <w:p w14:paraId="2D6EB58E" w14:textId="77777777" w:rsidR="00B11855" w:rsidRPr="001F42D3" w:rsidRDefault="003D003E" w:rsidP="00452006">
            <w:pPr>
              <w:pStyle w:val="TableEntryHeader"/>
            </w:pPr>
            <w:r w:rsidRPr="001F42D3">
              <w:t>Comment</w:t>
            </w:r>
          </w:p>
        </w:tc>
      </w:tr>
      <w:tr w:rsidR="00B11855" w:rsidRPr="001F42D3" w14:paraId="004F4DD5" w14:textId="77777777" w:rsidTr="0034511D">
        <w:trPr>
          <w:cantSplit/>
          <w:jc w:val="center"/>
        </w:trPr>
        <w:tc>
          <w:tcPr>
            <w:tcW w:w="1190" w:type="dxa"/>
          </w:tcPr>
          <w:p w14:paraId="78A8D045" w14:textId="77777777" w:rsidR="00B11855" w:rsidRPr="001F42D3" w:rsidRDefault="003D003E" w:rsidP="00452006">
            <w:pPr>
              <w:pStyle w:val="TableEntry"/>
            </w:pPr>
            <w:r w:rsidRPr="001F42D3">
              <w:t>A</w:t>
            </w:r>
          </w:p>
        </w:tc>
        <w:tc>
          <w:tcPr>
            <w:tcW w:w="3488" w:type="dxa"/>
          </w:tcPr>
          <w:p w14:paraId="7F4AD223" w14:textId="77777777" w:rsidR="00B11855" w:rsidRPr="001F42D3" w:rsidRDefault="003D003E" w:rsidP="00452006">
            <w:pPr>
              <w:pStyle w:val="TableEntry"/>
            </w:pPr>
            <w:r w:rsidRPr="001F42D3">
              <w:t>Alias Name</w:t>
            </w:r>
          </w:p>
        </w:tc>
        <w:tc>
          <w:tcPr>
            <w:tcW w:w="2160" w:type="dxa"/>
          </w:tcPr>
          <w:p w14:paraId="746C7848" w14:textId="77777777" w:rsidR="00B11855" w:rsidRPr="001F42D3" w:rsidRDefault="00B11855" w:rsidP="00452006">
            <w:pPr>
              <w:pStyle w:val="TableEntry"/>
            </w:pPr>
          </w:p>
        </w:tc>
      </w:tr>
      <w:tr w:rsidR="00B11855" w:rsidRPr="001F42D3" w14:paraId="58845413" w14:textId="77777777" w:rsidTr="0034511D">
        <w:trPr>
          <w:cantSplit/>
          <w:jc w:val="center"/>
        </w:trPr>
        <w:tc>
          <w:tcPr>
            <w:tcW w:w="1190" w:type="dxa"/>
          </w:tcPr>
          <w:p w14:paraId="7D69989A" w14:textId="77777777" w:rsidR="00B11855" w:rsidRPr="001F42D3" w:rsidRDefault="003D003E" w:rsidP="00452006">
            <w:pPr>
              <w:pStyle w:val="TableEntry"/>
            </w:pPr>
            <w:r w:rsidRPr="001F42D3">
              <w:t>B</w:t>
            </w:r>
          </w:p>
        </w:tc>
        <w:tc>
          <w:tcPr>
            <w:tcW w:w="3488" w:type="dxa"/>
          </w:tcPr>
          <w:p w14:paraId="57103CF0" w14:textId="77777777" w:rsidR="00B11855" w:rsidRPr="001F42D3" w:rsidRDefault="003D003E" w:rsidP="00452006">
            <w:pPr>
              <w:pStyle w:val="TableEntry"/>
            </w:pPr>
            <w:r w:rsidRPr="001F42D3">
              <w:t>Name at Birth</w:t>
            </w:r>
          </w:p>
        </w:tc>
        <w:tc>
          <w:tcPr>
            <w:tcW w:w="2160" w:type="dxa"/>
          </w:tcPr>
          <w:p w14:paraId="24FEA81E" w14:textId="77777777" w:rsidR="00B11855" w:rsidRPr="001F42D3" w:rsidRDefault="00B11855" w:rsidP="00452006">
            <w:pPr>
              <w:pStyle w:val="TableEntry"/>
            </w:pPr>
          </w:p>
        </w:tc>
      </w:tr>
      <w:tr w:rsidR="00B11855" w:rsidRPr="001F42D3" w14:paraId="754526A3" w14:textId="77777777" w:rsidTr="0034511D">
        <w:trPr>
          <w:cantSplit/>
          <w:jc w:val="center"/>
        </w:trPr>
        <w:tc>
          <w:tcPr>
            <w:tcW w:w="1190" w:type="dxa"/>
          </w:tcPr>
          <w:p w14:paraId="679A3A30" w14:textId="77777777" w:rsidR="00B11855" w:rsidRPr="001F42D3" w:rsidRDefault="003D003E" w:rsidP="00452006">
            <w:pPr>
              <w:pStyle w:val="TableEntry"/>
            </w:pPr>
            <w:r w:rsidRPr="001F42D3">
              <w:t>C</w:t>
            </w:r>
          </w:p>
        </w:tc>
        <w:tc>
          <w:tcPr>
            <w:tcW w:w="3488" w:type="dxa"/>
          </w:tcPr>
          <w:p w14:paraId="22B722C0" w14:textId="77777777" w:rsidR="00B11855" w:rsidRPr="001F42D3" w:rsidRDefault="003D003E" w:rsidP="00452006">
            <w:pPr>
              <w:pStyle w:val="TableEntry"/>
            </w:pPr>
            <w:r w:rsidRPr="001F42D3">
              <w:t>Adopted Name</w:t>
            </w:r>
          </w:p>
        </w:tc>
        <w:tc>
          <w:tcPr>
            <w:tcW w:w="2160" w:type="dxa"/>
          </w:tcPr>
          <w:p w14:paraId="66BCD506" w14:textId="77777777" w:rsidR="00B11855" w:rsidRPr="001F42D3" w:rsidRDefault="00B11855" w:rsidP="00452006">
            <w:pPr>
              <w:pStyle w:val="TableEntry"/>
            </w:pPr>
          </w:p>
        </w:tc>
      </w:tr>
      <w:tr w:rsidR="00B11855" w:rsidRPr="001F42D3" w14:paraId="2895A94B" w14:textId="77777777" w:rsidTr="0034511D">
        <w:trPr>
          <w:cantSplit/>
          <w:jc w:val="center"/>
        </w:trPr>
        <w:tc>
          <w:tcPr>
            <w:tcW w:w="1190" w:type="dxa"/>
          </w:tcPr>
          <w:p w14:paraId="78E824C9" w14:textId="77777777" w:rsidR="00B11855" w:rsidRPr="001F42D3" w:rsidRDefault="003D003E" w:rsidP="00452006">
            <w:pPr>
              <w:pStyle w:val="TableEntry"/>
            </w:pPr>
            <w:r w:rsidRPr="001F42D3">
              <w:t>D</w:t>
            </w:r>
          </w:p>
        </w:tc>
        <w:tc>
          <w:tcPr>
            <w:tcW w:w="3488" w:type="dxa"/>
          </w:tcPr>
          <w:p w14:paraId="7CD830AC" w14:textId="77777777" w:rsidR="00B11855" w:rsidRPr="001F42D3" w:rsidRDefault="003D003E" w:rsidP="00452006">
            <w:pPr>
              <w:pStyle w:val="TableEntry"/>
            </w:pPr>
            <w:r w:rsidRPr="001F42D3">
              <w:t>Display Name</w:t>
            </w:r>
          </w:p>
        </w:tc>
        <w:tc>
          <w:tcPr>
            <w:tcW w:w="2160" w:type="dxa"/>
          </w:tcPr>
          <w:p w14:paraId="0CD027DB" w14:textId="77777777" w:rsidR="00B11855" w:rsidRPr="001F42D3" w:rsidRDefault="00B11855" w:rsidP="00452006">
            <w:pPr>
              <w:pStyle w:val="TableEntry"/>
            </w:pPr>
          </w:p>
        </w:tc>
      </w:tr>
      <w:tr w:rsidR="00B11855" w:rsidRPr="001F42D3" w14:paraId="0570EDFD" w14:textId="77777777" w:rsidTr="0034511D">
        <w:trPr>
          <w:cantSplit/>
          <w:jc w:val="center"/>
        </w:trPr>
        <w:tc>
          <w:tcPr>
            <w:tcW w:w="1190" w:type="dxa"/>
          </w:tcPr>
          <w:p w14:paraId="108C6695" w14:textId="77777777" w:rsidR="00B11855" w:rsidRPr="001F42D3" w:rsidRDefault="003D003E" w:rsidP="00452006">
            <w:pPr>
              <w:pStyle w:val="TableEntry"/>
            </w:pPr>
            <w:r w:rsidRPr="001F42D3">
              <w:t>I</w:t>
            </w:r>
          </w:p>
        </w:tc>
        <w:tc>
          <w:tcPr>
            <w:tcW w:w="3488" w:type="dxa"/>
          </w:tcPr>
          <w:p w14:paraId="75482EC7" w14:textId="77777777" w:rsidR="00B11855" w:rsidRPr="001F42D3" w:rsidRDefault="003D003E" w:rsidP="00452006">
            <w:pPr>
              <w:pStyle w:val="TableEntry"/>
            </w:pPr>
            <w:r w:rsidRPr="001F42D3">
              <w:t>Licensing Name</w:t>
            </w:r>
          </w:p>
        </w:tc>
        <w:tc>
          <w:tcPr>
            <w:tcW w:w="2160" w:type="dxa"/>
          </w:tcPr>
          <w:p w14:paraId="6D378186" w14:textId="77777777" w:rsidR="00B11855" w:rsidRPr="001F42D3" w:rsidRDefault="00B11855" w:rsidP="00452006">
            <w:pPr>
              <w:pStyle w:val="TableEntry"/>
            </w:pPr>
          </w:p>
        </w:tc>
      </w:tr>
      <w:tr w:rsidR="00B11855" w:rsidRPr="001F42D3" w14:paraId="0ABC474D" w14:textId="77777777" w:rsidTr="0034511D">
        <w:trPr>
          <w:cantSplit/>
          <w:jc w:val="center"/>
        </w:trPr>
        <w:tc>
          <w:tcPr>
            <w:tcW w:w="1190" w:type="dxa"/>
          </w:tcPr>
          <w:p w14:paraId="5866C392" w14:textId="77777777" w:rsidR="00B11855" w:rsidRPr="001F42D3" w:rsidRDefault="003D003E" w:rsidP="00452006">
            <w:pPr>
              <w:pStyle w:val="TableEntry"/>
            </w:pPr>
            <w:r w:rsidRPr="001F42D3">
              <w:t>L</w:t>
            </w:r>
          </w:p>
        </w:tc>
        <w:tc>
          <w:tcPr>
            <w:tcW w:w="3488" w:type="dxa"/>
          </w:tcPr>
          <w:p w14:paraId="7969AEDF" w14:textId="77777777" w:rsidR="00B11855" w:rsidRPr="001F42D3" w:rsidRDefault="003D003E" w:rsidP="00452006">
            <w:pPr>
              <w:pStyle w:val="TableEntry"/>
            </w:pPr>
            <w:r w:rsidRPr="001F42D3">
              <w:t>Legal Name</w:t>
            </w:r>
          </w:p>
        </w:tc>
        <w:tc>
          <w:tcPr>
            <w:tcW w:w="2160" w:type="dxa"/>
          </w:tcPr>
          <w:p w14:paraId="6666A45C" w14:textId="77777777" w:rsidR="00B11855" w:rsidRPr="001F42D3" w:rsidRDefault="00B11855" w:rsidP="00452006">
            <w:pPr>
              <w:pStyle w:val="TableEntry"/>
            </w:pPr>
          </w:p>
        </w:tc>
      </w:tr>
      <w:tr w:rsidR="00B11855" w:rsidRPr="001F42D3" w14:paraId="7A904A4E" w14:textId="77777777" w:rsidTr="0034511D">
        <w:trPr>
          <w:cantSplit/>
          <w:jc w:val="center"/>
        </w:trPr>
        <w:tc>
          <w:tcPr>
            <w:tcW w:w="1190" w:type="dxa"/>
          </w:tcPr>
          <w:p w14:paraId="7407FB55" w14:textId="77777777" w:rsidR="00B11855" w:rsidRPr="001F42D3" w:rsidRDefault="003D003E" w:rsidP="00452006">
            <w:pPr>
              <w:pStyle w:val="TableEntry"/>
            </w:pPr>
            <w:r w:rsidRPr="001F42D3">
              <w:t>M</w:t>
            </w:r>
          </w:p>
        </w:tc>
        <w:tc>
          <w:tcPr>
            <w:tcW w:w="3488" w:type="dxa"/>
          </w:tcPr>
          <w:p w14:paraId="7141EC14" w14:textId="77777777" w:rsidR="00B11855" w:rsidRPr="001F42D3" w:rsidRDefault="003D003E" w:rsidP="00452006">
            <w:pPr>
              <w:pStyle w:val="TableEntry"/>
            </w:pPr>
            <w:r w:rsidRPr="001F42D3">
              <w:t xml:space="preserve">Maiden Name </w:t>
            </w:r>
          </w:p>
        </w:tc>
        <w:tc>
          <w:tcPr>
            <w:tcW w:w="2160" w:type="dxa"/>
          </w:tcPr>
          <w:p w14:paraId="090AB361" w14:textId="77777777" w:rsidR="00B11855" w:rsidRPr="001F42D3" w:rsidRDefault="00B11855" w:rsidP="00452006">
            <w:pPr>
              <w:pStyle w:val="TableEntry"/>
            </w:pPr>
          </w:p>
        </w:tc>
      </w:tr>
      <w:tr w:rsidR="00B11855" w:rsidRPr="001F42D3" w14:paraId="5991145A" w14:textId="77777777" w:rsidTr="0034511D">
        <w:trPr>
          <w:cantSplit/>
          <w:jc w:val="center"/>
        </w:trPr>
        <w:tc>
          <w:tcPr>
            <w:tcW w:w="1190" w:type="dxa"/>
          </w:tcPr>
          <w:p w14:paraId="0C7F89C6" w14:textId="77777777" w:rsidR="00B11855" w:rsidRPr="001F42D3" w:rsidRDefault="003D003E" w:rsidP="00452006">
            <w:pPr>
              <w:pStyle w:val="TableEntry"/>
            </w:pPr>
            <w:r w:rsidRPr="001F42D3">
              <w:t>N</w:t>
            </w:r>
          </w:p>
        </w:tc>
        <w:tc>
          <w:tcPr>
            <w:tcW w:w="3488" w:type="dxa"/>
          </w:tcPr>
          <w:p w14:paraId="13D53917" w14:textId="77777777" w:rsidR="00B11855" w:rsidRPr="001F42D3" w:rsidRDefault="003D003E" w:rsidP="00452006">
            <w:pPr>
              <w:pStyle w:val="TableEntry"/>
            </w:pPr>
            <w:r w:rsidRPr="001F42D3">
              <w:t>Nickname /"Call me" Name/Street Name</w:t>
            </w:r>
          </w:p>
        </w:tc>
        <w:tc>
          <w:tcPr>
            <w:tcW w:w="2160" w:type="dxa"/>
          </w:tcPr>
          <w:p w14:paraId="75FBD7C2" w14:textId="77777777" w:rsidR="00B11855" w:rsidRPr="001F42D3" w:rsidRDefault="00B11855" w:rsidP="00452006">
            <w:pPr>
              <w:pStyle w:val="TableEntry"/>
            </w:pPr>
          </w:p>
        </w:tc>
      </w:tr>
      <w:tr w:rsidR="00B11855" w:rsidRPr="001F42D3" w14:paraId="48EB913C" w14:textId="77777777" w:rsidTr="0034511D">
        <w:trPr>
          <w:cantSplit/>
          <w:jc w:val="center"/>
        </w:trPr>
        <w:tc>
          <w:tcPr>
            <w:tcW w:w="1190" w:type="dxa"/>
          </w:tcPr>
          <w:p w14:paraId="2DC6A9AC" w14:textId="77777777" w:rsidR="00B11855" w:rsidRPr="001F42D3" w:rsidRDefault="003D003E" w:rsidP="00452006">
            <w:pPr>
              <w:pStyle w:val="TableEntry"/>
            </w:pPr>
            <w:r w:rsidRPr="001F42D3">
              <w:t>R</w:t>
            </w:r>
          </w:p>
        </w:tc>
        <w:tc>
          <w:tcPr>
            <w:tcW w:w="3488" w:type="dxa"/>
          </w:tcPr>
          <w:p w14:paraId="3967F151" w14:textId="77777777" w:rsidR="00B11855" w:rsidRPr="001F42D3" w:rsidRDefault="003D003E" w:rsidP="00452006">
            <w:pPr>
              <w:pStyle w:val="TableEntry"/>
            </w:pPr>
            <w:r w:rsidRPr="001F42D3">
              <w:t>Registered Name (animals only)</w:t>
            </w:r>
          </w:p>
        </w:tc>
        <w:tc>
          <w:tcPr>
            <w:tcW w:w="2160" w:type="dxa"/>
          </w:tcPr>
          <w:p w14:paraId="63A1955A" w14:textId="77777777" w:rsidR="00B11855" w:rsidRPr="001F42D3" w:rsidRDefault="00B11855" w:rsidP="00452006">
            <w:pPr>
              <w:pStyle w:val="TableEntry"/>
            </w:pPr>
          </w:p>
        </w:tc>
      </w:tr>
      <w:tr w:rsidR="00B11855" w:rsidRPr="001F42D3" w14:paraId="54C9941C" w14:textId="77777777" w:rsidTr="0034511D">
        <w:trPr>
          <w:cantSplit/>
          <w:jc w:val="center"/>
        </w:trPr>
        <w:tc>
          <w:tcPr>
            <w:tcW w:w="1190" w:type="dxa"/>
          </w:tcPr>
          <w:p w14:paraId="102F8816" w14:textId="77777777" w:rsidR="00B11855" w:rsidRPr="001F42D3" w:rsidRDefault="003D003E" w:rsidP="00452006">
            <w:pPr>
              <w:pStyle w:val="TableEntry"/>
            </w:pPr>
            <w:r w:rsidRPr="001F42D3">
              <w:t>S</w:t>
            </w:r>
          </w:p>
        </w:tc>
        <w:tc>
          <w:tcPr>
            <w:tcW w:w="3488" w:type="dxa"/>
          </w:tcPr>
          <w:p w14:paraId="0A846CF1" w14:textId="77777777" w:rsidR="00B11855" w:rsidRPr="001F42D3" w:rsidRDefault="003D003E" w:rsidP="00452006">
            <w:pPr>
              <w:pStyle w:val="TableEntry"/>
            </w:pPr>
            <w:r w:rsidRPr="001F42D3">
              <w:t>Coded Pseudo-Name to ensure anonymity</w:t>
            </w:r>
          </w:p>
        </w:tc>
        <w:tc>
          <w:tcPr>
            <w:tcW w:w="2160" w:type="dxa"/>
          </w:tcPr>
          <w:p w14:paraId="15540ED4" w14:textId="77777777" w:rsidR="00B11855" w:rsidRPr="001F42D3" w:rsidRDefault="00B11855" w:rsidP="00452006">
            <w:pPr>
              <w:pStyle w:val="TableEntry"/>
            </w:pPr>
          </w:p>
        </w:tc>
      </w:tr>
      <w:tr w:rsidR="00B11855" w:rsidRPr="001F42D3" w14:paraId="41156E3D" w14:textId="77777777" w:rsidTr="0034511D">
        <w:trPr>
          <w:cantSplit/>
          <w:jc w:val="center"/>
        </w:trPr>
        <w:tc>
          <w:tcPr>
            <w:tcW w:w="1190" w:type="dxa"/>
          </w:tcPr>
          <w:p w14:paraId="5443DFBF" w14:textId="77777777" w:rsidR="00B11855" w:rsidRPr="001F42D3" w:rsidRDefault="003D003E" w:rsidP="00452006">
            <w:pPr>
              <w:pStyle w:val="TableEntry"/>
            </w:pPr>
            <w:r w:rsidRPr="001F42D3">
              <w:lastRenderedPageBreak/>
              <w:t>T</w:t>
            </w:r>
          </w:p>
        </w:tc>
        <w:tc>
          <w:tcPr>
            <w:tcW w:w="3488" w:type="dxa"/>
          </w:tcPr>
          <w:p w14:paraId="4AEB799A" w14:textId="77777777" w:rsidR="00B11855" w:rsidRPr="001F42D3" w:rsidRDefault="003D003E" w:rsidP="00452006">
            <w:pPr>
              <w:pStyle w:val="TableEntry"/>
            </w:pPr>
            <w:r w:rsidRPr="001F42D3">
              <w:t>Indigenous/Tribal/Community Name</w:t>
            </w:r>
          </w:p>
        </w:tc>
        <w:tc>
          <w:tcPr>
            <w:tcW w:w="2160" w:type="dxa"/>
          </w:tcPr>
          <w:p w14:paraId="46A4F345" w14:textId="77777777" w:rsidR="00B11855" w:rsidRPr="001F42D3" w:rsidRDefault="00B11855" w:rsidP="00452006">
            <w:pPr>
              <w:pStyle w:val="TableEntry"/>
            </w:pPr>
          </w:p>
        </w:tc>
      </w:tr>
      <w:tr w:rsidR="00B11855" w:rsidRPr="001F42D3" w14:paraId="400D0481" w14:textId="77777777" w:rsidTr="0034511D">
        <w:trPr>
          <w:cantSplit/>
          <w:jc w:val="center"/>
        </w:trPr>
        <w:tc>
          <w:tcPr>
            <w:tcW w:w="1190" w:type="dxa"/>
          </w:tcPr>
          <w:p w14:paraId="6E3301A2" w14:textId="77777777" w:rsidR="00B11855" w:rsidRPr="001F42D3" w:rsidRDefault="003D003E" w:rsidP="00452006">
            <w:pPr>
              <w:pStyle w:val="TableEntry"/>
            </w:pPr>
            <w:r w:rsidRPr="001F42D3">
              <w:t>U</w:t>
            </w:r>
          </w:p>
        </w:tc>
        <w:tc>
          <w:tcPr>
            <w:tcW w:w="3488" w:type="dxa"/>
          </w:tcPr>
          <w:p w14:paraId="35D29E23" w14:textId="77777777" w:rsidR="00B11855" w:rsidRPr="001F42D3" w:rsidRDefault="003D003E" w:rsidP="00452006">
            <w:pPr>
              <w:pStyle w:val="TableEntry"/>
            </w:pPr>
            <w:r w:rsidRPr="001F42D3">
              <w:t>Unspecified</w:t>
            </w:r>
          </w:p>
        </w:tc>
        <w:tc>
          <w:tcPr>
            <w:tcW w:w="2160" w:type="dxa"/>
          </w:tcPr>
          <w:p w14:paraId="6C0968F9" w14:textId="77777777" w:rsidR="00B11855" w:rsidRPr="001F42D3" w:rsidRDefault="00B11855" w:rsidP="00452006">
            <w:pPr>
              <w:pStyle w:val="TableEntry"/>
            </w:pPr>
          </w:p>
        </w:tc>
      </w:tr>
    </w:tbl>
    <w:p w14:paraId="40EFCB83" w14:textId="77777777" w:rsidR="00264692" w:rsidRPr="001F42D3" w:rsidRDefault="00264692" w:rsidP="00452006">
      <w:pPr>
        <w:pStyle w:val="BodyText"/>
      </w:pPr>
    </w:p>
    <w:p w14:paraId="4E72A001" w14:textId="77777777" w:rsidR="00B11855" w:rsidRPr="001F42D3" w:rsidRDefault="003D003E" w:rsidP="00452006">
      <w:pPr>
        <w:pStyle w:val="BodyText"/>
      </w:pPr>
      <w:r w:rsidRPr="001F42D3">
        <w:t xml:space="preserve">This table may be further defined and restrained in national extensions of this profile. </w:t>
      </w:r>
    </w:p>
    <w:p w14:paraId="1E7129B8" w14:textId="1830CF2B" w:rsidR="00B11855" w:rsidRPr="001F42D3" w:rsidRDefault="003D003E" w:rsidP="00452006">
      <w:pPr>
        <w:pStyle w:val="BodyText"/>
      </w:pPr>
      <w:r w:rsidRPr="001F42D3">
        <w:t xml:space="preserve">Subfields 6 (Degree) and 10 (Name Validity Range) are deprecated in </w:t>
      </w:r>
      <w:r w:rsidR="006D613E" w:rsidRPr="001F42D3">
        <w:t>HL7</w:t>
      </w:r>
      <w:r w:rsidR="00995105" w:rsidRPr="001F42D3">
        <w:t xml:space="preserve"> </w:t>
      </w:r>
      <w:r w:rsidRPr="001F42D3">
        <w:t>v2.6, therefore not supported by the PCD profile.</w:t>
      </w:r>
    </w:p>
    <w:p w14:paraId="765A4C23" w14:textId="39BF1AC8" w:rsidR="00B11855" w:rsidRPr="001F42D3" w:rsidRDefault="00D53FC4" w:rsidP="00B34AEB">
      <w:pPr>
        <w:pStyle w:val="Heading2"/>
        <w:numPr>
          <w:ilvl w:val="0"/>
          <w:numId w:val="0"/>
        </w:numPr>
        <w:rPr>
          <w:noProof w:val="0"/>
        </w:rPr>
      </w:pPr>
      <w:bookmarkStart w:id="2007" w:name="_Toc401769880"/>
      <w:bookmarkStart w:id="2008" w:name="_Toc214889799"/>
      <w:r w:rsidRPr="001F42D3">
        <w:rPr>
          <w:noProof w:val="0"/>
        </w:rPr>
        <w:t xml:space="preserve">C.9 </w:t>
      </w:r>
      <w:r w:rsidR="003D003E" w:rsidRPr="001F42D3">
        <w:rPr>
          <w:noProof w:val="0"/>
        </w:rPr>
        <w:t>XTN Data Type</w:t>
      </w:r>
      <w:bookmarkEnd w:id="2007"/>
      <w:bookmarkEnd w:id="2008"/>
    </w:p>
    <w:p w14:paraId="6D43465D" w14:textId="77777777" w:rsidR="00B11855" w:rsidRPr="001F42D3" w:rsidRDefault="003D003E" w:rsidP="00CF5627">
      <w:pPr>
        <w:pStyle w:val="TableTitle"/>
      </w:pPr>
      <w:r w:rsidRPr="001F42D3">
        <w:t>Table C.9-1: XTN-Extended Telecommunication Number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71C3C5F1" w14:textId="77777777" w:rsidTr="00A92110">
        <w:trPr>
          <w:cantSplit/>
          <w:tblHeader/>
          <w:jc w:val="center"/>
        </w:trPr>
        <w:tc>
          <w:tcPr>
            <w:tcW w:w="783" w:type="dxa"/>
            <w:shd w:val="clear" w:color="auto" w:fill="D9D9D9"/>
          </w:tcPr>
          <w:p w14:paraId="48EF5D04" w14:textId="77777777" w:rsidR="00B11855" w:rsidRPr="001F42D3" w:rsidRDefault="003D003E" w:rsidP="006C0E8E">
            <w:pPr>
              <w:pStyle w:val="TableEntryHeader"/>
            </w:pPr>
            <w:r w:rsidRPr="001F42D3">
              <w:t>SEQ</w:t>
            </w:r>
          </w:p>
        </w:tc>
        <w:tc>
          <w:tcPr>
            <w:tcW w:w="764" w:type="dxa"/>
            <w:shd w:val="clear" w:color="auto" w:fill="D9D9D9"/>
          </w:tcPr>
          <w:p w14:paraId="21D031CE" w14:textId="77777777" w:rsidR="00B11855" w:rsidRPr="001F42D3" w:rsidRDefault="003D003E" w:rsidP="006C0E8E">
            <w:pPr>
              <w:pStyle w:val="TableEntryHeader"/>
            </w:pPr>
            <w:r w:rsidRPr="001F42D3">
              <w:t>LEN</w:t>
            </w:r>
          </w:p>
        </w:tc>
        <w:tc>
          <w:tcPr>
            <w:tcW w:w="760" w:type="dxa"/>
            <w:shd w:val="clear" w:color="auto" w:fill="D9D9D9"/>
          </w:tcPr>
          <w:p w14:paraId="4B136D06" w14:textId="77777777" w:rsidR="00B11855" w:rsidRPr="001F42D3" w:rsidRDefault="003D003E" w:rsidP="006C0E8E">
            <w:pPr>
              <w:pStyle w:val="TableEntryHeader"/>
            </w:pPr>
            <w:r w:rsidRPr="001F42D3">
              <w:t>DT</w:t>
            </w:r>
          </w:p>
        </w:tc>
        <w:tc>
          <w:tcPr>
            <w:tcW w:w="961" w:type="dxa"/>
            <w:shd w:val="clear" w:color="auto" w:fill="D9D9D9"/>
          </w:tcPr>
          <w:p w14:paraId="434A5A11" w14:textId="77777777" w:rsidR="00B11855" w:rsidRPr="001F42D3" w:rsidRDefault="003D003E" w:rsidP="006C0E8E">
            <w:pPr>
              <w:pStyle w:val="TableEntryHeader"/>
            </w:pPr>
            <w:r w:rsidRPr="001F42D3">
              <w:t>Usage</w:t>
            </w:r>
          </w:p>
        </w:tc>
        <w:tc>
          <w:tcPr>
            <w:tcW w:w="1316" w:type="dxa"/>
            <w:shd w:val="clear" w:color="auto" w:fill="D9D9D9"/>
          </w:tcPr>
          <w:p w14:paraId="166E24AE" w14:textId="77777777" w:rsidR="00B11855" w:rsidRPr="001F42D3" w:rsidRDefault="003D003E" w:rsidP="006C0E8E">
            <w:pPr>
              <w:pStyle w:val="TableEntryHeader"/>
            </w:pPr>
            <w:r w:rsidRPr="001F42D3">
              <w:t>Card.</w:t>
            </w:r>
          </w:p>
        </w:tc>
        <w:tc>
          <w:tcPr>
            <w:tcW w:w="861" w:type="dxa"/>
            <w:shd w:val="clear" w:color="auto" w:fill="D9D9D9"/>
          </w:tcPr>
          <w:p w14:paraId="1A81ED46" w14:textId="77777777" w:rsidR="00B11855" w:rsidRPr="001F42D3" w:rsidRDefault="003D003E" w:rsidP="006C0E8E">
            <w:pPr>
              <w:pStyle w:val="TableEntryHeader"/>
            </w:pPr>
            <w:r w:rsidRPr="001F42D3">
              <w:t>TBL#</w:t>
            </w:r>
          </w:p>
        </w:tc>
        <w:tc>
          <w:tcPr>
            <w:tcW w:w="2834" w:type="dxa"/>
            <w:shd w:val="clear" w:color="auto" w:fill="D9D9D9"/>
          </w:tcPr>
          <w:p w14:paraId="0578438A" w14:textId="77777777" w:rsidR="00B11855" w:rsidRPr="001F42D3" w:rsidRDefault="003D003E" w:rsidP="006C0E8E">
            <w:pPr>
              <w:pStyle w:val="TableEntryHeader"/>
            </w:pPr>
            <w:r w:rsidRPr="001F42D3">
              <w:t>Component name</w:t>
            </w:r>
          </w:p>
        </w:tc>
      </w:tr>
      <w:tr w:rsidR="00C40FD5" w:rsidRPr="001F42D3" w14:paraId="691F8974" w14:textId="77777777" w:rsidTr="006C0E8E">
        <w:trPr>
          <w:cantSplit/>
          <w:jc w:val="center"/>
        </w:trPr>
        <w:tc>
          <w:tcPr>
            <w:tcW w:w="783" w:type="dxa"/>
          </w:tcPr>
          <w:p w14:paraId="7E8DB352" w14:textId="77777777" w:rsidR="00B11855" w:rsidRPr="001F42D3" w:rsidRDefault="003D003E" w:rsidP="006C0E8E">
            <w:pPr>
              <w:pStyle w:val="TableEntry"/>
              <w:keepNext/>
            </w:pPr>
            <w:r w:rsidRPr="001F42D3">
              <w:t>1</w:t>
            </w:r>
          </w:p>
        </w:tc>
        <w:tc>
          <w:tcPr>
            <w:tcW w:w="764" w:type="dxa"/>
          </w:tcPr>
          <w:p w14:paraId="1D254BE6" w14:textId="77777777" w:rsidR="00B11855" w:rsidRPr="001F42D3" w:rsidRDefault="003D003E" w:rsidP="006C0E8E">
            <w:pPr>
              <w:pStyle w:val="TableEntry"/>
              <w:keepNext/>
            </w:pPr>
            <w:r w:rsidRPr="001F42D3">
              <w:t>199</w:t>
            </w:r>
          </w:p>
        </w:tc>
        <w:tc>
          <w:tcPr>
            <w:tcW w:w="760" w:type="dxa"/>
          </w:tcPr>
          <w:p w14:paraId="3ADD7AD1" w14:textId="77777777" w:rsidR="00B11855" w:rsidRPr="001F42D3" w:rsidRDefault="003D003E" w:rsidP="006C0E8E">
            <w:pPr>
              <w:pStyle w:val="TableEntry"/>
              <w:keepNext/>
            </w:pPr>
            <w:r w:rsidRPr="001F42D3">
              <w:t>ST</w:t>
            </w:r>
          </w:p>
        </w:tc>
        <w:tc>
          <w:tcPr>
            <w:tcW w:w="961" w:type="dxa"/>
          </w:tcPr>
          <w:p w14:paraId="5DBD699C" w14:textId="77777777" w:rsidR="00B11855" w:rsidRPr="001F42D3" w:rsidRDefault="003D003E" w:rsidP="006C0E8E">
            <w:pPr>
              <w:pStyle w:val="TableEntry"/>
              <w:keepNext/>
            </w:pPr>
            <w:r w:rsidRPr="001F42D3">
              <w:t>X</w:t>
            </w:r>
          </w:p>
        </w:tc>
        <w:tc>
          <w:tcPr>
            <w:tcW w:w="1316" w:type="dxa"/>
          </w:tcPr>
          <w:p w14:paraId="46895CAA" w14:textId="77777777" w:rsidR="00B11855" w:rsidRPr="001F42D3" w:rsidRDefault="00B11855" w:rsidP="006C0E8E">
            <w:pPr>
              <w:pStyle w:val="TableEntry"/>
              <w:keepNext/>
            </w:pPr>
          </w:p>
        </w:tc>
        <w:tc>
          <w:tcPr>
            <w:tcW w:w="861" w:type="dxa"/>
          </w:tcPr>
          <w:p w14:paraId="1EB4BB2E" w14:textId="77777777" w:rsidR="00B11855" w:rsidRPr="001F42D3" w:rsidRDefault="00B11855" w:rsidP="006C0E8E">
            <w:pPr>
              <w:pStyle w:val="TableEntry"/>
              <w:keepNext/>
            </w:pPr>
          </w:p>
        </w:tc>
        <w:tc>
          <w:tcPr>
            <w:tcW w:w="2834" w:type="dxa"/>
          </w:tcPr>
          <w:p w14:paraId="167D89E3" w14:textId="77777777" w:rsidR="00B11855" w:rsidRPr="001F42D3" w:rsidRDefault="003D003E" w:rsidP="006C0E8E">
            <w:pPr>
              <w:pStyle w:val="TableEntry"/>
              <w:keepNext/>
            </w:pPr>
            <w:r w:rsidRPr="001F42D3">
              <w:t>Telephone Number</w:t>
            </w:r>
          </w:p>
        </w:tc>
      </w:tr>
      <w:tr w:rsidR="00C40FD5" w:rsidRPr="001F42D3" w14:paraId="2993BFCD" w14:textId="77777777" w:rsidTr="006C0E8E">
        <w:trPr>
          <w:cantSplit/>
          <w:jc w:val="center"/>
        </w:trPr>
        <w:tc>
          <w:tcPr>
            <w:tcW w:w="783" w:type="dxa"/>
          </w:tcPr>
          <w:p w14:paraId="79E9059F" w14:textId="77777777" w:rsidR="00B11855" w:rsidRPr="001F42D3" w:rsidRDefault="003D003E" w:rsidP="006C0E8E">
            <w:pPr>
              <w:pStyle w:val="TableEntry"/>
              <w:keepNext/>
            </w:pPr>
            <w:r w:rsidRPr="001F42D3">
              <w:t>2</w:t>
            </w:r>
          </w:p>
        </w:tc>
        <w:tc>
          <w:tcPr>
            <w:tcW w:w="764" w:type="dxa"/>
          </w:tcPr>
          <w:p w14:paraId="7B89A6D5" w14:textId="77777777" w:rsidR="00B11855" w:rsidRPr="001F42D3" w:rsidRDefault="003D003E" w:rsidP="006C0E8E">
            <w:pPr>
              <w:pStyle w:val="TableEntry"/>
              <w:keepNext/>
            </w:pPr>
            <w:r w:rsidRPr="001F42D3">
              <w:t>3</w:t>
            </w:r>
          </w:p>
        </w:tc>
        <w:tc>
          <w:tcPr>
            <w:tcW w:w="760" w:type="dxa"/>
          </w:tcPr>
          <w:p w14:paraId="6AD2462B" w14:textId="77777777" w:rsidR="00B11855" w:rsidRPr="001F42D3" w:rsidRDefault="003D003E" w:rsidP="006C0E8E">
            <w:pPr>
              <w:pStyle w:val="TableEntry"/>
              <w:keepNext/>
            </w:pPr>
            <w:r w:rsidRPr="001F42D3">
              <w:t>ID</w:t>
            </w:r>
          </w:p>
        </w:tc>
        <w:tc>
          <w:tcPr>
            <w:tcW w:w="961" w:type="dxa"/>
          </w:tcPr>
          <w:p w14:paraId="1FDAC527" w14:textId="77777777" w:rsidR="00B11855" w:rsidRPr="001F42D3" w:rsidRDefault="003D003E" w:rsidP="006C0E8E">
            <w:pPr>
              <w:pStyle w:val="TableEntry"/>
              <w:keepNext/>
            </w:pPr>
            <w:r w:rsidRPr="001F42D3">
              <w:t>R</w:t>
            </w:r>
          </w:p>
        </w:tc>
        <w:tc>
          <w:tcPr>
            <w:tcW w:w="1316" w:type="dxa"/>
          </w:tcPr>
          <w:p w14:paraId="26CA2171" w14:textId="77777777" w:rsidR="00B11855" w:rsidRPr="001F42D3" w:rsidRDefault="003D003E" w:rsidP="003570BC">
            <w:pPr>
              <w:pStyle w:val="TableEntry"/>
              <w:keepNext/>
            </w:pPr>
            <w:r w:rsidRPr="001F42D3">
              <w:t>[</w:t>
            </w:r>
            <w:r w:rsidR="003570BC" w:rsidRPr="001F42D3">
              <w:t>1</w:t>
            </w:r>
            <w:r w:rsidRPr="001F42D3">
              <w:t>..1]</w:t>
            </w:r>
          </w:p>
        </w:tc>
        <w:tc>
          <w:tcPr>
            <w:tcW w:w="861" w:type="dxa"/>
          </w:tcPr>
          <w:p w14:paraId="3371AF56" w14:textId="77777777" w:rsidR="00B11855" w:rsidRPr="001F42D3" w:rsidRDefault="003D003E" w:rsidP="006C0E8E">
            <w:pPr>
              <w:pStyle w:val="TableEntry"/>
              <w:keepNext/>
            </w:pPr>
            <w:r w:rsidRPr="001F42D3">
              <w:t>0201</w:t>
            </w:r>
          </w:p>
        </w:tc>
        <w:tc>
          <w:tcPr>
            <w:tcW w:w="2834" w:type="dxa"/>
          </w:tcPr>
          <w:p w14:paraId="2B60546E" w14:textId="77777777" w:rsidR="00B11855" w:rsidRPr="001F42D3" w:rsidRDefault="003D003E" w:rsidP="006C0E8E">
            <w:pPr>
              <w:pStyle w:val="TableEntry"/>
              <w:keepNext/>
            </w:pPr>
            <w:r w:rsidRPr="001F42D3">
              <w:t>Telecommunication Use Code</w:t>
            </w:r>
          </w:p>
        </w:tc>
      </w:tr>
      <w:tr w:rsidR="00C40FD5" w:rsidRPr="001F42D3" w14:paraId="476BA465" w14:textId="77777777" w:rsidTr="006C0E8E">
        <w:trPr>
          <w:cantSplit/>
          <w:jc w:val="center"/>
        </w:trPr>
        <w:tc>
          <w:tcPr>
            <w:tcW w:w="783" w:type="dxa"/>
          </w:tcPr>
          <w:p w14:paraId="2431EC06" w14:textId="77777777" w:rsidR="00B11855" w:rsidRPr="001F42D3" w:rsidRDefault="003D003E" w:rsidP="006C0E8E">
            <w:pPr>
              <w:pStyle w:val="TableEntry"/>
              <w:keepNext/>
            </w:pPr>
            <w:r w:rsidRPr="001F42D3">
              <w:t>3</w:t>
            </w:r>
          </w:p>
        </w:tc>
        <w:tc>
          <w:tcPr>
            <w:tcW w:w="764" w:type="dxa"/>
          </w:tcPr>
          <w:p w14:paraId="2A385FC6" w14:textId="77777777" w:rsidR="00B11855" w:rsidRPr="001F42D3" w:rsidRDefault="003D003E" w:rsidP="006C0E8E">
            <w:pPr>
              <w:pStyle w:val="TableEntry"/>
              <w:keepNext/>
            </w:pPr>
            <w:r w:rsidRPr="001F42D3">
              <w:t>8</w:t>
            </w:r>
          </w:p>
        </w:tc>
        <w:tc>
          <w:tcPr>
            <w:tcW w:w="760" w:type="dxa"/>
          </w:tcPr>
          <w:p w14:paraId="4FBEEE3E" w14:textId="77777777" w:rsidR="00B11855" w:rsidRPr="001F42D3" w:rsidRDefault="003D003E" w:rsidP="006C0E8E">
            <w:pPr>
              <w:pStyle w:val="TableEntry"/>
              <w:keepNext/>
            </w:pPr>
            <w:r w:rsidRPr="001F42D3">
              <w:t>ID</w:t>
            </w:r>
          </w:p>
        </w:tc>
        <w:tc>
          <w:tcPr>
            <w:tcW w:w="961" w:type="dxa"/>
          </w:tcPr>
          <w:p w14:paraId="6AC6AD04" w14:textId="77777777" w:rsidR="00B11855" w:rsidRPr="001F42D3" w:rsidRDefault="003D003E" w:rsidP="006C0E8E">
            <w:pPr>
              <w:pStyle w:val="TableEntry"/>
              <w:keepNext/>
            </w:pPr>
            <w:r w:rsidRPr="001F42D3">
              <w:t>R</w:t>
            </w:r>
          </w:p>
        </w:tc>
        <w:tc>
          <w:tcPr>
            <w:tcW w:w="1316" w:type="dxa"/>
          </w:tcPr>
          <w:p w14:paraId="62E87341" w14:textId="77777777" w:rsidR="00B11855" w:rsidRPr="001F42D3" w:rsidRDefault="003D003E" w:rsidP="003570BC">
            <w:pPr>
              <w:pStyle w:val="TableEntry"/>
              <w:keepNext/>
            </w:pPr>
            <w:r w:rsidRPr="001F42D3">
              <w:t>[</w:t>
            </w:r>
            <w:r w:rsidR="003570BC" w:rsidRPr="001F42D3">
              <w:t>1</w:t>
            </w:r>
            <w:r w:rsidRPr="001F42D3">
              <w:t>..1]</w:t>
            </w:r>
          </w:p>
        </w:tc>
        <w:tc>
          <w:tcPr>
            <w:tcW w:w="861" w:type="dxa"/>
          </w:tcPr>
          <w:p w14:paraId="0A9A67BF" w14:textId="77777777" w:rsidR="00B11855" w:rsidRPr="001F42D3" w:rsidRDefault="003D003E" w:rsidP="006C0E8E">
            <w:pPr>
              <w:pStyle w:val="TableEntry"/>
              <w:keepNext/>
            </w:pPr>
            <w:r w:rsidRPr="001F42D3">
              <w:t>0202</w:t>
            </w:r>
          </w:p>
        </w:tc>
        <w:tc>
          <w:tcPr>
            <w:tcW w:w="2834" w:type="dxa"/>
          </w:tcPr>
          <w:p w14:paraId="608AC9C6" w14:textId="77777777" w:rsidR="00B11855" w:rsidRPr="001F42D3" w:rsidRDefault="003D003E" w:rsidP="006C0E8E">
            <w:pPr>
              <w:pStyle w:val="TableEntry"/>
              <w:keepNext/>
            </w:pPr>
            <w:r w:rsidRPr="001F42D3">
              <w:t>Telecommunication Equipment Type</w:t>
            </w:r>
          </w:p>
        </w:tc>
      </w:tr>
      <w:tr w:rsidR="00C40FD5" w:rsidRPr="001F42D3" w14:paraId="2FDF6F6D" w14:textId="77777777" w:rsidTr="006C0E8E">
        <w:trPr>
          <w:cantSplit/>
          <w:jc w:val="center"/>
        </w:trPr>
        <w:tc>
          <w:tcPr>
            <w:tcW w:w="783" w:type="dxa"/>
          </w:tcPr>
          <w:p w14:paraId="078E8D03" w14:textId="77777777" w:rsidR="00B11855" w:rsidRPr="001F42D3" w:rsidRDefault="003D003E" w:rsidP="001915B9">
            <w:pPr>
              <w:pStyle w:val="TableEntry"/>
            </w:pPr>
            <w:r w:rsidRPr="001F42D3">
              <w:t>4</w:t>
            </w:r>
          </w:p>
        </w:tc>
        <w:tc>
          <w:tcPr>
            <w:tcW w:w="764" w:type="dxa"/>
          </w:tcPr>
          <w:p w14:paraId="02C46929" w14:textId="77777777" w:rsidR="00B11855" w:rsidRPr="001F42D3" w:rsidRDefault="003D003E" w:rsidP="001915B9">
            <w:pPr>
              <w:pStyle w:val="TableEntry"/>
            </w:pPr>
            <w:r w:rsidRPr="001F42D3">
              <w:t>199</w:t>
            </w:r>
          </w:p>
        </w:tc>
        <w:tc>
          <w:tcPr>
            <w:tcW w:w="760" w:type="dxa"/>
          </w:tcPr>
          <w:p w14:paraId="4402FECB" w14:textId="77777777" w:rsidR="00B11855" w:rsidRPr="001F42D3" w:rsidRDefault="003D003E" w:rsidP="001915B9">
            <w:pPr>
              <w:pStyle w:val="TableEntry"/>
            </w:pPr>
            <w:r w:rsidRPr="001F42D3">
              <w:t>ST</w:t>
            </w:r>
          </w:p>
        </w:tc>
        <w:tc>
          <w:tcPr>
            <w:tcW w:w="961" w:type="dxa"/>
          </w:tcPr>
          <w:p w14:paraId="41F594BB" w14:textId="77777777" w:rsidR="00B11855" w:rsidRPr="001F42D3" w:rsidRDefault="003D003E" w:rsidP="001915B9">
            <w:pPr>
              <w:pStyle w:val="TableEntry"/>
            </w:pPr>
            <w:r w:rsidRPr="001F42D3">
              <w:t>RE</w:t>
            </w:r>
          </w:p>
        </w:tc>
        <w:tc>
          <w:tcPr>
            <w:tcW w:w="1316" w:type="dxa"/>
          </w:tcPr>
          <w:p w14:paraId="05579265" w14:textId="77777777" w:rsidR="00B11855" w:rsidRPr="001F42D3" w:rsidRDefault="003D003E" w:rsidP="001915B9">
            <w:pPr>
              <w:pStyle w:val="TableEntry"/>
            </w:pPr>
            <w:r w:rsidRPr="001F42D3">
              <w:t>[0..1]</w:t>
            </w:r>
          </w:p>
        </w:tc>
        <w:tc>
          <w:tcPr>
            <w:tcW w:w="861" w:type="dxa"/>
          </w:tcPr>
          <w:p w14:paraId="0B97D29C" w14:textId="77777777" w:rsidR="00B11855" w:rsidRPr="001F42D3" w:rsidRDefault="00B11855" w:rsidP="001915B9">
            <w:pPr>
              <w:pStyle w:val="TableEntry"/>
            </w:pPr>
          </w:p>
        </w:tc>
        <w:tc>
          <w:tcPr>
            <w:tcW w:w="2834" w:type="dxa"/>
          </w:tcPr>
          <w:p w14:paraId="5A775AB3" w14:textId="77777777" w:rsidR="00B11855" w:rsidRPr="001F42D3" w:rsidRDefault="003D003E" w:rsidP="001915B9">
            <w:pPr>
              <w:pStyle w:val="TableEntry"/>
            </w:pPr>
            <w:r w:rsidRPr="001F42D3">
              <w:t>Email Address</w:t>
            </w:r>
          </w:p>
        </w:tc>
      </w:tr>
      <w:tr w:rsidR="00C40FD5" w:rsidRPr="001F42D3" w14:paraId="66F11F5C" w14:textId="77777777" w:rsidTr="006C0E8E">
        <w:trPr>
          <w:cantSplit/>
          <w:jc w:val="center"/>
        </w:trPr>
        <w:tc>
          <w:tcPr>
            <w:tcW w:w="783" w:type="dxa"/>
          </w:tcPr>
          <w:p w14:paraId="29C27FBE" w14:textId="77777777" w:rsidR="00B11855" w:rsidRPr="001F42D3" w:rsidRDefault="003D003E" w:rsidP="001915B9">
            <w:pPr>
              <w:pStyle w:val="TableEntry"/>
            </w:pPr>
            <w:r w:rsidRPr="001F42D3">
              <w:t>5</w:t>
            </w:r>
          </w:p>
        </w:tc>
        <w:tc>
          <w:tcPr>
            <w:tcW w:w="764" w:type="dxa"/>
          </w:tcPr>
          <w:p w14:paraId="25AB5904" w14:textId="77777777" w:rsidR="00B11855" w:rsidRPr="001F42D3" w:rsidRDefault="003D003E" w:rsidP="001915B9">
            <w:pPr>
              <w:pStyle w:val="TableEntry"/>
            </w:pPr>
            <w:r w:rsidRPr="001F42D3">
              <w:t>3</w:t>
            </w:r>
          </w:p>
        </w:tc>
        <w:tc>
          <w:tcPr>
            <w:tcW w:w="760" w:type="dxa"/>
          </w:tcPr>
          <w:p w14:paraId="3982C2C0" w14:textId="77777777" w:rsidR="00B11855" w:rsidRPr="001F42D3" w:rsidRDefault="003D003E" w:rsidP="001915B9">
            <w:pPr>
              <w:pStyle w:val="TableEntry"/>
            </w:pPr>
            <w:r w:rsidRPr="001F42D3">
              <w:t>NM</w:t>
            </w:r>
          </w:p>
        </w:tc>
        <w:tc>
          <w:tcPr>
            <w:tcW w:w="961" w:type="dxa"/>
          </w:tcPr>
          <w:p w14:paraId="6876007C" w14:textId="77777777" w:rsidR="00B11855" w:rsidRPr="001F42D3" w:rsidRDefault="003D003E" w:rsidP="001915B9">
            <w:pPr>
              <w:pStyle w:val="TableEntry"/>
            </w:pPr>
            <w:r w:rsidRPr="001F42D3">
              <w:t>RE</w:t>
            </w:r>
          </w:p>
        </w:tc>
        <w:tc>
          <w:tcPr>
            <w:tcW w:w="1316" w:type="dxa"/>
          </w:tcPr>
          <w:p w14:paraId="11FD92DB" w14:textId="77777777" w:rsidR="00B11855" w:rsidRPr="001F42D3" w:rsidRDefault="003D003E" w:rsidP="001915B9">
            <w:pPr>
              <w:pStyle w:val="TableEntry"/>
            </w:pPr>
            <w:r w:rsidRPr="001F42D3">
              <w:t>[0..1]</w:t>
            </w:r>
          </w:p>
        </w:tc>
        <w:tc>
          <w:tcPr>
            <w:tcW w:w="861" w:type="dxa"/>
          </w:tcPr>
          <w:p w14:paraId="47F78E0F" w14:textId="77777777" w:rsidR="00B11855" w:rsidRPr="001F42D3" w:rsidRDefault="00B11855" w:rsidP="001915B9">
            <w:pPr>
              <w:pStyle w:val="TableEntry"/>
            </w:pPr>
          </w:p>
        </w:tc>
        <w:tc>
          <w:tcPr>
            <w:tcW w:w="2834" w:type="dxa"/>
          </w:tcPr>
          <w:p w14:paraId="7F11BF9E" w14:textId="77777777" w:rsidR="00B11855" w:rsidRPr="001F42D3" w:rsidRDefault="003D003E" w:rsidP="001915B9">
            <w:pPr>
              <w:pStyle w:val="TableEntry"/>
            </w:pPr>
            <w:r w:rsidRPr="001F42D3">
              <w:t>Country Code</w:t>
            </w:r>
          </w:p>
        </w:tc>
      </w:tr>
      <w:tr w:rsidR="00C40FD5" w:rsidRPr="001F42D3" w14:paraId="3CAEFB73" w14:textId="77777777" w:rsidTr="006C0E8E">
        <w:trPr>
          <w:cantSplit/>
          <w:jc w:val="center"/>
        </w:trPr>
        <w:tc>
          <w:tcPr>
            <w:tcW w:w="783" w:type="dxa"/>
          </w:tcPr>
          <w:p w14:paraId="4B4CFC24" w14:textId="77777777" w:rsidR="00B11855" w:rsidRPr="001F42D3" w:rsidRDefault="003D003E" w:rsidP="001915B9">
            <w:pPr>
              <w:pStyle w:val="TableEntry"/>
            </w:pPr>
            <w:r w:rsidRPr="001F42D3">
              <w:t>6</w:t>
            </w:r>
          </w:p>
        </w:tc>
        <w:tc>
          <w:tcPr>
            <w:tcW w:w="764" w:type="dxa"/>
          </w:tcPr>
          <w:p w14:paraId="6371C43F" w14:textId="77777777" w:rsidR="00B11855" w:rsidRPr="001F42D3" w:rsidRDefault="003D003E" w:rsidP="001915B9">
            <w:pPr>
              <w:pStyle w:val="TableEntry"/>
            </w:pPr>
            <w:r w:rsidRPr="001F42D3">
              <w:t>5</w:t>
            </w:r>
          </w:p>
        </w:tc>
        <w:tc>
          <w:tcPr>
            <w:tcW w:w="760" w:type="dxa"/>
          </w:tcPr>
          <w:p w14:paraId="1E82968E" w14:textId="77777777" w:rsidR="00B11855" w:rsidRPr="001F42D3" w:rsidRDefault="003D003E" w:rsidP="001915B9">
            <w:pPr>
              <w:pStyle w:val="TableEntry"/>
            </w:pPr>
            <w:r w:rsidRPr="001F42D3">
              <w:t>NM</w:t>
            </w:r>
          </w:p>
        </w:tc>
        <w:tc>
          <w:tcPr>
            <w:tcW w:w="961" w:type="dxa"/>
          </w:tcPr>
          <w:p w14:paraId="12D68E1F" w14:textId="77777777" w:rsidR="00B11855" w:rsidRPr="001F42D3" w:rsidRDefault="003D003E" w:rsidP="001915B9">
            <w:pPr>
              <w:pStyle w:val="TableEntry"/>
            </w:pPr>
            <w:r w:rsidRPr="001F42D3">
              <w:t>RE</w:t>
            </w:r>
          </w:p>
        </w:tc>
        <w:tc>
          <w:tcPr>
            <w:tcW w:w="1316" w:type="dxa"/>
          </w:tcPr>
          <w:p w14:paraId="4C16E825" w14:textId="77777777" w:rsidR="00B11855" w:rsidRPr="001F42D3" w:rsidRDefault="003D003E" w:rsidP="001915B9">
            <w:pPr>
              <w:pStyle w:val="TableEntry"/>
            </w:pPr>
            <w:r w:rsidRPr="001F42D3">
              <w:t>[0..1]</w:t>
            </w:r>
          </w:p>
        </w:tc>
        <w:tc>
          <w:tcPr>
            <w:tcW w:w="861" w:type="dxa"/>
          </w:tcPr>
          <w:p w14:paraId="25D4A5B7" w14:textId="77777777" w:rsidR="00B11855" w:rsidRPr="001F42D3" w:rsidRDefault="00B11855" w:rsidP="001915B9">
            <w:pPr>
              <w:pStyle w:val="TableEntry"/>
            </w:pPr>
          </w:p>
        </w:tc>
        <w:tc>
          <w:tcPr>
            <w:tcW w:w="2834" w:type="dxa"/>
          </w:tcPr>
          <w:p w14:paraId="69E621E3" w14:textId="77777777" w:rsidR="00B11855" w:rsidRPr="001F42D3" w:rsidRDefault="003D003E" w:rsidP="001915B9">
            <w:pPr>
              <w:pStyle w:val="TableEntry"/>
            </w:pPr>
            <w:r w:rsidRPr="001F42D3">
              <w:t>Area/City Code</w:t>
            </w:r>
          </w:p>
        </w:tc>
      </w:tr>
      <w:tr w:rsidR="00C40FD5" w:rsidRPr="001F42D3" w14:paraId="2690D3E6" w14:textId="77777777" w:rsidTr="006C0E8E">
        <w:trPr>
          <w:cantSplit/>
          <w:jc w:val="center"/>
        </w:trPr>
        <w:tc>
          <w:tcPr>
            <w:tcW w:w="783" w:type="dxa"/>
          </w:tcPr>
          <w:p w14:paraId="1FF13987" w14:textId="77777777" w:rsidR="00B11855" w:rsidRPr="001F42D3" w:rsidRDefault="003D003E" w:rsidP="001915B9">
            <w:pPr>
              <w:pStyle w:val="TableEntry"/>
            </w:pPr>
            <w:r w:rsidRPr="001F42D3">
              <w:t>7</w:t>
            </w:r>
          </w:p>
        </w:tc>
        <w:tc>
          <w:tcPr>
            <w:tcW w:w="764" w:type="dxa"/>
          </w:tcPr>
          <w:p w14:paraId="0438C637" w14:textId="77777777" w:rsidR="00B11855" w:rsidRPr="001F42D3" w:rsidRDefault="003D003E" w:rsidP="001915B9">
            <w:pPr>
              <w:pStyle w:val="TableEntry"/>
            </w:pPr>
            <w:r w:rsidRPr="001F42D3">
              <w:t>9</w:t>
            </w:r>
          </w:p>
        </w:tc>
        <w:tc>
          <w:tcPr>
            <w:tcW w:w="760" w:type="dxa"/>
          </w:tcPr>
          <w:p w14:paraId="1118DB1D" w14:textId="77777777" w:rsidR="00B11855" w:rsidRPr="001F42D3" w:rsidRDefault="003D003E" w:rsidP="001915B9">
            <w:pPr>
              <w:pStyle w:val="TableEntry"/>
            </w:pPr>
            <w:r w:rsidRPr="001F42D3">
              <w:t>NM</w:t>
            </w:r>
          </w:p>
        </w:tc>
        <w:tc>
          <w:tcPr>
            <w:tcW w:w="961" w:type="dxa"/>
          </w:tcPr>
          <w:p w14:paraId="019AA4AE" w14:textId="77777777" w:rsidR="00B11855" w:rsidRPr="001F42D3" w:rsidRDefault="003D003E" w:rsidP="001915B9">
            <w:pPr>
              <w:pStyle w:val="TableEntry"/>
            </w:pPr>
            <w:r w:rsidRPr="001F42D3">
              <w:t>RE</w:t>
            </w:r>
          </w:p>
        </w:tc>
        <w:tc>
          <w:tcPr>
            <w:tcW w:w="1316" w:type="dxa"/>
          </w:tcPr>
          <w:p w14:paraId="24AC6315" w14:textId="77777777" w:rsidR="00B11855" w:rsidRPr="001F42D3" w:rsidRDefault="003D003E" w:rsidP="001915B9">
            <w:pPr>
              <w:pStyle w:val="TableEntry"/>
            </w:pPr>
            <w:r w:rsidRPr="001F42D3">
              <w:t>[0..1]</w:t>
            </w:r>
          </w:p>
        </w:tc>
        <w:tc>
          <w:tcPr>
            <w:tcW w:w="861" w:type="dxa"/>
          </w:tcPr>
          <w:p w14:paraId="0461D521" w14:textId="77777777" w:rsidR="00B11855" w:rsidRPr="001F42D3" w:rsidRDefault="00B11855" w:rsidP="001915B9">
            <w:pPr>
              <w:pStyle w:val="TableEntry"/>
            </w:pPr>
          </w:p>
        </w:tc>
        <w:tc>
          <w:tcPr>
            <w:tcW w:w="2834" w:type="dxa"/>
          </w:tcPr>
          <w:p w14:paraId="383A1051" w14:textId="77777777" w:rsidR="00B11855" w:rsidRPr="001F42D3" w:rsidRDefault="003D003E" w:rsidP="001915B9">
            <w:pPr>
              <w:pStyle w:val="TableEntry"/>
            </w:pPr>
            <w:r w:rsidRPr="001F42D3">
              <w:t>Local Number</w:t>
            </w:r>
          </w:p>
        </w:tc>
      </w:tr>
      <w:tr w:rsidR="00C40FD5" w:rsidRPr="001F42D3" w14:paraId="7B86D6D5" w14:textId="77777777" w:rsidTr="006C0E8E">
        <w:trPr>
          <w:cantSplit/>
          <w:jc w:val="center"/>
        </w:trPr>
        <w:tc>
          <w:tcPr>
            <w:tcW w:w="783" w:type="dxa"/>
          </w:tcPr>
          <w:p w14:paraId="1D1DDFE5" w14:textId="77777777" w:rsidR="00B11855" w:rsidRPr="001F42D3" w:rsidRDefault="003D003E" w:rsidP="001915B9">
            <w:pPr>
              <w:pStyle w:val="TableEntry"/>
            </w:pPr>
            <w:r w:rsidRPr="001F42D3">
              <w:t>8</w:t>
            </w:r>
          </w:p>
        </w:tc>
        <w:tc>
          <w:tcPr>
            <w:tcW w:w="764" w:type="dxa"/>
          </w:tcPr>
          <w:p w14:paraId="1E2316A8" w14:textId="77777777" w:rsidR="00B11855" w:rsidRPr="001F42D3" w:rsidRDefault="003D003E" w:rsidP="001915B9">
            <w:pPr>
              <w:pStyle w:val="TableEntry"/>
            </w:pPr>
            <w:r w:rsidRPr="001F42D3">
              <w:t>5</w:t>
            </w:r>
          </w:p>
        </w:tc>
        <w:tc>
          <w:tcPr>
            <w:tcW w:w="760" w:type="dxa"/>
          </w:tcPr>
          <w:p w14:paraId="4328E2EE" w14:textId="77777777" w:rsidR="00B11855" w:rsidRPr="001F42D3" w:rsidRDefault="003D003E" w:rsidP="001915B9">
            <w:pPr>
              <w:pStyle w:val="TableEntry"/>
            </w:pPr>
            <w:r w:rsidRPr="001F42D3">
              <w:t>NM</w:t>
            </w:r>
          </w:p>
        </w:tc>
        <w:tc>
          <w:tcPr>
            <w:tcW w:w="961" w:type="dxa"/>
          </w:tcPr>
          <w:p w14:paraId="12968B45" w14:textId="77777777" w:rsidR="00B11855" w:rsidRPr="001F42D3" w:rsidRDefault="003D003E" w:rsidP="001915B9">
            <w:pPr>
              <w:pStyle w:val="TableEntry"/>
            </w:pPr>
            <w:r w:rsidRPr="001F42D3">
              <w:t>RE</w:t>
            </w:r>
          </w:p>
        </w:tc>
        <w:tc>
          <w:tcPr>
            <w:tcW w:w="1316" w:type="dxa"/>
          </w:tcPr>
          <w:p w14:paraId="3469A27F" w14:textId="77777777" w:rsidR="00B11855" w:rsidRPr="001F42D3" w:rsidRDefault="003D003E" w:rsidP="001915B9">
            <w:pPr>
              <w:pStyle w:val="TableEntry"/>
            </w:pPr>
            <w:r w:rsidRPr="001F42D3">
              <w:t>[0..1]</w:t>
            </w:r>
          </w:p>
        </w:tc>
        <w:tc>
          <w:tcPr>
            <w:tcW w:w="861" w:type="dxa"/>
          </w:tcPr>
          <w:p w14:paraId="538BA01A" w14:textId="77777777" w:rsidR="00B11855" w:rsidRPr="001F42D3" w:rsidRDefault="00B11855" w:rsidP="001915B9">
            <w:pPr>
              <w:pStyle w:val="TableEntry"/>
            </w:pPr>
          </w:p>
        </w:tc>
        <w:tc>
          <w:tcPr>
            <w:tcW w:w="2834" w:type="dxa"/>
          </w:tcPr>
          <w:p w14:paraId="2E89E79A" w14:textId="77777777" w:rsidR="00B11855" w:rsidRPr="001F42D3" w:rsidRDefault="003D003E" w:rsidP="001915B9">
            <w:pPr>
              <w:pStyle w:val="TableEntry"/>
            </w:pPr>
            <w:r w:rsidRPr="001F42D3">
              <w:t>Extension</w:t>
            </w:r>
          </w:p>
        </w:tc>
      </w:tr>
      <w:tr w:rsidR="00C40FD5" w:rsidRPr="001F42D3" w14:paraId="689A9EFF" w14:textId="77777777" w:rsidTr="006C0E8E">
        <w:trPr>
          <w:cantSplit/>
          <w:jc w:val="center"/>
        </w:trPr>
        <w:tc>
          <w:tcPr>
            <w:tcW w:w="783" w:type="dxa"/>
          </w:tcPr>
          <w:p w14:paraId="7EECAC0D" w14:textId="77777777" w:rsidR="00B11855" w:rsidRPr="001F42D3" w:rsidRDefault="003D003E" w:rsidP="001915B9">
            <w:pPr>
              <w:pStyle w:val="TableEntry"/>
            </w:pPr>
            <w:r w:rsidRPr="001F42D3">
              <w:t>9</w:t>
            </w:r>
          </w:p>
        </w:tc>
        <w:tc>
          <w:tcPr>
            <w:tcW w:w="764" w:type="dxa"/>
          </w:tcPr>
          <w:p w14:paraId="58916688" w14:textId="77777777" w:rsidR="00B11855" w:rsidRPr="001F42D3" w:rsidRDefault="003D003E" w:rsidP="001915B9">
            <w:pPr>
              <w:pStyle w:val="TableEntry"/>
            </w:pPr>
            <w:r w:rsidRPr="001F42D3">
              <w:t>199</w:t>
            </w:r>
          </w:p>
        </w:tc>
        <w:tc>
          <w:tcPr>
            <w:tcW w:w="760" w:type="dxa"/>
          </w:tcPr>
          <w:p w14:paraId="5D175A54" w14:textId="77777777" w:rsidR="00B11855" w:rsidRPr="001F42D3" w:rsidRDefault="003D003E" w:rsidP="001915B9">
            <w:pPr>
              <w:pStyle w:val="TableEntry"/>
            </w:pPr>
            <w:r w:rsidRPr="001F42D3">
              <w:t>ST</w:t>
            </w:r>
          </w:p>
        </w:tc>
        <w:tc>
          <w:tcPr>
            <w:tcW w:w="961" w:type="dxa"/>
          </w:tcPr>
          <w:p w14:paraId="63F12A12" w14:textId="77777777" w:rsidR="00B11855" w:rsidRPr="001F42D3" w:rsidRDefault="003D003E" w:rsidP="001915B9">
            <w:pPr>
              <w:pStyle w:val="TableEntry"/>
            </w:pPr>
            <w:r w:rsidRPr="001F42D3">
              <w:t>RE</w:t>
            </w:r>
          </w:p>
        </w:tc>
        <w:tc>
          <w:tcPr>
            <w:tcW w:w="1316" w:type="dxa"/>
          </w:tcPr>
          <w:p w14:paraId="35E7E169" w14:textId="77777777" w:rsidR="00B11855" w:rsidRPr="001F42D3" w:rsidRDefault="003D003E" w:rsidP="001915B9">
            <w:pPr>
              <w:pStyle w:val="TableEntry"/>
            </w:pPr>
            <w:r w:rsidRPr="001F42D3">
              <w:t>[0..1]</w:t>
            </w:r>
          </w:p>
        </w:tc>
        <w:tc>
          <w:tcPr>
            <w:tcW w:w="861" w:type="dxa"/>
          </w:tcPr>
          <w:p w14:paraId="1BBF5010" w14:textId="77777777" w:rsidR="00B11855" w:rsidRPr="001F42D3" w:rsidRDefault="00B11855" w:rsidP="001915B9">
            <w:pPr>
              <w:pStyle w:val="TableEntry"/>
            </w:pPr>
          </w:p>
        </w:tc>
        <w:tc>
          <w:tcPr>
            <w:tcW w:w="2834" w:type="dxa"/>
          </w:tcPr>
          <w:p w14:paraId="156F4444" w14:textId="77777777" w:rsidR="00B11855" w:rsidRPr="001F42D3" w:rsidRDefault="003D003E" w:rsidP="001915B9">
            <w:pPr>
              <w:pStyle w:val="TableEntry"/>
            </w:pPr>
            <w:r w:rsidRPr="001F42D3">
              <w:t>Any Text</w:t>
            </w:r>
          </w:p>
        </w:tc>
      </w:tr>
      <w:tr w:rsidR="00C40FD5" w:rsidRPr="001F42D3" w14:paraId="4E217167" w14:textId="77777777" w:rsidTr="006C0E8E">
        <w:trPr>
          <w:cantSplit/>
          <w:jc w:val="center"/>
        </w:trPr>
        <w:tc>
          <w:tcPr>
            <w:tcW w:w="783" w:type="dxa"/>
          </w:tcPr>
          <w:p w14:paraId="0ED2829E" w14:textId="77777777" w:rsidR="00B11855" w:rsidRPr="001F42D3" w:rsidRDefault="003D003E" w:rsidP="001915B9">
            <w:pPr>
              <w:pStyle w:val="TableEntry"/>
            </w:pPr>
            <w:r w:rsidRPr="001F42D3">
              <w:t>10</w:t>
            </w:r>
          </w:p>
        </w:tc>
        <w:tc>
          <w:tcPr>
            <w:tcW w:w="764" w:type="dxa"/>
          </w:tcPr>
          <w:p w14:paraId="3CE9A30B" w14:textId="77777777" w:rsidR="00B11855" w:rsidRPr="001F42D3" w:rsidRDefault="003D003E" w:rsidP="001915B9">
            <w:pPr>
              <w:pStyle w:val="TableEntry"/>
            </w:pPr>
            <w:r w:rsidRPr="001F42D3">
              <w:t>4</w:t>
            </w:r>
          </w:p>
        </w:tc>
        <w:tc>
          <w:tcPr>
            <w:tcW w:w="760" w:type="dxa"/>
          </w:tcPr>
          <w:p w14:paraId="6A20A6F3" w14:textId="77777777" w:rsidR="00B11855" w:rsidRPr="001F42D3" w:rsidRDefault="003D003E" w:rsidP="001915B9">
            <w:pPr>
              <w:pStyle w:val="TableEntry"/>
            </w:pPr>
            <w:r w:rsidRPr="001F42D3">
              <w:t>ST</w:t>
            </w:r>
          </w:p>
        </w:tc>
        <w:tc>
          <w:tcPr>
            <w:tcW w:w="961" w:type="dxa"/>
          </w:tcPr>
          <w:p w14:paraId="01B19CD6" w14:textId="77777777" w:rsidR="00B11855" w:rsidRPr="001F42D3" w:rsidRDefault="003D003E" w:rsidP="001915B9">
            <w:pPr>
              <w:pStyle w:val="TableEntry"/>
            </w:pPr>
            <w:r w:rsidRPr="001F42D3">
              <w:t>RE</w:t>
            </w:r>
          </w:p>
        </w:tc>
        <w:tc>
          <w:tcPr>
            <w:tcW w:w="1316" w:type="dxa"/>
          </w:tcPr>
          <w:p w14:paraId="15DA6814" w14:textId="77777777" w:rsidR="00B11855" w:rsidRPr="001F42D3" w:rsidRDefault="003D003E" w:rsidP="001915B9">
            <w:pPr>
              <w:pStyle w:val="TableEntry"/>
            </w:pPr>
            <w:r w:rsidRPr="001F42D3">
              <w:t>[0..1]</w:t>
            </w:r>
          </w:p>
        </w:tc>
        <w:tc>
          <w:tcPr>
            <w:tcW w:w="861" w:type="dxa"/>
          </w:tcPr>
          <w:p w14:paraId="76D792CB" w14:textId="77777777" w:rsidR="00B11855" w:rsidRPr="001F42D3" w:rsidRDefault="00B11855" w:rsidP="001915B9">
            <w:pPr>
              <w:pStyle w:val="TableEntry"/>
            </w:pPr>
          </w:p>
        </w:tc>
        <w:tc>
          <w:tcPr>
            <w:tcW w:w="2834" w:type="dxa"/>
          </w:tcPr>
          <w:p w14:paraId="47276A2F" w14:textId="77777777" w:rsidR="00B11855" w:rsidRPr="001F42D3" w:rsidRDefault="003D003E" w:rsidP="001915B9">
            <w:pPr>
              <w:pStyle w:val="TableEntry"/>
            </w:pPr>
            <w:r w:rsidRPr="001F42D3">
              <w:t>Extension Prefix</w:t>
            </w:r>
          </w:p>
        </w:tc>
      </w:tr>
      <w:tr w:rsidR="00C40FD5" w:rsidRPr="001F42D3" w14:paraId="6C6A898B" w14:textId="77777777" w:rsidTr="006C0E8E">
        <w:trPr>
          <w:cantSplit/>
          <w:jc w:val="center"/>
        </w:trPr>
        <w:tc>
          <w:tcPr>
            <w:tcW w:w="783" w:type="dxa"/>
          </w:tcPr>
          <w:p w14:paraId="74085E92" w14:textId="77777777" w:rsidR="00B11855" w:rsidRPr="001F42D3" w:rsidRDefault="003D003E" w:rsidP="001915B9">
            <w:pPr>
              <w:pStyle w:val="TableEntry"/>
            </w:pPr>
            <w:r w:rsidRPr="001F42D3">
              <w:t>11</w:t>
            </w:r>
          </w:p>
        </w:tc>
        <w:tc>
          <w:tcPr>
            <w:tcW w:w="764" w:type="dxa"/>
          </w:tcPr>
          <w:p w14:paraId="0021054C" w14:textId="77777777" w:rsidR="00B11855" w:rsidRPr="001F42D3" w:rsidRDefault="003D003E" w:rsidP="001915B9">
            <w:pPr>
              <w:pStyle w:val="TableEntry"/>
            </w:pPr>
            <w:r w:rsidRPr="001F42D3">
              <w:t>6</w:t>
            </w:r>
          </w:p>
        </w:tc>
        <w:tc>
          <w:tcPr>
            <w:tcW w:w="760" w:type="dxa"/>
          </w:tcPr>
          <w:p w14:paraId="0DD4EAA3" w14:textId="77777777" w:rsidR="00B11855" w:rsidRPr="001F42D3" w:rsidRDefault="003D003E" w:rsidP="001915B9">
            <w:pPr>
              <w:pStyle w:val="TableEntry"/>
            </w:pPr>
            <w:r w:rsidRPr="001F42D3">
              <w:t>ST</w:t>
            </w:r>
          </w:p>
        </w:tc>
        <w:tc>
          <w:tcPr>
            <w:tcW w:w="961" w:type="dxa"/>
          </w:tcPr>
          <w:p w14:paraId="3C3A2145" w14:textId="77777777" w:rsidR="00B11855" w:rsidRPr="001F42D3" w:rsidRDefault="003D003E" w:rsidP="001915B9">
            <w:pPr>
              <w:pStyle w:val="TableEntry"/>
            </w:pPr>
            <w:r w:rsidRPr="001F42D3">
              <w:t>X</w:t>
            </w:r>
          </w:p>
        </w:tc>
        <w:tc>
          <w:tcPr>
            <w:tcW w:w="1316" w:type="dxa"/>
          </w:tcPr>
          <w:p w14:paraId="1D1B22CD" w14:textId="77777777" w:rsidR="00B11855" w:rsidRPr="001F42D3" w:rsidRDefault="003D003E" w:rsidP="003570BC">
            <w:pPr>
              <w:pStyle w:val="TableEntry"/>
            </w:pPr>
            <w:r w:rsidRPr="001F42D3">
              <w:t>[0..</w:t>
            </w:r>
            <w:r w:rsidR="003570BC" w:rsidRPr="001F42D3">
              <w:t>0</w:t>
            </w:r>
            <w:r w:rsidRPr="001F42D3">
              <w:t>]</w:t>
            </w:r>
          </w:p>
        </w:tc>
        <w:tc>
          <w:tcPr>
            <w:tcW w:w="861" w:type="dxa"/>
          </w:tcPr>
          <w:p w14:paraId="3512CA25" w14:textId="77777777" w:rsidR="00B11855" w:rsidRPr="001F42D3" w:rsidRDefault="00B11855" w:rsidP="001915B9">
            <w:pPr>
              <w:pStyle w:val="TableEntry"/>
            </w:pPr>
          </w:p>
        </w:tc>
        <w:tc>
          <w:tcPr>
            <w:tcW w:w="2834" w:type="dxa"/>
          </w:tcPr>
          <w:p w14:paraId="2CE1C5B5" w14:textId="77777777" w:rsidR="00B11855" w:rsidRPr="001F42D3" w:rsidRDefault="003D003E" w:rsidP="001915B9">
            <w:pPr>
              <w:pStyle w:val="TableEntry"/>
            </w:pPr>
            <w:r w:rsidRPr="001F42D3">
              <w:t>Speed Dial Code</w:t>
            </w:r>
          </w:p>
        </w:tc>
      </w:tr>
      <w:tr w:rsidR="00C40FD5" w:rsidRPr="001F42D3" w14:paraId="5473C3E2" w14:textId="77777777" w:rsidTr="006C0E8E">
        <w:trPr>
          <w:cantSplit/>
          <w:jc w:val="center"/>
        </w:trPr>
        <w:tc>
          <w:tcPr>
            <w:tcW w:w="783" w:type="dxa"/>
          </w:tcPr>
          <w:p w14:paraId="4E2B7CB3" w14:textId="77777777" w:rsidR="00B11855" w:rsidRPr="001F42D3" w:rsidRDefault="003D003E" w:rsidP="001915B9">
            <w:pPr>
              <w:pStyle w:val="TableEntry"/>
            </w:pPr>
            <w:r w:rsidRPr="001F42D3">
              <w:t>12</w:t>
            </w:r>
          </w:p>
        </w:tc>
        <w:tc>
          <w:tcPr>
            <w:tcW w:w="764" w:type="dxa"/>
          </w:tcPr>
          <w:p w14:paraId="755BCBBF" w14:textId="77777777" w:rsidR="00B11855" w:rsidRPr="001F42D3" w:rsidRDefault="003D003E" w:rsidP="001915B9">
            <w:pPr>
              <w:pStyle w:val="TableEntry"/>
            </w:pPr>
            <w:r w:rsidRPr="001F42D3">
              <w:t>199</w:t>
            </w:r>
          </w:p>
        </w:tc>
        <w:tc>
          <w:tcPr>
            <w:tcW w:w="760" w:type="dxa"/>
          </w:tcPr>
          <w:p w14:paraId="5DA44DBB" w14:textId="77777777" w:rsidR="00B11855" w:rsidRPr="001F42D3" w:rsidRDefault="003D003E" w:rsidP="001915B9">
            <w:pPr>
              <w:pStyle w:val="TableEntry"/>
            </w:pPr>
            <w:r w:rsidRPr="001F42D3">
              <w:t>ST</w:t>
            </w:r>
          </w:p>
        </w:tc>
        <w:tc>
          <w:tcPr>
            <w:tcW w:w="961" w:type="dxa"/>
          </w:tcPr>
          <w:p w14:paraId="0346D5C8" w14:textId="77777777" w:rsidR="00B11855" w:rsidRPr="001F42D3" w:rsidRDefault="003D003E" w:rsidP="001915B9">
            <w:pPr>
              <w:pStyle w:val="TableEntry"/>
            </w:pPr>
            <w:r w:rsidRPr="001F42D3">
              <w:t>X</w:t>
            </w:r>
          </w:p>
        </w:tc>
        <w:tc>
          <w:tcPr>
            <w:tcW w:w="1316" w:type="dxa"/>
          </w:tcPr>
          <w:p w14:paraId="4F83FAC6" w14:textId="77777777" w:rsidR="00B11855" w:rsidRPr="001F42D3" w:rsidRDefault="003D003E" w:rsidP="003570BC">
            <w:pPr>
              <w:pStyle w:val="TableEntry"/>
            </w:pPr>
            <w:r w:rsidRPr="001F42D3">
              <w:t>[0..</w:t>
            </w:r>
            <w:r w:rsidR="003570BC" w:rsidRPr="001F42D3">
              <w:t>0</w:t>
            </w:r>
            <w:r w:rsidRPr="001F42D3">
              <w:t>]</w:t>
            </w:r>
          </w:p>
        </w:tc>
        <w:tc>
          <w:tcPr>
            <w:tcW w:w="861" w:type="dxa"/>
          </w:tcPr>
          <w:p w14:paraId="153862B7" w14:textId="77777777" w:rsidR="00B11855" w:rsidRPr="001F42D3" w:rsidRDefault="00B11855" w:rsidP="001915B9">
            <w:pPr>
              <w:pStyle w:val="TableEntry"/>
            </w:pPr>
          </w:p>
        </w:tc>
        <w:tc>
          <w:tcPr>
            <w:tcW w:w="2834" w:type="dxa"/>
          </w:tcPr>
          <w:p w14:paraId="2F2FB65C" w14:textId="77777777" w:rsidR="00B11855" w:rsidRPr="001F42D3" w:rsidRDefault="003D003E" w:rsidP="001915B9">
            <w:pPr>
              <w:pStyle w:val="TableEntry"/>
            </w:pPr>
            <w:r w:rsidRPr="001F42D3">
              <w:t>Unformatted Telephone number</w:t>
            </w:r>
          </w:p>
        </w:tc>
      </w:tr>
      <w:tr w:rsidR="00C40FD5" w:rsidRPr="001F42D3" w14:paraId="57E6427C" w14:textId="77777777" w:rsidTr="006C0E8E">
        <w:trPr>
          <w:cantSplit/>
          <w:jc w:val="center"/>
        </w:trPr>
        <w:tc>
          <w:tcPr>
            <w:tcW w:w="783" w:type="dxa"/>
          </w:tcPr>
          <w:p w14:paraId="782E947B" w14:textId="77777777" w:rsidR="00B11855" w:rsidRPr="001F42D3" w:rsidRDefault="003D003E" w:rsidP="001915B9">
            <w:pPr>
              <w:pStyle w:val="TableEntry"/>
            </w:pPr>
            <w:r w:rsidRPr="001F42D3">
              <w:t>13</w:t>
            </w:r>
          </w:p>
        </w:tc>
        <w:tc>
          <w:tcPr>
            <w:tcW w:w="764" w:type="dxa"/>
          </w:tcPr>
          <w:p w14:paraId="2E033BA7" w14:textId="77777777" w:rsidR="00B11855" w:rsidRPr="001F42D3" w:rsidRDefault="003D003E" w:rsidP="001915B9">
            <w:pPr>
              <w:pStyle w:val="TableEntry"/>
            </w:pPr>
            <w:r w:rsidRPr="001F42D3">
              <w:t>24</w:t>
            </w:r>
          </w:p>
        </w:tc>
        <w:tc>
          <w:tcPr>
            <w:tcW w:w="760" w:type="dxa"/>
          </w:tcPr>
          <w:p w14:paraId="4D145101" w14:textId="77777777" w:rsidR="00B11855" w:rsidRPr="001F42D3" w:rsidRDefault="003D003E" w:rsidP="001915B9">
            <w:pPr>
              <w:pStyle w:val="TableEntry"/>
            </w:pPr>
            <w:r w:rsidRPr="001F42D3">
              <w:t>DTM</w:t>
            </w:r>
          </w:p>
        </w:tc>
        <w:tc>
          <w:tcPr>
            <w:tcW w:w="961" w:type="dxa"/>
          </w:tcPr>
          <w:p w14:paraId="1F747D50" w14:textId="77777777" w:rsidR="00B11855" w:rsidRPr="001F42D3" w:rsidRDefault="003D003E" w:rsidP="001915B9">
            <w:pPr>
              <w:pStyle w:val="TableEntry"/>
            </w:pPr>
            <w:r w:rsidRPr="001F42D3">
              <w:t>X</w:t>
            </w:r>
          </w:p>
        </w:tc>
        <w:tc>
          <w:tcPr>
            <w:tcW w:w="1316" w:type="dxa"/>
          </w:tcPr>
          <w:p w14:paraId="52F839C2" w14:textId="77777777" w:rsidR="00B11855" w:rsidRPr="001F42D3" w:rsidRDefault="003D003E" w:rsidP="001915B9">
            <w:pPr>
              <w:pStyle w:val="TableEntry"/>
            </w:pPr>
            <w:r w:rsidRPr="001F42D3">
              <w:t>[0..0]</w:t>
            </w:r>
          </w:p>
        </w:tc>
        <w:tc>
          <w:tcPr>
            <w:tcW w:w="861" w:type="dxa"/>
          </w:tcPr>
          <w:p w14:paraId="17CC9D33" w14:textId="77777777" w:rsidR="00B11855" w:rsidRPr="001F42D3" w:rsidRDefault="00B11855" w:rsidP="001915B9">
            <w:pPr>
              <w:pStyle w:val="TableEntry"/>
            </w:pPr>
          </w:p>
        </w:tc>
        <w:tc>
          <w:tcPr>
            <w:tcW w:w="2834" w:type="dxa"/>
          </w:tcPr>
          <w:p w14:paraId="1FB75936" w14:textId="77777777" w:rsidR="00B11855" w:rsidRPr="001F42D3" w:rsidRDefault="003D003E" w:rsidP="001915B9">
            <w:pPr>
              <w:pStyle w:val="TableEntry"/>
            </w:pPr>
            <w:r w:rsidRPr="001F42D3">
              <w:t>Effective Start Date</w:t>
            </w:r>
          </w:p>
        </w:tc>
      </w:tr>
      <w:tr w:rsidR="00C40FD5" w:rsidRPr="001F42D3" w14:paraId="1FC138B9" w14:textId="77777777" w:rsidTr="006C0E8E">
        <w:trPr>
          <w:cantSplit/>
          <w:jc w:val="center"/>
        </w:trPr>
        <w:tc>
          <w:tcPr>
            <w:tcW w:w="783" w:type="dxa"/>
          </w:tcPr>
          <w:p w14:paraId="37916F08" w14:textId="77777777" w:rsidR="00B11855" w:rsidRPr="001F42D3" w:rsidRDefault="003D003E" w:rsidP="001915B9">
            <w:pPr>
              <w:pStyle w:val="TableEntry"/>
            </w:pPr>
            <w:r w:rsidRPr="001F42D3">
              <w:t>14</w:t>
            </w:r>
          </w:p>
        </w:tc>
        <w:tc>
          <w:tcPr>
            <w:tcW w:w="764" w:type="dxa"/>
          </w:tcPr>
          <w:p w14:paraId="615D5388" w14:textId="77777777" w:rsidR="00B11855" w:rsidRPr="001F42D3" w:rsidRDefault="003D003E" w:rsidP="001915B9">
            <w:pPr>
              <w:pStyle w:val="TableEntry"/>
            </w:pPr>
            <w:r w:rsidRPr="001F42D3">
              <w:t>24</w:t>
            </w:r>
          </w:p>
        </w:tc>
        <w:tc>
          <w:tcPr>
            <w:tcW w:w="760" w:type="dxa"/>
          </w:tcPr>
          <w:p w14:paraId="545A6923" w14:textId="77777777" w:rsidR="00B11855" w:rsidRPr="001F42D3" w:rsidRDefault="003D003E" w:rsidP="001915B9">
            <w:pPr>
              <w:pStyle w:val="TableEntry"/>
            </w:pPr>
            <w:r w:rsidRPr="001F42D3">
              <w:t>DTM</w:t>
            </w:r>
          </w:p>
        </w:tc>
        <w:tc>
          <w:tcPr>
            <w:tcW w:w="961" w:type="dxa"/>
          </w:tcPr>
          <w:p w14:paraId="2B8050AA" w14:textId="77777777" w:rsidR="00B11855" w:rsidRPr="001F42D3" w:rsidRDefault="003D003E" w:rsidP="001915B9">
            <w:pPr>
              <w:pStyle w:val="TableEntry"/>
            </w:pPr>
            <w:r w:rsidRPr="001F42D3">
              <w:t>X</w:t>
            </w:r>
          </w:p>
        </w:tc>
        <w:tc>
          <w:tcPr>
            <w:tcW w:w="1316" w:type="dxa"/>
          </w:tcPr>
          <w:p w14:paraId="74A34147" w14:textId="77777777" w:rsidR="00B11855" w:rsidRPr="001F42D3" w:rsidRDefault="003D003E" w:rsidP="001915B9">
            <w:pPr>
              <w:pStyle w:val="TableEntry"/>
            </w:pPr>
            <w:r w:rsidRPr="001F42D3">
              <w:t>[0..0]</w:t>
            </w:r>
          </w:p>
        </w:tc>
        <w:tc>
          <w:tcPr>
            <w:tcW w:w="861" w:type="dxa"/>
          </w:tcPr>
          <w:p w14:paraId="360C317C" w14:textId="77777777" w:rsidR="00B11855" w:rsidRPr="001F42D3" w:rsidRDefault="00B11855" w:rsidP="001915B9">
            <w:pPr>
              <w:pStyle w:val="TableEntry"/>
            </w:pPr>
          </w:p>
        </w:tc>
        <w:tc>
          <w:tcPr>
            <w:tcW w:w="2834" w:type="dxa"/>
          </w:tcPr>
          <w:p w14:paraId="0CD34315" w14:textId="77777777" w:rsidR="00B11855" w:rsidRPr="001F42D3" w:rsidRDefault="003D003E" w:rsidP="001915B9">
            <w:pPr>
              <w:pStyle w:val="TableEntry"/>
            </w:pPr>
            <w:r w:rsidRPr="001F42D3">
              <w:t>Expiration Date</w:t>
            </w:r>
          </w:p>
        </w:tc>
      </w:tr>
      <w:tr w:rsidR="00C40FD5" w:rsidRPr="001F42D3" w14:paraId="573F0827" w14:textId="77777777" w:rsidTr="006C0E8E">
        <w:trPr>
          <w:cantSplit/>
          <w:jc w:val="center"/>
        </w:trPr>
        <w:tc>
          <w:tcPr>
            <w:tcW w:w="783" w:type="dxa"/>
          </w:tcPr>
          <w:p w14:paraId="52A9DE9B" w14:textId="77777777" w:rsidR="00B11855" w:rsidRPr="001F42D3" w:rsidRDefault="003D003E" w:rsidP="001915B9">
            <w:pPr>
              <w:pStyle w:val="TableEntry"/>
            </w:pPr>
            <w:r w:rsidRPr="001F42D3">
              <w:t>15</w:t>
            </w:r>
          </w:p>
        </w:tc>
        <w:tc>
          <w:tcPr>
            <w:tcW w:w="764" w:type="dxa"/>
          </w:tcPr>
          <w:p w14:paraId="59CDD280" w14:textId="77777777" w:rsidR="00B11855" w:rsidRPr="001F42D3" w:rsidRDefault="003D003E" w:rsidP="001915B9">
            <w:pPr>
              <w:pStyle w:val="TableEntry"/>
            </w:pPr>
            <w:r w:rsidRPr="001F42D3">
              <w:t>705</w:t>
            </w:r>
          </w:p>
        </w:tc>
        <w:tc>
          <w:tcPr>
            <w:tcW w:w="760" w:type="dxa"/>
          </w:tcPr>
          <w:p w14:paraId="48114B72" w14:textId="77777777" w:rsidR="00B11855" w:rsidRPr="001F42D3" w:rsidRDefault="003D003E" w:rsidP="001915B9">
            <w:pPr>
              <w:pStyle w:val="TableEntry"/>
            </w:pPr>
            <w:r w:rsidRPr="001F42D3">
              <w:t>CWE</w:t>
            </w:r>
          </w:p>
        </w:tc>
        <w:tc>
          <w:tcPr>
            <w:tcW w:w="961" w:type="dxa"/>
          </w:tcPr>
          <w:p w14:paraId="5A88312D" w14:textId="77777777" w:rsidR="00B11855" w:rsidRPr="001F42D3" w:rsidRDefault="003D003E" w:rsidP="001915B9">
            <w:pPr>
              <w:pStyle w:val="TableEntry"/>
            </w:pPr>
            <w:r w:rsidRPr="001F42D3">
              <w:t>X</w:t>
            </w:r>
          </w:p>
        </w:tc>
        <w:tc>
          <w:tcPr>
            <w:tcW w:w="1316" w:type="dxa"/>
          </w:tcPr>
          <w:p w14:paraId="35D3603E" w14:textId="77777777" w:rsidR="00B11855" w:rsidRPr="001F42D3" w:rsidRDefault="003D003E" w:rsidP="001915B9">
            <w:pPr>
              <w:pStyle w:val="TableEntry"/>
            </w:pPr>
            <w:r w:rsidRPr="001F42D3">
              <w:t>[0..0]</w:t>
            </w:r>
          </w:p>
        </w:tc>
        <w:tc>
          <w:tcPr>
            <w:tcW w:w="861" w:type="dxa"/>
          </w:tcPr>
          <w:p w14:paraId="091FFCA6" w14:textId="77777777" w:rsidR="00B11855" w:rsidRPr="001F42D3" w:rsidRDefault="003D003E" w:rsidP="001915B9">
            <w:pPr>
              <w:pStyle w:val="TableEntry"/>
            </w:pPr>
            <w:r w:rsidRPr="001F42D3">
              <w:t>0868</w:t>
            </w:r>
          </w:p>
        </w:tc>
        <w:tc>
          <w:tcPr>
            <w:tcW w:w="2834" w:type="dxa"/>
          </w:tcPr>
          <w:p w14:paraId="2B2C22C7" w14:textId="77777777" w:rsidR="00B11855" w:rsidRPr="001F42D3" w:rsidRDefault="003D003E" w:rsidP="001915B9">
            <w:pPr>
              <w:pStyle w:val="TableEntry"/>
            </w:pPr>
            <w:r w:rsidRPr="001F42D3">
              <w:t>Expiration Reason</w:t>
            </w:r>
          </w:p>
        </w:tc>
      </w:tr>
      <w:tr w:rsidR="00C40FD5" w:rsidRPr="001F42D3" w14:paraId="39BEF63D" w14:textId="77777777" w:rsidTr="006C0E8E">
        <w:trPr>
          <w:cantSplit/>
          <w:jc w:val="center"/>
        </w:trPr>
        <w:tc>
          <w:tcPr>
            <w:tcW w:w="783" w:type="dxa"/>
          </w:tcPr>
          <w:p w14:paraId="2828B489" w14:textId="77777777" w:rsidR="00B11855" w:rsidRPr="001F42D3" w:rsidRDefault="003D003E" w:rsidP="001915B9">
            <w:pPr>
              <w:pStyle w:val="TableEntry"/>
            </w:pPr>
            <w:r w:rsidRPr="001F42D3">
              <w:t>16</w:t>
            </w:r>
          </w:p>
        </w:tc>
        <w:tc>
          <w:tcPr>
            <w:tcW w:w="764" w:type="dxa"/>
          </w:tcPr>
          <w:p w14:paraId="3CA2A29E" w14:textId="77777777" w:rsidR="00B11855" w:rsidRPr="001F42D3" w:rsidRDefault="003D003E" w:rsidP="001915B9">
            <w:pPr>
              <w:pStyle w:val="TableEntry"/>
            </w:pPr>
            <w:r w:rsidRPr="001F42D3">
              <w:t>705</w:t>
            </w:r>
          </w:p>
        </w:tc>
        <w:tc>
          <w:tcPr>
            <w:tcW w:w="760" w:type="dxa"/>
          </w:tcPr>
          <w:p w14:paraId="46455FBD" w14:textId="77777777" w:rsidR="00B11855" w:rsidRPr="001F42D3" w:rsidRDefault="003D003E" w:rsidP="001915B9">
            <w:pPr>
              <w:pStyle w:val="TableEntry"/>
            </w:pPr>
            <w:r w:rsidRPr="001F42D3">
              <w:t>CWE</w:t>
            </w:r>
          </w:p>
        </w:tc>
        <w:tc>
          <w:tcPr>
            <w:tcW w:w="961" w:type="dxa"/>
          </w:tcPr>
          <w:p w14:paraId="6E76B56A" w14:textId="77777777" w:rsidR="00B11855" w:rsidRPr="001F42D3" w:rsidRDefault="003D003E" w:rsidP="001915B9">
            <w:pPr>
              <w:pStyle w:val="TableEntry"/>
            </w:pPr>
            <w:r w:rsidRPr="001F42D3">
              <w:t>X</w:t>
            </w:r>
          </w:p>
        </w:tc>
        <w:tc>
          <w:tcPr>
            <w:tcW w:w="1316" w:type="dxa"/>
          </w:tcPr>
          <w:p w14:paraId="5B1AA8F4" w14:textId="77777777" w:rsidR="00B11855" w:rsidRPr="001F42D3" w:rsidRDefault="003D003E" w:rsidP="001915B9">
            <w:pPr>
              <w:pStyle w:val="TableEntry"/>
            </w:pPr>
            <w:r w:rsidRPr="001F42D3">
              <w:t>[0..0]</w:t>
            </w:r>
          </w:p>
        </w:tc>
        <w:tc>
          <w:tcPr>
            <w:tcW w:w="861" w:type="dxa"/>
          </w:tcPr>
          <w:p w14:paraId="28D085D0" w14:textId="77777777" w:rsidR="00B11855" w:rsidRPr="001F42D3" w:rsidRDefault="003D003E" w:rsidP="001915B9">
            <w:pPr>
              <w:pStyle w:val="TableEntry"/>
            </w:pPr>
            <w:r w:rsidRPr="001F42D3">
              <w:t>0618</w:t>
            </w:r>
          </w:p>
        </w:tc>
        <w:tc>
          <w:tcPr>
            <w:tcW w:w="2834" w:type="dxa"/>
          </w:tcPr>
          <w:p w14:paraId="62AA48FD" w14:textId="77777777" w:rsidR="00B11855" w:rsidRPr="001F42D3" w:rsidRDefault="003D003E" w:rsidP="001915B9">
            <w:pPr>
              <w:pStyle w:val="TableEntry"/>
            </w:pPr>
            <w:r w:rsidRPr="001F42D3">
              <w:t>Protection Code</w:t>
            </w:r>
          </w:p>
        </w:tc>
      </w:tr>
      <w:tr w:rsidR="00C40FD5" w:rsidRPr="001F42D3" w14:paraId="26FAF6C7" w14:textId="77777777" w:rsidTr="006C0E8E">
        <w:trPr>
          <w:cantSplit/>
          <w:jc w:val="center"/>
        </w:trPr>
        <w:tc>
          <w:tcPr>
            <w:tcW w:w="783" w:type="dxa"/>
          </w:tcPr>
          <w:p w14:paraId="6DF96450" w14:textId="77777777" w:rsidR="00B11855" w:rsidRPr="001F42D3" w:rsidRDefault="003D003E" w:rsidP="001915B9">
            <w:pPr>
              <w:pStyle w:val="TableEntry"/>
            </w:pPr>
            <w:r w:rsidRPr="001F42D3">
              <w:t>17</w:t>
            </w:r>
          </w:p>
        </w:tc>
        <w:tc>
          <w:tcPr>
            <w:tcW w:w="764" w:type="dxa"/>
          </w:tcPr>
          <w:p w14:paraId="138A4F52" w14:textId="77777777" w:rsidR="00B11855" w:rsidRPr="001F42D3" w:rsidRDefault="003D003E" w:rsidP="001915B9">
            <w:pPr>
              <w:pStyle w:val="TableEntry"/>
            </w:pPr>
            <w:r w:rsidRPr="001F42D3">
              <w:t>427</w:t>
            </w:r>
          </w:p>
        </w:tc>
        <w:tc>
          <w:tcPr>
            <w:tcW w:w="760" w:type="dxa"/>
          </w:tcPr>
          <w:p w14:paraId="3C11B2D0" w14:textId="77777777" w:rsidR="00B11855" w:rsidRPr="001F42D3" w:rsidRDefault="003D003E" w:rsidP="001915B9">
            <w:pPr>
              <w:pStyle w:val="TableEntry"/>
            </w:pPr>
            <w:r w:rsidRPr="001F42D3">
              <w:t>EI</w:t>
            </w:r>
          </w:p>
        </w:tc>
        <w:tc>
          <w:tcPr>
            <w:tcW w:w="961" w:type="dxa"/>
          </w:tcPr>
          <w:p w14:paraId="0E05ADFB" w14:textId="77777777" w:rsidR="00B11855" w:rsidRPr="001F42D3" w:rsidRDefault="003D003E" w:rsidP="001915B9">
            <w:pPr>
              <w:pStyle w:val="TableEntry"/>
            </w:pPr>
            <w:r w:rsidRPr="001F42D3">
              <w:t>X</w:t>
            </w:r>
          </w:p>
        </w:tc>
        <w:tc>
          <w:tcPr>
            <w:tcW w:w="1316" w:type="dxa"/>
          </w:tcPr>
          <w:p w14:paraId="0AF0368D" w14:textId="77777777" w:rsidR="00B11855" w:rsidRPr="001F42D3" w:rsidRDefault="003D003E" w:rsidP="001915B9">
            <w:pPr>
              <w:pStyle w:val="TableEntry"/>
            </w:pPr>
            <w:r w:rsidRPr="001F42D3">
              <w:t>[0..0]</w:t>
            </w:r>
          </w:p>
        </w:tc>
        <w:tc>
          <w:tcPr>
            <w:tcW w:w="861" w:type="dxa"/>
          </w:tcPr>
          <w:p w14:paraId="3C6973D3" w14:textId="77777777" w:rsidR="00B11855" w:rsidRPr="001F42D3" w:rsidRDefault="00B11855" w:rsidP="001915B9">
            <w:pPr>
              <w:pStyle w:val="TableEntry"/>
            </w:pPr>
          </w:p>
        </w:tc>
        <w:tc>
          <w:tcPr>
            <w:tcW w:w="2834" w:type="dxa"/>
          </w:tcPr>
          <w:p w14:paraId="348D2CC3" w14:textId="77777777" w:rsidR="00B11855" w:rsidRPr="001F42D3" w:rsidRDefault="003D003E" w:rsidP="001915B9">
            <w:pPr>
              <w:pStyle w:val="TableEntry"/>
            </w:pPr>
            <w:r w:rsidRPr="001F42D3">
              <w:t>Shared Telecommunication Identifier</w:t>
            </w:r>
          </w:p>
        </w:tc>
      </w:tr>
      <w:tr w:rsidR="00C40FD5" w:rsidRPr="001F42D3" w14:paraId="170D7659" w14:textId="77777777" w:rsidTr="006C0E8E">
        <w:trPr>
          <w:cantSplit/>
          <w:jc w:val="center"/>
        </w:trPr>
        <w:tc>
          <w:tcPr>
            <w:tcW w:w="783" w:type="dxa"/>
          </w:tcPr>
          <w:p w14:paraId="04DA0424" w14:textId="77777777" w:rsidR="00B11855" w:rsidRPr="001F42D3" w:rsidRDefault="003D003E" w:rsidP="001915B9">
            <w:pPr>
              <w:pStyle w:val="TableEntry"/>
            </w:pPr>
            <w:r w:rsidRPr="001F42D3">
              <w:t>18</w:t>
            </w:r>
          </w:p>
        </w:tc>
        <w:tc>
          <w:tcPr>
            <w:tcW w:w="764" w:type="dxa"/>
          </w:tcPr>
          <w:p w14:paraId="3ADD965F" w14:textId="77777777" w:rsidR="00B11855" w:rsidRPr="001F42D3" w:rsidRDefault="003D003E" w:rsidP="001915B9">
            <w:pPr>
              <w:pStyle w:val="TableEntry"/>
            </w:pPr>
            <w:r w:rsidRPr="001F42D3">
              <w:t>2</w:t>
            </w:r>
          </w:p>
        </w:tc>
        <w:tc>
          <w:tcPr>
            <w:tcW w:w="760" w:type="dxa"/>
          </w:tcPr>
          <w:p w14:paraId="61DE8450" w14:textId="77777777" w:rsidR="00B11855" w:rsidRPr="001F42D3" w:rsidRDefault="003D003E" w:rsidP="001915B9">
            <w:pPr>
              <w:pStyle w:val="TableEntry"/>
            </w:pPr>
            <w:r w:rsidRPr="001F42D3">
              <w:t>NM</w:t>
            </w:r>
          </w:p>
        </w:tc>
        <w:tc>
          <w:tcPr>
            <w:tcW w:w="961" w:type="dxa"/>
          </w:tcPr>
          <w:p w14:paraId="3086EE0B" w14:textId="77777777" w:rsidR="00B11855" w:rsidRPr="001F42D3" w:rsidRDefault="003D003E" w:rsidP="001915B9">
            <w:pPr>
              <w:pStyle w:val="TableEntry"/>
            </w:pPr>
            <w:r w:rsidRPr="001F42D3">
              <w:t>X</w:t>
            </w:r>
          </w:p>
        </w:tc>
        <w:tc>
          <w:tcPr>
            <w:tcW w:w="1316" w:type="dxa"/>
          </w:tcPr>
          <w:p w14:paraId="4366F4F0" w14:textId="77777777" w:rsidR="00B11855" w:rsidRPr="001F42D3" w:rsidRDefault="003D003E" w:rsidP="001915B9">
            <w:pPr>
              <w:pStyle w:val="TableEntry"/>
            </w:pPr>
            <w:r w:rsidRPr="001F42D3">
              <w:t>[0..0]</w:t>
            </w:r>
          </w:p>
        </w:tc>
        <w:tc>
          <w:tcPr>
            <w:tcW w:w="861" w:type="dxa"/>
          </w:tcPr>
          <w:p w14:paraId="5FCF65F7" w14:textId="77777777" w:rsidR="00B11855" w:rsidRPr="001F42D3" w:rsidRDefault="00B11855" w:rsidP="001915B9">
            <w:pPr>
              <w:pStyle w:val="TableEntry"/>
            </w:pPr>
          </w:p>
        </w:tc>
        <w:tc>
          <w:tcPr>
            <w:tcW w:w="2834" w:type="dxa"/>
          </w:tcPr>
          <w:p w14:paraId="32879936" w14:textId="77777777" w:rsidR="00B11855" w:rsidRPr="001F42D3" w:rsidRDefault="003D003E" w:rsidP="001915B9">
            <w:pPr>
              <w:pStyle w:val="TableEntry"/>
            </w:pPr>
            <w:r w:rsidRPr="001F42D3">
              <w:t>Preference Order</w:t>
            </w:r>
          </w:p>
        </w:tc>
      </w:tr>
    </w:tbl>
    <w:p w14:paraId="7A8203FA" w14:textId="77777777" w:rsidR="00B11855" w:rsidRPr="001F42D3" w:rsidRDefault="00B11855" w:rsidP="001915B9">
      <w:pPr>
        <w:pStyle w:val="BodyText"/>
      </w:pPr>
    </w:p>
    <w:p w14:paraId="68DF913E" w14:textId="23886EA7" w:rsidR="00B11855" w:rsidRPr="001F42D3" w:rsidRDefault="003D003E" w:rsidP="001915B9">
      <w:pPr>
        <w:pStyle w:val="BodyText"/>
      </w:pPr>
      <w:r w:rsidRPr="001F42D3">
        <w:t xml:space="preserve">Subfield 2 "Telecommunication Use Code" is required and is valued as either PRN "Primary Residence Number" or NET "Network (email) address. See </w:t>
      </w:r>
      <w:r w:rsidR="006D613E" w:rsidRPr="001F42D3">
        <w:t>HL7</w:t>
      </w:r>
      <w:r w:rsidR="00995105" w:rsidRPr="001F42D3">
        <w:t xml:space="preserve"> </w:t>
      </w:r>
      <w:r w:rsidRPr="001F42D3">
        <w:t>Table 201.</w:t>
      </w:r>
    </w:p>
    <w:p w14:paraId="63D3E870" w14:textId="455DAE98" w:rsidR="00B11855" w:rsidRPr="001F42D3" w:rsidRDefault="003D003E" w:rsidP="001915B9">
      <w:pPr>
        <w:pStyle w:val="BodyText"/>
      </w:pPr>
      <w:r w:rsidRPr="001F42D3">
        <w:t xml:space="preserve">Subfield 3 "Telecommunication Equipment Type" is required and is valued as PH "Telephone", Internet "Internet Address: Use Only If Telecommunication Use Code Is NET", or X.400 "X.400 email address: Use Only If Telecommunication Use Code Is NET". See </w:t>
      </w:r>
      <w:r w:rsidR="006D613E" w:rsidRPr="001F42D3">
        <w:t>HL7</w:t>
      </w:r>
      <w:r w:rsidR="00995105" w:rsidRPr="001F42D3">
        <w:t xml:space="preserve"> </w:t>
      </w:r>
      <w:r w:rsidRPr="001F42D3">
        <w:t>Table 202.</w:t>
      </w:r>
    </w:p>
    <w:p w14:paraId="538906A0" w14:textId="16139D5A" w:rsidR="000166DD" w:rsidRPr="001F42D3" w:rsidRDefault="00D53FC4" w:rsidP="00B34AEB">
      <w:pPr>
        <w:pStyle w:val="Heading1"/>
        <w:numPr>
          <w:ilvl w:val="0"/>
          <w:numId w:val="0"/>
        </w:numPr>
        <w:rPr>
          <w:bCs/>
          <w:noProof w:val="0"/>
        </w:rPr>
      </w:pPr>
      <w:bookmarkStart w:id="2009" w:name="_Toc401769881"/>
      <w:bookmarkStart w:id="2010" w:name="_Toc214889800"/>
      <w:r w:rsidRPr="001F42D3">
        <w:rPr>
          <w:noProof w:val="0"/>
        </w:rPr>
        <w:lastRenderedPageBreak/>
        <w:t xml:space="preserve">Appendix D </w:t>
      </w:r>
      <w:r w:rsidR="003D003E" w:rsidRPr="001F42D3">
        <w:rPr>
          <w:noProof w:val="0"/>
        </w:rPr>
        <w:t>Reserved</w:t>
      </w:r>
      <w:bookmarkStart w:id="2011" w:name="_Toc401769882"/>
      <w:bookmarkEnd w:id="2009"/>
      <w:bookmarkEnd w:id="2010"/>
    </w:p>
    <w:p w14:paraId="4ACFFE38" w14:textId="2539D7A6" w:rsidR="00B11855" w:rsidRPr="001F42D3" w:rsidRDefault="00D53FC4" w:rsidP="00B34AEB">
      <w:pPr>
        <w:pStyle w:val="Heading1"/>
        <w:numPr>
          <w:ilvl w:val="0"/>
          <w:numId w:val="0"/>
        </w:numPr>
        <w:rPr>
          <w:noProof w:val="0"/>
        </w:rPr>
      </w:pPr>
      <w:bookmarkStart w:id="2012" w:name="_Toc214889801"/>
      <w:r w:rsidRPr="001F42D3">
        <w:rPr>
          <w:noProof w:val="0"/>
        </w:rPr>
        <w:lastRenderedPageBreak/>
        <w:t xml:space="preserve">Appendix E </w:t>
      </w:r>
      <w:r w:rsidR="003D003E" w:rsidRPr="001F42D3">
        <w:rPr>
          <w:noProof w:val="0"/>
        </w:rPr>
        <w:t xml:space="preserve">Examples of </w:t>
      </w:r>
      <w:r w:rsidR="00E05E82" w:rsidRPr="001F42D3">
        <w:rPr>
          <w:noProof w:val="0"/>
        </w:rPr>
        <w:t>M</w:t>
      </w:r>
      <w:r w:rsidR="003D003E" w:rsidRPr="001F42D3">
        <w:rPr>
          <w:noProof w:val="0"/>
        </w:rPr>
        <w:t>essages</w:t>
      </w:r>
      <w:bookmarkEnd w:id="2011"/>
      <w:bookmarkEnd w:id="2012"/>
    </w:p>
    <w:p w14:paraId="285878DF" w14:textId="52404A17" w:rsidR="00B11855" w:rsidRPr="001F42D3" w:rsidRDefault="003D003E" w:rsidP="001915B9">
      <w:pPr>
        <w:pStyle w:val="BodyText"/>
      </w:pPr>
      <w:r w:rsidRPr="001F42D3">
        <w:t xml:space="preserve">These message examples illustrate the uses cases defined in </w:t>
      </w:r>
      <w:r w:rsidR="007E67D4" w:rsidRPr="001F42D3">
        <w:t>DEV TF</w:t>
      </w:r>
      <w:r w:rsidRPr="001F42D3">
        <w:t xml:space="preserve">-1. They are </w:t>
      </w:r>
      <w:r w:rsidR="000B42A1" w:rsidRPr="001F42D3">
        <w:t xml:space="preserve">informative only, not authoritative and </w:t>
      </w:r>
      <w:r w:rsidRPr="001F42D3">
        <w:t xml:space="preserve">not representative of messages in actual implementations but </w:t>
      </w:r>
      <w:r w:rsidR="000B42A1" w:rsidRPr="001F42D3">
        <w:t>are only</w:t>
      </w:r>
      <w:r w:rsidRPr="001F42D3">
        <w:t xml:space="preserve"> examples to illustrate </w:t>
      </w:r>
      <w:r w:rsidR="000B42A1" w:rsidRPr="001F42D3">
        <w:t>general aspects of</w:t>
      </w:r>
      <w:r w:rsidR="004C60BF" w:rsidRPr="001F42D3">
        <w:t xml:space="preserve"> </w:t>
      </w:r>
      <w:r w:rsidRPr="001F42D3">
        <w:t>the use cases and the mapping of ISO/IEEE 11073 to HL7.</w:t>
      </w:r>
      <w:r w:rsidR="000B42A1" w:rsidRPr="001F42D3">
        <w:t xml:space="preserve"> Implementers should test all messages against the NIST test tooling for IHE PCD.</w:t>
      </w:r>
    </w:p>
    <w:p w14:paraId="6521C446" w14:textId="26796E17" w:rsidR="00B11855" w:rsidRPr="001F42D3" w:rsidRDefault="00D53FC4" w:rsidP="00B34AEB">
      <w:pPr>
        <w:pStyle w:val="Heading2"/>
        <w:numPr>
          <w:ilvl w:val="0"/>
          <w:numId w:val="0"/>
        </w:numPr>
        <w:rPr>
          <w:noProof w:val="0"/>
        </w:rPr>
      </w:pPr>
      <w:bookmarkStart w:id="2013" w:name="_Toc401769883"/>
      <w:bookmarkStart w:id="2014" w:name="_Toc214889802"/>
      <w:r w:rsidRPr="001F42D3">
        <w:rPr>
          <w:noProof w:val="0"/>
        </w:rPr>
        <w:t xml:space="preserve">E.1 </w:t>
      </w:r>
      <w:r w:rsidR="003D003E" w:rsidRPr="001F42D3">
        <w:rPr>
          <w:noProof w:val="0"/>
        </w:rPr>
        <w:t>PCD-01 Case C1: Communicate periodic data to Clinical Information System (CIS)</w:t>
      </w:r>
      <w:bookmarkEnd w:id="2013"/>
      <w:bookmarkEnd w:id="2014"/>
    </w:p>
    <w:p w14:paraId="5B739349" w14:textId="30F1B7BF" w:rsidR="00B11855" w:rsidRPr="001F42D3" w:rsidRDefault="003D003E" w:rsidP="001915B9">
      <w:pPr>
        <w:pStyle w:val="BodyText"/>
      </w:pPr>
      <w:r w:rsidRPr="001F42D3">
        <w:t>Periodic and episodic data from all of the patient care devices associated with a particular patient are typically communicated to a CIS (Device Observation Consumer) by a monitoring gateway server (the DOR). Examples include data from a bedside monitor, point of care lab devices, ventilators, and infusion pumps. Discrete and data are communicated to the CIS. The primary intent is communication of structured data</w:t>
      </w:r>
      <w:r w:rsidR="00EF66D8" w:rsidRPr="001F42D3">
        <w:t>;</w:t>
      </w:r>
      <w:r w:rsidRPr="001F42D3">
        <w:t xml:space="preserve"> however</w:t>
      </w:r>
      <w:r w:rsidR="00EF66D8" w:rsidRPr="001F42D3">
        <w:t>,</w:t>
      </w:r>
      <w:r w:rsidRPr="001F42D3">
        <w:t xml:space="preserve"> provisions are made for inclusion of unstructured data. The patient associated with the data is identified and the data is time stamped with a consistent time across the respective patient care devices.</w:t>
      </w:r>
    </w:p>
    <w:p w14:paraId="7BE639E6" w14:textId="05169593" w:rsidR="00B11855" w:rsidRPr="001F42D3" w:rsidRDefault="00D53FC4" w:rsidP="00B34AEB">
      <w:pPr>
        <w:pStyle w:val="Heading3"/>
        <w:numPr>
          <w:ilvl w:val="0"/>
          <w:numId w:val="0"/>
        </w:numPr>
        <w:rPr>
          <w:noProof w:val="0"/>
        </w:rPr>
      </w:pPr>
      <w:bookmarkStart w:id="2015" w:name="_Toc401769884"/>
      <w:bookmarkStart w:id="2016" w:name="_Toc214889803"/>
      <w:r w:rsidRPr="001F42D3">
        <w:rPr>
          <w:noProof w:val="0"/>
        </w:rPr>
        <w:t xml:space="preserve">E.1.1 </w:t>
      </w:r>
      <w:r w:rsidR="003D003E" w:rsidRPr="001F42D3">
        <w:rPr>
          <w:noProof w:val="0"/>
        </w:rPr>
        <w:t>Example of PCD-01 Observation Report (Physiological Monitor)</w:t>
      </w:r>
      <w:bookmarkEnd w:id="2015"/>
      <w:bookmarkEnd w:id="2016"/>
    </w:p>
    <w:p w14:paraId="1F389D08" w14:textId="237138BB" w:rsidR="00334399" w:rsidRPr="001F42D3" w:rsidRDefault="003D003E" w:rsidP="002E782A">
      <w:pPr>
        <w:pStyle w:val="BodyText"/>
      </w:pPr>
      <w:r w:rsidRPr="001F42D3">
        <w:t>An observation result from a physiological monitor.</w:t>
      </w:r>
    </w:p>
    <w:p w14:paraId="10730F77" w14:textId="0B7F266D" w:rsidR="00334399" w:rsidRPr="001F42D3" w:rsidRDefault="00334399" w:rsidP="002E782A">
      <w:pPr>
        <w:pStyle w:val="BodyText"/>
      </w:pPr>
    </w:p>
    <w:p w14:paraId="27F1CBE9" w14:textId="01ACDA66" w:rsidR="00334399" w:rsidRPr="001F42D3" w:rsidRDefault="00334399" w:rsidP="002E782A">
      <w:pPr>
        <w:pStyle w:val="BodyText"/>
      </w:pPr>
    </w:p>
    <w:p w14:paraId="5F432C22" w14:textId="788F5A25" w:rsidR="00334399" w:rsidRPr="001F42D3" w:rsidRDefault="00334399" w:rsidP="002E782A">
      <w:pPr>
        <w:pStyle w:val="BodyText"/>
      </w:pPr>
    </w:p>
    <w:p w14:paraId="2E823567" w14:textId="4E78B06E" w:rsidR="00334399" w:rsidRPr="001F42D3" w:rsidRDefault="00334399" w:rsidP="002E782A">
      <w:pPr>
        <w:pStyle w:val="BodyText"/>
      </w:pPr>
    </w:p>
    <w:p w14:paraId="07154F9F" w14:textId="6AB7DA45" w:rsidR="00334399" w:rsidRPr="001F42D3" w:rsidRDefault="00334399" w:rsidP="002E782A">
      <w:pPr>
        <w:pStyle w:val="BodyText"/>
      </w:pPr>
    </w:p>
    <w:p w14:paraId="2A3D72CB" w14:textId="2A38677B" w:rsidR="00334399" w:rsidRPr="001F42D3" w:rsidRDefault="00334399" w:rsidP="002E782A">
      <w:pPr>
        <w:pStyle w:val="BodyText"/>
      </w:pPr>
    </w:p>
    <w:p w14:paraId="50E6AF7A" w14:textId="0C2292DF" w:rsidR="00334399" w:rsidRPr="001F42D3" w:rsidRDefault="00334399" w:rsidP="002E782A">
      <w:pPr>
        <w:pStyle w:val="BodyText"/>
      </w:pPr>
    </w:p>
    <w:p w14:paraId="25693201" w14:textId="1CADA1F6" w:rsidR="00334399" w:rsidRPr="001F42D3" w:rsidRDefault="00334399" w:rsidP="002E782A">
      <w:pPr>
        <w:pStyle w:val="BodyText"/>
      </w:pPr>
    </w:p>
    <w:p w14:paraId="4C2B1EED" w14:textId="7B539B1B" w:rsidR="00334399" w:rsidRPr="001F42D3" w:rsidRDefault="00334399" w:rsidP="002E782A">
      <w:pPr>
        <w:pStyle w:val="BodyText"/>
      </w:pPr>
    </w:p>
    <w:p w14:paraId="5172601B" w14:textId="1685062D" w:rsidR="00334399" w:rsidRPr="001F42D3" w:rsidRDefault="00334399" w:rsidP="002E782A">
      <w:pPr>
        <w:pStyle w:val="BodyText"/>
      </w:pPr>
    </w:p>
    <w:p w14:paraId="084AA91E" w14:textId="1F3BB1A8" w:rsidR="00334399" w:rsidRPr="001F42D3" w:rsidRDefault="00334399" w:rsidP="002E782A">
      <w:pPr>
        <w:pStyle w:val="BodyText"/>
      </w:pPr>
    </w:p>
    <w:p w14:paraId="501B3E24" w14:textId="1FE69483" w:rsidR="00334399" w:rsidRPr="001F42D3" w:rsidRDefault="00334399" w:rsidP="002E782A">
      <w:pPr>
        <w:pStyle w:val="BodyText"/>
      </w:pPr>
    </w:p>
    <w:p w14:paraId="6BDC1937" w14:textId="37A5EE9E" w:rsidR="00334399" w:rsidRPr="001F42D3" w:rsidRDefault="00334399" w:rsidP="002E782A">
      <w:pPr>
        <w:pStyle w:val="BodyText"/>
      </w:pPr>
    </w:p>
    <w:p w14:paraId="73C0033B" w14:textId="37DACFEC" w:rsidR="00334399" w:rsidRPr="001F42D3" w:rsidRDefault="00334399" w:rsidP="002E782A">
      <w:pPr>
        <w:pStyle w:val="BodyText"/>
      </w:pPr>
    </w:p>
    <w:p w14:paraId="60677357" w14:textId="77777777" w:rsidR="00334399" w:rsidRPr="001F42D3" w:rsidRDefault="00334399" w:rsidP="002E782A">
      <w:pPr>
        <w:pStyle w:val="BodyText"/>
      </w:pPr>
    </w:p>
    <w:p w14:paraId="4B0161A5" w14:textId="77777777" w:rsidR="00156753" w:rsidRPr="001F42D3" w:rsidRDefault="00156753" w:rsidP="00C10546">
      <w:pPr>
        <w:pStyle w:val="BodyText"/>
      </w:pPr>
    </w:p>
    <w:p w14:paraId="0F0BC984"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bookmarkStart w:id="2017" w:name="_Toc401769885"/>
      <w:r w:rsidRPr="001F42D3">
        <w:rPr>
          <w:noProof w:val="0"/>
        </w:rPr>
        <w:lastRenderedPageBreak/>
        <w:t>MSH|^~\&amp;|PAT_DEVICE_PHILIPS_C|Philips|||20150122182658+0000||ORU^R01^ORU_R01|HP0122182658686QQ000CND119C0WS61|P|2.6|||AL|NE||8859/1|EN^English^ISO639||IHE_PCD_001^IHE PCD^1.3.6.1.4.1.19376.1.6.1.1.1^ISO</w:t>
      </w:r>
    </w:p>
    <w:p w14:paraId="523E86D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PID|||HO2009001^^^^MR||Hon^Albert^""^^^^L||19610101|M</w:t>
      </w:r>
    </w:p>
    <w:p w14:paraId="43C9028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PV1||I|HO Surgery^OR^1</w:t>
      </w:r>
    </w:p>
    <w:p w14:paraId="11722BD7"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OBR|1||201512218265601|69965^MDC_DEV_MON_PHYSIO_MULTI_PARAM_MDS^MDC|||20150122182656</w:t>
      </w:r>
    </w:p>
    <w:p w14:paraId="64089F2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OBX|1|ST|69965^MDC_DEV_MON_PHYSIO_MULTI_PARAM_MDS^MDC|1.0.0.0|||||||X|||||||e86c094f-f751-4acf-92b2-38f11c1f6f57-Device</w:t>
      </w:r>
    </w:p>
    <w:p w14:paraId="39CFC43D"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OBX|2|ST|70686^MDC_DEV_PRESS_BLD_NONINV_VMD^MDC|1.1.0.0|||||||X|||||||0600dc750001</w:t>
      </w:r>
    </w:p>
    <w:p w14:paraId="72A81CCB"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OBX|3|ST|70675^MDC_DEV_PULS_CHAN^MDC|1.1.1.0|||||||X</w:t>
      </w:r>
    </w:p>
    <w:p w14:paraId="36658046"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OBX|4|NM|150021^MDC_PRESS_BLD_NONINV_SYS^MDC|1.1.1.5|117|266016^MDC_DIM_MMHG^MDC|90-160||||X|||20150122115000</w:t>
      </w:r>
    </w:p>
    <w:p w14:paraId="6EF6BFE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OBX|5|NM|150022^MDC_PRESS_BLD_NONINV_DIA^MDC|1.1.1.6|82|266016^MDC_DIM_MMHG^MDC|||||X|||20150122115000</w:t>
      </w:r>
    </w:p>
    <w:p w14:paraId="0B2C6C17"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OBX|6|NM|150023^MDC_PRESS_BLD_NONINV_MEAN^MDC|1.1.1.7|90|266016^MDC_DIM_MMHG^MDC|||||X|||20150122115000</w:t>
      </w:r>
    </w:p>
    <w:p w14:paraId="423B7550"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OBX|7|ST|4262^MDC_DEV_ECG_VMD^MDC|1.2.0.0|||||||X|||||||0600dc750001</w:t>
      </w:r>
    </w:p>
    <w:p w14:paraId="7E10586C"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OBX|8|ST|4263^MDC_DEV_ECG_CHAN^MDC|1.2.1.0|||||||X</w:t>
      </w:r>
    </w:p>
    <w:p w14:paraId="541D29A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OBX|9|NM|147842^MDC_ECG_CARD_BEAT_RATE^MDC|1.2.1.1|80|264864^MDC_DIM_BEAT_PER_MIN^MDC|50-120||||X</w:t>
      </w:r>
    </w:p>
    <w:p w14:paraId="7DD5018D"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OBX|10|NM|147232^MDC_ECG_TIME_PD_QT_GL^MDC|1.2.1.14|360|264338^MDC_DIM_MILLI_SEC^MDC|||||X</w:t>
      </w:r>
    </w:p>
    <w:p w14:paraId="6FA97C66"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OBX|11|NM|147236^MDC_ECG_TIME_PD_QTc^MDC|1.2.1.15|416|264338^MDC_DIM_MILLI_SEC^MDC|&lt;500||||X</w:t>
      </w:r>
    </w:p>
    <w:p w14:paraId="541650C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OBX|12|NM|151562^MDC_RESP_RATE^MDC|1.2.1.19|30|264928^MDC_DIM_RESP_PER_MIN^MDC|8-45||||X</w:t>
      </w:r>
    </w:p>
    <w:p w14:paraId="77251E7B" w14:textId="77777777" w:rsidR="003C0F9E" w:rsidRPr="001F42D3" w:rsidRDefault="003C0F9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OBX|13|ST|184327^MDC_ECG_STAT_RHY^MDC|1.2.1.21|MDC_ECG_SINUS_RHY||||||X</w:t>
      </w:r>
    </w:p>
    <w:p w14:paraId="660F461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OBX|14|ST|69642^MDC_DEV_ANALY_SAT_O2_VMD^MDC|1.3.0.0|||||||X|||||||0600dc750001</w:t>
      </w:r>
    </w:p>
    <w:p w14:paraId="730213C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OBX|15|ST|70771^MDC_DEV_ANALY_PERF_REL_CHAN^MDC|1.3.1.0|||||||X</w:t>
      </w:r>
    </w:p>
    <w:p w14:paraId="31BD0D6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OBX|16|NM|150456^MDC_PULS_OXIM_SAT_O2^MDC|1.3.1.1|99|262688^MDC_DIM_PERCENT^MDC|90-100||||X</w:t>
      </w:r>
    </w:p>
    <w:p w14:paraId="3CB75805" w14:textId="77777777" w:rsidR="0083495B" w:rsidRPr="001F42D3" w:rsidRDefault="0083495B"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b/>
          <w:noProof w:val="0"/>
        </w:rPr>
        <w:t>OBX|17|NM|150448^MDC_PULS_OXIM_PERF_REL^MDC|1.3.1.3|3.9|262656^MDC_DIM_DIMLESS^MDC|||||X</w:t>
      </w:r>
    </w:p>
    <w:p w14:paraId="60B8957A" w14:textId="27AC2BF7" w:rsidR="00B11855" w:rsidRPr="001F42D3" w:rsidRDefault="00D53FC4" w:rsidP="00B34AEB">
      <w:pPr>
        <w:pStyle w:val="Heading3"/>
        <w:numPr>
          <w:ilvl w:val="0"/>
          <w:numId w:val="0"/>
        </w:numPr>
        <w:rPr>
          <w:noProof w:val="0"/>
        </w:rPr>
      </w:pPr>
      <w:bookmarkStart w:id="2018" w:name="_Toc214889804"/>
      <w:r w:rsidRPr="001F42D3">
        <w:rPr>
          <w:noProof w:val="0"/>
        </w:rPr>
        <w:t xml:space="preserve">E.1.2 </w:t>
      </w:r>
      <w:r w:rsidR="003D003E" w:rsidRPr="001F42D3">
        <w:rPr>
          <w:noProof w:val="0"/>
        </w:rPr>
        <w:t>Example of PCD-01 Episodic Observation Report</w:t>
      </w:r>
      <w:bookmarkEnd w:id="2017"/>
      <w:bookmarkEnd w:id="2018"/>
    </w:p>
    <w:p w14:paraId="244B451C" w14:textId="77777777" w:rsidR="00B11855" w:rsidRPr="001F42D3" w:rsidRDefault="003D003E" w:rsidP="00E05350">
      <w:pPr>
        <w:pStyle w:val="BodyText"/>
      </w:pPr>
      <w:r w:rsidRPr="001F42D3">
        <w:t>Note that time stamps are present in the metric OBX segments (OBX-14). These override the timestamps at higher levels (here the channel level OBX and the containing OBR, which happen to be the same in this case but would be overridden by the lower-level time stamp if they were not). Note also that the dotted notation in OBX-4 on the MDS, VMD, and channel device data OBX segments have trailing zeroes below the hierarchical level they apply to (e.g., MDS has nonzero MDS-level value, followed by zeroes at the VMD, channel, and metric level).</w:t>
      </w:r>
    </w:p>
    <w:p w14:paraId="76A70A33" w14:textId="36D46F1E" w:rsidR="00B11855" w:rsidRPr="001F42D3" w:rsidRDefault="00B11855" w:rsidP="00C10546">
      <w:pPr>
        <w:pStyle w:val="BodyText"/>
      </w:pPr>
    </w:p>
    <w:p w14:paraId="0EB7A8BE" w14:textId="3F7ACB2C" w:rsidR="00D93F40" w:rsidRPr="001F42D3" w:rsidRDefault="00D93F40" w:rsidP="00C10546">
      <w:pPr>
        <w:pStyle w:val="BodyText"/>
      </w:pPr>
    </w:p>
    <w:p w14:paraId="64D136E4" w14:textId="7DA647C3" w:rsidR="00D93F40" w:rsidRPr="001F42D3" w:rsidRDefault="00D93F40" w:rsidP="00C10546">
      <w:pPr>
        <w:pStyle w:val="BodyText"/>
      </w:pPr>
    </w:p>
    <w:p w14:paraId="6F1C096F" w14:textId="3E6DCB87" w:rsidR="00D93F40" w:rsidRPr="001F42D3" w:rsidRDefault="00D93F40" w:rsidP="00C10546">
      <w:pPr>
        <w:pStyle w:val="BodyText"/>
      </w:pPr>
    </w:p>
    <w:p w14:paraId="1525BEE8" w14:textId="6EBDE780" w:rsidR="00D93F40" w:rsidRPr="001F42D3" w:rsidRDefault="00D93F40" w:rsidP="00C10546">
      <w:pPr>
        <w:pStyle w:val="BodyText"/>
      </w:pPr>
    </w:p>
    <w:p w14:paraId="06670E04" w14:textId="1659E27C" w:rsidR="00D93F40" w:rsidRPr="001F42D3" w:rsidRDefault="00D93F40" w:rsidP="00C10546">
      <w:pPr>
        <w:pStyle w:val="BodyText"/>
      </w:pPr>
    </w:p>
    <w:p w14:paraId="11525F87" w14:textId="77777777" w:rsidR="00D93F40" w:rsidRPr="001F42D3" w:rsidRDefault="00D93F40" w:rsidP="00C10546">
      <w:pPr>
        <w:pStyle w:val="BodyText"/>
      </w:pPr>
    </w:p>
    <w:p w14:paraId="013F4E3A"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MSH|^~\&amp;|ACME_Gateway^080019FFFE3ED02D^EUI-64|ACME Healthcare|||20110602050000</w:t>
      </w:r>
      <w:r w:rsidR="00156753" w:rsidRPr="001F42D3">
        <w:rPr>
          <w:noProof w:val="0"/>
        </w:rPr>
        <w:t>+0000</w:t>
      </w:r>
      <w:r w:rsidRPr="001F42D3">
        <w:rPr>
          <w:noProof w:val="0"/>
        </w:rPr>
        <w:t>||ORU^R01^ORU_R01|0104ef190d604db188c3|P|2.6|||</w:t>
      </w:r>
      <w:r w:rsidR="000B42A1" w:rsidRPr="001F42D3">
        <w:rPr>
          <w:noProof w:val="0"/>
        </w:rPr>
        <w:t>AL</w:t>
      </w:r>
      <w:r w:rsidRPr="001F42D3">
        <w:rPr>
          <w:noProof w:val="0"/>
        </w:rPr>
        <w:t>|</w:t>
      </w:r>
      <w:r w:rsidR="000B42A1" w:rsidRPr="001F42D3">
        <w:rPr>
          <w:noProof w:val="0"/>
        </w:rPr>
        <w:t>NE</w:t>
      </w:r>
      <w:r w:rsidRPr="001F42D3">
        <w:rPr>
          <w:noProof w:val="0"/>
        </w:rPr>
        <w:t>||UNICODE UTF-8|||PCD_DEC_001^IHE PCD^1.3.6.1.4.1.19376.1.6.1.1.1^ISO</w:t>
      </w:r>
    </w:p>
    <w:p w14:paraId="74A8B8BF"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PID|||12345^^^A^MR||BEDS^TEDSONS^^^^^L</w:t>
      </w:r>
    </w:p>
    <w:p w14:paraId="07C461A4"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PV1||U|COLWELL^^SOLAR</w:t>
      </w:r>
    </w:p>
    <w:p w14:paraId="13E27EF6"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OBR|1|080019FFFE3ED02D20110602045842^ACME_Gateway^080019FFFE3ED02D^EUI-64|080019FFFE3ED02D20110602045842^ACME_Gateway^080019FFFE3ED02D^EUI-64|182777000^monitoring of patient^SCT|||20110602045842</w:t>
      </w:r>
      <w:r w:rsidR="00156753" w:rsidRPr="001F42D3">
        <w:rPr>
          <w:noProof w:val="0"/>
        </w:rPr>
        <w:t>+0000</w:t>
      </w:r>
    </w:p>
    <w:p w14:paraId="732D678D"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OBX|1||69965^MDC_DEV_MON_PHYSIO_MULTI_PARAM_MDS^MDC|1.0.0.0|||||||X</w:t>
      </w:r>
    </w:p>
    <w:p w14:paraId="2FEA714D"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OBX|2||70686^MDC_DEV_PRESS_BLD_NONINV_VMD^MDC|1.16.0.0|||||||X</w:t>
      </w:r>
    </w:p>
    <w:p w14:paraId="50097229"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OBX|3||70687^MDC_DEV_PRESS_BLD_NONINV_CHAN^MDC|1.16.1.0|||||||X|||20110602045842</w:t>
      </w:r>
    </w:p>
    <w:p w14:paraId="156D6AE9"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OBX|4|NM|150021^MDC_PRESS_BLD_NONINV_SYS^MDC|1.16.1.1|111|mm[Hg]^mm[Hg]^UCUM|||||R|||20110602045842||||080019FFFE3ED02D172.16.172.135^GATEWAY_ACME</w:t>
      </w:r>
    </w:p>
    <w:p w14:paraId="21AB2238"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OBX|5|NM|150022^MDC_PRESS_BLD_NONINV_DIA^MDC|1.16.1.2|60|mm[Hg]^mm[Hg]^UCUM|||||R|||20110602045842||||080019FFFE3ED02D172.16.172.135^GATEWAY_ACME</w:t>
      </w:r>
    </w:p>
    <w:p w14:paraId="3D4C9350"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OBX|6|NM|150023^MDC_PRESS_BLD_NONINV_MEAN^MDC|1.16.1.3|80|mm[Hg]^mm[Hg]^UCUM|||||R|||20110602045842||||080019FFFE3ED02D172.16.172.135^GATEWAY_ACME</w:t>
      </w:r>
    </w:p>
    <w:p w14:paraId="3DBC3D27"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OBX|7|NM|149546^MDC_PULS_RATE_NON_INV^MDC|1.16.1.4|63|{beat}/min^{beat}/min^UCUM|||||R|||20110602045842||||080019FFFE3ED02D172.16.172.135^GATEWAY_ACME</w:t>
      </w:r>
    </w:p>
    <w:p w14:paraId="7982D9E1" w14:textId="77777777" w:rsidR="00B11855" w:rsidRPr="001F42D3" w:rsidRDefault="00B11855" w:rsidP="00C10546">
      <w:pPr>
        <w:pStyle w:val="BodyText"/>
      </w:pPr>
    </w:p>
    <w:p w14:paraId="2BED8F57" w14:textId="48E9C048" w:rsidR="00B11855" w:rsidRPr="001F42D3" w:rsidRDefault="00D53FC4" w:rsidP="00B34AEB">
      <w:pPr>
        <w:pStyle w:val="Heading2"/>
        <w:numPr>
          <w:ilvl w:val="0"/>
          <w:numId w:val="0"/>
        </w:numPr>
        <w:rPr>
          <w:noProof w:val="0"/>
        </w:rPr>
      </w:pPr>
      <w:bookmarkStart w:id="2019" w:name="_Toc401769886"/>
      <w:bookmarkStart w:id="2020" w:name="_Toc214889805"/>
      <w:r w:rsidRPr="001F42D3">
        <w:rPr>
          <w:noProof w:val="0"/>
        </w:rPr>
        <w:t xml:space="preserve">E.2 </w:t>
      </w:r>
      <w:r w:rsidR="003D003E" w:rsidRPr="001F42D3">
        <w:rPr>
          <w:noProof w:val="0"/>
        </w:rPr>
        <w:t xml:space="preserve">Examples of transaction </w:t>
      </w:r>
      <w:r w:rsidR="00647994" w:rsidRPr="001F42D3">
        <w:rPr>
          <w:noProof w:val="0"/>
        </w:rPr>
        <w:t>[PCD-03]</w:t>
      </w:r>
      <w:r w:rsidR="003D003E" w:rsidRPr="001F42D3">
        <w:rPr>
          <w:noProof w:val="0"/>
        </w:rPr>
        <w:t>: Communicate Infusion Order</w:t>
      </w:r>
      <w:bookmarkEnd w:id="2019"/>
      <w:bookmarkEnd w:id="2020"/>
    </w:p>
    <w:p w14:paraId="53A0C729" w14:textId="7ACBC59E" w:rsidR="00B11855" w:rsidRPr="001F42D3" w:rsidRDefault="003D003E" w:rsidP="00C12E69">
      <w:pPr>
        <w:pStyle w:val="BodyText"/>
      </w:pPr>
      <w:r w:rsidRPr="001F42D3">
        <w:t xml:space="preserve">This example illustrates the use of </w:t>
      </w:r>
      <w:r w:rsidR="00647994" w:rsidRPr="001F42D3">
        <w:t>[PCD-03]</w:t>
      </w:r>
      <w:r w:rsidRPr="001F42D3">
        <w:t>.</w:t>
      </w:r>
    </w:p>
    <w:p w14:paraId="1660B4B0" w14:textId="6CAD5817" w:rsidR="00B11855" w:rsidRPr="001F42D3" w:rsidRDefault="00D53FC4" w:rsidP="00B34AEB">
      <w:pPr>
        <w:pStyle w:val="Heading3"/>
        <w:numPr>
          <w:ilvl w:val="0"/>
          <w:numId w:val="0"/>
        </w:numPr>
        <w:rPr>
          <w:noProof w:val="0"/>
        </w:rPr>
      </w:pPr>
      <w:bookmarkStart w:id="2021" w:name="_Toc497485653"/>
      <w:bookmarkStart w:id="2022" w:name="_Toc497485990"/>
      <w:bookmarkStart w:id="2023" w:name="_Toc497486217"/>
      <w:bookmarkStart w:id="2024" w:name="_Toc497486494"/>
      <w:bookmarkStart w:id="2025" w:name="_Toc497486721"/>
      <w:bookmarkStart w:id="2026" w:name="_Toc497493590"/>
      <w:bookmarkStart w:id="2027" w:name="_Toc401769887"/>
      <w:bookmarkStart w:id="2028" w:name="_Toc214889806"/>
      <w:bookmarkEnd w:id="2021"/>
      <w:bookmarkEnd w:id="2022"/>
      <w:bookmarkEnd w:id="2023"/>
      <w:bookmarkEnd w:id="2024"/>
      <w:bookmarkEnd w:id="2025"/>
      <w:bookmarkEnd w:id="2026"/>
      <w:r w:rsidRPr="001F42D3">
        <w:rPr>
          <w:noProof w:val="0"/>
        </w:rPr>
        <w:t xml:space="preserve">E.2.1 </w:t>
      </w:r>
      <w:r w:rsidR="003D003E" w:rsidRPr="001F42D3">
        <w:rPr>
          <w:noProof w:val="0"/>
        </w:rPr>
        <w:t>Storyboard</w:t>
      </w:r>
      <w:bookmarkEnd w:id="2027"/>
      <w:bookmarkEnd w:id="20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8"/>
        <w:gridCol w:w="2880"/>
        <w:gridCol w:w="3600"/>
      </w:tblGrid>
      <w:tr w:rsidR="00B11855" w:rsidRPr="001F42D3" w14:paraId="68BCE3A1" w14:textId="77777777" w:rsidTr="00C10546">
        <w:trPr>
          <w:cantSplit/>
          <w:tblHeader/>
          <w:jc w:val="center"/>
        </w:trPr>
        <w:tc>
          <w:tcPr>
            <w:tcW w:w="2988" w:type="dxa"/>
            <w:shd w:val="clear" w:color="auto" w:fill="D9D9D9"/>
          </w:tcPr>
          <w:p w14:paraId="17009277" w14:textId="77777777" w:rsidR="00B11855" w:rsidRPr="001F42D3" w:rsidRDefault="003D003E" w:rsidP="00235CEC">
            <w:pPr>
              <w:pStyle w:val="TableEntryHeader"/>
            </w:pPr>
            <w:r w:rsidRPr="001F42D3">
              <w:t>Objects</w:t>
            </w:r>
          </w:p>
        </w:tc>
        <w:tc>
          <w:tcPr>
            <w:tcW w:w="6480" w:type="dxa"/>
            <w:gridSpan w:val="2"/>
            <w:shd w:val="clear" w:color="auto" w:fill="D9D9D9"/>
          </w:tcPr>
          <w:p w14:paraId="0BFFA07F" w14:textId="77777777" w:rsidR="00B11855" w:rsidRPr="001F42D3" w:rsidRDefault="003D003E" w:rsidP="00235CEC">
            <w:pPr>
              <w:pStyle w:val="TableEntryHeader"/>
            </w:pPr>
            <w:r w:rsidRPr="001F42D3">
              <w:t>Attributes</w:t>
            </w:r>
          </w:p>
        </w:tc>
      </w:tr>
      <w:tr w:rsidR="00B11855" w:rsidRPr="001F42D3" w14:paraId="4AB1E77D" w14:textId="77777777" w:rsidTr="006C0E8E">
        <w:trPr>
          <w:cantSplit/>
          <w:jc w:val="center"/>
        </w:trPr>
        <w:tc>
          <w:tcPr>
            <w:tcW w:w="2988" w:type="dxa"/>
          </w:tcPr>
          <w:p w14:paraId="317579DF" w14:textId="77777777" w:rsidR="00B11855" w:rsidRPr="001F42D3" w:rsidRDefault="003D003E" w:rsidP="00A92110">
            <w:pPr>
              <w:pStyle w:val="TableEntry"/>
            </w:pPr>
            <w:r w:rsidRPr="001F42D3">
              <w:t>Patient</w:t>
            </w:r>
          </w:p>
        </w:tc>
        <w:tc>
          <w:tcPr>
            <w:tcW w:w="6480" w:type="dxa"/>
            <w:gridSpan w:val="2"/>
          </w:tcPr>
          <w:p w14:paraId="02D12673" w14:textId="77777777" w:rsidR="00B11855" w:rsidRPr="001F42D3" w:rsidRDefault="003D003E" w:rsidP="00A92110">
            <w:pPr>
              <w:pStyle w:val="TableEntry"/>
            </w:pPr>
            <w:r w:rsidRPr="001F42D3">
              <w:t>Legal Name: John Doe</w:t>
            </w:r>
          </w:p>
          <w:p w14:paraId="2CBCB35D" w14:textId="77777777" w:rsidR="00B11855" w:rsidRPr="001F42D3" w:rsidRDefault="003D003E" w:rsidP="00A92110">
            <w:pPr>
              <w:pStyle w:val="TableEntry"/>
            </w:pPr>
            <w:r w:rsidRPr="001F42D3">
              <w:t>ID: 98765</w:t>
            </w:r>
          </w:p>
          <w:p w14:paraId="5E39C95B" w14:textId="77777777" w:rsidR="00B11855" w:rsidRPr="001F42D3" w:rsidRDefault="003D003E" w:rsidP="00A92110">
            <w:pPr>
              <w:pStyle w:val="TableEntry"/>
            </w:pPr>
            <w:r w:rsidRPr="001F42D3">
              <w:t>Sex: M</w:t>
            </w:r>
          </w:p>
          <w:p w14:paraId="69EE9F58" w14:textId="77777777" w:rsidR="00B11855" w:rsidRPr="001F42D3" w:rsidRDefault="003D003E" w:rsidP="00A92110">
            <w:pPr>
              <w:pStyle w:val="TableEntry"/>
            </w:pPr>
            <w:r w:rsidRPr="001F42D3">
              <w:t>Date of birth: January 1, 1966</w:t>
            </w:r>
          </w:p>
          <w:p w14:paraId="0263D368" w14:textId="77777777" w:rsidR="00B11855" w:rsidRPr="001F42D3" w:rsidRDefault="003D003E" w:rsidP="00A92110">
            <w:pPr>
              <w:pStyle w:val="TableEntry"/>
            </w:pPr>
            <w:r w:rsidRPr="001F42D3">
              <w:t>Weight: 85.0 kg</w:t>
            </w:r>
          </w:p>
        </w:tc>
      </w:tr>
      <w:tr w:rsidR="00B11855" w:rsidRPr="001F42D3" w14:paraId="437290FE" w14:textId="77777777" w:rsidTr="006C0E8E">
        <w:trPr>
          <w:cantSplit/>
          <w:jc w:val="center"/>
        </w:trPr>
        <w:tc>
          <w:tcPr>
            <w:tcW w:w="2988" w:type="dxa"/>
          </w:tcPr>
          <w:p w14:paraId="260A94C9" w14:textId="77777777" w:rsidR="00B11855" w:rsidRPr="001F42D3" w:rsidRDefault="003D003E" w:rsidP="00A92110">
            <w:pPr>
              <w:pStyle w:val="TableEntry"/>
            </w:pPr>
            <w:r w:rsidRPr="001F42D3">
              <w:t>Nurse</w:t>
            </w:r>
          </w:p>
        </w:tc>
        <w:tc>
          <w:tcPr>
            <w:tcW w:w="6480" w:type="dxa"/>
            <w:gridSpan w:val="2"/>
          </w:tcPr>
          <w:p w14:paraId="7EFA9C7C" w14:textId="77777777" w:rsidR="00B11855" w:rsidRPr="001F42D3" w:rsidRDefault="003D003E" w:rsidP="00A92110">
            <w:pPr>
              <w:pStyle w:val="TableEntry"/>
            </w:pPr>
            <w:r w:rsidRPr="001F42D3">
              <w:t>Jane Adams</w:t>
            </w:r>
          </w:p>
          <w:p w14:paraId="6F524D76" w14:textId="77777777" w:rsidR="00B11855" w:rsidRPr="001F42D3" w:rsidRDefault="003D003E" w:rsidP="00A92110">
            <w:pPr>
              <w:pStyle w:val="TableEntry"/>
            </w:pPr>
            <w:r w:rsidRPr="001F42D3">
              <w:t>ID: N0001</w:t>
            </w:r>
          </w:p>
        </w:tc>
      </w:tr>
      <w:tr w:rsidR="00B11855" w:rsidRPr="001F42D3" w14:paraId="6E01E1E1" w14:textId="77777777" w:rsidTr="006C0E8E">
        <w:trPr>
          <w:cantSplit/>
          <w:jc w:val="center"/>
        </w:trPr>
        <w:tc>
          <w:tcPr>
            <w:tcW w:w="2988" w:type="dxa"/>
          </w:tcPr>
          <w:p w14:paraId="1D31341F" w14:textId="77777777" w:rsidR="00B11855" w:rsidRPr="001F42D3" w:rsidRDefault="003D003E" w:rsidP="00A92110">
            <w:pPr>
              <w:pStyle w:val="TableEntry"/>
            </w:pPr>
            <w:r w:rsidRPr="001F42D3">
              <w:t>Medication</w:t>
            </w:r>
          </w:p>
        </w:tc>
        <w:tc>
          <w:tcPr>
            <w:tcW w:w="2880" w:type="dxa"/>
          </w:tcPr>
          <w:p w14:paraId="03A9468F" w14:textId="77777777" w:rsidR="00B11855" w:rsidRPr="001F42D3" w:rsidRDefault="003D003E" w:rsidP="00A92110">
            <w:pPr>
              <w:pStyle w:val="TableEntry"/>
            </w:pPr>
            <w:r w:rsidRPr="001F42D3">
              <w:t xml:space="preserve">Example 1 </w:t>
            </w:r>
          </w:p>
          <w:p w14:paraId="10047F65" w14:textId="77777777" w:rsidR="00B11855" w:rsidRPr="001F42D3" w:rsidRDefault="003D003E" w:rsidP="00A92110">
            <w:pPr>
              <w:pStyle w:val="TableEntry"/>
            </w:pPr>
            <w:r w:rsidRPr="001F42D3">
              <w:t>ID: 1234</w:t>
            </w:r>
          </w:p>
          <w:p w14:paraId="1797F5F3" w14:textId="77777777" w:rsidR="00B11855" w:rsidRPr="001F42D3" w:rsidRDefault="003D003E" w:rsidP="00A92110">
            <w:pPr>
              <w:pStyle w:val="TableEntry"/>
            </w:pPr>
            <w:r w:rsidRPr="001F42D3">
              <w:t>Name: Dopamine</w:t>
            </w:r>
          </w:p>
          <w:p w14:paraId="3BC31DDB" w14:textId="77777777" w:rsidR="00B11855" w:rsidRPr="001F42D3" w:rsidRDefault="003D003E" w:rsidP="00A92110">
            <w:pPr>
              <w:pStyle w:val="TableEntry"/>
            </w:pPr>
            <w:r w:rsidRPr="001F42D3">
              <w:t>Volume to be infused: 250 mL</w:t>
            </w:r>
          </w:p>
          <w:p w14:paraId="475D2556" w14:textId="77777777" w:rsidR="00B11855" w:rsidRPr="001F42D3" w:rsidRDefault="003D003E" w:rsidP="00A92110">
            <w:pPr>
              <w:pStyle w:val="TableEntry"/>
            </w:pPr>
            <w:r w:rsidRPr="001F42D3">
              <w:t>Concentration: 400 mg / 250 mL</w:t>
            </w:r>
          </w:p>
          <w:p w14:paraId="5B6E38B8" w14:textId="77777777" w:rsidR="00B11855" w:rsidRPr="001F42D3" w:rsidRDefault="003D003E" w:rsidP="00A92110">
            <w:pPr>
              <w:pStyle w:val="TableEntry"/>
            </w:pPr>
            <w:r w:rsidRPr="001F42D3">
              <w:t>Dose: 10 mcg/kg/min</w:t>
            </w:r>
          </w:p>
        </w:tc>
        <w:tc>
          <w:tcPr>
            <w:tcW w:w="3600" w:type="dxa"/>
          </w:tcPr>
          <w:p w14:paraId="2E82DAF0" w14:textId="77777777" w:rsidR="00B11855" w:rsidRPr="001F42D3" w:rsidRDefault="003D003E" w:rsidP="00A92110">
            <w:pPr>
              <w:pStyle w:val="TableEntry"/>
            </w:pPr>
            <w:r w:rsidRPr="001F42D3">
              <w:t>Example 2</w:t>
            </w:r>
          </w:p>
          <w:p w14:paraId="6D15F8D5" w14:textId="77777777" w:rsidR="00B11855" w:rsidRPr="001F42D3" w:rsidRDefault="003D003E" w:rsidP="00A92110">
            <w:pPr>
              <w:pStyle w:val="TableEntry"/>
            </w:pPr>
            <w:r w:rsidRPr="001F42D3">
              <w:t>ID: 5678</w:t>
            </w:r>
          </w:p>
          <w:p w14:paraId="7EF806CD" w14:textId="77777777" w:rsidR="00B11855" w:rsidRPr="001F42D3" w:rsidRDefault="003D003E" w:rsidP="00A92110">
            <w:pPr>
              <w:pStyle w:val="TableEntry"/>
            </w:pPr>
            <w:r w:rsidRPr="001F42D3">
              <w:t>Name: Normal Saline</w:t>
            </w:r>
          </w:p>
          <w:p w14:paraId="0C29D765" w14:textId="77777777" w:rsidR="00B11855" w:rsidRPr="001F42D3" w:rsidRDefault="003D003E" w:rsidP="00A92110">
            <w:pPr>
              <w:pStyle w:val="TableEntry"/>
            </w:pPr>
            <w:r w:rsidRPr="001F42D3">
              <w:t>Volume to be infused: 500 mL</w:t>
            </w:r>
          </w:p>
          <w:p w14:paraId="3C38E6FA" w14:textId="77777777" w:rsidR="00B11855" w:rsidRPr="001F42D3" w:rsidRDefault="003D003E" w:rsidP="00A92110">
            <w:pPr>
              <w:pStyle w:val="TableEntry"/>
            </w:pPr>
            <w:r w:rsidRPr="001F42D3">
              <w:t>Rate: 13.3 mL/hr</w:t>
            </w:r>
          </w:p>
        </w:tc>
      </w:tr>
      <w:tr w:rsidR="00B11855" w:rsidRPr="001F42D3" w14:paraId="3D5BAC6E" w14:textId="77777777" w:rsidTr="006C0E8E">
        <w:trPr>
          <w:cantSplit/>
          <w:jc w:val="center"/>
        </w:trPr>
        <w:tc>
          <w:tcPr>
            <w:tcW w:w="2988" w:type="dxa"/>
          </w:tcPr>
          <w:p w14:paraId="59436581" w14:textId="77777777" w:rsidR="00B11855" w:rsidRPr="001F42D3" w:rsidRDefault="003D003E" w:rsidP="00A92110">
            <w:pPr>
              <w:pStyle w:val="TableEntry"/>
            </w:pPr>
            <w:r w:rsidRPr="001F42D3">
              <w:t>Pump</w:t>
            </w:r>
          </w:p>
        </w:tc>
        <w:tc>
          <w:tcPr>
            <w:tcW w:w="6480" w:type="dxa"/>
            <w:gridSpan w:val="2"/>
          </w:tcPr>
          <w:p w14:paraId="0999EDF1" w14:textId="77777777" w:rsidR="00B11855" w:rsidRPr="001F42D3" w:rsidRDefault="003D003E" w:rsidP="00A92110">
            <w:pPr>
              <w:pStyle w:val="TableEntry"/>
            </w:pPr>
            <w:r w:rsidRPr="001F42D3">
              <w:t>ID: A0001</w:t>
            </w:r>
          </w:p>
          <w:p w14:paraId="7149F57D" w14:textId="77777777" w:rsidR="00B11855" w:rsidRPr="001F42D3" w:rsidRDefault="00B11855" w:rsidP="00A92110">
            <w:pPr>
              <w:pStyle w:val="TableEntry"/>
              <w:rPr>
                <w:kern w:val="1"/>
              </w:rPr>
            </w:pPr>
          </w:p>
        </w:tc>
      </w:tr>
    </w:tbl>
    <w:p w14:paraId="00F2C0B8" w14:textId="1949A4E4" w:rsidR="00B11855" w:rsidRPr="001F42D3" w:rsidRDefault="00B11855" w:rsidP="00EE391A">
      <w:pPr>
        <w:pStyle w:val="BodyText"/>
      </w:pPr>
    </w:p>
    <w:p w14:paraId="3947754D" w14:textId="51FB91E9" w:rsidR="00D93F40" w:rsidRPr="001F42D3" w:rsidRDefault="00D93F40" w:rsidP="00EE391A">
      <w:pPr>
        <w:pStyle w:val="BodyText"/>
      </w:pPr>
    </w:p>
    <w:p w14:paraId="3B19765B" w14:textId="476B2FC0" w:rsidR="00D93F40" w:rsidRPr="001F42D3" w:rsidRDefault="00D93F40" w:rsidP="00EE391A">
      <w:pPr>
        <w:pStyle w:val="BodyText"/>
      </w:pPr>
    </w:p>
    <w:p w14:paraId="7613AB65" w14:textId="4D659DCC" w:rsidR="00D93F40" w:rsidRPr="001F42D3" w:rsidRDefault="00D93F40" w:rsidP="00EE391A">
      <w:pPr>
        <w:pStyle w:val="BodyText"/>
      </w:pPr>
    </w:p>
    <w:p w14:paraId="7BD814A1" w14:textId="7F153898" w:rsidR="009C4A84" w:rsidRPr="001F42D3" w:rsidRDefault="00D53FC4" w:rsidP="00B34AEB">
      <w:pPr>
        <w:pStyle w:val="Heading3"/>
        <w:numPr>
          <w:ilvl w:val="0"/>
          <w:numId w:val="0"/>
        </w:numPr>
        <w:rPr>
          <w:noProof w:val="0"/>
        </w:rPr>
      </w:pPr>
      <w:bookmarkStart w:id="2029" w:name="_Toc401769888"/>
      <w:bookmarkStart w:id="2030" w:name="_Toc214889807"/>
      <w:r w:rsidRPr="001F42D3">
        <w:rPr>
          <w:noProof w:val="0"/>
        </w:rPr>
        <w:t xml:space="preserve">E.2.2 </w:t>
      </w:r>
      <w:r w:rsidR="003D003E" w:rsidRPr="001F42D3">
        <w:rPr>
          <w:noProof w:val="0"/>
        </w:rPr>
        <w:t>Interaction Diagram</w:t>
      </w:r>
      <w:bookmarkEnd w:id="2029"/>
      <w:bookmarkEnd w:id="2030"/>
    </w:p>
    <w:p w14:paraId="2B9C50C3" w14:textId="56DF9173" w:rsidR="00F65B33" w:rsidRPr="001F42D3" w:rsidRDefault="00F65B33" w:rsidP="00C44528">
      <w:pPr>
        <w:pStyle w:val="BodyText"/>
      </w:pPr>
    </w:p>
    <w:p w14:paraId="0B98CDE3" w14:textId="77777777" w:rsidR="00D63672" w:rsidRPr="001F42D3" w:rsidRDefault="00D63672" w:rsidP="00960C64">
      <w:pPr>
        <w:pStyle w:val="BodyText"/>
        <w:jc w:val="center"/>
      </w:pPr>
    </w:p>
    <w:p w14:paraId="001F422E" w14:textId="7B8787F0" w:rsidR="00F65B33" w:rsidRPr="001F42D3" w:rsidRDefault="00C63EC2" w:rsidP="0034511D">
      <w:pPr>
        <w:pStyle w:val="BodyText"/>
      </w:pPr>
      <w:r w:rsidRPr="001F42D3">
        <w:rPr>
          <w:noProof/>
        </w:rPr>
        <mc:AlternateContent>
          <mc:Choice Requires="wpc">
            <w:drawing>
              <wp:inline distT="0" distB="0" distL="0" distR="0" wp14:anchorId="19770876" wp14:editId="432711E6">
                <wp:extent cx="5104737" cy="3200400"/>
                <wp:effectExtent l="0" t="0" r="20320" b="19050"/>
                <wp:docPr id="313585061"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12700">
                          <a:solidFill>
                            <a:schemeClr val="tx1"/>
                          </a:solidFill>
                        </a:ln>
                      </wpc:whole>
                      <wps:wsp>
                        <wps:cNvPr id="980782081" name="Text Box 1"/>
                        <wps:cNvSpPr txBox="1"/>
                        <wps:spPr>
                          <a:xfrm>
                            <a:off x="944244" y="1962879"/>
                            <a:ext cx="1422669" cy="436227"/>
                          </a:xfrm>
                          <a:prstGeom prst="rect">
                            <a:avLst/>
                          </a:prstGeom>
                          <a:solidFill>
                            <a:schemeClr val="lt1"/>
                          </a:solidFill>
                          <a:ln w="6350">
                            <a:noFill/>
                          </a:ln>
                        </wps:spPr>
                        <wps:txbx>
                          <w:txbxContent>
                            <w:p w14:paraId="253DC6A9" w14:textId="44B34C75" w:rsidR="003168CC" w:rsidRPr="00904B73" w:rsidRDefault="003F1E5B" w:rsidP="003168CC">
                              <w:pPr>
                                <w:spacing w:line="260" w:lineRule="exact"/>
                                <w:ind w:hanging="2"/>
                                <w:rPr>
                                  <w:color w:val="FFC000"/>
                                  <w:szCs w:val="24"/>
                                </w:rPr>
                              </w:pPr>
                              <w:r w:rsidRPr="00904B73">
                                <w:rPr>
                                  <w:color w:val="FFC000"/>
                                </w:rPr>
                                <w:t>MSA-1 indicates success or failure</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489055478" name="Text Box 1"/>
                        <wps:cNvSpPr txBox="1"/>
                        <wps:spPr>
                          <a:xfrm>
                            <a:off x="3044254" y="1324628"/>
                            <a:ext cx="1090424" cy="501209"/>
                          </a:xfrm>
                          <a:prstGeom prst="rect">
                            <a:avLst/>
                          </a:prstGeom>
                          <a:solidFill>
                            <a:schemeClr val="lt1"/>
                          </a:solidFill>
                          <a:ln w="6350">
                            <a:noFill/>
                          </a:ln>
                        </wps:spPr>
                        <wps:txbx>
                          <w:txbxContent>
                            <w:p w14:paraId="0DC09EF4" w14:textId="4A32F912" w:rsidR="00F6058F" w:rsidRPr="003168CC" w:rsidRDefault="005160F6" w:rsidP="00F6058F">
                              <w:pPr>
                                <w:spacing w:line="260" w:lineRule="exact"/>
                                <w:ind w:hanging="2"/>
                                <w:rPr>
                                  <w:color w:val="0070C0"/>
                                  <w:szCs w:val="24"/>
                                </w:rPr>
                              </w:pPr>
                              <w:r w:rsidRPr="003168CC">
                                <w:rPr>
                                  <w:color w:val="0070C0"/>
                                </w:rPr>
                                <w:t xml:space="preserve">Response/Ack to </w:t>
                              </w:r>
                              <w:r w:rsidR="00F6058F" w:rsidRPr="003168CC">
                                <w:rPr>
                                  <w:color w:val="0070C0"/>
                                </w:rPr>
                                <w:t>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7161542" name="Text Box 1"/>
                        <wps:cNvSpPr txBox="1"/>
                        <wps:spPr>
                          <a:xfrm>
                            <a:off x="730515" y="1574718"/>
                            <a:ext cx="1741528" cy="389255"/>
                          </a:xfrm>
                          <a:prstGeom prst="rect">
                            <a:avLst/>
                          </a:prstGeom>
                          <a:solidFill>
                            <a:schemeClr val="lt1"/>
                          </a:solidFill>
                          <a:ln w="6350">
                            <a:noFill/>
                          </a:ln>
                        </wps:spPr>
                        <wps:txbx>
                          <w:txbxContent>
                            <w:p w14:paraId="10C6B3F9" w14:textId="54C21889" w:rsidR="008A4701" w:rsidRPr="00904B73" w:rsidRDefault="003A4802" w:rsidP="008A4701">
                              <w:pPr>
                                <w:spacing w:line="260" w:lineRule="exact"/>
                                <w:ind w:hanging="2"/>
                                <w:rPr>
                                  <w:color w:val="FFC000"/>
                                  <w:szCs w:val="24"/>
                                </w:rPr>
                              </w:pPr>
                              <w:r w:rsidRPr="00904B73">
                                <w:rPr>
                                  <w:color w:val="FFC000"/>
                                  <w:u w:val="single"/>
                                </w:rPr>
                                <w:t xml:space="preserve">Application </w:t>
                              </w:r>
                              <w:r w:rsidR="008A4701" w:rsidRPr="00904B73">
                                <w:rPr>
                                  <w:color w:val="FFC000"/>
                                  <w:u w:val="single"/>
                                </w:rPr>
                                <w:t>Ack (</w:t>
                              </w:r>
                              <w:r w:rsidRPr="00904B73">
                                <w:rPr>
                                  <w:color w:val="FFC000"/>
                                  <w:u w:val="single"/>
                                </w:rPr>
                                <w:t>RRG</w:t>
                              </w:r>
                              <w:r w:rsidR="008A4701" w:rsidRPr="00904B73">
                                <w:rPr>
                                  <w:color w:val="FFC000"/>
                                  <w:u w:val="single"/>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576200" name="Rectangle 988576200"/>
                        <wps:cNvSpPr/>
                        <wps:spPr>
                          <a:xfrm>
                            <a:off x="159007" y="453224"/>
                            <a:ext cx="572494" cy="254441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F97A51F" w14:textId="77777777" w:rsidR="00C63EC2" w:rsidRPr="009C76D9" w:rsidRDefault="00C63EC2" w:rsidP="00C63EC2">
                              <w:pPr>
                                <w:ind w:hanging="2"/>
                                <w:jc w:val="center"/>
                                <w:rPr>
                                  <w:color w:val="000000" w:themeColor="text1"/>
                                </w:rPr>
                              </w:pPr>
                              <w:r w:rsidRPr="009C76D9">
                                <w:rPr>
                                  <w:color w:val="000000" w:themeColor="text1"/>
                                </w:rPr>
                                <w:t>IOP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833975" name="Rectangle 799833975"/>
                        <wps:cNvSpPr/>
                        <wps:spPr>
                          <a:xfrm>
                            <a:off x="2472843" y="453224"/>
                            <a:ext cx="572135" cy="254436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512B4C0C"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4148473" name="Rectangle 674148473"/>
                        <wps:cNvSpPr/>
                        <wps:spPr>
                          <a:xfrm>
                            <a:off x="4076139" y="1033669"/>
                            <a:ext cx="572135" cy="124835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38CC00A"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rPr>
                                <w:t>Pump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4060296" name="Straight Arrow Connector 1314060296"/>
                        <wps:cNvCnPr/>
                        <wps:spPr>
                          <a:xfrm flipH="1">
                            <a:off x="3054063" y="1825837"/>
                            <a:ext cx="1017198" cy="0"/>
                          </a:xfrm>
                          <a:prstGeom prst="straightConnector1">
                            <a:avLst/>
                          </a:prstGeom>
                          <a:ln w="12700">
                            <a:solidFill>
                              <a:srgbClr val="0070C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330779382" name="Text Box 1330779382"/>
                        <wps:cNvSpPr txBox="1"/>
                        <wps:spPr>
                          <a:xfrm>
                            <a:off x="1317992" y="453225"/>
                            <a:ext cx="572791" cy="341906"/>
                          </a:xfrm>
                          <a:prstGeom prst="rect">
                            <a:avLst/>
                          </a:prstGeom>
                          <a:solidFill>
                            <a:schemeClr val="lt1"/>
                          </a:solidFill>
                          <a:ln w="6350">
                            <a:noFill/>
                          </a:ln>
                        </wps:spPr>
                        <wps:txbx>
                          <w:txbxContent>
                            <w:p w14:paraId="590865DF" w14:textId="5DC4A64F" w:rsidR="00E8246C" w:rsidRPr="003168CC" w:rsidRDefault="00E8246C" w:rsidP="003168CC">
                              <w:pPr>
                                <w:rPr>
                                  <w:color w:val="7030A0"/>
                                  <w14:textOutline w14:w="9525" w14:cap="rnd" w14:cmpd="sng" w14:algn="ctr">
                                    <w14:solidFill>
                                      <w14:srgbClr w14:val="000000"/>
                                    </w14:solidFill>
                                    <w14:prstDash w14:val="solid"/>
                                    <w14:bevel/>
                                  </w14:textOutline>
                                </w:rPr>
                              </w:pPr>
                              <w:r w:rsidRPr="003168CC">
                                <w:rPr>
                                  <w:color w:val="7030A0"/>
                                </w:rPr>
                                <w:t>RGV</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wps:wsp>
                        <wps:cNvPr id="1868588133" name="Straight Arrow Connector 1868588133"/>
                        <wps:cNvCnPr/>
                        <wps:spPr>
                          <a:xfrm>
                            <a:off x="731346" y="755374"/>
                            <a:ext cx="1741215"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430911081" name="Text Box 1"/>
                        <wps:cNvSpPr txBox="1"/>
                        <wps:spPr>
                          <a:xfrm>
                            <a:off x="906355" y="795131"/>
                            <a:ext cx="1494937" cy="389255"/>
                          </a:xfrm>
                          <a:prstGeom prst="rect">
                            <a:avLst/>
                          </a:prstGeom>
                          <a:solidFill>
                            <a:schemeClr val="lt1"/>
                          </a:solidFill>
                          <a:ln w="6350">
                            <a:noFill/>
                          </a:ln>
                        </wps:spPr>
                        <wps:txbx>
                          <w:txbxContent>
                            <w:p w14:paraId="40933D17" w14:textId="30B3C071" w:rsidR="00593CD0" w:rsidRPr="00904B73" w:rsidRDefault="00BD1F30" w:rsidP="00593CD0">
                              <w:pPr>
                                <w:spacing w:line="260" w:lineRule="exact"/>
                                <w:ind w:hanging="2"/>
                                <w:rPr>
                                  <w:color w:val="00B050"/>
                                  <w:szCs w:val="24"/>
                                </w:rPr>
                              </w:pPr>
                              <w:r w:rsidRPr="00904B73">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1579483" name="Straight Arrow Connector 971579483"/>
                        <wps:cNvCnPr/>
                        <wps:spPr>
                          <a:xfrm flipH="1">
                            <a:off x="731259" y="1144988"/>
                            <a:ext cx="1741008" cy="0"/>
                          </a:xfrm>
                          <a:prstGeom prst="straightConnector1">
                            <a:avLst/>
                          </a:prstGeom>
                          <a:ln w="12700">
                            <a:solidFill>
                              <a:srgbClr val="00B05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9025992" name="Text Box 1"/>
                        <wps:cNvSpPr txBox="1"/>
                        <wps:spPr>
                          <a:xfrm>
                            <a:off x="3252835" y="935373"/>
                            <a:ext cx="639704" cy="389255"/>
                          </a:xfrm>
                          <a:prstGeom prst="rect">
                            <a:avLst/>
                          </a:prstGeom>
                          <a:solidFill>
                            <a:schemeClr val="lt1"/>
                          </a:solidFill>
                          <a:ln w="6350">
                            <a:noFill/>
                          </a:ln>
                        </wps:spPr>
                        <wps:txbx>
                          <w:txbxContent>
                            <w:p w14:paraId="6EAB954E" w14:textId="421FCBC4" w:rsidR="008A4701" w:rsidRDefault="003A4802" w:rsidP="008A4701">
                              <w:pPr>
                                <w:spacing w:line="260" w:lineRule="exact"/>
                                <w:ind w:hanging="2"/>
                                <w:rPr>
                                  <w:color w:val="7030A0"/>
                                  <w:szCs w:val="24"/>
                                </w:rPr>
                              </w:pPr>
                              <w:r>
                                <w:rPr>
                                  <w:color w:val="7030A0"/>
                                </w:rPr>
                                <w:t>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3962798" name="Straight Arrow Connector 1803962798"/>
                        <wps:cNvCnPr/>
                        <wps:spPr>
                          <a:xfrm>
                            <a:off x="3054702" y="1276921"/>
                            <a:ext cx="1017837"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52911897" name="Straight Arrow Connector 52911897"/>
                        <wps:cNvCnPr/>
                        <wps:spPr>
                          <a:xfrm flipH="1">
                            <a:off x="731562" y="1976913"/>
                            <a:ext cx="1741281" cy="0"/>
                          </a:xfrm>
                          <a:prstGeom prst="straightConnector1">
                            <a:avLst/>
                          </a:prstGeom>
                          <a:ln w="12700">
                            <a:solidFill>
                              <a:srgbClr val="FFC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2101885987" name="Text Box 1"/>
                        <wps:cNvSpPr txBox="1"/>
                        <wps:spPr>
                          <a:xfrm>
                            <a:off x="593406" y="13023"/>
                            <a:ext cx="4125877" cy="341630"/>
                          </a:xfrm>
                          <a:prstGeom prst="rect">
                            <a:avLst/>
                          </a:prstGeom>
                          <a:solidFill>
                            <a:schemeClr val="lt1"/>
                          </a:solidFill>
                          <a:ln w="6350">
                            <a:noFill/>
                          </a:ln>
                        </wps:spPr>
                        <wps:txbx>
                          <w:txbxContent>
                            <w:p w14:paraId="4C6A261E" w14:textId="0198A336" w:rsidR="009C38DC" w:rsidRPr="003168CC" w:rsidRDefault="00552781" w:rsidP="009C38DC">
                              <w:pPr>
                                <w:spacing w:line="260" w:lineRule="exact"/>
                                <w:ind w:hanging="2"/>
                                <w:rPr>
                                  <w:color w:val="000000" w:themeColor="text1"/>
                                  <w:szCs w:val="24"/>
                                </w:rPr>
                              </w:pPr>
                              <w:r>
                                <w:rPr>
                                  <w:color w:val="000000" w:themeColor="text1"/>
                                </w:rPr>
                                <w:t xml:space="preserve">Case 1: No errors </w:t>
                              </w:r>
                              <w:r w:rsidR="00FC72BC">
                                <w:rPr>
                                  <w:color w:val="000000" w:themeColor="text1"/>
                                </w:rPr>
                                <w:t>detected;</w:t>
                              </w:r>
                              <w:r w:rsidR="003168CC">
                                <w:rPr>
                                  <w:color w:val="000000" w:themeColor="text1"/>
                                </w:rPr>
                                <w:t xml:space="preserve"> Application Ack is sent.</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2102789242" name="Text Box 1"/>
                        <wps:cNvSpPr txBox="1"/>
                        <wps:spPr>
                          <a:xfrm>
                            <a:off x="839958" y="2400200"/>
                            <a:ext cx="1494155" cy="389255"/>
                          </a:xfrm>
                          <a:prstGeom prst="rect">
                            <a:avLst/>
                          </a:prstGeom>
                          <a:solidFill>
                            <a:schemeClr val="lt1"/>
                          </a:solidFill>
                          <a:ln w="6350">
                            <a:noFill/>
                          </a:ln>
                        </wps:spPr>
                        <wps:txbx>
                          <w:txbxContent>
                            <w:p w14:paraId="5B0DA7DE" w14:textId="77777777" w:rsidR="00F70993" w:rsidRDefault="00F70993" w:rsidP="00F70993">
                              <w:pPr>
                                <w:spacing w:line="260" w:lineRule="exact"/>
                                <w:ind w:hanging="2"/>
                                <w:rPr>
                                  <w:color w:val="00B050"/>
                                  <w:szCs w:val="24"/>
                                </w:rPr>
                              </w:pPr>
                              <w:r>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085323" name="Straight Arrow Connector 649085323"/>
                        <wps:cNvCnPr/>
                        <wps:spPr>
                          <a:xfrm flipH="1">
                            <a:off x="730502" y="2788002"/>
                            <a:ext cx="1740535" cy="0"/>
                          </a:xfrm>
                          <a:prstGeom prst="straightConnector1">
                            <a:avLst/>
                          </a:prstGeom>
                          <a:ln w="12700">
                            <a:solidFill>
                              <a:srgbClr val="00B05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9770876" id="Canvas 3" o:spid="_x0000_s1201" editas="canvas" style="width:401.95pt;height:252pt;mso-position-horizontal-relative:char;mso-position-vertical-relative:line" coordsize="5104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">
                <v:shape id="_x0000_s1202" type="#_x0000_t75" style="position:absolute;width:51041;height:32004;visibility:visible;mso-wrap-style:square" filled="t" stroked="t" strokecolor="black [3213]" strokeweight="1pt">
                  <v:fill o:detectmouseclick="t"/>
                  <v:path o:connecttype="none"/>
                </v:shape>
                <v:shape id="Text Box 1" o:spid="_x0000_s1203" type="#_x0000_t202" style="position:absolute;left:9442;top:19628;width:14227;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" fillcolor="white [3201]" stroked="f" strokeweight=".5pt">
                  <v:textbox inset=",0">
                    <w:txbxContent>
                      <w:p w14:paraId="253DC6A9" w14:textId="44B34C75" w:rsidR="003168CC" w:rsidRPr="00904B73" w:rsidRDefault="003F1E5B" w:rsidP="003168CC">
                        <w:pPr>
                          <w:spacing w:line="260" w:lineRule="exact"/>
                          <w:ind w:hanging="2"/>
                          <w:rPr>
                            <w:color w:val="FFC000"/>
                            <w:szCs w:val="24"/>
                          </w:rPr>
                        </w:pPr>
                        <w:r w:rsidRPr="00904B73">
                          <w:rPr>
                            <w:color w:val="FFC000"/>
                          </w:rPr>
                          <w:t>MSA-1 indicates success or failure</w:t>
                        </w:r>
                      </w:p>
                    </w:txbxContent>
                  </v:textbox>
                </v:shape>
                <v:shape id="Text Box 1" o:spid="_x0000_s1204" type="#_x0000_t202" style="position:absolute;left:30442;top:13246;width:10904;height:5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" fillcolor="white [3201]" stroked="f" strokeweight=".5pt">
                  <v:textbox>
                    <w:txbxContent>
                      <w:p w14:paraId="0DC09EF4" w14:textId="4A32F912" w:rsidR="00F6058F" w:rsidRPr="003168CC" w:rsidRDefault="005160F6" w:rsidP="00F6058F">
                        <w:pPr>
                          <w:spacing w:line="260" w:lineRule="exact"/>
                          <w:ind w:hanging="2"/>
                          <w:rPr>
                            <w:color w:val="0070C0"/>
                            <w:szCs w:val="24"/>
                          </w:rPr>
                        </w:pPr>
                        <w:r w:rsidRPr="003168CC">
                          <w:rPr>
                            <w:color w:val="0070C0"/>
                          </w:rPr>
                          <w:t xml:space="preserve">Response/Ack to </w:t>
                        </w:r>
                        <w:r w:rsidR="00F6058F" w:rsidRPr="003168CC">
                          <w:rPr>
                            <w:color w:val="0070C0"/>
                          </w:rPr>
                          <w:t>Order</w:t>
                        </w:r>
                      </w:p>
                    </w:txbxContent>
                  </v:textbox>
                </v:shape>
                <v:shape id="Text Box 1" o:spid="_x0000_s1205" type="#_x0000_t202" style="position:absolute;left:7305;top:15747;width:1741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" fillcolor="white [3201]" stroked="f" strokeweight=".5pt">
                  <v:textbox>
                    <w:txbxContent>
                      <w:p w14:paraId="10C6B3F9" w14:textId="54C21889" w:rsidR="008A4701" w:rsidRPr="00904B73" w:rsidRDefault="003A4802" w:rsidP="008A4701">
                        <w:pPr>
                          <w:spacing w:line="260" w:lineRule="exact"/>
                          <w:ind w:hanging="2"/>
                          <w:rPr>
                            <w:color w:val="FFC000"/>
                            <w:szCs w:val="24"/>
                          </w:rPr>
                        </w:pPr>
                        <w:r w:rsidRPr="00904B73">
                          <w:rPr>
                            <w:color w:val="FFC000"/>
                            <w:u w:val="single"/>
                          </w:rPr>
                          <w:t xml:space="preserve">Application </w:t>
                        </w:r>
                        <w:r w:rsidR="008A4701" w:rsidRPr="00904B73">
                          <w:rPr>
                            <w:color w:val="FFC000"/>
                            <w:u w:val="single"/>
                          </w:rPr>
                          <w:t>Ack (</w:t>
                        </w:r>
                        <w:r w:rsidRPr="00904B73">
                          <w:rPr>
                            <w:color w:val="FFC000"/>
                            <w:u w:val="single"/>
                          </w:rPr>
                          <w:t>RRG</w:t>
                        </w:r>
                        <w:r w:rsidR="008A4701" w:rsidRPr="00904B73">
                          <w:rPr>
                            <w:color w:val="FFC000"/>
                            <w:u w:val="single"/>
                          </w:rPr>
                          <w:t>)</w:t>
                        </w:r>
                      </w:p>
                    </w:txbxContent>
                  </v:textbox>
                </v:shape>
                <v:rect id="Rectangle 988576200" o:spid="_x0000_s1206" style="position:absolute;left:1590;top:4532;width:5725;height:25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" filled="f" strokecolor="#091723 [484]">
                  <v:textbox>
                    <w:txbxContent>
                      <w:p w14:paraId="0F97A51F" w14:textId="77777777" w:rsidR="00C63EC2" w:rsidRPr="009C76D9" w:rsidRDefault="00C63EC2" w:rsidP="00C63EC2">
                        <w:pPr>
                          <w:ind w:hanging="2"/>
                          <w:jc w:val="center"/>
                          <w:rPr>
                            <w:color w:val="000000" w:themeColor="text1"/>
                          </w:rPr>
                        </w:pPr>
                        <w:r w:rsidRPr="009C76D9">
                          <w:rPr>
                            <w:color w:val="000000" w:themeColor="text1"/>
                          </w:rPr>
                          <w:t>IOP</w:t>
                        </w:r>
                      </w:p>
                    </w:txbxContent>
                  </v:textbox>
                </v:rect>
                <v:rect id="Rectangle 799833975" o:spid="_x0000_s1207" style="position:absolute;left:24728;top:4532;width:5721;height:2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" filled="f" strokecolor="#091723 [484]">
                  <v:textbox>
                    <w:txbxContent>
                      <w:p w14:paraId="512B4C0C"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v:textbox>
                </v:rect>
                <v:rect id="Rectangle 674148473" o:spid="_x0000_s1208" style="position:absolute;left:40761;top:10336;width:5721;height:1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" filled="f" strokecolor="#091723 [484]">
                  <v:textbox>
                    <w:txbxContent>
                      <w:p w14:paraId="038CC00A"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rPr>
                          <w:t>Pump</w:t>
                        </w:r>
                      </w:p>
                    </w:txbxContent>
                  </v:textbox>
                </v:rect>
                <v:shape id="Straight Arrow Connector 1314060296" o:spid="_x0000_s1209" type="#_x0000_t32" style="position:absolute;left:30540;top:18258;width:101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" strokecolor="#0070c0" strokeweight="1pt">
                  <v:stroke endarrow="open" joinstyle="miter"/>
                </v:shape>
                <v:shape id="Text Box 1330779382" o:spid="_x0000_s1210" type="#_x0000_t202" style="position:absolute;left:13179;top:4532;width:5728;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" fillcolor="white [3201]" stroked="f" strokeweight=".5pt">
                  <v:textbox inset=",0">
                    <w:txbxContent>
                      <w:p w14:paraId="590865DF" w14:textId="5DC4A64F" w:rsidR="00E8246C" w:rsidRPr="003168CC" w:rsidRDefault="00E8246C" w:rsidP="003168CC">
                        <w:pPr>
                          <w:rPr>
                            <w:color w:val="7030A0"/>
                            <w14:textOutline w14:w="9525" w14:cap="rnd" w14:cmpd="sng" w14:algn="ctr">
                              <w14:solidFill>
                                <w14:srgbClr w14:val="000000"/>
                              </w14:solidFill>
                              <w14:prstDash w14:val="solid"/>
                              <w14:bevel/>
                            </w14:textOutline>
                          </w:rPr>
                        </w:pPr>
                        <w:r w:rsidRPr="003168CC">
                          <w:rPr>
                            <w:color w:val="7030A0"/>
                          </w:rPr>
                          <w:t>RGV</w:t>
                        </w:r>
                      </w:p>
                    </w:txbxContent>
                  </v:textbox>
                </v:shape>
                <v:shape id="Straight Arrow Connector 1868588133" o:spid="_x0000_s1211" type="#_x0000_t32" style="position:absolute;left:7313;top:7553;width:174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" strokecolor="#7030a0" strokeweight="1pt">
                  <v:stroke dashstyle="longDash" endarrow="open" joinstyle="miter"/>
                </v:shape>
                <v:shape id="Text Box 1" o:spid="_x0000_s1212" type="#_x0000_t202" style="position:absolute;left:9063;top:7951;width:14949;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" fillcolor="white [3201]" stroked="f" strokeweight=".5pt">
                  <v:textbox>
                    <w:txbxContent>
                      <w:p w14:paraId="40933D17" w14:textId="30B3C071" w:rsidR="00593CD0" w:rsidRPr="00904B73" w:rsidRDefault="00BD1F30" w:rsidP="00593CD0">
                        <w:pPr>
                          <w:spacing w:line="260" w:lineRule="exact"/>
                          <w:ind w:hanging="2"/>
                          <w:rPr>
                            <w:color w:val="00B050"/>
                            <w:szCs w:val="24"/>
                          </w:rPr>
                        </w:pPr>
                        <w:r w:rsidRPr="00904B73">
                          <w:rPr>
                            <w:color w:val="00B050"/>
                            <w:u w:val="single"/>
                          </w:rPr>
                          <w:t>Accept Ack (ACK)</w:t>
                        </w:r>
                      </w:p>
                    </w:txbxContent>
                  </v:textbox>
                </v:shape>
                <v:shape id="Straight Arrow Connector 971579483" o:spid="_x0000_s1213" type="#_x0000_t32" style="position:absolute;left:7312;top:11449;width:17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" strokecolor="#00b050" strokeweight="1pt">
                  <v:stroke endarrow="open" joinstyle="miter"/>
                </v:shape>
                <v:shape id="Text Box 1" o:spid="_x0000_s1214" type="#_x0000_t202" style="position:absolute;left:32528;top:9353;width:6397;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" fillcolor="white [3201]" stroked="f" strokeweight=".5pt">
                  <v:textbox>
                    <w:txbxContent>
                      <w:p w14:paraId="6EAB954E" w14:textId="421FCBC4" w:rsidR="008A4701" w:rsidRDefault="003A4802" w:rsidP="008A4701">
                        <w:pPr>
                          <w:spacing w:line="260" w:lineRule="exact"/>
                          <w:ind w:hanging="2"/>
                          <w:rPr>
                            <w:color w:val="7030A0"/>
                            <w:szCs w:val="24"/>
                          </w:rPr>
                        </w:pPr>
                        <w:r>
                          <w:rPr>
                            <w:color w:val="7030A0"/>
                          </w:rPr>
                          <w:t>Order</w:t>
                        </w:r>
                      </w:p>
                    </w:txbxContent>
                  </v:textbox>
                </v:shape>
                <v:shape id="Straight Arrow Connector 1803962798" o:spid="_x0000_s1215" type="#_x0000_t32" style="position:absolute;left:30547;top:12769;width:101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" strokecolor="#7030a0" strokeweight="1pt">
                  <v:stroke dashstyle="longDash" endarrow="open" joinstyle="miter"/>
                </v:shape>
                <v:shape id="Straight Arrow Connector 52911897" o:spid="_x0000_s1216" type="#_x0000_t32" style="position:absolute;left:7315;top:19769;width:174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" strokecolor="#ffc000" strokeweight="1pt">
                  <v:stroke endarrow="open" joinstyle="miter"/>
                </v:shape>
                <v:shape id="Text Box 1" o:spid="_x0000_s1217" type="#_x0000_t202" style="position:absolute;left:5934;top:130;width:41258;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" fillcolor="white [3201]" stroked="f" strokeweight=".5pt">
                  <v:textbox inset=",0">
                    <w:txbxContent>
                      <w:p w14:paraId="4C6A261E" w14:textId="0198A336" w:rsidR="009C38DC" w:rsidRPr="003168CC" w:rsidRDefault="00552781" w:rsidP="009C38DC">
                        <w:pPr>
                          <w:spacing w:line="260" w:lineRule="exact"/>
                          <w:ind w:hanging="2"/>
                          <w:rPr>
                            <w:color w:val="000000" w:themeColor="text1"/>
                            <w:szCs w:val="24"/>
                          </w:rPr>
                        </w:pPr>
                        <w:r>
                          <w:rPr>
                            <w:color w:val="000000" w:themeColor="text1"/>
                          </w:rPr>
                          <w:t xml:space="preserve">Case 1: No errors </w:t>
                        </w:r>
                        <w:r w:rsidR="00FC72BC">
                          <w:rPr>
                            <w:color w:val="000000" w:themeColor="text1"/>
                          </w:rPr>
                          <w:t>detected;</w:t>
                        </w:r>
                        <w:r w:rsidR="003168CC">
                          <w:rPr>
                            <w:color w:val="000000" w:themeColor="text1"/>
                          </w:rPr>
                          <w:t xml:space="preserve"> Application Ack is sent.</w:t>
                        </w:r>
                      </w:p>
                    </w:txbxContent>
                  </v:textbox>
                </v:shape>
                <v:shape id="Text Box 1" o:spid="_x0000_s1218" type="#_x0000_t202" style="position:absolute;left:8399;top:24002;width:14942;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" fillcolor="white [3201]" stroked="f" strokeweight=".5pt">
                  <v:textbox>
                    <w:txbxContent>
                      <w:p w14:paraId="5B0DA7DE" w14:textId="77777777" w:rsidR="00F70993" w:rsidRDefault="00F70993" w:rsidP="00F70993">
                        <w:pPr>
                          <w:spacing w:line="260" w:lineRule="exact"/>
                          <w:ind w:hanging="2"/>
                          <w:rPr>
                            <w:color w:val="00B050"/>
                            <w:szCs w:val="24"/>
                          </w:rPr>
                        </w:pPr>
                        <w:r>
                          <w:rPr>
                            <w:color w:val="00B050"/>
                            <w:u w:val="single"/>
                          </w:rPr>
                          <w:t>Accept Ack (ACK)</w:t>
                        </w:r>
                      </w:p>
                    </w:txbxContent>
                  </v:textbox>
                </v:shape>
                <v:shape id="Straight Arrow Connector 649085323" o:spid="_x0000_s1219" type="#_x0000_t32" style="position:absolute;left:7305;top:27880;width:17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" strokecolor="#00b050" strokeweight="1pt">
                  <v:stroke startarrow="open" joinstyle="miter"/>
                </v:shape>
                <w10:anchorlock/>
              </v:group>
            </w:pict>
          </mc:Fallback>
        </mc:AlternateContent>
      </w:r>
    </w:p>
    <w:p w14:paraId="4A3A817A" w14:textId="77777777" w:rsidR="009C4A84" w:rsidRPr="001F42D3" w:rsidRDefault="009C4A84" w:rsidP="0034511D">
      <w:pPr>
        <w:pStyle w:val="BodyText"/>
      </w:pPr>
    </w:p>
    <w:p w14:paraId="418609F3" w14:textId="1120DCCF" w:rsidR="00B11855" w:rsidRPr="001F42D3" w:rsidRDefault="008B4747" w:rsidP="0034511D">
      <w:pPr>
        <w:pStyle w:val="BodyText"/>
      </w:pPr>
      <w:r w:rsidRPr="001F42D3">
        <w:rPr>
          <w:noProof/>
        </w:rPr>
        <w:lastRenderedPageBreak/>
        <mc:AlternateContent>
          <mc:Choice Requires="wpc">
            <w:drawing>
              <wp:inline distT="0" distB="0" distL="0" distR="0" wp14:anchorId="34C399BD" wp14:editId="2FF1D127">
                <wp:extent cx="5104737" cy="3200400"/>
                <wp:effectExtent l="0" t="0" r="20320" b="19050"/>
                <wp:docPr id="202828569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12700">
                          <a:solidFill>
                            <a:schemeClr val="tx1"/>
                          </a:solidFill>
                        </a:ln>
                      </wpc:whole>
                      <wps:wsp>
                        <wps:cNvPr id="41251573" name="Text Box 1"/>
                        <wps:cNvSpPr txBox="1"/>
                        <wps:spPr>
                          <a:xfrm>
                            <a:off x="944244" y="1962879"/>
                            <a:ext cx="1422669" cy="436227"/>
                          </a:xfrm>
                          <a:prstGeom prst="rect">
                            <a:avLst/>
                          </a:prstGeom>
                          <a:solidFill>
                            <a:schemeClr val="lt1"/>
                          </a:solidFill>
                          <a:ln w="6350">
                            <a:noFill/>
                          </a:ln>
                        </wps:spPr>
                        <wps:txbx>
                          <w:txbxContent>
                            <w:p w14:paraId="4E205F55" w14:textId="213F25C1" w:rsidR="008B4747" w:rsidRPr="00904B73" w:rsidRDefault="008B4747" w:rsidP="008B4747">
                              <w:pPr>
                                <w:spacing w:line="260" w:lineRule="exact"/>
                                <w:ind w:hanging="2"/>
                                <w:rPr>
                                  <w:color w:val="FFC000"/>
                                  <w:szCs w:val="24"/>
                                </w:rPr>
                              </w:pPr>
                              <w:r w:rsidRPr="00904B73">
                                <w:rPr>
                                  <w:color w:val="FFC000"/>
                                </w:rPr>
                                <w:t>MSA-1 indicates failure</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1810804035" name="Text Box 1"/>
                        <wps:cNvSpPr txBox="1"/>
                        <wps:spPr>
                          <a:xfrm>
                            <a:off x="730515" y="1574718"/>
                            <a:ext cx="1741528" cy="389255"/>
                          </a:xfrm>
                          <a:prstGeom prst="rect">
                            <a:avLst/>
                          </a:prstGeom>
                          <a:solidFill>
                            <a:schemeClr val="lt1"/>
                          </a:solidFill>
                          <a:ln w="6350">
                            <a:noFill/>
                          </a:ln>
                        </wps:spPr>
                        <wps:txbx>
                          <w:txbxContent>
                            <w:p w14:paraId="3E08617C" w14:textId="77777777" w:rsidR="008B4747" w:rsidRPr="00904B73" w:rsidRDefault="008B4747" w:rsidP="008B4747">
                              <w:pPr>
                                <w:spacing w:line="260" w:lineRule="exact"/>
                                <w:ind w:hanging="2"/>
                                <w:rPr>
                                  <w:color w:val="FFC000"/>
                                  <w:szCs w:val="24"/>
                                </w:rPr>
                              </w:pPr>
                              <w:r w:rsidRPr="00904B73">
                                <w:rPr>
                                  <w:color w:val="FFC000"/>
                                  <w:u w:val="single"/>
                                </w:rPr>
                                <w:t>Application Ack (RRG)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9862009" name="Rectangle 1109862009"/>
                        <wps:cNvSpPr/>
                        <wps:spPr>
                          <a:xfrm>
                            <a:off x="159007" y="453224"/>
                            <a:ext cx="572494" cy="254441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63165586" w14:textId="77777777" w:rsidR="008B4747" w:rsidRPr="009C76D9" w:rsidRDefault="008B4747" w:rsidP="008B4747">
                              <w:pPr>
                                <w:ind w:hanging="2"/>
                                <w:jc w:val="center"/>
                                <w:rPr>
                                  <w:color w:val="000000" w:themeColor="text1"/>
                                </w:rPr>
                              </w:pPr>
                              <w:r w:rsidRPr="009C76D9">
                                <w:rPr>
                                  <w:color w:val="000000" w:themeColor="text1"/>
                                </w:rPr>
                                <w:t>IOP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8364627" name="Rectangle 778364627"/>
                        <wps:cNvSpPr/>
                        <wps:spPr>
                          <a:xfrm>
                            <a:off x="2472843" y="453224"/>
                            <a:ext cx="572135" cy="254436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F7DFE6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3293990" name="Rectangle 893293990"/>
                        <wps:cNvSpPr/>
                        <wps:spPr>
                          <a:xfrm>
                            <a:off x="4076139" y="1033669"/>
                            <a:ext cx="572135" cy="124835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799FE14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rPr>
                                <w:t>Pump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9614689" name="Text Box 1509614689"/>
                        <wps:cNvSpPr txBox="1"/>
                        <wps:spPr>
                          <a:xfrm>
                            <a:off x="1317992" y="453225"/>
                            <a:ext cx="572791" cy="341906"/>
                          </a:xfrm>
                          <a:prstGeom prst="rect">
                            <a:avLst/>
                          </a:prstGeom>
                          <a:solidFill>
                            <a:schemeClr val="lt1"/>
                          </a:solidFill>
                          <a:ln w="6350">
                            <a:noFill/>
                          </a:ln>
                        </wps:spPr>
                        <wps:txbx>
                          <w:txbxContent>
                            <w:p w14:paraId="03769D8A" w14:textId="77777777" w:rsidR="008B4747" w:rsidRPr="003168CC" w:rsidRDefault="008B4747" w:rsidP="008B4747">
                              <w:pPr>
                                <w:rPr>
                                  <w:color w:val="7030A0"/>
                                  <w14:textOutline w14:w="9525" w14:cap="rnd" w14:cmpd="sng" w14:algn="ctr">
                                    <w14:solidFill>
                                      <w14:srgbClr w14:val="000000"/>
                                    </w14:solidFill>
                                    <w14:prstDash w14:val="solid"/>
                                    <w14:bevel/>
                                  </w14:textOutline>
                                </w:rPr>
                              </w:pPr>
                              <w:r w:rsidRPr="003168CC">
                                <w:rPr>
                                  <w:color w:val="7030A0"/>
                                </w:rPr>
                                <w:t>RGV</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wps:wsp>
                        <wps:cNvPr id="2083834306" name="Straight Arrow Connector 2083834306"/>
                        <wps:cNvCnPr/>
                        <wps:spPr>
                          <a:xfrm>
                            <a:off x="731346" y="755374"/>
                            <a:ext cx="1741215"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543077145" name="Text Box 1"/>
                        <wps:cNvSpPr txBox="1"/>
                        <wps:spPr>
                          <a:xfrm>
                            <a:off x="906355" y="795131"/>
                            <a:ext cx="1494937" cy="389255"/>
                          </a:xfrm>
                          <a:prstGeom prst="rect">
                            <a:avLst/>
                          </a:prstGeom>
                          <a:solidFill>
                            <a:schemeClr val="lt1"/>
                          </a:solidFill>
                          <a:ln w="6350">
                            <a:noFill/>
                          </a:ln>
                        </wps:spPr>
                        <wps:txbx>
                          <w:txbxContent>
                            <w:p w14:paraId="57EB51E3" w14:textId="77777777" w:rsidR="008B4747" w:rsidRPr="00904B73" w:rsidRDefault="008B4747" w:rsidP="008B4747">
                              <w:pPr>
                                <w:spacing w:line="260" w:lineRule="exact"/>
                                <w:ind w:hanging="2"/>
                                <w:rPr>
                                  <w:color w:val="00B050"/>
                                  <w:szCs w:val="24"/>
                                </w:rPr>
                              </w:pPr>
                              <w:r w:rsidRPr="00904B73">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5023552" name="Straight Arrow Connector 485023552"/>
                        <wps:cNvCnPr/>
                        <wps:spPr>
                          <a:xfrm flipH="1">
                            <a:off x="731259" y="1144988"/>
                            <a:ext cx="1741008" cy="0"/>
                          </a:xfrm>
                          <a:prstGeom prst="straightConnector1">
                            <a:avLst/>
                          </a:prstGeom>
                          <a:ln w="12700">
                            <a:solidFill>
                              <a:srgbClr val="00B05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85431964" name="Straight Arrow Connector 85431964"/>
                        <wps:cNvCnPr/>
                        <wps:spPr>
                          <a:xfrm flipH="1">
                            <a:off x="731562" y="1976913"/>
                            <a:ext cx="1741281" cy="0"/>
                          </a:xfrm>
                          <a:prstGeom prst="straightConnector1">
                            <a:avLst/>
                          </a:prstGeom>
                          <a:ln w="12700">
                            <a:solidFill>
                              <a:srgbClr val="FFC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086339690" name="Text Box 1"/>
                        <wps:cNvSpPr txBox="1"/>
                        <wps:spPr>
                          <a:xfrm>
                            <a:off x="351796" y="13023"/>
                            <a:ext cx="4487624" cy="341630"/>
                          </a:xfrm>
                          <a:prstGeom prst="rect">
                            <a:avLst/>
                          </a:prstGeom>
                          <a:solidFill>
                            <a:schemeClr val="lt1"/>
                          </a:solidFill>
                          <a:ln w="6350">
                            <a:noFill/>
                          </a:ln>
                        </wps:spPr>
                        <wps:txbx>
                          <w:txbxContent>
                            <w:p w14:paraId="1D027EDB" w14:textId="5A10316F" w:rsidR="008B4747" w:rsidRPr="003168CC" w:rsidRDefault="008B4747" w:rsidP="008B4747">
                              <w:pPr>
                                <w:spacing w:line="260" w:lineRule="exact"/>
                                <w:ind w:hanging="2"/>
                                <w:rPr>
                                  <w:color w:val="000000" w:themeColor="text1"/>
                                  <w:szCs w:val="24"/>
                                </w:rPr>
                              </w:pPr>
                              <w:r>
                                <w:rPr>
                                  <w:color w:val="000000" w:themeColor="text1"/>
                                </w:rPr>
                                <w:t xml:space="preserve">Case </w:t>
                              </w:r>
                              <w:r w:rsidR="00904B73">
                                <w:rPr>
                                  <w:color w:val="000000" w:themeColor="text1"/>
                                </w:rPr>
                                <w:t>2</w:t>
                              </w:r>
                              <w:r>
                                <w:rPr>
                                  <w:color w:val="000000" w:themeColor="text1"/>
                                </w:rPr>
                                <w:t xml:space="preserve">: </w:t>
                              </w:r>
                              <w:r w:rsidR="0095587B">
                                <w:rPr>
                                  <w:color w:val="000000" w:themeColor="text1"/>
                                </w:rPr>
                                <w:t>Application Error is detected before order is sent to the pump</w:t>
                              </w:r>
                              <w:r>
                                <w:rPr>
                                  <w:color w:val="000000" w:themeColor="text1"/>
                                </w:rPr>
                                <w:t>.</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759534282" name="Text Box 1"/>
                        <wps:cNvSpPr txBox="1"/>
                        <wps:spPr>
                          <a:xfrm>
                            <a:off x="839958" y="2400200"/>
                            <a:ext cx="1494155" cy="389255"/>
                          </a:xfrm>
                          <a:prstGeom prst="rect">
                            <a:avLst/>
                          </a:prstGeom>
                          <a:solidFill>
                            <a:schemeClr val="lt1"/>
                          </a:solidFill>
                          <a:ln w="6350">
                            <a:noFill/>
                          </a:ln>
                        </wps:spPr>
                        <wps:txbx>
                          <w:txbxContent>
                            <w:p w14:paraId="5C6D28A6" w14:textId="77777777" w:rsidR="008B4747" w:rsidRDefault="008B4747" w:rsidP="008B4747">
                              <w:pPr>
                                <w:spacing w:line="260" w:lineRule="exact"/>
                                <w:ind w:hanging="2"/>
                                <w:rPr>
                                  <w:color w:val="00B050"/>
                                  <w:szCs w:val="24"/>
                                </w:rPr>
                              </w:pPr>
                              <w:r>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727383" name="Straight Arrow Connector 37727383"/>
                        <wps:cNvCnPr/>
                        <wps:spPr>
                          <a:xfrm flipH="1">
                            <a:off x="730502" y="2788002"/>
                            <a:ext cx="1740535" cy="0"/>
                          </a:xfrm>
                          <a:prstGeom prst="straightConnector1">
                            <a:avLst/>
                          </a:prstGeom>
                          <a:ln w="12700">
                            <a:solidFill>
                              <a:srgbClr val="00B05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4C399BD" id="_x0000_s1220" editas="canvas" style="width:401.95pt;height:252pt;mso-position-horizontal-relative:char;mso-position-vertical-relative:line" coordsize="5104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">
                <v:shape id="_x0000_s1221" type="#_x0000_t75" style="position:absolute;width:51041;height:32004;visibility:visible;mso-wrap-style:square" filled="t" stroked="t" strokecolor="black [3213]" strokeweight="1pt">
                  <v:fill o:detectmouseclick="t"/>
                  <v:path o:connecttype="none"/>
                </v:shape>
                <v:shape id="Text Box 1" o:spid="_x0000_s1222" type="#_x0000_t202" style="position:absolute;left:9442;top:19628;width:14227;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" fillcolor="white [3201]" stroked="f" strokeweight=".5pt">
                  <v:textbox inset=",0">
                    <w:txbxContent>
                      <w:p w14:paraId="4E205F55" w14:textId="213F25C1" w:rsidR="008B4747" w:rsidRPr="00904B73" w:rsidRDefault="008B4747" w:rsidP="008B4747">
                        <w:pPr>
                          <w:spacing w:line="260" w:lineRule="exact"/>
                          <w:ind w:hanging="2"/>
                          <w:rPr>
                            <w:color w:val="FFC000"/>
                            <w:szCs w:val="24"/>
                          </w:rPr>
                        </w:pPr>
                        <w:r w:rsidRPr="00904B73">
                          <w:rPr>
                            <w:color w:val="FFC000"/>
                          </w:rPr>
                          <w:t>MSA-1 indicates failure</w:t>
                        </w:r>
                      </w:p>
                    </w:txbxContent>
                  </v:textbox>
                </v:shape>
                <v:shape id="Text Box 1" o:spid="_x0000_s1223" type="#_x0000_t202" style="position:absolute;left:7305;top:15747;width:1741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" fillcolor="white [3201]" stroked="f" strokeweight=".5pt">
                  <v:textbox>
                    <w:txbxContent>
                      <w:p w14:paraId="3E08617C" w14:textId="77777777" w:rsidR="008B4747" w:rsidRPr="00904B73" w:rsidRDefault="008B4747" w:rsidP="008B4747">
                        <w:pPr>
                          <w:spacing w:line="260" w:lineRule="exact"/>
                          <w:ind w:hanging="2"/>
                          <w:rPr>
                            <w:color w:val="FFC000"/>
                            <w:szCs w:val="24"/>
                          </w:rPr>
                        </w:pPr>
                        <w:r w:rsidRPr="00904B73">
                          <w:rPr>
                            <w:color w:val="FFC000"/>
                            <w:u w:val="single"/>
                          </w:rPr>
                          <w:t>Application Ack (RRG)</w:t>
                        </w:r>
                      </w:p>
                    </w:txbxContent>
                  </v:textbox>
                </v:shape>
                <v:rect id="Rectangle 1109862009" o:spid="_x0000_s1224" style="position:absolute;left:1590;top:4532;width:5725;height:25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" filled="f" strokecolor="#091723 [484]">
                  <v:textbox>
                    <w:txbxContent>
                      <w:p w14:paraId="63165586" w14:textId="77777777" w:rsidR="008B4747" w:rsidRPr="009C76D9" w:rsidRDefault="008B4747" w:rsidP="008B4747">
                        <w:pPr>
                          <w:ind w:hanging="2"/>
                          <w:jc w:val="center"/>
                          <w:rPr>
                            <w:color w:val="000000" w:themeColor="text1"/>
                          </w:rPr>
                        </w:pPr>
                        <w:r w:rsidRPr="009C76D9">
                          <w:rPr>
                            <w:color w:val="000000" w:themeColor="text1"/>
                          </w:rPr>
                          <w:t>IOP</w:t>
                        </w:r>
                      </w:p>
                    </w:txbxContent>
                  </v:textbox>
                </v:rect>
                <v:rect id="Rectangle 778364627" o:spid="_x0000_s1225" style="position:absolute;left:24728;top:4532;width:5721;height:2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" filled="f" strokecolor="#091723 [484]">
                  <v:textbox>
                    <w:txbxContent>
                      <w:p w14:paraId="0F7DFE6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v:textbox>
                </v:rect>
                <v:rect id="Rectangle 893293990" o:spid="_x0000_s1226" style="position:absolute;left:40761;top:10336;width:5721;height:1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" filled="f" strokecolor="#091723 [484]">
                  <v:textbox>
                    <w:txbxContent>
                      <w:p w14:paraId="799FE14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rPr>
                          <w:t>Pump</w:t>
                        </w:r>
                      </w:p>
                    </w:txbxContent>
                  </v:textbox>
                </v:rect>
                <v:shape id="Text Box 1509614689" o:spid="_x0000_s1227" type="#_x0000_t202" style="position:absolute;left:13179;top:4532;width:5728;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" fillcolor="white [3201]" stroked="f" strokeweight=".5pt">
                  <v:textbox inset=",0">
                    <w:txbxContent>
                      <w:p w14:paraId="03769D8A" w14:textId="77777777" w:rsidR="008B4747" w:rsidRPr="003168CC" w:rsidRDefault="008B4747" w:rsidP="008B4747">
                        <w:pPr>
                          <w:rPr>
                            <w:color w:val="7030A0"/>
                            <w14:textOutline w14:w="9525" w14:cap="rnd" w14:cmpd="sng" w14:algn="ctr">
                              <w14:solidFill>
                                <w14:srgbClr w14:val="000000"/>
                              </w14:solidFill>
                              <w14:prstDash w14:val="solid"/>
                              <w14:bevel/>
                            </w14:textOutline>
                          </w:rPr>
                        </w:pPr>
                        <w:r w:rsidRPr="003168CC">
                          <w:rPr>
                            <w:color w:val="7030A0"/>
                          </w:rPr>
                          <w:t>RGV</w:t>
                        </w:r>
                      </w:p>
                    </w:txbxContent>
                  </v:textbox>
                </v:shape>
                <v:shape id="Straight Arrow Connector 2083834306" o:spid="_x0000_s1228" type="#_x0000_t32" style="position:absolute;left:7313;top:7553;width:174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" strokecolor="#7030a0" strokeweight="1pt">
                  <v:stroke dashstyle="longDash" endarrow="open" joinstyle="miter"/>
                </v:shape>
                <v:shape id="Text Box 1" o:spid="_x0000_s1229" type="#_x0000_t202" style="position:absolute;left:9063;top:7951;width:14949;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" fillcolor="white [3201]" stroked="f" strokeweight=".5pt">
                  <v:textbox>
                    <w:txbxContent>
                      <w:p w14:paraId="57EB51E3" w14:textId="77777777" w:rsidR="008B4747" w:rsidRPr="00904B73" w:rsidRDefault="008B4747" w:rsidP="008B4747">
                        <w:pPr>
                          <w:spacing w:line="260" w:lineRule="exact"/>
                          <w:ind w:hanging="2"/>
                          <w:rPr>
                            <w:color w:val="00B050"/>
                            <w:szCs w:val="24"/>
                          </w:rPr>
                        </w:pPr>
                        <w:r w:rsidRPr="00904B73">
                          <w:rPr>
                            <w:color w:val="00B050"/>
                            <w:u w:val="single"/>
                          </w:rPr>
                          <w:t>Accept Ack (ACK)</w:t>
                        </w:r>
                      </w:p>
                    </w:txbxContent>
                  </v:textbox>
                </v:shape>
                <v:shape id="Straight Arrow Connector 485023552" o:spid="_x0000_s1230" type="#_x0000_t32" style="position:absolute;left:7312;top:11449;width:17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" strokecolor="#00b050" strokeweight="1pt">
                  <v:stroke endarrow="open" joinstyle="miter"/>
                </v:shape>
                <v:shape id="Straight Arrow Connector 85431964" o:spid="_x0000_s1231" type="#_x0000_t32" style="position:absolute;left:7315;top:19769;width:174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" strokecolor="#ffc000" strokeweight="1pt">
                  <v:stroke endarrow="open" joinstyle="miter"/>
                </v:shape>
                <v:shape id="Text Box 1" o:spid="_x0000_s1232" type="#_x0000_t202" style="position:absolute;left:3517;top:130;width:44877;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" fillcolor="white [3201]" stroked="f" strokeweight=".5pt">
                  <v:textbox inset=",0">
                    <w:txbxContent>
                      <w:p w14:paraId="1D027EDB" w14:textId="5A10316F" w:rsidR="008B4747" w:rsidRPr="003168CC" w:rsidRDefault="008B4747" w:rsidP="008B4747">
                        <w:pPr>
                          <w:spacing w:line="260" w:lineRule="exact"/>
                          <w:ind w:hanging="2"/>
                          <w:rPr>
                            <w:color w:val="000000" w:themeColor="text1"/>
                            <w:szCs w:val="24"/>
                          </w:rPr>
                        </w:pPr>
                        <w:r>
                          <w:rPr>
                            <w:color w:val="000000" w:themeColor="text1"/>
                          </w:rPr>
                          <w:t xml:space="preserve">Case </w:t>
                        </w:r>
                        <w:r w:rsidR="00904B73">
                          <w:rPr>
                            <w:color w:val="000000" w:themeColor="text1"/>
                          </w:rPr>
                          <w:t>2</w:t>
                        </w:r>
                        <w:r>
                          <w:rPr>
                            <w:color w:val="000000" w:themeColor="text1"/>
                          </w:rPr>
                          <w:t xml:space="preserve">: </w:t>
                        </w:r>
                        <w:r w:rsidR="0095587B">
                          <w:rPr>
                            <w:color w:val="000000" w:themeColor="text1"/>
                          </w:rPr>
                          <w:t>Application Error is detected before order is sent to the pump</w:t>
                        </w:r>
                        <w:r>
                          <w:rPr>
                            <w:color w:val="000000" w:themeColor="text1"/>
                          </w:rPr>
                          <w:t>.</w:t>
                        </w:r>
                      </w:p>
                    </w:txbxContent>
                  </v:textbox>
                </v:shape>
                <v:shape id="Text Box 1" o:spid="_x0000_s1233" type="#_x0000_t202" style="position:absolute;left:8399;top:24002;width:14942;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" fillcolor="white [3201]" stroked="f" strokeweight=".5pt">
                  <v:textbox>
                    <w:txbxContent>
                      <w:p w14:paraId="5C6D28A6" w14:textId="77777777" w:rsidR="008B4747" w:rsidRDefault="008B4747" w:rsidP="008B4747">
                        <w:pPr>
                          <w:spacing w:line="260" w:lineRule="exact"/>
                          <w:ind w:hanging="2"/>
                          <w:rPr>
                            <w:color w:val="00B050"/>
                            <w:szCs w:val="24"/>
                          </w:rPr>
                        </w:pPr>
                        <w:r>
                          <w:rPr>
                            <w:color w:val="00B050"/>
                            <w:u w:val="single"/>
                          </w:rPr>
                          <w:t>Accept Ack (ACK)</w:t>
                        </w:r>
                      </w:p>
                    </w:txbxContent>
                  </v:textbox>
                </v:shape>
                <v:shape id="Straight Arrow Connector 37727383" o:spid="_x0000_s1234" type="#_x0000_t32" style="position:absolute;left:7305;top:27880;width:17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" strokecolor="#00b050" strokeweight="1pt">
                  <v:stroke startarrow="open" joinstyle="miter"/>
                </v:shape>
                <w10:anchorlock/>
              </v:group>
            </w:pict>
          </mc:Fallback>
        </mc:AlternateContent>
      </w:r>
    </w:p>
    <w:p w14:paraId="2575FD37" w14:textId="711C4B26" w:rsidR="0095587B" w:rsidRPr="001F42D3" w:rsidRDefault="0095587B" w:rsidP="0034511D">
      <w:pPr>
        <w:pStyle w:val="BodyText"/>
      </w:pPr>
      <w:r w:rsidRPr="001F42D3">
        <w:rPr>
          <w:noProof/>
        </w:rPr>
        <mc:AlternateContent>
          <mc:Choice Requires="wpc">
            <w:drawing>
              <wp:inline distT="0" distB="0" distL="0" distR="0" wp14:anchorId="657BD821" wp14:editId="5B1F5668">
                <wp:extent cx="5104737" cy="3200400"/>
                <wp:effectExtent l="0" t="0" r="20320" b="19050"/>
                <wp:docPr id="22386836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12700">
                          <a:solidFill>
                            <a:schemeClr val="tx1"/>
                          </a:solidFill>
                        </a:ln>
                      </wpc:whole>
                      <wps:wsp>
                        <wps:cNvPr id="1904799341" name="Text Box 1"/>
                        <wps:cNvSpPr txBox="1"/>
                        <wps:spPr>
                          <a:xfrm>
                            <a:off x="944244" y="1962879"/>
                            <a:ext cx="1422669" cy="436227"/>
                          </a:xfrm>
                          <a:prstGeom prst="rect">
                            <a:avLst/>
                          </a:prstGeom>
                          <a:solidFill>
                            <a:schemeClr val="lt1"/>
                          </a:solidFill>
                          <a:ln w="6350">
                            <a:noFill/>
                          </a:ln>
                        </wps:spPr>
                        <wps:txbx>
                          <w:txbxContent>
                            <w:p w14:paraId="401A9354" w14:textId="77777777" w:rsidR="0095587B" w:rsidRPr="00904B73" w:rsidRDefault="0095587B" w:rsidP="0095587B">
                              <w:pPr>
                                <w:spacing w:line="260" w:lineRule="exact"/>
                                <w:ind w:hanging="2"/>
                                <w:rPr>
                                  <w:color w:val="FFC000"/>
                                  <w:szCs w:val="24"/>
                                </w:rPr>
                              </w:pPr>
                              <w:r w:rsidRPr="00904B73">
                                <w:rPr>
                                  <w:color w:val="FFC000"/>
                                </w:rPr>
                                <w:t>MSA-1 indicates failure</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2125600155" name="Text Box 1"/>
                        <wps:cNvSpPr txBox="1"/>
                        <wps:spPr>
                          <a:xfrm>
                            <a:off x="3044254" y="1324628"/>
                            <a:ext cx="1090424" cy="501209"/>
                          </a:xfrm>
                          <a:prstGeom prst="rect">
                            <a:avLst/>
                          </a:prstGeom>
                          <a:solidFill>
                            <a:schemeClr val="lt1"/>
                          </a:solidFill>
                          <a:ln w="6350">
                            <a:noFill/>
                          </a:ln>
                        </wps:spPr>
                        <wps:txbx>
                          <w:txbxContent>
                            <w:p w14:paraId="57FE0B04" w14:textId="77777777" w:rsidR="0095587B" w:rsidRPr="003168CC" w:rsidRDefault="0095587B" w:rsidP="0095587B">
                              <w:pPr>
                                <w:spacing w:line="260" w:lineRule="exact"/>
                                <w:ind w:hanging="2"/>
                                <w:rPr>
                                  <w:color w:val="0070C0"/>
                                  <w:szCs w:val="24"/>
                                </w:rPr>
                              </w:pPr>
                              <w:r w:rsidRPr="003168CC">
                                <w:rPr>
                                  <w:color w:val="0070C0"/>
                                </w:rPr>
                                <w:t>Response/Ack to 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427896" name="Text Box 1"/>
                        <wps:cNvSpPr txBox="1"/>
                        <wps:spPr>
                          <a:xfrm>
                            <a:off x="730515" y="1574718"/>
                            <a:ext cx="1741528" cy="389255"/>
                          </a:xfrm>
                          <a:prstGeom prst="rect">
                            <a:avLst/>
                          </a:prstGeom>
                          <a:solidFill>
                            <a:schemeClr val="lt1"/>
                          </a:solidFill>
                          <a:ln w="6350">
                            <a:noFill/>
                          </a:ln>
                        </wps:spPr>
                        <wps:txbx>
                          <w:txbxContent>
                            <w:p w14:paraId="4B656D98" w14:textId="77777777" w:rsidR="0095587B" w:rsidRPr="00904B73" w:rsidRDefault="0095587B" w:rsidP="0095587B">
                              <w:pPr>
                                <w:spacing w:line="260" w:lineRule="exact"/>
                                <w:ind w:hanging="2"/>
                                <w:rPr>
                                  <w:color w:val="FFC000"/>
                                  <w:szCs w:val="24"/>
                                </w:rPr>
                              </w:pPr>
                              <w:r w:rsidRPr="00904B73">
                                <w:rPr>
                                  <w:color w:val="FFC000"/>
                                  <w:u w:val="single"/>
                                </w:rPr>
                                <w:t>Application Ack (RRG)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0628648" name="Rectangle 620628648"/>
                        <wps:cNvSpPr/>
                        <wps:spPr>
                          <a:xfrm>
                            <a:off x="159007" y="453224"/>
                            <a:ext cx="572494" cy="254441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280502FE" w14:textId="77777777" w:rsidR="0095587B" w:rsidRPr="009C76D9" w:rsidRDefault="0095587B" w:rsidP="0095587B">
                              <w:pPr>
                                <w:ind w:hanging="2"/>
                                <w:jc w:val="center"/>
                                <w:rPr>
                                  <w:color w:val="000000" w:themeColor="text1"/>
                                </w:rPr>
                              </w:pPr>
                              <w:r w:rsidRPr="009C76D9">
                                <w:rPr>
                                  <w:color w:val="000000" w:themeColor="text1"/>
                                </w:rPr>
                                <w:t>IOP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020416" name="Rectangle 593020416"/>
                        <wps:cNvSpPr/>
                        <wps:spPr>
                          <a:xfrm>
                            <a:off x="2472843" y="453224"/>
                            <a:ext cx="572135" cy="254436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27056619"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8605588" name="Rectangle 1938605588"/>
                        <wps:cNvSpPr/>
                        <wps:spPr>
                          <a:xfrm>
                            <a:off x="4076139" y="1033669"/>
                            <a:ext cx="572135" cy="124835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1DAEFBCD"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rPr>
                                <w:t>Pump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2979436" name="Straight Arrow Connector 1842979436"/>
                        <wps:cNvCnPr/>
                        <wps:spPr>
                          <a:xfrm flipH="1">
                            <a:off x="3054063" y="1825837"/>
                            <a:ext cx="1017198" cy="0"/>
                          </a:xfrm>
                          <a:prstGeom prst="straightConnector1">
                            <a:avLst/>
                          </a:prstGeom>
                          <a:ln w="12700">
                            <a:solidFill>
                              <a:srgbClr val="0070C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52713707" name="Text Box 352713707"/>
                        <wps:cNvSpPr txBox="1"/>
                        <wps:spPr>
                          <a:xfrm>
                            <a:off x="1317992" y="453225"/>
                            <a:ext cx="572791" cy="341906"/>
                          </a:xfrm>
                          <a:prstGeom prst="rect">
                            <a:avLst/>
                          </a:prstGeom>
                          <a:solidFill>
                            <a:schemeClr val="lt1"/>
                          </a:solidFill>
                          <a:ln w="6350">
                            <a:noFill/>
                          </a:ln>
                        </wps:spPr>
                        <wps:txbx>
                          <w:txbxContent>
                            <w:p w14:paraId="2FE13E90" w14:textId="77777777" w:rsidR="0095587B" w:rsidRPr="003168CC" w:rsidRDefault="0095587B" w:rsidP="0095587B">
                              <w:pPr>
                                <w:rPr>
                                  <w:color w:val="7030A0"/>
                                  <w14:textOutline w14:w="9525" w14:cap="rnd" w14:cmpd="sng" w14:algn="ctr">
                                    <w14:solidFill>
                                      <w14:srgbClr w14:val="000000"/>
                                    </w14:solidFill>
                                    <w14:prstDash w14:val="solid"/>
                                    <w14:bevel/>
                                  </w14:textOutline>
                                </w:rPr>
                              </w:pPr>
                              <w:r w:rsidRPr="003168CC">
                                <w:rPr>
                                  <w:color w:val="7030A0"/>
                                </w:rPr>
                                <w:t>RGV</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wps:wsp>
                        <wps:cNvPr id="1147438531" name="Straight Arrow Connector 1147438531"/>
                        <wps:cNvCnPr/>
                        <wps:spPr>
                          <a:xfrm>
                            <a:off x="731346" y="755374"/>
                            <a:ext cx="1741215"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339064687" name="Text Box 1"/>
                        <wps:cNvSpPr txBox="1"/>
                        <wps:spPr>
                          <a:xfrm>
                            <a:off x="906355" y="795131"/>
                            <a:ext cx="1494937" cy="389255"/>
                          </a:xfrm>
                          <a:prstGeom prst="rect">
                            <a:avLst/>
                          </a:prstGeom>
                          <a:solidFill>
                            <a:schemeClr val="lt1"/>
                          </a:solidFill>
                          <a:ln w="6350">
                            <a:noFill/>
                          </a:ln>
                        </wps:spPr>
                        <wps:txbx>
                          <w:txbxContent>
                            <w:p w14:paraId="32F6627A" w14:textId="77777777" w:rsidR="0095587B" w:rsidRPr="00904B73" w:rsidRDefault="0095587B" w:rsidP="0095587B">
                              <w:pPr>
                                <w:spacing w:line="260" w:lineRule="exact"/>
                                <w:ind w:hanging="2"/>
                                <w:rPr>
                                  <w:color w:val="00B050"/>
                                  <w:szCs w:val="24"/>
                                </w:rPr>
                              </w:pPr>
                              <w:r w:rsidRPr="00904B73">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413342" name="Straight Arrow Connector 186413342"/>
                        <wps:cNvCnPr/>
                        <wps:spPr>
                          <a:xfrm flipH="1">
                            <a:off x="731259" y="1144988"/>
                            <a:ext cx="1741008" cy="0"/>
                          </a:xfrm>
                          <a:prstGeom prst="straightConnector1">
                            <a:avLst/>
                          </a:prstGeom>
                          <a:ln w="12700">
                            <a:solidFill>
                              <a:srgbClr val="00B05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5687653" name="Text Box 1"/>
                        <wps:cNvSpPr txBox="1"/>
                        <wps:spPr>
                          <a:xfrm>
                            <a:off x="3252835" y="935373"/>
                            <a:ext cx="639704" cy="389255"/>
                          </a:xfrm>
                          <a:prstGeom prst="rect">
                            <a:avLst/>
                          </a:prstGeom>
                          <a:solidFill>
                            <a:schemeClr val="lt1"/>
                          </a:solidFill>
                          <a:ln w="6350">
                            <a:noFill/>
                          </a:ln>
                        </wps:spPr>
                        <wps:txbx>
                          <w:txbxContent>
                            <w:p w14:paraId="1A91D5B6" w14:textId="77777777" w:rsidR="0095587B" w:rsidRDefault="0095587B" w:rsidP="0095587B">
                              <w:pPr>
                                <w:spacing w:line="260" w:lineRule="exact"/>
                                <w:ind w:hanging="2"/>
                                <w:rPr>
                                  <w:color w:val="7030A0"/>
                                  <w:szCs w:val="24"/>
                                </w:rPr>
                              </w:pPr>
                              <w:r>
                                <w:rPr>
                                  <w:color w:val="7030A0"/>
                                </w:rPr>
                                <w:t>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5582778" name="Straight Arrow Connector 445582778"/>
                        <wps:cNvCnPr/>
                        <wps:spPr>
                          <a:xfrm>
                            <a:off x="3054702" y="1276921"/>
                            <a:ext cx="1017837"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78261744" name="Straight Arrow Connector 478261744"/>
                        <wps:cNvCnPr/>
                        <wps:spPr>
                          <a:xfrm flipH="1">
                            <a:off x="731562" y="1976913"/>
                            <a:ext cx="1741281" cy="0"/>
                          </a:xfrm>
                          <a:prstGeom prst="straightConnector1">
                            <a:avLst/>
                          </a:prstGeom>
                          <a:ln w="12700">
                            <a:solidFill>
                              <a:srgbClr val="FFC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983205115" name="Text Box 1"/>
                        <wps:cNvSpPr txBox="1"/>
                        <wps:spPr>
                          <a:xfrm>
                            <a:off x="351796" y="13023"/>
                            <a:ext cx="4487624" cy="341630"/>
                          </a:xfrm>
                          <a:prstGeom prst="rect">
                            <a:avLst/>
                          </a:prstGeom>
                          <a:solidFill>
                            <a:schemeClr val="lt1"/>
                          </a:solidFill>
                          <a:ln w="6350">
                            <a:noFill/>
                          </a:ln>
                        </wps:spPr>
                        <wps:txbx>
                          <w:txbxContent>
                            <w:p w14:paraId="58B99264" w14:textId="17ED78F7" w:rsidR="0095587B" w:rsidRPr="003168CC" w:rsidRDefault="0095587B" w:rsidP="0095587B">
                              <w:pPr>
                                <w:spacing w:line="260" w:lineRule="exact"/>
                                <w:ind w:hanging="2"/>
                                <w:rPr>
                                  <w:color w:val="000000" w:themeColor="text1"/>
                                  <w:szCs w:val="24"/>
                                </w:rPr>
                              </w:pPr>
                              <w:r>
                                <w:rPr>
                                  <w:color w:val="000000" w:themeColor="text1"/>
                                </w:rPr>
                                <w:t>Case 3: Application Error is detected after order is sent to the pump.</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1450847950" name="Text Box 1"/>
                        <wps:cNvSpPr txBox="1"/>
                        <wps:spPr>
                          <a:xfrm>
                            <a:off x="839958" y="2400200"/>
                            <a:ext cx="1494155" cy="389255"/>
                          </a:xfrm>
                          <a:prstGeom prst="rect">
                            <a:avLst/>
                          </a:prstGeom>
                          <a:solidFill>
                            <a:schemeClr val="lt1"/>
                          </a:solidFill>
                          <a:ln w="6350">
                            <a:noFill/>
                          </a:ln>
                        </wps:spPr>
                        <wps:txbx>
                          <w:txbxContent>
                            <w:p w14:paraId="2FB394CF" w14:textId="77777777" w:rsidR="0095587B" w:rsidRDefault="0095587B" w:rsidP="0095587B">
                              <w:pPr>
                                <w:spacing w:line="260" w:lineRule="exact"/>
                                <w:ind w:hanging="2"/>
                                <w:rPr>
                                  <w:color w:val="00B050"/>
                                  <w:szCs w:val="24"/>
                                </w:rPr>
                              </w:pPr>
                              <w:r>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2528023" name="Straight Arrow Connector 1632528023"/>
                        <wps:cNvCnPr/>
                        <wps:spPr>
                          <a:xfrm flipH="1">
                            <a:off x="730502" y="2788002"/>
                            <a:ext cx="1740535" cy="0"/>
                          </a:xfrm>
                          <a:prstGeom prst="straightConnector1">
                            <a:avLst/>
                          </a:prstGeom>
                          <a:ln w="12700">
                            <a:solidFill>
                              <a:srgbClr val="00B05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57BD821" id="_x0000_s1235" editas="canvas" style="width:401.95pt;height:252pt;mso-position-horizontal-relative:char;mso-position-vertical-relative:line" coordsize="5104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">
                <v:shape id="_x0000_s1236" type="#_x0000_t75" style="position:absolute;width:51041;height:32004;visibility:visible;mso-wrap-style:square" filled="t" stroked="t" strokecolor="black [3213]" strokeweight="1pt">
                  <v:fill o:detectmouseclick="t"/>
                  <v:path o:connecttype="none"/>
                </v:shape>
                <v:shape id="Text Box 1" o:spid="_x0000_s1237" type="#_x0000_t202" style="position:absolute;left:9442;top:19628;width:14227;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" fillcolor="white [3201]" stroked="f" strokeweight=".5pt">
                  <v:textbox inset=",0">
                    <w:txbxContent>
                      <w:p w14:paraId="401A9354" w14:textId="77777777" w:rsidR="0095587B" w:rsidRPr="00904B73" w:rsidRDefault="0095587B" w:rsidP="0095587B">
                        <w:pPr>
                          <w:spacing w:line="260" w:lineRule="exact"/>
                          <w:ind w:hanging="2"/>
                          <w:rPr>
                            <w:color w:val="FFC000"/>
                            <w:szCs w:val="24"/>
                          </w:rPr>
                        </w:pPr>
                        <w:r w:rsidRPr="00904B73">
                          <w:rPr>
                            <w:color w:val="FFC000"/>
                          </w:rPr>
                          <w:t>MSA-1 indicates failure</w:t>
                        </w:r>
                      </w:p>
                    </w:txbxContent>
                  </v:textbox>
                </v:shape>
                <v:shape id="Text Box 1" o:spid="_x0000_s1238" type="#_x0000_t202" style="position:absolute;left:30442;top:13246;width:10904;height:5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" fillcolor="white [3201]" stroked="f" strokeweight=".5pt">
                  <v:textbox>
                    <w:txbxContent>
                      <w:p w14:paraId="57FE0B04" w14:textId="77777777" w:rsidR="0095587B" w:rsidRPr="003168CC" w:rsidRDefault="0095587B" w:rsidP="0095587B">
                        <w:pPr>
                          <w:spacing w:line="260" w:lineRule="exact"/>
                          <w:ind w:hanging="2"/>
                          <w:rPr>
                            <w:color w:val="0070C0"/>
                            <w:szCs w:val="24"/>
                          </w:rPr>
                        </w:pPr>
                        <w:r w:rsidRPr="003168CC">
                          <w:rPr>
                            <w:color w:val="0070C0"/>
                          </w:rPr>
                          <w:t>Response/Ack to Order</w:t>
                        </w:r>
                      </w:p>
                    </w:txbxContent>
                  </v:textbox>
                </v:shape>
                <v:shape id="Text Box 1" o:spid="_x0000_s1239" type="#_x0000_t202" style="position:absolute;left:7305;top:15747;width:1741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" fillcolor="white [3201]" stroked="f" strokeweight=".5pt">
                  <v:textbox>
                    <w:txbxContent>
                      <w:p w14:paraId="4B656D98" w14:textId="77777777" w:rsidR="0095587B" w:rsidRPr="00904B73" w:rsidRDefault="0095587B" w:rsidP="0095587B">
                        <w:pPr>
                          <w:spacing w:line="260" w:lineRule="exact"/>
                          <w:ind w:hanging="2"/>
                          <w:rPr>
                            <w:color w:val="FFC000"/>
                            <w:szCs w:val="24"/>
                          </w:rPr>
                        </w:pPr>
                        <w:r w:rsidRPr="00904B73">
                          <w:rPr>
                            <w:color w:val="FFC000"/>
                            <w:u w:val="single"/>
                          </w:rPr>
                          <w:t>Application Ack (RRG)</w:t>
                        </w:r>
                      </w:p>
                    </w:txbxContent>
                  </v:textbox>
                </v:shape>
                <v:rect id="Rectangle 620628648" o:spid="_x0000_s1240" style="position:absolute;left:1590;top:4532;width:5725;height:25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" filled="f" strokecolor="#091723 [484]">
                  <v:textbox>
                    <w:txbxContent>
                      <w:p w14:paraId="280502FE" w14:textId="77777777" w:rsidR="0095587B" w:rsidRPr="009C76D9" w:rsidRDefault="0095587B" w:rsidP="0095587B">
                        <w:pPr>
                          <w:ind w:hanging="2"/>
                          <w:jc w:val="center"/>
                          <w:rPr>
                            <w:color w:val="000000" w:themeColor="text1"/>
                          </w:rPr>
                        </w:pPr>
                        <w:r w:rsidRPr="009C76D9">
                          <w:rPr>
                            <w:color w:val="000000" w:themeColor="text1"/>
                          </w:rPr>
                          <w:t>IOP</w:t>
                        </w:r>
                      </w:p>
                    </w:txbxContent>
                  </v:textbox>
                </v:rect>
                <v:rect id="Rectangle 593020416" o:spid="_x0000_s1241" style="position:absolute;left:24728;top:4532;width:5721;height:2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" filled="f" strokecolor="#091723 [484]">
                  <v:textbox>
                    <w:txbxContent>
                      <w:p w14:paraId="27056619"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v:textbox>
                </v:rect>
                <v:rect id="Rectangle 1938605588" o:spid="_x0000_s1242" style="position:absolute;left:40761;top:10336;width:5721;height:1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" filled="f" strokecolor="#091723 [484]">
                  <v:textbox>
                    <w:txbxContent>
                      <w:p w14:paraId="1DAEFBCD"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rPr>
                          <w:t>Pump</w:t>
                        </w:r>
                      </w:p>
                    </w:txbxContent>
                  </v:textbox>
                </v:rect>
                <v:shape id="Straight Arrow Connector 1842979436" o:spid="_x0000_s1243" type="#_x0000_t32" style="position:absolute;left:30540;top:18258;width:101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" strokecolor="#0070c0" strokeweight="1pt">
                  <v:stroke endarrow="open" joinstyle="miter"/>
                </v:shape>
                <v:shape id="Text Box 352713707" o:spid="_x0000_s1244" type="#_x0000_t202" style="position:absolute;left:13179;top:4532;width:5728;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" fillcolor="white [3201]" stroked="f" strokeweight=".5pt">
                  <v:textbox inset=",0">
                    <w:txbxContent>
                      <w:p w14:paraId="2FE13E90" w14:textId="77777777" w:rsidR="0095587B" w:rsidRPr="003168CC" w:rsidRDefault="0095587B" w:rsidP="0095587B">
                        <w:pPr>
                          <w:rPr>
                            <w:color w:val="7030A0"/>
                            <w14:textOutline w14:w="9525" w14:cap="rnd" w14:cmpd="sng" w14:algn="ctr">
                              <w14:solidFill>
                                <w14:srgbClr w14:val="000000"/>
                              </w14:solidFill>
                              <w14:prstDash w14:val="solid"/>
                              <w14:bevel/>
                            </w14:textOutline>
                          </w:rPr>
                        </w:pPr>
                        <w:r w:rsidRPr="003168CC">
                          <w:rPr>
                            <w:color w:val="7030A0"/>
                          </w:rPr>
                          <w:t>RGV</w:t>
                        </w:r>
                      </w:p>
                    </w:txbxContent>
                  </v:textbox>
                </v:shape>
                <v:shape id="Straight Arrow Connector 1147438531" o:spid="_x0000_s1245" type="#_x0000_t32" style="position:absolute;left:7313;top:7553;width:174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" strokecolor="#7030a0" strokeweight="1pt">
                  <v:stroke dashstyle="longDash" endarrow="open" joinstyle="miter"/>
                </v:shape>
                <v:shape id="Text Box 1" o:spid="_x0000_s1246" type="#_x0000_t202" style="position:absolute;left:9063;top:7951;width:14949;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" fillcolor="white [3201]" stroked="f" strokeweight=".5pt">
                  <v:textbox>
                    <w:txbxContent>
                      <w:p w14:paraId="32F6627A" w14:textId="77777777" w:rsidR="0095587B" w:rsidRPr="00904B73" w:rsidRDefault="0095587B" w:rsidP="0095587B">
                        <w:pPr>
                          <w:spacing w:line="260" w:lineRule="exact"/>
                          <w:ind w:hanging="2"/>
                          <w:rPr>
                            <w:color w:val="00B050"/>
                            <w:szCs w:val="24"/>
                          </w:rPr>
                        </w:pPr>
                        <w:r w:rsidRPr="00904B73">
                          <w:rPr>
                            <w:color w:val="00B050"/>
                            <w:u w:val="single"/>
                          </w:rPr>
                          <w:t>Accept Ack (ACK)</w:t>
                        </w:r>
                      </w:p>
                    </w:txbxContent>
                  </v:textbox>
                </v:shape>
                <v:shape id="Straight Arrow Connector 186413342" o:spid="_x0000_s1247" type="#_x0000_t32" style="position:absolute;left:7312;top:11449;width:17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" strokecolor="#00b050" strokeweight="1pt">
                  <v:stroke endarrow="open" joinstyle="miter"/>
                </v:shape>
                <v:shape id="Text Box 1" o:spid="_x0000_s1248" type="#_x0000_t202" style="position:absolute;left:32528;top:9353;width:6397;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" fillcolor="white [3201]" stroked="f" strokeweight=".5pt">
                  <v:textbox>
                    <w:txbxContent>
                      <w:p w14:paraId="1A91D5B6" w14:textId="77777777" w:rsidR="0095587B" w:rsidRDefault="0095587B" w:rsidP="0095587B">
                        <w:pPr>
                          <w:spacing w:line="260" w:lineRule="exact"/>
                          <w:ind w:hanging="2"/>
                          <w:rPr>
                            <w:color w:val="7030A0"/>
                            <w:szCs w:val="24"/>
                          </w:rPr>
                        </w:pPr>
                        <w:r>
                          <w:rPr>
                            <w:color w:val="7030A0"/>
                          </w:rPr>
                          <w:t>Order</w:t>
                        </w:r>
                      </w:p>
                    </w:txbxContent>
                  </v:textbox>
                </v:shape>
                <v:shape id="Straight Arrow Connector 445582778" o:spid="_x0000_s1249" type="#_x0000_t32" style="position:absolute;left:30547;top:12769;width:101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" strokecolor="#7030a0" strokeweight="1pt">
                  <v:stroke dashstyle="longDash" endarrow="open" joinstyle="miter"/>
                </v:shape>
                <v:shape id="Straight Arrow Connector 478261744" o:spid="_x0000_s1250" type="#_x0000_t32" style="position:absolute;left:7315;top:19769;width:174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" strokecolor="#ffc000" strokeweight="1pt">
                  <v:stroke endarrow="open" joinstyle="miter"/>
                </v:shape>
                <v:shape id="Text Box 1" o:spid="_x0000_s1251" type="#_x0000_t202" style="position:absolute;left:3517;top:130;width:44877;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" fillcolor="white [3201]" stroked="f" strokeweight=".5pt">
                  <v:textbox inset=",0">
                    <w:txbxContent>
                      <w:p w14:paraId="58B99264" w14:textId="17ED78F7" w:rsidR="0095587B" w:rsidRPr="003168CC" w:rsidRDefault="0095587B" w:rsidP="0095587B">
                        <w:pPr>
                          <w:spacing w:line="260" w:lineRule="exact"/>
                          <w:ind w:hanging="2"/>
                          <w:rPr>
                            <w:color w:val="000000" w:themeColor="text1"/>
                            <w:szCs w:val="24"/>
                          </w:rPr>
                        </w:pPr>
                        <w:r>
                          <w:rPr>
                            <w:color w:val="000000" w:themeColor="text1"/>
                          </w:rPr>
                          <w:t>Case 3: Application Error is detected after order is sent to the pump.</w:t>
                        </w:r>
                      </w:p>
                    </w:txbxContent>
                  </v:textbox>
                </v:shape>
                <v:shape id="Text Box 1" o:spid="_x0000_s1252" type="#_x0000_t202" style="position:absolute;left:8399;top:24002;width:14942;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" fillcolor="white [3201]" stroked="f" strokeweight=".5pt">
                  <v:textbox>
                    <w:txbxContent>
                      <w:p w14:paraId="2FB394CF" w14:textId="77777777" w:rsidR="0095587B" w:rsidRDefault="0095587B" w:rsidP="0095587B">
                        <w:pPr>
                          <w:spacing w:line="260" w:lineRule="exact"/>
                          <w:ind w:hanging="2"/>
                          <w:rPr>
                            <w:color w:val="00B050"/>
                            <w:szCs w:val="24"/>
                          </w:rPr>
                        </w:pPr>
                        <w:r>
                          <w:rPr>
                            <w:color w:val="00B050"/>
                            <w:u w:val="single"/>
                          </w:rPr>
                          <w:t>Accept Ack (ACK)</w:t>
                        </w:r>
                      </w:p>
                    </w:txbxContent>
                  </v:textbox>
                </v:shape>
                <v:shape id="Straight Arrow Connector 1632528023" o:spid="_x0000_s1253" type="#_x0000_t32" style="position:absolute;left:7305;top:27880;width:17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" strokecolor="#00b050" strokeweight="1pt">
                  <v:stroke startarrow="open" joinstyle="miter"/>
                </v:shape>
                <w10:anchorlock/>
              </v:group>
            </w:pict>
          </mc:Fallback>
        </mc:AlternateContent>
      </w:r>
    </w:p>
    <w:p w14:paraId="4E389554" w14:textId="7DE421B6" w:rsidR="00B11855" w:rsidRPr="001F42D3" w:rsidRDefault="00B11855" w:rsidP="00C10546">
      <w:pPr>
        <w:pStyle w:val="BodyText"/>
        <w:jc w:val="center"/>
      </w:pPr>
    </w:p>
    <w:p w14:paraId="17AAC79C" w14:textId="2D0D76F2" w:rsidR="009F4303" w:rsidRPr="001F42D3" w:rsidRDefault="00D53FC4" w:rsidP="00B34AEB">
      <w:pPr>
        <w:pStyle w:val="Heading3"/>
        <w:numPr>
          <w:ilvl w:val="0"/>
          <w:numId w:val="0"/>
        </w:numPr>
        <w:rPr>
          <w:noProof w:val="0"/>
        </w:rPr>
      </w:pPr>
      <w:bookmarkStart w:id="2031" w:name="_Toc214889808"/>
      <w:r w:rsidRPr="001F42D3">
        <w:rPr>
          <w:noProof w:val="0"/>
        </w:rPr>
        <w:t xml:space="preserve">E.2.3 </w:t>
      </w:r>
      <w:r w:rsidR="009F4303" w:rsidRPr="001F42D3">
        <w:rPr>
          <w:noProof w:val="0"/>
        </w:rPr>
        <w:t>Messages</w:t>
      </w:r>
      <w:bookmarkEnd w:id="2031"/>
    </w:p>
    <w:p w14:paraId="0DB86A3E" w14:textId="77777777" w:rsidR="00B11855" w:rsidRPr="001F42D3" w:rsidRDefault="003D003E" w:rsidP="005C1693">
      <w:pPr>
        <w:pStyle w:val="BodyText"/>
      </w:pPr>
      <w:r w:rsidRPr="001F42D3">
        <w:rPr>
          <w:b/>
          <w:bCs/>
        </w:rPr>
        <w:t>Example 1</w:t>
      </w:r>
    </w:p>
    <w:p w14:paraId="76D07355" w14:textId="77777777" w:rsidR="00B11855" w:rsidRPr="001F42D3" w:rsidRDefault="003D003E" w:rsidP="00E05350">
      <w:pPr>
        <w:pStyle w:val="BodyText"/>
      </w:pPr>
      <w:r w:rsidRPr="001F42D3">
        <w:lastRenderedPageBreak/>
        <w:t>Order #12345 for Patient ID 98765 (John Doe), Dopamine, volume to be infused 250 ml at 10 mcg/kg/min, concentration of 400 mg in 250 ml, patient weight 85.0 kg, Pump ID A0001, administered by nurse N0001.</w:t>
      </w:r>
    </w:p>
    <w:p w14:paraId="35E58787" w14:textId="77777777" w:rsidR="00B11855" w:rsidRPr="001F42D3" w:rsidRDefault="003D003E" w:rsidP="005C1693">
      <w:pPr>
        <w:pStyle w:val="BodyText"/>
      </w:pPr>
      <w:r w:rsidRPr="001F42D3">
        <w:rPr>
          <w:b/>
          <w:bCs/>
        </w:rPr>
        <w:t>Communicate Infusion Order</w:t>
      </w:r>
    </w:p>
    <w:tbl>
      <w:tblPr>
        <w:tblW w:w="0" w:type="auto"/>
        <w:tblLayout w:type="fixed"/>
        <w:tblLook w:val="04A0" w:firstRow="1" w:lastRow="0" w:firstColumn="1" w:lastColumn="0" w:noHBand="0" w:noVBand="1"/>
      </w:tblPr>
      <w:tblGrid>
        <w:gridCol w:w="9576"/>
      </w:tblGrid>
      <w:tr w:rsidR="00B11855" w:rsidRPr="001F42D3" w14:paraId="3608B6F9"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418D256D" w14:textId="77777777" w:rsidR="00B11855" w:rsidRPr="001F42D3" w:rsidRDefault="003D003E" w:rsidP="00275046">
            <w:pPr>
              <w:pStyle w:val="ExampleValue"/>
              <w:rPr>
                <w:noProof w:val="0"/>
              </w:rPr>
            </w:pPr>
            <w:r w:rsidRPr="001F42D3">
              <w:rPr>
                <w:noProof w:val="0"/>
              </w:rPr>
              <w:t>MSH|^~\&amp;|IOPVENDOR^1234560000000001^EUI-</w:t>
            </w:r>
          </w:p>
          <w:p w14:paraId="5EE1A934" w14:textId="77777777" w:rsidR="00B11855" w:rsidRPr="001F42D3" w:rsidRDefault="003D003E" w:rsidP="00275046">
            <w:pPr>
              <w:pStyle w:val="ExampleValue"/>
              <w:rPr>
                <w:noProof w:val="0"/>
              </w:rPr>
            </w:pPr>
            <w:r w:rsidRPr="001F42D3">
              <w:rPr>
                <w:noProof w:val="0"/>
              </w:rPr>
              <w:t>64|IOPVENDOR|IOCVENDOR^6543210000000001^EUI-64|IOCVENDOR|20080101123456-</w:t>
            </w:r>
          </w:p>
          <w:p w14:paraId="12250B3B" w14:textId="5926BF3F" w:rsidR="00B11855" w:rsidRPr="001F42D3" w:rsidRDefault="003D003E" w:rsidP="00275046">
            <w:pPr>
              <w:pStyle w:val="ExampleValue"/>
              <w:rPr>
                <w:noProof w:val="0"/>
              </w:rPr>
            </w:pPr>
            <w:r w:rsidRPr="001F42D3">
              <w:rPr>
                <w:noProof w:val="0"/>
              </w:rPr>
              <w:t>0600||RGV^O15^RGV_O15|1|P|2.</w:t>
            </w:r>
            <w:r w:rsidR="00B95569">
              <w:rPr>
                <w:noProof w:val="0"/>
              </w:rPr>
              <w:t>8.1</w:t>
            </w:r>
            <w:r w:rsidRPr="001F42D3">
              <w:rPr>
                <w:noProof w:val="0"/>
              </w:rPr>
              <w:t>|||AL|</w:t>
            </w:r>
            <w:r w:rsidR="002E13FF" w:rsidRPr="001F42D3">
              <w:rPr>
                <w:noProof w:val="0"/>
              </w:rPr>
              <w:t>AL</w:t>
            </w:r>
            <w:r w:rsidRPr="001F42D3">
              <w:rPr>
                <w:noProof w:val="0"/>
              </w:rPr>
              <w:t>||ASCII|EN^English^ISO659||IHE_PCD_PIV_001</w:t>
            </w:r>
          </w:p>
          <w:p w14:paraId="322C9A05" w14:textId="77777777" w:rsidR="00B11855" w:rsidRPr="001F42D3" w:rsidRDefault="003D003E" w:rsidP="00275046">
            <w:pPr>
              <w:pStyle w:val="ExampleValue"/>
              <w:rPr>
                <w:noProof w:val="0"/>
              </w:rPr>
            </w:pPr>
            <w:r w:rsidRPr="001F42D3">
              <w:rPr>
                <w:noProof w:val="0"/>
              </w:rPr>
              <w:t>PID|||98765^^^IHE^PI||Doe^John^^^^^L||19660101000000-0600|M</w:t>
            </w:r>
          </w:p>
          <w:p w14:paraId="741D8582" w14:textId="2310BE2F" w:rsidR="00B11855" w:rsidRPr="001F42D3" w:rsidRDefault="003D003E" w:rsidP="00275046">
            <w:pPr>
              <w:pStyle w:val="ExampleValue"/>
              <w:rPr>
                <w:noProof w:val="0"/>
              </w:rPr>
            </w:pPr>
            <w:r w:rsidRPr="001F42D3">
              <w:rPr>
                <w:noProof w:val="0"/>
              </w:rPr>
              <w:t>ORC|RE|12345|||||||</w:t>
            </w:r>
            <w:r w:rsidR="00DE25C9" w:rsidRPr="001F42D3">
              <w:rPr>
                <w:noProof w:val="0"/>
              </w:rPr>
              <w:t>20080101123446-0600</w:t>
            </w:r>
            <w:r w:rsidRPr="001F42D3">
              <w:rPr>
                <w:noProof w:val="0"/>
              </w:rPr>
              <w:t>||||||||||N0001</w:t>
            </w:r>
          </w:p>
          <w:p w14:paraId="2B97C84F" w14:textId="0E30E6DD" w:rsidR="00B11855" w:rsidRPr="001F42D3" w:rsidRDefault="003D003E" w:rsidP="00275046">
            <w:pPr>
              <w:pStyle w:val="ExampleValue"/>
              <w:rPr>
                <w:noProof w:val="0"/>
              </w:rPr>
            </w:pPr>
            <w:r w:rsidRPr="001F42D3">
              <w:rPr>
                <w:noProof w:val="0"/>
              </w:rPr>
              <w:t>RXG|1|||1234^Dopamine|250||263762^MDC_DIM_MILLI_L^MDC^mL^mL^UCUM</w:t>
            </w:r>
            <w:del w:id="2032" w:author="Kurt Elliason" w:date="2025-11-24T14:44:00Z" w16du:dateUtc="2025-11-24T20:44:00Z">
              <w:r w:rsidRPr="001F42D3" w:rsidDel="00D37DAC">
                <w:rPr>
                  <w:noProof w:val="0"/>
                </w:rPr>
                <w:delText xml:space="preserve"> </w:delText>
              </w:r>
            </w:del>
            <w:r w:rsidRPr="001F42D3">
              <w:rPr>
                <w:noProof w:val="0"/>
              </w:rPr>
              <w:t>||||||||10|3</w:t>
            </w:r>
          </w:p>
          <w:p w14:paraId="78EC50BE" w14:textId="77777777" w:rsidR="00B11855" w:rsidRPr="001F42D3" w:rsidRDefault="003D003E" w:rsidP="00275046">
            <w:pPr>
              <w:pStyle w:val="ExampleValue"/>
              <w:rPr>
                <w:noProof w:val="0"/>
              </w:rPr>
            </w:pPr>
            <w:r w:rsidRPr="001F42D3">
              <w:rPr>
                <w:noProof w:val="0"/>
              </w:rPr>
              <w:t>475^ug/kg/min^UCUM^265619^MDC_DIM_MICRO_G_PER_KG_PER_MIN^MDC|400|1746^mg^UCUM</w:t>
            </w:r>
          </w:p>
          <w:p w14:paraId="1CE28542" w14:textId="77777777" w:rsidR="00B11855" w:rsidRPr="001F42D3" w:rsidRDefault="003D003E" w:rsidP="00275046">
            <w:pPr>
              <w:pStyle w:val="ExampleValue"/>
              <w:rPr>
                <w:noProof w:val="0"/>
              </w:rPr>
            </w:pPr>
            <w:r w:rsidRPr="001F42D3">
              <w:rPr>
                <w:noProof w:val="0"/>
              </w:rPr>
              <w:t>^263890^MDC_DIM_MILLI_G^MDC|||||250|263762^MDC_DIM_MILLI_L^MDC^mL^mL^UCUM</w:t>
            </w:r>
          </w:p>
          <w:p w14:paraId="391EEEBF" w14:textId="6FB4A694" w:rsidR="00B11855" w:rsidRPr="001F42D3" w:rsidRDefault="00D9793F" w:rsidP="00275046">
            <w:pPr>
              <w:pStyle w:val="ExampleValue"/>
              <w:rPr>
                <w:noProof w:val="0"/>
              </w:rPr>
            </w:pPr>
            <w:r w:rsidRPr="001F42D3">
              <w:rPr>
                <w:noProof w:val="0"/>
              </w:rPr>
              <w:t>RXR|</w:t>
            </w:r>
            <w:r w:rsidR="002E527B" w:rsidRPr="001F42D3">
              <w:rPr>
                <w:noProof w:val="0"/>
              </w:rPr>
              <w:t>^IV^HL70162||^IVP^HL70164|^IV^HL70165</w:t>
            </w:r>
          </w:p>
          <w:p w14:paraId="72B9F0F2" w14:textId="5C2B2EEF" w:rsidR="00B11855" w:rsidRPr="001F42D3" w:rsidRDefault="003D003E" w:rsidP="00275046">
            <w:pPr>
              <w:pStyle w:val="ExampleValue"/>
              <w:rPr>
                <w:noProof w:val="0"/>
              </w:rPr>
            </w:pPr>
            <w:r w:rsidRPr="001F42D3">
              <w:rPr>
                <w:noProof w:val="0"/>
              </w:rPr>
              <w:t>OBX|1||69986^MDC_DEV_PUMP_INFUS_VMD^MDC|</w:t>
            </w:r>
            <w:r w:rsidR="00B95569">
              <w:rPr>
                <w:noProof w:val="0"/>
              </w:rPr>
              <w:t>0.1.0.0</w:t>
            </w:r>
            <w:r w:rsidRPr="001F42D3">
              <w:rPr>
                <w:noProof w:val="0"/>
              </w:rPr>
              <w:t>|||||||X|||||||</w:t>
            </w:r>
            <w:r w:rsidR="00F00B75" w:rsidRPr="001F42D3">
              <w:rPr>
                <w:noProof w:val="0"/>
              </w:rPr>
              <w:t>A0001^^6543210000000001^EUI-64</w:t>
            </w:r>
            <w:del w:id="2033" w:author="Kurt Elliason" w:date="2025-11-24T14:45:00Z" w16du:dateUtc="2025-11-24T20:45:00Z">
              <w:r w:rsidR="00F00B75" w:rsidRPr="001F42D3" w:rsidDel="00D37DAC">
                <w:rPr>
                  <w:noProof w:val="0"/>
                </w:rPr>
                <w:delText xml:space="preserve"> </w:delText>
              </w:r>
            </w:del>
          </w:p>
          <w:p w14:paraId="625D72C4" w14:textId="3A587FCA" w:rsidR="00B11855" w:rsidRPr="001F42D3" w:rsidRDefault="003D003E" w:rsidP="00275046">
            <w:pPr>
              <w:pStyle w:val="ExampleValue"/>
              <w:rPr>
                <w:noProof w:val="0"/>
              </w:rPr>
            </w:pPr>
            <w:r w:rsidRPr="001F42D3">
              <w:rPr>
                <w:noProof w:val="0"/>
              </w:rPr>
              <w:t>OBX|2|NM|68063^MDC_ATTR_PT_WEIGHT^MDC|</w:t>
            </w:r>
            <w:r w:rsidR="00B95569">
              <w:rPr>
                <w:noProof w:val="0"/>
              </w:rPr>
              <w:t>0.1.1.1</w:t>
            </w:r>
            <w:r w:rsidRPr="001F42D3">
              <w:rPr>
                <w:noProof w:val="0"/>
              </w:rPr>
              <w:t>|85.0|kg^kg^UCUM^263875^MDC_DIM_KILO_G^MDC</w:t>
            </w:r>
          </w:p>
        </w:tc>
      </w:tr>
    </w:tbl>
    <w:p w14:paraId="14A1E268" w14:textId="77777777" w:rsidR="00E05E82" w:rsidRPr="001F42D3" w:rsidRDefault="00E05E82" w:rsidP="00E05E82">
      <w:pPr>
        <w:pStyle w:val="BodyText"/>
        <w:rPr>
          <w:b/>
          <w:bCs/>
        </w:rPr>
      </w:pPr>
    </w:p>
    <w:p w14:paraId="145AB66E" w14:textId="0951727D" w:rsidR="00B11855" w:rsidRPr="001F42D3" w:rsidRDefault="003D003E" w:rsidP="005C1693">
      <w:pPr>
        <w:pStyle w:val="BodyText"/>
      </w:pPr>
      <w:r w:rsidRPr="001F42D3">
        <w:rPr>
          <w:b/>
          <w:bCs/>
        </w:rPr>
        <w:t>Accept Acknowledgement</w:t>
      </w:r>
    </w:p>
    <w:tbl>
      <w:tblPr>
        <w:tblW w:w="9576" w:type="dxa"/>
        <w:tblLayout w:type="fixed"/>
        <w:tblLook w:val="04A0" w:firstRow="1" w:lastRow="0" w:firstColumn="1" w:lastColumn="0" w:noHBand="0" w:noVBand="1"/>
      </w:tblPr>
      <w:tblGrid>
        <w:gridCol w:w="9576"/>
      </w:tblGrid>
      <w:tr w:rsidR="00B11855" w:rsidRPr="001F42D3" w14:paraId="11D27F61" w14:textId="77777777" w:rsidTr="00AA5F3D">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771558BF" w14:textId="3E83B7C5" w:rsidR="00B11855" w:rsidRPr="001F42D3" w:rsidRDefault="003D003E" w:rsidP="00B07DBC">
            <w:pPr>
              <w:pStyle w:val="ExampleValue"/>
              <w:rPr>
                <w:noProof w:val="0"/>
              </w:rPr>
            </w:pPr>
            <w:r w:rsidRPr="001F42D3">
              <w:rPr>
                <w:noProof w:val="0"/>
              </w:rPr>
              <w:t>MSH|^~\&amp;|IOCVENDOR^6543210000000001^EUI-64|IOCVENDOR|IOPVENDOR^1234560000000001^EUI-64|IOPVENDOR|20080101123456-0600||ACK^O15^ACK|1|P|2.</w:t>
            </w:r>
            <w:r w:rsidR="00B95569">
              <w:rPr>
                <w:noProof w:val="0"/>
              </w:rPr>
              <w:t>8.1</w:t>
            </w:r>
            <w:r w:rsidRPr="001F42D3">
              <w:rPr>
                <w:noProof w:val="0"/>
              </w:rPr>
              <w:t>|||</w:t>
            </w:r>
            <w:r w:rsidR="000D4E05" w:rsidRPr="001F42D3">
              <w:rPr>
                <w:noProof w:val="0"/>
              </w:rPr>
              <w:t>NE</w:t>
            </w:r>
            <w:r w:rsidRPr="001F42D3">
              <w:rPr>
                <w:noProof w:val="0"/>
              </w:rPr>
              <w:t>|</w:t>
            </w:r>
            <w:r w:rsidR="00377D7D" w:rsidRPr="001F42D3">
              <w:rPr>
                <w:noProof w:val="0"/>
              </w:rPr>
              <w:t>NE</w:t>
            </w:r>
            <w:r w:rsidRPr="001F42D3">
              <w:rPr>
                <w:noProof w:val="0"/>
              </w:rPr>
              <w:t>||ASCII|EN^English^ISO659||IHE_PCD_PIV_001</w:t>
            </w:r>
          </w:p>
          <w:p w14:paraId="08FA9FD6" w14:textId="77777777" w:rsidR="00B11855" w:rsidRPr="001F42D3" w:rsidRDefault="003D003E" w:rsidP="00B07DBC">
            <w:pPr>
              <w:pStyle w:val="ExampleValue"/>
              <w:rPr>
                <w:noProof w:val="0"/>
              </w:rPr>
            </w:pPr>
            <w:r w:rsidRPr="001F42D3">
              <w:rPr>
                <w:noProof w:val="0"/>
              </w:rPr>
              <w:t>MSA|CA|1</w:t>
            </w:r>
          </w:p>
        </w:tc>
      </w:tr>
    </w:tbl>
    <w:p w14:paraId="6F93F4E1" w14:textId="77777777" w:rsidR="00AA5F3D" w:rsidRPr="001F42D3" w:rsidRDefault="00AA5F3D" w:rsidP="005C1693">
      <w:pPr>
        <w:pStyle w:val="BodyText"/>
      </w:pPr>
      <w:r w:rsidRPr="001F42D3">
        <w:rPr>
          <w:b/>
          <w:bCs/>
        </w:rPr>
        <w:t>Application Acknowledgment</w:t>
      </w:r>
    </w:p>
    <w:tbl>
      <w:tblPr>
        <w:tblW w:w="0" w:type="auto"/>
        <w:tblLayout w:type="fixed"/>
        <w:tblLook w:val="04A0" w:firstRow="1" w:lastRow="0" w:firstColumn="1" w:lastColumn="0" w:noHBand="0" w:noVBand="1"/>
      </w:tblPr>
      <w:tblGrid>
        <w:gridCol w:w="9576"/>
      </w:tblGrid>
      <w:tr w:rsidR="00AA5F3D" w:rsidRPr="001F42D3" w14:paraId="4694C372" w14:textId="77777777" w:rsidTr="004B1046">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1DB6D63E" w14:textId="3DA57A0E" w:rsidR="00F620ED" w:rsidRPr="001F42D3" w:rsidRDefault="00F620ED" w:rsidP="00F620ED">
            <w:pPr>
              <w:pStyle w:val="ExampleValue"/>
              <w:rPr>
                <w:noProof w:val="0"/>
              </w:rPr>
            </w:pPr>
            <w:r w:rsidRPr="001F42D3">
              <w:rPr>
                <w:noProof w:val="0"/>
              </w:rPr>
              <w:t>MSH|^~\&amp;|IOCVENDOR^6543210000000001^EUI-64|IOCVENDOR|IOPVENDOR^1234560000000001^EUI-64|IOPVENDOR|20080101123456-0600||</w:t>
            </w:r>
            <w:del w:id="2034" w:author="Kurt Elliason" w:date="2025-11-24T14:37:00Z" w16du:dateUtc="2025-11-24T20:37:00Z">
              <w:r w:rsidRPr="001F42D3" w:rsidDel="00E03793">
                <w:rPr>
                  <w:noProof w:val="0"/>
                </w:rPr>
                <w:delText xml:space="preserve"> </w:delText>
              </w:r>
            </w:del>
            <w:r w:rsidRPr="001F42D3">
              <w:rPr>
                <w:noProof w:val="0"/>
              </w:rPr>
              <w:t>RRG^O16^RRG_O16|1|P|2.</w:t>
            </w:r>
            <w:r w:rsidR="00B95569">
              <w:rPr>
                <w:noProof w:val="0"/>
              </w:rPr>
              <w:t>8.1</w:t>
            </w:r>
            <w:r w:rsidRPr="001F42D3">
              <w:rPr>
                <w:noProof w:val="0"/>
              </w:rPr>
              <w:t>|||AL|NE||ASCII|EN^English^ISO659||IHE_PCD_PIV_001 </w:t>
            </w:r>
          </w:p>
          <w:p w14:paraId="0A45CBBD" w14:textId="77777777" w:rsidR="00F620ED" w:rsidRPr="001F42D3" w:rsidRDefault="00F620ED" w:rsidP="00F620ED">
            <w:pPr>
              <w:pStyle w:val="ExampleValue"/>
              <w:rPr>
                <w:noProof w:val="0"/>
              </w:rPr>
            </w:pPr>
            <w:r w:rsidRPr="001F42D3">
              <w:rPr>
                <w:noProof w:val="0"/>
              </w:rPr>
              <w:t>MSA|AA|1</w:t>
            </w:r>
          </w:p>
          <w:p w14:paraId="4C4322A4" w14:textId="77777777" w:rsidR="00AA5F3D" w:rsidRPr="001F42D3" w:rsidRDefault="00AA5F3D" w:rsidP="004B1046">
            <w:pPr>
              <w:pStyle w:val="ExampleValue"/>
              <w:rPr>
                <w:rFonts w:ascii="Calibri" w:hAnsi="Calibri"/>
                <w:noProof w:val="0"/>
                <w:sz w:val="22"/>
              </w:rPr>
            </w:pPr>
          </w:p>
        </w:tc>
      </w:tr>
    </w:tbl>
    <w:p w14:paraId="536D6D46" w14:textId="77777777" w:rsidR="00B11855" w:rsidRPr="001F42D3" w:rsidRDefault="00B11855" w:rsidP="00E05350">
      <w:pPr>
        <w:pStyle w:val="BodyText"/>
      </w:pPr>
    </w:p>
    <w:p w14:paraId="280609BF" w14:textId="77777777" w:rsidR="00B11855" w:rsidRPr="001F42D3" w:rsidRDefault="003D003E" w:rsidP="005C1693">
      <w:pPr>
        <w:pStyle w:val="BodyText"/>
      </w:pPr>
      <w:r w:rsidRPr="001F42D3">
        <w:rPr>
          <w:b/>
          <w:bCs/>
        </w:rPr>
        <w:t>Example 2</w:t>
      </w:r>
    </w:p>
    <w:p w14:paraId="0AB0ACC5" w14:textId="77777777" w:rsidR="00B11855" w:rsidRPr="001F42D3" w:rsidRDefault="003D003E" w:rsidP="00E05350">
      <w:pPr>
        <w:pStyle w:val="BodyText"/>
      </w:pPr>
      <w:r w:rsidRPr="001F42D3">
        <w:t>Order #12345 for Patient ID 98765 (John Doe), Normal Saline, volume to be infused 500 ml at rate of 13.3 ml/hr, Pump ID A0001, administered by nurse N0001.</w:t>
      </w:r>
    </w:p>
    <w:p w14:paraId="36E0C6E0" w14:textId="77777777" w:rsidR="00B11855" w:rsidRPr="001F42D3" w:rsidRDefault="003D003E" w:rsidP="005C1693">
      <w:pPr>
        <w:pStyle w:val="BodyText"/>
      </w:pPr>
      <w:r w:rsidRPr="001F42D3">
        <w:rPr>
          <w:b/>
          <w:bCs/>
        </w:rPr>
        <w:t>Communicate Infusion Order</w:t>
      </w:r>
    </w:p>
    <w:tbl>
      <w:tblPr>
        <w:tblW w:w="0" w:type="auto"/>
        <w:tblLayout w:type="fixed"/>
        <w:tblLook w:val="04A0" w:firstRow="1" w:lastRow="0" w:firstColumn="1" w:lastColumn="0" w:noHBand="0" w:noVBand="1"/>
      </w:tblPr>
      <w:tblGrid>
        <w:gridCol w:w="9576"/>
      </w:tblGrid>
      <w:tr w:rsidR="00B11855" w:rsidRPr="001F42D3" w14:paraId="2197437E"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683A59E3" w14:textId="436298F5" w:rsidR="00B11855" w:rsidRPr="001F42D3" w:rsidRDefault="003D003E" w:rsidP="00275046">
            <w:pPr>
              <w:pStyle w:val="ExampleValue"/>
              <w:rPr>
                <w:noProof w:val="0"/>
              </w:rPr>
            </w:pPr>
            <w:r w:rsidRPr="001F42D3">
              <w:rPr>
                <w:noProof w:val="0"/>
              </w:rPr>
              <w:t>MSH|^~\&amp;|IOPVENDOR^1234560000000001^EUI-64|IOPVENDOR|IOCVENDOR^6543210000000001^EUI-64|IOCVENDOR|20080101123456-0600||RGV^O15^RGV_O15|2|P|2.</w:t>
            </w:r>
            <w:r w:rsidR="00B95569">
              <w:rPr>
                <w:noProof w:val="0"/>
              </w:rPr>
              <w:t>8.1</w:t>
            </w:r>
            <w:r w:rsidRPr="001F42D3">
              <w:rPr>
                <w:noProof w:val="0"/>
              </w:rPr>
              <w:t>|||AL|</w:t>
            </w:r>
            <w:r w:rsidR="002E13FF" w:rsidRPr="001F42D3">
              <w:rPr>
                <w:noProof w:val="0"/>
              </w:rPr>
              <w:t>AL</w:t>
            </w:r>
            <w:r w:rsidRPr="001F42D3">
              <w:rPr>
                <w:noProof w:val="0"/>
              </w:rPr>
              <w:t>||ASCII|EN^English^ISO659||IHE_PCD_PIV_001</w:t>
            </w:r>
            <w:r w:rsidRPr="001F42D3">
              <w:rPr>
                <w:noProof w:val="0"/>
              </w:rPr>
              <w:br/>
              <w:t>PID|||98765^^^IHE^PI||Doe^John^^^^^L||19660101000000-0600|M</w:t>
            </w:r>
            <w:r w:rsidRPr="001F42D3">
              <w:rPr>
                <w:noProof w:val="0"/>
              </w:rPr>
              <w:br/>
              <w:t>ORC|RE|12345|||||||</w:t>
            </w:r>
            <w:r w:rsidR="00DE25C9" w:rsidRPr="001F42D3">
              <w:rPr>
                <w:noProof w:val="0"/>
              </w:rPr>
              <w:t>20080101123446-0600</w:t>
            </w:r>
            <w:r w:rsidRPr="001F42D3">
              <w:rPr>
                <w:noProof w:val="0"/>
              </w:rPr>
              <w:t>||||||||||N0001</w:t>
            </w:r>
            <w:r w:rsidRPr="001F42D3">
              <w:rPr>
                <w:noProof w:val="0"/>
              </w:rPr>
              <w:br/>
              <w:t>RXG|1|||5678^Normal Saline|500||263762^MDC_DIM_MILLI_L^MDC^mL^mL^UCUM</w:t>
            </w:r>
            <w:del w:id="2035" w:author="Kurt Elliason" w:date="2025-11-24T14:44:00Z" w16du:dateUtc="2025-11-24T20:44:00Z">
              <w:r w:rsidRPr="001F42D3" w:rsidDel="00D37DAC">
                <w:rPr>
                  <w:noProof w:val="0"/>
                </w:rPr>
                <w:delText xml:space="preserve"> </w:delText>
              </w:r>
            </w:del>
            <w:r w:rsidRPr="001F42D3">
              <w:rPr>
                <w:noProof w:val="0"/>
              </w:rPr>
              <w:t>||||||||13.3|3122^mL/h^UCUM^265266^MDC_DIM_MILLI_L_PER_HR^MDC</w:t>
            </w:r>
            <w:r w:rsidRPr="001F42D3">
              <w:rPr>
                <w:noProof w:val="0"/>
              </w:rPr>
              <w:br/>
            </w:r>
            <w:r w:rsidR="00D9793F" w:rsidRPr="001F42D3">
              <w:rPr>
                <w:noProof w:val="0"/>
              </w:rPr>
              <w:t>RXR|</w:t>
            </w:r>
            <w:r w:rsidR="00B953F5" w:rsidRPr="001F42D3">
              <w:rPr>
                <w:noProof w:val="0"/>
              </w:rPr>
              <w:t>^IV^HL70162</w:t>
            </w:r>
            <w:r w:rsidR="00D9793F" w:rsidRPr="001F42D3">
              <w:rPr>
                <w:noProof w:val="0"/>
              </w:rPr>
              <w:t>||</w:t>
            </w:r>
            <w:r w:rsidR="002E527B" w:rsidRPr="001F42D3">
              <w:rPr>
                <w:noProof w:val="0"/>
              </w:rPr>
              <w:t>^IVP^HL70164</w:t>
            </w:r>
            <w:r w:rsidR="00D9793F" w:rsidRPr="001F42D3">
              <w:rPr>
                <w:noProof w:val="0"/>
              </w:rPr>
              <w:t>|</w:t>
            </w:r>
            <w:r w:rsidR="002E527B" w:rsidRPr="001F42D3">
              <w:rPr>
                <w:noProof w:val="0"/>
              </w:rPr>
              <w:t>^IV^HL70165</w:t>
            </w:r>
            <w:r w:rsidRPr="001F42D3">
              <w:rPr>
                <w:noProof w:val="0"/>
              </w:rPr>
              <w:br/>
              <w:t>OBX|1||69986^MDC_DEV_PUMP_INFUS_VMD^MDC|</w:t>
            </w:r>
            <w:r w:rsidR="00B95569">
              <w:rPr>
                <w:noProof w:val="0"/>
              </w:rPr>
              <w:t>0.1.0.0</w:t>
            </w:r>
            <w:r w:rsidRPr="001F42D3">
              <w:rPr>
                <w:noProof w:val="0"/>
              </w:rPr>
              <w:t>|||||||X|||||||</w:t>
            </w:r>
            <w:r w:rsidR="00F00B75" w:rsidRPr="001F42D3">
              <w:rPr>
                <w:noProof w:val="0"/>
              </w:rPr>
              <w:t>A0001^^6543210000000001^EUI-64</w:t>
            </w:r>
            <w:r w:rsidR="00F00B75" w:rsidRPr="001F42D3" w:rsidDel="00F00B75">
              <w:rPr>
                <w:noProof w:val="0"/>
              </w:rPr>
              <w:t xml:space="preserve"> </w:t>
            </w:r>
          </w:p>
        </w:tc>
      </w:tr>
    </w:tbl>
    <w:p w14:paraId="4304ED13" w14:textId="77777777" w:rsidR="00B11855" w:rsidRPr="001F42D3" w:rsidRDefault="00B11855" w:rsidP="001466DF">
      <w:pPr>
        <w:pStyle w:val="ExampleValue"/>
        <w:rPr>
          <w:noProof w:val="0"/>
        </w:rPr>
      </w:pPr>
    </w:p>
    <w:p w14:paraId="2F07C380" w14:textId="77777777" w:rsidR="00B11855" w:rsidRPr="001F42D3" w:rsidRDefault="003D003E" w:rsidP="005C1693">
      <w:pPr>
        <w:pStyle w:val="BodyText"/>
      </w:pPr>
      <w:r w:rsidRPr="001F42D3">
        <w:rPr>
          <w:b/>
          <w:bCs/>
        </w:rPr>
        <w:lastRenderedPageBreak/>
        <w:t>Accept Acknowledgement</w:t>
      </w:r>
    </w:p>
    <w:tbl>
      <w:tblPr>
        <w:tblW w:w="0" w:type="auto"/>
        <w:tblLayout w:type="fixed"/>
        <w:tblLook w:val="04A0" w:firstRow="1" w:lastRow="0" w:firstColumn="1" w:lastColumn="0" w:noHBand="0" w:noVBand="1"/>
      </w:tblPr>
      <w:tblGrid>
        <w:gridCol w:w="9576"/>
      </w:tblGrid>
      <w:tr w:rsidR="00B11855" w:rsidRPr="001F42D3" w14:paraId="5ADF4B14"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57E3D7EC" w14:textId="4F29E7D6" w:rsidR="00B11855" w:rsidRPr="001F42D3" w:rsidRDefault="003D003E" w:rsidP="00123F43">
            <w:pPr>
              <w:pStyle w:val="ExampleValue"/>
              <w:keepNext/>
              <w:rPr>
                <w:noProof w:val="0"/>
              </w:rPr>
            </w:pPr>
            <w:r w:rsidRPr="001F42D3">
              <w:rPr>
                <w:noProof w:val="0"/>
              </w:rPr>
              <w:t>MSH|^~\&amp;|IOCVENDOR^6543210000000001^EUI-64|IOCVENDOR|IOPVENDOR^1234560000000001^EUI-64|IOPVENDOR|20080101123456-0600||ACK^O15^ACK|102|P|2.</w:t>
            </w:r>
            <w:r w:rsidR="00B95569">
              <w:rPr>
                <w:noProof w:val="0"/>
              </w:rPr>
              <w:t>8.1</w:t>
            </w:r>
            <w:r w:rsidRPr="001F42D3">
              <w:rPr>
                <w:noProof w:val="0"/>
              </w:rPr>
              <w:t>|||</w:t>
            </w:r>
            <w:r w:rsidR="00377D7D" w:rsidRPr="001F42D3">
              <w:rPr>
                <w:noProof w:val="0"/>
              </w:rPr>
              <w:t>NE</w:t>
            </w:r>
            <w:r w:rsidRPr="001F42D3">
              <w:rPr>
                <w:noProof w:val="0"/>
              </w:rPr>
              <w:t>|</w:t>
            </w:r>
            <w:r w:rsidR="00377D7D" w:rsidRPr="001F42D3">
              <w:rPr>
                <w:noProof w:val="0"/>
              </w:rPr>
              <w:t>NE</w:t>
            </w:r>
            <w:r w:rsidRPr="001F42D3">
              <w:rPr>
                <w:noProof w:val="0"/>
              </w:rPr>
              <w:t>||ASCII|EN^English^ISO659||IHE_PCD_PIV_001</w:t>
            </w:r>
            <w:r w:rsidRPr="001F42D3">
              <w:rPr>
                <w:noProof w:val="0"/>
              </w:rPr>
              <w:br/>
              <w:t>MSA|CA|</w:t>
            </w:r>
            <w:r w:rsidR="001B11A5" w:rsidRPr="001F42D3">
              <w:rPr>
                <w:noProof w:val="0"/>
              </w:rPr>
              <w:t>2</w:t>
            </w:r>
          </w:p>
        </w:tc>
      </w:tr>
    </w:tbl>
    <w:p w14:paraId="43503002" w14:textId="77777777" w:rsidR="00B11855" w:rsidRPr="001F42D3" w:rsidRDefault="00B11855" w:rsidP="005C1693">
      <w:pPr>
        <w:pStyle w:val="BodyText"/>
      </w:pPr>
    </w:p>
    <w:p w14:paraId="764E8C39" w14:textId="77777777" w:rsidR="00B11855" w:rsidRPr="001F42D3" w:rsidRDefault="003D003E" w:rsidP="00E05350">
      <w:pPr>
        <w:pStyle w:val="BodyText"/>
      </w:pPr>
      <w:r w:rsidRPr="001F42D3">
        <w:t>The infusion server cannot find the give code id in the infusion formulary. The infusion server issues an application acknowledgment reject message to the IOP.</w:t>
      </w:r>
    </w:p>
    <w:p w14:paraId="3E665C32" w14:textId="77777777" w:rsidR="00B11855" w:rsidRPr="001F42D3" w:rsidRDefault="00B11855" w:rsidP="00E05E82">
      <w:pPr>
        <w:pStyle w:val="BodyText"/>
      </w:pPr>
    </w:p>
    <w:p w14:paraId="77EBBCCF" w14:textId="77777777" w:rsidR="00B11855" w:rsidRPr="001F42D3" w:rsidRDefault="003D003E" w:rsidP="005C1693">
      <w:pPr>
        <w:pStyle w:val="BodyText"/>
      </w:pPr>
      <w:r w:rsidRPr="001F42D3">
        <w:rPr>
          <w:b/>
          <w:bCs/>
        </w:rPr>
        <w:t>Application Acknowledgment</w:t>
      </w:r>
    </w:p>
    <w:tbl>
      <w:tblPr>
        <w:tblW w:w="9576" w:type="dxa"/>
        <w:tblLayout w:type="fixed"/>
        <w:tblLook w:val="04A0" w:firstRow="1" w:lastRow="0" w:firstColumn="1" w:lastColumn="0" w:noHBand="0" w:noVBand="1"/>
      </w:tblPr>
      <w:tblGrid>
        <w:gridCol w:w="9576"/>
      </w:tblGrid>
      <w:tr w:rsidR="00B11855" w:rsidRPr="001F42D3" w14:paraId="3B2383E5" w14:textId="77777777" w:rsidTr="00E22A5A">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29B73874" w14:textId="15AFE33F" w:rsidR="00B11855" w:rsidRPr="001F42D3" w:rsidRDefault="003D003E" w:rsidP="00275046">
            <w:pPr>
              <w:pStyle w:val="ExampleValue"/>
              <w:rPr>
                <w:noProof w:val="0"/>
              </w:rPr>
            </w:pPr>
            <w:r w:rsidRPr="001F42D3">
              <w:rPr>
                <w:noProof w:val="0"/>
              </w:rPr>
              <w:t>MSH|^~\&amp;|IOCVENDOR^6543210000000001^EUI-64|IOCVENDOR|IOPVENDOR^1234560000000001^EUI-64|IOPVENDOR|20080101123456- 0600||</w:t>
            </w:r>
            <w:r w:rsidRPr="001F42D3">
              <w:rPr>
                <w:noProof w:val="0"/>
              </w:rPr>
              <w:br/>
              <w:t>RRG^O16^RRG_O16|102|P|2.</w:t>
            </w:r>
            <w:r w:rsidR="00B95569">
              <w:rPr>
                <w:noProof w:val="0"/>
              </w:rPr>
              <w:t>8.1</w:t>
            </w:r>
            <w:r w:rsidRPr="001F42D3">
              <w:rPr>
                <w:noProof w:val="0"/>
              </w:rPr>
              <w:t>|||</w:t>
            </w:r>
            <w:r w:rsidR="00860EB9" w:rsidRPr="001F42D3">
              <w:rPr>
                <w:noProof w:val="0"/>
              </w:rPr>
              <w:t>AL</w:t>
            </w:r>
            <w:r w:rsidRPr="001F42D3">
              <w:rPr>
                <w:noProof w:val="0"/>
              </w:rPr>
              <w:t>|</w:t>
            </w:r>
            <w:r w:rsidR="004F5977" w:rsidRPr="001F42D3">
              <w:rPr>
                <w:noProof w:val="0"/>
              </w:rPr>
              <w:t>NE</w:t>
            </w:r>
            <w:r w:rsidRPr="001F42D3">
              <w:rPr>
                <w:noProof w:val="0"/>
              </w:rPr>
              <w:t>||ASCII|EN^English^ISO659||IHE_PCD_PIV_001</w:t>
            </w:r>
            <w:r w:rsidRPr="001F42D3">
              <w:rPr>
                <w:noProof w:val="0"/>
              </w:rPr>
              <w:br/>
              <w:t>MSA|AR|2</w:t>
            </w:r>
            <w:r w:rsidRPr="001F42D3">
              <w:rPr>
                <w:noProof w:val="0"/>
              </w:rPr>
              <w:br/>
              <w:t>ERR|||207^ Application internal error|F|9010^Unable to match medication to drug library</w:t>
            </w:r>
          </w:p>
          <w:p w14:paraId="74FD794D" w14:textId="77777777" w:rsidR="00B11855" w:rsidRPr="001F42D3" w:rsidRDefault="00B11855" w:rsidP="00275046">
            <w:pPr>
              <w:pStyle w:val="ExampleValue"/>
              <w:rPr>
                <w:rFonts w:ascii="Calibri" w:hAnsi="Calibri"/>
                <w:noProof w:val="0"/>
                <w:sz w:val="22"/>
              </w:rPr>
            </w:pPr>
          </w:p>
        </w:tc>
      </w:tr>
    </w:tbl>
    <w:p w14:paraId="27E113C7" w14:textId="3BE14514" w:rsidR="00E22A5A" w:rsidRPr="001F42D3" w:rsidRDefault="00E22A5A" w:rsidP="00E22A5A">
      <w:pPr>
        <w:pStyle w:val="Heading3"/>
        <w:numPr>
          <w:ilvl w:val="0"/>
          <w:numId w:val="0"/>
        </w:numPr>
        <w:rPr>
          <w:noProof w:val="0"/>
        </w:rPr>
      </w:pPr>
      <w:bookmarkStart w:id="2036" w:name="_Toc214889809"/>
      <w:r w:rsidRPr="001F42D3">
        <w:rPr>
          <w:noProof w:val="0"/>
        </w:rPr>
        <w:t>E.2.</w:t>
      </w:r>
      <w:r>
        <w:rPr>
          <w:noProof w:val="0"/>
        </w:rPr>
        <w:t>4</w:t>
      </w:r>
      <w:r w:rsidRPr="001F42D3">
        <w:rPr>
          <w:noProof w:val="0"/>
        </w:rPr>
        <w:t xml:space="preserve"> </w:t>
      </w:r>
      <w:r>
        <w:rPr>
          <w:noProof w:val="0"/>
        </w:rPr>
        <w:t xml:space="preserve">Multistep </w:t>
      </w:r>
      <w:r w:rsidRPr="001F42D3">
        <w:rPr>
          <w:noProof w:val="0"/>
        </w:rPr>
        <w:t>Messages</w:t>
      </w:r>
      <w:bookmarkEnd w:id="2036"/>
    </w:p>
    <w:p w14:paraId="48EBB45C" w14:textId="77777777" w:rsidR="00E22A5A" w:rsidRDefault="00E22A5A" w:rsidP="00E22A5A">
      <w:pPr>
        <w:pStyle w:val="BodyText"/>
      </w:pPr>
      <w:r>
        <w:t>In the examples that follow, each step is represented by an RXG, RXR and OBX segments for step type and start condition as well as an OBX for TQ1 if the infusion is time based..  Step 1 must also contain an OBX for the VMD and number of steps.  OBXs for patient data such as weight or BSA are conditional based on the infusion type.</w:t>
      </w:r>
    </w:p>
    <w:p w14:paraId="1572F9C7" w14:textId="77777777" w:rsidR="00E22A5A" w:rsidRDefault="00E22A5A" w:rsidP="00E22A5A">
      <w:pPr>
        <w:pStyle w:val="BodyText"/>
      </w:pPr>
    </w:p>
    <w:p w14:paraId="76E4FE4A" w14:textId="77777777" w:rsidR="00E22A5A" w:rsidRPr="00AE3122" w:rsidRDefault="00E22A5A" w:rsidP="00E22A5A">
      <w:pPr>
        <w:pStyle w:val="BodyText"/>
        <w:rPr>
          <w:b/>
          <w:bCs/>
        </w:rPr>
      </w:pPr>
      <w:r w:rsidRPr="00AE3122">
        <w:rPr>
          <w:b/>
          <w:bCs/>
        </w:rPr>
        <w:t xml:space="preserve">Example 1 – Cyclic TPN </w:t>
      </w:r>
    </w:p>
    <w:p w14:paraId="49FC4329" w14:textId="77777777" w:rsidR="00E22A5A" w:rsidRPr="00AE3122" w:rsidRDefault="00E22A5A" w:rsidP="00E22A5A">
      <w:pPr>
        <w:pStyle w:val="BodyText"/>
        <w:rPr>
          <w:b/>
          <w:bCs/>
        </w:rPr>
      </w:pPr>
      <w:r w:rsidRPr="00AE3122">
        <w:rPr>
          <w:b/>
          <w:bCs/>
        </w:rPr>
        <w:t>See the DEV TF vol 1, Section 4.4</w:t>
      </w:r>
    </w:p>
    <w:p w14:paraId="6DA9537C" w14:textId="77777777" w:rsidR="00E22A5A" w:rsidRDefault="00E22A5A" w:rsidP="00E22A5A">
      <w:pPr>
        <w:pStyle w:val="BodyText"/>
      </w:pPr>
      <w:r>
        <w:t>Medication – TPN 1000 mL</w:t>
      </w:r>
    </w:p>
    <w:p w14:paraId="13F4A2DA" w14:textId="77777777" w:rsidR="00E22A5A" w:rsidRDefault="00E22A5A" w:rsidP="00E22A5A">
      <w:pPr>
        <w:pStyle w:val="BodyText"/>
      </w:pPr>
      <w:r>
        <w:t>Step 1 – 25 mL/hr x 1 hr</w:t>
      </w:r>
    </w:p>
    <w:p w14:paraId="2B1840C4" w14:textId="77777777" w:rsidR="00E22A5A" w:rsidRDefault="00E22A5A" w:rsidP="00E22A5A">
      <w:pPr>
        <w:pStyle w:val="BodyText"/>
      </w:pPr>
      <w:r>
        <w:t>Step 2 – 50 mL/hr x 1 hr</w:t>
      </w:r>
    </w:p>
    <w:p w14:paraId="5C796230" w14:textId="29EBE2D6" w:rsidR="00E22A5A" w:rsidRDefault="00E22A5A" w:rsidP="00E22A5A">
      <w:pPr>
        <w:pStyle w:val="BodyText"/>
      </w:pPr>
      <w:r>
        <w:t>Step 3 – 100 mL/hr x 6 hr</w:t>
      </w:r>
    </w:p>
    <w:p w14:paraId="37B8B41D" w14:textId="77777777" w:rsidR="00E22A5A" w:rsidRDefault="00E22A5A" w:rsidP="00E22A5A">
      <w:pPr>
        <w:pStyle w:val="BodyText"/>
      </w:pPr>
      <w:r>
        <w:t>Step 4 – 50 mL/hr x 1 hr</w:t>
      </w:r>
    </w:p>
    <w:p w14:paraId="5C87CB05" w14:textId="43E28CDC" w:rsidR="00B11855" w:rsidRDefault="00E22A5A" w:rsidP="00E22A5A">
      <w:pPr>
        <w:pStyle w:val="BodyText"/>
      </w:pPr>
      <w:r>
        <w:t>Step 5 – 25 mL/hr x 1 hr</w:t>
      </w:r>
    </w:p>
    <w:p w14:paraId="7CE30F37" w14:textId="77777777" w:rsidR="004F7525" w:rsidRDefault="004F7525" w:rsidP="00E22A5A">
      <w:pPr>
        <w:pStyle w:val="BodyText"/>
      </w:pPr>
    </w:p>
    <w:tbl>
      <w:tblPr>
        <w:tblStyle w:val="TableGrid"/>
        <w:tblW w:w="0" w:type="auto"/>
        <w:tblLook w:val="04A0" w:firstRow="1" w:lastRow="0" w:firstColumn="1" w:lastColumn="0" w:noHBand="0" w:noVBand="1"/>
      </w:tblPr>
      <w:tblGrid>
        <w:gridCol w:w="9350"/>
      </w:tblGrid>
      <w:tr w:rsidR="00E22A5A" w14:paraId="6CFD0F05" w14:textId="77777777" w:rsidTr="00E22A5A">
        <w:tc>
          <w:tcPr>
            <w:tcW w:w="9350" w:type="dxa"/>
          </w:tcPr>
          <w:p w14:paraId="22421C2D"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MSH|^~\&amp;|IOPVENDOR^1234560000000001^EUI-64|IOPVENDOR|IOCVENDOR^6543210000000001^EUI-64|IOCVENDOR|20080101123456-0600||RGV^O15^RGV_O15|1|P|2.8.1|||AL|AL||ASCII|EN^English^ISO659||IHE_PCD_RGV_O15^IHE PCD^1.3.6.1.4.1.19376.1.6.1.3.1^ISO</w:t>
            </w:r>
          </w:p>
          <w:p w14:paraId="5D3F9C66"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PID|||98765^^^IHE^PI||Doe^John^^^^^L||19660101000000-0600|M</w:t>
            </w:r>
          </w:p>
          <w:p w14:paraId="6C5FDBC7"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ORC|RE|12345|||||||||||||||||N0001</w:t>
            </w:r>
          </w:p>
          <w:p w14:paraId="347F629F" w14:textId="6118888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RXG|1|||</w:t>
            </w:r>
            <w:r w:rsidR="00623960">
              <w:rPr>
                <w:rFonts w:ascii="Courier New" w:hAnsi="Courier New" w:cs="Courier New"/>
                <w:sz w:val="13"/>
                <w:szCs w:val="13"/>
              </w:rPr>
              <w:t>801403</w:t>
            </w:r>
            <w:r w:rsidRPr="00AE3122">
              <w:rPr>
                <w:rFonts w:ascii="Courier New" w:hAnsi="Courier New" w:cs="Courier New"/>
                <w:sz w:val="13"/>
                <w:szCs w:val="13"/>
              </w:rPr>
              <w:t>^TPN^</w:t>
            </w:r>
            <w:r w:rsidR="00623960">
              <w:rPr>
                <w:rFonts w:ascii="Courier New" w:hAnsi="Courier New" w:cs="Courier New"/>
                <w:sz w:val="13"/>
                <w:szCs w:val="13"/>
              </w:rPr>
              <w:t>RXNORM</w:t>
            </w:r>
            <w:r w:rsidRPr="00AE3122">
              <w:rPr>
                <w:rFonts w:ascii="Courier New" w:hAnsi="Courier New" w:cs="Courier New"/>
                <w:sz w:val="13"/>
                <w:szCs w:val="13"/>
              </w:rPr>
              <w:t xml:space="preserve">|25||263762^MDC_DIM_MILLI_L^MDC^mL^mL^UCUM||||||||25|265266^MDC_DIM_MILLI_L_PER_HR^MDC^mL/hr^mL/hr^UCUM||||||||||||||||750|263762^MDC_DIM_MILLI_L^MDC^mL^mL^UCUM </w:t>
            </w:r>
          </w:p>
          <w:p w14:paraId="15F73505"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lastRenderedPageBreak/>
              <w:t>TQ1|1||||||||||||60^264352&amp;MDC_DIM_MIN&amp;MDC</w:t>
            </w:r>
          </w:p>
          <w:p w14:paraId="47B9D0B1"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RXR|^IV^HL70162||^IVP^HL70164|^IV^HL70165</w:t>
            </w:r>
          </w:p>
          <w:p w14:paraId="3E87E1E7"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OBX|1||69986^MDC_DEV_PUMP_INFUS_VMD^MDC|0.1.0.0|||||||X|||||||A0001^^6543210000000001^EUI-64</w:t>
            </w:r>
          </w:p>
          <w:p w14:paraId="7DF23F52"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OBX|2|NM|68063^MDC_ATTR_PT_WEIGHT^MDC|0.1.1.1|70.5|263875^MDC_DIM_KILO_G^MDC|||||F</w:t>
            </w:r>
          </w:p>
          <w:p w14:paraId="517415EA"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OBX|3|NM|158033^MDC_INFUS_TOTAL_NUM_STEPS^MDC|0.1.1.2|6||||||F</w:t>
            </w:r>
          </w:p>
          <w:p w14:paraId="6D7985DA"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OBX|4|ST|158037^MDC_INFUS_ORDER_STEP_TYPE^MDC|0.1.1.3|continuous</w:t>
            </w:r>
          </w:p>
          <w:p w14:paraId="6A10DFD9"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OBX|5|ST|0^MDCX_INFUS_ORDER_STEP_START_CONDITION^MDC|0.1.1.4|immediate||||</w:t>
            </w:r>
          </w:p>
          <w:p w14:paraId="24687827" w14:textId="1628C5B0"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RXG|2|||</w:t>
            </w:r>
            <w:r w:rsidR="00623960">
              <w:rPr>
                <w:rFonts w:ascii="Courier New" w:hAnsi="Courier New" w:cs="Courier New"/>
                <w:sz w:val="13"/>
                <w:szCs w:val="13"/>
              </w:rPr>
              <w:t>801403</w:t>
            </w:r>
            <w:r w:rsidRPr="00AE3122">
              <w:rPr>
                <w:rFonts w:ascii="Courier New" w:hAnsi="Courier New" w:cs="Courier New"/>
                <w:sz w:val="13"/>
                <w:szCs w:val="13"/>
              </w:rPr>
              <w:t>^TPN^</w:t>
            </w:r>
            <w:r w:rsidR="00623960">
              <w:rPr>
                <w:rFonts w:ascii="Courier New" w:hAnsi="Courier New" w:cs="Courier New"/>
                <w:sz w:val="13"/>
                <w:szCs w:val="13"/>
              </w:rPr>
              <w:t>RXNORM</w:t>
            </w:r>
            <w:r w:rsidRPr="00AE3122">
              <w:rPr>
                <w:rFonts w:ascii="Courier New" w:hAnsi="Courier New" w:cs="Courier New"/>
                <w:sz w:val="13"/>
                <w:szCs w:val="13"/>
              </w:rPr>
              <w:t>|50||263762^MDC_DIM_MILLI_L^MDC^mL^mL^UCUM||||||||50|265266^MDC_DIM_MILLI_L_PER_HR^MDC^mL/hr^mL/hr^UCUM||||||||||||||||750|263762^MDC_DIM_MILLI_L^MDC^mL^mL^UCUM</w:t>
            </w:r>
          </w:p>
          <w:p w14:paraId="56D62E5B"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TQ1|1||||||||||||60^264352&amp;MDC_DIM_MIN&amp;MDC</w:t>
            </w:r>
          </w:p>
          <w:p w14:paraId="71BD501E" w14:textId="3D6FE5F9"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RXR|^IV^HL70162||^IVP^HL70164|^IV^HL70165</w:t>
            </w:r>
          </w:p>
          <w:p w14:paraId="06B780CB"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OBX|6|ST|158037^MDC_INFUS_ORDER_STEP_TYPE^MDC|0.1.2.1|continuous||||</w:t>
            </w:r>
          </w:p>
          <w:p w14:paraId="48D4A2D1"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OBX|7|ST|0^MDCX_INFUS_ORDER_STEP_START_CONDITION^MDC|0.1.2.2|immediate||||</w:t>
            </w:r>
          </w:p>
          <w:p w14:paraId="2077192C" w14:textId="556DDE95"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RXG|3|||</w:t>
            </w:r>
            <w:r w:rsidR="00623960">
              <w:rPr>
                <w:rFonts w:ascii="Courier New" w:hAnsi="Courier New" w:cs="Courier New"/>
                <w:sz w:val="13"/>
                <w:szCs w:val="13"/>
              </w:rPr>
              <w:t>801403</w:t>
            </w:r>
            <w:r w:rsidRPr="00AE3122">
              <w:rPr>
                <w:rFonts w:ascii="Courier New" w:hAnsi="Courier New" w:cs="Courier New"/>
                <w:sz w:val="13"/>
                <w:szCs w:val="13"/>
              </w:rPr>
              <w:t>^TPN^</w:t>
            </w:r>
            <w:r w:rsidR="00623960">
              <w:rPr>
                <w:rFonts w:ascii="Courier New" w:hAnsi="Courier New" w:cs="Courier New"/>
                <w:sz w:val="13"/>
                <w:szCs w:val="13"/>
              </w:rPr>
              <w:t>RXNORM</w:t>
            </w:r>
            <w:r w:rsidRPr="00AE3122">
              <w:rPr>
                <w:rFonts w:ascii="Courier New" w:hAnsi="Courier New" w:cs="Courier New"/>
                <w:sz w:val="13"/>
                <w:szCs w:val="13"/>
              </w:rPr>
              <w:t>|600||263762^MDC_DIM_MILLI_L^MDC^mL^mL^UCUM||||||||100|265266^MDC_DIM_MILLI_L_PER_HR^MDC^mL/hr^mL/hr^UCUM||||||||||||||||750|263762^MDC_DIM_MILLI_L^MDC^mL^mL^UCUM</w:t>
            </w:r>
          </w:p>
          <w:p w14:paraId="140D8062"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TQ1|1||||||||||||360^264352&amp;MDC_DIM_MIN&amp;MDC</w:t>
            </w:r>
          </w:p>
          <w:p w14:paraId="6502E972" w14:textId="5FDFF126"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RXR|^IV^HL70162||^IVP^HL70164|^IV^HL70165</w:t>
            </w:r>
          </w:p>
          <w:p w14:paraId="3BC29CF2"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OBX|8|ST|158037^MDC_INFUS_ORDER_STEP_TYPE^MDC|0.1.3.1|continuous||||</w:t>
            </w:r>
          </w:p>
          <w:p w14:paraId="340BC449"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OBX|9|ST|0^MDCX_INFUS_ORDER_STEP_START_CONDITION^MDC|0.1.3.1|immediate||||</w:t>
            </w:r>
          </w:p>
          <w:p w14:paraId="4275EC3A" w14:textId="2513BCF1"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RXG|4|||</w:t>
            </w:r>
            <w:r w:rsidR="00623960">
              <w:rPr>
                <w:rFonts w:ascii="Courier New" w:hAnsi="Courier New" w:cs="Courier New"/>
                <w:sz w:val="13"/>
                <w:szCs w:val="13"/>
              </w:rPr>
              <w:t>801403</w:t>
            </w:r>
            <w:r w:rsidRPr="00AE3122">
              <w:rPr>
                <w:rFonts w:ascii="Courier New" w:hAnsi="Courier New" w:cs="Courier New"/>
                <w:sz w:val="13"/>
                <w:szCs w:val="13"/>
              </w:rPr>
              <w:t>^TPN^</w:t>
            </w:r>
            <w:r w:rsidR="00623960">
              <w:rPr>
                <w:rFonts w:ascii="Courier New" w:hAnsi="Courier New" w:cs="Courier New"/>
                <w:sz w:val="13"/>
                <w:szCs w:val="13"/>
              </w:rPr>
              <w:t>RXNORM</w:t>
            </w:r>
            <w:r w:rsidRPr="00AE3122">
              <w:rPr>
                <w:rFonts w:ascii="Courier New" w:hAnsi="Courier New" w:cs="Courier New"/>
                <w:sz w:val="13"/>
                <w:szCs w:val="13"/>
              </w:rPr>
              <w:t>|50||263762^MDC_DIM_MILLI_L^MDC^mL^mL^UCUM||||||||50|265266^MDC_DIM_MILLI_L_PER_HR^MDC^mL/hr^mL/hr^UCUM||||||||||||||||750|263762^MDC_DIM_MILLI_L^MDC^mL^mL^UCUM</w:t>
            </w:r>
          </w:p>
          <w:p w14:paraId="40F44064"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TQ1|1||||||||||||60^264352&amp;MDC_DIM_MIN&amp;MDC</w:t>
            </w:r>
          </w:p>
          <w:p w14:paraId="75571591" w14:textId="7E0FAD1C"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RXR|^IV^HL70162||^IVP^HL70164|^IV^HL70165</w:t>
            </w:r>
          </w:p>
          <w:p w14:paraId="28E34254"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OBX|10|ST|158037^MDC_INFUS_ORDER_STEP_TYPE^MDC|0.1.4.1|continuous||||</w:t>
            </w:r>
          </w:p>
          <w:p w14:paraId="317464A9"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OBX|11|ST|0^MDCX_INFUS_ORDER_STEP_START_CONDITION^MDC|0.1.4.2|immediate||||</w:t>
            </w:r>
          </w:p>
          <w:p w14:paraId="5946808F" w14:textId="5A9D3B78"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RXG|5|||</w:t>
            </w:r>
            <w:r w:rsidR="00623960">
              <w:rPr>
                <w:rFonts w:ascii="Courier New" w:hAnsi="Courier New" w:cs="Courier New"/>
                <w:sz w:val="13"/>
                <w:szCs w:val="13"/>
              </w:rPr>
              <w:t>801403</w:t>
            </w:r>
            <w:r w:rsidRPr="00AE3122">
              <w:rPr>
                <w:rFonts w:ascii="Courier New" w:hAnsi="Courier New" w:cs="Courier New"/>
                <w:sz w:val="13"/>
                <w:szCs w:val="13"/>
              </w:rPr>
              <w:t>^TPN^</w:t>
            </w:r>
            <w:r w:rsidR="00623960">
              <w:rPr>
                <w:rFonts w:ascii="Courier New" w:hAnsi="Courier New" w:cs="Courier New"/>
                <w:sz w:val="13"/>
                <w:szCs w:val="13"/>
              </w:rPr>
              <w:t>RXNORM</w:t>
            </w:r>
            <w:r w:rsidRPr="00AE3122">
              <w:rPr>
                <w:rFonts w:ascii="Courier New" w:hAnsi="Courier New" w:cs="Courier New"/>
                <w:sz w:val="13"/>
                <w:szCs w:val="13"/>
              </w:rPr>
              <w:t>|25||263762^MDC_DIM_MILLI_L^MDC^mL^mL^UCUM||||||||25|265266^MDC_DIM_MILLI_L_PER_HR^MDC^mL/hr^mL/hr^UCUM||||||||||||||||750|263762^MDC_DIM_MILLI_L^MDC^mL^mL^UCUM</w:t>
            </w:r>
          </w:p>
          <w:p w14:paraId="00BECDA3"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TQ1|1||||||||||||60^264352&amp;MDC_DIM_MIN&amp;MDC</w:t>
            </w:r>
          </w:p>
          <w:p w14:paraId="32E397F8" w14:textId="348DCEFC"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RXR|^IV^HL70162||^IVP^HL70164|^IV^HL70165</w:t>
            </w:r>
          </w:p>
          <w:p w14:paraId="6049CFF2" w14:textId="77777777" w:rsidR="00B95569" w:rsidRPr="00AE3122" w:rsidRDefault="00B95569" w:rsidP="00B95569">
            <w:pPr>
              <w:rPr>
                <w:rFonts w:ascii="Courier New" w:hAnsi="Courier New" w:cs="Courier New"/>
                <w:sz w:val="13"/>
                <w:szCs w:val="13"/>
              </w:rPr>
            </w:pPr>
            <w:r w:rsidRPr="00AE3122">
              <w:rPr>
                <w:rFonts w:ascii="Courier New" w:hAnsi="Courier New" w:cs="Courier New"/>
                <w:sz w:val="13"/>
                <w:szCs w:val="13"/>
              </w:rPr>
              <w:t>OBX|12|ST|158037^MDC_INFUS_ORDER_STEP_TYPE^MDC|0.1.5.1|continuous||||</w:t>
            </w:r>
          </w:p>
          <w:p w14:paraId="22352C9C" w14:textId="0ABB6DDE" w:rsidR="00E22A5A" w:rsidRDefault="00B95569" w:rsidP="00AE3122">
            <w:r w:rsidRPr="00AE3122">
              <w:rPr>
                <w:rFonts w:ascii="Courier New" w:hAnsi="Courier New" w:cs="Courier New"/>
                <w:sz w:val="13"/>
                <w:szCs w:val="13"/>
              </w:rPr>
              <w:t>OBX|13|ST|0^MDCX_INFUS_ORDER_STEP_START_CONDITION^MDC|0.1.5.2|immediate||||</w:t>
            </w:r>
          </w:p>
        </w:tc>
      </w:tr>
    </w:tbl>
    <w:p w14:paraId="079F0DAB" w14:textId="77777777" w:rsidR="00E22A5A" w:rsidRDefault="00E22A5A" w:rsidP="00E22A5A">
      <w:pPr>
        <w:pStyle w:val="BodyText"/>
      </w:pPr>
    </w:p>
    <w:p w14:paraId="79D380C8" w14:textId="77777777" w:rsidR="00E22A5A" w:rsidRPr="00AE3122" w:rsidRDefault="00E22A5A" w:rsidP="00E22A5A">
      <w:pPr>
        <w:pStyle w:val="BodyText"/>
        <w:rPr>
          <w:b/>
          <w:bCs/>
        </w:rPr>
      </w:pPr>
      <w:r w:rsidRPr="00AE3122">
        <w:rPr>
          <w:b/>
          <w:bCs/>
        </w:rPr>
        <w:t xml:space="preserve">Example 2 - Initial dose followed by continuous infusion </w:t>
      </w:r>
    </w:p>
    <w:p w14:paraId="42007856" w14:textId="77777777" w:rsidR="00E22A5A" w:rsidRPr="00AE3122" w:rsidRDefault="00E22A5A" w:rsidP="00E22A5A">
      <w:pPr>
        <w:pStyle w:val="BodyText"/>
        <w:rPr>
          <w:b/>
          <w:bCs/>
        </w:rPr>
      </w:pPr>
      <w:r w:rsidRPr="00AE3122">
        <w:rPr>
          <w:b/>
          <w:bCs/>
        </w:rPr>
        <w:t>See the DEV TF vol 1, Section 4.4</w:t>
      </w:r>
    </w:p>
    <w:p w14:paraId="27154280" w14:textId="77777777" w:rsidR="00E22A5A" w:rsidRDefault="00E22A5A" w:rsidP="00E22A5A">
      <w:pPr>
        <w:pStyle w:val="BodyText"/>
      </w:pPr>
      <w:r>
        <w:t>Medication – Drug A 500 mg/500 mL</w:t>
      </w:r>
    </w:p>
    <w:p w14:paraId="75A4F85F" w14:textId="77777777" w:rsidR="00E22A5A" w:rsidRDefault="00E22A5A" w:rsidP="00E22A5A">
      <w:pPr>
        <w:pStyle w:val="BodyText"/>
      </w:pPr>
      <w:r>
        <w:t>Step 1 – 50 mg over 30 min (100 mg/hr)</w:t>
      </w:r>
    </w:p>
    <w:p w14:paraId="54D9467A" w14:textId="77777777" w:rsidR="00E22A5A" w:rsidRDefault="00E22A5A" w:rsidP="00E22A5A">
      <w:pPr>
        <w:pStyle w:val="BodyText"/>
      </w:pPr>
      <w:r>
        <w:t>Step 2 – 10 mg/hr</w:t>
      </w:r>
    </w:p>
    <w:p w14:paraId="20EFC6D1" w14:textId="22643C3C" w:rsidR="00E22A5A" w:rsidRDefault="00E22A5A" w:rsidP="00E22A5A">
      <w:pPr>
        <w:pStyle w:val="BodyText"/>
      </w:pPr>
      <w:r>
        <w:t>Note</w:t>
      </w:r>
      <w:r w:rsidR="00A3064F">
        <w:t>s</w:t>
      </w:r>
      <w:r>
        <w:t>: Step 1 in this example is sometimes referred to as a “bolus” or “loading dose”.</w:t>
      </w:r>
    </w:p>
    <w:p w14:paraId="679D4930" w14:textId="4571FE5C" w:rsidR="00A3064F" w:rsidRDefault="00A3064F">
      <w:pPr>
        <w:pStyle w:val="BodyText"/>
        <w:ind w:left="720"/>
      </w:pPr>
      <w:r>
        <w:t xml:space="preserve">RXG-31/32 indicates that even though Step 2 does not have an end time that the infusion ends when a total of 250 mL has been administered. </w:t>
      </w:r>
    </w:p>
    <w:p w14:paraId="03418C59" w14:textId="77777777" w:rsidR="004F7525" w:rsidRDefault="004F7525" w:rsidP="00AE3122">
      <w:pPr>
        <w:pStyle w:val="BodyText"/>
        <w:ind w:left="720"/>
      </w:pPr>
    </w:p>
    <w:tbl>
      <w:tblPr>
        <w:tblStyle w:val="TableGrid"/>
        <w:tblW w:w="0" w:type="auto"/>
        <w:tblLook w:val="04A0" w:firstRow="1" w:lastRow="0" w:firstColumn="1" w:lastColumn="0" w:noHBand="0" w:noVBand="1"/>
      </w:tblPr>
      <w:tblGrid>
        <w:gridCol w:w="9350"/>
      </w:tblGrid>
      <w:tr w:rsidR="00B95569" w14:paraId="239A1D8A" w14:textId="77777777" w:rsidTr="00B95569">
        <w:tc>
          <w:tcPr>
            <w:tcW w:w="9350" w:type="dxa"/>
          </w:tcPr>
          <w:p w14:paraId="0215722B" w14:textId="68FBBB70"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lastRenderedPageBreak/>
              <w:t>MSH|^~\&amp;|IOPVENDOR^1234560000000001^EUI-64|IOPVENDOR|IOCVENDOR^6543210000000001^EUI-64|IOCVENDOR|20080101123456-0600||RGV^O15^RGV_O15|1|P|2.8</w:t>
            </w:r>
            <w:r>
              <w:rPr>
                <w:rFonts w:ascii="Courier New" w:hAnsi="Courier New" w:cs="Courier New"/>
                <w:sz w:val="13"/>
                <w:szCs w:val="13"/>
              </w:rPr>
              <w:t>.1</w:t>
            </w:r>
            <w:r w:rsidRPr="00AE3122">
              <w:rPr>
                <w:rFonts w:ascii="Courier New" w:hAnsi="Courier New" w:cs="Courier New"/>
                <w:sz w:val="13"/>
                <w:szCs w:val="13"/>
              </w:rPr>
              <w:t>|||AL|AL||ASCII|EN^English^ISO659||IHE_PCD_RGV_O15^IHE PCD^1.3.6.1.4.1.19376.1.6.1.3.1^ISO</w:t>
            </w:r>
          </w:p>
          <w:p w14:paraId="0BC99DC9"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PID|||98765^^^IHE^PI||Doe^John^^^^^L||19660101000000-0600|M</w:t>
            </w:r>
          </w:p>
          <w:p w14:paraId="50B6EA68"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ORC|RE|12345|||||||||||||||||N0001</w:t>
            </w:r>
          </w:p>
          <w:p w14:paraId="144B8612" w14:textId="23E4CF5F"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RXG|1|||</w:t>
            </w:r>
            <w:r w:rsidR="00422BFB" w:rsidRPr="00422BFB">
              <w:rPr>
                <w:rFonts w:ascii="Courier New" w:hAnsi="Courier New" w:cs="Courier New"/>
                <w:sz w:val="13"/>
                <w:szCs w:val="13"/>
              </w:rPr>
              <w:t>0143-9708-10</w:t>
            </w:r>
            <w:r w:rsidR="00422BFB" w:rsidRPr="002E29D4">
              <w:rPr>
                <w:rFonts w:ascii="Courier New" w:hAnsi="Courier New" w:cs="Courier New"/>
                <w:sz w:val="13"/>
                <w:szCs w:val="13"/>
              </w:rPr>
              <w:t>^Milrinone 1 mg/mL^</w:t>
            </w:r>
            <w:r w:rsidR="00422BFB">
              <w:rPr>
                <w:rFonts w:ascii="Courier New" w:hAnsi="Courier New" w:cs="Courier New"/>
                <w:sz w:val="13"/>
                <w:szCs w:val="13"/>
              </w:rPr>
              <w:t>NDC</w:t>
            </w:r>
            <w:r w:rsidRPr="00AE3122">
              <w:rPr>
                <w:rFonts w:ascii="Courier New" w:hAnsi="Courier New" w:cs="Courier New"/>
                <w:sz w:val="13"/>
                <w:szCs w:val="13"/>
              </w:rPr>
              <w:t>|50||263762^MDC_DIM_MILLI_L^MDC||||||||50|263890^MDC_DIM_MILLI_G^MDC^mg^mg^UCUM|500|263890^MDC_DIM_MILLI_G^MDC^mg^mg^UCUM|||||500|263762^MDC_DIM_MILLI_L^MDC^mL^mL^UCUM||||||||250|263762^MDC_DIM_MILLI_L^MDC^mL^mL^UCUM</w:t>
            </w:r>
          </w:p>
          <w:p w14:paraId="3063131E"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TQ1|1||||||||||||30^264352&amp;MDC_DIM_MIN&amp;MDC</w:t>
            </w:r>
          </w:p>
          <w:p w14:paraId="63E130AD"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RXR|^IV^HL70162||^IVP^HL70164|^IV^HL70165</w:t>
            </w:r>
          </w:p>
          <w:p w14:paraId="51154153"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OBX|1||69986^MDC_DEV_PUMP_INFUS_VMD^MDC|0.1.0.0|||||||X|||||||2011457^^001A010000000001^EUI-64</w:t>
            </w:r>
          </w:p>
          <w:p w14:paraId="3777FD3F"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OBX|2|NM|68063^MDC_ATTR_PT_WEIGHT^MDC|0.1.1.1|3|263875^MDC_DIM_KILO_G^MDC|||||F</w:t>
            </w:r>
          </w:p>
          <w:p w14:paraId="113B298A"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OBX|3|NM|68060^MDC_ATTR_PT_HEIGHT^MDC|0.1.1.2|48.00092|263441^MDC_DIM_CENTI_M^MDC|||||F</w:t>
            </w:r>
          </w:p>
          <w:p w14:paraId="25B549D5"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OBX|4|NM|188744^MDC_AREA_BODY_SURF_ACTUAL^MDC|0.1.1.3|.21|263616^MDC_DIM_SQ_X_M^MDC|||||F</w:t>
            </w:r>
          </w:p>
          <w:p w14:paraId="36DE3AC9"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OBX|5|NM|158033^MDC_INFUS_TOTAL_NUM_STEPS^MDC|0.1.1.4|2||||||F</w:t>
            </w:r>
          </w:p>
          <w:p w14:paraId="0681F2A9"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OBX|6|ST|158037^MDC_INFUS_ORDER_STEP_TYPE^MDC|0.1.1.5|loading-dose||||</w:t>
            </w:r>
          </w:p>
          <w:p w14:paraId="4246F55E"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OBX|7|ST|0^MDCX_INFUS_ORDER_STEP_START_CONDITION^MDC|0.1.1.4|immediate||||</w:t>
            </w:r>
          </w:p>
          <w:p w14:paraId="373FE4ED" w14:textId="039D8694"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RXG|2|||</w:t>
            </w:r>
            <w:r w:rsidR="00422BFB" w:rsidRPr="00422BFB">
              <w:rPr>
                <w:rFonts w:ascii="Courier New" w:hAnsi="Courier New" w:cs="Courier New"/>
                <w:sz w:val="13"/>
                <w:szCs w:val="13"/>
              </w:rPr>
              <w:t>0143-9708-10</w:t>
            </w:r>
            <w:r w:rsidRPr="00AE3122">
              <w:rPr>
                <w:rFonts w:ascii="Courier New" w:hAnsi="Courier New" w:cs="Courier New"/>
                <w:sz w:val="13"/>
                <w:szCs w:val="13"/>
              </w:rPr>
              <w:t>^Milrinone 1 mg/mL^</w:t>
            </w:r>
            <w:r w:rsidR="00422BFB">
              <w:rPr>
                <w:rFonts w:ascii="Courier New" w:hAnsi="Courier New" w:cs="Courier New"/>
                <w:sz w:val="13"/>
                <w:szCs w:val="13"/>
              </w:rPr>
              <w:t>NDC</w:t>
            </w:r>
            <w:r w:rsidRPr="00AE3122">
              <w:rPr>
                <w:rFonts w:ascii="Courier New" w:hAnsi="Courier New" w:cs="Courier New"/>
                <w:sz w:val="13"/>
                <w:szCs w:val="13"/>
              </w:rPr>
              <w:t>|200||263762^MDC_DIM_MILLI_L^MDC||||||||10|265522^MDC_DIM_MILLI_G_PER_HR^MDC^mg/hr^mg/hr^UCUM|500|263890^MDC_DIM_MILLI_G^MDC^mg^mg^UCUM|||||500|263762^MDC_DIM_MILLI_L^MDC^mL^mL^UCUM||||||||250|263762^MDC_DIM_MILLI_L^MDC^mL^mL^UCUM</w:t>
            </w:r>
          </w:p>
          <w:p w14:paraId="293E2068"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RXR|^IV^HL70162||^IVP^HL70164|^IV^HL70165</w:t>
            </w:r>
          </w:p>
          <w:p w14:paraId="4F6DF41F"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OBX|8|ST|158037^MDC_INFUS_ORDER_STEP_TYPE^MDC|0.1.2.1|continuous||||</w:t>
            </w:r>
          </w:p>
          <w:p w14:paraId="02056256" w14:textId="483B27E5" w:rsidR="00B95569" w:rsidRDefault="00B95569" w:rsidP="00B95569">
            <w:pPr>
              <w:pStyle w:val="BodyText"/>
            </w:pPr>
            <w:r w:rsidRPr="00AE3122">
              <w:rPr>
                <w:rFonts w:ascii="Courier New" w:hAnsi="Courier New" w:cs="Courier New"/>
                <w:sz w:val="13"/>
                <w:szCs w:val="13"/>
              </w:rPr>
              <w:t>OBX|9|ST|0^MDCX_INFUS_ORDER_STEP_START_CONDITION^MDC|0.1.2.2|immediate||||</w:t>
            </w:r>
          </w:p>
        </w:tc>
      </w:tr>
    </w:tbl>
    <w:p w14:paraId="1094BCDB" w14:textId="77777777" w:rsidR="00E22A5A" w:rsidRDefault="00E22A5A" w:rsidP="00E22A5A">
      <w:pPr>
        <w:pStyle w:val="BodyText"/>
      </w:pPr>
    </w:p>
    <w:p w14:paraId="217956DF" w14:textId="77777777" w:rsidR="00E22A5A" w:rsidRPr="00AE3122" w:rsidRDefault="00E22A5A" w:rsidP="00E22A5A">
      <w:pPr>
        <w:pStyle w:val="BodyText"/>
        <w:rPr>
          <w:b/>
          <w:bCs/>
        </w:rPr>
      </w:pPr>
      <w:r w:rsidRPr="00AE3122">
        <w:rPr>
          <w:b/>
          <w:bCs/>
        </w:rPr>
        <w:t>Example 3 - Initial dose followed by a delay and then a second dose.</w:t>
      </w:r>
    </w:p>
    <w:p w14:paraId="47065D63" w14:textId="77777777" w:rsidR="00E22A5A" w:rsidRDefault="00E22A5A" w:rsidP="00E22A5A">
      <w:pPr>
        <w:pStyle w:val="BodyText"/>
      </w:pPr>
      <w:r>
        <w:t>Step 1: VTBI = 150 mL @75mL/h</w:t>
      </w:r>
    </w:p>
    <w:p w14:paraId="5A397787" w14:textId="77777777" w:rsidR="00E22A5A" w:rsidRDefault="00E22A5A" w:rsidP="00E22A5A">
      <w:pPr>
        <w:pStyle w:val="BodyText"/>
      </w:pPr>
      <w:r>
        <w:t>Step 2: Delay 30 min VTBI = 0 mL</w:t>
      </w:r>
    </w:p>
    <w:p w14:paraId="704028DB" w14:textId="69AB6AB4" w:rsidR="00E22A5A" w:rsidRDefault="00E22A5A" w:rsidP="00E22A5A">
      <w:pPr>
        <w:pStyle w:val="BodyText"/>
      </w:pPr>
      <w:r>
        <w:t>Step 3: VTBI = 200 mL @100mL/h</w:t>
      </w:r>
    </w:p>
    <w:p w14:paraId="4EB708FF" w14:textId="77777777" w:rsidR="004F7525" w:rsidRDefault="004F7525" w:rsidP="00E22A5A">
      <w:pPr>
        <w:pStyle w:val="BodyText"/>
      </w:pPr>
    </w:p>
    <w:tbl>
      <w:tblPr>
        <w:tblStyle w:val="TableGrid"/>
        <w:tblW w:w="0" w:type="auto"/>
        <w:tblLook w:val="04A0" w:firstRow="1" w:lastRow="0" w:firstColumn="1" w:lastColumn="0" w:noHBand="0" w:noVBand="1"/>
      </w:tblPr>
      <w:tblGrid>
        <w:gridCol w:w="9350"/>
      </w:tblGrid>
      <w:tr w:rsidR="00B95569" w14:paraId="340D06E3" w14:textId="77777777" w:rsidTr="00B95569">
        <w:tc>
          <w:tcPr>
            <w:tcW w:w="9350" w:type="dxa"/>
          </w:tcPr>
          <w:p w14:paraId="77FE02FE" w14:textId="78C65AFE"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MSH|^~\&amp;|IOPVENDOR^1234560000000001^EUI-64|IOPVENDOR|IOCVENDOR^6543210000000001^EUI-64|IOCVENDOR|20080101123456-0600||RGV^O15^RGV_O15|1|P|2.8</w:t>
            </w:r>
            <w:r>
              <w:rPr>
                <w:rFonts w:ascii="Courier New" w:hAnsi="Courier New" w:cs="Courier New"/>
                <w:sz w:val="13"/>
                <w:szCs w:val="13"/>
              </w:rPr>
              <w:t>.1</w:t>
            </w:r>
            <w:r w:rsidRPr="00AE3122">
              <w:rPr>
                <w:rFonts w:ascii="Courier New" w:hAnsi="Courier New" w:cs="Courier New"/>
                <w:sz w:val="13"/>
                <w:szCs w:val="13"/>
              </w:rPr>
              <w:t>|||AL|AL||ASCII|EN^English^ISO659||IHE_PCD_RGV_O15^IHE PCD^1.3.6.1.4.1.19376.1.6.1.3.1^ISO</w:t>
            </w:r>
          </w:p>
          <w:p w14:paraId="66C5BCC3"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PID|||98765^^^IHE^PI||Doe^John^^^^^L||19660101000000-0600|M</w:t>
            </w:r>
          </w:p>
          <w:p w14:paraId="4AE773A9"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ORC|RE|12345|||||||||||||||||N0001</w:t>
            </w:r>
          </w:p>
          <w:p w14:paraId="2C4CE6AC" w14:textId="3E212EB8"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RXG|1|||</w:t>
            </w:r>
            <w:r w:rsidR="00422BFB" w:rsidRPr="00422BFB">
              <w:rPr>
                <w:rFonts w:ascii="Courier New" w:hAnsi="Courier New" w:cs="Courier New"/>
                <w:sz w:val="13"/>
                <w:szCs w:val="13"/>
              </w:rPr>
              <w:t>76125-900-20</w:t>
            </w:r>
            <w:r w:rsidRPr="00AE3122">
              <w:rPr>
                <w:rFonts w:ascii="Courier New" w:hAnsi="Courier New" w:cs="Courier New"/>
                <w:sz w:val="13"/>
                <w:szCs w:val="13"/>
              </w:rPr>
              <w:t>^Immune Globulin^</w:t>
            </w:r>
            <w:r w:rsidR="00422BFB">
              <w:rPr>
                <w:rFonts w:ascii="Courier New" w:hAnsi="Courier New" w:cs="Courier New"/>
                <w:sz w:val="13"/>
                <w:szCs w:val="13"/>
              </w:rPr>
              <w:t>NDC</w:t>
            </w:r>
            <w:r w:rsidRPr="00AE3122">
              <w:rPr>
                <w:rFonts w:ascii="Courier New" w:hAnsi="Courier New" w:cs="Courier New"/>
                <w:sz w:val="13"/>
                <w:szCs w:val="13"/>
              </w:rPr>
              <w:t>|150||263762^MDC_DIM_MILLI_L^MDC^mL^mL^UCUM||||||||75|265266^MDC_DIM_MILLI_L_PER_HR^MDC^mL/hr^mL/hr^UCUM|35|263890^MDC_DIM_MILLI_G^MDC^mg^mg^UCUM|||||350|263762^MDC_DIM_MILLI_L^MDC^mL^mL^UCUM||||||||350|263762^MDC_DIM_MILLI_L^MDC^mL^mL^UCUM</w:t>
            </w:r>
          </w:p>
          <w:p w14:paraId="1D3A2AE1"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RXR|^IV^HL70162||^IVP^HL70164|^IV^HL70165</w:t>
            </w:r>
          </w:p>
          <w:p w14:paraId="5B8BBDC6"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OBX|1||69986^MDC_DEV_PUMP_INFUS_VMD^MDC|0.1.0.0|||||||X|||||||A0001^^6543210000000001^EUI-64</w:t>
            </w:r>
          </w:p>
          <w:p w14:paraId="1AFC2C13"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OBX|2|NM|68063^MDC_ATTR_PT_WEIGHT^MDC|0.1.1.1|70.5|263875^MDC_DIM_KILO_G^MDC|||||F</w:t>
            </w:r>
          </w:p>
          <w:p w14:paraId="573391E5"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OBX|3|NM|158033^MDC_INFUS_TOTAL_NUM_STEPS^MDC|0.1.1.2|3||||||F</w:t>
            </w:r>
          </w:p>
          <w:p w14:paraId="7070D27C"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OBX|4|ST|158037^MDC_INFUS_ORDER_STEP_TYPE^MDC|0.1.1.3|continuous||||</w:t>
            </w:r>
          </w:p>
          <w:p w14:paraId="3347C626"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OBX|5|ST|0^MDCX_INFUS_ORDER_STEP_START_CONDITION^MDC|0.1.1.4|immediate||||</w:t>
            </w:r>
          </w:p>
          <w:p w14:paraId="6389773F" w14:textId="31B39CE9"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RXG|2|||</w:t>
            </w:r>
            <w:r w:rsidR="004766DD" w:rsidRPr="00422BFB">
              <w:rPr>
                <w:rFonts w:ascii="Courier New" w:hAnsi="Courier New" w:cs="Courier New"/>
                <w:sz w:val="13"/>
                <w:szCs w:val="13"/>
              </w:rPr>
              <w:t>76125-900-20</w:t>
            </w:r>
            <w:r w:rsidR="004766DD" w:rsidRPr="002E29D4">
              <w:rPr>
                <w:rFonts w:ascii="Courier New" w:hAnsi="Courier New" w:cs="Courier New"/>
                <w:sz w:val="13"/>
                <w:szCs w:val="13"/>
              </w:rPr>
              <w:t>^Immune Globulin^</w:t>
            </w:r>
            <w:r w:rsidR="004766DD">
              <w:rPr>
                <w:rFonts w:ascii="Courier New" w:hAnsi="Courier New" w:cs="Courier New"/>
                <w:sz w:val="13"/>
                <w:szCs w:val="13"/>
              </w:rPr>
              <w:t>NDC</w:t>
            </w:r>
            <w:r w:rsidRPr="00AE3122">
              <w:rPr>
                <w:rFonts w:ascii="Courier New" w:hAnsi="Courier New" w:cs="Courier New"/>
                <w:sz w:val="13"/>
                <w:szCs w:val="13"/>
              </w:rPr>
              <w:t>|0||263762^MDC_DIM_MILLI_L^MDC^mL^mL^UCUM||||||||0|265266^MDC_DIM_MILLI_L_PER_HR^MDC^mL/hr^mL/hr^UCUM|35|</w:t>
            </w:r>
            <w:r w:rsidRPr="00AE3122">
              <w:rPr>
                <w:rFonts w:ascii="Courier New" w:hAnsi="Courier New" w:cs="Courier New"/>
                <w:sz w:val="13"/>
                <w:szCs w:val="13"/>
              </w:rPr>
              <w:lastRenderedPageBreak/>
              <w:t>263890^MDC_DIM_MILLI_G^MDC^mg^mg^UCUM|||||350|263762^MDC_DIM_MILLI_L^MDC^mL^mL^UCUM||||||||350|263762^MDC_DIM_MILLI_L^MDC^mL^mL^UCUM</w:t>
            </w:r>
          </w:p>
          <w:p w14:paraId="2BB084C1"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TQ1|1||||||||||||30^264352&amp;MDC_DIM_MIN&amp;MDC</w:t>
            </w:r>
          </w:p>
          <w:p w14:paraId="2DE1A3ED"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RXR|^IV^HL70162||^IVP^HL70164|^IV^HL70165</w:t>
            </w:r>
          </w:p>
          <w:p w14:paraId="445A7D56" w14:textId="18122EE4"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OBX|6|ST|158037^MDC_INFUS_ORDER_STEP_TYPE^MDC|0.1.2.1|delay||||</w:t>
            </w:r>
          </w:p>
          <w:p w14:paraId="5E871598"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OBX|7|ST|0^MDCX_INFUS_ORDER_STEP_START_CONDITION^MDC|0.1.2.2|immediate||||</w:t>
            </w:r>
          </w:p>
          <w:p w14:paraId="7F5461C0" w14:textId="03407EF5"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RXG|3|||</w:t>
            </w:r>
            <w:r w:rsidR="004766DD" w:rsidRPr="00422BFB">
              <w:rPr>
                <w:rFonts w:ascii="Courier New" w:hAnsi="Courier New" w:cs="Courier New"/>
                <w:sz w:val="13"/>
                <w:szCs w:val="13"/>
              </w:rPr>
              <w:t>76125-900-20</w:t>
            </w:r>
            <w:r w:rsidR="004766DD" w:rsidRPr="002E29D4">
              <w:rPr>
                <w:rFonts w:ascii="Courier New" w:hAnsi="Courier New" w:cs="Courier New"/>
                <w:sz w:val="13"/>
                <w:szCs w:val="13"/>
              </w:rPr>
              <w:t>^Immune Globulin^</w:t>
            </w:r>
            <w:r w:rsidR="004766DD">
              <w:rPr>
                <w:rFonts w:ascii="Courier New" w:hAnsi="Courier New" w:cs="Courier New"/>
                <w:sz w:val="13"/>
                <w:szCs w:val="13"/>
              </w:rPr>
              <w:t>NDC</w:t>
            </w:r>
            <w:r w:rsidRPr="00AE3122">
              <w:rPr>
                <w:rFonts w:ascii="Courier New" w:hAnsi="Courier New" w:cs="Courier New"/>
                <w:sz w:val="13"/>
                <w:szCs w:val="13"/>
              </w:rPr>
              <w:t>|200||263762^MDC_DIM_MILLI_L^MDC^mL^mL^UCUM||||||||100|265266^MDC_DIM_MILLI_L_PER_HR^MDC^mL/hr^mL/hr^UCUM|35|263890^MDC_DIM_MILLI_G^MDC^mg^mg^UCUM|||||350|263762^MDC_DIM_MILLI_L^MDC^mL^mL^UCUM||||||||350|263762^MDC_DIM_MILLI_L^MDC^mL^mL^UCUM</w:t>
            </w:r>
          </w:p>
          <w:p w14:paraId="6336F46A"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RXR|^IV^HL70162||^IVP^HL70164|^IV^HL70165</w:t>
            </w:r>
          </w:p>
          <w:p w14:paraId="4E4B757A" w14:textId="77777777" w:rsidR="00B95569" w:rsidRPr="00AE3122" w:rsidRDefault="00B95569" w:rsidP="00B95569">
            <w:pPr>
              <w:pStyle w:val="BodyText"/>
              <w:rPr>
                <w:rFonts w:ascii="Courier New" w:hAnsi="Courier New" w:cs="Courier New"/>
                <w:sz w:val="13"/>
                <w:szCs w:val="13"/>
              </w:rPr>
            </w:pPr>
            <w:r w:rsidRPr="00AE3122">
              <w:rPr>
                <w:rFonts w:ascii="Courier New" w:hAnsi="Courier New" w:cs="Courier New"/>
                <w:sz w:val="13"/>
                <w:szCs w:val="13"/>
              </w:rPr>
              <w:t>OBX|8|ST|158037^MDC_INFUS_ORDER_STEP_TYPE^MDC|0.1.3.1|continuous||||</w:t>
            </w:r>
          </w:p>
          <w:p w14:paraId="0338C5E8" w14:textId="3FE6A389" w:rsidR="00B95569" w:rsidRDefault="00B95569" w:rsidP="00B95569">
            <w:pPr>
              <w:pStyle w:val="BodyText"/>
            </w:pPr>
            <w:r w:rsidRPr="00AE3122">
              <w:rPr>
                <w:rFonts w:ascii="Courier New" w:hAnsi="Courier New" w:cs="Courier New"/>
                <w:sz w:val="13"/>
                <w:szCs w:val="13"/>
              </w:rPr>
              <w:t>OBX|9|ST|0^MDCX_INFUS_ORDER_STEP_START_CONDITION^MDC|0.1.3.2|immediate||||</w:t>
            </w:r>
          </w:p>
        </w:tc>
      </w:tr>
    </w:tbl>
    <w:p w14:paraId="4A39BB7A" w14:textId="77777777" w:rsidR="00B95569" w:rsidRPr="001F42D3" w:rsidRDefault="00B95569" w:rsidP="00E22A5A">
      <w:pPr>
        <w:pStyle w:val="BodyText"/>
      </w:pPr>
    </w:p>
    <w:p w14:paraId="60846F0F" w14:textId="4BAD48A2" w:rsidR="00B11855" w:rsidRPr="001F42D3" w:rsidRDefault="00D53FC4" w:rsidP="00B34AEB">
      <w:pPr>
        <w:pStyle w:val="Heading2"/>
        <w:numPr>
          <w:ilvl w:val="0"/>
          <w:numId w:val="0"/>
        </w:numPr>
        <w:rPr>
          <w:noProof w:val="0"/>
        </w:rPr>
      </w:pPr>
      <w:bookmarkStart w:id="2037" w:name="_Toc401769891"/>
      <w:bookmarkStart w:id="2038" w:name="_Toc214889810"/>
      <w:r w:rsidRPr="001F42D3">
        <w:rPr>
          <w:noProof w:val="0"/>
        </w:rPr>
        <w:t xml:space="preserve">E.3 </w:t>
      </w:r>
      <w:r w:rsidR="003D003E" w:rsidRPr="001F42D3">
        <w:rPr>
          <w:noProof w:val="0"/>
        </w:rPr>
        <w:t xml:space="preserve">ACM </w:t>
      </w:r>
      <w:r w:rsidR="00647994" w:rsidRPr="001F42D3">
        <w:rPr>
          <w:noProof w:val="0"/>
        </w:rPr>
        <w:t>[PCD-04]</w:t>
      </w:r>
      <w:r w:rsidR="003D003E" w:rsidRPr="001F42D3">
        <w:rPr>
          <w:noProof w:val="0"/>
        </w:rPr>
        <w:t xml:space="preserve"> Example Messages</w:t>
      </w:r>
      <w:bookmarkEnd w:id="2037"/>
      <w:bookmarkEnd w:id="2038"/>
    </w:p>
    <w:p w14:paraId="53A57009" w14:textId="0E20325E" w:rsidR="00B11855" w:rsidRPr="001F42D3" w:rsidRDefault="00D53FC4" w:rsidP="00B34AEB">
      <w:pPr>
        <w:pStyle w:val="Heading3"/>
        <w:numPr>
          <w:ilvl w:val="0"/>
          <w:numId w:val="0"/>
        </w:numPr>
        <w:rPr>
          <w:noProof w:val="0"/>
        </w:rPr>
      </w:pPr>
      <w:bookmarkStart w:id="2039" w:name="_Toc401769892"/>
      <w:bookmarkStart w:id="2040" w:name="_Toc214889811"/>
      <w:r w:rsidRPr="001F42D3">
        <w:rPr>
          <w:noProof w:val="0"/>
        </w:rPr>
        <w:t xml:space="preserve">E.3.1 </w:t>
      </w:r>
      <w:r w:rsidR="003D003E" w:rsidRPr="001F42D3">
        <w:rPr>
          <w:noProof w:val="0"/>
        </w:rPr>
        <w:t>Alert - Numeric Limit Alarm</w:t>
      </w:r>
      <w:bookmarkEnd w:id="2039"/>
      <w:bookmarkEnd w:id="2040"/>
    </w:p>
    <w:p w14:paraId="0CC7DE18" w14:textId="77777777" w:rsidR="00B11855" w:rsidRPr="001F42D3" w:rsidRDefault="00B11855" w:rsidP="00275046">
      <w:pPr>
        <w:pStyle w:val="BodyText"/>
      </w:pPr>
    </w:p>
    <w:p w14:paraId="6A9FE382" w14:textId="77777777" w:rsidR="00B11855" w:rsidRPr="001F42D3" w:rsidRDefault="003D003E" w:rsidP="005C1693">
      <w:pPr>
        <w:pStyle w:val="BodyText"/>
      </w:pPr>
      <w:r w:rsidRPr="001F42D3">
        <w:rPr>
          <w:b/>
          <w:bCs/>
        </w:rPr>
        <w:t>Patient Monitoring Device, Low SPO2 Alarm Indication, Start</w:t>
      </w:r>
    </w:p>
    <w:tbl>
      <w:tblPr>
        <w:tblW w:w="0" w:type="auto"/>
        <w:tblBorders>
          <w:top w:val="single" w:sz="8" w:space="0" w:color="F79646"/>
          <w:left w:val="single" w:sz="8" w:space="0" w:color="F79646"/>
          <w:bottom w:val="single" w:sz="8" w:space="0" w:color="F79646"/>
          <w:right w:val="single" w:sz="8" w:space="0" w:color="F79646"/>
        </w:tblBorders>
        <w:tblLook w:val="04A0" w:firstRow="1" w:lastRow="0" w:firstColumn="1" w:lastColumn="0" w:noHBand="0" w:noVBand="1"/>
      </w:tblPr>
      <w:tblGrid>
        <w:gridCol w:w="9340"/>
      </w:tblGrid>
      <w:tr w:rsidR="006014EE" w:rsidRPr="001F42D3" w14:paraId="629D8D8F" w14:textId="77777777" w:rsidTr="006C0E8E">
        <w:tc>
          <w:tcPr>
            <w:tcW w:w="9576" w:type="dxa"/>
            <w:tcBorders>
              <w:bottom w:val="single" w:sz="8" w:space="0" w:color="auto"/>
            </w:tcBorders>
            <w:shd w:val="clear" w:color="auto" w:fill="FFFFFF"/>
          </w:tcPr>
          <w:p w14:paraId="12E7D330" w14:textId="77777777" w:rsidR="006014EE" w:rsidRPr="001F42D3" w:rsidRDefault="006014EE" w:rsidP="006014EE">
            <w:pPr>
              <w:pStyle w:val="ExampleText"/>
              <w:ind w:hanging="2"/>
            </w:pPr>
          </w:p>
        </w:tc>
      </w:tr>
      <w:tr w:rsidR="006014EE" w:rsidRPr="001F42D3" w14:paraId="03764333" w14:textId="77777777" w:rsidTr="006C0E8E">
        <w:tc>
          <w:tcPr>
            <w:tcW w:w="9576" w:type="dxa"/>
            <w:tcBorders>
              <w:top w:val="single" w:sz="8" w:space="0" w:color="auto"/>
              <w:left w:val="single" w:sz="8" w:space="0" w:color="auto"/>
              <w:right w:val="single" w:sz="8" w:space="0" w:color="auto"/>
            </w:tcBorders>
            <w:shd w:val="clear" w:color="auto" w:fill="FFFFFF"/>
          </w:tcPr>
          <w:p w14:paraId="514C9ED5" w14:textId="77777777" w:rsidR="006014EE" w:rsidRPr="001F42D3" w:rsidRDefault="006014EE" w:rsidP="002E6C5E">
            <w:pPr>
              <w:pStyle w:val="ExampleValue"/>
              <w:ind w:left="180"/>
              <w:rPr>
                <w:rFonts w:eastAsia="MS Gothic"/>
                <w:noProof w:val="0"/>
              </w:rPr>
            </w:pPr>
            <w:bookmarkStart w:id="2041" w:name="_Hlk214887812"/>
            <w:r w:rsidRPr="001F42D3">
              <w:rPr>
                <w:rFonts w:eastAsia="MS Gothic"/>
                <w:noProof w:val="0"/>
              </w:rPr>
              <w:t>MSH|^~\&amp;|MINDRAY_EGATEWAY^00A037EB2175780F^EUI-</w:t>
            </w:r>
          </w:p>
        </w:tc>
      </w:tr>
      <w:tr w:rsidR="006014EE" w:rsidRPr="001F42D3" w14:paraId="7A5130DA" w14:textId="77777777" w:rsidTr="006C0E8E">
        <w:tc>
          <w:tcPr>
            <w:tcW w:w="9576" w:type="dxa"/>
            <w:tcBorders>
              <w:left w:val="single" w:sz="8" w:space="0" w:color="auto"/>
              <w:right w:val="single" w:sz="8" w:space="0" w:color="auto"/>
            </w:tcBorders>
            <w:shd w:val="clear" w:color="auto" w:fill="FFFFFF"/>
          </w:tcPr>
          <w:p w14:paraId="6AFCABA1" w14:textId="77777777" w:rsidR="006014EE" w:rsidRPr="001F42D3" w:rsidRDefault="006014EE" w:rsidP="002E6C5E">
            <w:pPr>
              <w:pStyle w:val="ExampleValue"/>
              <w:ind w:left="180"/>
              <w:rPr>
                <w:rFonts w:eastAsia="MS Gothic"/>
                <w:noProof w:val="0"/>
              </w:rPr>
            </w:pPr>
            <w:r w:rsidRPr="001F42D3">
              <w:rPr>
                <w:rFonts w:eastAsia="MS Gothic"/>
                <w:noProof w:val="0"/>
              </w:rPr>
              <w:t>64|MINDRAY|AM_PHILIPS_IEM^</w:t>
            </w:r>
            <w:r w:rsidR="00982236" w:rsidRPr="001F42D3">
              <w:rPr>
                <w:rFonts w:eastAsia="MS Gothic"/>
                <w:noProof w:val="0"/>
              </w:rPr>
              <w:t>00095CFFFE741952</w:t>
            </w:r>
            <w:r w:rsidRPr="001F42D3">
              <w:rPr>
                <w:rFonts w:eastAsia="MS Gothic"/>
                <w:noProof w:val="0"/>
              </w:rPr>
              <w:t>^EUI-64|PHILIPS|20120111150457-</w:t>
            </w:r>
          </w:p>
        </w:tc>
      </w:tr>
      <w:tr w:rsidR="006014EE" w:rsidRPr="001F42D3" w14:paraId="0B413572" w14:textId="77777777" w:rsidTr="006C0E8E">
        <w:tc>
          <w:tcPr>
            <w:tcW w:w="9576" w:type="dxa"/>
            <w:tcBorders>
              <w:top w:val="nil"/>
              <w:left w:val="single" w:sz="8" w:space="0" w:color="auto"/>
              <w:right w:val="single" w:sz="8" w:space="0" w:color="auto"/>
            </w:tcBorders>
            <w:shd w:val="clear" w:color="auto" w:fill="FFFFFF"/>
          </w:tcPr>
          <w:p w14:paraId="17CC14A8" w14:textId="77777777" w:rsidR="006014EE" w:rsidRPr="001F42D3" w:rsidRDefault="006014EE" w:rsidP="002E6C5E">
            <w:pPr>
              <w:pStyle w:val="ExampleValue"/>
              <w:ind w:left="180"/>
              <w:rPr>
                <w:rFonts w:eastAsia="MS Gothic"/>
                <w:noProof w:val="0"/>
              </w:rPr>
            </w:pPr>
            <w:r w:rsidRPr="001F42D3">
              <w:rPr>
                <w:rFonts w:eastAsia="MS Gothic"/>
                <w:noProof w:val="0"/>
              </w:rPr>
              <w:t>0600||ORU^R40^ORU_R40|1|P|2.6|||AL|NE||UNICODE UTF-8|||IHE_PCD_ACM_001^IHE</w:t>
            </w:r>
          </w:p>
        </w:tc>
      </w:tr>
      <w:tr w:rsidR="006014EE" w:rsidRPr="001F42D3" w14:paraId="6515AC3B" w14:textId="77777777" w:rsidTr="006C0E8E">
        <w:tc>
          <w:tcPr>
            <w:tcW w:w="9576" w:type="dxa"/>
            <w:tcBorders>
              <w:left w:val="single" w:sz="8" w:space="0" w:color="auto"/>
              <w:right w:val="single" w:sz="8" w:space="0" w:color="auto"/>
            </w:tcBorders>
            <w:shd w:val="clear" w:color="auto" w:fill="FFFFFF"/>
          </w:tcPr>
          <w:p w14:paraId="5FAC03AB" w14:textId="35FFC91F" w:rsidR="006014EE" w:rsidRPr="001F42D3" w:rsidRDefault="006014EE" w:rsidP="002E6C5E">
            <w:pPr>
              <w:pStyle w:val="ExampleValue"/>
              <w:ind w:left="180"/>
              <w:rPr>
                <w:rFonts w:eastAsia="MS Gothic"/>
                <w:noProof w:val="0"/>
              </w:rPr>
            </w:pPr>
            <w:r w:rsidRPr="001F42D3">
              <w:rPr>
                <w:rFonts w:eastAsia="MS Gothic"/>
                <w:noProof w:val="0"/>
              </w:rPr>
              <w:t>PCD^</w:t>
            </w:r>
            <w:r w:rsidR="00A975EB" w:rsidRPr="001F42D3">
              <w:rPr>
                <w:rFonts w:eastAsia="MS Gothic"/>
                <w:noProof w:val="0"/>
              </w:rPr>
              <w:t>1.3.6.1.4.1.19376.1.6.4.4.1</w:t>
            </w:r>
            <w:r w:rsidRPr="001F42D3">
              <w:rPr>
                <w:rFonts w:eastAsia="MS Gothic"/>
                <w:noProof w:val="0"/>
              </w:rPr>
              <w:t>^ISO</w:t>
            </w:r>
          </w:p>
        </w:tc>
      </w:tr>
      <w:bookmarkEnd w:id="2041"/>
      <w:tr w:rsidR="006014EE" w:rsidRPr="001F42D3" w14:paraId="61718C39" w14:textId="77777777" w:rsidTr="006C0E8E">
        <w:tc>
          <w:tcPr>
            <w:tcW w:w="9576" w:type="dxa"/>
            <w:tcBorders>
              <w:top w:val="nil"/>
              <w:left w:val="single" w:sz="8" w:space="0" w:color="auto"/>
              <w:right w:val="single" w:sz="8" w:space="0" w:color="auto"/>
            </w:tcBorders>
            <w:shd w:val="clear" w:color="auto" w:fill="FFFFFF"/>
          </w:tcPr>
          <w:p w14:paraId="0B7D4FF8" w14:textId="77777777" w:rsidR="006014EE" w:rsidRPr="001F42D3" w:rsidRDefault="006014EE" w:rsidP="002E6C5E">
            <w:pPr>
              <w:pStyle w:val="ExampleValue"/>
              <w:ind w:left="180"/>
              <w:rPr>
                <w:rFonts w:eastAsia="MS Gothic"/>
                <w:noProof w:val="0"/>
              </w:rPr>
            </w:pPr>
            <w:r w:rsidRPr="001F42D3">
              <w:rPr>
                <w:rFonts w:eastAsia="MS Gothic"/>
                <w:noProof w:val="0"/>
              </w:rPr>
              <w:t>PID|||HO2009001^^^Hospital^PI||Hon^Albert^^^^^L||18991230|M</w:t>
            </w:r>
          </w:p>
        </w:tc>
      </w:tr>
      <w:tr w:rsidR="006014EE" w:rsidRPr="001F42D3" w14:paraId="6AB4DBD9" w14:textId="77777777" w:rsidTr="006C0E8E">
        <w:tc>
          <w:tcPr>
            <w:tcW w:w="9576" w:type="dxa"/>
            <w:tcBorders>
              <w:left w:val="single" w:sz="8" w:space="0" w:color="auto"/>
              <w:right w:val="single" w:sz="8" w:space="0" w:color="auto"/>
            </w:tcBorders>
            <w:shd w:val="clear" w:color="auto" w:fill="FFFFFF"/>
          </w:tcPr>
          <w:p w14:paraId="5C1D4A36" w14:textId="77777777" w:rsidR="006014EE" w:rsidRPr="001F42D3" w:rsidRDefault="006014EE" w:rsidP="002E6C5E">
            <w:pPr>
              <w:pStyle w:val="ExampleValue"/>
              <w:ind w:left="180"/>
              <w:rPr>
                <w:rFonts w:eastAsia="MS Gothic"/>
                <w:noProof w:val="0"/>
              </w:rPr>
            </w:pPr>
            <w:r w:rsidRPr="001F42D3">
              <w:rPr>
                <w:rFonts w:eastAsia="MS Gothic"/>
                <w:noProof w:val="0"/>
              </w:rPr>
              <w:t>PV1||I|HO Surgery^OR^1</w:t>
            </w:r>
          </w:p>
        </w:tc>
      </w:tr>
      <w:tr w:rsidR="006014EE" w:rsidRPr="001F42D3" w14:paraId="6A05487D" w14:textId="77777777" w:rsidTr="006C0E8E">
        <w:tc>
          <w:tcPr>
            <w:tcW w:w="9576" w:type="dxa"/>
            <w:tcBorders>
              <w:top w:val="nil"/>
              <w:left w:val="single" w:sz="8" w:space="0" w:color="auto"/>
              <w:right w:val="single" w:sz="8" w:space="0" w:color="auto"/>
            </w:tcBorders>
            <w:shd w:val="clear" w:color="auto" w:fill="FFFFFF"/>
          </w:tcPr>
          <w:p w14:paraId="3762F2B1" w14:textId="77777777" w:rsidR="006014EE" w:rsidRPr="001F42D3" w:rsidRDefault="006014EE" w:rsidP="002E6C5E">
            <w:pPr>
              <w:pStyle w:val="ExampleValue"/>
              <w:ind w:left="180"/>
              <w:rPr>
                <w:rFonts w:eastAsia="MS Gothic"/>
                <w:noProof w:val="0"/>
                <w:color w:val="000000"/>
              </w:rPr>
            </w:pPr>
            <w:r w:rsidRPr="001F42D3">
              <w:rPr>
                <w:rFonts w:eastAsia="MS Gothic"/>
                <w:noProof w:val="0"/>
              </w:rPr>
              <w:t>OBR|1|1^MINDRAY_EGATEWAY^00A037EB2175780F^EUI64|</w:t>
            </w:r>
            <w:r w:rsidR="00646FD3" w:rsidRPr="001F42D3">
              <w:rPr>
                <w:rFonts w:ascii="Cambria" w:eastAsia="MS Gothic" w:hAnsi="Cambria" w:cs="Cambria"/>
                <w:noProof w:val="0"/>
                <w:color w:val="000000"/>
              </w:rPr>
              <w:t>↵</w:t>
            </w:r>
          </w:p>
        </w:tc>
      </w:tr>
      <w:tr w:rsidR="006014EE" w:rsidRPr="001F42D3" w14:paraId="06873D8C" w14:textId="77777777" w:rsidTr="006C0E8E">
        <w:tc>
          <w:tcPr>
            <w:tcW w:w="9576" w:type="dxa"/>
            <w:tcBorders>
              <w:left w:val="single" w:sz="8" w:space="0" w:color="auto"/>
              <w:right w:val="single" w:sz="8" w:space="0" w:color="auto"/>
            </w:tcBorders>
            <w:shd w:val="clear" w:color="auto" w:fill="FFFFFF"/>
          </w:tcPr>
          <w:p w14:paraId="67BADB98" w14:textId="77777777" w:rsidR="006014EE" w:rsidRPr="001F42D3" w:rsidRDefault="006014EE" w:rsidP="002E6C5E">
            <w:pPr>
              <w:pStyle w:val="ExampleValue"/>
              <w:ind w:left="180"/>
              <w:rPr>
                <w:rFonts w:eastAsia="MS Gothic"/>
                <w:noProof w:val="0"/>
              </w:rPr>
            </w:pPr>
            <w:r w:rsidRPr="001F42D3">
              <w:rPr>
                <w:rFonts w:eastAsia="MS Gothic"/>
                <w:noProof w:val="0"/>
              </w:rPr>
              <w:t>1^MINDRAY_EGATEWAY^00A037EB2175780F^EUI64|</w:t>
            </w:r>
          </w:p>
        </w:tc>
      </w:tr>
      <w:tr w:rsidR="006014EE" w:rsidRPr="001F42D3" w14:paraId="7427CFF8" w14:textId="77777777" w:rsidTr="006C0E8E">
        <w:tc>
          <w:tcPr>
            <w:tcW w:w="9576" w:type="dxa"/>
            <w:tcBorders>
              <w:top w:val="nil"/>
              <w:left w:val="single" w:sz="8" w:space="0" w:color="auto"/>
              <w:right w:val="single" w:sz="8" w:space="0" w:color="auto"/>
            </w:tcBorders>
            <w:shd w:val="clear" w:color="auto" w:fill="FFFFFF"/>
          </w:tcPr>
          <w:p w14:paraId="0D50E9D9" w14:textId="77777777" w:rsidR="006014EE" w:rsidRPr="001F42D3" w:rsidRDefault="006014EE" w:rsidP="002E6C5E">
            <w:pPr>
              <w:pStyle w:val="ExampleValue"/>
              <w:ind w:left="180"/>
              <w:rPr>
                <w:rFonts w:eastAsia="MS Gothic"/>
                <w:noProof w:val="0"/>
              </w:rPr>
            </w:pPr>
            <w:r w:rsidRPr="001F42D3">
              <w:rPr>
                <w:rFonts w:eastAsia="MS Gothic"/>
                <w:noProof w:val="0"/>
              </w:rPr>
              <w:t>196616^MDC_EVT_ALARM^MDC|||20120111150457-</w:t>
            </w:r>
          </w:p>
        </w:tc>
      </w:tr>
      <w:tr w:rsidR="006014EE" w:rsidRPr="001F42D3" w14:paraId="7380025C" w14:textId="77777777" w:rsidTr="006C0E8E">
        <w:tc>
          <w:tcPr>
            <w:tcW w:w="9576" w:type="dxa"/>
            <w:tcBorders>
              <w:left w:val="single" w:sz="8" w:space="0" w:color="auto"/>
              <w:right w:val="single" w:sz="8" w:space="0" w:color="auto"/>
            </w:tcBorders>
            <w:shd w:val="clear" w:color="auto" w:fill="FFFFFF"/>
          </w:tcPr>
          <w:p w14:paraId="36624864" w14:textId="77777777" w:rsidR="006014EE" w:rsidRPr="001F42D3" w:rsidRDefault="006014EE" w:rsidP="002E6C5E">
            <w:pPr>
              <w:pStyle w:val="ExampleValue"/>
              <w:ind w:left="180"/>
              <w:rPr>
                <w:rFonts w:eastAsia="MS Gothic"/>
                <w:noProof w:val="0"/>
              </w:rPr>
            </w:pPr>
            <w:r w:rsidRPr="001F42D3">
              <w:rPr>
                <w:rFonts w:eastAsia="MS Gothic"/>
                <w:noProof w:val="0"/>
              </w:rPr>
              <w:t>0600||||||||||||||||||||||^1&amp;MINDRAY_EGATEWAY&amp;00A037EB2175780F&amp;EUI-64</w:t>
            </w:r>
          </w:p>
        </w:tc>
      </w:tr>
      <w:tr w:rsidR="006014EE" w:rsidRPr="001F42D3" w14:paraId="1C7505AA" w14:textId="77777777" w:rsidTr="006C0E8E">
        <w:tc>
          <w:tcPr>
            <w:tcW w:w="9576" w:type="dxa"/>
            <w:tcBorders>
              <w:top w:val="nil"/>
              <w:left w:val="single" w:sz="8" w:space="0" w:color="auto"/>
              <w:right w:val="single" w:sz="8" w:space="0" w:color="auto"/>
            </w:tcBorders>
            <w:shd w:val="clear" w:color="auto" w:fill="FFFFFF"/>
          </w:tcPr>
          <w:p w14:paraId="10E7820E" w14:textId="77777777" w:rsidR="006014EE" w:rsidRPr="001F42D3" w:rsidRDefault="006014EE" w:rsidP="002E6C5E">
            <w:pPr>
              <w:pStyle w:val="ExampleValue"/>
              <w:ind w:left="180"/>
              <w:rPr>
                <w:rFonts w:eastAsia="MS Gothic"/>
                <w:noProof w:val="0"/>
              </w:rPr>
            </w:pPr>
            <w:r w:rsidRPr="001F42D3">
              <w:rPr>
                <w:rFonts w:eastAsia="MS Gothic"/>
                <w:noProof w:val="0"/>
              </w:rPr>
              <w:t>OBX|1|ST|196670^MDC_EVT_LO^MDC|1.3.1.150456.1|Low</w:t>
            </w:r>
          </w:p>
        </w:tc>
      </w:tr>
      <w:tr w:rsidR="006014EE" w:rsidRPr="001F42D3" w14:paraId="1DB20D40" w14:textId="77777777" w:rsidTr="006C0E8E">
        <w:tc>
          <w:tcPr>
            <w:tcW w:w="9576" w:type="dxa"/>
            <w:tcBorders>
              <w:left w:val="single" w:sz="8" w:space="0" w:color="auto"/>
              <w:right w:val="single" w:sz="8" w:space="0" w:color="auto"/>
            </w:tcBorders>
            <w:shd w:val="clear" w:color="auto" w:fill="FFFFFF"/>
          </w:tcPr>
          <w:p w14:paraId="50671589" w14:textId="77777777" w:rsidR="006014EE" w:rsidRPr="001F42D3" w:rsidRDefault="006014EE" w:rsidP="002E6C5E">
            <w:pPr>
              <w:pStyle w:val="ExampleValue"/>
              <w:ind w:left="180"/>
              <w:rPr>
                <w:rFonts w:eastAsia="MS Gothic"/>
                <w:noProof w:val="0"/>
              </w:rPr>
            </w:pPr>
            <w:r w:rsidRPr="001F42D3">
              <w:rPr>
                <w:rFonts w:eastAsia="MS Gothic"/>
                <w:noProof w:val="0"/>
              </w:rPr>
              <w:t>SpO2|||L~PM~SP|||F|||20120111150457-0600||||F1519EFX^SHENZHEN_DEVICE^mindray.com^DNS</w:t>
            </w:r>
          </w:p>
        </w:tc>
      </w:tr>
      <w:tr w:rsidR="006014EE" w:rsidRPr="001F42D3" w14:paraId="3BF881D5" w14:textId="77777777" w:rsidTr="006C0E8E">
        <w:tc>
          <w:tcPr>
            <w:tcW w:w="9576" w:type="dxa"/>
            <w:tcBorders>
              <w:top w:val="nil"/>
              <w:left w:val="single" w:sz="8" w:space="0" w:color="auto"/>
              <w:right w:val="single" w:sz="8" w:space="0" w:color="auto"/>
            </w:tcBorders>
            <w:shd w:val="clear" w:color="auto" w:fill="FFFFFF"/>
          </w:tcPr>
          <w:p w14:paraId="52B319FB" w14:textId="77777777" w:rsidR="006014EE" w:rsidRPr="001F42D3" w:rsidRDefault="006014EE" w:rsidP="002E6C5E">
            <w:pPr>
              <w:pStyle w:val="ExampleValue"/>
              <w:ind w:left="180"/>
              <w:rPr>
                <w:rFonts w:eastAsia="MS Gothic"/>
                <w:noProof w:val="0"/>
              </w:rPr>
            </w:pPr>
            <w:r w:rsidRPr="001F42D3">
              <w:rPr>
                <w:rFonts w:eastAsia="MS Gothic"/>
                <w:noProof w:val="0"/>
              </w:rPr>
              <w:t>OBX|2|NM|150456^MDC_PULS_OXIM_SAT_O2^MDC|1.3.1.150456.2|88|262688^MDC_DI</w:t>
            </w:r>
          </w:p>
        </w:tc>
      </w:tr>
      <w:tr w:rsidR="006014EE" w:rsidRPr="001F42D3" w14:paraId="6C6CAA74" w14:textId="77777777" w:rsidTr="0034511D">
        <w:trPr>
          <w:trHeight w:val="252"/>
        </w:trPr>
        <w:tc>
          <w:tcPr>
            <w:tcW w:w="9576" w:type="dxa"/>
            <w:tcBorders>
              <w:left w:val="single" w:sz="8" w:space="0" w:color="auto"/>
              <w:right w:val="single" w:sz="8" w:space="0" w:color="auto"/>
            </w:tcBorders>
            <w:shd w:val="clear" w:color="auto" w:fill="FFFFFF"/>
          </w:tcPr>
          <w:p w14:paraId="4799A571" w14:textId="77777777" w:rsidR="006014EE" w:rsidRPr="001F42D3" w:rsidRDefault="006014EE" w:rsidP="002E6C5E">
            <w:pPr>
              <w:pStyle w:val="ExampleValue"/>
              <w:ind w:left="180"/>
              <w:rPr>
                <w:rFonts w:eastAsia="MS Gothic"/>
                <w:noProof w:val="0"/>
              </w:rPr>
            </w:pPr>
            <w:r w:rsidRPr="001F42D3">
              <w:rPr>
                <w:rFonts w:eastAsia="MS Gothic"/>
                <w:noProof w:val="0"/>
              </w:rPr>
              <w:t>M_PERCENT^MDC|90-96||||F|||20120111150457-0600</w:t>
            </w:r>
          </w:p>
        </w:tc>
      </w:tr>
      <w:tr w:rsidR="006014EE" w:rsidRPr="001F42D3" w14:paraId="24E29F6A" w14:textId="77777777" w:rsidTr="006C0E8E">
        <w:tc>
          <w:tcPr>
            <w:tcW w:w="9576" w:type="dxa"/>
            <w:tcBorders>
              <w:top w:val="nil"/>
              <w:left w:val="single" w:sz="8" w:space="0" w:color="auto"/>
              <w:right w:val="single" w:sz="8" w:space="0" w:color="auto"/>
            </w:tcBorders>
            <w:shd w:val="clear" w:color="auto" w:fill="FFFFFF"/>
          </w:tcPr>
          <w:p w14:paraId="1FD40C25" w14:textId="30D3842D" w:rsidR="006014EE" w:rsidRPr="001F42D3" w:rsidRDefault="006014EE" w:rsidP="002E6C5E">
            <w:pPr>
              <w:pStyle w:val="ExampleValue"/>
              <w:ind w:left="180"/>
              <w:rPr>
                <w:rFonts w:eastAsia="MS Gothic"/>
                <w:noProof w:val="0"/>
              </w:rPr>
            </w:pPr>
            <w:r w:rsidRPr="001F42D3">
              <w:rPr>
                <w:rFonts w:eastAsia="MS Gothic"/>
                <w:noProof w:val="0"/>
              </w:rPr>
              <w:t>OBX|3|ST|</w:t>
            </w:r>
            <w:r w:rsidR="00DD1A0C" w:rsidRPr="001F42D3">
              <w:rPr>
                <w:rFonts w:eastAsia="MS Gothic"/>
                <w:noProof w:val="0"/>
              </w:rPr>
              <w:t>68481</w:t>
            </w:r>
            <w:r w:rsidRPr="001F42D3">
              <w:rPr>
                <w:rFonts w:eastAsia="MS Gothic"/>
                <w:noProof w:val="0"/>
              </w:rPr>
              <w:t>^MDC_ATTR_EVENT_PHASE^MDC|1.3.1.150456.3|start||||||F</w:t>
            </w:r>
          </w:p>
        </w:tc>
      </w:tr>
      <w:tr w:rsidR="006014EE" w:rsidRPr="001F42D3" w14:paraId="1CF57FD4" w14:textId="77777777" w:rsidTr="006C0E8E">
        <w:tc>
          <w:tcPr>
            <w:tcW w:w="9576" w:type="dxa"/>
            <w:tcBorders>
              <w:left w:val="single" w:sz="8" w:space="0" w:color="auto"/>
              <w:right w:val="single" w:sz="8" w:space="0" w:color="auto"/>
            </w:tcBorders>
            <w:shd w:val="clear" w:color="auto" w:fill="FFFFFF"/>
          </w:tcPr>
          <w:p w14:paraId="250A7349" w14:textId="3D828AFD" w:rsidR="006014EE" w:rsidRPr="001F42D3" w:rsidRDefault="006014EE" w:rsidP="002E6C5E">
            <w:pPr>
              <w:pStyle w:val="ExampleValue"/>
              <w:ind w:left="180"/>
              <w:rPr>
                <w:rFonts w:eastAsia="MS Gothic"/>
                <w:noProof w:val="0"/>
              </w:rPr>
            </w:pPr>
            <w:r w:rsidRPr="001F42D3">
              <w:rPr>
                <w:rFonts w:eastAsia="MS Gothic"/>
                <w:noProof w:val="0"/>
              </w:rPr>
              <w:t>OBX|4|ST|</w:t>
            </w:r>
            <w:r w:rsidR="004B004B" w:rsidRPr="001F42D3">
              <w:rPr>
                <w:rFonts w:eastAsia="MS Gothic"/>
                <w:noProof w:val="0"/>
              </w:rPr>
              <w:t>68482</w:t>
            </w:r>
            <w:r w:rsidRPr="001F42D3">
              <w:rPr>
                <w:rFonts w:eastAsia="MS Gothic"/>
                <w:noProof w:val="0"/>
              </w:rPr>
              <w:t>^MDC_ATTR_ALARM_STATE^MDC|1.3.1.150456.4|active||||||F</w:t>
            </w:r>
          </w:p>
        </w:tc>
      </w:tr>
      <w:tr w:rsidR="006014EE" w:rsidRPr="001F42D3" w14:paraId="523BCFB1" w14:textId="77777777" w:rsidTr="0034511D">
        <w:trPr>
          <w:trHeight w:val="180"/>
        </w:trPr>
        <w:tc>
          <w:tcPr>
            <w:tcW w:w="9576" w:type="dxa"/>
            <w:tcBorders>
              <w:top w:val="nil"/>
              <w:left w:val="single" w:sz="8" w:space="0" w:color="auto"/>
              <w:bottom w:val="single" w:sz="8" w:space="0" w:color="auto"/>
              <w:right w:val="single" w:sz="8" w:space="0" w:color="auto"/>
            </w:tcBorders>
            <w:shd w:val="clear" w:color="auto" w:fill="FFFFFF"/>
          </w:tcPr>
          <w:p w14:paraId="1135A65C" w14:textId="541AE12D" w:rsidR="006014EE" w:rsidRPr="001F42D3" w:rsidRDefault="006014EE" w:rsidP="002E6C5E">
            <w:pPr>
              <w:pStyle w:val="ExampleValue"/>
              <w:ind w:left="180"/>
              <w:rPr>
                <w:rFonts w:eastAsia="MS Gothic"/>
                <w:noProof w:val="0"/>
              </w:rPr>
            </w:pPr>
            <w:r w:rsidRPr="001F42D3">
              <w:rPr>
                <w:rFonts w:eastAsia="MS Gothic"/>
                <w:noProof w:val="0"/>
              </w:rPr>
              <w:t>OBX|5|ST|</w:t>
            </w:r>
            <w:r w:rsidR="004B004B" w:rsidRPr="001F42D3">
              <w:rPr>
                <w:rFonts w:eastAsia="MS Gothic"/>
                <w:noProof w:val="0"/>
              </w:rPr>
              <w:t>68483</w:t>
            </w:r>
            <w:r w:rsidRPr="001F42D3">
              <w:rPr>
                <w:rFonts w:eastAsia="MS Gothic"/>
                <w:noProof w:val="0"/>
              </w:rPr>
              <w:t>^MDC_ATTR_ALARM_INACTIVATION_STATE|1.3.1.150456.5|enabled|||||F</w:t>
            </w:r>
          </w:p>
        </w:tc>
      </w:tr>
    </w:tbl>
    <w:p w14:paraId="5B9BA2F3" w14:textId="263D7050" w:rsidR="00B11855" w:rsidRPr="001F42D3" w:rsidRDefault="006014EE" w:rsidP="00506FBD">
      <w:pPr>
        <w:pStyle w:val="Note"/>
        <w:ind w:left="0" w:hanging="2"/>
      </w:pPr>
      <w:r w:rsidRPr="001F42D3">
        <w:t>N</w:t>
      </w:r>
      <w:r w:rsidR="00805FC3" w:rsidRPr="001F42D3">
        <w:t>ote</w:t>
      </w:r>
      <w:r w:rsidRPr="001F42D3">
        <w:t>:  The use of DNS as the standards base indication for OBX-18 Equipment Instance Identifier is acceptable for Connectathon use</w:t>
      </w:r>
      <w:r w:rsidR="009D6627" w:rsidRPr="001F42D3">
        <w:t>;</w:t>
      </w:r>
      <w:r w:rsidRPr="001F42D3">
        <w:t xml:space="preserve"> however</w:t>
      </w:r>
      <w:r w:rsidR="009D6627" w:rsidRPr="001F42D3">
        <w:t>,</w:t>
      </w:r>
      <w:r w:rsidRPr="001F42D3">
        <w:t xml:space="preserve"> in live deployments it would be expected to be a formally registered value, such as an EUI-64.</w:t>
      </w:r>
    </w:p>
    <w:p w14:paraId="7CC72275" w14:textId="13828FCF" w:rsidR="00B11855" w:rsidRPr="001F42D3" w:rsidRDefault="00564BEB" w:rsidP="00B34AEB">
      <w:pPr>
        <w:pStyle w:val="Heading3"/>
        <w:numPr>
          <w:ilvl w:val="0"/>
          <w:numId w:val="0"/>
        </w:numPr>
        <w:rPr>
          <w:noProof w:val="0"/>
        </w:rPr>
      </w:pPr>
      <w:bookmarkStart w:id="2042" w:name="_Toc401769893"/>
      <w:bookmarkStart w:id="2043" w:name="_Ref177737725"/>
      <w:bookmarkStart w:id="2044" w:name="_Ref177738311"/>
      <w:bookmarkStart w:id="2045" w:name="_Toc214889812"/>
      <w:r w:rsidRPr="001F42D3">
        <w:rPr>
          <w:noProof w:val="0"/>
        </w:rPr>
        <w:lastRenderedPageBreak/>
        <w:t xml:space="preserve">E.3.2 </w:t>
      </w:r>
      <w:r w:rsidR="003D003E" w:rsidRPr="001F42D3">
        <w:rPr>
          <w:noProof w:val="0"/>
        </w:rPr>
        <w:t>Alert - Qualitative (non-numeric) Alarm</w:t>
      </w:r>
      <w:bookmarkEnd w:id="2042"/>
      <w:bookmarkEnd w:id="2043"/>
      <w:bookmarkEnd w:id="2044"/>
      <w:bookmarkEnd w:id="2045"/>
    </w:p>
    <w:p w14:paraId="7E81EF11" w14:textId="77777777" w:rsidR="00B11855" w:rsidRPr="001F42D3" w:rsidRDefault="003D003E" w:rsidP="002E3ED0">
      <w:pPr>
        <w:pStyle w:val="ExampleValue"/>
        <w:keepNext/>
        <w:rPr>
          <w:noProof w:val="0"/>
        </w:rPr>
      </w:pPr>
      <w:bookmarkStart w:id="2046" w:name="OLE_LINK1"/>
      <w:bookmarkStart w:id="2047" w:name="OLE_LINK2"/>
      <w:r w:rsidRPr="001F42D3">
        <w:rPr>
          <w:noProof w:val="0"/>
        </w:rPr>
        <w:t>Infusion Pump, Fluid Line Occlusion, Technical Alarm Indication Start</w:t>
      </w:r>
    </w:p>
    <w:p w14:paraId="59BD5616"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MSH|^~\&amp;|PAT_DEVICE_BBRAUN^0012211839000001^EUI-</w:t>
      </w:r>
    </w:p>
    <w:p w14:paraId="4F9C6E05"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64|BBRAUN|AM_Philips_IEM^</w:t>
      </w:r>
      <w:r w:rsidR="00153B19" w:rsidRPr="001F42D3">
        <w:rPr>
          <w:noProof w:val="0"/>
        </w:rPr>
        <w:t xml:space="preserve"> 00095CFFFE741952 </w:t>
      </w:r>
      <w:r w:rsidRPr="001F42D3">
        <w:rPr>
          <w:noProof w:val="0"/>
        </w:rPr>
        <w:t>^EUI-64|Philips|20120109175417-</w:t>
      </w:r>
    </w:p>
    <w:p w14:paraId="3F35A276"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0600||ORU^R40^ORU_R40|6346172845752460251|P|2.6|||AL|NE||ASCII|EN^English^ISO639||</w:t>
      </w:r>
    </w:p>
    <w:p w14:paraId="07A6713F" w14:textId="1E0A754C"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IHE_PCD_ACM_001^IHE PCD^</w:t>
      </w:r>
      <w:r w:rsidR="00A975EB" w:rsidRPr="001F42D3">
        <w:rPr>
          <w:noProof w:val="0"/>
        </w:rPr>
        <w:t>1.3.6.1.4.1.19376.1.6.4.4.1</w:t>
      </w:r>
      <w:r w:rsidRPr="001F42D3">
        <w:rPr>
          <w:noProof w:val="0"/>
        </w:rPr>
        <w:t>^ISO</w:t>
      </w:r>
    </w:p>
    <w:p w14:paraId="17533257"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PID|||HO2009003^^^AA1^PI||Hon^Amy^^^^^L|Coburn^^^^^^L|19610301000000-0600|F</w:t>
      </w:r>
    </w:p>
    <w:p w14:paraId="6DBEECC6"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PV1||I|HO 3 West ICU^10^1</w:t>
      </w:r>
    </w:p>
    <w:p w14:paraId="287EC8B7" w14:textId="77777777" w:rsidR="00EF1CAC" w:rsidRPr="001F42D3" w:rsidRDefault="00EF1CAC" w:rsidP="00EF1CAC">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OBR|1|634617284575713662^PAT_DEVICE_BBRAUN^0012211839000001^EUI-</w:t>
      </w:r>
    </w:p>
    <w:p w14:paraId="22E6E09C" w14:textId="77777777" w:rsidR="00EF1CAC" w:rsidRPr="001F42D3" w:rsidRDefault="00EF1CAC" w:rsidP="00EF1CAC">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64|E0001_27^PAT_DEVICE_BBRAUN^0012211839000001^EUI-64|196616^MDC_EVT_ALARM^MDC|||20120109175417-0600</w:t>
      </w:r>
    </w:p>
    <w:p w14:paraId="3D19378E" w14:textId="6505253B"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OBX|1|CWE|196616^MDC_EVT_ALARM^MDC|1.0.0.0.1|196940^MDC_EVT_FLUID_LINE_OCCL^MDC^^^^^^Occlusion|||ST|||F|||||||P6013^^0012210000000000^EUI-64</w:t>
      </w:r>
    </w:p>
    <w:p w14:paraId="0B751982" w14:textId="12429BFC"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OBX|2|CWE|</w:t>
      </w:r>
      <w:r w:rsidR="00BA5119" w:rsidRPr="001F42D3">
        <w:rPr>
          <w:noProof w:val="0"/>
        </w:rPr>
        <w:t>68480</w:t>
      </w:r>
      <w:r w:rsidRPr="001F42D3">
        <w:rPr>
          <w:noProof w:val="0"/>
        </w:rPr>
        <w:t>^MDC_ATTR_ALERT_SOURCE^MDC|1.0.0.0.2|</w:t>
      </w:r>
    </w:p>
    <w:p w14:paraId="26603851"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69985^MDC_DEV_PUMP_INFUS_MDS^MDC||||||F|||20120109175417-0600</w:t>
      </w:r>
    </w:p>
    <w:p w14:paraId="545D35B8" w14:textId="2066CEF1"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OBX|3|ST|</w:t>
      </w:r>
      <w:r w:rsidR="00DD1A0C" w:rsidRPr="001F42D3">
        <w:rPr>
          <w:noProof w:val="0"/>
        </w:rPr>
        <w:t>68481</w:t>
      </w:r>
      <w:r w:rsidRPr="001F42D3">
        <w:rPr>
          <w:noProof w:val="0"/>
        </w:rPr>
        <w:t>^MDC_ATTR_EVENT_PHASE^MDC|1.0.0.0.3|start||||||F</w:t>
      </w:r>
    </w:p>
    <w:p w14:paraId="16E2B9D3" w14:textId="231DB6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OBX|4|ST|</w:t>
      </w:r>
      <w:r w:rsidR="004B004B" w:rsidRPr="001F42D3">
        <w:rPr>
          <w:noProof w:val="0"/>
        </w:rPr>
        <w:t>68482</w:t>
      </w:r>
      <w:r w:rsidRPr="001F42D3">
        <w:rPr>
          <w:noProof w:val="0"/>
        </w:rPr>
        <w:t>^MDC_ATTR_ALARM_STATE^MDC|1.0.0.0.4|active||||||F</w:t>
      </w:r>
    </w:p>
    <w:p w14:paraId="12FF8F4C" w14:textId="45EDAE93"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OBX|5|ST|</w:t>
      </w:r>
      <w:r w:rsidR="004B004B" w:rsidRPr="001F42D3">
        <w:rPr>
          <w:noProof w:val="0"/>
        </w:rPr>
        <w:t>68483</w:t>
      </w:r>
      <w:r w:rsidRPr="001F42D3">
        <w:rPr>
          <w:noProof w:val="0"/>
        </w:rPr>
        <w:t>^MDC_ATTR_ALARM_INACTIVATION_STATE|1.0.0.0.5|enabled|||||F</w:t>
      </w:r>
    </w:p>
    <w:p w14:paraId="71292090" w14:textId="77777777" w:rsidR="00B11855" w:rsidRPr="001F42D3" w:rsidRDefault="00B11855" w:rsidP="00CF5627">
      <w:pPr>
        <w:pStyle w:val="BodyText"/>
      </w:pPr>
    </w:p>
    <w:p w14:paraId="46CA1F4C" w14:textId="77777777" w:rsidR="00E05E82" w:rsidRPr="001F42D3" w:rsidRDefault="00E05E82" w:rsidP="00CF5627">
      <w:pPr>
        <w:pStyle w:val="BodyText"/>
      </w:pPr>
    </w:p>
    <w:p w14:paraId="4E4E88F8" w14:textId="77777777" w:rsidR="00E05E82" w:rsidRPr="001F42D3" w:rsidRDefault="00E05E82" w:rsidP="00CF5627">
      <w:pPr>
        <w:pStyle w:val="BodyText"/>
      </w:pPr>
    </w:p>
    <w:p w14:paraId="285A9E9F" w14:textId="77777777" w:rsidR="00E05E82" w:rsidRPr="001F42D3" w:rsidRDefault="00E05E82" w:rsidP="00CF5627">
      <w:pPr>
        <w:pStyle w:val="BodyText"/>
      </w:pPr>
    </w:p>
    <w:p w14:paraId="51D318DE" w14:textId="77777777" w:rsidR="00B11855" w:rsidRPr="001F42D3" w:rsidRDefault="003D003E" w:rsidP="005C1693">
      <w:pPr>
        <w:pStyle w:val="BodyText"/>
      </w:pPr>
      <w:r w:rsidRPr="001F42D3">
        <w:rPr>
          <w:b/>
          <w:bCs/>
        </w:rPr>
        <w:t>Infusion Pump, Fluid Line Occlusion, Technical Alarm Indication, End</w:t>
      </w:r>
    </w:p>
    <w:p w14:paraId="2A6DCD7F" w14:textId="77777777" w:rsidR="006014EE" w:rsidRPr="001F42D3" w:rsidRDefault="006014EE" w:rsidP="00CF5627">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MSH|^~\&amp;|PAT_DEVICE_BBRAUN^0012211839000001^EUI-</w:t>
      </w:r>
    </w:p>
    <w:p w14:paraId="51715A9A"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64|BBRAUN|AM_Philips_IEM^</w:t>
      </w:r>
      <w:r w:rsidR="00153B19" w:rsidRPr="001F42D3">
        <w:rPr>
          <w:noProof w:val="0"/>
        </w:rPr>
        <w:t>00095CFFFE741952</w:t>
      </w:r>
      <w:r w:rsidRPr="001F42D3">
        <w:rPr>
          <w:noProof w:val="0"/>
        </w:rPr>
        <w:t>^EUI-64|Philips|20120109175426-</w:t>
      </w:r>
    </w:p>
    <w:p w14:paraId="04AD9B25"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0600||ORU^R40^ORU_R40|6346172846620706282|P|2.6|||AL|NE||ASCII|EN^English^ISO639||</w:t>
      </w:r>
    </w:p>
    <w:p w14:paraId="13257BB6"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IHE_PCD_ACM_001^IHE PCD^1.3.6.1.4.1.19376.1.6.1.4.1^ISO</w:t>
      </w:r>
    </w:p>
    <w:p w14:paraId="2007C179"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PID|||HO2009003^^^AA1^PI||Hon^Amy^^^^^L|Coburn^^^^^^L|19610301000000-</w:t>
      </w:r>
    </w:p>
    <w:p w14:paraId="6495F5F4"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0600|F</w:t>
      </w:r>
    </w:p>
    <w:p w14:paraId="680977EA"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PV1||I|HO 3 West ICU^10^1</w:t>
      </w:r>
    </w:p>
    <w:p w14:paraId="129E94BD" w14:textId="77777777" w:rsidR="008543E6" w:rsidRPr="001F42D3" w:rsidRDefault="008543E6" w:rsidP="008543E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OBR|1|634617284662070628^PAT_DEVICE_BBRAUN^0012211839000001^EUI-</w:t>
      </w:r>
    </w:p>
    <w:p w14:paraId="68BCCDF5" w14:textId="77777777" w:rsidR="008543E6" w:rsidRPr="001F42D3" w:rsidRDefault="008543E6" w:rsidP="008543E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64|E0001_34^PAT_DEVICE_BBRAUN^0012211839000001^EUI-64|196616^MDC_EVT_ALARM^MDC|||20120109175426-</w:t>
      </w:r>
    </w:p>
    <w:p w14:paraId="2E360BCB" w14:textId="77777777" w:rsidR="008543E6" w:rsidRPr="001F42D3" w:rsidRDefault="008543E6" w:rsidP="008543E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0600||||||||||||||||||||||^E0001_27&amp;PAT_DEVICE_BBRAUN&amp;0012211839000001&amp;EUI-64</w:t>
      </w:r>
    </w:p>
    <w:p w14:paraId="266E10E6" w14:textId="2C7F0B61"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OBX|1|CWE|196616^MDC_EVT_ALARM^MDC|1.0.0.0.1|196940^MDC_EVT_FLUID_LINE_OCCL^MDC^^^^^^Occlusion|||ST|||F|||||||P6013^^0012210000000000^EUI-64</w:t>
      </w:r>
    </w:p>
    <w:p w14:paraId="678B14BB" w14:textId="4A4F11D9"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OBX|2|CWE|</w:t>
      </w:r>
      <w:r w:rsidR="00BA5119" w:rsidRPr="001F42D3">
        <w:rPr>
          <w:noProof w:val="0"/>
        </w:rPr>
        <w:t>68480</w:t>
      </w:r>
      <w:r w:rsidRPr="001F42D3">
        <w:rPr>
          <w:noProof w:val="0"/>
        </w:rPr>
        <w:t>^MDC_ATTR_ALERT_SOURCE^MDC|1.0.0.0.2|69985^MDC_DEV_PUMP_INFUS_MDS^MDC||||||F|||20120109175426-0600</w:t>
      </w:r>
    </w:p>
    <w:p w14:paraId="0029BA1F" w14:textId="6222B36D" w:rsidR="00DD1A0C" w:rsidRPr="001F42D3" w:rsidRDefault="00DD1A0C" w:rsidP="00CF5627">
      <w:pPr>
        <w:pStyle w:val="BodyText"/>
        <w:rPr>
          <w:lang w:bidi="hi-IN"/>
        </w:rPr>
      </w:pPr>
    </w:p>
    <w:p w14:paraId="5DA72738" w14:textId="1B8ACA6E" w:rsidR="006014EE" w:rsidRPr="001F42D3" w:rsidRDefault="004B004B"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OBX|3|ST|</w:t>
      </w:r>
      <w:r w:rsidR="00DD1A0C" w:rsidRPr="001F42D3">
        <w:rPr>
          <w:noProof w:val="0"/>
        </w:rPr>
        <w:t>68481</w:t>
      </w:r>
      <w:r w:rsidR="006014EE" w:rsidRPr="001F42D3">
        <w:rPr>
          <w:noProof w:val="0"/>
        </w:rPr>
        <w:t>^MDC_ATTR_EVENT_PHASE^MDC|1.0.0.0.3|end||||||F</w:t>
      </w:r>
    </w:p>
    <w:p w14:paraId="70986EA6" w14:textId="36849136"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OBX|4|ST|</w:t>
      </w:r>
      <w:r w:rsidR="004B004B" w:rsidRPr="001F42D3">
        <w:rPr>
          <w:noProof w:val="0"/>
        </w:rPr>
        <w:t>68482</w:t>
      </w:r>
      <w:r w:rsidRPr="001F42D3">
        <w:rPr>
          <w:noProof w:val="0"/>
        </w:rPr>
        <w:t>^MDC_ATTR_ALARM_STATE^MDC|1.0.0.0.4|inactive||||||F</w:t>
      </w:r>
    </w:p>
    <w:p w14:paraId="22D9D84F" w14:textId="16C3A7C0"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OBX|5|ST|</w:t>
      </w:r>
      <w:r w:rsidR="004B004B" w:rsidRPr="001F42D3">
        <w:rPr>
          <w:noProof w:val="0"/>
        </w:rPr>
        <w:t>68483</w:t>
      </w:r>
      <w:r w:rsidRPr="001F42D3">
        <w:rPr>
          <w:noProof w:val="0"/>
        </w:rPr>
        <w:t>^MDC_ATTR_ALARM_INACTIVATION_STATE|1.0.0.0.5|enabled|||||F</w:t>
      </w:r>
    </w:p>
    <w:p w14:paraId="1A4C07DF"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p>
    <w:p w14:paraId="30D6B89F" w14:textId="77777777" w:rsidR="00D93F40" w:rsidRPr="001F42D3" w:rsidRDefault="00D93F40" w:rsidP="00E05E82">
      <w:pPr>
        <w:pStyle w:val="BodyText"/>
      </w:pPr>
    </w:p>
    <w:p w14:paraId="3A368272" w14:textId="3BBD919B" w:rsidR="006B68F1" w:rsidRPr="001F42D3" w:rsidRDefault="006B68F1" w:rsidP="005C1693">
      <w:pPr>
        <w:pStyle w:val="BodyText"/>
      </w:pPr>
      <w:r w:rsidRPr="001F42D3">
        <w:rPr>
          <w:b/>
          <w:bCs/>
        </w:rPr>
        <w:t>Alert – Advisory of undocumented timeout prior to surgical procedure</w:t>
      </w:r>
    </w:p>
    <w:p w14:paraId="58371E03"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MSH|^~\&amp;|CONTENT_CONSUMER_LIVEDATA|LIVEDATA|AM_Philips_IEM|Philips|20120109175426-</w:t>
      </w:r>
    </w:p>
    <w:p w14:paraId="558747AF" w14:textId="262D39B9"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0600||ORU^R40^ORU_R40|</w:t>
      </w:r>
      <w:del w:id="2048" w:author="Kurt Elliason" w:date="2025-11-24T14:37:00Z" w16du:dateUtc="2025-11-24T20:37:00Z">
        <w:r w:rsidRPr="001F42D3" w:rsidDel="00E03793">
          <w:rPr>
            <w:noProof w:val="0"/>
          </w:rPr>
          <w:delText xml:space="preserve"> </w:delText>
        </w:r>
      </w:del>
      <w:r w:rsidRPr="001F42D3">
        <w:rPr>
          <w:noProof w:val="0"/>
        </w:rPr>
        <w:t>1233532926265-02|P|2.6|||NE|AL||ASCII|EN^English^ISO639||</w:t>
      </w:r>
    </w:p>
    <w:p w14:paraId="41D5E24F"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lastRenderedPageBreak/>
        <w:t>IHE_PCD_ACM_001^IHE PCD^1.3.6.1.4.1.19376.1.6.1.4.1^ISO</w:t>
      </w:r>
    </w:p>
    <w:p w14:paraId="4557D374"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PID|||HO2009003^^^AA1^PI||Hon^Amy^^^^^L|Coburn^^^^^^L|19610301000000-</w:t>
      </w:r>
    </w:p>
    <w:p w14:paraId="5557F26A"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0600|F</w:t>
      </w:r>
    </w:p>
    <w:p w14:paraId="29FBAE37"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PV1||I|HO 3 West ICU^10^1</w:t>
      </w:r>
    </w:p>
    <w:p w14:paraId="3757486D"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OBR|1||12345-2^LIVEDATA|196616^MDC_EVT_ALARM^MDC|||20120109175426-0600||||||||||8664693239</w:t>
      </w:r>
    </w:p>
    <w:p w14:paraId="2A824C46"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OBX|1|CWE|0^MDCX_DOCUMENTATION_ERROR^MDC|2.1.2.1.1|Timeout not documented|||SA~PM|||R||20120109175426-0600</w:t>
      </w:r>
    </w:p>
    <w:p w14:paraId="63B4E8A1" w14:textId="75D7BFC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OBX|2|CWE|684800^MDC_ATTR_ALERT_SOURCE^MDC</w:t>
      </w:r>
      <w:del w:id="2049" w:author="Kurt Elliason" w:date="2025-11-24T14:45:00Z" w16du:dateUtc="2025-11-24T20:45:00Z">
        <w:r w:rsidRPr="001F42D3" w:rsidDel="00D37DAC">
          <w:rPr>
            <w:noProof w:val="0"/>
          </w:rPr>
          <w:delText xml:space="preserve"> </w:delText>
        </w:r>
      </w:del>
      <w:r w:rsidRPr="001F42D3">
        <w:rPr>
          <w:noProof w:val="0"/>
        </w:rPr>
        <w:t>|1.0.0.0.2|Procedure not documented on time|||SA~PM|||R||20120109175426-0600</w:t>
      </w:r>
    </w:p>
    <w:p w14:paraId="2E4D421B"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OBX|3|ST|684810^MDC_ATTR_EVENT_PHASE^MDC</w:t>
      </w:r>
      <w:del w:id="2050" w:author="Kurt Elliason" w:date="2025-11-24T14:45:00Z" w16du:dateUtc="2025-11-24T20:45:00Z">
        <w:r w:rsidRPr="001F42D3" w:rsidDel="00D37DAC">
          <w:rPr>
            <w:noProof w:val="0"/>
          </w:rPr>
          <w:delText xml:space="preserve"> </w:delText>
        </w:r>
      </w:del>
      <w:r w:rsidRPr="001F42D3">
        <w:rPr>
          <w:noProof w:val="0"/>
        </w:rPr>
        <w:t>|2.1.2.1.3|start||||||R</w:t>
      </w:r>
    </w:p>
    <w:p w14:paraId="55617BEE" w14:textId="420AE9C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OBX|4|ST|684820^MDC_ATTR_ALARM_STATE^MDC</w:t>
      </w:r>
      <w:del w:id="2051" w:author="Kurt Elliason" w:date="2025-11-24T14:45:00Z" w16du:dateUtc="2025-11-24T20:45:00Z">
        <w:r w:rsidRPr="001F42D3" w:rsidDel="00D37DAC">
          <w:rPr>
            <w:noProof w:val="0"/>
          </w:rPr>
          <w:delText xml:space="preserve"> </w:delText>
        </w:r>
      </w:del>
      <w:r w:rsidRPr="001F42D3">
        <w:rPr>
          <w:noProof w:val="0"/>
        </w:rPr>
        <w:t>|2.1.2.1.4|active||||||R</w:t>
      </w:r>
    </w:p>
    <w:p w14:paraId="52965F1E" w14:textId="3CE2A8F3" w:rsidR="00B11855" w:rsidRPr="001F42D3" w:rsidRDefault="00564BEB" w:rsidP="00B34AEB">
      <w:pPr>
        <w:pStyle w:val="Heading1"/>
        <w:numPr>
          <w:ilvl w:val="0"/>
          <w:numId w:val="0"/>
        </w:numPr>
        <w:rPr>
          <w:noProof w:val="0"/>
        </w:rPr>
      </w:pPr>
      <w:bookmarkStart w:id="2052" w:name="_Toc401769894"/>
      <w:bookmarkStart w:id="2053" w:name="_Toc214889813"/>
      <w:bookmarkEnd w:id="2046"/>
      <w:bookmarkEnd w:id="2047"/>
      <w:r w:rsidRPr="001F42D3">
        <w:rPr>
          <w:noProof w:val="0"/>
        </w:rPr>
        <w:lastRenderedPageBreak/>
        <w:t xml:space="preserve">Appendix F </w:t>
      </w:r>
      <w:r w:rsidR="006D613E" w:rsidRPr="001F42D3">
        <w:rPr>
          <w:noProof w:val="0"/>
        </w:rPr>
        <w:t>HL7</w:t>
      </w:r>
      <w:r w:rsidR="00995105" w:rsidRPr="001F42D3">
        <w:rPr>
          <w:noProof w:val="0"/>
        </w:rPr>
        <w:t xml:space="preserve"> </w:t>
      </w:r>
      <w:r w:rsidR="003D003E" w:rsidRPr="001F42D3">
        <w:rPr>
          <w:noProof w:val="0"/>
        </w:rPr>
        <w:t>Message Profiling Convention</w:t>
      </w:r>
      <w:bookmarkEnd w:id="2052"/>
      <w:bookmarkEnd w:id="2053"/>
    </w:p>
    <w:p w14:paraId="6DCBED32" w14:textId="5C93A729" w:rsidR="00B9381B" w:rsidRPr="001F42D3" w:rsidRDefault="00B9381B" w:rsidP="000E02A5">
      <w:pPr>
        <w:pStyle w:val="BodyText"/>
      </w:pPr>
      <w:r w:rsidRPr="001F42D3">
        <w:t xml:space="preserve">For the material formerly in this Appendix, readers should refer to </w:t>
      </w:r>
      <w:hyperlink r:id="rId71" w:history="1">
        <w:r w:rsidRPr="001F42D3">
          <w:rPr>
            <w:rStyle w:val="Hyperlink"/>
          </w:rPr>
          <w:t>IHE Technical Frameworks General Introduction Appendix E</w:t>
        </w:r>
      </w:hyperlink>
      <w:r w:rsidRPr="001F42D3">
        <w:t>.</w:t>
      </w:r>
    </w:p>
    <w:p w14:paraId="435780AA" w14:textId="1278B62A" w:rsidR="00B11855" w:rsidRPr="001F42D3" w:rsidRDefault="00CE1CA8" w:rsidP="00B34AEB">
      <w:pPr>
        <w:pStyle w:val="Heading1"/>
        <w:numPr>
          <w:ilvl w:val="0"/>
          <w:numId w:val="0"/>
        </w:numPr>
        <w:rPr>
          <w:noProof w:val="0"/>
        </w:rPr>
      </w:pPr>
      <w:bookmarkStart w:id="2054" w:name="_Toc401769895"/>
      <w:bookmarkStart w:id="2055" w:name="_Toc214889814"/>
      <w:r w:rsidRPr="001F42D3">
        <w:rPr>
          <w:noProof w:val="0"/>
        </w:rPr>
        <w:lastRenderedPageBreak/>
        <w:t xml:space="preserve">Appendix G </w:t>
      </w:r>
      <w:r w:rsidR="00813541" w:rsidRPr="001F42D3">
        <w:rPr>
          <w:noProof w:val="0"/>
        </w:rPr>
        <w:t xml:space="preserve">– </w:t>
      </w:r>
      <w:r w:rsidR="006D613E" w:rsidRPr="001F42D3">
        <w:rPr>
          <w:noProof w:val="0"/>
        </w:rPr>
        <w:t>HL7</w:t>
      </w:r>
      <w:r w:rsidR="00995105" w:rsidRPr="001F42D3">
        <w:rPr>
          <w:noProof w:val="0"/>
        </w:rPr>
        <w:t xml:space="preserve"> </w:t>
      </w:r>
      <w:r w:rsidR="003D003E" w:rsidRPr="001F42D3">
        <w:rPr>
          <w:noProof w:val="0"/>
        </w:rPr>
        <w:t>Implementation Notes</w:t>
      </w:r>
      <w:bookmarkEnd w:id="2054"/>
      <w:bookmarkEnd w:id="2055"/>
    </w:p>
    <w:p w14:paraId="0EEFCA02" w14:textId="5305E6B3" w:rsidR="00B11855" w:rsidRPr="001F42D3" w:rsidRDefault="00CF201F" w:rsidP="000E02A5">
      <w:pPr>
        <w:pStyle w:val="BodyText"/>
      </w:pPr>
      <w:r w:rsidRPr="001F42D3">
        <w:t xml:space="preserve">For general </w:t>
      </w:r>
      <w:r w:rsidR="006D613E" w:rsidRPr="001F42D3">
        <w:t>HL7</w:t>
      </w:r>
      <w:r w:rsidR="00995105" w:rsidRPr="001F42D3">
        <w:t xml:space="preserve"> </w:t>
      </w:r>
      <w:r w:rsidRPr="001F42D3">
        <w:t xml:space="preserve">Implementation Notes, it is important that the reader study </w:t>
      </w:r>
      <w:hyperlink r:id="rId72" w:history="1">
        <w:r w:rsidRPr="001F42D3">
          <w:rPr>
            <w:rStyle w:val="Hyperlink"/>
          </w:rPr>
          <w:t>IHE Technical Frameworks General Introduction Appendix E</w:t>
        </w:r>
      </w:hyperlink>
      <w:r w:rsidRPr="001F42D3">
        <w:t xml:space="preserve">. Only considerations specific to IHE </w:t>
      </w:r>
      <w:r w:rsidR="007075BE" w:rsidRPr="001F42D3">
        <w:t xml:space="preserve">DEV </w:t>
      </w:r>
      <w:r w:rsidRPr="001F42D3">
        <w:t>profiles will be covered here.</w:t>
      </w:r>
    </w:p>
    <w:p w14:paraId="202576CF" w14:textId="3EE6C61B" w:rsidR="00B11855" w:rsidRPr="001F42D3" w:rsidRDefault="00CE1CA8" w:rsidP="00B34AEB">
      <w:pPr>
        <w:pStyle w:val="Heading2"/>
        <w:numPr>
          <w:ilvl w:val="0"/>
          <w:numId w:val="0"/>
        </w:numPr>
        <w:rPr>
          <w:noProof w:val="0"/>
        </w:rPr>
      </w:pPr>
      <w:bookmarkStart w:id="2056" w:name="_Toc401769896"/>
      <w:bookmarkStart w:id="2057" w:name="_Toc214889815"/>
      <w:r w:rsidRPr="001F42D3">
        <w:rPr>
          <w:noProof w:val="0"/>
        </w:rPr>
        <w:t xml:space="preserve">G.1 </w:t>
      </w:r>
      <w:r w:rsidR="003D003E" w:rsidRPr="001F42D3">
        <w:rPr>
          <w:noProof w:val="0"/>
        </w:rPr>
        <w:t>Acknowledgment Modes</w:t>
      </w:r>
      <w:bookmarkEnd w:id="2056"/>
      <w:bookmarkEnd w:id="2057"/>
    </w:p>
    <w:p w14:paraId="584BB2FF" w14:textId="77777777" w:rsidR="00B11855" w:rsidRPr="001F42D3" w:rsidRDefault="003D003E" w:rsidP="00B617F4">
      <w:pPr>
        <w:pStyle w:val="BodyText"/>
      </w:pPr>
      <w:r w:rsidRPr="001F42D3">
        <w:t>ACKNOWLEDGMENT MESSAGES</w:t>
      </w:r>
    </w:p>
    <w:p w14:paraId="6B1ECBA2" w14:textId="27F63F74" w:rsidR="00B11855" w:rsidRPr="001F42D3" w:rsidRDefault="003D003E" w:rsidP="00B617F4">
      <w:pPr>
        <w:pStyle w:val="BodyText"/>
      </w:pPr>
      <w:r w:rsidRPr="001F42D3">
        <w:t>Acknowledgment messages may be defined on an application basis. However</w:t>
      </w:r>
      <w:r w:rsidR="00EF66D8" w:rsidRPr="001F42D3">
        <w:t>,</w:t>
      </w:r>
      <w:r w:rsidRPr="001F42D3">
        <w:t xml:space="preserve"> the simple general acknowledgment message (ACK) may be used where the application does not define a special message (application level acknowledgment) and in other cases as described in Section 2.9</w:t>
      </w:r>
      <w:r w:rsidR="003570BC" w:rsidRPr="001F42D3">
        <w:t xml:space="preserve"> of the </w:t>
      </w:r>
      <w:r w:rsidR="006D613E" w:rsidRPr="001F42D3">
        <w:t>HL7</w:t>
      </w:r>
      <w:r w:rsidR="00995105" w:rsidRPr="001F42D3">
        <w:t xml:space="preserve"> </w:t>
      </w:r>
      <w:r w:rsidR="004C60BF" w:rsidRPr="001F42D3">
        <w:t>specification</w:t>
      </w:r>
      <w:r w:rsidRPr="001F42D3">
        <w:t>, "Message Processing Rules".</w:t>
      </w:r>
    </w:p>
    <w:p w14:paraId="1776EE61" w14:textId="1C372A21" w:rsidR="00B11855" w:rsidRPr="001F42D3" w:rsidRDefault="003D003E" w:rsidP="00B617F4">
      <w:pPr>
        <w:pStyle w:val="BodyText"/>
      </w:pPr>
      <w:r w:rsidRPr="001F42D3">
        <w:t xml:space="preserve">The IHE PCD transaction </w:t>
      </w:r>
      <w:r w:rsidR="00647994" w:rsidRPr="001F42D3">
        <w:t>[PCD-03]</w:t>
      </w:r>
      <w:r w:rsidRPr="001F42D3">
        <w:t xml:space="preserve"> supports ‘enhanced mode’ acknowledgements. See discussion under </w:t>
      </w:r>
      <w:r w:rsidR="00647994" w:rsidRPr="001F42D3">
        <w:t>[PCD-03]</w:t>
      </w:r>
      <w:r w:rsidRPr="001F42D3">
        <w:t xml:space="preserve"> </w:t>
      </w:r>
      <w:r w:rsidR="00647994" w:rsidRPr="001F42D3">
        <w:t>t</w:t>
      </w:r>
      <w:r w:rsidRPr="001F42D3">
        <w:t>ransactions as well as in B.1   MSH – Message Header Segment and B.2 MSA – Message Acknowledgement Segment</w:t>
      </w:r>
    </w:p>
    <w:p w14:paraId="48A3C1B3" w14:textId="47841A6F" w:rsidR="00B11855" w:rsidRPr="001F42D3" w:rsidRDefault="00CE1CA8" w:rsidP="00B34AEB">
      <w:pPr>
        <w:pStyle w:val="Heading2"/>
        <w:numPr>
          <w:ilvl w:val="0"/>
          <w:numId w:val="0"/>
        </w:numPr>
        <w:rPr>
          <w:noProof w:val="0"/>
        </w:rPr>
      </w:pPr>
      <w:bookmarkStart w:id="2058" w:name="_Toc401769897"/>
      <w:bookmarkStart w:id="2059" w:name="_Toc214889816"/>
      <w:r w:rsidRPr="001F42D3">
        <w:rPr>
          <w:noProof w:val="0"/>
        </w:rPr>
        <w:t xml:space="preserve">G.2 </w:t>
      </w:r>
      <w:r w:rsidR="003D003E" w:rsidRPr="001F42D3">
        <w:rPr>
          <w:noProof w:val="0"/>
        </w:rPr>
        <w:t>Use of OSI Object Identifier (OID)</w:t>
      </w:r>
      <w:bookmarkEnd w:id="2058"/>
      <w:bookmarkEnd w:id="2059"/>
    </w:p>
    <w:p w14:paraId="4D4ACE49" w14:textId="2CED1E62" w:rsidR="00B11855" w:rsidRPr="001F42D3" w:rsidRDefault="003D003E" w:rsidP="00B617F4">
      <w:pPr>
        <w:pStyle w:val="BodyText"/>
      </w:pPr>
      <w:r w:rsidRPr="001F42D3">
        <w:t xml:space="preserve">OSI Object identifiers (OIDs) are universal identifiers used in </w:t>
      </w:r>
      <w:r w:rsidR="006D613E" w:rsidRPr="001F42D3">
        <w:t>HL7</w:t>
      </w:r>
      <w:r w:rsidR="00995105" w:rsidRPr="001F42D3">
        <w:t xml:space="preserve"> </w:t>
      </w:r>
      <w:r w:rsidRPr="001F42D3">
        <w:t xml:space="preserve">in a number of contexts. </w:t>
      </w:r>
    </w:p>
    <w:p w14:paraId="49D8B3B1" w14:textId="46451999" w:rsidR="00B11855" w:rsidRPr="001F42D3" w:rsidRDefault="003D003E" w:rsidP="00B617F4">
      <w:pPr>
        <w:pStyle w:val="BodyText"/>
      </w:pPr>
      <w:r w:rsidRPr="001F42D3">
        <w:t xml:space="preserve">Unlike GUIDs or UUIDs, which are generated by a completely uncentralized process (using an algorithm that can run on any computer that is extremely unlikely to ever generate the same ID twice), OIDs are generated by a hierarchical network of entities each of which is the ultimate authority for its own part of the tree. See </w:t>
      </w:r>
      <w:hyperlink r:id="rId73" w:history="1">
        <w:r w:rsidRPr="001F42D3">
          <w:rPr>
            <w:rStyle w:val="Hyperlink"/>
          </w:rPr>
          <w:t>ITI TF</w:t>
        </w:r>
        <w:r w:rsidR="005B0C7C" w:rsidRPr="001F42D3">
          <w:rPr>
            <w:rStyle w:val="Hyperlink"/>
          </w:rPr>
          <w:t>-</w:t>
        </w:r>
        <w:r w:rsidRPr="001F42D3">
          <w:rPr>
            <w:rStyle w:val="Hyperlink"/>
          </w:rPr>
          <w:t>2x</w:t>
        </w:r>
      </w:hyperlink>
      <w:r w:rsidR="005B0C7C" w:rsidRPr="001F42D3">
        <w:rPr>
          <w:rStyle w:val="Hyperlink"/>
        </w:rPr>
        <w:t>:</w:t>
      </w:r>
      <w:r w:rsidRPr="001F42D3">
        <w:t xml:space="preserve"> Appendix B for general specifications for OID syntax, and for obtaining an OID root for your organization. </w:t>
      </w:r>
    </w:p>
    <w:p w14:paraId="197259BB" w14:textId="77777777" w:rsidR="00B11855" w:rsidRPr="001F42D3" w:rsidRDefault="003D003E" w:rsidP="00B617F4">
      <w:pPr>
        <w:pStyle w:val="BodyText"/>
      </w:pPr>
      <w:r w:rsidRPr="001F42D3">
        <w:t>The IHE PCD Technical Committee may issue OIDs from its reserved OID arc for the registration IHE PCD profiles, or for such other purposes as the Committee determines.</w:t>
      </w:r>
    </w:p>
    <w:p w14:paraId="52E918E6" w14:textId="77777777" w:rsidR="00B11855" w:rsidRPr="001F42D3" w:rsidRDefault="003D003E" w:rsidP="00B617F4">
      <w:pPr>
        <w:pStyle w:val="BodyText"/>
      </w:pPr>
      <w:r w:rsidRPr="001F42D3">
        <w:t>The following OID has been assigned to IHE PCD: 1.3.6.1.4.1.19376.1.6</w:t>
      </w:r>
    </w:p>
    <w:p w14:paraId="536D11B6" w14:textId="77777777" w:rsidR="00B11855" w:rsidRPr="001F42D3" w:rsidRDefault="003D003E" w:rsidP="00B617F4">
      <w:pPr>
        <w:pStyle w:val="BodyText"/>
      </w:pPr>
      <w:r w:rsidRPr="001F42D3">
        <w:t>ISO/IEEE 11073 nomenclature terms have OIDs from the arc 1.2.840.10004.1.1.1.0.0.1</w:t>
      </w:r>
    </w:p>
    <w:p w14:paraId="1A4D4B03" w14:textId="3DF2DFD3" w:rsidR="00B11855" w:rsidRPr="001F42D3" w:rsidRDefault="006D613E" w:rsidP="00B617F4">
      <w:pPr>
        <w:pStyle w:val="BodyText"/>
      </w:pPr>
      <w:r w:rsidRPr="001F42D3">
        <w:t>HL7</w:t>
      </w:r>
      <w:r w:rsidR="00995105" w:rsidRPr="001F42D3">
        <w:t xml:space="preserve"> </w:t>
      </w:r>
      <w:r w:rsidR="003D003E" w:rsidRPr="001F42D3">
        <w:t xml:space="preserve">allocates OIDs from the arc 2.16.840.1.113883 (joint-iso-itu-t.country.us.organization.hl7). </w:t>
      </w:r>
      <w:r w:rsidRPr="001F42D3">
        <w:t>HL7</w:t>
      </w:r>
      <w:r w:rsidR="00995105" w:rsidRPr="001F42D3">
        <w:t xml:space="preserve"> </w:t>
      </w:r>
      <w:r w:rsidR="003D003E" w:rsidRPr="001F42D3">
        <w:t>maintains an OID registry at http://www.hl7.org/oid/index.cfm.</w:t>
      </w:r>
    </w:p>
    <w:p w14:paraId="2243680A" w14:textId="77777777" w:rsidR="00B11855" w:rsidRPr="001F42D3" w:rsidRDefault="00B11855" w:rsidP="00B617F4">
      <w:pPr>
        <w:pStyle w:val="BodyText"/>
      </w:pPr>
    </w:p>
    <w:p w14:paraId="0EFB1915" w14:textId="48E1DD60" w:rsidR="00B11855" w:rsidRPr="001F42D3" w:rsidRDefault="00CE1CA8" w:rsidP="00B34AEB">
      <w:pPr>
        <w:pStyle w:val="Heading1"/>
        <w:numPr>
          <w:ilvl w:val="0"/>
          <w:numId w:val="0"/>
        </w:numPr>
        <w:rPr>
          <w:noProof w:val="0"/>
        </w:rPr>
      </w:pPr>
      <w:bookmarkStart w:id="2060" w:name="_Toc401769898"/>
      <w:bookmarkStart w:id="2061" w:name="_Toc214889817"/>
      <w:r w:rsidRPr="001F42D3">
        <w:rPr>
          <w:noProof w:val="0"/>
        </w:rPr>
        <w:lastRenderedPageBreak/>
        <w:t xml:space="preserve">Appendix H </w:t>
      </w:r>
      <w:r w:rsidR="00813541" w:rsidRPr="001F42D3">
        <w:rPr>
          <w:noProof w:val="0"/>
        </w:rPr>
        <w:t xml:space="preserve">– </w:t>
      </w:r>
      <w:r w:rsidR="003D003E" w:rsidRPr="001F42D3">
        <w:rPr>
          <w:noProof w:val="0"/>
        </w:rPr>
        <w:t>IHE Integration Statements</w:t>
      </w:r>
      <w:bookmarkEnd w:id="2060"/>
      <w:bookmarkEnd w:id="2061"/>
    </w:p>
    <w:p w14:paraId="51FDFF1D" w14:textId="028351D2" w:rsidR="00B9381B" w:rsidRPr="001F42D3" w:rsidRDefault="00B9381B" w:rsidP="00B617F4">
      <w:pPr>
        <w:pStyle w:val="BodyText"/>
      </w:pPr>
      <w:r w:rsidRPr="001F42D3">
        <w:t xml:space="preserve">For material formerly in this Appendix, readers should now refer to </w:t>
      </w:r>
      <w:hyperlink r:id="rId74" w:history="1">
        <w:r w:rsidRPr="001F42D3">
          <w:rPr>
            <w:rStyle w:val="Hyperlink"/>
          </w:rPr>
          <w:t>IHE Technical Frameworks General Introduction Appendix F</w:t>
        </w:r>
      </w:hyperlink>
      <w:r w:rsidRPr="001F42D3">
        <w:t>.</w:t>
      </w:r>
    </w:p>
    <w:p w14:paraId="1830D620" w14:textId="5D2B1351" w:rsidR="00B11855" w:rsidRPr="001F42D3" w:rsidRDefault="00CE1CA8" w:rsidP="00B34AEB">
      <w:pPr>
        <w:pStyle w:val="Heading1"/>
        <w:numPr>
          <w:ilvl w:val="0"/>
          <w:numId w:val="0"/>
        </w:numPr>
        <w:rPr>
          <w:noProof w:val="0"/>
        </w:rPr>
      </w:pPr>
      <w:bookmarkStart w:id="2062" w:name="_Toc401769899"/>
      <w:bookmarkStart w:id="2063" w:name="_Toc214889818"/>
      <w:r w:rsidRPr="001F42D3">
        <w:rPr>
          <w:noProof w:val="0"/>
        </w:rPr>
        <w:lastRenderedPageBreak/>
        <w:t xml:space="preserve">Appendix I </w:t>
      </w:r>
      <w:r w:rsidR="00813541" w:rsidRPr="001F42D3">
        <w:rPr>
          <w:noProof w:val="0"/>
        </w:rPr>
        <w:t xml:space="preserve">– </w:t>
      </w:r>
      <w:r w:rsidR="003D003E" w:rsidRPr="001F42D3">
        <w:rPr>
          <w:noProof w:val="0"/>
        </w:rPr>
        <w:t>Message Transport using MLLP</w:t>
      </w:r>
      <w:bookmarkEnd w:id="2062"/>
      <w:bookmarkEnd w:id="2063"/>
    </w:p>
    <w:p w14:paraId="24935441" w14:textId="653ADBA9" w:rsidR="00B11855" w:rsidRPr="001F42D3" w:rsidRDefault="003D003E" w:rsidP="00B617F4">
      <w:pPr>
        <w:pStyle w:val="BodyText"/>
      </w:pPr>
      <w:r w:rsidRPr="001F42D3">
        <w:t xml:space="preserve">IHE PCD </w:t>
      </w:r>
      <w:r w:rsidR="006D613E" w:rsidRPr="001F42D3">
        <w:t>HL7</w:t>
      </w:r>
      <w:r w:rsidR="00995105" w:rsidRPr="001F42D3">
        <w:t xml:space="preserve"> </w:t>
      </w:r>
      <w:r w:rsidRPr="001F42D3">
        <w:t xml:space="preserve">V2 messages </w:t>
      </w:r>
      <w:r w:rsidRPr="001F42D3">
        <w:rPr>
          <w:rStyle w:val="Emphasis"/>
        </w:rPr>
        <w:t>may</w:t>
      </w:r>
      <w:r w:rsidRPr="001F42D3">
        <w:t xml:space="preserve"> be sent using the HL7-defined "Minimal Lower Layer Protocol" (MLLP). At the present </w:t>
      </w:r>
      <w:r w:rsidR="00EF66D8" w:rsidRPr="001F42D3">
        <w:t>time,</w:t>
      </w:r>
      <w:r w:rsidRPr="001F42D3">
        <w:t xml:space="preserve"> MLLP is used by all IHE PCD actors operating behind a hospital firewall, and the selection of MLLP versus other transport options is based on implementation or one-time configuration.</w:t>
      </w:r>
    </w:p>
    <w:p w14:paraId="43141828" w14:textId="1E55408B" w:rsidR="00B11855" w:rsidRPr="001F42D3" w:rsidRDefault="003D003E" w:rsidP="00B617F4">
      <w:pPr>
        <w:pStyle w:val="BodyText"/>
      </w:pPr>
      <w:r w:rsidRPr="001F42D3">
        <w:t xml:space="preserve">Guidance regarding MLLP is provided by the </w:t>
      </w:r>
      <w:hyperlink r:id="rId75" w:anchor="C.2.1" w:history="1">
        <w:r w:rsidR="007075BE" w:rsidRPr="001F42D3">
          <w:rPr>
            <w:rStyle w:val="Hyperlink"/>
          </w:rPr>
          <w:t>ITI TF-2: C.2.1</w:t>
        </w:r>
      </w:hyperlink>
      <w:r w:rsidRPr="001F42D3">
        <w:t xml:space="preserve"> </w:t>
      </w:r>
      <w:r w:rsidRPr="001F42D3">
        <w:rPr>
          <w:rStyle w:val="Emphasis"/>
        </w:rPr>
        <w:t>Network Guidelines</w:t>
      </w:r>
      <w:r w:rsidRPr="001F42D3">
        <w:t xml:space="preserve">, which in turn reference the Minimal Lower Layer Protocol defined in Appendix C of the </w:t>
      </w:r>
      <w:r w:rsidR="006D613E" w:rsidRPr="001F42D3">
        <w:t>HL7</w:t>
      </w:r>
      <w:r w:rsidR="00995105" w:rsidRPr="001F42D3">
        <w:t xml:space="preserve"> </w:t>
      </w:r>
      <w:r w:rsidRPr="001F42D3">
        <w:t>Implementation Guide.</w:t>
      </w:r>
    </w:p>
    <w:p w14:paraId="74EF8880" w14:textId="77777777" w:rsidR="00B11855" w:rsidRPr="001F42D3" w:rsidRDefault="00B11855" w:rsidP="00B617F4">
      <w:pPr>
        <w:pStyle w:val="BodyText"/>
      </w:pPr>
    </w:p>
    <w:p w14:paraId="24548BC4" w14:textId="1ADEFB70" w:rsidR="00B11855" w:rsidRPr="001F42D3" w:rsidRDefault="00CE1CA8" w:rsidP="00B34AEB">
      <w:pPr>
        <w:pStyle w:val="Heading1"/>
        <w:numPr>
          <w:ilvl w:val="0"/>
          <w:numId w:val="0"/>
        </w:numPr>
        <w:rPr>
          <w:noProof w:val="0"/>
        </w:rPr>
      </w:pPr>
      <w:bookmarkStart w:id="2064" w:name="_Toc401769900"/>
      <w:bookmarkStart w:id="2065" w:name="_Toc214889819"/>
      <w:r w:rsidRPr="001F42D3">
        <w:rPr>
          <w:noProof w:val="0"/>
        </w:rPr>
        <w:lastRenderedPageBreak/>
        <w:t xml:space="preserve">Appendix J </w:t>
      </w:r>
      <w:r w:rsidR="00813541" w:rsidRPr="001F42D3">
        <w:rPr>
          <w:noProof w:val="0"/>
        </w:rPr>
        <w:t xml:space="preserve">– </w:t>
      </w:r>
      <w:r w:rsidR="003D003E" w:rsidRPr="001F42D3">
        <w:rPr>
          <w:noProof w:val="0"/>
        </w:rPr>
        <w:t>Message Transport using WS*</w:t>
      </w:r>
      <w:bookmarkEnd w:id="2064"/>
      <w:bookmarkEnd w:id="2065"/>
    </w:p>
    <w:p w14:paraId="5A829C05" w14:textId="7BE7FD85" w:rsidR="00B11855" w:rsidRPr="001F42D3" w:rsidRDefault="003D003E" w:rsidP="00254205">
      <w:pPr>
        <w:pStyle w:val="BodyText"/>
      </w:pPr>
      <w:r w:rsidRPr="001F42D3">
        <w:t xml:space="preserve">IHE PCD </w:t>
      </w:r>
      <w:r w:rsidR="006D613E" w:rsidRPr="001F42D3">
        <w:t>HL7</w:t>
      </w:r>
      <w:r w:rsidR="00995105" w:rsidRPr="001F42D3">
        <w:t xml:space="preserve"> </w:t>
      </w:r>
      <w:r w:rsidRPr="001F42D3">
        <w:t xml:space="preserve">V2 messages </w:t>
      </w:r>
      <w:r w:rsidRPr="001F42D3">
        <w:rPr>
          <w:rStyle w:val="Emphasis"/>
        </w:rPr>
        <w:t>may</w:t>
      </w:r>
      <w:r w:rsidRPr="001F42D3">
        <w:t xml:space="preserve"> be sent over Web Services (WS*).</w:t>
      </w:r>
    </w:p>
    <w:p w14:paraId="5FA84009" w14:textId="7C7734A5" w:rsidR="00B11855" w:rsidRPr="001F42D3" w:rsidRDefault="003D003E" w:rsidP="00254205">
      <w:pPr>
        <w:pStyle w:val="BodyText"/>
      </w:pPr>
      <w:r w:rsidRPr="001F42D3">
        <w:t xml:space="preserve">The </w:t>
      </w:r>
      <w:hyperlink r:id="rId76" w:history="1">
        <w:r w:rsidRPr="001F42D3">
          <w:rPr>
            <w:rStyle w:val="Hyperlink"/>
          </w:rPr>
          <w:t>IT</w:t>
        </w:r>
        <w:r w:rsidR="007075BE" w:rsidRPr="001F42D3">
          <w:rPr>
            <w:rStyle w:val="Hyperlink"/>
          </w:rPr>
          <w:t xml:space="preserve">I TF-2: </w:t>
        </w:r>
        <w:r w:rsidRPr="001F42D3">
          <w:rPr>
            <w:rStyle w:val="Hyperlink"/>
          </w:rPr>
          <w:t>Appendix V</w:t>
        </w:r>
      </w:hyperlink>
      <w:r w:rsidRPr="001F42D3">
        <w:t xml:space="preserve"> provides guidance regarding the appropriate WSDL files, schema and sample XML messages. The following artifacts are provided here as informative implementations and should match the versions found in the IHE </w:t>
      </w:r>
      <w:r w:rsidR="007075BE" w:rsidRPr="001F42D3">
        <w:t xml:space="preserve">Google Drive </w:t>
      </w:r>
      <w:hyperlink r:id="rId77" w:history="1">
        <w:r w:rsidR="007075BE" w:rsidRPr="001F42D3">
          <w:rPr>
            <w:rStyle w:val="Hyperlink"/>
          </w:rPr>
          <w:t>TF_Implementation_Material</w:t>
        </w:r>
      </w:hyperlink>
      <w:r w:rsidRPr="001F42D3">
        <w:t xml:space="preserve"> for PCD. If a later version is available </w:t>
      </w:r>
      <w:r w:rsidR="007075BE" w:rsidRPr="001F42D3">
        <w:t>on the IHE Google Drive</w:t>
      </w:r>
      <w:r w:rsidRPr="001F42D3">
        <w:t>, it should be used.</w:t>
      </w:r>
    </w:p>
    <w:p w14:paraId="54AD7967" w14:textId="436DAC15" w:rsidR="00B11855" w:rsidRPr="001F42D3" w:rsidRDefault="00CE1CA8" w:rsidP="00B34AEB">
      <w:pPr>
        <w:pStyle w:val="Heading2"/>
        <w:numPr>
          <w:ilvl w:val="0"/>
          <w:numId w:val="0"/>
        </w:numPr>
        <w:rPr>
          <w:noProof w:val="0"/>
        </w:rPr>
      </w:pPr>
      <w:bookmarkStart w:id="2066" w:name="_Toc401769901"/>
      <w:bookmarkStart w:id="2067" w:name="_Toc214889820"/>
      <w:r w:rsidRPr="001F42D3">
        <w:rPr>
          <w:noProof w:val="0"/>
        </w:rPr>
        <w:t xml:space="preserve">J.1 </w:t>
      </w:r>
      <w:r w:rsidR="003D003E" w:rsidRPr="001F42D3">
        <w:rPr>
          <w:noProof w:val="0"/>
        </w:rPr>
        <w:t>Sample WSDL file and schema</w:t>
      </w:r>
      <w:bookmarkEnd w:id="2066"/>
      <w:bookmarkEnd w:id="2067"/>
    </w:p>
    <w:p w14:paraId="1E173FFC" w14:textId="72C5E135" w:rsidR="00B11855" w:rsidRPr="001F42D3" w:rsidRDefault="003D003E" w:rsidP="00254205">
      <w:pPr>
        <w:pStyle w:val="BodyText"/>
      </w:pPr>
      <w:r w:rsidRPr="001F42D3">
        <w:t xml:space="preserve">The Web Services Description Language (WSDL) is a W3C standard designed to define a web service through concrete endpoints and operations. The </w:t>
      </w:r>
      <w:hyperlink r:id="rId78" w:history="1">
        <w:r w:rsidR="00C65B36" w:rsidRPr="001F42D3">
          <w:rPr>
            <w:rStyle w:val="Hyperlink"/>
          </w:rPr>
          <w:t>ITI TF-2:  Appendix V</w:t>
        </w:r>
      </w:hyperlink>
      <w:r w:rsidRPr="001F42D3">
        <w:t xml:space="preserve"> provides guidance on deriving WSDL files from an IHE transaction.</w:t>
      </w:r>
    </w:p>
    <w:p w14:paraId="7CFE58AC" w14:textId="0DF5C59D" w:rsidR="00B11855" w:rsidRPr="001F42D3" w:rsidRDefault="003D003E" w:rsidP="00254205">
      <w:pPr>
        <w:pStyle w:val="BodyText"/>
      </w:pPr>
      <w:r w:rsidRPr="001F42D3">
        <w:t>Non-normative illustrative examples of a WSDL file «DeviceObservationConsumer.wsdl» and schema «DeviceObservationConsumer.xsd» are shown below:</w:t>
      </w:r>
    </w:p>
    <w:p w14:paraId="449CAC2E" w14:textId="77777777" w:rsidR="00C44528" w:rsidRPr="001F42D3" w:rsidRDefault="00C44528" w:rsidP="00254205">
      <w:pPr>
        <w:pStyle w:val="BodyText"/>
      </w:pPr>
    </w:p>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30"/>
      </w:tblGrid>
      <w:tr w:rsidR="00B11855" w:rsidRPr="001F42D3" w14:paraId="3D0E0A11" w14:textId="77777777" w:rsidTr="00C10546">
        <w:trPr>
          <w:jc w:val="center"/>
        </w:trPr>
        <w:tc>
          <w:tcPr>
            <w:tcW w:w="9330" w:type="dxa"/>
            <w:shd w:val="clear" w:color="auto" w:fill="F2F2F2"/>
          </w:tcPr>
          <w:p w14:paraId="4986378D" w14:textId="77777777" w:rsidR="00B11855" w:rsidRPr="001F42D3" w:rsidRDefault="003D003E" w:rsidP="00C44528">
            <w:pPr>
              <w:pStyle w:val="TableEntryHeader"/>
            </w:pPr>
            <w:r w:rsidRPr="001F42D3">
              <w:t>DeviceObservationConsumer.wsdl</w:t>
            </w:r>
          </w:p>
        </w:tc>
      </w:tr>
      <w:tr w:rsidR="00B11855" w:rsidRPr="001F42D3" w14:paraId="6661DE91" w14:textId="77777777" w:rsidTr="00C10546">
        <w:trPr>
          <w:jc w:val="center"/>
        </w:trPr>
        <w:tc>
          <w:tcPr>
            <w:tcW w:w="9330" w:type="dxa"/>
          </w:tcPr>
          <w:p w14:paraId="5EA512F4" w14:textId="77777777" w:rsidR="00B11855" w:rsidRPr="001F42D3" w:rsidRDefault="003D003E" w:rsidP="00254205">
            <w:pPr>
              <w:pStyle w:val="TableXML"/>
              <w:rPr>
                <w:noProof w:val="0"/>
              </w:rPr>
            </w:pPr>
            <w:r w:rsidRPr="001F42D3">
              <w:rPr>
                <w:noProof w:val="0"/>
              </w:rPr>
              <w:t>&lt;?xml version="1.0" encoding="UTF-8"?&gt;</w:t>
            </w:r>
          </w:p>
          <w:p w14:paraId="7DD5003D" w14:textId="77777777" w:rsidR="00B11855" w:rsidRPr="001F42D3" w:rsidRDefault="003D003E" w:rsidP="00254205">
            <w:pPr>
              <w:pStyle w:val="TableXML"/>
              <w:rPr>
                <w:noProof w:val="0"/>
              </w:rPr>
            </w:pPr>
            <w:r w:rsidRPr="001F42D3">
              <w:rPr>
                <w:noProof w:val="0"/>
              </w:rPr>
              <w:t>&lt;wsdl:definitions name="DeviceObservationConsumer"</w:t>
            </w:r>
          </w:p>
          <w:p w14:paraId="6F77300C" w14:textId="77777777" w:rsidR="00B11855" w:rsidRPr="001F42D3" w:rsidRDefault="003D003E" w:rsidP="00254205">
            <w:pPr>
              <w:pStyle w:val="TableXML"/>
              <w:rPr>
                <w:noProof w:val="0"/>
              </w:rPr>
            </w:pPr>
            <w:r w:rsidRPr="001F42D3">
              <w:rPr>
                <w:noProof w:val="0"/>
              </w:rPr>
              <w:tab/>
              <w:t>targetNamespace="urn:ihe:pcd:dec:2010"</w:t>
            </w:r>
          </w:p>
          <w:p w14:paraId="4A7B415B" w14:textId="77777777" w:rsidR="00B11855" w:rsidRPr="001F42D3" w:rsidRDefault="003D003E" w:rsidP="00254205">
            <w:pPr>
              <w:pStyle w:val="TableXML"/>
              <w:rPr>
                <w:noProof w:val="0"/>
              </w:rPr>
            </w:pPr>
            <w:r w:rsidRPr="001F42D3">
              <w:rPr>
                <w:noProof w:val="0"/>
              </w:rPr>
              <w:tab/>
              <w:t>xmlns:soap12="http://schemas.xmlsoap.org/wsdl/soap12/"</w:t>
            </w:r>
          </w:p>
          <w:p w14:paraId="758729C8" w14:textId="77777777" w:rsidR="00B11855" w:rsidRPr="001F42D3" w:rsidRDefault="003D003E" w:rsidP="00254205">
            <w:pPr>
              <w:pStyle w:val="TableXML"/>
              <w:rPr>
                <w:noProof w:val="0"/>
              </w:rPr>
            </w:pPr>
            <w:r w:rsidRPr="001F42D3">
              <w:rPr>
                <w:noProof w:val="0"/>
              </w:rPr>
              <w:tab/>
              <w:t>xmlns:wsdl="http://schemas.xmlsoap.org/wsdl/"</w:t>
            </w:r>
          </w:p>
          <w:p w14:paraId="5D5AC2CF" w14:textId="77777777" w:rsidR="00B11855" w:rsidRPr="001F42D3" w:rsidRDefault="003D003E" w:rsidP="00254205">
            <w:pPr>
              <w:pStyle w:val="TableXML"/>
              <w:rPr>
                <w:noProof w:val="0"/>
              </w:rPr>
            </w:pPr>
            <w:r w:rsidRPr="001F42D3">
              <w:rPr>
                <w:noProof w:val="0"/>
              </w:rPr>
              <w:tab/>
              <w:t xml:space="preserve">xmlns:xsd="http://www.w3.org/2001/XMLSchema"  </w:t>
            </w:r>
          </w:p>
          <w:p w14:paraId="7DF0616D" w14:textId="77777777" w:rsidR="00B11855" w:rsidRPr="001F42D3" w:rsidRDefault="003D003E" w:rsidP="00254205">
            <w:pPr>
              <w:pStyle w:val="TableXML"/>
              <w:rPr>
                <w:noProof w:val="0"/>
              </w:rPr>
            </w:pPr>
            <w:r w:rsidRPr="001F42D3">
              <w:rPr>
                <w:noProof w:val="0"/>
              </w:rPr>
              <w:tab/>
              <w:t>xmlns:wsaw="http://www.w3.org/2006/05/addressing/wsdl"</w:t>
            </w:r>
          </w:p>
          <w:p w14:paraId="09D697D3" w14:textId="77777777" w:rsidR="00B11855" w:rsidRPr="001F42D3" w:rsidRDefault="003D003E" w:rsidP="00254205">
            <w:pPr>
              <w:pStyle w:val="TableXML"/>
              <w:rPr>
                <w:noProof w:val="0"/>
              </w:rPr>
            </w:pPr>
            <w:r w:rsidRPr="001F42D3">
              <w:rPr>
                <w:noProof w:val="0"/>
              </w:rPr>
              <w:tab/>
              <w:t>xmlns:tns="urn:ihe:pcd:dec:2010"&gt;</w:t>
            </w:r>
          </w:p>
          <w:p w14:paraId="088B2BA2" w14:textId="77777777" w:rsidR="00B11855" w:rsidRPr="001F42D3" w:rsidRDefault="003D003E" w:rsidP="00254205">
            <w:pPr>
              <w:pStyle w:val="TableXML"/>
              <w:rPr>
                <w:noProof w:val="0"/>
              </w:rPr>
            </w:pPr>
            <w:r w:rsidRPr="001F42D3">
              <w:rPr>
                <w:noProof w:val="0"/>
              </w:rPr>
              <w:tab/>
              <w:t>&lt;wsdl:types&gt;</w:t>
            </w:r>
          </w:p>
          <w:p w14:paraId="5E159F3F" w14:textId="77777777" w:rsidR="00B11855" w:rsidRPr="001F42D3" w:rsidRDefault="003D003E" w:rsidP="00254205">
            <w:pPr>
              <w:pStyle w:val="TableXML"/>
              <w:rPr>
                <w:noProof w:val="0"/>
              </w:rPr>
            </w:pPr>
            <w:r w:rsidRPr="001F42D3">
              <w:rPr>
                <w:noProof w:val="0"/>
              </w:rPr>
              <w:tab/>
            </w:r>
            <w:r w:rsidRPr="001F42D3">
              <w:rPr>
                <w:noProof w:val="0"/>
              </w:rPr>
              <w:tab/>
              <w:t>&lt;xsd:schema&gt;</w:t>
            </w:r>
          </w:p>
          <w:p w14:paraId="7E8B12F8"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&lt;xsd:import namespace="urn:ihe:pcd:dec:2010" schemaLocation="DeviceObservationConsumer.xsd"/&gt;</w:t>
            </w:r>
          </w:p>
          <w:p w14:paraId="3863A131" w14:textId="77777777" w:rsidR="00B11855" w:rsidRPr="001F42D3" w:rsidRDefault="003D003E" w:rsidP="00254205">
            <w:pPr>
              <w:pStyle w:val="TableXML"/>
              <w:rPr>
                <w:noProof w:val="0"/>
              </w:rPr>
            </w:pPr>
            <w:r w:rsidRPr="001F42D3">
              <w:rPr>
                <w:noProof w:val="0"/>
              </w:rPr>
              <w:tab/>
            </w:r>
            <w:r w:rsidRPr="001F42D3">
              <w:rPr>
                <w:noProof w:val="0"/>
              </w:rPr>
              <w:tab/>
              <w:t>&lt;/xsd:schema&gt;</w:t>
            </w:r>
          </w:p>
          <w:p w14:paraId="612B9A42" w14:textId="77777777" w:rsidR="00B11855" w:rsidRPr="001F42D3" w:rsidRDefault="003D003E" w:rsidP="00254205">
            <w:pPr>
              <w:pStyle w:val="TableXML"/>
              <w:rPr>
                <w:noProof w:val="0"/>
              </w:rPr>
            </w:pPr>
            <w:r w:rsidRPr="001F42D3">
              <w:rPr>
                <w:noProof w:val="0"/>
              </w:rPr>
              <w:tab/>
              <w:t>&lt;/wsdl:types&gt;</w:t>
            </w:r>
          </w:p>
          <w:p w14:paraId="60C9BE6D" w14:textId="77777777" w:rsidR="00B11855" w:rsidRPr="001F42D3" w:rsidRDefault="003D003E" w:rsidP="00254205">
            <w:pPr>
              <w:pStyle w:val="TableXML"/>
              <w:rPr>
                <w:noProof w:val="0"/>
              </w:rPr>
            </w:pPr>
            <w:r w:rsidRPr="001F42D3">
              <w:rPr>
                <w:noProof w:val="0"/>
              </w:rPr>
              <w:tab/>
              <w:t>&lt;wsdl:message name="CommunicatePCDData_Message"&gt;</w:t>
            </w:r>
          </w:p>
          <w:p w14:paraId="369B3D61" w14:textId="77777777" w:rsidR="00B11855" w:rsidRPr="001F42D3" w:rsidRDefault="003D003E" w:rsidP="00254205">
            <w:pPr>
              <w:pStyle w:val="TableXML"/>
              <w:rPr>
                <w:noProof w:val="0"/>
              </w:rPr>
            </w:pPr>
            <w:r w:rsidRPr="001F42D3">
              <w:rPr>
                <w:noProof w:val="0"/>
              </w:rPr>
              <w:tab/>
            </w:r>
            <w:r w:rsidRPr="001F42D3">
              <w:rPr>
                <w:noProof w:val="0"/>
              </w:rPr>
              <w:tab/>
              <w:t>&lt;wsdl:documentation&gt;Communicate PCD Data&lt;/wsdl:documentation&gt;</w:t>
            </w:r>
          </w:p>
          <w:p w14:paraId="7C8E8DA6" w14:textId="77777777" w:rsidR="00B11855" w:rsidRPr="001F42D3" w:rsidRDefault="003D003E" w:rsidP="00254205">
            <w:pPr>
              <w:pStyle w:val="TableXML"/>
              <w:rPr>
                <w:noProof w:val="0"/>
              </w:rPr>
            </w:pPr>
            <w:r w:rsidRPr="001F42D3">
              <w:rPr>
                <w:noProof w:val="0"/>
              </w:rPr>
              <w:tab/>
            </w:r>
            <w:r w:rsidRPr="001F42D3">
              <w:rPr>
                <w:noProof w:val="0"/>
              </w:rPr>
              <w:tab/>
              <w:t>&lt;wsdl:part name="body" element="tns:CommunicatePCDData"/&gt;</w:t>
            </w:r>
          </w:p>
          <w:p w14:paraId="03DD0A3A" w14:textId="77777777" w:rsidR="00B11855" w:rsidRPr="001F42D3" w:rsidRDefault="003D003E" w:rsidP="00254205">
            <w:pPr>
              <w:pStyle w:val="TableXML"/>
              <w:rPr>
                <w:noProof w:val="0"/>
              </w:rPr>
            </w:pPr>
            <w:r w:rsidRPr="001F42D3">
              <w:rPr>
                <w:noProof w:val="0"/>
              </w:rPr>
              <w:tab/>
              <w:t>&lt;/wsdl:message&gt;</w:t>
            </w:r>
          </w:p>
          <w:p w14:paraId="51DDFC5B" w14:textId="77777777" w:rsidR="00B11855" w:rsidRPr="001F42D3" w:rsidRDefault="003D003E" w:rsidP="00254205">
            <w:pPr>
              <w:pStyle w:val="TableXML"/>
              <w:rPr>
                <w:noProof w:val="0"/>
              </w:rPr>
            </w:pPr>
            <w:r w:rsidRPr="001F42D3">
              <w:rPr>
                <w:noProof w:val="0"/>
              </w:rPr>
              <w:tab/>
              <w:t>&lt;wsdl:message name="CommunicatePCDDataResponse_Message"&gt;</w:t>
            </w:r>
          </w:p>
          <w:p w14:paraId="4C270C1E" w14:textId="77777777" w:rsidR="00B11855" w:rsidRPr="001F42D3" w:rsidRDefault="003D003E" w:rsidP="00254205">
            <w:pPr>
              <w:pStyle w:val="TableXML"/>
              <w:rPr>
                <w:noProof w:val="0"/>
              </w:rPr>
            </w:pPr>
            <w:r w:rsidRPr="001F42D3">
              <w:rPr>
                <w:noProof w:val="0"/>
              </w:rPr>
              <w:tab/>
            </w:r>
            <w:r w:rsidRPr="001F42D3">
              <w:rPr>
                <w:noProof w:val="0"/>
              </w:rPr>
              <w:tab/>
              <w:t>&lt;wsdl:documentation&gt;Communicate PCD Data Response&lt;/wsdl:documentation&gt;</w:t>
            </w:r>
          </w:p>
          <w:p w14:paraId="1108CBAB" w14:textId="77777777" w:rsidR="00B11855" w:rsidRPr="001F42D3" w:rsidRDefault="003D003E" w:rsidP="00254205">
            <w:pPr>
              <w:pStyle w:val="TableXML"/>
              <w:rPr>
                <w:noProof w:val="0"/>
              </w:rPr>
            </w:pPr>
            <w:r w:rsidRPr="001F42D3">
              <w:rPr>
                <w:noProof w:val="0"/>
              </w:rPr>
              <w:tab/>
            </w:r>
            <w:r w:rsidRPr="001F42D3">
              <w:rPr>
                <w:noProof w:val="0"/>
              </w:rPr>
              <w:tab/>
              <w:t>&lt;wsdl:part name="body" element="tns:CommunicatePCDDataResponse"/&gt;</w:t>
            </w:r>
          </w:p>
          <w:p w14:paraId="197A20C3" w14:textId="77777777" w:rsidR="00B11855" w:rsidRPr="001F42D3" w:rsidRDefault="003D003E" w:rsidP="00254205">
            <w:pPr>
              <w:pStyle w:val="TableXML"/>
              <w:rPr>
                <w:noProof w:val="0"/>
              </w:rPr>
            </w:pPr>
            <w:r w:rsidRPr="001F42D3">
              <w:rPr>
                <w:noProof w:val="0"/>
              </w:rPr>
              <w:tab/>
              <w:t>&lt;/wsdl:message&gt;</w:t>
            </w:r>
          </w:p>
          <w:p w14:paraId="7D4790CF" w14:textId="77777777" w:rsidR="00B11855" w:rsidRPr="001F42D3" w:rsidRDefault="003D003E" w:rsidP="00254205">
            <w:pPr>
              <w:pStyle w:val="TableXML"/>
              <w:rPr>
                <w:noProof w:val="0"/>
              </w:rPr>
            </w:pPr>
            <w:r w:rsidRPr="001F42D3">
              <w:rPr>
                <w:noProof w:val="0"/>
              </w:rPr>
              <w:tab/>
              <w:t>&lt;wsdl:portType name="DeviceObservationConsumer_PortType"&gt;</w:t>
            </w:r>
          </w:p>
          <w:p w14:paraId="3D8B4957" w14:textId="77777777" w:rsidR="00B11855" w:rsidRPr="001F42D3" w:rsidRDefault="003D003E" w:rsidP="00254205">
            <w:pPr>
              <w:pStyle w:val="TableXML"/>
              <w:rPr>
                <w:noProof w:val="0"/>
              </w:rPr>
            </w:pPr>
            <w:r w:rsidRPr="001F42D3">
              <w:rPr>
                <w:noProof w:val="0"/>
              </w:rPr>
              <w:tab/>
            </w:r>
            <w:r w:rsidRPr="001F42D3">
              <w:rPr>
                <w:noProof w:val="0"/>
              </w:rPr>
              <w:tab/>
              <w:t>&lt;wsdl:operation name="CommunicatePCDData"&gt;</w:t>
            </w:r>
          </w:p>
          <w:p w14:paraId="23895710"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&lt;wsdl:input message="tns:CommunicatePCDData_Message" wsaw:Action="urn:ihe:pcd:2010:CommunicatePCDData"/&gt;</w:t>
            </w:r>
          </w:p>
          <w:p w14:paraId="66DDCD16" w14:textId="77777777" w:rsidR="00B11855" w:rsidRPr="001F42D3" w:rsidRDefault="003D003E" w:rsidP="00254205">
            <w:pPr>
              <w:pStyle w:val="TableXML"/>
              <w:rPr>
                <w:noProof w:val="0"/>
              </w:rPr>
            </w:pPr>
            <w:r w:rsidRPr="001F42D3">
              <w:rPr>
                <w:noProof w:val="0"/>
              </w:rPr>
              <w:lastRenderedPageBreak/>
              <w:tab/>
            </w:r>
            <w:r w:rsidRPr="001F42D3">
              <w:rPr>
                <w:noProof w:val="0"/>
              </w:rPr>
              <w:tab/>
            </w:r>
            <w:r w:rsidRPr="001F42D3">
              <w:rPr>
                <w:noProof w:val="0"/>
              </w:rPr>
              <w:tab/>
              <w:t>&lt;wsdl:output message="tns:CommunicatePCDDataResponse_Message" wsaw:Action="urn:ihe:pcd:2010:CommunicatePCDDataResponse"/&gt;</w:t>
            </w:r>
          </w:p>
          <w:p w14:paraId="6611C1BF" w14:textId="77777777" w:rsidR="00B11855" w:rsidRPr="001F42D3" w:rsidRDefault="003D003E" w:rsidP="00254205">
            <w:pPr>
              <w:pStyle w:val="TableXML"/>
              <w:rPr>
                <w:noProof w:val="0"/>
              </w:rPr>
            </w:pPr>
            <w:r w:rsidRPr="001F42D3">
              <w:rPr>
                <w:noProof w:val="0"/>
              </w:rPr>
              <w:tab/>
            </w:r>
            <w:r w:rsidRPr="001F42D3">
              <w:rPr>
                <w:noProof w:val="0"/>
              </w:rPr>
              <w:tab/>
              <w:t>&lt;/wsdl:operation&gt;</w:t>
            </w:r>
          </w:p>
          <w:p w14:paraId="5242A6C9" w14:textId="77777777" w:rsidR="00B11855" w:rsidRPr="001F42D3" w:rsidRDefault="003D003E" w:rsidP="00254205">
            <w:pPr>
              <w:pStyle w:val="TableXML"/>
              <w:rPr>
                <w:noProof w:val="0"/>
              </w:rPr>
            </w:pPr>
            <w:r w:rsidRPr="001F42D3">
              <w:rPr>
                <w:noProof w:val="0"/>
              </w:rPr>
              <w:tab/>
              <w:t>&lt;/wsdl:portType&gt;</w:t>
            </w:r>
          </w:p>
          <w:p w14:paraId="62054429" w14:textId="77777777" w:rsidR="00B11855" w:rsidRPr="001F42D3" w:rsidRDefault="003D003E" w:rsidP="00254205">
            <w:pPr>
              <w:pStyle w:val="TableXML"/>
              <w:rPr>
                <w:noProof w:val="0"/>
              </w:rPr>
            </w:pPr>
            <w:r w:rsidRPr="001F42D3">
              <w:rPr>
                <w:noProof w:val="0"/>
              </w:rPr>
              <w:tab/>
              <w:t>&lt;wsdl:binding name="DeviceObservationConsumer_Binding_Soap12" type="tns:DeviceObservationConsumer_PortType"&gt;</w:t>
            </w:r>
          </w:p>
          <w:p w14:paraId="7F14BC3F" w14:textId="77777777" w:rsidR="00B11855" w:rsidRPr="001F42D3" w:rsidRDefault="003D003E" w:rsidP="00254205">
            <w:pPr>
              <w:pStyle w:val="TableXML"/>
              <w:rPr>
                <w:noProof w:val="0"/>
              </w:rPr>
            </w:pPr>
            <w:r w:rsidRPr="001F42D3">
              <w:rPr>
                <w:noProof w:val="0"/>
              </w:rPr>
              <w:tab/>
            </w:r>
            <w:r w:rsidRPr="001F42D3">
              <w:rPr>
                <w:noProof w:val="0"/>
              </w:rPr>
              <w:tab/>
              <w:t>&lt;soap12:binding style="document" transport="http://schemas.xmlsoap.org/soap/http"/&gt;</w:t>
            </w:r>
          </w:p>
          <w:p w14:paraId="5986B78B" w14:textId="77777777" w:rsidR="00B11855" w:rsidRPr="001F42D3" w:rsidRDefault="003D003E" w:rsidP="00254205">
            <w:pPr>
              <w:pStyle w:val="TableXML"/>
              <w:rPr>
                <w:noProof w:val="0"/>
              </w:rPr>
            </w:pPr>
            <w:r w:rsidRPr="001F42D3">
              <w:rPr>
                <w:noProof w:val="0"/>
              </w:rPr>
              <w:tab/>
            </w:r>
            <w:r w:rsidRPr="001F42D3">
              <w:rPr>
                <w:noProof w:val="0"/>
              </w:rPr>
              <w:tab/>
              <w:t>&lt;wsaw:UsingAddressing wsdl:required="true"/&gt;</w:t>
            </w:r>
          </w:p>
          <w:p w14:paraId="203C36AD" w14:textId="77777777" w:rsidR="00B11855" w:rsidRPr="001F42D3" w:rsidRDefault="003D003E" w:rsidP="00254205">
            <w:pPr>
              <w:pStyle w:val="TableXML"/>
              <w:rPr>
                <w:noProof w:val="0"/>
              </w:rPr>
            </w:pPr>
            <w:r w:rsidRPr="001F42D3">
              <w:rPr>
                <w:noProof w:val="0"/>
              </w:rPr>
              <w:tab/>
            </w:r>
            <w:r w:rsidRPr="001F42D3">
              <w:rPr>
                <w:noProof w:val="0"/>
              </w:rPr>
              <w:tab/>
              <w:t>&lt;wsdl:operation name="CommunicatePCDData"&gt;</w:t>
            </w:r>
          </w:p>
          <w:p w14:paraId="410A42E5"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&lt;soap12:operation soapAction="urn:ihe:pcd:2010:CommunicatePCDData" soapActionRequired=""/&gt;</w:t>
            </w:r>
          </w:p>
          <w:p w14:paraId="41B51FEF"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&lt;wsdl:input&gt;</w:t>
            </w:r>
          </w:p>
          <w:p w14:paraId="5C96FE5F"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r>
            <w:r w:rsidRPr="001F42D3">
              <w:rPr>
                <w:noProof w:val="0"/>
              </w:rPr>
              <w:tab/>
              <w:t>&lt;soap12:body use="literal"/&gt;</w:t>
            </w:r>
          </w:p>
          <w:p w14:paraId="27A96797"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&lt;/wsdl:input&gt;</w:t>
            </w:r>
          </w:p>
          <w:p w14:paraId="28F7E6F8"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&lt;wsdl:output&gt;</w:t>
            </w:r>
          </w:p>
          <w:p w14:paraId="49648D23"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r>
            <w:r w:rsidRPr="001F42D3">
              <w:rPr>
                <w:noProof w:val="0"/>
              </w:rPr>
              <w:tab/>
              <w:t>&lt;soap12:body use="literal"/&gt;</w:t>
            </w:r>
          </w:p>
          <w:p w14:paraId="318757C6"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&lt;/wsdl:output&gt;</w:t>
            </w:r>
          </w:p>
          <w:p w14:paraId="303F1B86" w14:textId="77777777" w:rsidR="00B11855" w:rsidRPr="001F42D3" w:rsidRDefault="003D003E" w:rsidP="00254205">
            <w:pPr>
              <w:pStyle w:val="TableXML"/>
              <w:rPr>
                <w:noProof w:val="0"/>
              </w:rPr>
            </w:pPr>
            <w:r w:rsidRPr="001F42D3">
              <w:rPr>
                <w:noProof w:val="0"/>
              </w:rPr>
              <w:tab/>
            </w:r>
            <w:r w:rsidRPr="001F42D3">
              <w:rPr>
                <w:noProof w:val="0"/>
              </w:rPr>
              <w:tab/>
              <w:t>&lt;/wsdl:operation&gt;</w:t>
            </w:r>
          </w:p>
          <w:p w14:paraId="000FC04C" w14:textId="77777777" w:rsidR="00B11855" w:rsidRPr="001F42D3" w:rsidRDefault="003D003E" w:rsidP="00254205">
            <w:pPr>
              <w:pStyle w:val="TableXML"/>
              <w:rPr>
                <w:noProof w:val="0"/>
              </w:rPr>
            </w:pPr>
            <w:r w:rsidRPr="001F42D3">
              <w:rPr>
                <w:noProof w:val="0"/>
              </w:rPr>
              <w:tab/>
              <w:t>&lt;/wsdl:binding&gt;</w:t>
            </w:r>
          </w:p>
          <w:p w14:paraId="7750C433" w14:textId="77777777" w:rsidR="00B11855" w:rsidRPr="001F42D3" w:rsidRDefault="003D003E" w:rsidP="00254205">
            <w:pPr>
              <w:pStyle w:val="TableXML"/>
              <w:rPr>
                <w:noProof w:val="0"/>
              </w:rPr>
            </w:pPr>
            <w:r w:rsidRPr="001F42D3">
              <w:rPr>
                <w:noProof w:val="0"/>
              </w:rPr>
              <w:tab/>
              <w:t>&lt;wsdl:service name="DeviceObservationConsumer_Service"&gt;</w:t>
            </w:r>
          </w:p>
          <w:p w14:paraId="7083D941" w14:textId="77777777" w:rsidR="00B11855" w:rsidRPr="001F42D3" w:rsidRDefault="003D003E" w:rsidP="00254205">
            <w:pPr>
              <w:pStyle w:val="TableXML"/>
              <w:rPr>
                <w:noProof w:val="0"/>
              </w:rPr>
            </w:pPr>
            <w:r w:rsidRPr="001F42D3">
              <w:rPr>
                <w:noProof w:val="0"/>
              </w:rPr>
              <w:tab/>
            </w:r>
            <w:r w:rsidRPr="001F42D3">
              <w:rPr>
                <w:noProof w:val="0"/>
              </w:rPr>
              <w:tab/>
              <w:t>&lt;wsdl:port name="DeviceObservationConsumer_Port_Soap12" binding="tns:DeviceObservationConsumer_Binding_Soap12"&gt;</w:t>
            </w:r>
          </w:p>
          <w:p w14:paraId="0D327C7E"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&lt;soap12:address location="http://www.example.org/"/&gt;</w:t>
            </w:r>
          </w:p>
          <w:p w14:paraId="64DE9436" w14:textId="77777777" w:rsidR="00B11855" w:rsidRPr="001F42D3" w:rsidRDefault="003D003E" w:rsidP="00254205">
            <w:pPr>
              <w:pStyle w:val="TableXML"/>
              <w:rPr>
                <w:noProof w:val="0"/>
              </w:rPr>
            </w:pPr>
            <w:r w:rsidRPr="001F42D3">
              <w:rPr>
                <w:noProof w:val="0"/>
              </w:rPr>
              <w:tab/>
            </w:r>
            <w:r w:rsidRPr="001F42D3">
              <w:rPr>
                <w:noProof w:val="0"/>
              </w:rPr>
              <w:tab/>
              <w:t>&lt;/wsdl:port&gt;</w:t>
            </w:r>
          </w:p>
          <w:p w14:paraId="49E8BC6D" w14:textId="77777777" w:rsidR="00B11855" w:rsidRPr="001F42D3" w:rsidRDefault="003D003E" w:rsidP="00254205">
            <w:pPr>
              <w:pStyle w:val="TableXML"/>
              <w:rPr>
                <w:noProof w:val="0"/>
              </w:rPr>
            </w:pPr>
            <w:r w:rsidRPr="001F42D3">
              <w:rPr>
                <w:noProof w:val="0"/>
              </w:rPr>
              <w:tab/>
              <w:t>&lt;/wsdl:service&gt;</w:t>
            </w:r>
          </w:p>
          <w:p w14:paraId="00916F27" w14:textId="77777777" w:rsidR="00B11855" w:rsidRPr="001F42D3" w:rsidRDefault="003D003E" w:rsidP="00254205">
            <w:pPr>
              <w:pStyle w:val="TableXML"/>
              <w:rPr>
                <w:noProof w:val="0"/>
                <w:sz w:val="20"/>
              </w:rPr>
            </w:pPr>
            <w:r w:rsidRPr="001F42D3">
              <w:rPr>
                <w:noProof w:val="0"/>
              </w:rPr>
              <w:t>&lt;/wsdl:definitions&gt;</w:t>
            </w:r>
          </w:p>
        </w:tc>
      </w:tr>
    </w:tbl>
    <w:p w14:paraId="53A451BE" w14:textId="77777777" w:rsidR="00E95ACC" w:rsidRPr="001F42D3" w:rsidRDefault="00E95ACC" w:rsidP="005C34E8">
      <w:pPr>
        <w:pStyle w:val="BodyText"/>
      </w:pPr>
    </w:p>
    <w:p w14:paraId="61E0CEFF" w14:textId="366943A5" w:rsidR="00B11855" w:rsidRPr="001F42D3" w:rsidRDefault="003D003E" w:rsidP="005C34E8">
      <w:pPr>
        <w:pStyle w:val="BodyText"/>
      </w:pPr>
      <w:r w:rsidRPr="001F42D3">
        <w:t xml:space="preserve">Note: the element &lt;wsaw:UsingAddressing wsdl:required="true"/&gt; is required for strict conformance to </w:t>
      </w:r>
      <w:hyperlink r:id="rId79" w:history="1">
        <w:r w:rsidRPr="001F42D3">
          <w:rPr>
            <w:rStyle w:val="Hyperlink"/>
          </w:rPr>
          <w:t>ITI T</w:t>
        </w:r>
        <w:r w:rsidR="007075BE" w:rsidRPr="001F42D3">
          <w:rPr>
            <w:rStyle w:val="Hyperlink"/>
          </w:rPr>
          <w:t>F-2:  Appendix V</w:t>
        </w:r>
      </w:hyperlink>
      <w:r w:rsidRPr="001F42D3">
        <w:t xml:space="preserve"> (and is required by IHE testing tools), but readers are warned that some web services infrastructure implementation will not use or recognize it, so it is well if feasible to be prepared to include it or not, to be prepared to deal with both situations.</w:t>
      </w:r>
    </w:p>
    <w:p w14:paraId="0871F8D6" w14:textId="77777777" w:rsidR="00B11855" w:rsidRPr="001F42D3" w:rsidRDefault="00B11855" w:rsidP="005C34E8">
      <w:pPr>
        <w:pStyle w:val="BodyText"/>
      </w:pPr>
    </w:p>
    <w:tbl>
      <w:tblPr>
        <w:tblW w:w="101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70"/>
      </w:tblGrid>
      <w:tr w:rsidR="00B11855" w:rsidRPr="001F42D3" w14:paraId="6ED3EBDF" w14:textId="77777777" w:rsidTr="006C0E8E">
        <w:trPr>
          <w:cantSplit/>
          <w:jc w:val="center"/>
        </w:trPr>
        <w:tc>
          <w:tcPr>
            <w:tcW w:w="10170" w:type="dxa"/>
            <w:shd w:val="clear" w:color="auto" w:fill="F2F2F2"/>
          </w:tcPr>
          <w:p w14:paraId="1763E84F" w14:textId="77777777" w:rsidR="00B11855" w:rsidRPr="001F42D3" w:rsidRDefault="003D003E" w:rsidP="007822F8">
            <w:pPr>
              <w:pStyle w:val="TableEntryHeader"/>
            </w:pPr>
            <w:r w:rsidRPr="001F42D3">
              <w:lastRenderedPageBreak/>
              <w:t>DeviceObservationConsumer.xsd</w:t>
            </w:r>
          </w:p>
        </w:tc>
      </w:tr>
      <w:tr w:rsidR="00B11855" w:rsidRPr="001F42D3" w14:paraId="189E76D1" w14:textId="77777777" w:rsidTr="006C0E8E">
        <w:trPr>
          <w:cantSplit/>
          <w:jc w:val="center"/>
        </w:trPr>
        <w:tc>
          <w:tcPr>
            <w:tcW w:w="10170" w:type="dxa"/>
          </w:tcPr>
          <w:p w14:paraId="530CCDA9" w14:textId="77777777" w:rsidR="00B11855" w:rsidRPr="001F42D3" w:rsidRDefault="003D003E" w:rsidP="007822F8">
            <w:pPr>
              <w:pStyle w:val="TableEntry"/>
            </w:pPr>
            <w:r w:rsidRPr="001F42D3">
              <w:t>&lt;?xml version="1.0" encoding="UTF-8"?&gt;</w:t>
            </w:r>
          </w:p>
          <w:p w14:paraId="2D3AABC8" w14:textId="77777777" w:rsidR="00B11855" w:rsidRPr="001F42D3" w:rsidRDefault="003D003E" w:rsidP="007822F8">
            <w:pPr>
              <w:pStyle w:val="TableEntry"/>
            </w:pPr>
            <w:r w:rsidRPr="001F42D3">
              <w:t>&lt;schema xmlns="http://www.w3.org/2001/XMLSchema" xmlns:tns="urn:ihe:pcd:dec:2010" targetNamespace="urn:ihe:pcd:dec:2010"&gt;</w:t>
            </w:r>
          </w:p>
          <w:p w14:paraId="3EDCD3E6" w14:textId="77777777" w:rsidR="00B11855" w:rsidRPr="001F42D3" w:rsidRDefault="003D003E" w:rsidP="007822F8">
            <w:pPr>
              <w:pStyle w:val="TableEntry"/>
            </w:pPr>
            <w:r w:rsidRPr="001F42D3">
              <w:tab/>
              <w:t>&lt;element name="CommunicatePCDData" type="tns:UnsolicitedObservationResult"/&gt;</w:t>
            </w:r>
          </w:p>
          <w:p w14:paraId="38B9F9E5" w14:textId="77777777" w:rsidR="00B11855" w:rsidRPr="001F42D3" w:rsidRDefault="003D003E" w:rsidP="007822F8">
            <w:pPr>
              <w:pStyle w:val="TableEntry"/>
            </w:pPr>
            <w:r w:rsidRPr="001F42D3">
              <w:tab/>
              <w:t>&lt;element name="CommunicatePCDDataResponse" type="tns:GeneralAckowledgement"/&gt;</w:t>
            </w:r>
          </w:p>
          <w:p w14:paraId="51B489C7" w14:textId="77777777" w:rsidR="00B11855" w:rsidRPr="001F42D3" w:rsidRDefault="003D003E" w:rsidP="007822F8">
            <w:pPr>
              <w:pStyle w:val="TableEntry"/>
            </w:pPr>
            <w:r w:rsidRPr="001F42D3">
              <w:tab/>
              <w:t>&lt;simpleType name="UnsolicitedObservationResult"&gt;</w:t>
            </w:r>
          </w:p>
          <w:p w14:paraId="16166AFE" w14:textId="77777777" w:rsidR="00B11855" w:rsidRPr="001F42D3" w:rsidRDefault="003D003E" w:rsidP="007822F8">
            <w:pPr>
              <w:pStyle w:val="TableEntry"/>
            </w:pPr>
            <w:r w:rsidRPr="001F42D3">
              <w:tab/>
            </w:r>
            <w:r w:rsidRPr="001F42D3">
              <w:tab/>
              <w:t>&lt;restriction base="string"/&gt;</w:t>
            </w:r>
          </w:p>
          <w:p w14:paraId="751341A0" w14:textId="77777777" w:rsidR="00B11855" w:rsidRPr="001F42D3" w:rsidRDefault="003D003E" w:rsidP="007822F8">
            <w:pPr>
              <w:pStyle w:val="TableEntry"/>
            </w:pPr>
            <w:r w:rsidRPr="001F42D3">
              <w:tab/>
              <w:t>&lt;/simpleType&gt;</w:t>
            </w:r>
          </w:p>
          <w:p w14:paraId="7EC98F88" w14:textId="77777777" w:rsidR="00B11855" w:rsidRPr="001F42D3" w:rsidRDefault="003D003E" w:rsidP="007822F8">
            <w:pPr>
              <w:pStyle w:val="TableEntry"/>
            </w:pPr>
            <w:r w:rsidRPr="001F42D3">
              <w:tab/>
              <w:t>&lt;simpleType name="GeneralAckowledgement"&gt;</w:t>
            </w:r>
          </w:p>
          <w:p w14:paraId="159450B7" w14:textId="77777777" w:rsidR="00B11855" w:rsidRPr="001F42D3" w:rsidRDefault="003D003E" w:rsidP="007822F8">
            <w:pPr>
              <w:pStyle w:val="TableEntry"/>
            </w:pPr>
            <w:r w:rsidRPr="001F42D3">
              <w:tab/>
            </w:r>
            <w:r w:rsidRPr="001F42D3">
              <w:tab/>
              <w:t>&lt;restriction base="string"/&gt;</w:t>
            </w:r>
          </w:p>
          <w:p w14:paraId="75E93D24" w14:textId="77777777" w:rsidR="00B11855" w:rsidRPr="001F42D3" w:rsidRDefault="003D003E" w:rsidP="007822F8">
            <w:pPr>
              <w:pStyle w:val="TableEntry"/>
            </w:pPr>
            <w:r w:rsidRPr="001F42D3">
              <w:tab/>
              <w:t>&lt;/simpleType&gt;</w:t>
            </w:r>
          </w:p>
          <w:p w14:paraId="0FDB84EB" w14:textId="77777777" w:rsidR="00B11855" w:rsidRPr="001F42D3" w:rsidRDefault="003D003E" w:rsidP="007822F8">
            <w:pPr>
              <w:pStyle w:val="TableEntry"/>
            </w:pPr>
            <w:r w:rsidRPr="001F42D3">
              <w:t>&lt;/schema&gt;</w:t>
            </w:r>
          </w:p>
          <w:p w14:paraId="7386E224" w14:textId="77777777" w:rsidR="00B11855" w:rsidRPr="001F42D3" w:rsidRDefault="00B11855" w:rsidP="007822F8">
            <w:pPr>
              <w:pStyle w:val="TableEntry"/>
            </w:pPr>
          </w:p>
        </w:tc>
      </w:tr>
    </w:tbl>
    <w:p w14:paraId="1240ED98" w14:textId="5A5E3B1D" w:rsidR="00B11855" w:rsidRPr="001F42D3" w:rsidRDefault="00CE1CA8" w:rsidP="00B34AEB">
      <w:pPr>
        <w:pStyle w:val="Heading2"/>
        <w:numPr>
          <w:ilvl w:val="0"/>
          <w:numId w:val="0"/>
        </w:numPr>
        <w:rPr>
          <w:noProof w:val="0"/>
        </w:rPr>
      </w:pPr>
      <w:bookmarkStart w:id="2068" w:name="_Toc431232329"/>
      <w:bookmarkStart w:id="2069" w:name="_Toc431237309"/>
      <w:bookmarkStart w:id="2070" w:name="_Toc431238476"/>
      <w:bookmarkStart w:id="2071" w:name="_Toc431288212"/>
      <w:bookmarkStart w:id="2072" w:name="_Toc432168206"/>
      <w:bookmarkStart w:id="2073" w:name="_Toc432421327"/>
      <w:bookmarkStart w:id="2074" w:name="_Toc432515003"/>
      <w:bookmarkStart w:id="2075" w:name="_Toc432516278"/>
      <w:bookmarkStart w:id="2076" w:name="_Toc401769902"/>
      <w:bookmarkStart w:id="2077" w:name="_Toc214889821"/>
      <w:bookmarkEnd w:id="2068"/>
      <w:bookmarkEnd w:id="2069"/>
      <w:bookmarkEnd w:id="2070"/>
      <w:bookmarkEnd w:id="2071"/>
      <w:bookmarkEnd w:id="2072"/>
      <w:bookmarkEnd w:id="2073"/>
      <w:bookmarkEnd w:id="2074"/>
      <w:bookmarkEnd w:id="2075"/>
      <w:r w:rsidRPr="001F42D3">
        <w:rPr>
          <w:noProof w:val="0"/>
        </w:rPr>
        <w:t xml:space="preserve">J.2 </w:t>
      </w:r>
      <w:r w:rsidR="003D003E" w:rsidRPr="001F42D3">
        <w:rPr>
          <w:noProof w:val="0"/>
        </w:rPr>
        <w:t>Sample PCD-01 message and response</w:t>
      </w:r>
      <w:bookmarkEnd w:id="2076"/>
      <w:bookmarkEnd w:id="2077"/>
    </w:p>
    <w:p w14:paraId="5FE7A680" w14:textId="761EFF14" w:rsidR="00B11855" w:rsidRPr="001F42D3" w:rsidRDefault="003D003E" w:rsidP="00B86F03">
      <w:pPr>
        <w:pStyle w:val="BodyText"/>
      </w:pPr>
      <w:r w:rsidRPr="001F42D3">
        <w:t xml:space="preserve">In addition to the WSDL-related rules found in </w:t>
      </w:r>
      <w:hyperlink r:id="rId80" w:history="1">
        <w:r w:rsidR="00C65B36" w:rsidRPr="001F42D3">
          <w:rPr>
            <w:rStyle w:val="Hyperlink"/>
          </w:rPr>
          <w:t>ITI TF-2:  Appendix V</w:t>
        </w:r>
      </w:hyperlink>
      <w:r w:rsidRPr="001F42D3">
        <w:t>, the framework contains a number of conformance constraints for web service consumers and providers. These rules were developed to improve IHE-related web service interoperability and PCD implementations using web services are required to comply.</w:t>
      </w:r>
    </w:p>
    <w:p w14:paraId="54EB64E0" w14:textId="4677307B" w:rsidR="00B11855" w:rsidRPr="001F42D3" w:rsidRDefault="003D003E" w:rsidP="00B86F03">
      <w:pPr>
        <w:pStyle w:val="BodyText"/>
      </w:pPr>
      <w:r w:rsidRPr="001F42D3">
        <w:t xml:space="preserve">Note that the contents of the urn:ihe:pcd:dec:2010:CommunicatePCDData element must contain the entire contents of a valid </w:t>
      </w:r>
      <w:r w:rsidR="00647994" w:rsidRPr="001F42D3">
        <w:t>PCD-01</w:t>
      </w:r>
      <w:r w:rsidRPr="001F42D3">
        <w:t xml:space="preserve"> Observation Result message. However, based on the character restrictions of XML and web services, there are a number of characters that cannot be used in their literal form (see </w:t>
      </w:r>
      <w:hyperlink r:id="rId81" w:history="1">
        <w:r w:rsidRPr="001F42D3">
          <w:rPr>
            <w:color w:val="0000FF"/>
            <w:u w:val="single" w:color="0000FF"/>
          </w:rPr>
          <w:t>http://www.w3.org/International/questions/qa-controls#support</w:t>
        </w:r>
      </w:hyperlink>
      <w:r w:rsidRPr="001F42D3">
        <w:t xml:space="preserve"> for more information).</w:t>
      </w:r>
    </w:p>
    <w:p w14:paraId="6589C030" w14:textId="0C91543E" w:rsidR="00B11855" w:rsidRPr="001F42D3" w:rsidRDefault="003D003E" w:rsidP="00B86F03">
      <w:pPr>
        <w:pStyle w:val="BodyText"/>
      </w:pPr>
      <w:r w:rsidRPr="001F42D3">
        <w:t>Restricted characters, such as "&amp;” and "&lt;cr&gt;", must be escaped using XML predefined character entity references wherever possible (e.g., &amp;amp;). For restricted characters that have no predefined character entity references, numeric character references should be used instead (e.g., &amp;#d;). Messages containing characters which are prohibited from use in XML in both literal and escaped format are prohibited from being sent using the WS* transport profile.</w:t>
      </w:r>
    </w:p>
    <w:p w14:paraId="709ED0F8" w14:textId="77777777" w:rsidR="00B11855" w:rsidRPr="001F42D3" w:rsidRDefault="003D003E" w:rsidP="00B86F03">
      <w:pPr>
        <w:pStyle w:val="BodyText"/>
      </w:pPr>
      <w:r w:rsidRPr="001F42D3">
        <w:t xml:space="preserve">For a complete list of excluded characters, please see the XML specification at </w:t>
      </w:r>
      <w:hyperlink r:id="rId82" w:history="1">
        <w:r w:rsidRPr="001F42D3">
          <w:rPr>
            <w:color w:val="0000FF"/>
            <w:u w:val="single" w:color="0000FF"/>
          </w:rPr>
          <w:t>http://www.w3.org/TR/xml/#syntax</w:t>
        </w:r>
      </w:hyperlink>
    </w:p>
    <w:p w14:paraId="17C3AAA4" w14:textId="77777777" w:rsidR="00B11855" w:rsidRPr="001F42D3" w:rsidRDefault="003D003E" w:rsidP="00C10546">
      <w:pPr>
        <w:pStyle w:val="BodyText"/>
      </w:pPr>
      <w:r w:rsidRPr="001F42D3">
        <w:br w:type="page"/>
      </w:r>
      <w:r w:rsidRPr="001F42D3">
        <w:lastRenderedPageBreak/>
        <w:t>Examples of a Communicate PCD Data message «CommunicatePCDData.xml» and a typical response «CommunicatePCDDataResponse.xml» are shown below (informative).</w:t>
      </w:r>
    </w:p>
    <w:p w14:paraId="48760276" w14:textId="77777777" w:rsidR="00B11855" w:rsidRPr="001F42D3" w:rsidRDefault="00B11855" w:rsidP="00B86F03">
      <w:pPr>
        <w:pStyle w:val="BodyText"/>
      </w:pPr>
    </w:p>
    <w:tbl>
      <w:tblPr>
        <w:tblW w:w="101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70"/>
      </w:tblGrid>
      <w:tr w:rsidR="00B11855" w:rsidRPr="001F42D3" w14:paraId="7E6E987C" w14:textId="77777777" w:rsidTr="006C0E8E">
        <w:trPr>
          <w:cantSplit/>
          <w:jc w:val="center"/>
        </w:trPr>
        <w:tc>
          <w:tcPr>
            <w:tcW w:w="10170" w:type="dxa"/>
            <w:shd w:val="clear" w:color="auto" w:fill="F2F2F2"/>
          </w:tcPr>
          <w:p w14:paraId="72493B23" w14:textId="77777777" w:rsidR="00B11855" w:rsidRPr="001F42D3" w:rsidRDefault="003D003E" w:rsidP="00B86F03">
            <w:pPr>
              <w:pStyle w:val="TableEntryHeader"/>
            </w:pPr>
            <w:r w:rsidRPr="001F42D3">
              <w:t>CommunicatePCDData.xml</w:t>
            </w:r>
          </w:p>
        </w:tc>
      </w:tr>
      <w:tr w:rsidR="00B11855" w:rsidRPr="001F42D3" w14:paraId="4B13D1BC" w14:textId="77777777" w:rsidTr="006C0E8E">
        <w:trPr>
          <w:cantSplit/>
          <w:jc w:val="center"/>
        </w:trPr>
        <w:tc>
          <w:tcPr>
            <w:tcW w:w="10170" w:type="dxa"/>
          </w:tcPr>
          <w:p w14:paraId="73DCC71A" w14:textId="77777777" w:rsidR="00B11855" w:rsidRPr="001F42D3" w:rsidRDefault="003D003E" w:rsidP="00B07DBC">
            <w:pPr>
              <w:pStyle w:val="TableXML"/>
              <w:rPr>
                <w:noProof w:val="0"/>
              </w:rPr>
            </w:pPr>
            <w:r w:rsidRPr="001F42D3">
              <w:rPr>
                <w:noProof w:val="0"/>
              </w:rPr>
              <w:t>&lt;?xml version="1.0" encoding="UTF-8"?&gt;</w:t>
            </w:r>
          </w:p>
          <w:p w14:paraId="77CF2C99" w14:textId="77777777" w:rsidR="00B11855" w:rsidRPr="001F42D3" w:rsidRDefault="003D003E" w:rsidP="00B07DBC">
            <w:pPr>
              <w:pStyle w:val="TableXML"/>
              <w:rPr>
                <w:noProof w:val="0"/>
              </w:rPr>
            </w:pPr>
            <w:r w:rsidRPr="001F42D3">
              <w:rPr>
                <w:noProof w:val="0"/>
              </w:rPr>
              <w:t>&lt;soapenv:Envelope xmlns:soapenv="http://www.w3.org/2003/05/soap-envelope"&gt;</w:t>
            </w:r>
          </w:p>
          <w:p w14:paraId="61EEE909" w14:textId="77777777" w:rsidR="00B11855" w:rsidRPr="001F42D3" w:rsidRDefault="003D003E" w:rsidP="00B07DBC">
            <w:pPr>
              <w:pStyle w:val="TableXML"/>
              <w:rPr>
                <w:noProof w:val="0"/>
              </w:rPr>
            </w:pPr>
            <w:r w:rsidRPr="001F42D3">
              <w:rPr>
                <w:noProof w:val="0"/>
              </w:rPr>
              <w:tab/>
              <w:t>&lt;soapenv:Header xmlns:wsa="http://www.w3.org/2005/08/addressing"&gt;</w:t>
            </w:r>
          </w:p>
          <w:p w14:paraId="256ED710" w14:textId="77777777" w:rsidR="00B11855" w:rsidRPr="001F42D3" w:rsidRDefault="003D003E" w:rsidP="00B07DBC">
            <w:pPr>
              <w:pStyle w:val="TableXML"/>
              <w:rPr>
                <w:noProof w:val="0"/>
              </w:rPr>
            </w:pPr>
            <w:r w:rsidRPr="001F42D3">
              <w:rPr>
                <w:noProof w:val="0"/>
              </w:rPr>
              <w:tab/>
            </w:r>
            <w:r w:rsidRPr="001F42D3">
              <w:rPr>
                <w:noProof w:val="0"/>
              </w:rPr>
              <w:tab/>
              <w:t>&lt;wsa:To soapenv:mustUnderstand="true"&gt;</w:t>
            </w:r>
          </w:p>
          <w:p w14:paraId="283D3DA8" w14:textId="77777777" w:rsidR="00B11855" w:rsidRPr="001F42D3" w:rsidRDefault="003D003E" w:rsidP="00B07DBC">
            <w:pPr>
              <w:pStyle w:val="TableXML"/>
              <w:rPr>
                <w:noProof w:val="0"/>
              </w:rPr>
            </w:pPr>
            <w:r w:rsidRPr="001F42D3">
              <w:rPr>
                <w:noProof w:val="0"/>
              </w:rPr>
              <w:t>http://localhost:9097/org.openhealthtools.stepstone.backend.gateway/DeviceObservationConsumer_Service</w:t>
            </w:r>
          </w:p>
          <w:p w14:paraId="50731C63" w14:textId="77777777" w:rsidR="00B11855" w:rsidRPr="001F42D3" w:rsidRDefault="003D003E" w:rsidP="00B07DBC">
            <w:pPr>
              <w:pStyle w:val="TableXML"/>
              <w:rPr>
                <w:noProof w:val="0"/>
              </w:rPr>
            </w:pPr>
            <w:r w:rsidRPr="001F42D3">
              <w:rPr>
                <w:noProof w:val="0"/>
              </w:rPr>
              <w:tab/>
            </w:r>
            <w:r w:rsidRPr="001F42D3">
              <w:rPr>
                <w:noProof w:val="0"/>
              </w:rPr>
              <w:tab/>
              <w:t>&lt;/wsa:To&gt;</w:t>
            </w:r>
          </w:p>
          <w:p w14:paraId="6B14F14E" w14:textId="77777777" w:rsidR="00B11855" w:rsidRPr="001F42D3" w:rsidRDefault="003D003E" w:rsidP="00B07DBC">
            <w:pPr>
              <w:pStyle w:val="TableXML"/>
              <w:rPr>
                <w:noProof w:val="0"/>
              </w:rPr>
            </w:pPr>
            <w:r w:rsidRPr="001F42D3">
              <w:rPr>
                <w:noProof w:val="0"/>
              </w:rPr>
              <w:tab/>
            </w:r>
            <w:r w:rsidRPr="001F42D3">
              <w:rPr>
                <w:noProof w:val="0"/>
              </w:rPr>
              <w:tab/>
              <w:t>&lt;wsa:From soapenv:mustUnderstand="true"&gt;</w:t>
            </w:r>
          </w:p>
          <w:p w14:paraId="1D7A3A65" w14:textId="77777777" w:rsidR="00B11855" w:rsidRPr="001F42D3" w:rsidRDefault="003D003E" w:rsidP="00B07DBC">
            <w:pPr>
              <w:pStyle w:val="TableXML"/>
              <w:rPr>
                <w:noProof w:val="0"/>
              </w:rPr>
            </w:pPr>
            <w:r w:rsidRPr="001F42D3">
              <w:rPr>
                <w:noProof w:val="0"/>
              </w:rPr>
              <w:tab/>
            </w:r>
            <w:r w:rsidRPr="001F42D3">
              <w:rPr>
                <w:noProof w:val="0"/>
              </w:rPr>
              <w:tab/>
            </w:r>
            <w:r w:rsidRPr="001F42D3">
              <w:rPr>
                <w:noProof w:val="0"/>
              </w:rPr>
              <w:tab/>
              <w:t>&lt;wsa:Address&gt;</w:t>
            </w:r>
          </w:p>
          <w:p w14:paraId="751EEE4F" w14:textId="77777777" w:rsidR="00B11855" w:rsidRPr="001F42D3" w:rsidRDefault="003D003E" w:rsidP="00B07DBC">
            <w:pPr>
              <w:pStyle w:val="TableXML"/>
              <w:rPr>
                <w:noProof w:val="0"/>
              </w:rPr>
            </w:pPr>
            <w:r w:rsidRPr="001F42D3">
              <w:rPr>
                <w:noProof w:val="0"/>
              </w:rPr>
              <w:t>http://www.w3.org/2005/08/addressing/anonymous</w:t>
            </w:r>
          </w:p>
          <w:p w14:paraId="3EA940B0" w14:textId="77777777" w:rsidR="00B11855" w:rsidRPr="001F42D3" w:rsidRDefault="003D003E" w:rsidP="00B07DBC">
            <w:pPr>
              <w:pStyle w:val="TableXML"/>
              <w:rPr>
                <w:noProof w:val="0"/>
              </w:rPr>
            </w:pPr>
            <w:r w:rsidRPr="001F42D3">
              <w:rPr>
                <w:noProof w:val="0"/>
              </w:rPr>
              <w:t>&lt;/wsa:Address&gt;</w:t>
            </w:r>
          </w:p>
          <w:p w14:paraId="7E2380AB" w14:textId="77777777" w:rsidR="00B11855" w:rsidRPr="001F42D3" w:rsidRDefault="003D003E" w:rsidP="00B07DBC">
            <w:pPr>
              <w:pStyle w:val="TableXML"/>
              <w:rPr>
                <w:noProof w:val="0"/>
              </w:rPr>
            </w:pPr>
            <w:r w:rsidRPr="001F42D3">
              <w:rPr>
                <w:noProof w:val="0"/>
              </w:rPr>
              <w:tab/>
            </w:r>
            <w:r w:rsidRPr="001F42D3">
              <w:rPr>
                <w:noProof w:val="0"/>
              </w:rPr>
              <w:tab/>
              <w:t>&lt;/wsa:From&gt;</w:t>
            </w:r>
          </w:p>
          <w:p w14:paraId="330C0D11" w14:textId="77777777" w:rsidR="00B11855" w:rsidRPr="001F42D3" w:rsidRDefault="003D003E" w:rsidP="00B07DBC">
            <w:pPr>
              <w:pStyle w:val="TableXML"/>
              <w:rPr>
                <w:noProof w:val="0"/>
              </w:rPr>
            </w:pPr>
            <w:r w:rsidRPr="001F42D3">
              <w:rPr>
                <w:noProof w:val="0"/>
              </w:rPr>
              <w:tab/>
            </w:r>
            <w:r w:rsidRPr="001F42D3">
              <w:rPr>
                <w:noProof w:val="0"/>
              </w:rPr>
              <w:tab/>
              <w:t>&lt;wsa:MessageID soapenv:mustUnderstand="true"&gt;</w:t>
            </w:r>
          </w:p>
          <w:p w14:paraId="705E2335" w14:textId="77777777" w:rsidR="00B11855" w:rsidRPr="001F42D3" w:rsidRDefault="003D003E" w:rsidP="00B07DBC">
            <w:pPr>
              <w:pStyle w:val="TableXML"/>
              <w:rPr>
                <w:noProof w:val="0"/>
              </w:rPr>
            </w:pPr>
            <w:r w:rsidRPr="001F42D3">
              <w:rPr>
                <w:noProof w:val="0"/>
              </w:rPr>
              <w:tab/>
            </w:r>
            <w:r w:rsidRPr="001F42D3">
              <w:rPr>
                <w:noProof w:val="0"/>
              </w:rPr>
              <w:tab/>
            </w:r>
            <w:r w:rsidRPr="001F42D3">
              <w:rPr>
                <w:noProof w:val="0"/>
              </w:rPr>
              <w:tab/>
              <w:t>urn:uuid:A52590343911955D1A1251497585530</w:t>
            </w:r>
          </w:p>
          <w:p w14:paraId="6679A6E1" w14:textId="77777777" w:rsidR="00B11855" w:rsidRPr="001F42D3" w:rsidRDefault="003D003E" w:rsidP="00B07DBC">
            <w:pPr>
              <w:pStyle w:val="TableXML"/>
              <w:rPr>
                <w:noProof w:val="0"/>
              </w:rPr>
            </w:pPr>
            <w:r w:rsidRPr="001F42D3">
              <w:rPr>
                <w:noProof w:val="0"/>
              </w:rPr>
              <w:t>&lt;/wsa:MessageID&gt;</w:t>
            </w:r>
          </w:p>
          <w:p w14:paraId="6404050A" w14:textId="77777777" w:rsidR="00B11855" w:rsidRPr="001F42D3" w:rsidRDefault="003D003E" w:rsidP="00B07DBC">
            <w:pPr>
              <w:pStyle w:val="TableXML"/>
              <w:rPr>
                <w:noProof w:val="0"/>
              </w:rPr>
            </w:pPr>
            <w:r w:rsidRPr="001F42D3">
              <w:rPr>
                <w:noProof w:val="0"/>
              </w:rPr>
              <w:tab/>
            </w:r>
            <w:r w:rsidRPr="001F42D3">
              <w:rPr>
                <w:noProof w:val="0"/>
              </w:rPr>
              <w:tab/>
              <w:t>&lt;wsa:Action soapenv:mustUnderstand="true"&gt;</w:t>
            </w:r>
          </w:p>
          <w:p w14:paraId="094241C7" w14:textId="77777777" w:rsidR="00B11855" w:rsidRPr="001F42D3" w:rsidRDefault="003D003E" w:rsidP="00B07DBC">
            <w:pPr>
              <w:pStyle w:val="TableXML"/>
              <w:rPr>
                <w:noProof w:val="0"/>
              </w:rPr>
            </w:pPr>
            <w:r w:rsidRPr="001F42D3">
              <w:rPr>
                <w:noProof w:val="0"/>
              </w:rPr>
              <w:tab/>
            </w:r>
            <w:r w:rsidRPr="001F42D3">
              <w:rPr>
                <w:noProof w:val="0"/>
              </w:rPr>
              <w:tab/>
            </w:r>
            <w:r w:rsidRPr="001F42D3">
              <w:rPr>
                <w:noProof w:val="0"/>
              </w:rPr>
              <w:tab/>
              <w:t>urn:ihe:pcd:2010:CommunicatePCDData</w:t>
            </w:r>
          </w:p>
          <w:p w14:paraId="4DE22D68" w14:textId="77777777" w:rsidR="00B11855" w:rsidRPr="001F42D3" w:rsidRDefault="003D003E" w:rsidP="00B07DBC">
            <w:pPr>
              <w:pStyle w:val="TableXML"/>
              <w:rPr>
                <w:noProof w:val="0"/>
              </w:rPr>
            </w:pPr>
            <w:r w:rsidRPr="001F42D3">
              <w:rPr>
                <w:noProof w:val="0"/>
              </w:rPr>
              <w:t>&lt;/wsa:Action&gt;</w:t>
            </w:r>
          </w:p>
          <w:p w14:paraId="78F4DEDF" w14:textId="77777777" w:rsidR="00B11855" w:rsidRPr="001F42D3" w:rsidRDefault="003D003E" w:rsidP="00B07DBC">
            <w:pPr>
              <w:pStyle w:val="TableXML"/>
              <w:rPr>
                <w:noProof w:val="0"/>
              </w:rPr>
            </w:pPr>
            <w:r w:rsidRPr="001F42D3">
              <w:rPr>
                <w:noProof w:val="0"/>
              </w:rPr>
              <w:tab/>
              <w:t>&lt;/soapenv:Header&gt;</w:t>
            </w:r>
          </w:p>
          <w:p w14:paraId="65170706" w14:textId="77777777" w:rsidR="00B11855" w:rsidRPr="001F42D3" w:rsidRDefault="003D003E" w:rsidP="00B07DBC">
            <w:pPr>
              <w:pStyle w:val="TableXML"/>
              <w:rPr>
                <w:noProof w:val="0"/>
              </w:rPr>
            </w:pPr>
            <w:r w:rsidRPr="001F42D3">
              <w:rPr>
                <w:noProof w:val="0"/>
              </w:rPr>
              <w:tab/>
              <w:t>&lt;soapenv:Body&gt;</w:t>
            </w:r>
          </w:p>
          <w:p w14:paraId="3F754E51" w14:textId="77777777" w:rsidR="00B11855" w:rsidRPr="001F42D3" w:rsidRDefault="003D003E" w:rsidP="00B07DBC">
            <w:pPr>
              <w:pStyle w:val="TableXML"/>
              <w:rPr>
                <w:noProof w:val="0"/>
              </w:rPr>
            </w:pPr>
            <w:r w:rsidRPr="001F42D3">
              <w:rPr>
                <w:noProof w:val="0"/>
              </w:rPr>
              <w:tab/>
            </w:r>
            <w:r w:rsidRPr="001F42D3">
              <w:rPr>
                <w:noProof w:val="0"/>
              </w:rPr>
              <w:tab/>
              <w:t>&lt;CommunicatePCDData xmlns="urn:ihe:pcd:dec:2010"&gt;</w:t>
            </w:r>
          </w:p>
          <w:p w14:paraId="124A4ACD" w14:textId="77777777" w:rsidR="00B11855" w:rsidRPr="001F42D3" w:rsidRDefault="003D003E" w:rsidP="00B07DBC">
            <w:pPr>
              <w:pStyle w:val="TableXML"/>
              <w:rPr>
                <w:noProof w:val="0"/>
              </w:rPr>
            </w:pPr>
            <w:r w:rsidRPr="001F42D3">
              <w:rPr>
                <w:noProof w:val="0"/>
              </w:rPr>
              <w:t>MSH|^~\&amp;amp;|AcmeInc^ACDE48234567ABCD^EUI-64||||20090713090030+0500||ORU^R01^ORU_R01|MSGID1234|P|2.6|||NE|AL|||||IHE PCD ORU-R01 2006^HL7^2.16.840.1.113883.9.n.m^HL7&amp;#xD;</w:t>
            </w:r>
          </w:p>
          <w:p w14:paraId="472457FD" w14:textId="77777777" w:rsidR="00B11855" w:rsidRPr="001F42D3" w:rsidRDefault="003D003E" w:rsidP="00B07DBC">
            <w:pPr>
              <w:pStyle w:val="TableXML"/>
              <w:rPr>
                <w:noProof w:val="0"/>
              </w:rPr>
            </w:pPr>
            <w:r w:rsidRPr="001F42D3">
              <w:rPr>
                <w:noProof w:val="0"/>
              </w:rPr>
              <w:t>PID|||789567^^^Imaginary Hospital^PI||Doe^John^Joseph^^^^L^A|||M&amp;#xD;</w:t>
            </w:r>
          </w:p>
          <w:p w14:paraId="5850639E" w14:textId="77777777" w:rsidR="00B11855" w:rsidRPr="001F42D3" w:rsidRDefault="003D003E" w:rsidP="00B07DBC">
            <w:pPr>
              <w:pStyle w:val="TableXML"/>
              <w:rPr>
                <w:noProof w:val="0"/>
              </w:rPr>
            </w:pPr>
            <w:r w:rsidRPr="001F42D3">
              <w:rPr>
                <w:noProof w:val="0"/>
              </w:rPr>
              <w:t>OBR|1|AB12345^AcmeAHDInc^ACDE48234567ABCD^EUI-64|CD12345^AcmeAHDInc^ACDE48234567ABCD^EUI-64|528391^MDC_DEV_SPEC_PROFILE_BP^MDC|||20090813095715+0500&amp;#xD;</w:t>
            </w:r>
          </w:p>
          <w:p w14:paraId="1F0A9505" w14:textId="77777777" w:rsidR="00B11855" w:rsidRPr="001F42D3" w:rsidRDefault="003D003E" w:rsidP="00B07DBC">
            <w:pPr>
              <w:pStyle w:val="TableXML"/>
              <w:rPr>
                <w:noProof w:val="0"/>
              </w:rPr>
            </w:pPr>
            <w:r w:rsidRPr="001F42D3">
              <w:rPr>
                <w:noProof w:val="0"/>
              </w:rPr>
              <w:t>OBX|1||528391^MDC_DEV_SPEC_PROFILE_BP^MDC|1|||||||R|||||||0123456789ABCDEF^EUI-64&amp;#xD;</w:t>
            </w:r>
          </w:p>
          <w:p w14:paraId="74039484" w14:textId="77777777" w:rsidR="00B11855" w:rsidRPr="001F42D3" w:rsidRDefault="003D003E" w:rsidP="00B07DBC">
            <w:pPr>
              <w:pStyle w:val="TableXML"/>
              <w:rPr>
                <w:noProof w:val="0"/>
              </w:rPr>
            </w:pPr>
            <w:r w:rsidRPr="001F42D3">
              <w:rPr>
                <w:noProof w:val="0"/>
              </w:rPr>
              <w:t>OBX|2||150020^MDC_PRESS_BLD_NONINV^MDC|1.0.1||||||R|||20090813095715+0500&amp;#xD;</w:t>
            </w:r>
          </w:p>
          <w:p w14:paraId="48657288" w14:textId="77777777" w:rsidR="00B11855" w:rsidRPr="001F42D3" w:rsidRDefault="003D003E" w:rsidP="00B07DBC">
            <w:pPr>
              <w:pStyle w:val="TableXML"/>
              <w:rPr>
                <w:noProof w:val="0"/>
              </w:rPr>
            </w:pPr>
            <w:r w:rsidRPr="001F42D3">
              <w:rPr>
                <w:noProof w:val="0"/>
              </w:rPr>
              <w:t>OBX|3|NM|150021^MDC_PRESS_BLD_NONINV_SYS^MDC|1.0.1.1|120|266016^MDC_DIM_MMHG^MDC||||R&amp;#xD;</w:t>
            </w:r>
          </w:p>
          <w:p w14:paraId="76E79881" w14:textId="77777777" w:rsidR="00B11855" w:rsidRPr="001F42D3" w:rsidRDefault="003D003E" w:rsidP="00B07DBC">
            <w:pPr>
              <w:pStyle w:val="TableXML"/>
              <w:rPr>
                <w:noProof w:val="0"/>
              </w:rPr>
            </w:pPr>
            <w:r w:rsidRPr="001F42D3">
              <w:rPr>
                <w:noProof w:val="0"/>
              </w:rPr>
              <w:t>OBX|4|NM|150022^MDC_PRESS_BLD_NONINV_DIA^MDC|1.0.1.2|80|266016^MDC_DIM_MMHG^MDC||||R&amp;#xD;</w:t>
            </w:r>
          </w:p>
          <w:p w14:paraId="2DD2898C" w14:textId="77777777" w:rsidR="00B11855" w:rsidRPr="001F42D3" w:rsidRDefault="003D003E" w:rsidP="00B07DBC">
            <w:pPr>
              <w:pStyle w:val="TableXML"/>
              <w:rPr>
                <w:noProof w:val="0"/>
              </w:rPr>
            </w:pPr>
            <w:r w:rsidRPr="001F42D3">
              <w:rPr>
                <w:noProof w:val="0"/>
              </w:rPr>
              <w:t>OBX|5|NM|150023^MDC_PRESS_BLD_NONINV_MEAN^MDC|1.0.1.3|100|266016^MDC_DIM_MMHG^MDC||||R&amp;#xD;</w:t>
            </w:r>
          </w:p>
          <w:p w14:paraId="00F37CEE" w14:textId="77777777" w:rsidR="00B11855" w:rsidRPr="001F42D3" w:rsidRDefault="003D003E" w:rsidP="00B07DBC">
            <w:pPr>
              <w:pStyle w:val="TableXML"/>
              <w:rPr>
                <w:noProof w:val="0"/>
              </w:rPr>
            </w:pPr>
            <w:r w:rsidRPr="001F42D3">
              <w:rPr>
                <w:noProof w:val="0"/>
              </w:rPr>
              <w:tab/>
            </w:r>
            <w:r w:rsidRPr="001F42D3">
              <w:rPr>
                <w:noProof w:val="0"/>
              </w:rPr>
              <w:tab/>
              <w:t>&lt;/CommunicatePCDData&gt;</w:t>
            </w:r>
          </w:p>
          <w:p w14:paraId="180C6B5D" w14:textId="77777777" w:rsidR="00B11855" w:rsidRPr="001F42D3" w:rsidRDefault="003D003E" w:rsidP="00B07DBC">
            <w:pPr>
              <w:pStyle w:val="TableXML"/>
              <w:rPr>
                <w:noProof w:val="0"/>
              </w:rPr>
            </w:pPr>
            <w:r w:rsidRPr="001F42D3">
              <w:rPr>
                <w:noProof w:val="0"/>
              </w:rPr>
              <w:tab/>
              <w:t>&lt;/soapenv:Body&gt;</w:t>
            </w:r>
          </w:p>
          <w:p w14:paraId="2F7F8B68" w14:textId="77777777" w:rsidR="00B11855" w:rsidRPr="001F42D3" w:rsidRDefault="003D003E" w:rsidP="00B07DBC">
            <w:pPr>
              <w:pStyle w:val="TableXML"/>
              <w:rPr>
                <w:noProof w:val="0"/>
                <w:sz w:val="20"/>
              </w:rPr>
            </w:pPr>
            <w:r w:rsidRPr="001F42D3">
              <w:rPr>
                <w:noProof w:val="0"/>
              </w:rPr>
              <w:t>&lt;/soapenv:Envelope&gt;</w:t>
            </w:r>
          </w:p>
        </w:tc>
      </w:tr>
    </w:tbl>
    <w:p w14:paraId="5261FD4A" w14:textId="77777777" w:rsidR="00B11855" w:rsidRPr="001F42D3" w:rsidRDefault="00B11855" w:rsidP="00EE391A">
      <w:pPr>
        <w:pStyle w:val="BodyText"/>
      </w:pPr>
    </w:p>
    <w:p w14:paraId="6D8F7B18" w14:textId="77777777" w:rsidR="00264692" w:rsidRPr="001F42D3" w:rsidRDefault="00264692" w:rsidP="00EE391A">
      <w:pPr>
        <w:pStyle w:val="BodyText"/>
      </w:pPr>
    </w:p>
    <w:p w14:paraId="143ED5E7" w14:textId="77777777" w:rsidR="00E95ACC" w:rsidRPr="001F42D3" w:rsidRDefault="00E95ACC" w:rsidP="00EE391A">
      <w:pPr>
        <w:pStyle w:val="BodyText"/>
      </w:pPr>
    </w:p>
    <w:p w14:paraId="49A0C679" w14:textId="77777777" w:rsidR="00E95ACC" w:rsidRPr="001F42D3" w:rsidRDefault="00E95ACC" w:rsidP="00EE391A">
      <w:pPr>
        <w:pStyle w:val="BodyText"/>
      </w:pPr>
    </w:p>
    <w:p w14:paraId="37EAFBB4" w14:textId="77777777" w:rsidR="00E95ACC" w:rsidRPr="001F42D3" w:rsidRDefault="00E95ACC" w:rsidP="00EE391A">
      <w:pPr>
        <w:pStyle w:val="BodyText"/>
      </w:pPr>
    </w:p>
    <w:tbl>
      <w:tblPr>
        <w:tblW w:w="10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60"/>
      </w:tblGrid>
      <w:tr w:rsidR="00B11855" w:rsidRPr="001F42D3" w14:paraId="4BCE0D0C" w14:textId="77777777" w:rsidTr="006C0E8E">
        <w:trPr>
          <w:cantSplit/>
          <w:jc w:val="center"/>
        </w:trPr>
        <w:tc>
          <w:tcPr>
            <w:tcW w:w="10260" w:type="dxa"/>
            <w:shd w:val="clear" w:color="auto" w:fill="F2F2F2"/>
          </w:tcPr>
          <w:p w14:paraId="0AD295EB" w14:textId="77777777" w:rsidR="00B11855" w:rsidRPr="001F42D3" w:rsidRDefault="003D003E" w:rsidP="00863A9A">
            <w:pPr>
              <w:pStyle w:val="TableEntryHeader"/>
            </w:pPr>
            <w:r w:rsidRPr="001F42D3">
              <w:t>CommunicatePCDDataResponse.xml</w:t>
            </w:r>
          </w:p>
        </w:tc>
      </w:tr>
      <w:tr w:rsidR="00B11855" w:rsidRPr="001F42D3" w14:paraId="1A1BB8C8" w14:textId="77777777" w:rsidTr="006C0E8E">
        <w:trPr>
          <w:cantSplit/>
          <w:jc w:val="center"/>
        </w:trPr>
        <w:tc>
          <w:tcPr>
            <w:tcW w:w="10260" w:type="dxa"/>
          </w:tcPr>
          <w:p w14:paraId="3AD7536F" w14:textId="77777777" w:rsidR="00B11855" w:rsidRPr="001F42D3" w:rsidRDefault="003D003E" w:rsidP="00B07DBC">
            <w:pPr>
              <w:pStyle w:val="TableXML"/>
              <w:rPr>
                <w:noProof w:val="0"/>
              </w:rPr>
            </w:pPr>
            <w:r w:rsidRPr="001F42D3">
              <w:rPr>
                <w:noProof w:val="0"/>
              </w:rPr>
              <w:t>&lt;?xml version="1.0" encoding="UTF-8"?&gt;</w:t>
            </w:r>
          </w:p>
          <w:p w14:paraId="71A8AD80" w14:textId="77777777" w:rsidR="00B11855" w:rsidRPr="001F42D3" w:rsidRDefault="003D003E" w:rsidP="00B07DBC">
            <w:pPr>
              <w:pStyle w:val="TableXML"/>
              <w:rPr>
                <w:noProof w:val="0"/>
              </w:rPr>
            </w:pPr>
            <w:r w:rsidRPr="001F42D3">
              <w:rPr>
                <w:noProof w:val="0"/>
              </w:rPr>
              <w:t>&lt;soapenv:Envelope xmlns:soapenv="http://www.w3.org/2003/05/soap-envelope"&gt;</w:t>
            </w:r>
          </w:p>
          <w:p w14:paraId="6F150215" w14:textId="77777777" w:rsidR="00B11855" w:rsidRPr="001F42D3" w:rsidRDefault="003D003E" w:rsidP="00B07DBC">
            <w:pPr>
              <w:pStyle w:val="TableXML"/>
              <w:rPr>
                <w:noProof w:val="0"/>
              </w:rPr>
            </w:pPr>
            <w:r w:rsidRPr="001F42D3">
              <w:rPr>
                <w:noProof w:val="0"/>
              </w:rPr>
              <w:tab/>
              <w:t>&lt;soapenv:Header xmlns:wsa="http://www.w3.org/2005/08/addressing"&gt;</w:t>
            </w:r>
          </w:p>
          <w:p w14:paraId="13FDBFC4" w14:textId="77777777" w:rsidR="00B11855" w:rsidRPr="001F42D3" w:rsidRDefault="003D003E" w:rsidP="00B07DBC">
            <w:pPr>
              <w:pStyle w:val="TableXML"/>
              <w:rPr>
                <w:noProof w:val="0"/>
              </w:rPr>
            </w:pPr>
            <w:r w:rsidRPr="001F42D3">
              <w:rPr>
                <w:noProof w:val="0"/>
              </w:rPr>
              <w:tab/>
            </w:r>
            <w:r w:rsidRPr="001F42D3">
              <w:rPr>
                <w:noProof w:val="0"/>
              </w:rPr>
              <w:tab/>
              <w:t>&lt;wsa:Action&gt;</w:t>
            </w:r>
          </w:p>
          <w:p w14:paraId="08B2777B" w14:textId="77777777" w:rsidR="00B11855" w:rsidRPr="001F42D3" w:rsidRDefault="003D003E" w:rsidP="00B07DBC">
            <w:pPr>
              <w:pStyle w:val="TableXML"/>
              <w:rPr>
                <w:noProof w:val="0"/>
              </w:rPr>
            </w:pPr>
            <w:r w:rsidRPr="001F42D3">
              <w:rPr>
                <w:noProof w:val="0"/>
              </w:rPr>
              <w:t>urn:ihe:pcd:2010:CommunicatePCDDataResponse</w:t>
            </w:r>
          </w:p>
          <w:p w14:paraId="419E62C7" w14:textId="77777777" w:rsidR="00B11855" w:rsidRPr="001F42D3" w:rsidRDefault="003D003E" w:rsidP="00B07DBC">
            <w:pPr>
              <w:pStyle w:val="TableXML"/>
              <w:rPr>
                <w:noProof w:val="0"/>
              </w:rPr>
            </w:pPr>
            <w:r w:rsidRPr="001F42D3">
              <w:rPr>
                <w:noProof w:val="0"/>
              </w:rPr>
              <w:tab/>
            </w:r>
            <w:r w:rsidRPr="001F42D3">
              <w:rPr>
                <w:noProof w:val="0"/>
              </w:rPr>
              <w:tab/>
              <w:t>&lt;/wsa:Action&gt;</w:t>
            </w:r>
          </w:p>
          <w:p w14:paraId="744055DD" w14:textId="77777777" w:rsidR="00B11855" w:rsidRPr="001F42D3" w:rsidRDefault="003D003E" w:rsidP="00B07DBC">
            <w:pPr>
              <w:pStyle w:val="TableXML"/>
              <w:rPr>
                <w:noProof w:val="0"/>
              </w:rPr>
            </w:pPr>
            <w:r w:rsidRPr="001F42D3">
              <w:rPr>
                <w:noProof w:val="0"/>
              </w:rPr>
              <w:tab/>
            </w:r>
            <w:r w:rsidRPr="001F42D3">
              <w:rPr>
                <w:noProof w:val="0"/>
              </w:rPr>
              <w:tab/>
              <w:t>&lt;wsa:RelatesTo&gt;</w:t>
            </w:r>
          </w:p>
          <w:p w14:paraId="632AFCDD" w14:textId="77777777" w:rsidR="00B11855" w:rsidRPr="001F42D3" w:rsidRDefault="003D003E" w:rsidP="00B07DBC">
            <w:pPr>
              <w:pStyle w:val="TableXML"/>
              <w:rPr>
                <w:noProof w:val="0"/>
              </w:rPr>
            </w:pPr>
            <w:r w:rsidRPr="001F42D3">
              <w:rPr>
                <w:noProof w:val="0"/>
              </w:rPr>
              <w:t>urn:uuid:F8C3FF2964F94E404E1251145112405</w:t>
            </w:r>
          </w:p>
          <w:p w14:paraId="0333949D" w14:textId="77777777" w:rsidR="00B11855" w:rsidRPr="001F42D3" w:rsidRDefault="003D003E" w:rsidP="00B07DBC">
            <w:pPr>
              <w:pStyle w:val="TableXML"/>
              <w:rPr>
                <w:noProof w:val="0"/>
              </w:rPr>
            </w:pPr>
            <w:r w:rsidRPr="001F42D3">
              <w:rPr>
                <w:noProof w:val="0"/>
              </w:rPr>
              <w:tab/>
            </w:r>
            <w:r w:rsidRPr="001F42D3">
              <w:rPr>
                <w:noProof w:val="0"/>
              </w:rPr>
              <w:tab/>
              <w:t>&lt;/wsa:RelatesTo&gt;</w:t>
            </w:r>
          </w:p>
          <w:p w14:paraId="6CD8F4D8" w14:textId="77777777" w:rsidR="00B11855" w:rsidRPr="001F42D3" w:rsidRDefault="003D003E" w:rsidP="00B07DBC">
            <w:pPr>
              <w:pStyle w:val="TableXML"/>
              <w:rPr>
                <w:noProof w:val="0"/>
              </w:rPr>
            </w:pPr>
            <w:r w:rsidRPr="001F42D3">
              <w:rPr>
                <w:noProof w:val="0"/>
              </w:rPr>
              <w:tab/>
              <w:t>&lt;/soapenv:Header&gt;</w:t>
            </w:r>
          </w:p>
          <w:p w14:paraId="5A35E9F2" w14:textId="77777777" w:rsidR="00B11855" w:rsidRPr="001F42D3" w:rsidRDefault="003D003E" w:rsidP="00B07DBC">
            <w:pPr>
              <w:pStyle w:val="TableXML"/>
              <w:rPr>
                <w:noProof w:val="0"/>
              </w:rPr>
            </w:pPr>
            <w:r w:rsidRPr="001F42D3">
              <w:rPr>
                <w:noProof w:val="0"/>
              </w:rPr>
              <w:tab/>
              <w:t>&lt;soapenv:Body&gt;</w:t>
            </w:r>
          </w:p>
          <w:p w14:paraId="615CD3D6" w14:textId="77777777" w:rsidR="00B11855" w:rsidRPr="001F42D3" w:rsidRDefault="003D003E" w:rsidP="00B07DBC">
            <w:pPr>
              <w:pStyle w:val="TableXML"/>
              <w:rPr>
                <w:noProof w:val="0"/>
              </w:rPr>
            </w:pPr>
            <w:r w:rsidRPr="001F42D3">
              <w:rPr>
                <w:noProof w:val="0"/>
              </w:rPr>
              <w:tab/>
            </w:r>
            <w:r w:rsidRPr="001F42D3">
              <w:rPr>
                <w:noProof w:val="0"/>
              </w:rPr>
              <w:tab/>
              <w:t>&lt;CommunicatePCDDataResponse xmlns="urn:ihe:pcd:dec:2010"&gt;</w:t>
            </w:r>
          </w:p>
          <w:p w14:paraId="41379A4D" w14:textId="77777777" w:rsidR="00B11855" w:rsidRPr="001F42D3" w:rsidRDefault="003D003E" w:rsidP="00B07DBC">
            <w:pPr>
              <w:pStyle w:val="TableXML"/>
              <w:rPr>
                <w:noProof w:val="0"/>
              </w:rPr>
            </w:pPr>
            <w:r w:rsidRPr="001F42D3">
              <w:rPr>
                <w:noProof w:val="0"/>
              </w:rPr>
              <w:t>MSH|^~\&amp;amp;|Stepstone||AcmeInc^ACDE48234567ABCD^EUI64||20090726095731+0500||ACK^A01^ACK|AMSGID1234|P|2.6|&amp;#xD;</w:t>
            </w:r>
          </w:p>
          <w:p w14:paraId="0D27427C" w14:textId="77777777" w:rsidR="00B11855" w:rsidRPr="001F42D3" w:rsidRDefault="003D003E" w:rsidP="00B07DBC">
            <w:pPr>
              <w:pStyle w:val="TableXML"/>
              <w:rPr>
                <w:noProof w:val="0"/>
              </w:rPr>
            </w:pPr>
            <w:r w:rsidRPr="001F42D3">
              <w:rPr>
                <w:noProof w:val="0"/>
              </w:rPr>
              <w:t>MSA|AA|MSGID1234|Message Accepted|&amp;#xD;</w:t>
            </w:r>
          </w:p>
          <w:p w14:paraId="362E3F9A" w14:textId="77777777" w:rsidR="00B11855" w:rsidRPr="001F42D3" w:rsidRDefault="003D003E" w:rsidP="00B07DBC">
            <w:pPr>
              <w:pStyle w:val="TableXML"/>
              <w:rPr>
                <w:noProof w:val="0"/>
              </w:rPr>
            </w:pPr>
            <w:r w:rsidRPr="001F42D3">
              <w:rPr>
                <w:noProof w:val="0"/>
              </w:rPr>
              <w:t>&lt;/CommunicatePCDDataResponse&gt;</w:t>
            </w:r>
          </w:p>
          <w:p w14:paraId="274AC566" w14:textId="77777777" w:rsidR="00B11855" w:rsidRPr="001F42D3" w:rsidRDefault="003D003E" w:rsidP="00B07DBC">
            <w:pPr>
              <w:pStyle w:val="TableXML"/>
              <w:rPr>
                <w:noProof w:val="0"/>
              </w:rPr>
            </w:pPr>
            <w:r w:rsidRPr="001F42D3">
              <w:rPr>
                <w:noProof w:val="0"/>
              </w:rPr>
              <w:tab/>
              <w:t>&lt;/soapenv:Body&gt;</w:t>
            </w:r>
          </w:p>
          <w:p w14:paraId="7A839458" w14:textId="77777777" w:rsidR="00B11855" w:rsidRPr="001F42D3" w:rsidRDefault="003D003E" w:rsidP="00B07DBC">
            <w:pPr>
              <w:pStyle w:val="TableXML"/>
              <w:rPr>
                <w:noProof w:val="0"/>
              </w:rPr>
            </w:pPr>
            <w:r w:rsidRPr="001F42D3">
              <w:rPr>
                <w:noProof w:val="0"/>
              </w:rPr>
              <w:t>&lt;/soapenv:Envelope&gt;</w:t>
            </w:r>
          </w:p>
          <w:p w14:paraId="24DF0050" w14:textId="77777777" w:rsidR="00B11855" w:rsidRPr="001F42D3" w:rsidRDefault="00B11855" w:rsidP="007822F8">
            <w:pPr>
              <w:pStyle w:val="TableEntry"/>
              <w:rPr>
                <w:rFonts w:ascii="LucidaConsole" w:hAnsi="LucidaConsole"/>
                <w:sz w:val="16"/>
              </w:rPr>
            </w:pPr>
          </w:p>
        </w:tc>
      </w:tr>
    </w:tbl>
    <w:p w14:paraId="348CA194" w14:textId="77777777" w:rsidR="00B11855" w:rsidRPr="001F42D3" w:rsidRDefault="00B11855" w:rsidP="00EE391A">
      <w:pPr>
        <w:pStyle w:val="BodyText"/>
      </w:pPr>
    </w:p>
    <w:p w14:paraId="121F8B34" w14:textId="43E469A4" w:rsidR="00B11855" w:rsidRPr="001F42D3" w:rsidRDefault="00CE1CA8" w:rsidP="00B34AEB">
      <w:pPr>
        <w:pStyle w:val="Heading1"/>
        <w:numPr>
          <w:ilvl w:val="0"/>
          <w:numId w:val="0"/>
        </w:numPr>
        <w:rPr>
          <w:noProof w:val="0"/>
        </w:rPr>
      </w:pPr>
      <w:bookmarkStart w:id="2078" w:name="_Toc401769903"/>
      <w:bookmarkStart w:id="2079" w:name="_Toc214889822"/>
      <w:r w:rsidRPr="001F42D3">
        <w:rPr>
          <w:noProof w:val="0"/>
        </w:rPr>
        <w:lastRenderedPageBreak/>
        <w:t xml:space="preserve">Appendix K </w:t>
      </w:r>
      <w:r w:rsidR="00DB22D4" w:rsidRPr="001F42D3">
        <w:rPr>
          <w:noProof w:val="0"/>
        </w:rPr>
        <w:t xml:space="preserve">– </w:t>
      </w:r>
      <w:r w:rsidR="003D003E" w:rsidRPr="001F42D3">
        <w:rPr>
          <w:noProof w:val="0"/>
        </w:rPr>
        <w:t xml:space="preserve">Message Transport Using WCTP (ACM Transactions </w:t>
      </w:r>
      <w:r w:rsidR="00901663" w:rsidRPr="001F42D3">
        <w:rPr>
          <w:noProof w:val="0"/>
        </w:rPr>
        <w:t>[PCD-06]</w:t>
      </w:r>
      <w:r w:rsidR="003D003E" w:rsidRPr="001F42D3">
        <w:rPr>
          <w:noProof w:val="0"/>
        </w:rPr>
        <w:t xml:space="preserve"> and PCD-07)</w:t>
      </w:r>
      <w:bookmarkEnd w:id="2078"/>
      <w:bookmarkEnd w:id="2079"/>
    </w:p>
    <w:p w14:paraId="5F2BF499" w14:textId="3D76196E" w:rsidR="00B11855" w:rsidRPr="001F42D3" w:rsidRDefault="003D003E" w:rsidP="00AE6681">
      <w:pPr>
        <w:pStyle w:val="BodyText"/>
      </w:pPr>
      <w:r w:rsidRPr="001F42D3">
        <w:t xml:space="preserve">The following appendix covers the messages exchanged between an IHE PCD ACM </w:t>
      </w:r>
      <w:r w:rsidR="009E2B46" w:rsidRPr="001F42D3">
        <w:t>Alert Manager</w:t>
      </w:r>
      <w:r w:rsidRPr="001F42D3">
        <w:t xml:space="preserve"> and an </w:t>
      </w:r>
      <w:r w:rsidR="00916BBE" w:rsidRPr="001F42D3">
        <w:t>Alert Communicator</w:t>
      </w:r>
      <w:r w:rsidRPr="001F42D3">
        <w:t xml:space="preserve"> using the WCTP protocol</w:t>
      </w:r>
    </w:p>
    <w:p w14:paraId="34537FF4" w14:textId="75283BB9" w:rsidR="00B11855" w:rsidRPr="001F42D3" w:rsidRDefault="00CE1CA8" w:rsidP="00B34AEB">
      <w:pPr>
        <w:pStyle w:val="Heading2"/>
        <w:numPr>
          <w:ilvl w:val="0"/>
          <w:numId w:val="0"/>
        </w:numPr>
        <w:rPr>
          <w:noProof w:val="0"/>
        </w:rPr>
      </w:pPr>
      <w:bookmarkStart w:id="2080" w:name="_Toc401769904"/>
      <w:bookmarkStart w:id="2081" w:name="_Toc214889823"/>
      <w:r w:rsidRPr="001F42D3">
        <w:rPr>
          <w:noProof w:val="0"/>
        </w:rPr>
        <w:t xml:space="preserve">K.1 </w:t>
      </w:r>
      <w:r w:rsidR="003D003E" w:rsidRPr="001F42D3">
        <w:rPr>
          <w:noProof w:val="0"/>
        </w:rPr>
        <w:t>Abbreviations and definitions</w:t>
      </w:r>
      <w:bookmarkEnd w:id="2080"/>
      <w:bookmarkEnd w:id="2081"/>
    </w:p>
    <w:p w14:paraId="02607C7A" w14:textId="77777777" w:rsidR="00B11855" w:rsidRPr="001F42D3" w:rsidRDefault="003D003E" w:rsidP="0012636E">
      <w:pPr>
        <w:pStyle w:val="BodyText"/>
      </w:pPr>
      <w:r w:rsidRPr="001F42D3">
        <w:rPr>
          <w:rStyle w:val="Strong"/>
        </w:rPr>
        <w:t>HTTP</w:t>
      </w:r>
      <w:r w:rsidRPr="001F42D3">
        <w:t xml:space="preserve"> – HyperText Transport Protocol</w:t>
      </w:r>
    </w:p>
    <w:p w14:paraId="4A93F6B6" w14:textId="6AB6B416" w:rsidR="00B11855" w:rsidRPr="001F42D3" w:rsidRDefault="003D003E" w:rsidP="0012636E">
      <w:pPr>
        <w:pStyle w:val="BodyText"/>
      </w:pPr>
      <w:r w:rsidRPr="001F42D3">
        <w:rPr>
          <w:rStyle w:val="Strong"/>
        </w:rPr>
        <w:t>WCTP</w:t>
      </w:r>
      <w:r w:rsidRPr="001F42D3">
        <w:t xml:space="preserve"> – Wireless Communications Transfer Protocol – the protocol between the ACM </w:t>
      </w:r>
      <w:r w:rsidR="009E2B46" w:rsidRPr="001F42D3">
        <w:t>Alert Manager</w:t>
      </w:r>
      <w:r w:rsidRPr="001F42D3">
        <w:t xml:space="preserve"> and the ACM </w:t>
      </w:r>
      <w:r w:rsidR="00916BBE" w:rsidRPr="001F42D3">
        <w:t>Alert Communicator</w:t>
      </w:r>
      <w:r w:rsidRPr="001F42D3">
        <w:t xml:space="preserve"> </w:t>
      </w:r>
      <w:r w:rsidR="00257A60" w:rsidRPr="001F42D3">
        <w:t>A</w:t>
      </w:r>
      <w:r w:rsidRPr="001F42D3">
        <w:t>ctors.</w:t>
      </w:r>
    </w:p>
    <w:p w14:paraId="296C8C46" w14:textId="53AABF51" w:rsidR="00B11855" w:rsidRPr="001F42D3" w:rsidRDefault="003D003E" w:rsidP="0012636E">
      <w:pPr>
        <w:pStyle w:val="BodyText"/>
      </w:pPr>
      <w:r w:rsidRPr="001F42D3">
        <w:rPr>
          <w:rStyle w:val="Strong"/>
        </w:rPr>
        <w:t>MCR (</w:t>
      </w:r>
      <w:r w:rsidRPr="001F42D3">
        <w:t xml:space="preserve">Multiple Choice Response) – the means to pass a message with selectable responses from the ACM </w:t>
      </w:r>
      <w:r w:rsidR="009E2B46" w:rsidRPr="001F42D3">
        <w:t>Alert Manager</w:t>
      </w:r>
      <w:r w:rsidRPr="001F42D3">
        <w:t xml:space="preserve"> to the ACM </w:t>
      </w:r>
      <w:r w:rsidR="00916BBE" w:rsidRPr="001F42D3">
        <w:t>Alert Communicator</w:t>
      </w:r>
      <w:r w:rsidRPr="001F42D3">
        <w:t>.</w:t>
      </w:r>
    </w:p>
    <w:p w14:paraId="444E0FFA" w14:textId="77777777" w:rsidR="00B11855" w:rsidRPr="001F42D3" w:rsidRDefault="003D003E" w:rsidP="0012636E">
      <w:pPr>
        <w:pStyle w:val="BodyText"/>
      </w:pPr>
      <w:r w:rsidRPr="001F42D3">
        <w:rPr>
          <w:rStyle w:val="Strong"/>
        </w:rPr>
        <w:t>XML</w:t>
      </w:r>
      <w:r w:rsidRPr="001F42D3">
        <w:t xml:space="preserve"> – eXtensible Markup Language</w:t>
      </w:r>
    </w:p>
    <w:p w14:paraId="01C7CCA8" w14:textId="77777777" w:rsidR="00B11855" w:rsidRPr="001F42D3" w:rsidRDefault="00B11855" w:rsidP="00AE6681">
      <w:pPr>
        <w:pStyle w:val="BodyText"/>
      </w:pPr>
    </w:p>
    <w:p w14:paraId="6902EC8C" w14:textId="77777777" w:rsidR="00B11855" w:rsidRPr="001F42D3" w:rsidRDefault="003D003E" w:rsidP="00CF5627">
      <w:pPr>
        <w:pStyle w:val="BodyText"/>
        <w:rPr>
          <w:bCs/>
        </w:rPr>
      </w:pPr>
      <w:r w:rsidRPr="001F42D3">
        <w:rPr>
          <w:b/>
          <w:bCs/>
        </w:rPr>
        <w:t>What is WCTP</w:t>
      </w:r>
    </w:p>
    <w:p w14:paraId="30399473" w14:textId="186D6C5C" w:rsidR="00B11855" w:rsidRPr="001F42D3" w:rsidRDefault="003D003E" w:rsidP="00AE6681">
      <w:pPr>
        <w:pStyle w:val="BodyText"/>
      </w:pPr>
      <w:r w:rsidRPr="001F42D3">
        <w:t xml:space="preserve">WCTP is the protocol between the ACM </w:t>
      </w:r>
      <w:r w:rsidR="009E2B46" w:rsidRPr="001F42D3">
        <w:t>Alert Manager</w:t>
      </w:r>
      <w:r w:rsidRPr="001F42D3">
        <w:t xml:space="preserve"> and the ACM </w:t>
      </w:r>
      <w:r w:rsidR="00916BBE" w:rsidRPr="001F42D3">
        <w:t>Alert Communicator</w:t>
      </w:r>
      <w:r w:rsidRPr="001F42D3">
        <w:t xml:space="preserve"> </w:t>
      </w:r>
      <w:r w:rsidR="00257A60" w:rsidRPr="001F42D3">
        <w:t>A</w:t>
      </w:r>
      <w:r w:rsidRPr="001F42D3">
        <w:t xml:space="preserve">ctors. It makes use of an optionally securable (authentication and encryption) HTTP transport layer to convey XML-based WCTP protocol exchanges between a WCTP client (the ACM </w:t>
      </w:r>
      <w:r w:rsidR="009E2B46" w:rsidRPr="001F42D3">
        <w:t>Alert Manager</w:t>
      </w:r>
      <w:r w:rsidRPr="001F42D3">
        <w:t xml:space="preserve">) and the WCTP server (the ACM </w:t>
      </w:r>
      <w:r w:rsidR="00916BBE" w:rsidRPr="001F42D3">
        <w:t>Alert Communicator</w:t>
      </w:r>
      <w:r w:rsidRPr="001F42D3">
        <w:t>).</w:t>
      </w:r>
    </w:p>
    <w:p w14:paraId="2C00C53D" w14:textId="528EB267" w:rsidR="00B11855" w:rsidRPr="001F42D3" w:rsidRDefault="00CE1CA8" w:rsidP="00B34AEB">
      <w:pPr>
        <w:pStyle w:val="Heading2"/>
        <w:numPr>
          <w:ilvl w:val="0"/>
          <w:numId w:val="0"/>
        </w:numPr>
        <w:rPr>
          <w:noProof w:val="0"/>
        </w:rPr>
      </w:pPr>
      <w:bookmarkStart w:id="2082" w:name="_Toc401769905"/>
      <w:bookmarkStart w:id="2083" w:name="_Toc214889824"/>
      <w:r w:rsidRPr="001F42D3">
        <w:rPr>
          <w:noProof w:val="0"/>
        </w:rPr>
        <w:t xml:space="preserve">K.2 </w:t>
      </w:r>
      <w:r w:rsidR="003D003E" w:rsidRPr="001F42D3">
        <w:rPr>
          <w:noProof w:val="0"/>
        </w:rPr>
        <w:t>Pre-Configuration</w:t>
      </w:r>
      <w:bookmarkEnd w:id="2082"/>
      <w:bookmarkEnd w:id="2083"/>
    </w:p>
    <w:p w14:paraId="349B773F" w14:textId="77777777" w:rsidR="00B11855" w:rsidRPr="001F42D3" w:rsidRDefault="003D003E" w:rsidP="00AE6681">
      <w:pPr>
        <w:pStyle w:val="BodyText"/>
      </w:pPr>
      <w:r w:rsidRPr="001F42D3">
        <w:t>The HTTP source to destination is assumed to be resolved through pre-configuration.</w:t>
      </w:r>
    </w:p>
    <w:p w14:paraId="4B3A8DAB" w14:textId="77777777" w:rsidR="00B11855" w:rsidRPr="001F42D3" w:rsidRDefault="003D003E" w:rsidP="00AE6681">
      <w:pPr>
        <w:pStyle w:val="BodyText"/>
      </w:pPr>
      <w:r w:rsidRPr="001F42D3">
        <w:t>Whether or not secure http (HTTPS) is used or not is resolved through pre-configuration</w:t>
      </w:r>
    </w:p>
    <w:p w14:paraId="2059B489" w14:textId="77777777" w:rsidR="00B11855" w:rsidRPr="001F42D3" w:rsidRDefault="003D003E" w:rsidP="00AE6681">
      <w:pPr>
        <w:pStyle w:val="BodyText"/>
      </w:pPr>
      <w:r w:rsidRPr="001F42D3">
        <w:t>The WCTP PollerID and security password used to identify the message send requestor (not the request itself) are assumed to be resolved through pre-configuration.</w:t>
      </w:r>
    </w:p>
    <w:p w14:paraId="2C6FB653" w14:textId="77777777" w:rsidR="00B11855" w:rsidRPr="001F42D3" w:rsidRDefault="003D003E" w:rsidP="00AE6681">
      <w:pPr>
        <w:pStyle w:val="BodyText"/>
      </w:pPr>
      <w:r w:rsidRPr="001F42D3">
        <w:t>The URI values for the WCTP senderID and sendResponseToID are assumed to be resolved through pre-configuration.</w:t>
      </w:r>
    </w:p>
    <w:p w14:paraId="54B25DBA" w14:textId="168657EA" w:rsidR="00B11855" w:rsidRPr="001F42D3" w:rsidRDefault="00CE1CA8" w:rsidP="00B34AEB">
      <w:pPr>
        <w:pStyle w:val="Heading2"/>
        <w:numPr>
          <w:ilvl w:val="0"/>
          <w:numId w:val="0"/>
        </w:numPr>
        <w:rPr>
          <w:noProof w:val="0"/>
        </w:rPr>
      </w:pPr>
      <w:bookmarkStart w:id="2084" w:name="_Toc401769906"/>
      <w:bookmarkStart w:id="2085" w:name="_Toc214889825"/>
      <w:r w:rsidRPr="001F42D3">
        <w:rPr>
          <w:noProof w:val="0"/>
        </w:rPr>
        <w:t xml:space="preserve">K.3 </w:t>
      </w:r>
      <w:r w:rsidR="003D003E" w:rsidRPr="001F42D3">
        <w:rPr>
          <w:noProof w:val="0"/>
        </w:rPr>
        <w:t>Endpoint Device Addressing</w:t>
      </w:r>
      <w:bookmarkEnd w:id="2084"/>
      <w:bookmarkEnd w:id="2085"/>
    </w:p>
    <w:p w14:paraId="59C27EA9" w14:textId="77777777" w:rsidR="00B11855" w:rsidRPr="001F42D3" w:rsidRDefault="003D003E" w:rsidP="00AE6681">
      <w:pPr>
        <w:pStyle w:val="BodyText"/>
      </w:pPr>
      <w:r w:rsidRPr="001F42D3">
        <w:t>Endpoint entity (wireless device) addressing can be per WCTP (often the phone number of the endpoint device), but in any event it is presumed to be pre-configured so that there is a match from Alert Manager (AM) to Alert Communicator (AC).</w:t>
      </w:r>
    </w:p>
    <w:p w14:paraId="15820E49" w14:textId="5CB0149C" w:rsidR="00B11855" w:rsidRPr="001F42D3" w:rsidRDefault="00CE1CA8" w:rsidP="00B34AEB">
      <w:pPr>
        <w:pStyle w:val="Heading2"/>
        <w:numPr>
          <w:ilvl w:val="0"/>
          <w:numId w:val="0"/>
        </w:numPr>
        <w:rPr>
          <w:noProof w:val="0"/>
        </w:rPr>
      </w:pPr>
      <w:bookmarkStart w:id="2086" w:name="_Toc401769907"/>
      <w:bookmarkStart w:id="2087" w:name="_Toc214889826"/>
      <w:r w:rsidRPr="001F42D3">
        <w:rPr>
          <w:noProof w:val="0"/>
        </w:rPr>
        <w:t xml:space="preserve">K.4 </w:t>
      </w:r>
      <w:r w:rsidR="003D003E" w:rsidRPr="001F42D3">
        <w:rPr>
          <w:noProof w:val="0"/>
        </w:rPr>
        <w:t>Polling Versus Push Responses</w:t>
      </w:r>
      <w:bookmarkEnd w:id="2086"/>
      <w:bookmarkEnd w:id="2087"/>
    </w:p>
    <w:p w14:paraId="396AC7C8" w14:textId="77777777" w:rsidR="00B11855" w:rsidRPr="001F42D3" w:rsidRDefault="003D003E" w:rsidP="00AE6681">
      <w:pPr>
        <w:pStyle w:val="BodyText"/>
      </w:pPr>
      <w:r w:rsidRPr="001F42D3">
        <w:t xml:space="preserve">The decision as to whether polling or push response is used for status updates is assumed to be resolved through pre-configuration. WCTP would be best used in its web push response form rather than polling for responses so as to maintain responsiveness of status updates and replies. </w:t>
      </w:r>
    </w:p>
    <w:p w14:paraId="507F2583" w14:textId="77777777" w:rsidR="00B11855" w:rsidRPr="001F42D3" w:rsidRDefault="003D003E" w:rsidP="00AE6681">
      <w:pPr>
        <w:pStyle w:val="BodyText"/>
      </w:pPr>
      <w:r w:rsidRPr="001F42D3">
        <w:lastRenderedPageBreak/>
        <w:t>Some WCTP implementations have minimum tolerable poll intervals to reduce overall polling of the WCTP gateway server, the Alert Communicator (AC).</w:t>
      </w:r>
    </w:p>
    <w:p w14:paraId="38CEF4F9" w14:textId="51D4D1B0" w:rsidR="00B11855" w:rsidRPr="001F42D3" w:rsidRDefault="00CE1CA8" w:rsidP="00B34AEB">
      <w:pPr>
        <w:pStyle w:val="Heading2"/>
        <w:numPr>
          <w:ilvl w:val="0"/>
          <w:numId w:val="0"/>
        </w:numPr>
        <w:rPr>
          <w:noProof w:val="0"/>
        </w:rPr>
      </w:pPr>
      <w:bookmarkStart w:id="2088" w:name="_Toc401769908"/>
      <w:bookmarkStart w:id="2089" w:name="_Toc214889827"/>
      <w:r w:rsidRPr="001F42D3">
        <w:rPr>
          <w:noProof w:val="0"/>
        </w:rPr>
        <w:t xml:space="preserve">K.5 </w:t>
      </w:r>
      <w:r w:rsidR="003D003E" w:rsidRPr="001F42D3">
        <w:rPr>
          <w:noProof w:val="0"/>
        </w:rPr>
        <w:t>Constraints</w:t>
      </w:r>
      <w:bookmarkEnd w:id="2088"/>
      <w:bookmarkEnd w:id="2089"/>
    </w:p>
    <w:p w14:paraId="7698BAE3" w14:textId="77777777" w:rsidR="00B11855" w:rsidRPr="001F42D3" w:rsidRDefault="003D003E" w:rsidP="00AE6681">
      <w:pPr>
        <w:pStyle w:val="BodyText"/>
      </w:pPr>
      <w:r w:rsidRPr="001F42D3">
        <w:t>The use of WCTP for ACM does not require Message Response Redirection.</w:t>
      </w:r>
    </w:p>
    <w:p w14:paraId="5C468CC6" w14:textId="77777777" w:rsidR="00B11855" w:rsidRPr="001F42D3" w:rsidRDefault="003D003E" w:rsidP="00AE6681">
      <w:pPr>
        <w:pStyle w:val="BodyText"/>
      </w:pPr>
      <w:r w:rsidRPr="001F42D3">
        <w:t>Sub-second timing is not expected to be needed by ACM use of WCTP.</w:t>
      </w:r>
    </w:p>
    <w:p w14:paraId="199380F1" w14:textId="6BF62B92" w:rsidR="00B11855" w:rsidRPr="001F42D3" w:rsidRDefault="003D003E" w:rsidP="00AE6681">
      <w:pPr>
        <w:pStyle w:val="BodyText"/>
      </w:pPr>
      <w:r w:rsidRPr="001F42D3">
        <w:t xml:space="preserve">The WCTP messageID is used to track the status of a message that was sent from the </w:t>
      </w:r>
      <w:r w:rsidR="009E2B46" w:rsidRPr="001F42D3">
        <w:t>Alert Manager</w:t>
      </w:r>
      <w:r w:rsidRPr="001F42D3">
        <w:t xml:space="preserve"> to the </w:t>
      </w:r>
      <w:r w:rsidR="00916BBE" w:rsidRPr="001F42D3">
        <w:t>Alert Communicator</w:t>
      </w:r>
      <w:r w:rsidRPr="001F42D3">
        <w:t>.</w:t>
      </w:r>
    </w:p>
    <w:p w14:paraId="4AC65E70" w14:textId="77777777" w:rsidR="00B11855" w:rsidRPr="001F42D3" w:rsidRDefault="003D003E" w:rsidP="00AE6681">
      <w:pPr>
        <w:pStyle w:val="BodyText"/>
      </w:pPr>
      <w:r w:rsidRPr="001F42D3">
        <w:t>The WCTP notifyWhen element should indicate notifyWhenDelivered (notify upon delivery to device) and notify upon read receipt.</w:t>
      </w:r>
    </w:p>
    <w:p w14:paraId="3721D411" w14:textId="77777777" w:rsidR="00B11855" w:rsidRPr="001F42D3" w:rsidRDefault="003D003E" w:rsidP="00AE6681">
      <w:pPr>
        <w:pStyle w:val="BodyText"/>
      </w:pPr>
      <w:r w:rsidRPr="001F42D3">
        <w:t>If WCTP version query is not supported then a request for version query must not be ignored. It must be responded to with a Not Supported WCTP confirmation response.</w:t>
      </w:r>
    </w:p>
    <w:p w14:paraId="27D160CD" w14:textId="08B46106" w:rsidR="00B11855" w:rsidRPr="001F42D3" w:rsidRDefault="00CE1CA8" w:rsidP="00B34AEB">
      <w:pPr>
        <w:pStyle w:val="Heading2"/>
        <w:numPr>
          <w:ilvl w:val="0"/>
          <w:numId w:val="0"/>
        </w:numPr>
        <w:rPr>
          <w:noProof w:val="0"/>
        </w:rPr>
      </w:pPr>
      <w:bookmarkStart w:id="2090" w:name="_Toc401769909"/>
      <w:bookmarkStart w:id="2091" w:name="_Toc214889828"/>
      <w:r w:rsidRPr="001F42D3">
        <w:rPr>
          <w:noProof w:val="0"/>
        </w:rPr>
        <w:t xml:space="preserve">K.6 </w:t>
      </w:r>
      <w:r w:rsidR="003D003E" w:rsidRPr="001F42D3">
        <w:rPr>
          <w:noProof w:val="0"/>
        </w:rPr>
        <w:t>Transactions</w:t>
      </w:r>
      <w:bookmarkEnd w:id="2090"/>
      <w:bookmarkEnd w:id="2091"/>
    </w:p>
    <w:p w14:paraId="65ACDD76" w14:textId="77777777" w:rsidR="00B11855" w:rsidRPr="001F42D3" w:rsidRDefault="003D003E" w:rsidP="00CF5627">
      <w:pPr>
        <w:pStyle w:val="TableTitle"/>
      </w:pPr>
      <w:r w:rsidRPr="001F42D3">
        <w:t>Table K.6-1: WCTP requests and responses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5"/>
        <w:gridCol w:w="1883"/>
        <w:gridCol w:w="2082"/>
        <w:gridCol w:w="1710"/>
      </w:tblGrid>
      <w:tr w:rsidR="00C40FD5" w:rsidRPr="001F42D3" w14:paraId="30E23A28" w14:textId="77777777" w:rsidTr="0034511D">
        <w:trPr>
          <w:cantSplit/>
          <w:jc w:val="center"/>
        </w:trPr>
        <w:tc>
          <w:tcPr>
            <w:tcW w:w="3145" w:type="dxa"/>
            <w:vMerge w:val="restart"/>
            <w:shd w:val="clear" w:color="auto" w:fill="D9D9D9"/>
          </w:tcPr>
          <w:p w14:paraId="33B8E4BD" w14:textId="77777777" w:rsidR="00B11855" w:rsidRPr="001F42D3" w:rsidRDefault="003D003E" w:rsidP="00AE6681">
            <w:pPr>
              <w:pStyle w:val="TableEntryHeader"/>
            </w:pPr>
            <w:r w:rsidRPr="001F42D3">
              <w:t>Request</w:t>
            </w:r>
          </w:p>
        </w:tc>
        <w:tc>
          <w:tcPr>
            <w:tcW w:w="1883" w:type="dxa"/>
            <w:shd w:val="clear" w:color="auto" w:fill="D9D9D9"/>
          </w:tcPr>
          <w:p w14:paraId="572BFD93" w14:textId="5DF27035" w:rsidR="00B11855" w:rsidRPr="001F42D3" w:rsidRDefault="00916BBE" w:rsidP="00AE6681">
            <w:pPr>
              <w:pStyle w:val="TableEntryHeader"/>
            </w:pPr>
            <w:r w:rsidRPr="001F42D3">
              <w:t>Alert Communicator</w:t>
            </w:r>
            <w:r w:rsidR="003D003E" w:rsidRPr="001F42D3">
              <w:t xml:space="preserve"> </w:t>
            </w:r>
            <w:r w:rsidR="00CA3A2C" w:rsidRPr="001F42D3">
              <w:t>Actor</w:t>
            </w:r>
          </w:p>
          <w:p w14:paraId="4DABE537" w14:textId="77777777" w:rsidR="00B11855" w:rsidRPr="001F42D3" w:rsidRDefault="003D003E" w:rsidP="00AE6681">
            <w:pPr>
              <w:pStyle w:val="TableEntryHeader"/>
            </w:pPr>
            <w:r w:rsidRPr="001F42D3">
              <w:t>(WCTP Server)</w:t>
            </w:r>
          </w:p>
        </w:tc>
        <w:tc>
          <w:tcPr>
            <w:tcW w:w="2082" w:type="dxa"/>
            <w:shd w:val="clear" w:color="auto" w:fill="D9D9D9"/>
          </w:tcPr>
          <w:p w14:paraId="56854FA3" w14:textId="38C777F2" w:rsidR="00B11855" w:rsidRPr="001F42D3" w:rsidRDefault="009E2B46" w:rsidP="00AE6681">
            <w:pPr>
              <w:pStyle w:val="TableEntryHeader"/>
            </w:pPr>
            <w:r w:rsidRPr="001F42D3">
              <w:t>Alert Manager</w:t>
            </w:r>
            <w:r w:rsidR="003D003E" w:rsidRPr="001F42D3">
              <w:t xml:space="preserve"> </w:t>
            </w:r>
            <w:r w:rsidR="00CA3A2C" w:rsidRPr="001F42D3">
              <w:t>Actor</w:t>
            </w:r>
          </w:p>
          <w:p w14:paraId="534D0631" w14:textId="77777777" w:rsidR="00B11855" w:rsidRPr="001F42D3" w:rsidRDefault="003D003E" w:rsidP="00AE6681">
            <w:pPr>
              <w:pStyle w:val="TableEntryHeader"/>
            </w:pPr>
            <w:r w:rsidRPr="001F42D3">
              <w:t>(WCTP Client)</w:t>
            </w:r>
          </w:p>
        </w:tc>
        <w:tc>
          <w:tcPr>
            <w:tcW w:w="1710" w:type="dxa"/>
            <w:vMerge w:val="restart"/>
            <w:shd w:val="clear" w:color="auto" w:fill="D9D9D9"/>
          </w:tcPr>
          <w:p w14:paraId="4CF367CE" w14:textId="77777777" w:rsidR="00B11855" w:rsidRPr="001F42D3" w:rsidRDefault="003D003E" w:rsidP="00AE6681">
            <w:pPr>
              <w:pStyle w:val="TableEntryHeader"/>
            </w:pPr>
            <w:r w:rsidRPr="001F42D3">
              <w:t>Needed</w:t>
            </w:r>
          </w:p>
        </w:tc>
      </w:tr>
      <w:tr w:rsidR="00B11855" w:rsidRPr="001F42D3" w14:paraId="239CD9FD" w14:textId="77777777" w:rsidTr="0034511D">
        <w:trPr>
          <w:cantSplit/>
          <w:jc w:val="center"/>
        </w:trPr>
        <w:tc>
          <w:tcPr>
            <w:tcW w:w="3145" w:type="dxa"/>
            <w:vMerge/>
          </w:tcPr>
          <w:p w14:paraId="71DDCEB8" w14:textId="77777777" w:rsidR="00B11855" w:rsidRPr="001F42D3" w:rsidRDefault="00B11855" w:rsidP="00AE6681">
            <w:pPr>
              <w:pStyle w:val="TableEntry"/>
            </w:pPr>
          </w:p>
        </w:tc>
        <w:tc>
          <w:tcPr>
            <w:tcW w:w="1883" w:type="dxa"/>
          </w:tcPr>
          <w:p w14:paraId="65505FE7" w14:textId="77777777" w:rsidR="00B11855" w:rsidRPr="001F42D3" w:rsidRDefault="003D003E" w:rsidP="00CF5627">
            <w:pPr>
              <w:pStyle w:val="TableEntryHeader"/>
            </w:pPr>
            <w:r w:rsidRPr="001F42D3">
              <w:t>Receives</w:t>
            </w:r>
          </w:p>
        </w:tc>
        <w:tc>
          <w:tcPr>
            <w:tcW w:w="2082" w:type="dxa"/>
          </w:tcPr>
          <w:p w14:paraId="577C12E2" w14:textId="77777777" w:rsidR="00B11855" w:rsidRPr="001F42D3" w:rsidRDefault="003D003E" w:rsidP="00CF5627">
            <w:pPr>
              <w:pStyle w:val="TableEntryHeader"/>
            </w:pPr>
            <w:r w:rsidRPr="001F42D3">
              <w:t>Submits</w:t>
            </w:r>
          </w:p>
        </w:tc>
        <w:tc>
          <w:tcPr>
            <w:tcW w:w="1710" w:type="dxa"/>
            <w:vMerge/>
          </w:tcPr>
          <w:p w14:paraId="4DED4C81" w14:textId="77777777" w:rsidR="00B11855" w:rsidRPr="001F42D3" w:rsidRDefault="00B11855" w:rsidP="00AE6681">
            <w:pPr>
              <w:pStyle w:val="TableEntry"/>
            </w:pPr>
          </w:p>
        </w:tc>
      </w:tr>
      <w:tr w:rsidR="00B11855" w:rsidRPr="001F42D3" w14:paraId="26351E90" w14:textId="77777777" w:rsidTr="0034511D">
        <w:trPr>
          <w:cantSplit/>
          <w:jc w:val="center"/>
        </w:trPr>
        <w:tc>
          <w:tcPr>
            <w:tcW w:w="3145" w:type="dxa"/>
          </w:tcPr>
          <w:p w14:paraId="536392AE" w14:textId="77777777" w:rsidR="00B11855" w:rsidRPr="001F42D3" w:rsidRDefault="003D003E" w:rsidP="00AE6681">
            <w:pPr>
              <w:pStyle w:val="TableEntry"/>
            </w:pPr>
            <w:r w:rsidRPr="001F42D3">
              <w:t>wctp-ClientQuery</w:t>
            </w:r>
          </w:p>
        </w:tc>
        <w:tc>
          <w:tcPr>
            <w:tcW w:w="1883" w:type="dxa"/>
          </w:tcPr>
          <w:p w14:paraId="2DFEF9E6" w14:textId="77777777" w:rsidR="00B11855" w:rsidRPr="001F42D3" w:rsidRDefault="003D003E" w:rsidP="00AE6681">
            <w:pPr>
              <w:pStyle w:val="TableEntry"/>
            </w:pPr>
            <w:r w:rsidRPr="001F42D3">
              <w:t>Yes</w:t>
            </w:r>
          </w:p>
        </w:tc>
        <w:tc>
          <w:tcPr>
            <w:tcW w:w="2082" w:type="dxa"/>
          </w:tcPr>
          <w:p w14:paraId="29C5BA7B" w14:textId="77777777" w:rsidR="00B11855" w:rsidRPr="001F42D3" w:rsidRDefault="003D003E" w:rsidP="00AE6681">
            <w:pPr>
              <w:pStyle w:val="TableEntry"/>
            </w:pPr>
            <w:r w:rsidRPr="001F42D3">
              <w:t>No</w:t>
            </w:r>
          </w:p>
        </w:tc>
        <w:tc>
          <w:tcPr>
            <w:tcW w:w="1710" w:type="dxa"/>
          </w:tcPr>
          <w:p w14:paraId="218FD6EE" w14:textId="77777777" w:rsidR="00B11855" w:rsidRPr="001F42D3" w:rsidRDefault="003D003E" w:rsidP="00AE6681">
            <w:pPr>
              <w:pStyle w:val="TableEntry"/>
            </w:pPr>
            <w:r w:rsidRPr="001F42D3">
              <w:t>No (polling)</w:t>
            </w:r>
          </w:p>
        </w:tc>
      </w:tr>
      <w:tr w:rsidR="00B11855" w:rsidRPr="001F42D3" w14:paraId="102637EC" w14:textId="77777777" w:rsidTr="0034511D">
        <w:trPr>
          <w:cantSplit/>
          <w:jc w:val="center"/>
        </w:trPr>
        <w:tc>
          <w:tcPr>
            <w:tcW w:w="3145" w:type="dxa"/>
          </w:tcPr>
          <w:p w14:paraId="5EE23355" w14:textId="77777777" w:rsidR="00B11855" w:rsidRPr="001F42D3" w:rsidRDefault="003D003E" w:rsidP="00AE6681">
            <w:pPr>
              <w:pStyle w:val="TableEntry"/>
            </w:pPr>
            <w:r w:rsidRPr="001F42D3">
              <w:t>wctp-LookupSubscriber</w:t>
            </w:r>
          </w:p>
        </w:tc>
        <w:tc>
          <w:tcPr>
            <w:tcW w:w="1883" w:type="dxa"/>
          </w:tcPr>
          <w:p w14:paraId="26D8267D" w14:textId="77777777" w:rsidR="00B11855" w:rsidRPr="001F42D3" w:rsidRDefault="003D003E" w:rsidP="00AE6681">
            <w:pPr>
              <w:pStyle w:val="TableEntry"/>
            </w:pPr>
            <w:r w:rsidRPr="001F42D3">
              <w:t>Yes</w:t>
            </w:r>
          </w:p>
        </w:tc>
        <w:tc>
          <w:tcPr>
            <w:tcW w:w="2082" w:type="dxa"/>
          </w:tcPr>
          <w:p w14:paraId="4D493E62" w14:textId="77777777" w:rsidR="00B11855" w:rsidRPr="001F42D3" w:rsidRDefault="003D003E" w:rsidP="00AE6681">
            <w:pPr>
              <w:pStyle w:val="TableEntry"/>
            </w:pPr>
            <w:r w:rsidRPr="001F42D3">
              <w:t>No</w:t>
            </w:r>
          </w:p>
        </w:tc>
        <w:tc>
          <w:tcPr>
            <w:tcW w:w="1710" w:type="dxa"/>
          </w:tcPr>
          <w:p w14:paraId="0DEB1F8E" w14:textId="77777777" w:rsidR="00B11855" w:rsidRPr="001F42D3" w:rsidRDefault="003D003E" w:rsidP="00AE6681">
            <w:pPr>
              <w:pStyle w:val="TableEntry"/>
            </w:pPr>
            <w:r w:rsidRPr="001F42D3">
              <w:t>No</w:t>
            </w:r>
          </w:p>
        </w:tc>
      </w:tr>
      <w:tr w:rsidR="00B11855" w:rsidRPr="001F42D3" w14:paraId="7475BB7C" w14:textId="77777777" w:rsidTr="0034511D">
        <w:trPr>
          <w:cantSplit/>
          <w:jc w:val="center"/>
        </w:trPr>
        <w:tc>
          <w:tcPr>
            <w:tcW w:w="3145" w:type="dxa"/>
          </w:tcPr>
          <w:p w14:paraId="253C0817" w14:textId="77777777" w:rsidR="00B11855" w:rsidRPr="001F42D3" w:rsidRDefault="003D003E" w:rsidP="00AE6681">
            <w:pPr>
              <w:pStyle w:val="TableEntry"/>
            </w:pPr>
            <w:r w:rsidRPr="001F42D3">
              <w:t>wctp-LookupResponse</w:t>
            </w:r>
          </w:p>
        </w:tc>
        <w:tc>
          <w:tcPr>
            <w:tcW w:w="1883" w:type="dxa"/>
          </w:tcPr>
          <w:p w14:paraId="0B0F2C68" w14:textId="77777777" w:rsidR="00B11855" w:rsidRPr="001F42D3" w:rsidRDefault="003D003E" w:rsidP="00AE6681">
            <w:pPr>
              <w:pStyle w:val="TableEntry"/>
            </w:pPr>
            <w:r w:rsidRPr="001F42D3">
              <w:t>No</w:t>
            </w:r>
          </w:p>
        </w:tc>
        <w:tc>
          <w:tcPr>
            <w:tcW w:w="2082" w:type="dxa"/>
          </w:tcPr>
          <w:p w14:paraId="60274149" w14:textId="77777777" w:rsidR="00B11855" w:rsidRPr="001F42D3" w:rsidRDefault="003D003E" w:rsidP="00AE6681">
            <w:pPr>
              <w:pStyle w:val="TableEntry"/>
            </w:pPr>
            <w:r w:rsidRPr="001F42D3">
              <w:t>Yes</w:t>
            </w:r>
          </w:p>
        </w:tc>
        <w:tc>
          <w:tcPr>
            <w:tcW w:w="1710" w:type="dxa"/>
          </w:tcPr>
          <w:p w14:paraId="5D006D80" w14:textId="77777777" w:rsidR="00B11855" w:rsidRPr="001F42D3" w:rsidRDefault="003D003E" w:rsidP="00AE6681">
            <w:pPr>
              <w:pStyle w:val="TableEntry"/>
            </w:pPr>
            <w:r w:rsidRPr="001F42D3">
              <w:t>No</w:t>
            </w:r>
          </w:p>
        </w:tc>
      </w:tr>
      <w:tr w:rsidR="00B11855" w:rsidRPr="001F42D3" w14:paraId="0795BD1A" w14:textId="77777777" w:rsidTr="0034511D">
        <w:trPr>
          <w:cantSplit/>
          <w:jc w:val="center"/>
        </w:trPr>
        <w:tc>
          <w:tcPr>
            <w:tcW w:w="3145" w:type="dxa"/>
          </w:tcPr>
          <w:p w14:paraId="63A68B24" w14:textId="77777777" w:rsidR="00B11855" w:rsidRPr="001F42D3" w:rsidRDefault="003D003E" w:rsidP="00AE6681">
            <w:pPr>
              <w:pStyle w:val="TableEntry"/>
            </w:pPr>
            <w:r w:rsidRPr="001F42D3">
              <w:t>wctp-DeviceLocation</w:t>
            </w:r>
          </w:p>
        </w:tc>
        <w:tc>
          <w:tcPr>
            <w:tcW w:w="1883" w:type="dxa"/>
          </w:tcPr>
          <w:p w14:paraId="0734D11A" w14:textId="77777777" w:rsidR="00B11855" w:rsidRPr="001F42D3" w:rsidRDefault="003D003E" w:rsidP="00AE6681">
            <w:pPr>
              <w:pStyle w:val="TableEntry"/>
            </w:pPr>
            <w:r w:rsidRPr="001F42D3">
              <w:t>Yes</w:t>
            </w:r>
          </w:p>
        </w:tc>
        <w:tc>
          <w:tcPr>
            <w:tcW w:w="2082" w:type="dxa"/>
          </w:tcPr>
          <w:p w14:paraId="104690F0" w14:textId="77777777" w:rsidR="00B11855" w:rsidRPr="001F42D3" w:rsidRDefault="003D003E" w:rsidP="00AE6681">
            <w:pPr>
              <w:pStyle w:val="TableEntry"/>
            </w:pPr>
            <w:r w:rsidRPr="001F42D3">
              <w:t>No</w:t>
            </w:r>
          </w:p>
        </w:tc>
        <w:tc>
          <w:tcPr>
            <w:tcW w:w="1710" w:type="dxa"/>
          </w:tcPr>
          <w:p w14:paraId="7E330D64" w14:textId="77777777" w:rsidR="00B11855" w:rsidRPr="001F42D3" w:rsidRDefault="003D003E" w:rsidP="00AE6681">
            <w:pPr>
              <w:pStyle w:val="TableEntry"/>
            </w:pPr>
            <w:r w:rsidRPr="001F42D3">
              <w:t>No</w:t>
            </w:r>
          </w:p>
        </w:tc>
      </w:tr>
      <w:tr w:rsidR="00B11855" w:rsidRPr="001F42D3" w14:paraId="4F102955" w14:textId="77777777" w:rsidTr="0034511D">
        <w:trPr>
          <w:cantSplit/>
          <w:jc w:val="center"/>
        </w:trPr>
        <w:tc>
          <w:tcPr>
            <w:tcW w:w="3145" w:type="dxa"/>
          </w:tcPr>
          <w:p w14:paraId="16844705" w14:textId="77777777" w:rsidR="00B11855" w:rsidRPr="001F42D3" w:rsidRDefault="003D003E" w:rsidP="00AE6681">
            <w:pPr>
              <w:pStyle w:val="TableEntry"/>
            </w:pPr>
            <w:r w:rsidRPr="001F42D3">
              <w:t>wctp-DeviceLocationResponse</w:t>
            </w:r>
          </w:p>
        </w:tc>
        <w:tc>
          <w:tcPr>
            <w:tcW w:w="1883" w:type="dxa"/>
          </w:tcPr>
          <w:p w14:paraId="6BA5439C" w14:textId="77777777" w:rsidR="00B11855" w:rsidRPr="001F42D3" w:rsidRDefault="003D003E" w:rsidP="00AE6681">
            <w:pPr>
              <w:pStyle w:val="TableEntry"/>
            </w:pPr>
            <w:r w:rsidRPr="001F42D3">
              <w:t>No</w:t>
            </w:r>
          </w:p>
        </w:tc>
        <w:tc>
          <w:tcPr>
            <w:tcW w:w="2082" w:type="dxa"/>
          </w:tcPr>
          <w:p w14:paraId="3E1FABBC" w14:textId="77777777" w:rsidR="00B11855" w:rsidRPr="001F42D3" w:rsidRDefault="003D003E" w:rsidP="00AE6681">
            <w:pPr>
              <w:pStyle w:val="TableEntry"/>
            </w:pPr>
            <w:r w:rsidRPr="001F42D3">
              <w:t>Yes</w:t>
            </w:r>
          </w:p>
        </w:tc>
        <w:tc>
          <w:tcPr>
            <w:tcW w:w="1710" w:type="dxa"/>
          </w:tcPr>
          <w:p w14:paraId="600C3312" w14:textId="77777777" w:rsidR="00B11855" w:rsidRPr="001F42D3" w:rsidRDefault="003D003E" w:rsidP="00AE6681">
            <w:pPr>
              <w:pStyle w:val="TableEntry"/>
            </w:pPr>
            <w:r w:rsidRPr="001F42D3">
              <w:t>No</w:t>
            </w:r>
          </w:p>
        </w:tc>
      </w:tr>
      <w:tr w:rsidR="00B11855" w:rsidRPr="001F42D3" w14:paraId="0771B565" w14:textId="77777777" w:rsidTr="0034511D">
        <w:trPr>
          <w:cantSplit/>
          <w:jc w:val="center"/>
        </w:trPr>
        <w:tc>
          <w:tcPr>
            <w:tcW w:w="3145" w:type="dxa"/>
          </w:tcPr>
          <w:p w14:paraId="3A0E7C05" w14:textId="77777777" w:rsidR="00B11855" w:rsidRPr="001F42D3" w:rsidRDefault="003D003E" w:rsidP="00AE6681">
            <w:pPr>
              <w:pStyle w:val="TableEntry"/>
            </w:pPr>
            <w:r w:rsidRPr="001F42D3">
              <w:t>wctp-MessageReply</w:t>
            </w:r>
          </w:p>
        </w:tc>
        <w:tc>
          <w:tcPr>
            <w:tcW w:w="1883" w:type="dxa"/>
          </w:tcPr>
          <w:p w14:paraId="58B892FF" w14:textId="77777777" w:rsidR="00B11855" w:rsidRPr="001F42D3" w:rsidRDefault="003D003E" w:rsidP="00AE6681">
            <w:pPr>
              <w:pStyle w:val="TableEntry"/>
            </w:pPr>
            <w:r w:rsidRPr="001F42D3">
              <w:t>Yes</w:t>
            </w:r>
          </w:p>
        </w:tc>
        <w:tc>
          <w:tcPr>
            <w:tcW w:w="2082" w:type="dxa"/>
          </w:tcPr>
          <w:p w14:paraId="3BEC2FE8" w14:textId="77777777" w:rsidR="00B11855" w:rsidRPr="001F42D3" w:rsidRDefault="003D003E" w:rsidP="00AE6681">
            <w:pPr>
              <w:pStyle w:val="TableEntry"/>
            </w:pPr>
            <w:r w:rsidRPr="001F42D3">
              <w:t>Yes</w:t>
            </w:r>
          </w:p>
        </w:tc>
        <w:tc>
          <w:tcPr>
            <w:tcW w:w="1710" w:type="dxa"/>
          </w:tcPr>
          <w:p w14:paraId="6EF6A701" w14:textId="77777777" w:rsidR="00B11855" w:rsidRPr="001F42D3" w:rsidRDefault="003D003E" w:rsidP="00AE6681">
            <w:pPr>
              <w:pStyle w:val="TableEntry"/>
            </w:pPr>
            <w:r w:rsidRPr="001F42D3">
              <w:t>Yes</w:t>
            </w:r>
          </w:p>
        </w:tc>
      </w:tr>
      <w:tr w:rsidR="00B11855" w:rsidRPr="001F42D3" w14:paraId="49A0E6A9" w14:textId="77777777" w:rsidTr="0034511D">
        <w:trPr>
          <w:cantSplit/>
          <w:jc w:val="center"/>
        </w:trPr>
        <w:tc>
          <w:tcPr>
            <w:tcW w:w="3145" w:type="dxa"/>
          </w:tcPr>
          <w:p w14:paraId="3048AA0D" w14:textId="77777777" w:rsidR="00B11855" w:rsidRPr="001F42D3" w:rsidRDefault="003D003E" w:rsidP="00AE6681">
            <w:pPr>
              <w:pStyle w:val="TableEntry"/>
            </w:pPr>
            <w:r w:rsidRPr="001F42D3">
              <w:t>wctp-PollForMessages</w:t>
            </w:r>
          </w:p>
        </w:tc>
        <w:tc>
          <w:tcPr>
            <w:tcW w:w="1883" w:type="dxa"/>
          </w:tcPr>
          <w:p w14:paraId="6EB07DB3" w14:textId="77777777" w:rsidR="00B11855" w:rsidRPr="001F42D3" w:rsidRDefault="003D003E" w:rsidP="00AE6681">
            <w:pPr>
              <w:pStyle w:val="TableEntry"/>
            </w:pPr>
            <w:r w:rsidRPr="001F42D3">
              <w:t>Yes</w:t>
            </w:r>
          </w:p>
        </w:tc>
        <w:tc>
          <w:tcPr>
            <w:tcW w:w="2082" w:type="dxa"/>
          </w:tcPr>
          <w:p w14:paraId="03D33916" w14:textId="77777777" w:rsidR="00B11855" w:rsidRPr="001F42D3" w:rsidRDefault="003D003E" w:rsidP="00AE6681">
            <w:pPr>
              <w:pStyle w:val="TableEntry"/>
            </w:pPr>
            <w:r w:rsidRPr="001F42D3">
              <w:t>No</w:t>
            </w:r>
          </w:p>
        </w:tc>
        <w:tc>
          <w:tcPr>
            <w:tcW w:w="1710" w:type="dxa"/>
          </w:tcPr>
          <w:p w14:paraId="5941BA9C" w14:textId="77777777" w:rsidR="00B11855" w:rsidRPr="001F42D3" w:rsidRDefault="003D003E" w:rsidP="00AE6681">
            <w:pPr>
              <w:pStyle w:val="TableEntry"/>
            </w:pPr>
            <w:r w:rsidRPr="001F42D3">
              <w:t>No</w:t>
            </w:r>
          </w:p>
        </w:tc>
      </w:tr>
      <w:tr w:rsidR="00B11855" w:rsidRPr="001F42D3" w14:paraId="14DCB4A2" w14:textId="77777777" w:rsidTr="0034511D">
        <w:trPr>
          <w:cantSplit/>
          <w:jc w:val="center"/>
        </w:trPr>
        <w:tc>
          <w:tcPr>
            <w:tcW w:w="3145" w:type="dxa"/>
          </w:tcPr>
          <w:p w14:paraId="3CBDC221" w14:textId="77777777" w:rsidR="00B11855" w:rsidRPr="001F42D3" w:rsidRDefault="003D003E" w:rsidP="00AE6681">
            <w:pPr>
              <w:pStyle w:val="TableEntry"/>
            </w:pPr>
            <w:r w:rsidRPr="001F42D3">
              <w:t>wctp-ReturnToSvc</w:t>
            </w:r>
          </w:p>
        </w:tc>
        <w:tc>
          <w:tcPr>
            <w:tcW w:w="1883" w:type="dxa"/>
          </w:tcPr>
          <w:p w14:paraId="56CD3292" w14:textId="77777777" w:rsidR="00B11855" w:rsidRPr="001F42D3" w:rsidRDefault="003D003E" w:rsidP="00AE6681">
            <w:pPr>
              <w:pStyle w:val="TableEntry"/>
            </w:pPr>
            <w:r w:rsidRPr="001F42D3">
              <w:t>Yes</w:t>
            </w:r>
          </w:p>
        </w:tc>
        <w:tc>
          <w:tcPr>
            <w:tcW w:w="2082" w:type="dxa"/>
          </w:tcPr>
          <w:p w14:paraId="1919E8ED" w14:textId="77777777" w:rsidR="00B11855" w:rsidRPr="001F42D3" w:rsidRDefault="003D003E" w:rsidP="00AE6681">
            <w:pPr>
              <w:pStyle w:val="TableEntry"/>
            </w:pPr>
            <w:r w:rsidRPr="001F42D3">
              <w:t>No</w:t>
            </w:r>
          </w:p>
        </w:tc>
        <w:tc>
          <w:tcPr>
            <w:tcW w:w="1710" w:type="dxa"/>
          </w:tcPr>
          <w:p w14:paraId="1209966E" w14:textId="77777777" w:rsidR="00B11855" w:rsidRPr="001F42D3" w:rsidRDefault="003D003E" w:rsidP="00AE6681">
            <w:pPr>
              <w:pStyle w:val="TableEntry"/>
            </w:pPr>
            <w:r w:rsidRPr="001F42D3">
              <w:t>Yes</w:t>
            </w:r>
          </w:p>
        </w:tc>
      </w:tr>
      <w:tr w:rsidR="00B11855" w:rsidRPr="001F42D3" w14:paraId="23C6469A" w14:textId="77777777" w:rsidTr="0034511D">
        <w:trPr>
          <w:cantSplit/>
          <w:jc w:val="center"/>
        </w:trPr>
        <w:tc>
          <w:tcPr>
            <w:tcW w:w="3145" w:type="dxa"/>
          </w:tcPr>
          <w:p w14:paraId="720A66F1" w14:textId="77777777" w:rsidR="00B11855" w:rsidRPr="001F42D3" w:rsidRDefault="003D003E" w:rsidP="00AE6681">
            <w:pPr>
              <w:pStyle w:val="TableEntry"/>
            </w:pPr>
            <w:r w:rsidRPr="001F42D3">
              <w:t>wctp-SendMsgMulti</w:t>
            </w:r>
          </w:p>
        </w:tc>
        <w:tc>
          <w:tcPr>
            <w:tcW w:w="1883" w:type="dxa"/>
          </w:tcPr>
          <w:p w14:paraId="141C1F51" w14:textId="77777777" w:rsidR="00B11855" w:rsidRPr="001F42D3" w:rsidRDefault="003D003E" w:rsidP="00AE6681">
            <w:pPr>
              <w:pStyle w:val="TableEntry"/>
            </w:pPr>
            <w:r w:rsidRPr="001F42D3">
              <w:t>Yes</w:t>
            </w:r>
          </w:p>
        </w:tc>
        <w:tc>
          <w:tcPr>
            <w:tcW w:w="2082" w:type="dxa"/>
          </w:tcPr>
          <w:p w14:paraId="15EA3255" w14:textId="77777777" w:rsidR="00B11855" w:rsidRPr="001F42D3" w:rsidRDefault="003D003E" w:rsidP="00AE6681">
            <w:pPr>
              <w:pStyle w:val="TableEntry"/>
            </w:pPr>
            <w:r w:rsidRPr="001F42D3">
              <w:t>No</w:t>
            </w:r>
          </w:p>
        </w:tc>
        <w:tc>
          <w:tcPr>
            <w:tcW w:w="1710" w:type="dxa"/>
          </w:tcPr>
          <w:p w14:paraId="54999A6E" w14:textId="77777777" w:rsidR="00B11855" w:rsidRPr="001F42D3" w:rsidRDefault="003D003E" w:rsidP="00AE6681">
            <w:pPr>
              <w:pStyle w:val="TableEntry"/>
            </w:pPr>
            <w:r w:rsidRPr="001F42D3">
              <w:t>No</w:t>
            </w:r>
          </w:p>
        </w:tc>
      </w:tr>
      <w:tr w:rsidR="00B11855" w:rsidRPr="001F42D3" w14:paraId="6C98CB49" w14:textId="77777777" w:rsidTr="0034511D">
        <w:trPr>
          <w:cantSplit/>
          <w:jc w:val="center"/>
        </w:trPr>
        <w:tc>
          <w:tcPr>
            <w:tcW w:w="3145" w:type="dxa"/>
          </w:tcPr>
          <w:p w14:paraId="088F5738" w14:textId="77777777" w:rsidR="00B11855" w:rsidRPr="001F42D3" w:rsidRDefault="003D003E" w:rsidP="00AE6681">
            <w:pPr>
              <w:pStyle w:val="TableEntry"/>
            </w:pPr>
            <w:r w:rsidRPr="001F42D3">
              <w:t>wctp-StatusInfo</w:t>
            </w:r>
          </w:p>
        </w:tc>
        <w:tc>
          <w:tcPr>
            <w:tcW w:w="1883" w:type="dxa"/>
          </w:tcPr>
          <w:p w14:paraId="7E11A794" w14:textId="77777777" w:rsidR="00B11855" w:rsidRPr="001F42D3" w:rsidRDefault="003D003E" w:rsidP="00AE6681">
            <w:pPr>
              <w:pStyle w:val="TableEntry"/>
            </w:pPr>
            <w:r w:rsidRPr="001F42D3">
              <w:t>Yes</w:t>
            </w:r>
          </w:p>
        </w:tc>
        <w:tc>
          <w:tcPr>
            <w:tcW w:w="2082" w:type="dxa"/>
          </w:tcPr>
          <w:p w14:paraId="0656C75D" w14:textId="77777777" w:rsidR="00B11855" w:rsidRPr="001F42D3" w:rsidRDefault="003D003E" w:rsidP="00AE6681">
            <w:pPr>
              <w:pStyle w:val="TableEntry"/>
            </w:pPr>
            <w:r w:rsidRPr="001F42D3">
              <w:t>Yes</w:t>
            </w:r>
          </w:p>
        </w:tc>
        <w:tc>
          <w:tcPr>
            <w:tcW w:w="1710" w:type="dxa"/>
          </w:tcPr>
          <w:p w14:paraId="4A2AF228" w14:textId="77777777" w:rsidR="00B11855" w:rsidRPr="001F42D3" w:rsidRDefault="003D003E" w:rsidP="00AE6681">
            <w:pPr>
              <w:pStyle w:val="TableEntry"/>
            </w:pPr>
            <w:r w:rsidRPr="001F42D3">
              <w:t>No</w:t>
            </w:r>
          </w:p>
        </w:tc>
      </w:tr>
      <w:tr w:rsidR="00B11855" w:rsidRPr="001F42D3" w14:paraId="7BED1518" w14:textId="77777777" w:rsidTr="0034511D">
        <w:trPr>
          <w:cantSplit/>
          <w:jc w:val="center"/>
        </w:trPr>
        <w:tc>
          <w:tcPr>
            <w:tcW w:w="3145" w:type="dxa"/>
          </w:tcPr>
          <w:p w14:paraId="3CBB98CB" w14:textId="77777777" w:rsidR="00B11855" w:rsidRPr="001F42D3" w:rsidRDefault="003D003E" w:rsidP="00AE6681">
            <w:pPr>
              <w:pStyle w:val="TableEntry"/>
            </w:pPr>
            <w:r w:rsidRPr="001F42D3">
              <w:t>wctp-SubmitClientMessage</w:t>
            </w:r>
          </w:p>
        </w:tc>
        <w:tc>
          <w:tcPr>
            <w:tcW w:w="1883" w:type="dxa"/>
          </w:tcPr>
          <w:p w14:paraId="03E18588" w14:textId="77777777" w:rsidR="00B11855" w:rsidRPr="001F42D3" w:rsidRDefault="003D003E" w:rsidP="00AE6681">
            <w:pPr>
              <w:pStyle w:val="TableEntry"/>
            </w:pPr>
            <w:r w:rsidRPr="001F42D3">
              <w:t>Yes</w:t>
            </w:r>
          </w:p>
        </w:tc>
        <w:tc>
          <w:tcPr>
            <w:tcW w:w="2082" w:type="dxa"/>
          </w:tcPr>
          <w:p w14:paraId="7DCC6774" w14:textId="77777777" w:rsidR="00B11855" w:rsidRPr="001F42D3" w:rsidRDefault="003D003E" w:rsidP="00AE6681">
            <w:pPr>
              <w:pStyle w:val="TableEntry"/>
            </w:pPr>
            <w:r w:rsidRPr="001F42D3">
              <w:t>No</w:t>
            </w:r>
          </w:p>
        </w:tc>
        <w:tc>
          <w:tcPr>
            <w:tcW w:w="1710" w:type="dxa"/>
          </w:tcPr>
          <w:p w14:paraId="25A9BE0F" w14:textId="77777777" w:rsidR="00B11855" w:rsidRPr="001F42D3" w:rsidRDefault="003D003E" w:rsidP="00AE6681">
            <w:pPr>
              <w:pStyle w:val="TableEntry"/>
            </w:pPr>
            <w:r w:rsidRPr="001F42D3">
              <w:t>Yes</w:t>
            </w:r>
          </w:p>
        </w:tc>
      </w:tr>
      <w:tr w:rsidR="00B11855" w:rsidRPr="001F42D3" w14:paraId="596D59A4" w14:textId="77777777" w:rsidTr="0034511D">
        <w:trPr>
          <w:cantSplit/>
          <w:jc w:val="center"/>
        </w:trPr>
        <w:tc>
          <w:tcPr>
            <w:tcW w:w="3145" w:type="dxa"/>
          </w:tcPr>
          <w:p w14:paraId="514F3D24" w14:textId="77777777" w:rsidR="00B11855" w:rsidRPr="001F42D3" w:rsidRDefault="003D003E" w:rsidP="00AE6681">
            <w:pPr>
              <w:pStyle w:val="TableEntry"/>
            </w:pPr>
            <w:r w:rsidRPr="001F42D3">
              <w:t>wctp-SubmitRequest</w:t>
            </w:r>
          </w:p>
        </w:tc>
        <w:tc>
          <w:tcPr>
            <w:tcW w:w="1883" w:type="dxa"/>
          </w:tcPr>
          <w:p w14:paraId="67E97EFE" w14:textId="77777777" w:rsidR="00B11855" w:rsidRPr="001F42D3" w:rsidRDefault="003D003E" w:rsidP="00AE6681">
            <w:pPr>
              <w:pStyle w:val="TableEntry"/>
            </w:pPr>
            <w:r w:rsidRPr="001F42D3">
              <w:t>Yes</w:t>
            </w:r>
          </w:p>
        </w:tc>
        <w:tc>
          <w:tcPr>
            <w:tcW w:w="2082" w:type="dxa"/>
          </w:tcPr>
          <w:p w14:paraId="03B9CC37" w14:textId="77777777" w:rsidR="00B11855" w:rsidRPr="001F42D3" w:rsidRDefault="003D003E" w:rsidP="00AE6681">
            <w:pPr>
              <w:pStyle w:val="TableEntry"/>
            </w:pPr>
            <w:r w:rsidRPr="001F42D3">
              <w:t>Yes</w:t>
            </w:r>
          </w:p>
        </w:tc>
        <w:tc>
          <w:tcPr>
            <w:tcW w:w="1710" w:type="dxa"/>
          </w:tcPr>
          <w:p w14:paraId="09DC09B7" w14:textId="77777777" w:rsidR="00B11855" w:rsidRPr="001F42D3" w:rsidRDefault="003D003E" w:rsidP="00AE6681">
            <w:pPr>
              <w:pStyle w:val="TableEntry"/>
            </w:pPr>
            <w:r w:rsidRPr="001F42D3">
              <w:t>No</w:t>
            </w:r>
          </w:p>
        </w:tc>
      </w:tr>
      <w:tr w:rsidR="00B11855" w:rsidRPr="001F42D3" w14:paraId="5F949CD9" w14:textId="77777777" w:rsidTr="0034511D">
        <w:trPr>
          <w:cantSplit/>
          <w:jc w:val="center"/>
        </w:trPr>
        <w:tc>
          <w:tcPr>
            <w:tcW w:w="3145" w:type="dxa"/>
          </w:tcPr>
          <w:p w14:paraId="5314D034" w14:textId="77777777" w:rsidR="00B11855" w:rsidRPr="001F42D3" w:rsidRDefault="003D003E" w:rsidP="00AE6681">
            <w:pPr>
              <w:pStyle w:val="TableEntry"/>
            </w:pPr>
            <w:r w:rsidRPr="001F42D3">
              <w:t>wctp-VersionQuery</w:t>
            </w:r>
          </w:p>
        </w:tc>
        <w:tc>
          <w:tcPr>
            <w:tcW w:w="1883" w:type="dxa"/>
          </w:tcPr>
          <w:p w14:paraId="60843CBF" w14:textId="77777777" w:rsidR="00B11855" w:rsidRPr="001F42D3" w:rsidRDefault="003D003E" w:rsidP="00AE6681">
            <w:pPr>
              <w:pStyle w:val="TableEntry"/>
            </w:pPr>
            <w:r w:rsidRPr="001F42D3">
              <w:t>Yes</w:t>
            </w:r>
          </w:p>
        </w:tc>
        <w:tc>
          <w:tcPr>
            <w:tcW w:w="2082" w:type="dxa"/>
          </w:tcPr>
          <w:p w14:paraId="4C1B4DC4" w14:textId="77777777" w:rsidR="00B11855" w:rsidRPr="001F42D3" w:rsidRDefault="003D003E" w:rsidP="00AE6681">
            <w:pPr>
              <w:pStyle w:val="TableEntry"/>
            </w:pPr>
            <w:r w:rsidRPr="001F42D3">
              <w:t>Yes</w:t>
            </w:r>
          </w:p>
        </w:tc>
        <w:tc>
          <w:tcPr>
            <w:tcW w:w="1710" w:type="dxa"/>
          </w:tcPr>
          <w:p w14:paraId="1CFAE0F3" w14:textId="7001A500" w:rsidR="00B11855" w:rsidRPr="001F42D3" w:rsidRDefault="003D003E" w:rsidP="00863A9A">
            <w:pPr>
              <w:pStyle w:val="TableEntry"/>
            </w:pPr>
            <w:r w:rsidRPr="001F42D3">
              <w:t>Yes</w:t>
            </w:r>
          </w:p>
        </w:tc>
      </w:tr>
    </w:tbl>
    <w:p w14:paraId="6352111D" w14:textId="77777777" w:rsidR="00B11855" w:rsidRPr="001F42D3" w:rsidRDefault="00B11855" w:rsidP="00AE6681">
      <w:pPr>
        <w:pStyle w:val="BodyText"/>
      </w:pPr>
    </w:p>
    <w:p w14:paraId="5E676F08" w14:textId="27F92735" w:rsidR="00B11855" w:rsidRPr="001F42D3" w:rsidRDefault="00CE1CA8" w:rsidP="00B34AEB">
      <w:pPr>
        <w:pStyle w:val="Heading2"/>
        <w:numPr>
          <w:ilvl w:val="0"/>
          <w:numId w:val="0"/>
        </w:numPr>
        <w:rPr>
          <w:noProof w:val="0"/>
        </w:rPr>
      </w:pPr>
      <w:bookmarkStart w:id="2092" w:name="_Toc401769910"/>
      <w:bookmarkStart w:id="2093" w:name="_Toc214889829"/>
      <w:r w:rsidRPr="001F42D3">
        <w:rPr>
          <w:noProof w:val="0"/>
        </w:rPr>
        <w:lastRenderedPageBreak/>
        <w:t xml:space="preserve">K.7 </w:t>
      </w:r>
      <w:r w:rsidR="003D003E" w:rsidRPr="001F42D3">
        <w:rPr>
          <w:noProof w:val="0"/>
        </w:rPr>
        <w:t>WCTP XML Element Common Data Items</w:t>
      </w:r>
      <w:bookmarkEnd w:id="2092"/>
      <w:bookmarkEnd w:id="2093"/>
    </w:p>
    <w:p w14:paraId="411B7C85" w14:textId="1ABE294B" w:rsidR="00B11855" w:rsidRPr="001F42D3" w:rsidRDefault="003D003E" w:rsidP="00AE6681">
      <w:pPr>
        <w:pStyle w:val="BodyText"/>
      </w:pPr>
      <w:r w:rsidRPr="001F42D3">
        <w:t xml:space="preserve">Some message exchanges are administrative in nature, similar to TCP open, accept, and acknowledgement messages which are not documented as a part of HL7, while others have a direct and obvious place in the ACM </w:t>
      </w:r>
      <w:r w:rsidR="00CA3A2C" w:rsidRPr="001F42D3">
        <w:t>Profile</w:t>
      </w:r>
      <w:r w:rsidRPr="001F42D3">
        <w:t xml:space="preserve"> as transactions, such as </w:t>
      </w:r>
      <w:r w:rsidR="00901663" w:rsidRPr="001F42D3">
        <w:t>[PCD-06]</w:t>
      </w:r>
      <w:r w:rsidRPr="001F42D3">
        <w:t xml:space="preserve"> and </w:t>
      </w:r>
      <w:r w:rsidR="00901663" w:rsidRPr="001F42D3">
        <w:t>[PCD-07]</w:t>
      </w:r>
      <w:r w:rsidRPr="001F42D3">
        <w:t>.</w:t>
      </w:r>
    </w:p>
    <w:p w14:paraId="5684C265" w14:textId="77777777" w:rsidR="00B11855" w:rsidRPr="001F42D3" w:rsidRDefault="003D003E" w:rsidP="00AE6681">
      <w:pPr>
        <w:pStyle w:val="BodyText"/>
      </w:pPr>
      <w:r w:rsidRPr="001F42D3">
        <w:t xml:space="preserve">Please note, XML constant strings are presented in normal text. XML data to be filled in during implementation is presented in </w:t>
      </w:r>
      <w:r w:rsidRPr="001F42D3">
        <w:rPr>
          <w:b/>
          <w:color w:val="FF0000"/>
        </w:rPr>
        <w:t>bold red</w:t>
      </w:r>
      <w:r w:rsidRPr="001F42D3">
        <w:t xml:space="preserve"> text.</w:t>
      </w:r>
    </w:p>
    <w:p w14:paraId="3E2292DB" w14:textId="77777777" w:rsidR="00B11855" w:rsidRPr="001F42D3" w:rsidRDefault="003D003E" w:rsidP="00AE6681">
      <w:pPr>
        <w:pStyle w:val="BodyText"/>
      </w:pPr>
      <w:r w:rsidRPr="001F42D3">
        <w:t>The format of WCTP conformant timestamps (</w:t>
      </w:r>
      <w:r w:rsidRPr="001F42D3">
        <w:rPr>
          <w:b/>
          <w:color w:val="FF0000"/>
        </w:rPr>
        <w:t>timestamp</w:t>
      </w:r>
      <w:r w:rsidRPr="001F42D3">
        <w:t>) is: yyyy-mm-ddThh:mm:ss.ttt</w:t>
      </w:r>
    </w:p>
    <w:p w14:paraId="4F68A031" w14:textId="77777777" w:rsidR="00B11855" w:rsidRPr="001F42D3" w:rsidRDefault="003D003E" w:rsidP="00AE6681">
      <w:pPr>
        <w:pStyle w:val="BodyText"/>
      </w:pPr>
      <w:r w:rsidRPr="001F42D3">
        <w:t>All times are UTC. WCTP does not support the ability to indicate a time zone offset.</w:t>
      </w:r>
    </w:p>
    <w:p w14:paraId="7BD66053" w14:textId="57515ED2" w:rsidR="00B11855" w:rsidRPr="001F42D3" w:rsidRDefault="003D003E" w:rsidP="00AE6681">
      <w:pPr>
        <w:pStyle w:val="BodyText"/>
      </w:pPr>
      <w:r w:rsidRPr="001F42D3">
        <w:t>Hours (</w:t>
      </w:r>
      <w:r w:rsidRPr="001F42D3">
        <w:rPr>
          <w:rStyle w:val="Strong"/>
        </w:rPr>
        <w:t xml:space="preserve">hh) </w:t>
      </w:r>
      <w:r w:rsidRPr="001F42D3">
        <w:t xml:space="preserve">in 24-hour format, and </w:t>
      </w:r>
      <w:r w:rsidRPr="001F42D3">
        <w:rPr>
          <w:rStyle w:val="Strong"/>
        </w:rPr>
        <w:t>.ttt</w:t>
      </w:r>
      <w:r w:rsidRPr="001F42D3">
        <w:t xml:space="preserve"> is the optional number of milliseconds</w:t>
      </w:r>
    </w:p>
    <w:p w14:paraId="6A3A38E6" w14:textId="77777777" w:rsidR="00B11855" w:rsidRPr="001F42D3" w:rsidRDefault="003D003E" w:rsidP="00AE6681">
      <w:pPr>
        <w:pStyle w:val="BodyText"/>
      </w:pPr>
      <w:r w:rsidRPr="001F42D3">
        <w:t>Example: 2011-01-19T20:33:52</w:t>
      </w:r>
    </w:p>
    <w:p w14:paraId="56A5CD5C" w14:textId="77777777" w:rsidR="00B11855" w:rsidRPr="001F42D3" w:rsidRDefault="003D003E" w:rsidP="00AE6681">
      <w:pPr>
        <w:pStyle w:val="BodyText"/>
      </w:pPr>
      <w:r w:rsidRPr="001F42D3">
        <w:t xml:space="preserve">A </w:t>
      </w:r>
      <w:r w:rsidRPr="001F42D3">
        <w:rPr>
          <w:b/>
          <w:color w:val="FF0000"/>
        </w:rPr>
        <w:t>push response URI</w:t>
      </w:r>
      <w:r w:rsidRPr="001F42D3">
        <w:t xml:space="preserve"> is the URI (URL minus the HTTP://) used to identify the HTTP POST destination for WCTP replies and status updates.</w:t>
      </w:r>
    </w:p>
    <w:p w14:paraId="31C41B4A" w14:textId="77777777" w:rsidR="00B11855" w:rsidRPr="001F42D3" w:rsidRDefault="003D003E" w:rsidP="00AE6681">
      <w:pPr>
        <w:pStyle w:val="BodyText"/>
      </w:pPr>
      <w:r w:rsidRPr="001F42D3">
        <w:t xml:space="preserve">The </w:t>
      </w:r>
      <w:r w:rsidRPr="001F42D3">
        <w:rPr>
          <w:b/>
          <w:color w:val="FF0000"/>
        </w:rPr>
        <w:t>notification text</w:t>
      </w:r>
      <w:r w:rsidRPr="001F42D3">
        <w:t xml:space="preserve"> value is the actual text message to be presented to the wireless device operator.</w:t>
      </w:r>
    </w:p>
    <w:p w14:paraId="4B57A9B1" w14:textId="77777777" w:rsidR="00B11855" w:rsidRPr="001F42D3" w:rsidRDefault="003D003E" w:rsidP="00AE6681">
      <w:pPr>
        <w:pStyle w:val="BodyText"/>
      </w:pPr>
      <w:r w:rsidRPr="001F42D3">
        <w:t xml:space="preserve">The </w:t>
      </w:r>
      <w:r w:rsidRPr="001F42D3">
        <w:rPr>
          <w:b/>
          <w:color w:val="FF0000"/>
        </w:rPr>
        <w:t>sender ID</w:t>
      </w:r>
      <w:r w:rsidRPr="001F42D3">
        <w:t xml:space="preserve"> is the security identification of the IHE ACM to the WCTP receiver.</w:t>
      </w:r>
    </w:p>
    <w:p w14:paraId="7D15D3E6" w14:textId="77777777" w:rsidR="00B11855" w:rsidRPr="001F42D3" w:rsidRDefault="003D003E" w:rsidP="00AE6681">
      <w:pPr>
        <w:pStyle w:val="BodyText"/>
      </w:pPr>
      <w:r w:rsidRPr="001F42D3">
        <w:t xml:space="preserve">The </w:t>
      </w:r>
      <w:r w:rsidRPr="001F42D3">
        <w:rPr>
          <w:b/>
          <w:color w:val="FF0000"/>
        </w:rPr>
        <w:t>security code</w:t>
      </w:r>
      <w:r w:rsidRPr="001F42D3">
        <w:t xml:space="preserve"> is essentially the password to go with the security sender ID.</w:t>
      </w:r>
    </w:p>
    <w:p w14:paraId="496F0E46" w14:textId="54803A8D" w:rsidR="00B11855" w:rsidRPr="001F42D3" w:rsidRDefault="003D003E" w:rsidP="00AE6681">
      <w:pPr>
        <w:pStyle w:val="BodyText"/>
      </w:pPr>
      <w:r w:rsidRPr="001F42D3">
        <w:t xml:space="preserve">The </w:t>
      </w:r>
      <w:r w:rsidRPr="001F42D3">
        <w:rPr>
          <w:b/>
          <w:color w:val="FF0000"/>
        </w:rPr>
        <w:t>message ID</w:t>
      </w:r>
      <w:r w:rsidRPr="001F42D3">
        <w:t xml:space="preserve"> is the identification of the overall message to the ACM </w:t>
      </w:r>
      <w:r w:rsidR="00916BBE" w:rsidRPr="001F42D3">
        <w:t>Alert Communicator</w:t>
      </w:r>
      <w:r w:rsidRPr="001F42D3">
        <w:t xml:space="preserve"> by the </w:t>
      </w:r>
      <w:r w:rsidR="009E2B46" w:rsidRPr="001F42D3">
        <w:t>Alert Manager</w:t>
      </w:r>
      <w:r w:rsidRPr="001F42D3">
        <w:t>.</w:t>
      </w:r>
    </w:p>
    <w:p w14:paraId="448366AD" w14:textId="77777777" w:rsidR="00B11855" w:rsidRPr="001F42D3" w:rsidRDefault="003D003E" w:rsidP="00AE6681">
      <w:pPr>
        <w:pStyle w:val="BodyText"/>
      </w:pPr>
      <w:r w:rsidRPr="001F42D3">
        <w:t xml:space="preserve">The </w:t>
      </w:r>
      <w:r w:rsidRPr="001F42D3">
        <w:rPr>
          <w:b/>
          <w:color w:val="FF0000"/>
        </w:rPr>
        <w:t>transaction ID</w:t>
      </w:r>
      <w:r w:rsidRPr="001F42D3">
        <w:t xml:space="preserve"> is the lower level transaction identification making up the message.</w:t>
      </w:r>
    </w:p>
    <w:p w14:paraId="0006CD20" w14:textId="56531FCB" w:rsidR="00B11855" w:rsidRPr="001F42D3" w:rsidRDefault="003D003E" w:rsidP="00AE6681">
      <w:pPr>
        <w:pStyle w:val="BodyText"/>
      </w:pPr>
      <w:r w:rsidRPr="001F42D3">
        <w:t xml:space="preserve">The </w:t>
      </w:r>
      <w:r w:rsidRPr="001F42D3">
        <w:rPr>
          <w:b/>
          <w:color w:val="FF0000"/>
        </w:rPr>
        <w:t>recipient PIN</w:t>
      </w:r>
      <w:r w:rsidRPr="001F42D3">
        <w:t xml:space="preserve"> is the identification of the destination device as per the ACM </w:t>
      </w:r>
      <w:r w:rsidR="00916BBE" w:rsidRPr="001F42D3">
        <w:t>Alert Communicator</w:t>
      </w:r>
      <w:r w:rsidRPr="001F42D3">
        <w:t>.</w:t>
      </w:r>
    </w:p>
    <w:p w14:paraId="1FF7E2AC" w14:textId="4DF79027" w:rsidR="00B11855" w:rsidRPr="001F42D3" w:rsidRDefault="003D003E" w:rsidP="00AE6681">
      <w:pPr>
        <w:pStyle w:val="BodyText"/>
      </w:pPr>
      <w:r w:rsidRPr="001F42D3">
        <w:t xml:space="preserve">The </w:t>
      </w:r>
      <w:r w:rsidRPr="001F42D3">
        <w:rPr>
          <w:b/>
          <w:color w:val="FF0000"/>
        </w:rPr>
        <w:t>e-mail address</w:t>
      </w:r>
      <w:r w:rsidRPr="001F42D3">
        <w:t xml:space="preserve"> is the optional ACM </w:t>
      </w:r>
      <w:r w:rsidR="009E2B46" w:rsidRPr="001F42D3">
        <w:t>Alert Manager</w:t>
      </w:r>
      <w:r w:rsidRPr="001F42D3">
        <w:t xml:space="preserve"> contact information e-mail address.</w:t>
      </w:r>
    </w:p>
    <w:p w14:paraId="03BFB41C" w14:textId="2D62071B" w:rsidR="00B11855" w:rsidRPr="001F42D3" w:rsidRDefault="003D003E" w:rsidP="00AE6681">
      <w:pPr>
        <w:pStyle w:val="BodyText"/>
      </w:pPr>
      <w:r w:rsidRPr="001F42D3">
        <w:t xml:space="preserve">The </w:t>
      </w:r>
      <w:r w:rsidRPr="001F42D3">
        <w:rPr>
          <w:b/>
          <w:color w:val="FF0000"/>
        </w:rPr>
        <w:t>phone number</w:t>
      </w:r>
      <w:r w:rsidRPr="001F42D3">
        <w:t xml:space="preserve"> is the optional ACM </w:t>
      </w:r>
      <w:r w:rsidR="009E2B46" w:rsidRPr="001F42D3">
        <w:t>Alert Manager</w:t>
      </w:r>
      <w:r w:rsidRPr="001F42D3">
        <w:t xml:space="preserve"> contact information voice telephony phone number.</w:t>
      </w:r>
    </w:p>
    <w:p w14:paraId="6C6D4C31" w14:textId="24B74F9B" w:rsidR="00B11855" w:rsidRPr="001F42D3" w:rsidRDefault="003D003E" w:rsidP="00AE6681">
      <w:pPr>
        <w:pStyle w:val="BodyText"/>
      </w:pPr>
      <w:r w:rsidRPr="001F42D3">
        <w:t xml:space="preserve">The </w:t>
      </w:r>
      <w:r w:rsidRPr="001F42D3">
        <w:rPr>
          <w:b/>
          <w:color w:val="FF0000"/>
        </w:rPr>
        <w:t>web site</w:t>
      </w:r>
      <w:r w:rsidRPr="001F42D3">
        <w:t xml:space="preserve"> is the optional ACM </w:t>
      </w:r>
      <w:r w:rsidR="009E2B46" w:rsidRPr="001F42D3">
        <w:t>Alert Manager</w:t>
      </w:r>
      <w:r w:rsidRPr="001F42D3">
        <w:t xml:space="preserve"> contact information web site.</w:t>
      </w:r>
    </w:p>
    <w:p w14:paraId="3810F295" w14:textId="2775BB03" w:rsidR="00B11855" w:rsidRPr="001F42D3" w:rsidRDefault="003D003E" w:rsidP="00AE6681">
      <w:pPr>
        <w:pStyle w:val="BodyText"/>
      </w:pPr>
      <w:r w:rsidRPr="001F42D3">
        <w:t xml:space="preserve">The </w:t>
      </w:r>
      <w:r w:rsidRPr="001F42D3">
        <w:rPr>
          <w:b/>
          <w:color w:val="FF0000"/>
        </w:rPr>
        <w:t>info string</w:t>
      </w:r>
      <w:r w:rsidRPr="001F42D3">
        <w:t xml:space="preserve"> is the optional ACM </w:t>
      </w:r>
      <w:r w:rsidR="009E2B46" w:rsidRPr="001F42D3">
        <w:t>Alert Manager</w:t>
      </w:r>
      <w:r w:rsidRPr="001F42D3">
        <w:t xml:space="preserve"> contact information comment.</w:t>
      </w:r>
    </w:p>
    <w:p w14:paraId="7D36FE7D" w14:textId="77777777" w:rsidR="00B11855" w:rsidRPr="001F42D3" w:rsidRDefault="003D003E" w:rsidP="00AE6681">
      <w:pPr>
        <w:pStyle w:val="BodyText"/>
      </w:pPr>
      <w:r w:rsidRPr="001F42D3">
        <w:t xml:space="preserve">The </w:t>
      </w:r>
      <w:r w:rsidRPr="001F42D3">
        <w:rPr>
          <w:b/>
          <w:color w:val="FF0000"/>
        </w:rPr>
        <w:t>priority</w:t>
      </w:r>
      <w:r w:rsidRPr="001F42D3">
        <w:t xml:space="preserve"> is any of HIGH, NORMAL, or LOW with a default of NORMAL.</w:t>
      </w:r>
    </w:p>
    <w:p w14:paraId="03A6523F" w14:textId="25B55A54" w:rsidR="00812AEC" w:rsidRPr="001F42D3" w:rsidRDefault="00812AEC" w:rsidP="00AE6681">
      <w:pPr>
        <w:pStyle w:val="BodyText"/>
      </w:pPr>
      <w:r w:rsidRPr="001F42D3">
        <w:t xml:space="preserve">The </w:t>
      </w:r>
      <w:r w:rsidRPr="001F42D3">
        <w:rPr>
          <w:b/>
          <w:color w:val="FF0000"/>
        </w:rPr>
        <w:t>presentation ID</w:t>
      </w:r>
      <w:r w:rsidRPr="001F42D3">
        <w:t xml:space="preserve"> is the optional alphanumeric field for coordinating presentation, behaviors, sorting, etc. between the ACM Alert Communicator and ACM Alert Manager. The AC and AM should coordinate expected values.</w:t>
      </w:r>
    </w:p>
    <w:p w14:paraId="41CE02BD" w14:textId="77777777" w:rsidR="00B11855" w:rsidRPr="001F42D3" w:rsidRDefault="003D003E" w:rsidP="00AE6681">
      <w:pPr>
        <w:pStyle w:val="BodyText"/>
      </w:pPr>
      <w:r w:rsidRPr="001F42D3">
        <w:t xml:space="preserve">The </w:t>
      </w:r>
      <w:r w:rsidRPr="001F42D3">
        <w:rPr>
          <w:b/>
          <w:color w:val="FF0000"/>
        </w:rPr>
        <w:t>sequence number</w:t>
      </w:r>
      <w:r w:rsidRPr="001F42D3">
        <w:t xml:space="preserve"> is a sequential value used for tracking polling requests and responses used during Virtual Pre-Connectathon testing.</w:t>
      </w:r>
    </w:p>
    <w:p w14:paraId="174BD3EB" w14:textId="501FF56C" w:rsidR="00B11855" w:rsidRPr="001F42D3" w:rsidRDefault="003D003E" w:rsidP="00AE6681">
      <w:pPr>
        <w:pStyle w:val="BodyText"/>
      </w:pPr>
      <w:r w:rsidRPr="001F42D3">
        <w:lastRenderedPageBreak/>
        <w:t xml:space="preserve">The </w:t>
      </w:r>
      <w:r w:rsidRPr="001F42D3">
        <w:rPr>
          <w:b/>
          <w:color w:val="FF0000"/>
        </w:rPr>
        <w:t>batch size</w:t>
      </w:r>
      <w:r w:rsidRPr="001F42D3">
        <w:t xml:space="preserve"> is the numeric maximum count of responses a WCTP client (ACM </w:t>
      </w:r>
      <w:r w:rsidR="009E2B46" w:rsidRPr="001F42D3">
        <w:t>Alert Manager</w:t>
      </w:r>
      <w:r w:rsidRPr="001F42D3">
        <w:t xml:space="preserve">) expects from a WCTP poll request to a WCTP server (ACM </w:t>
      </w:r>
      <w:r w:rsidR="00916BBE" w:rsidRPr="001F42D3">
        <w:t>Alert Communicator</w:t>
      </w:r>
      <w:r w:rsidRPr="001F42D3">
        <w:t>). A common value is 500.</w:t>
      </w:r>
    </w:p>
    <w:p w14:paraId="4EE2727D" w14:textId="0A23D662" w:rsidR="00B11855" w:rsidRPr="001F42D3" w:rsidRDefault="003D003E" w:rsidP="00AE6681">
      <w:pPr>
        <w:pStyle w:val="BodyText"/>
      </w:pPr>
      <w:r w:rsidRPr="001F42D3">
        <w:t xml:space="preserve">The </w:t>
      </w:r>
      <w:r w:rsidRPr="001F42D3">
        <w:rPr>
          <w:b/>
          <w:color w:val="FF0000"/>
        </w:rPr>
        <w:t>WCTP version</w:t>
      </w:r>
      <w:r w:rsidRPr="001F42D3">
        <w:t xml:space="preserve"> indicates the expected version of WCTP XML message content supported.</w:t>
      </w:r>
    </w:p>
    <w:p w14:paraId="33D588B5" w14:textId="77777777" w:rsidR="00B11855" w:rsidRPr="001F42D3" w:rsidRDefault="003D003E" w:rsidP="00CF5627">
      <w:pPr>
        <w:pStyle w:val="TableTitle"/>
      </w:pPr>
      <w:r w:rsidRPr="001F42D3">
        <w:t>Table K.7-1: WCTP version values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2"/>
        <w:gridCol w:w="2952"/>
        <w:gridCol w:w="2952"/>
      </w:tblGrid>
      <w:tr w:rsidR="00C40FD5" w:rsidRPr="001F42D3" w14:paraId="299BCB47" w14:textId="77777777" w:rsidTr="00A92110">
        <w:trPr>
          <w:cantSplit/>
          <w:tblHeader/>
          <w:jc w:val="center"/>
        </w:trPr>
        <w:tc>
          <w:tcPr>
            <w:tcW w:w="2952" w:type="dxa"/>
            <w:shd w:val="clear" w:color="auto" w:fill="D9D9D9"/>
          </w:tcPr>
          <w:p w14:paraId="21EA6471" w14:textId="77777777" w:rsidR="00B11855" w:rsidRPr="001F42D3" w:rsidRDefault="003D003E" w:rsidP="00AE6681">
            <w:pPr>
              <w:pStyle w:val="TableEntryHeader"/>
            </w:pPr>
            <w:r w:rsidRPr="001F42D3">
              <w:t>Value</w:t>
            </w:r>
          </w:p>
        </w:tc>
        <w:tc>
          <w:tcPr>
            <w:tcW w:w="2952" w:type="dxa"/>
            <w:shd w:val="clear" w:color="auto" w:fill="D9D9D9"/>
          </w:tcPr>
          <w:p w14:paraId="381C10FA" w14:textId="77777777" w:rsidR="00B11855" w:rsidRPr="001F42D3" w:rsidRDefault="003D003E" w:rsidP="00AE6681">
            <w:pPr>
              <w:pStyle w:val="TableEntryHeader"/>
            </w:pPr>
            <w:r w:rsidRPr="001F42D3">
              <w:t>Indicating WCTP version</w:t>
            </w:r>
          </w:p>
        </w:tc>
        <w:tc>
          <w:tcPr>
            <w:tcW w:w="2952" w:type="dxa"/>
            <w:shd w:val="clear" w:color="auto" w:fill="D9D9D9"/>
          </w:tcPr>
          <w:p w14:paraId="27C41D11" w14:textId="77777777" w:rsidR="00B11855" w:rsidRPr="001F42D3" w:rsidRDefault="003D003E" w:rsidP="00AE6681">
            <w:pPr>
              <w:pStyle w:val="TableEntryHeader"/>
            </w:pPr>
            <w:r w:rsidRPr="001F42D3">
              <w:t>MCR support</w:t>
            </w:r>
          </w:p>
        </w:tc>
      </w:tr>
      <w:tr w:rsidR="00B11855" w:rsidRPr="001F42D3" w14:paraId="3E9BC1F4" w14:textId="77777777" w:rsidTr="006C0E8E">
        <w:trPr>
          <w:cantSplit/>
          <w:jc w:val="center"/>
        </w:trPr>
        <w:tc>
          <w:tcPr>
            <w:tcW w:w="2952" w:type="dxa"/>
          </w:tcPr>
          <w:p w14:paraId="58D21BD0" w14:textId="77777777" w:rsidR="00B11855" w:rsidRPr="001F42D3" w:rsidRDefault="003D003E" w:rsidP="005742D1">
            <w:pPr>
              <w:pStyle w:val="TableEntry"/>
            </w:pPr>
            <w:r w:rsidRPr="001F42D3">
              <w:t>wctp-dtd-v1r1</w:t>
            </w:r>
          </w:p>
        </w:tc>
        <w:tc>
          <w:tcPr>
            <w:tcW w:w="2952" w:type="dxa"/>
          </w:tcPr>
          <w:p w14:paraId="0F81DD2C" w14:textId="77777777" w:rsidR="00B11855" w:rsidRPr="001F42D3" w:rsidRDefault="003D003E" w:rsidP="005742D1">
            <w:pPr>
              <w:pStyle w:val="TableEntry"/>
            </w:pPr>
            <w:r w:rsidRPr="001F42D3">
              <w:t>1.1</w:t>
            </w:r>
          </w:p>
        </w:tc>
        <w:tc>
          <w:tcPr>
            <w:tcW w:w="2952" w:type="dxa"/>
          </w:tcPr>
          <w:p w14:paraId="040E95F6" w14:textId="77777777" w:rsidR="00B11855" w:rsidRPr="001F42D3" w:rsidRDefault="003D003E" w:rsidP="005742D1">
            <w:pPr>
              <w:pStyle w:val="TableEntry"/>
            </w:pPr>
            <w:r w:rsidRPr="001F42D3">
              <w:t>None</w:t>
            </w:r>
          </w:p>
        </w:tc>
      </w:tr>
      <w:tr w:rsidR="00B11855" w:rsidRPr="001F42D3" w14:paraId="5A134873" w14:textId="77777777" w:rsidTr="006C0E8E">
        <w:trPr>
          <w:cantSplit/>
          <w:jc w:val="center"/>
        </w:trPr>
        <w:tc>
          <w:tcPr>
            <w:tcW w:w="2952" w:type="dxa"/>
          </w:tcPr>
          <w:p w14:paraId="786C8155" w14:textId="77777777" w:rsidR="00B11855" w:rsidRPr="001F42D3" w:rsidRDefault="003D003E" w:rsidP="005742D1">
            <w:pPr>
              <w:pStyle w:val="TableEntry"/>
            </w:pPr>
            <w:r w:rsidRPr="001F42D3">
              <w:t>wctp-dtd-v1r2</w:t>
            </w:r>
          </w:p>
        </w:tc>
        <w:tc>
          <w:tcPr>
            <w:tcW w:w="2952" w:type="dxa"/>
          </w:tcPr>
          <w:p w14:paraId="75AA95F5" w14:textId="77777777" w:rsidR="00B11855" w:rsidRPr="001F42D3" w:rsidRDefault="003D003E" w:rsidP="005742D1">
            <w:pPr>
              <w:pStyle w:val="TableEntry"/>
            </w:pPr>
            <w:r w:rsidRPr="001F42D3">
              <w:t>1.2</w:t>
            </w:r>
          </w:p>
        </w:tc>
        <w:tc>
          <w:tcPr>
            <w:tcW w:w="2952" w:type="dxa"/>
          </w:tcPr>
          <w:p w14:paraId="2C47D06A" w14:textId="77777777" w:rsidR="00B11855" w:rsidRPr="001F42D3" w:rsidRDefault="003D003E" w:rsidP="005742D1">
            <w:pPr>
              <w:pStyle w:val="TableEntry"/>
            </w:pPr>
            <w:r w:rsidRPr="001F42D3">
              <w:t>Unpaired</w:t>
            </w:r>
          </w:p>
        </w:tc>
      </w:tr>
      <w:tr w:rsidR="00B11855" w:rsidRPr="001F42D3" w14:paraId="24C1B32C" w14:textId="77777777" w:rsidTr="006C0E8E">
        <w:trPr>
          <w:cantSplit/>
          <w:jc w:val="center"/>
        </w:trPr>
        <w:tc>
          <w:tcPr>
            <w:tcW w:w="2952" w:type="dxa"/>
          </w:tcPr>
          <w:p w14:paraId="30CF4ABB" w14:textId="77777777" w:rsidR="00B11855" w:rsidRPr="001F42D3" w:rsidRDefault="003D003E" w:rsidP="005742D1">
            <w:pPr>
              <w:pStyle w:val="TableEntry"/>
            </w:pPr>
            <w:r w:rsidRPr="001F42D3">
              <w:t>wctp-dtd-v1r3</w:t>
            </w:r>
          </w:p>
        </w:tc>
        <w:tc>
          <w:tcPr>
            <w:tcW w:w="2952" w:type="dxa"/>
          </w:tcPr>
          <w:p w14:paraId="1B72B171" w14:textId="77777777" w:rsidR="00B11855" w:rsidRPr="001F42D3" w:rsidRDefault="003D003E" w:rsidP="005742D1">
            <w:pPr>
              <w:pStyle w:val="TableEntry"/>
            </w:pPr>
            <w:r w:rsidRPr="001F42D3">
              <w:t>1.3</w:t>
            </w:r>
          </w:p>
        </w:tc>
        <w:tc>
          <w:tcPr>
            <w:tcW w:w="2952" w:type="dxa"/>
          </w:tcPr>
          <w:p w14:paraId="1A0DF6CC" w14:textId="77777777" w:rsidR="00B11855" w:rsidRPr="001F42D3" w:rsidRDefault="003D003E" w:rsidP="005742D1">
            <w:pPr>
              <w:pStyle w:val="TableEntry"/>
            </w:pPr>
            <w:r w:rsidRPr="001F42D3">
              <w:t>Paired</w:t>
            </w:r>
          </w:p>
        </w:tc>
      </w:tr>
      <w:tr w:rsidR="009640BC" w:rsidRPr="001F42D3" w14:paraId="65ECAA95" w14:textId="77777777" w:rsidTr="006C0E8E">
        <w:trPr>
          <w:cantSplit/>
          <w:jc w:val="center"/>
        </w:trPr>
        <w:tc>
          <w:tcPr>
            <w:tcW w:w="2952" w:type="dxa"/>
          </w:tcPr>
          <w:p w14:paraId="4EEEAE84" w14:textId="7423CB66" w:rsidR="009640BC" w:rsidRPr="001F42D3" w:rsidRDefault="009640BC" w:rsidP="005742D1">
            <w:pPr>
              <w:pStyle w:val="TableEntry"/>
            </w:pPr>
            <w:r w:rsidRPr="001F42D3">
              <w:t>wctp-dtd-ihepcd-pcd06-v1r1</w:t>
            </w:r>
          </w:p>
        </w:tc>
        <w:tc>
          <w:tcPr>
            <w:tcW w:w="2952" w:type="dxa"/>
          </w:tcPr>
          <w:p w14:paraId="35A9CDFA" w14:textId="3A576259" w:rsidR="009640BC" w:rsidRPr="001F42D3" w:rsidRDefault="009640BC" w:rsidP="005742D1">
            <w:pPr>
              <w:pStyle w:val="TableEntry"/>
            </w:pPr>
            <w:r w:rsidRPr="001F42D3">
              <w:t>IHEPCD-PCD06-V1R1</w:t>
            </w:r>
          </w:p>
        </w:tc>
        <w:tc>
          <w:tcPr>
            <w:tcW w:w="2952" w:type="dxa"/>
          </w:tcPr>
          <w:p w14:paraId="4E4FC95C" w14:textId="3897D360" w:rsidR="009640BC" w:rsidRPr="001F42D3" w:rsidRDefault="009640BC" w:rsidP="005742D1">
            <w:pPr>
              <w:pStyle w:val="TableEntry"/>
            </w:pPr>
            <w:r w:rsidRPr="001F42D3">
              <w:t>Paired</w:t>
            </w:r>
          </w:p>
        </w:tc>
      </w:tr>
      <w:tr w:rsidR="009640BC" w:rsidRPr="001F42D3" w14:paraId="1124560B" w14:textId="77777777" w:rsidTr="006C0E8E">
        <w:trPr>
          <w:cantSplit/>
          <w:jc w:val="center"/>
        </w:trPr>
        <w:tc>
          <w:tcPr>
            <w:tcW w:w="2952" w:type="dxa"/>
          </w:tcPr>
          <w:p w14:paraId="22A14D70" w14:textId="666D9F79" w:rsidR="009640BC" w:rsidRPr="001F42D3" w:rsidRDefault="009640BC" w:rsidP="005742D1">
            <w:pPr>
              <w:pStyle w:val="TableEntry"/>
            </w:pPr>
            <w:r w:rsidRPr="001F42D3">
              <w:t>wctp-dtd-ihepcd-pcd06-v1r2</w:t>
            </w:r>
          </w:p>
        </w:tc>
        <w:tc>
          <w:tcPr>
            <w:tcW w:w="2952" w:type="dxa"/>
          </w:tcPr>
          <w:p w14:paraId="2124995B" w14:textId="3CC0E162" w:rsidR="009640BC" w:rsidRPr="001F42D3" w:rsidRDefault="009640BC" w:rsidP="005742D1">
            <w:pPr>
              <w:pStyle w:val="TableEntry"/>
            </w:pPr>
            <w:r w:rsidRPr="001F42D3">
              <w:t>IHEPCD-PCD06-V1R2</w:t>
            </w:r>
          </w:p>
        </w:tc>
        <w:tc>
          <w:tcPr>
            <w:tcW w:w="2952" w:type="dxa"/>
          </w:tcPr>
          <w:p w14:paraId="141BFF78" w14:textId="4E934AB6" w:rsidR="009640BC" w:rsidRPr="001F42D3" w:rsidRDefault="009640BC" w:rsidP="005742D1">
            <w:pPr>
              <w:pStyle w:val="TableEntry"/>
            </w:pPr>
            <w:r w:rsidRPr="001F42D3">
              <w:t>Paired</w:t>
            </w:r>
          </w:p>
        </w:tc>
      </w:tr>
    </w:tbl>
    <w:p w14:paraId="36036844" w14:textId="77777777" w:rsidR="00B11855" w:rsidRPr="001F42D3" w:rsidRDefault="00B11855" w:rsidP="00AE6681">
      <w:pPr>
        <w:pStyle w:val="BodyText"/>
      </w:pPr>
    </w:p>
    <w:p w14:paraId="3BC3C4E8" w14:textId="77777777" w:rsidR="00B11855" w:rsidRPr="001F42D3" w:rsidRDefault="003D003E" w:rsidP="00AE6681">
      <w:pPr>
        <w:pStyle w:val="BodyText"/>
      </w:pPr>
      <w:r w:rsidRPr="001F42D3">
        <w:t xml:space="preserve">The </w:t>
      </w:r>
      <w:r w:rsidRPr="001F42D3">
        <w:rPr>
          <w:b/>
          <w:color w:val="FF0000"/>
        </w:rPr>
        <w:t>WCTP DTD</w:t>
      </w:r>
      <w:r w:rsidRPr="001F42D3">
        <w:t xml:space="preserve"> identifies the URL of the DTD (Data Type Definition) for the indicated version of WCTP supported. </w:t>
      </w:r>
    </w:p>
    <w:p w14:paraId="3BAB32E9" w14:textId="77777777" w:rsidR="00B11855" w:rsidRPr="001F42D3" w:rsidRDefault="003D003E" w:rsidP="00CF5627">
      <w:pPr>
        <w:pStyle w:val="TableTitle"/>
      </w:pPr>
      <w:r w:rsidRPr="001F42D3">
        <w:t>Table K.7-2: WCTP DTD values</w:t>
      </w:r>
    </w:p>
    <w:tbl>
      <w:tblPr>
        <w:tblW w:w="9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82"/>
        <w:gridCol w:w="2910"/>
        <w:gridCol w:w="1688"/>
      </w:tblGrid>
      <w:tr w:rsidR="00C40FD5" w:rsidRPr="001F42D3" w14:paraId="4279EBB5" w14:textId="77777777" w:rsidTr="00A92110">
        <w:trPr>
          <w:cantSplit/>
          <w:jc w:val="center"/>
        </w:trPr>
        <w:tc>
          <w:tcPr>
            <w:tcW w:w="4482" w:type="dxa"/>
            <w:shd w:val="clear" w:color="auto" w:fill="D9D9D9"/>
          </w:tcPr>
          <w:p w14:paraId="31CCEB6A" w14:textId="77777777" w:rsidR="00B11855" w:rsidRPr="001F42D3" w:rsidRDefault="003D003E" w:rsidP="00AE6681">
            <w:pPr>
              <w:pStyle w:val="TableEntryHeader"/>
            </w:pPr>
            <w:r w:rsidRPr="001F42D3">
              <w:t>Value</w:t>
            </w:r>
          </w:p>
        </w:tc>
        <w:tc>
          <w:tcPr>
            <w:tcW w:w="2910" w:type="dxa"/>
            <w:shd w:val="clear" w:color="auto" w:fill="D9D9D9"/>
          </w:tcPr>
          <w:p w14:paraId="1D700206" w14:textId="77777777" w:rsidR="00B11855" w:rsidRPr="001F42D3" w:rsidRDefault="003D003E" w:rsidP="00AE6681">
            <w:pPr>
              <w:pStyle w:val="TableEntryHeader"/>
            </w:pPr>
            <w:r w:rsidRPr="001F42D3">
              <w:t>Indicating WCTP version</w:t>
            </w:r>
          </w:p>
        </w:tc>
        <w:tc>
          <w:tcPr>
            <w:tcW w:w="1688" w:type="dxa"/>
            <w:shd w:val="clear" w:color="auto" w:fill="D9D9D9"/>
          </w:tcPr>
          <w:p w14:paraId="6D0A62B7" w14:textId="77777777" w:rsidR="00B11855" w:rsidRPr="001F42D3" w:rsidRDefault="003D003E" w:rsidP="00AE6681">
            <w:pPr>
              <w:pStyle w:val="TableEntryHeader"/>
            </w:pPr>
            <w:r w:rsidRPr="001F42D3">
              <w:t>MCR support</w:t>
            </w:r>
          </w:p>
        </w:tc>
      </w:tr>
      <w:tr w:rsidR="00B11855" w:rsidRPr="001F42D3" w14:paraId="4521A002" w14:textId="77777777" w:rsidTr="006C0E8E">
        <w:trPr>
          <w:cantSplit/>
          <w:jc w:val="center"/>
        </w:trPr>
        <w:tc>
          <w:tcPr>
            <w:tcW w:w="4482" w:type="dxa"/>
          </w:tcPr>
          <w:p w14:paraId="5A5467E1" w14:textId="77777777" w:rsidR="00B11855" w:rsidRPr="001F42D3" w:rsidRDefault="003D003E" w:rsidP="00863A9A">
            <w:pPr>
              <w:pStyle w:val="TableEntry"/>
            </w:pPr>
            <w:r w:rsidRPr="001F42D3">
              <w:t>http://dtd.wctp.org/wctp-dtd-v1r1.dtd</w:t>
            </w:r>
          </w:p>
        </w:tc>
        <w:tc>
          <w:tcPr>
            <w:tcW w:w="2910" w:type="dxa"/>
          </w:tcPr>
          <w:p w14:paraId="7321F681" w14:textId="77777777" w:rsidR="00B11855" w:rsidRPr="001F42D3" w:rsidRDefault="003D003E" w:rsidP="00AE6681">
            <w:pPr>
              <w:pStyle w:val="TableEntry"/>
            </w:pPr>
            <w:r w:rsidRPr="001F42D3">
              <w:t>1.1</w:t>
            </w:r>
          </w:p>
        </w:tc>
        <w:tc>
          <w:tcPr>
            <w:tcW w:w="1688" w:type="dxa"/>
          </w:tcPr>
          <w:p w14:paraId="78FAB5E9" w14:textId="77777777" w:rsidR="00B11855" w:rsidRPr="001F42D3" w:rsidRDefault="003D003E" w:rsidP="00AE6681">
            <w:pPr>
              <w:pStyle w:val="TableEntry"/>
            </w:pPr>
            <w:r w:rsidRPr="001F42D3">
              <w:t>None</w:t>
            </w:r>
          </w:p>
        </w:tc>
      </w:tr>
      <w:tr w:rsidR="00B11855" w:rsidRPr="001F42D3" w14:paraId="489D4DC2" w14:textId="77777777" w:rsidTr="006C0E8E">
        <w:trPr>
          <w:cantSplit/>
          <w:jc w:val="center"/>
        </w:trPr>
        <w:tc>
          <w:tcPr>
            <w:tcW w:w="4482" w:type="dxa"/>
          </w:tcPr>
          <w:p w14:paraId="36044A03" w14:textId="77777777" w:rsidR="00B11855" w:rsidRPr="001F42D3" w:rsidRDefault="003D003E" w:rsidP="00863A9A">
            <w:pPr>
              <w:pStyle w:val="TableEntry"/>
            </w:pPr>
            <w:r w:rsidRPr="001F42D3">
              <w:t>http://dtd.wctp.org/wctp-dtd-v1r2.dtd</w:t>
            </w:r>
          </w:p>
        </w:tc>
        <w:tc>
          <w:tcPr>
            <w:tcW w:w="2910" w:type="dxa"/>
          </w:tcPr>
          <w:p w14:paraId="5D983466" w14:textId="77777777" w:rsidR="00B11855" w:rsidRPr="001F42D3" w:rsidRDefault="003D003E" w:rsidP="00AE6681">
            <w:pPr>
              <w:pStyle w:val="TableEntry"/>
            </w:pPr>
            <w:r w:rsidRPr="001F42D3">
              <w:t>1.2</w:t>
            </w:r>
          </w:p>
        </w:tc>
        <w:tc>
          <w:tcPr>
            <w:tcW w:w="1688" w:type="dxa"/>
          </w:tcPr>
          <w:p w14:paraId="331F08B1" w14:textId="77777777" w:rsidR="00B11855" w:rsidRPr="001F42D3" w:rsidRDefault="003D003E" w:rsidP="00AE6681">
            <w:pPr>
              <w:pStyle w:val="TableEntry"/>
            </w:pPr>
            <w:r w:rsidRPr="001F42D3">
              <w:t>Unpaired</w:t>
            </w:r>
          </w:p>
        </w:tc>
      </w:tr>
      <w:tr w:rsidR="00B11855" w:rsidRPr="001F42D3" w14:paraId="1861C8C4" w14:textId="77777777" w:rsidTr="006C0E8E">
        <w:trPr>
          <w:cantSplit/>
          <w:jc w:val="center"/>
        </w:trPr>
        <w:tc>
          <w:tcPr>
            <w:tcW w:w="4482" w:type="dxa"/>
          </w:tcPr>
          <w:p w14:paraId="55BCF50D" w14:textId="77777777" w:rsidR="00B11855" w:rsidRPr="001F42D3" w:rsidRDefault="003D003E" w:rsidP="00863A9A">
            <w:pPr>
              <w:pStyle w:val="TableEntry"/>
            </w:pPr>
            <w:r w:rsidRPr="001F42D3">
              <w:t>http://dtd.wctp.org/wctp-dtd-v1r3.dtd</w:t>
            </w:r>
          </w:p>
        </w:tc>
        <w:tc>
          <w:tcPr>
            <w:tcW w:w="2910" w:type="dxa"/>
          </w:tcPr>
          <w:p w14:paraId="4D11CAF0" w14:textId="77777777" w:rsidR="00B11855" w:rsidRPr="001F42D3" w:rsidRDefault="003D003E" w:rsidP="00AE6681">
            <w:pPr>
              <w:pStyle w:val="TableEntry"/>
            </w:pPr>
            <w:r w:rsidRPr="001F42D3">
              <w:t>1.3</w:t>
            </w:r>
          </w:p>
        </w:tc>
        <w:tc>
          <w:tcPr>
            <w:tcW w:w="1688" w:type="dxa"/>
          </w:tcPr>
          <w:p w14:paraId="3EA34383" w14:textId="77777777" w:rsidR="00B11855" w:rsidRPr="001F42D3" w:rsidRDefault="003D003E" w:rsidP="00AE6681">
            <w:pPr>
              <w:pStyle w:val="TableEntry"/>
            </w:pPr>
            <w:r w:rsidRPr="001F42D3">
              <w:t>Paired</w:t>
            </w:r>
          </w:p>
        </w:tc>
      </w:tr>
      <w:tr w:rsidR="005B313C" w:rsidRPr="001F42D3" w14:paraId="618ED5E6" w14:textId="77777777" w:rsidTr="006C0E8E">
        <w:trPr>
          <w:cantSplit/>
          <w:jc w:val="center"/>
        </w:trPr>
        <w:tc>
          <w:tcPr>
            <w:tcW w:w="4482" w:type="dxa"/>
          </w:tcPr>
          <w:p w14:paraId="0E3C9AB9" w14:textId="759942B3" w:rsidR="009F785A" w:rsidRDefault="009F785A" w:rsidP="00863A9A">
            <w:pPr>
              <w:pStyle w:val="TableEntry"/>
            </w:pPr>
            <w:r>
              <w:t xml:space="preserve">IHE Google Drive at </w:t>
            </w:r>
          </w:p>
          <w:p w14:paraId="4D834140" w14:textId="66FB04D1" w:rsidR="009F785A" w:rsidRDefault="009F785A" w:rsidP="00863A9A">
            <w:pPr>
              <w:pStyle w:val="TableEntry"/>
            </w:pPr>
            <w:hyperlink r:id="rId83" w:history="1">
              <w:r w:rsidRPr="009F785A">
                <w:rPr>
                  <w:rStyle w:val="Hyperlink"/>
                </w:rPr>
                <w:t>IHE Documents&gt;</w:t>
              </w:r>
              <w:r w:rsidR="009640BC" w:rsidRPr="009F785A">
                <w:rPr>
                  <w:rStyle w:val="Hyperlink"/>
                </w:rPr>
                <w:t>Devices/</w:t>
              </w:r>
              <w:r w:rsidRPr="009F785A">
                <w:rPr>
                  <w:rStyle w:val="Hyperlink"/>
                </w:rPr>
                <w:t>2</w:t>
              </w:r>
              <w:r w:rsidRPr="005C1693">
                <w:rPr>
                  <w:rStyle w:val="Hyperlink"/>
                  <w:vertAlign w:val="superscript"/>
                </w:rPr>
                <w:t>nd</w:t>
              </w:r>
              <w:r w:rsidRPr="009F785A">
                <w:rPr>
                  <w:rStyle w:val="Hyperlink"/>
                  <w:vertAlign w:val="superscript"/>
                </w:rPr>
                <w:t xml:space="preserve"> </w:t>
              </w:r>
              <w:r w:rsidRPr="009F785A">
                <w:rPr>
                  <w:rStyle w:val="Hyperlink"/>
                </w:rPr>
                <w:t>FTP Transfer&gt;</w:t>
              </w:r>
              <w:r w:rsidR="009640BC" w:rsidRPr="009F785A">
                <w:rPr>
                  <w:rStyle w:val="Hyperlink"/>
                </w:rPr>
                <w:t>Profiles</w:t>
              </w:r>
              <w:r w:rsidRPr="009F785A">
                <w:rPr>
                  <w:rStyle w:val="Hyperlink"/>
                </w:rPr>
                <w:t>&gt;A</w:t>
              </w:r>
              <w:r w:rsidR="009640BC" w:rsidRPr="009F785A">
                <w:rPr>
                  <w:rStyle w:val="Hyperlink"/>
                </w:rPr>
                <w:t>CM</w:t>
              </w:r>
              <w:r w:rsidRPr="009F785A">
                <w:rPr>
                  <w:rStyle w:val="Hyperlink"/>
                </w:rPr>
                <w:t>&gt;</w:t>
              </w:r>
            </w:hyperlink>
          </w:p>
          <w:p w14:paraId="7A5FC850" w14:textId="0CB66D14" w:rsidR="005B313C" w:rsidRPr="001F42D3" w:rsidRDefault="009640BC" w:rsidP="00863A9A">
            <w:pPr>
              <w:pStyle w:val="TableEntry"/>
            </w:pPr>
            <w:r w:rsidRPr="001F42D3">
              <w:t>wctp-dtd-ihepcd-pcd06-v1r1.dtd</w:t>
            </w:r>
          </w:p>
        </w:tc>
        <w:tc>
          <w:tcPr>
            <w:tcW w:w="2910" w:type="dxa"/>
          </w:tcPr>
          <w:p w14:paraId="47949F58" w14:textId="77777777" w:rsidR="005B313C" w:rsidRPr="001F42D3" w:rsidRDefault="005B313C" w:rsidP="00AE6681">
            <w:pPr>
              <w:pStyle w:val="TableEntry"/>
            </w:pPr>
            <w:r w:rsidRPr="001F42D3">
              <w:t>IHEPCD-PCD06-V1R1</w:t>
            </w:r>
          </w:p>
        </w:tc>
        <w:tc>
          <w:tcPr>
            <w:tcW w:w="1688" w:type="dxa"/>
          </w:tcPr>
          <w:p w14:paraId="2BB1DD98" w14:textId="77777777" w:rsidR="005B313C" w:rsidRPr="001F42D3" w:rsidRDefault="005B313C" w:rsidP="00AE6681">
            <w:pPr>
              <w:pStyle w:val="TableEntry"/>
            </w:pPr>
            <w:r w:rsidRPr="001F42D3">
              <w:t>Paired</w:t>
            </w:r>
          </w:p>
        </w:tc>
      </w:tr>
      <w:tr w:rsidR="009640BC" w:rsidRPr="001F42D3" w14:paraId="7BFED8BF" w14:textId="77777777" w:rsidTr="006C0E8E">
        <w:trPr>
          <w:cantSplit/>
          <w:jc w:val="center"/>
        </w:trPr>
        <w:tc>
          <w:tcPr>
            <w:tcW w:w="4482" w:type="dxa"/>
          </w:tcPr>
          <w:p w14:paraId="7A2BAF04" w14:textId="7427ED19" w:rsidR="009F785A" w:rsidRDefault="009F785A" w:rsidP="009F785A">
            <w:pPr>
              <w:pStyle w:val="TableEntry"/>
            </w:pPr>
            <w:r>
              <w:t>IHE Google Drive at:</w:t>
            </w:r>
          </w:p>
          <w:p w14:paraId="1DAD3D42" w14:textId="03C48516" w:rsidR="009640BC" w:rsidRPr="001F42D3" w:rsidRDefault="009F785A" w:rsidP="009F785A">
            <w:pPr>
              <w:pStyle w:val="TableEntry"/>
            </w:pPr>
            <w:r>
              <w:t>I</w:t>
            </w:r>
            <w:hyperlink r:id="rId84" w:history="1">
              <w:r w:rsidRPr="009F785A">
                <w:rPr>
                  <w:rStyle w:val="Hyperlink"/>
                </w:rPr>
                <w:t>HE Documents&gt;Devices/2</w:t>
              </w:r>
              <w:r w:rsidRPr="009F785A">
                <w:rPr>
                  <w:rStyle w:val="Hyperlink"/>
                  <w:vertAlign w:val="superscript"/>
                </w:rPr>
                <w:t xml:space="preserve">nd </w:t>
              </w:r>
              <w:r w:rsidRPr="009F785A">
                <w:rPr>
                  <w:rStyle w:val="Hyperlink"/>
                </w:rPr>
                <w:t>FTP Transfer&gt;Profiles&gt;ACM&gt;</w:t>
              </w:r>
            </w:hyperlink>
            <w:r w:rsidR="009640BC" w:rsidRPr="001F42D3">
              <w:t>wctp-dtd-ihepcd-pcd06-v1r2.dtd</w:t>
            </w:r>
          </w:p>
        </w:tc>
        <w:tc>
          <w:tcPr>
            <w:tcW w:w="2910" w:type="dxa"/>
          </w:tcPr>
          <w:p w14:paraId="1A13C147" w14:textId="584C9762" w:rsidR="009640BC" w:rsidRPr="001F42D3" w:rsidRDefault="009640BC" w:rsidP="00AE6681">
            <w:pPr>
              <w:pStyle w:val="TableEntry"/>
            </w:pPr>
            <w:r w:rsidRPr="001F42D3">
              <w:t>IHEPCD-PCD06-V1R2</w:t>
            </w:r>
          </w:p>
        </w:tc>
        <w:tc>
          <w:tcPr>
            <w:tcW w:w="1688" w:type="dxa"/>
          </w:tcPr>
          <w:p w14:paraId="02EA9265" w14:textId="0D587740" w:rsidR="009640BC" w:rsidRPr="001F42D3" w:rsidRDefault="009640BC" w:rsidP="00AE6681">
            <w:pPr>
              <w:pStyle w:val="TableEntry"/>
            </w:pPr>
            <w:r w:rsidRPr="001F42D3">
              <w:t>Paired</w:t>
            </w:r>
          </w:p>
        </w:tc>
      </w:tr>
    </w:tbl>
    <w:p w14:paraId="3FB0D5E9" w14:textId="77777777" w:rsidR="00B11855" w:rsidRPr="001F42D3" w:rsidRDefault="00B11855" w:rsidP="00AE6681">
      <w:pPr>
        <w:pStyle w:val="BodyText"/>
      </w:pPr>
    </w:p>
    <w:p w14:paraId="7E0B210F" w14:textId="0C42D81F" w:rsidR="005B313C" w:rsidRPr="001F42D3" w:rsidRDefault="005B313C" w:rsidP="00AE6681">
      <w:pPr>
        <w:pStyle w:val="BodyText"/>
      </w:pPr>
      <w:r w:rsidRPr="001F42D3">
        <w:t xml:space="preserve">The IHEPCD-PCD06-V1R1 value is used to signal the willingness of the </w:t>
      </w:r>
      <w:r w:rsidR="00916BBE" w:rsidRPr="001F42D3">
        <w:t>Alert Communicator</w:t>
      </w:r>
      <w:r w:rsidR="00257A60" w:rsidRPr="001F42D3">
        <w:t xml:space="preserve"> </w:t>
      </w:r>
      <w:r w:rsidRPr="001F42D3">
        <w:t xml:space="preserve">to the </w:t>
      </w:r>
      <w:r w:rsidR="009E2B46" w:rsidRPr="001F42D3">
        <w:t>Alert Manager</w:t>
      </w:r>
      <w:r w:rsidRPr="001F42D3">
        <w:t xml:space="preserve"> to support communication of waveform evidentiary data and/or waveform graphical snippets sent from the </w:t>
      </w:r>
      <w:r w:rsidR="009E2B46" w:rsidRPr="001F42D3">
        <w:t>Alert Manager</w:t>
      </w:r>
      <w:r w:rsidRPr="001F42D3">
        <w:t xml:space="preserve"> to the </w:t>
      </w:r>
      <w:r w:rsidR="00916BBE" w:rsidRPr="001F42D3">
        <w:t>Alert Communicator</w:t>
      </w:r>
      <w:r w:rsidRPr="001F42D3">
        <w:t xml:space="preserve"> in the </w:t>
      </w:r>
      <w:r w:rsidR="00901663" w:rsidRPr="001F42D3">
        <w:t>PCD-06</w:t>
      </w:r>
      <w:r w:rsidRPr="001F42D3">
        <w:t xml:space="preserve"> message.</w:t>
      </w:r>
    </w:p>
    <w:p w14:paraId="0C003F5A" w14:textId="6820D899" w:rsidR="00B11855" w:rsidRPr="001F42D3" w:rsidRDefault="003D003E" w:rsidP="00AE6681">
      <w:pPr>
        <w:pStyle w:val="BodyText"/>
      </w:pPr>
      <w:r w:rsidRPr="001F42D3">
        <w:t xml:space="preserve">The </w:t>
      </w:r>
      <w:r w:rsidRPr="001F42D3">
        <w:rPr>
          <w:b/>
          <w:color w:val="FF0000"/>
        </w:rPr>
        <w:t>Next Poll Interval</w:t>
      </w:r>
      <w:r w:rsidRPr="001F42D3">
        <w:t xml:space="preserve"> is the number of seconds the ACM </w:t>
      </w:r>
      <w:r w:rsidR="009E2B46" w:rsidRPr="001F42D3">
        <w:t>Alert Manager</w:t>
      </w:r>
      <w:r w:rsidRPr="001F42D3">
        <w:t xml:space="preserve"> (WCTP client) should wait before again polling the ACM </w:t>
      </w:r>
      <w:r w:rsidR="00916BBE" w:rsidRPr="001F42D3">
        <w:t>Alert Communicator</w:t>
      </w:r>
      <w:r w:rsidRPr="001F42D3">
        <w:t xml:space="preserve"> (WCTP server). The ACM </w:t>
      </w:r>
      <w:r w:rsidR="00916BBE" w:rsidRPr="001F42D3">
        <w:t>Alert Communicator</w:t>
      </w:r>
      <w:r w:rsidRPr="001F42D3">
        <w:t xml:space="preserve"> (WCTP server) dictates this value to reduce the aggregate polling load on the WCTP server by all WCTP polling clients. Given that there are typically not many ACM </w:t>
      </w:r>
      <w:r w:rsidR="009E2B46" w:rsidRPr="001F42D3">
        <w:t>Alert Manager</w:t>
      </w:r>
      <w:r w:rsidRPr="001F42D3">
        <w:t xml:space="preserve"> instances per ACM </w:t>
      </w:r>
      <w:r w:rsidR="00916BBE" w:rsidRPr="001F42D3">
        <w:t>Alert Communicator</w:t>
      </w:r>
      <w:r w:rsidRPr="001F42D3">
        <w:t xml:space="preserve"> instance</w:t>
      </w:r>
      <w:r w:rsidR="00EF66D8" w:rsidRPr="001F42D3">
        <w:t>,</w:t>
      </w:r>
      <w:r w:rsidRPr="001F42D3">
        <w:t xml:space="preserve"> this interval can be kept to a small </w:t>
      </w:r>
      <w:r w:rsidRPr="001F42D3">
        <w:lastRenderedPageBreak/>
        <w:t>single digit number of seconds. In typical WCTP wide area communication deployment</w:t>
      </w:r>
      <w:r w:rsidR="00EF66D8" w:rsidRPr="001F42D3">
        <w:t>s,</w:t>
      </w:r>
      <w:r w:rsidRPr="001F42D3">
        <w:t xml:space="preserve"> there are often hundreds if not maybe thousands of WCTP clients per WCTP server.</w:t>
      </w:r>
    </w:p>
    <w:p w14:paraId="008B1FC3" w14:textId="46F4C6F4" w:rsidR="00285EFB" w:rsidRPr="001F42D3" w:rsidRDefault="00285EFB" w:rsidP="00AE6681">
      <w:pPr>
        <w:pStyle w:val="BodyText"/>
      </w:pPr>
      <w:r w:rsidRPr="001F42D3">
        <w:t xml:space="preserve">The graphics format and graphical image attachments are IHE </w:t>
      </w:r>
      <w:r w:rsidR="009843AA">
        <w:t>DEV</w:t>
      </w:r>
      <w:r w:rsidRPr="001F42D3">
        <w:t xml:space="preserve"> domain specific extensions to WCTP version 1.3 to convey waveform graphical snippets.</w:t>
      </w:r>
    </w:p>
    <w:p w14:paraId="744E3AED" w14:textId="7320DEC9" w:rsidR="00B11855" w:rsidRPr="001F42D3" w:rsidRDefault="003D003E" w:rsidP="00AE6681">
      <w:pPr>
        <w:pStyle w:val="BodyText"/>
      </w:pPr>
      <w:r w:rsidRPr="001F42D3">
        <w:t xml:space="preserve">The </w:t>
      </w:r>
      <w:r w:rsidRPr="001F42D3">
        <w:rPr>
          <w:b/>
          <w:color w:val="FF0000"/>
        </w:rPr>
        <w:t>graphics format</w:t>
      </w:r>
      <w:r w:rsidRPr="001F42D3">
        <w:t xml:space="preserve"> indicates the format of the graphical image information, and the value can be any one of SVG, JPEG, PNG, or BMP as agreed between the ACM </w:t>
      </w:r>
      <w:r w:rsidR="009E2B46" w:rsidRPr="001F42D3">
        <w:t>Alert Manager</w:t>
      </w:r>
      <w:r w:rsidRPr="001F42D3">
        <w:t xml:space="preserve"> vendor and the ACM </w:t>
      </w:r>
      <w:r w:rsidR="00916BBE" w:rsidRPr="001F42D3">
        <w:t>Alert Communicator</w:t>
      </w:r>
      <w:r w:rsidRPr="001F42D3">
        <w:t xml:space="preserve"> vendor.</w:t>
      </w:r>
    </w:p>
    <w:p w14:paraId="7837940D" w14:textId="7B69E7BD" w:rsidR="00B11855" w:rsidRPr="001F42D3" w:rsidRDefault="003D003E" w:rsidP="00AE6681">
      <w:pPr>
        <w:pStyle w:val="BodyText"/>
      </w:pPr>
      <w:r w:rsidRPr="001F42D3">
        <w:t xml:space="preserve">The </w:t>
      </w:r>
      <w:r w:rsidRPr="001F42D3">
        <w:rPr>
          <w:b/>
          <w:color w:val="FF0000"/>
        </w:rPr>
        <w:t>graphical image</w:t>
      </w:r>
      <w:r w:rsidRPr="001F42D3">
        <w:t xml:space="preserve"> is a base-64 encoded string representing one of the e</w:t>
      </w:r>
      <w:r w:rsidR="00FB657C" w:rsidRPr="001F42D3">
        <w:t>v</w:t>
      </w:r>
      <w:r w:rsidRPr="001F42D3">
        <w:t xml:space="preserve">identiary data static graphical images represented by one of the sets of evidentiary data from the ACM </w:t>
      </w:r>
      <w:r w:rsidR="00647994" w:rsidRPr="001F42D3">
        <w:t>PCD-04</w:t>
      </w:r>
      <w:r w:rsidRPr="001F42D3">
        <w:t xml:space="preserve"> message sent from the ACM </w:t>
      </w:r>
      <w:r w:rsidR="009E2B46" w:rsidRPr="001F42D3">
        <w:t>Alert Reporter</w:t>
      </w:r>
      <w:r w:rsidRPr="001F42D3">
        <w:t xml:space="preserve"> to the ACM </w:t>
      </w:r>
      <w:r w:rsidR="009E2B46" w:rsidRPr="001F42D3">
        <w:t>Alert Manager</w:t>
      </w:r>
      <w:r w:rsidRPr="001F42D3">
        <w:t>.</w:t>
      </w:r>
    </w:p>
    <w:p w14:paraId="0737A924" w14:textId="349FFCC6" w:rsidR="00B11855" w:rsidRPr="001F42D3" w:rsidRDefault="003D003E" w:rsidP="00AE6681">
      <w:pPr>
        <w:pStyle w:val="BodyText"/>
      </w:pPr>
      <w:r w:rsidRPr="001F42D3">
        <w:t xml:space="preserve">The </w:t>
      </w:r>
      <w:r w:rsidRPr="001F42D3">
        <w:rPr>
          <w:b/>
          <w:color w:val="FF0000"/>
        </w:rPr>
        <w:t>telephony dial string</w:t>
      </w:r>
      <w:r w:rsidRPr="001F42D3">
        <w:t xml:space="preserve"> is an encoded telephony dial string, including any required prefixes, area codes, PBX switch hops, or pauses needed to permit the ACM </w:t>
      </w:r>
      <w:r w:rsidR="00916BBE" w:rsidRPr="001F42D3">
        <w:t>Alert Communicator</w:t>
      </w:r>
      <w:r w:rsidRPr="001F42D3">
        <w:t xml:space="preserve"> endpoint communication device operator to make a telephone call from that device back to a patient’s room or to the observation producer/order filler.</w:t>
      </w:r>
    </w:p>
    <w:p w14:paraId="7D608BA3" w14:textId="3748D5EA" w:rsidR="00B11855" w:rsidRPr="001F42D3" w:rsidRDefault="003D003E" w:rsidP="00AE6681">
      <w:pPr>
        <w:pStyle w:val="BodyText"/>
      </w:pPr>
      <w:r w:rsidRPr="001F42D3">
        <w:t xml:space="preserve">The </w:t>
      </w:r>
      <w:r w:rsidRPr="001F42D3">
        <w:rPr>
          <w:b/>
          <w:color w:val="FF0000"/>
        </w:rPr>
        <w:t>status update</w:t>
      </w:r>
      <w:r w:rsidRPr="001F42D3">
        <w:t xml:space="preserve"> is the string indicating the type of status update that the ACM </w:t>
      </w:r>
      <w:r w:rsidR="00916BBE" w:rsidRPr="001F42D3">
        <w:t>Alert Communicator</w:t>
      </w:r>
      <w:r w:rsidRPr="001F42D3">
        <w:t xml:space="preserve"> is reporting back to the ACM </w:t>
      </w:r>
      <w:r w:rsidR="009E2B46" w:rsidRPr="001F42D3">
        <w:t>Alert Manager</w:t>
      </w:r>
      <w:r w:rsidRPr="001F42D3">
        <w:t xml:space="preserve"> in wctp-Notification. Possible values are as QUEUED, DELIVERED, or READ. Additionally</w:t>
      </w:r>
      <w:r w:rsidR="00F85229" w:rsidRPr="001F42D3">
        <w:t>,</w:t>
      </w:r>
      <w:r w:rsidRPr="001F42D3">
        <w:t xml:space="preserve"> there are the optional IHE PCD ACM </w:t>
      </w:r>
      <w:r w:rsidR="00CA3A2C" w:rsidRPr="001F42D3">
        <w:t>Profile</w:t>
      </w:r>
      <w:r w:rsidRPr="001F42D3">
        <w:t xml:space="preserve"> specific values for IHEPCDCALLBACKSTART and IHEPCDCALLBACKEND in support of Call Back Number phone dialing by the operator of the ACM </w:t>
      </w:r>
      <w:r w:rsidR="00916BBE" w:rsidRPr="001F42D3">
        <w:t>Alert Communicator</w:t>
      </w:r>
      <w:r w:rsidRPr="001F42D3">
        <w:t xml:space="preserve"> endpoint communication device and the resulting telephony call start and call end, the status of which are useful as logged items in alert response analysis.</w:t>
      </w:r>
    </w:p>
    <w:p w14:paraId="7BD9E9F1" w14:textId="08C96754" w:rsidR="00B11855" w:rsidRPr="001F42D3" w:rsidRDefault="003D003E" w:rsidP="00AE6681">
      <w:pPr>
        <w:pStyle w:val="BodyText"/>
      </w:pPr>
      <w:r w:rsidRPr="001F42D3">
        <w:t xml:space="preserve">The </w:t>
      </w:r>
      <w:r w:rsidRPr="001F42D3">
        <w:rPr>
          <w:b/>
          <w:color w:val="FF0000"/>
        </w:rPr>
        <w:t xml:space="preserve">Send Choice n </w:t>
      </w:r>
      <w:r w:rsidRPr="001F42D3">
        <w:t xml:space="preserve">is the prompt component of an MCR request. This is the value used by the ACM </w:t>
      </w:r>
      <w:r w:rsidR="00916BBE" w:rsidRPr="001F42D3">
        <w:t>Alert Communicator</w:t>
      </w:r>
      <w:r w:rsidRPr="001F42D3">
        <w:t xml:space="preserve"> to populate buttons, softkeys, or menu choices on the endpoint communication device for selection by the device operator. There can be multiple. </w:t>
      </w:r>
    </w:p>
    <w:p w14:paraId="71F0BAF5" w14:textId="77777777" w:rsidR="00B11855" w:rsidRPr="001F42D3" w:rsidRDefault="003D003E" w:rsidP="00AE6681">
      <w:pPr>
        <w:pStyle w:val="BodyText"/>
      </w:pPr>
      <w:r w:rsidRPr="001F42D3">
        <w:t xml:space="preserve">The </w:t>
      </w:r>
      <w:r w:rsidRPr="001F42D3">
        <w:rPr>
          <w:b/>
          <w:color w:val="FF0000"/>
        </w:rPr>
        <w:t>Reply Choice n</w:t>
      </w:r>
      <w:r w:rsidRPr="001F42D3">
        <w:t xml:space="preserve"> is the response value component of an MCR request. This value is correlated with its same ordinal occurrence </w:t>
      </w:r>
      <w:r w:rsidRPr="001F42D3">
        <w:rPr>
          <w:b/>
          <w:color w:val="FF0000"/>
        </w:rPr>
        <w:t>Send Choice n</w:t>
      </w:r>
      <w:r w:rsidRPr="001F42D3">
        <w:t xml:space="preserve"> value.</w:t>
      </w:r>
    </w:p>
    <w:p w14:paraId="3B414550" w14:textId="026773B8" w:rsidR="00B11855" w:rsidRPr="001F42D3" w:rsidRDefault="003D003E" w:rsidP="00AE6681">
      <w:pPr>
        <w:pStyle w:val="BodyText"/>
      </w:pPr>
      <w:r w:rsidRPr="001F42D3">
        <w:t xml:space="preserve">The </w:t>
      </w:r>
      <w:r w:rsidRPr="001F42D3">
        <w:rPr>
          <w:b/>
          <w:color w:val="FF0000"/>
        </w:rPr>
        <w:t>response text</w:t>
      </w:r>
      <w:r w:rsidRPr="001F42D3">
        <w:t xml:space="preserve"> is the string sent by the endpoint communication device of the ACM </w:t>
      </w:r>
      <w:r w:rsidR="00916BBE" w:rsidRPr="001F42D3">
        <w:t>Alert Communicator</w:t>
      </w:r>
      <w:r w:rsidRPr="001F42D3">
        <w:t xml:space="preserve"> back to the ACM </w:t>
      </w:r>
      <w:r w:rsidR="009E2B46" w:rsidRPr="001F42D3">
        <w:t>Alert Manager</w:t>
      </w:r>
      <w:r w:rsidRPr="001F42D3">
        <w:t xml:space="preserve"> as the response to a notification message sent from the ACM </w:t>
      </w:r>
      <w:r w:rsidR="009E2B46" w:rsidRPr="001F42D3">
        <w:t>Alert Manager</w:t>
      </w:r>
      <w:r w:rsidRPr="001F42D3">
        <w:t xml:space="preserve"> to the ACM </w:t>
      </w:r>
      <w:r w:rsidR="00916BBE" w:rsidRPr="001F42D3">
        <w:t>Alert Communicator</w:t>
      </w:r>
      <w:r w:rsidRPr="001F42D3">
        <w:t>. In the case of an MCR response the text can be predefined. In the case of non-MCR responses the text can be an unexpected value.</w:t>
      </w:r>
    </w:p>
    <w:p w14:paraId="3030179C" w14:textId="28EC2CA1" w:rsidR="0021200B" w:rsidRPr="001F42D3" w:rsidRDefault="0021200B" w:rsidP="0021200B">
      <w:pPr>
        <w:pStyle w:val="BodyText"/>
      </w:pPr>
      <w:r w:rsidRPr="001F42D3">
        <w:t xml:space="preserve">The </w:t>
      </w:r>
      <w:r w:rsidRPr="001F42D3">
        <w:rPr>
          <w:b/>
        </w:rPr>
        <w:t>actionURI</w:t>
      </w:r>
      <w:r w:rsidRPr="001F42D3">
        <w:t xml:space="preserve"> is the optional URI value which can be included in paired and unpaired MCR options. The URI will be opened on the endpoint communication device when the relevant MCR </w:t>
      </w:r>
      <w:r w:rsidR="00BC309B" w:rsidRPr="001F42D3">
        <w:t>Option</w:t>
      </w:r>
      <w:r w:rsidRPr="001F42D3">
        <w:t xml:space="preserve"> is selected. The AC and AM should coordinate expected values.</w:t>
      </w:r>
    </w:p>
    <w:p w14:paraId="1463817C" w14:textId="40069B6E" w:rsidR="0021200B" w:rsidRPr="001F42D3" w:rsidRDefault="0021200B" w:rsidP="0021200B">
      <w:pPr>
        <w:pStyle w:val="BodyText"/>
      </w:pPr>
      <w:r w:rsidRPr="001F42D3">
        <w:t xml:space="preserve">The </w:t>
      </w:r>
      <w:r w:rsidRPr="001F42D3">
        <w:rPr>
          <w:b/>
        </w:rPr>
        <w:t>actionURIPurpose</w:t>
      </w:r>
      <w:r w:rsidRPr="001F42D3">
        <w:t xml:space="preserve"> is the optional URI description field which provides additional descriptions of what the actionURI is to be used for. The element is required if an actionURI element is included. The AC and AM should coordinate expected values.</w:t>
      </w:r>
    </w:p>
    <w:p w14:paraId="2082793C" w14:textId="12263E85" w:rsidR="009640BC" w:rsidRPr="001F42D3" w:rsidRDefault="009640BC" w:rsidP="009640BC">
      <w:pPr>
        <w:pStyle w:val="BodyText"/>
      </w:pPr>
      <w:r w:rsidRPr="001F42D3">
        <w:lastRenderedPageBreak/>
        <w:t>The participant ID is the unique identifier of a participant in this alert indication as per the Alert Communicator</w:t>
      </w:r>
      <w:r w:rsidR="009424A7" w:rsidRPr="001F42D3">
        <w:t xml:space="preserve">. </w:t>
      </w:r>
      <w:r w:rsidRPr="001F42D3">
        <w:t>The participant name is the name of the participant</w:t>
      </w:r>
      <w:r w:rsidR="009424A7" w:rsidRPr="001F42D3">
        <w:t xml:space="preserve">. </w:t>
      </w:r>
      <w:r w:rsidRPr="001F42D3">
        <w:t>The participant classification is the type of the participant so that the Alert Communicator knows how to process the participant ID</w:t>
      </w:r>
      <w:r w:rsidR="009424A7" w:rsidRPr="001F42D3">
        <w:t xml:space="preserve">. </w:t>
      </w:r>
      <w:r w:rsidRPr="001F42D3">
        <w:t>The available values for classification are DEVICE, PATIENT, or STAFF</w:t>
      </w:r>
      <w:r w:rsidR="009424A7" w:rsidRPr="001F42D3">
        <w:t xml:space="preserve">. </w:t>
      </w:r>
      <w:r w:rsidRPr="001F42D3">
        <w:t>There can be multiple wctp-IHEPCDACMParticipant elements.</w:t>
      </w:r>
    </w:p>
    <w:p w14:paraId="4871B0FD" w14:textId="64E34649" w:rsidR="009640BC" w:rsidRPr="001F42D3" w:rsidRDefault="009640BC" w:rsidP="009640BC">
      <w:pPr>
        <w:pStyle w:val="BodyText"/>
      </w:pPr>
      <w:r w:rsidRPr="001F42D3">
        <w:t>The responder ID is the unique identifier of the person who is assigned to respond to this alert as per the Alert Communicator</w:t>
      </w:r>
      <w:r w:rsidR="009424A7" w:rsidRPr="001F42D3">
        <w:t xml:space="preserve">. </w:t>
      </w:r>
      <w:r w:rsidRPr="001F42D3">
        <w:t>It is up to the Alert Communicator whether it chooses to use the recipient PIN, the responder ID, or a combination of both to route messages.</w:t>
      </w:r>
    </w:p>
    <w:p w14:paraId="4C9FAA9C" w14:textId="530DCC00" w:rsidR="009640BC" w:rsidRPr="001F42D3" w:rsidRDefault="009640BC" w:rsidP="009640BC">
      <w:pPr>
        <w:pStyle w:val="BodyText"/>
      </w:pPr>
      <w:r w:rsidRPr="001F42D3">
        <w:t>The location of an alert is defined by one or more location elements</w:t>
      </w:r>
      <w:r w:rsidR="009424A7" w:rsidRPr="001F42D3">
        <w:t xml:space="preserve">. </w:t>
      </w:r>
      <w:r w:rsidRPr="001F42D3">
        <w:t>These location elements are modeled off of the FHIR</w:t>
      </w:r>
      <w:r w:rsidR="00E20D3D" w:rsidRPr="001F42D3">
        <w:rPr>
          <w:vertAlign w:val="superscript"/>
        </w:rPr>
        <w:t>®</w:t>
      </w:r>
      <w:r w:rsidR="00E20D3D" w:rsidRPr="001F42D3">
        <w:rPr>
          <w:rStyle w:val="FootnoteReference"/>
        </w:rPr>
        <w:footnoteReference w:id="6"/>
      </w:r>
      <w:r w:rsidRPr="001F42D3">
        <w:t xml:space="preserve"> Location resource</w:t>
      </w:r>
      <w:r w:rsidR="009424A7" w:rsidRPr="001F42D3">
        <w:t xml:space="preserve">. </w:t>
      </w:r>
      <w:r w:rsidRPr="001F42D3">
        <w:t>There are attributes for the identifier, description, type, and physical type</w:t>
      </w:r>
      <w:r w:rsidR="009424A7" w:rsidRPr="001F42D3">
        <w:t xml:space="preserve">. </w:t>
      </w:r>
      <w:r w:rsidRPr="001F42D3">
        <w:t>Refer to the FHIR standard for descriptions and available values of these attributes.</w:t>
      </w:r>
    </w:p>
    <w:p w14:paraId="2460EE34" w14:textId="5BD10DCE" w:rsidR="009640BC" w:rsidRPr="001F42D3" w:rsidRDefault="009640BC" w:rsidP="009640BC">
      <w:pPr>
        <w:pStyle w:val="BodyText"/>
      </w:pPr>
      <w:r w:rsidRPr="001F42D3">
        <w:t>The alert timestamp is the timestamp for an alert indication according to the Alert Manager</w:t>
      </w:r>
      <w:r w:rsidR="009424A7" w:rsidRPr="001F42D3">
        <w:t xml:space="preserve">. </w:t>
      </w:r>
      <w:r w:rsidRPr="001F42D3">
        <w:t xml:space="preserve">This corresponds to a value in a </w:t>
      </w:r>
      <w:bookmarkStart w:id="2094" w:name="OLE_LINK17"/>
      <w:bookmarkStart w:id="2095" w:name="OLE_LINK27"/>
      <w:bookmarkStart w:id="2096" w:name="OLE_LINK28"/>
      <w:bookmarkStart w:id="2097" w:name="OLE_LINK29"/>
      <w:bookmarkStart w:id="2098" w:name="OLE_LINK30"/>
      <w:bookmarkStart w:id="2099" w:name="OLE_LINK31"/>
      <w:bookmarkStart w:id="2100" w:name="OLE_LINK32"/>
      <w:bookmarkStart w:id="2101" w:name="OLE_LINK33"/>
      <w:bookmarkStart w:id="2102" w:name="OLE_LINK34"/>
      <w:bookmarkStart w:id="2103" w:name="OLE_LINK35"/>
      <w:bookmarkStart w:id="2104" w:name="OLE_LINK36"/>
      <w:bookmarkStart w:id="2105" w:name="OLE_LINK37"/>
      <w:r w:rsidRPr="001F42D3">
        <w:t xml:space="preserve">Report Alert </w:t>
      </w:r>
      <w:r w:rsidR="00647994" w:rsidRPr="001F42D3">
        <w:t>[PCD-04]</w:t>
      </w:r>
      <w:bookmarkEnd w:id="2094"/>
      <w:bookmarkEnd w:id="2095"/>
      <w:bookmarkEnd w:id="2096"/>
      <w:bookmarkEnd w:id="2097"/>
      <w:bookmarkEnd w:id="2098"/>
      <w:bookmarkEnd w:id="2099"/>
      <w:bookmarkEnd w:id="2100"/>
      <w:bookmarkEnd w:id="2101"/>
      <w:bookmarkEnd w:id="2102"/>
      <w:bookmarkEnd w:id="2103"/>
      <w:bookmarkEnd w:id="2104"/>
      <w:bookmarkEnd w:id="2105"/>
      <w:r w:rsidR="00647994" w:rsidRPr="001F42D3">
        <w:t xml:space="preserve"> </w:t>
      </w:r>
      <w:r w:rsidRPr="001F42D3">
        <w:t>transaction, but it is in the format of a WCTP conformant timestamp (yyyy-mm-ddThh:mm:ss.tt)</w:t>
      </w:r>
      <w:r w:rsidR="009424A7" w:rsidRPr="001F42D3">
        <w:t xml:space="preserve">. </w:t>
      </w:r>
      <w:r w:rsidRPr="001F42D3">
        <w:t xml:space="preserve">For more information, see Section B.8.7 in the IHE </w:t>
      </w:r>
      <w:r w:rsidR="007E67D4" w:rsidRPr="001F42D3">
        <w:t>DEV TF</w:t>
      </w:r>
      <w:r w:rsidRPr="001F42D3">
        <w:t xml:space="preserve"> Volume 2.</w:t>
      </w:r>
    </w:p>
    <w:p w14:paraId="359EF7F7" w14:textId="0DA68E86" w:rsidR="009640BC" w:rsidRPr="001F42D3" w:rsidRDefault="009640BC" w:rsidP="009640BC">
      <w:pPr>
        <w:pStyle w:val="BodyText"/>
      </w:pPr>
      <w:r w:rsidRPr="001F42D3">
        <w:t>The filler order number is the unique identifier for status updates to an alert indication</w:t>
      </w:r>
      <w:r w:rsidR="009424A7" w:rsidRPr="001F42D3">
        <w:t xml:space="preserve">. </w:t>
      </w:r>
      <w:r w:rsidRPr="001F42D3">
        <w:t xml:space="preserve">This corresponds to a value in a </w:t>
      </w:r>
      <w:r w:rsidR="00647994" w:rsidRPr="001F42D3">
        <w:t>Report Alert [PCD-04]</w:t>
      </w:r>
      <w:r w:rsidRPr="001F42D3">
        <w:t xml:space="preserve"> transaction</w:t>
      </w:r>
      <w:r w:rsidR="009424A7" w:rsidRPr="001F42D3">
        <w:t xml:space="preserve">. </w:t>
      </w:r>
      <w:r w:rsidRPr="001F42D3">
        <w:t xml:space="preserve">For more information, see Section B.7.1 in the IHE </w:t>
      </w:r>
      <w:r w:rsidR="007E67D4" w:rsidRPr="001F42D3">
        <w:t>DEV TF</w:t>
      </w:r>
      <w:r w:rsidRPr="001F42D3">
        <w:t xml:space="preserve"> Volume 2.</w:t>
      </w:r>
    </w:p>
    <w:p w14:paraId="2E9B859D" w14:textId="3AD8380D" w:rsidR="009640BC" w:rsidRPr="001F42D3" w:rsidRDefault="009640BC" w:rsidP="009640BC">
      <w:pPr>
        <w:pStyle w:val="BodyText"/>
      </w:pPr>
      <w:r w:rsidRPr="001F42D3">
        <w:t>The parent filler order number is the unique identifier for the original alert indication</w:t>
      </w:r>
      <w:r w:rsidR="009424A7" w:rsidRPr="001F42D3">
        <w:t xml:space="preserve">. </w:t>
      </w:r>
      <w:r w:rsidRPr="001F42D3">
        <w:t xml:space="preserve">This corresponds to a value in a </w:t>
      </w:r>
      <w:r w:rsidR="00647994" w:rsidRPr="001F42D3">
        <w:t>Report Alert [PCD-04]</w:t>
      </w:r>
      <w:r w:rsidRPr="001F42D3">
        <w:t xml:space="preserve"> transaction</w:t>
      </w:r>
      <w:r w:rsidR="009424A7" w:rsidRPr="001F42D3">
        <w:t xml:space="preserve">. </w:t>
      </w:r>
      <w:r w:rsidRPr="001F42D3">
        <w:t xml:space="preserve">For more information, see Section B.7.1 in the IHE </w:t>
      </w:r>
      <w:r w:rsidR="007E67D4" w:rsidRPr="001F42D3">
        <w:t>DEV TF</w:t>
      </w:r>
      <w:r w:rsidRPr="001F42D3">
        <w:t xml:space="preserve"> Volume 2.</w:t>
      </w:r>
    </w:p>
    <w:p w14:paraId="1F61AB6F" w14:textId="06C5342F" w:rsidR="009640BC" w:rsidRPr="001F42D3" w:rsidRDefault="009640BC" w:rsidP="009640BC">
      <w:pPr>
        <w:pStyle w:val="BodyText"/>
      </w:pPr>
      <w:r w:rsidRPr="001F42D3">
        <w:t>The value is the numeric result of an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00FA7B2C" w14:textId="03001B03" w:rsidR="009640BC" w:rsidRPr="001F42D3" w:rsidRDefault="009640BC" w:rsidP="009640BC">
      <w:pPr>
        <w:pStyle w:val="BodyText"/>
      </w:pPr>
      <w:r w:rsidRPr="001F42D3">
        <w:t>Units is the measurement type of the value of an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24540327" w14:textId="5E1C2D32" w:rsidR="009640BC" w:rsidRPr="001F42D3" w:rsidRDefault="009640BC" w:rsidP="009640BC">
      <w:pPr>
        <w:pStyle w:val="BodyText"/>
      </w:pPr>
      <w:r w:rsidRPr="001F42D3">
        <w:t>The reference range is the alert range set in the device</w:t>
      </w:r>
      <w:r w:rsidR="009424A7" w:rsidRPr="001F42D3">
        <w:t xml:space="preserve">. </w:t>
      </w:r>
      <w:r w:rsidRPr="001F42D3">
        <w:t xml:space="preserve">This corresponds to a value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4609C38A" w14:textId="564913D1" w:rsidR="009640BC" w:rsidRPr="001F42D3" w:rsidRDefault="009640BC" w:rsidP="009640BC">
      <w:pPr>
        <w:pStyle w:val="BodyText"/>
      </w:pPr>
      <w:r w:rsidRPr="001F42D3">
        <w:t>The abnormality type indicates the type of abnormality described by this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7F9F5856" w14:textId="11EEEAAA" w:rsidR="009640BC" w:rsidRPr="001F42D3" w:rsidRDefault="009640BC" w:rsidP="009640BC">
      <w:pPr>
        <w:pStyle w:val="BodyText"/>
      </w:pPr>
      <w:r w:rsidRPr="001F42D3">
        <w:t>The event identification is the MDC event code for the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r w:rsidR="00D04981" w:rsidRPr="001F42D3">
        <w:t>.</w:t>
      </w:r>
    </w:p>
    <w:p w14:paraId="1F0CE39D" w14:textId="15AD30BC" w:rsidR="009640BC" w:rsidRPr="001F42D3" w:rsidRDefault="009640BC" w:rsidP="009640BC">
      <w:pPr>
        <w:pStyle w:val="BodyText"/>
      </w:pPr>
      <w:r w:rsidRPr="001F42D3">
        <w:lastRenderedPageBreak/>
        <w:t>The source identification is the physiological measurement or technical source responsible for the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r w:rsidR="00D04981" w:rsidRPr="001F42D3">
        <w:t>.</w:t>
      </w:r>
    </w:p>
    <w:p w14:paraId="4C84C7FD" w14:textId="30335FE2" w:rsidR="009640BC" w:rsidRPr="001F42D3" w:rsidRDefault="009640BC" w:rsidP="009640BC">
      <w:pPr>
        <w:pStyle w:val="BodyText"/>
      </w:pPr>
      <w:r w:rsidRPr="001F42D3">
        <w:t>The event phase is whether the stimulus for the message is the beginning, end, or some other state or state transition of the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An Alert Manager can use this field to inform an Alert Communicator that a </w:t>
      </w:r>
      <w:r w:rsidR="00901663" w:rsidRPr="001F42D3">
        <w:t>PCD-06</w:t>
      </w:r>
      <w:r w:rsidRPr="001F42D3">
        <w:t xml:space="preserve"> message was sent as a result of an escalation or deescalation</w:t>
      </w:r>
      <w:r w:rsidR="009424A7" w:rsidRPr="001F42D3">
        <w:t xml:space="preserve">. </w:t>
      </w:r>
      <w:r w:rsidRPr="001F42D3">
        <w:t>For more information, see Table B.8.5-1</w:t>
      </w:r>
      <w:r w:rsidR="009424A7" w:rsidRPr="001F42D3">
        <w:t xml:space="preserve">. </w:t>
      </w:r>
    </w:p>
    <w:p w14:paraId="1CF91977" w14:textId="3DF234CC" w:rsidR="009640BC" w:rsidRPr="001F42D3" w:rsidRDefault="009640BC" w:rsidP="009640BC">
      <w:pPr>
        <w:pStyle w:val="BodyText"/>
      </w:pPr>
      <w:r w:rsidRPr="001F42D3">
        <w:t>The alert state is the state of the underlying alert condition at the patient care device</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1B52BAEE" w14:textId="0FE04BD5" w:rsidR="009640BC" w:rsidRPr="001F42D3" w:rsidRDefault="009640BC" w:rsidP="009640BC">
      <w:pPr>
        <w:pStyle w:val="BodyText"/>
      </w:pPr>
      <w:r w:rsidRPr="001F42D3">
        <w:t>The inactivation state is whether or not visual or aural indications at the patient care device are inactivated</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4FDA07FD" w14:textId="1C25F9AF" w:rsidR="009640BC" w:rsidRPr="001F42D3" w:rsidRDefault="009640BC" w:rsidP="009640BC">
      <w:pPr>
        <w:pStyle w:val="BodyText"/>
      </w:pPr>
      <w:r w:rsidRPr="001F42D3">
        <w:t>The alarm priority is the priority of an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5E8F4E4A" w14:textId="77E86831" w:rsidR="009640BC" w:rsidRPr="001F42D3" w:rsidRDefault="009640BC" w:rsidP="009640BC">
      <w:pPr>
        <w:pStyle w:val="BodyText"/>
      </w:pPr>
      <w:r w:rsidRPr="001F42D3">
        <w:t>The alert type is the type of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5881A410" w14:textId="084DC728" w:rsidR="00E64CD9" w:rsidRPr="001F42D3" w:rsidRDefault="00E64CD9" w:rsidP="00CF5627">
      <w:pPr>
        <w:pStyle w:val="TableTitle"/>
      </w:pPr>
      <w:r w:rsidRPr="001F42D3">
        <w:t xml:space="preserve">Table K.7-3: Mapping alert data elements to </w:t>
      </w:r>
      <w:r w:rsidR="00647994" w:rsidRPr="001F42D3">
        <w:t>[PCD-04]</w:t>
      </w:r>
      <w:r w:rsidRPr="001F42D3">
        <w:t xml:space="preserve"> transactions</w:t>
      </w:r>
    </w:p>
    <w:tbl>
      <w:tblPr>
        <w:tblW w:w="867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887"/>
      </w:tblGrid>
      <w:tr w:rsidR="00E64CD9" w:rsidRPr="001F42D3" w14:paraId="2C45B717" w14:textId="77777777" w:rsidTr="00B34AEB">
        <w:trPr>
          <w:cantSplit/>
          <w:tblHeader/>
        </w:trPr>
        <w:tc>
          <w:tcPr>
            <w:tcW w:w="2790" w:type="dxa"/>
            <w:shd w:val="clear" w:color="auto" w:fill="D0CECE"/>
            <w:hideMark/>
          </w:tcPr>
          <w:p w14:paraId="49291DAE" w14:textId="77777777" w:rsidR="00E64CD9" w:rsidRPr="001F42D3" w:rsidRDefault="00E64CD9" w:rsidP="00CF5627">
            <w:pPr>
              <w:pStyle w:val="TableEntryHeader"/>
            </w:pPr>
            <w:r w:rsidRPr="001F42D3">
              <w:t>Data elements</w:t>
            </w:r>
          </w:p>
        </w:tc>
        <w:tc>
          <w:tcPr>
            <w:tcW w:w="5887" w:type="dxa"/>
            <w:shd w:val="clear" w:color="auto" w:fill="D0CECE"/>
            <w:hideMark/>
          </w:tcPr>
          <w:p w14:paraId="49646A10" w14:textId="2ADDF30B" w:rsidR="00E64CD9" w:rsidRPr="001F42D3" w:rsidRDefault="00647994" w:rsidP="00CF5627">
            <w:pPr>
              <w:pStyle w:val="TableEntryHeader"/>
            </w:pPr>
            <w:r w:rsidRPr="001F42D3">
              <w:t>PCD-04</w:t>
            </w:r>
            <w:r w:rsidR="00E64CD9" w:rsidRPr="001F42D3">
              <w:t xml:space="preserve"> location</w:t>
            </w:r>
          </w:p>
        </w:tc>
      </w:tr>
      <w:tr w:rsidR="00E64CD9" w:rsidRPr="001F42D3" w14:paraId="3A5606CD" w14:textId="77777777" w:rsidTr="00B34AEB">
        <w:trPr>
          <w:cantSplit/>
        </w:trPr>
        <w:tc>
          <w:tcPr>
            <w:tcW w:w="2790" w:type="dxa"/>
            <w:hideMark/>
          </w:tcPr>
          <w:p w14:paraId="098DA794" w14:textId="77777777" w:rsidR="00E64CD9" w:rsidRPr="001F42D3" w:rsidRDefault="00E64CD9" w:rsidP="00CF5627">
            <w:pPr>
              <w:pStyle w:val="TableEntry"/>
            </w:pPr>
            <w:r w:rsidRPr="001F42D3">
              <w:t>Alert timestamp</w:t>
            </w:r>
          </w:p>
        </w:tc>
        <w:tc>
          <w:tcPr>
            <w:tcW w:w="5887" w:type="dxa"/>
            <w:hideMark/>
          </w:tcPr>
          <w:p w14:paraId="1A62916A" w14:textId="77777777" w:rsidR="00E64CD9" w:rsidRPr="001F42D3" w:rsidRDefault="00E64CD9" w:rsidP="00CF5627">
            <w:pPr>
              <w:pStyle w:val="TableEntry"/>
              <w:rPr>
                <w:szCs w:val="18"/>
              </w:rPr>
            </w:pPr>
            <w:r w:rsidRPr="001F42D3">
              <w:rPr>
                <w:szCs w:val="18"/>
              </w:rPr>
              <w:t>Either:</w:t>
            </w:r>
          </w:p>
          <w:p w14:paraId="32854B7E" w14:textId="1BE417F0" w:rsidR="00687A87" w:rsidRPr="001F42D3" w:rsidRDefault="00E64CD9" w:rsidP="003A7E0D">
            <w:pPr>
              <w:pStyle w:val="ListNumber2"/>
              <w:numPr>
                <w:ilvl w:val="0"/>
                <w:numId w:val="18"/>
              </w:numPr>
              <w:ind w:left="0" w:hanging="2"/>
            </w:pPr>
            <w:r w:rsidRPr="001F42D3">
              <w:rPr>
                <w:sz w:val="18"/>
                <w:szCs w:val="18"/>
              </w:rPr>
              <w:t>OBR-7</w:t>
            </w:r>
          </w:p>
          <w:p w14:paraId="5FFAFA02" w14:textId="77777777" w:rsidR="00E64CD9" w:rsidRPr="001F42D3" w:rsidRDefault="00E64CD9" w:rsidP="003A7E0D">
            <w:pPr>
              <w:pStyle w:val="ListNumber2"/>
              <w:numPr>
                <w:ilvl w:val="0"/>
                <w:numId w:val="18"/>
              </w:numPr>
              <w:ind w:left="0" w:hanging="2"/>
            </w:pPr>
            <w:r w:rsidRPr="001F42D3">
              <w:rPr>
                <w:sz w:val="18"/>
                <w:szCs w:val="18"/>
              </w:rPr>
              <w:t>OBX-14</w:t>
            </w:r>
          </w:p>
        </w:tc>
      </w:tr>
      <w:tr w:rsidR="00E64CD9" w:rsidRPr="001F42D3" w14:paraId="4232E4F5" w14:textId="77777777" w:rsidTr="00B34AEB">
        <w:trPr>
          <w:cantSplit/>
        </w:trPr>
        <w:tc>
          <w:tcPr>
            <w:tcW w:w="2790" w:type="dxa"/>
            <w:hideMark/>
          </w:tcPr>
          <w:p w14:paraId="114FCBC7" w14:textId="77777777" w:rsidR="00E64CD9" w:rsidRPr="001F42D3" w:rsidRDefault="00E64CD9" w:rsidP="00CF5627">
            <w:pPr>
              <w:pStyle w:val="TableEntry"/>
            </w:pPr>
            <w:r w:rsidRPr="001F42D3">
              <w:t>Filler order number</w:t>
            </w:r>
          </w:p>
        </w:tc>
        <w:tc>
          <w:tcPr>
            <w:tcW w:w="5887" w:type="dxa"/>
            <w:hideMark/>
          </w:tcPr>
          <w:p w14:paraId="3D495AF3" w14:textId="77777777" w:rsidR="00E64CD9" w:rsidRPr="001F42D3" w:rsidRDefault="00E64CD9" w:rsidP="00CF5627">
            <w:pPr>
              <w:pStyle w:val="TableEntry"/>
            </w:pPr>
            <w:r w:rsidRPr="001F42D3">
              <w:t>OBR-3</w:t>
            </w:r>
          </w:p>
        </w:tc>
      </w:tr>
      <w:tr w:rsidR="00E64CD9" w:rsidRPr="001F42D3" w14:paraId="40E9BBC1" w14:textId="77777777" w:rsidTr="00B34AEB">
        <w:trPr>
          <w:cantSplit/>
        </w:trPr>
        <w:tc>
          <w:tcPr>
            <w:tcW w:w="2790" w:type="dxa"/>
            <w:hideMark/>
          </w:tcPr>
          <w:p w14:paraId="35866C30" w14:textId="77777777" w:rsidR="00E64CD9" w:rsidRPr="001F42D3" w:rsidRDefault="00E64CD9" w:rsidP="00CF5627">
            <w:pPr>
              <w:pStyle w:val="TableEntry"/>
            </w:pPr>
            <w:r w:rsidRPr="001F42D3">
              <w:t>Parent filler order number</w:t>
            </w:r>
          </w:p>
        </w:tc>
        <w:tc>
          <w:tcPr>
            <w:tcW w:w="5887" w:type="dxa"/>
            <w:hideMark/>
          </w:tcPr>
          <w:p w14:paraId="00F13779" w14:textId="77777777" w:rsidR="00E64CD9" w:rsidRPr="001F42D3" w:rsidRDefault="00E64CD9" w:rsidP="00CF5627">
            <w:pPr>
              <w:pStyle w:val="TableEntry"/>
            </w:pPr>
            <w:r w:rsidRPr="001F42D3">
              <w:t>OBR-29</w:t>
            </w:r>
          </w:p>
        </w:tc>
      </w:tr>
      <w:tr w:rsidR="00E64CD9" w:rsidRPr="001F42D3" w14:paraId="38835A05" w14:textId="77777777" w:rsidTr="00B34AEB">
        <w:trPr>
          <w:cantSplit/>
        </w:trPr>
        <w:tc>
          <w:tcPr>
            <w:tcW w:w="2790" w:type="dxa"/>
            <w:hideMark/>
          </w:tcPr>
          <w:p w14:paraId="61D4A7B0" w14:textId="77777777" w:rsidR="00E64CD9" w:rsidRPr="001F42D3" w:rsidRDefault="00E64CD9" w:rsidP="00CF5627">
            <w:pPr>
              <w:pStyle w:val="TableEntry"/>
            </w:pPr>
            <w:r w:rsidRPr="001F42D3">
              <w:t>Value</w:t>
            </w:r>
          </w:p>
        </w:tc>
        <w:tc>
          <w:tcPr>
            <w:tcW w:w="5887" w:type="dxa"/>
            <w:hideMark/>
          </w:tcPr>
          <w:p w14:paraId="363208AB" w14:textId="77777777" w:rsidR="00E64CD9" w:rsidRPr="001F42D3" w:rsidRDefault="00E64CD9" w:rsidP="00CF5627">
            <w:pPr>
              <w:pStyle w:val="TableEntry"/>
            </w:pPr>
            <w:r w:rsidRPr="001F42D3">
              <w:t>OBX-5 of OBX segment with Source Identification facet for alerts with a type of Physiological</w:t>
            </w:r>
          </w:p>
        </w:tc>
      </w:tr>
      <w:tr w:rsidR="00E64CD9" w:rsidRPr="001F42D3" w14:paraId="7D6F1FE8" w14:textId="77777777" w:rsidTr="00B34AEB">
        <w:trPr>
          <w:cantSplit/>
        </w:trPr>
        <w:tc>
          <w:tcPr>
            <w:tcW w:w="2790" w:type="dxa"/>
            <w:hideMark/>
          </w:tcPr>
          <w:p w14:paraId="222139C0" w14:textId="77777777" w:rsidR="00E64CD9" w:rsidRPr="001F42D3" w:rsidRDefault="00E64CD9" w:rsidP="00CF5627">
            <w:pPr>
              <w:pStyle w:val="TableEntry"/>
            </w:pPr>
            <w:r w:rsidRPr="001F42D3">
              <w:t>Units</w:t>
            </w:r>
          </w:p>
        </w:tc>
        <w:tc>
          <w:tcPr>
            <w:tcW w:w="5887" w:type="dxa"/>
            <w:hideMark/>
          </w:tcPr>
          <w:p w14:paraId="6FB13C9C" w14:textId="77777777" w:rsidR="00E64CD9" w:rsidRPr="001F42D3" w:rsidRDefault="00E64CD9" w:rsidP="00CF5627">
            <w:pPr>
              <w:pStyle w:val="TableEntry"/>
            </w:pPr>
            <w:r w:rsidRPr="001F42D3">
              <w:t>OBX-6 of OBX segment with Source Identification facet for alerts with a type of Physiological</w:t>
            </w:r>
          </w:p>
        </w:tc>
      </w:tr>
      <w:tr w:rsidR="00E64CD9" w:rsidRPr="001F42D3" w14:paraId="6678C8C4" w14:textId="77777777" w:rsidTr="00B34AEB">
        <w:trPr>
          <w:cantSplit/>
        </w:trPr>
        <w:tc>
          <w:tcPr>
            <w:tcW w:w="2790" w:type="dxa"/>
            <w:hideMark/>
          </w:tcPr>
          <w:p w14:paraId="2B28156C" w14:textId="77777777" w:rsidR="00E64CD9" w:rsidRPr="001F42D3" w:rsidRDefault="00E64CD9" w:rsidP="00CF5627">
            <w:pPr>
              <w:pStyle w:val="TableEntry"/>
            </w:pPr>
            <w:r w:rsidRPr="001F42D3">
              <w:t>Reference range</w:t>
            </w:r>
          </w:p>
        </w:tc>
        <w:tc>
          <w:tcPr>
            <w:tcW w:w="5887" w:type="dxa"/>
            <w:hideMark/>
          </w:tcPr>
          <w:p w14:paraId="3BCA99BD" w14:textId="77777777" w:rsidR="00E64CD9" w:rsidRPr="001F42D3" w:rsidRDefault="00E64CD9" w:rsidP="00CF5627">
            <w:pPr>
              <w:pStyle w:val="TableEntry"/>
            </w:pPr>
            <w:r w:rsidRPr="001F42D3">
              <w:t>OBX-7 of OBX segment with Source Identification facet for alerts with a type of Physiological</w:t>
            </w:r>
          </w:p>
        </w:tc>
      </w:tr>
      <w:tr w:rsidR="00E64CD9" w:rsidRPr="001F42D3" w14:paraId="5D00726E" w14:textId="77777777" w:rsidTr="00B34AEB">
        <w:trPr>
          <w:cantSplit/>
        </w:trPr>
        <w:tc>
          <w:tcPr>
            <w:tcW w:w="2790" w:type="dxa"/>
            <w:hideMark/>
          </w:tcPr>
          <w:p w14:paraId="42BAF0A1" w14:textId="77777777" w:rsidR="00E64CD9" w:rsidRPr="001F42D3" w:rsidRDefault="00E64CD9" w:rsidP="00CF5627">
            <w:pPr>
              <w:pStyle w:val="TableEntry"/>
            </w:pPr>
            <w:r w:rsidRPr="001F42D3">
              <w:t>Abnormality type</w:t>
            </w:r>
          </w:p>
        </w:tc>
        <w:tc>
          <w:tcPr>
            <w:tcW w:w="5887" w:type="dxa"/>
            <w:hideMark/>
          </w:tcPr>
          <w:p w14:paraId="18AE19C5" w14:textId="77777777" w:rsidR="00E64CD9" w:rsidRPr="001F42D3" w:rsidRDefault="00E64CD9" w:rsidP="00CF5627">
            <w:pPr>
              <w:pStyle w:val="TableEntry"/>
            </w:pPr>
            <w:r w:rsidRPr="001F42D3">
              <w:t>Either:</w:t>
            </w:r>
          </w:p>
          <w:p w14:paraId="6A1F66C4" w14:textId="77777777" w:rsidR="00E64CD9" w:rsidRPr="001F42D3" w:rsidRDefault="00E64CD9" w:rsidP="003A7E0D">
            <w:pPr>
              <w:pStyle w:val="ListNumber2"/>
              <w:numPr>
                <w:ilvl w:val="0"/>
                <w:numId w:val="19"/>
              </w:numPr>
              <w:ind w:left="0" w:hanging="2"/>
              <w:rPr>
                <w:sz w:val="18"/>
                <w:szCs w:val="18"/>
              </w:rPr>
            </w:pPr>
            <w:r w:rsidRPr="001F42D3">
              <w:rPr>
                <w:sz w:val="18"/>
                <w:szCs w:val="18"/>
              </w:rPr>
              <w:t>OBX-5 of OBX segment with Abnormality Type facet</w:t>
            </w:r>
          </w:p>
          <w:p w14:paraId="51B662FD" w14:textId="77777777" w:rsidR="00E64CD9" w:rsidRPr="001F42D3" w:rsidRDefault="00E64CD9" w:rsidP="003A7E0D">
            <w:pPr>
              <w:pStyle w:val="ListNumber2"/>
              <w:numPr>
                <w:ilvl w:val="0"/>
                <w:numId w:val="18"/>
              </w:numPr>
              <w:ind w:left="0" w:hanging="2"/>
            </w:pPr>
            <w:r w:rsidRPr="001F42D3">
              <w:rPr>
                <w:sz w:val="18"/>
                <w:szCs w:val="18"/>
              </w:rPr>
              <w:t>Component of OBX-8 Abnormal Flags field of OBX segment with Event Identification facet</w:t>
            </w:r>
          </w:p>
        </w:tc>
      </w:tr>
      <w:tr w:rsidR="00E64CD9" w:rsidRPr="001F42D3" w14:paraId="43F38864" w14:textId="77777777" w:rsidTr="00B34AEB">
        <w:trPr>
          <w:cantSplit/>
        </w:trPr>
        <w:tc>
          <w:tcPr>
            <w:tcW w:w="2790" w:type="dxa"/>
            <w:hideMark/>
          </w:tcPr>
          <w:p w14:paraId="7532BCBA" w14:textId="77777777" w:rsidR="00E64CD9" w:rsidRPr="001F42D3" w:rsidRDefault="00E64CD9" w:rsidP="00CF5627">
            <w:pPr>
              <w:pStyle w:val="TableEntry"/>
            </w:pPr>
            <w:r w:rsidRPr="001F42D3">
              <w:t>Event identification</w:t>
            </w:r>
          </w:p>
        </w:tc>
        <w:tc>
          <w:tcPr>
            <w:tcW w:w="5887" w:type="dxa"/>
            <w:hideMark/>
          </w:tcPr>
          <w:p w14:paraId="367F1273" w14:textId="77777777" w:rsidR="00E64CD9" w:rsidRPr="001F42D3" w:rsidRDefault="00E64CD9" w:rsidP="00CF5627">
            <w:pPr>
              <w:pStyle w:val="TableEntry"/>
            </w:pPr>
            <w:r w:rsidRPr="001F42D3">
              <w:t>OBX-5 of OBX segment with Event Identification facet</w:t>
            </w:r>
          </w:p>
        </w:tc>
      </w:tr>
      <w:tr w:rsidR="00E64CD9" w:rsidRPr="001F42D3" w14:paraId="0CF4272D" w14:textId="77777777" w:rsidTr="00B34AEB">
        <w:trPr>
          <w:cantSplit/>
        </w:trPr>
        <w:tc>
          <w:tcPr>
            <w:tcW w:w="2790" w:type="dxa"/>
            <w:hideMark/>
          </w:tcPr>
          <w:p w14:paraId="70C42A29" w14:textId="77777777" w:rsidR="00E64CD9" w:rsidRPr="001F42D3" w:rsidRDefault="00E64CD9" w:rsidP="00CF5627">
            <w:pPr>
              <w:pStyle w:val="TableEntry"/>
            </w:pPr>
            <w:r w:rsidRPr="001F42D3">
              <w:lastRenderedPageBreak/>
              <w:t>Source identification</w:t>
            </w:r>
          </w:p>
        </w:tc>
        <w:tc>
          <w:tcPr>
            <w:tcW w:w="5887" w:type="dxa"/>
            <w:hideMark/>
          </w:tcPr>
          <w:p w14:paraId="30924BD3" w14:textId="77777777" w:rsidR="00E64CD9" w:rsidRPr="001F42D3" w:rsidRDefault="00E64CD9" w:rsidP="00CF5627">
            <w:pPr>
              <w:pStyle w:val="TableEntry"/>
            </w:pPr>
            <w:r w:rsidRPr="001F42D3">
              <w:t>Either:</w:t>
            </w:r>
          </w:p>
          <w:p w14:paraId="7773AAE6" w14:textId="77777777" w:rsidR="00E64CD9" w:rsidRPr="001F42D3" w:rsidRDefault="00E64CD9" w:rsidP="003A7E0D">
            <w:pPr>
              <w:pStyle w:val="ListNumber2"/>
              <w:numPr>
                <w:ilvl w:val="0"/>
                <w:numId w:val="20"/>
              </w:numPr>
              <w:ind w:left="0" w:hanging="2"/>
              <w:rPr>
                <w:sz w:val="18"/>
                <w:szCs w:val="18"/>
              </w:rPr>
            </w:pPr>
            <w:r w:rsidRPr="001F42D3">
              <w:rPr>
                <w:sz w:val="18"/>
                <w:szCs w:val="18"/>
              </w:rPr>
              <w:t>OBX-3 of OBX segment with Source Identification facet for alerts with a type of Physiological</w:t>
            </w:r>
          </w:p>
          <w:p w14:paraId="2B70442C" w14:textId="77777777" w:rsidR="00E64CD9" w:rsidRPr="001F42D3" w:rsidRDefault="00E64CD9" w:rsidP="003A7E0D">
            <w:pPr>
              <w:pStyle w:val="ListNumber2"/>
              <w:numPr>
                <w:ilvl w:val="0"/>
                <w:numId w:val="20"/>
              </w:numPr>
              <w:ind w:left="0" w:hanging="2"/>
            </w:pPr>
            <w:r w:rsidRPr="001F42D3">
              <w:rPr>
                <w:sz w:val="18"/>
                <w:szCs w:val="18"/>
              </w:rPr>
              <w:t>OBX-5 of OBX segment with Source Identification facet for other alert types</w:t>
            </w:r>
          </w:p>
        </w:tc>
      </w:tr>
      <w:tr w:rsidR="00E64CD9" w:rsidRPr="001F42D3" w14:paraId="20C57460" w14:textId="77777777" w:rsidTr="00B34AEB">
        <w:trPr>
          <w:cantSplit/>
        </w:trPr>
        <w:tc>
          <w:tcPr>
            <w:tcW w:w="2790" w:type="dxa"/>
            <w:hideMark/>
          </w:tcPr>
          <w:p w14:paraId="0D8F9F00" w14:textId="77777777" w:rsidR="00E64CD9" w:rsidRPr="001F42D3" w:rsidRDefault="00E64CD9" w:rsidP="00CF5627">
            <w:pPr>
              <w:pStyle w:val="TableEntry"/>
            </w:pPr>
            <w:r w:rsidRPr="001F42D3">
              <w:t>Event phase</w:t>
            </w:r>
          </w:p>
        </w:tc>
        <w:tc>
          <w:tcPr>
            <w:tcW w:w="5887" w:type="dxa"/>
            <w:hideMark/>
          </w:tcPr>
          <w:p w14:paraId="59D37893" w14:textId="77777777" w:rsidR="00E64CD9" w:rsidRPr="001F42D3" w:rsidRDefault="00E64CD9" w:rsidP="00CF5627">
            <w:pPr>
              <w:pStyle w:val="TableEntry"/>
            </w:pPr>
            <w:r w:rsidRPr="001F42D3">
              <w:t>OBX-5 of OBX segment with Event Phase facet</w:t>
            </w:r>
          </w:p>
        </w:tc>
      </w:tr>
      <w:tr w:rsidR="00E64CD9" w:rsidRPr="001F42D3" w14:paraId="407AACA2" w14:textId="77777777" w:rsidTr="00B34AEB">
        <w:trPr>
          <w:cantSplit/>
        </w:trPr>
        <w:tc>
          <w:tcPr>
            <w:tcW w:w="2790" w:type="dxa"/>
            <w:hideMark/>
          </w:tcPr>
          <w:p w14:paraId="520E399A" w14:textId="77777777" w:rsidR="00E64CD9" w:rsidRPr="001F42D3" w:rsidRDefault="00E64CD9" w:rsidP="00CF5627">
            <w:pPr>
              <w:pStyle w:val="TableEntry"/>
            </w:pPr>
            <w:r w:rsidRPr="001F42D3">
              <w:t>Alert state</w:t>
            </w:r>
          </w:p>
        </w:tc>
        <w:tc>
          <w:tcPr>
            <w:tcW w:w="5887" w:type="dxa"/>
            <w:hideMark/>
          </w:tcPr>
          <w:p w14:paraId="06C4A1AA" w14:textId="77777777" w:rsidR="00E64CD9" w:rsidRPr="001F42D3" w:rsidRDefault="00E64CD9" w:rsidP="00CF5627">
            <w:pPr>
              <w:pStyle w:val="TableEntry"/>
            </w:pPr>
            <w:r w:rsidRPr="001F42D3">
              <w:t>OBX-5 of OBX segment with Alert State facet</w:t>
            </w:r>
          </w:p>
        </w:tc>
      </w:tr>
      <w:tr w:rsidR="00E64CD9" w:rsidRPr="001F42D3" w14:paraId="768F7542" w14:textId="77777777" w:rsidTr="00B34AEB">
        <w:trPr>
          <w:cantSplit/>
        </w:trPr>
        <w:tc>
          <w:tcPr>
            <w:tcW w:w="2790" w:type="dxa"/>
            <w:hideMark/>
          </w:tcPr>
          <w:p w14:paraId="3D3D8D55" w14:textId="77777777" w:rsidR="00E64CD9" w:rsidRPr="001F42D3" w:rsidRDefault="00E64CD9" w:rsidP="00CF5627">
            <w:pPr>
              <w:pStyle w:val="TableEntry"/>
            </w:pPr>
            <w:r w:rsidRPr="001F42D3">
              <w:t>Inactivation state</w:t>
            </w:r>
          </w:p>
        </w:tc>
        <w:tc>
          <w:tcPr>
            <w:tcW w:w="5887" w:type="dxa"/>
            <w:hideMark/>
          </w:tcPr>
          <w:p w14:paraId="7D63BE7B" w14:textId="77777777" w:rsidR="00E64CD9" w:rsidRPr="001F42D3" w:rsidRDefault="00E64CD9" w:rsidP="00CF5627">
            <w:pPr>
              <w:pStyle w:val="TableEntry"/>
            </w:pPr>
            <w:r w:rsidRPr="001F42D3">
              <w:t>OBX-5 of OBX segment with Inactivation State facet</w:t>
            </w:r>
          </w:p>
        </w:tc>
      </w:tr>
      <w:tr w:rsidR="00E64CD9" w:rsidRPr="001F42D3" w14:paraId="6ADDE7C8" w14:textId="77777777" w:rsidTr="00B34AEB">
        <w:trPr>
          <w:cantSplit/>
        </w:trPr>
        <w:tc>
          <w:tcPr>
            <w:tcW w:w="2790" w:type="dxa"/>
            <w:hideMark/>
          </w:tcPr>
          <w:p w14:paraId="7892597D" w14:textId="77777777" w:rsidR="00E64CD9" w:rsidRPr="001F42D3" w:rsidRDefault="00E64CD9" w:rsidP="00CF5627">
            <w:pPr>
              <w:pStyle w:val="TableEntry"/>
            </w:pPr>
            <w:r w:rsidRPr="001F42D3">
              <w:t>Alarm priority</w:t>
            </w:r>
          </w:p>
        </w:tc>
        <w:tc>
          <w:tcPr>
            <w:tcW w:w="5887" w:type="dxa"/>
            <w:hideMark/>
          </w:tcPr>
          <w:p w14:paraId="217FFBA2" w14:textId="77777777" w:rsidR="00E64CD9" w:rsidRPr="001F42D3" w:rsidRDefault="00E64CD9" w:rsidP="00CF5627">
            <w:pPr>
              <w:pStyle w:val="TableEntry"/>
            </w:pPr>
            <w:r w:rsidRPr="001F42D3">
              <w:t>Either:</w:t>
            </w:r>
          </w:p>
          <w:p w14:paraId="45E54CFE" w14:textId="77777777" w:rsidR="00E64CD9" w:rsidRPr="001F42D3" w:rsidRDefault="00E64CD9" w:rsidP="003A7E0D">
            <w:pPr>
              <w:pStyle w:val="ListNumber2"/>
              <w:numPr>
                <w:ilvl w:val="0"/>
                <w:numId w:val="21"/>
              </w:numPr>
              <w:ind w:left="0" w:hanging="2"/>
              <w:rPr>
                <w:sz w:val="18"/>
                <w:szCs w:val="18"/>
              </w:rPr>
            </w:pPr>
            <w:r w:rsidRPr="001F42D3">
              <w:rPr>
                <w:sz w:val="18"/>
                <w:szCs w:val="18"/>
              </w:rPr>
              <w:t>OBX-5 of OBX segment with Alarm Priority facet</w:t>
            </w:r>
          </w:p>
          <w:p w14:paraId="08C78FA2" w14:textId="77777777" w:rsidR="00E64CD9" w:rsidRPr="001F42D3" w:rsidRDefault="00E64CD9" w:rsidP="003A7E0D">
            <w:pPr>
              <w:pStyle w:val="ListNumber2"/>
              <w:numPr>
                <w:ilvl w:val="0"/>
                <w:numId w:val="21"/>
              </w:numPr>
              <w:ind w:left="0" w:hanging="2"/>
            </w:pPr>
            <w:r w:rsidRPr="001F42D3">
              <w:rPr>
                <w:sz w:val="18"/>
                <w:szCs w:val="18"/>
              </w:rPr>
              <w:t>Component of OBX-8 Abnormal Flags field of OBX segment with Event Identification facet</w:t>
            </w:r>
          </w:p>
        </w:tc>
      </w:tr>
      <w:tr w:rsidR="00E64CD9" w:rsidRPr="001F42D3" w14:paraId="7CA304B1" w14:textId="77777777" w:rsidTr="00B34AEB">
        <w:trPr>
          <w:cantSplit/>
        </w:trPr>
        <w:tc>
          <w:tcPr>
            <w:tcW w:w="2790" w:type="dxa"/>
            <w:hideMark/>
          </w:tcPr>
          <w:p w14:paraId="5E11CAC2" w14:textId="77777777" w:rsidR="00E64CD9" w:rsidRPr="001F42D3" w:rsidRDefault="00E64CD9" w:rsidP="00CF5627">
            <w:pPr>
              <w:pStyle w:val="TableEntry"/>
            </w:pPr>
            <w:r w:rsidRPr="001F42D3">
              <w:t>Alert type</w:t>
            </w:r>
          </w:p>
        </w:tc>
        <w:tc>
          <w:tcPr>
            <w:tcW w:w="5887" w:type="dxa"/>
            <w:hideMark/>
          </w:tcPr>
          <w:p w14:paraId="6B9C4BEA" w14:textId="77777777" w:rsidR="00E64CD9" w:rsidRPr="001F42D3" w:rsidRDefault="00E64CD9" w:rsidP="00CF5627">
            <w:pPr>
              <w:pStyle w:val="TableEntry"/>
            </w:pPr>
            <w:r w:rsidRPr="001F42D3">
              <w:t>Either:</w:t>
            </w:r>
          </w:p>
          <w:p w14:paraId="66194F3C" w14:textId="77777777" w:rsidR="00E64CD9" w:rsidRPr="001F42D3" w:rsidRDefault="00E64CD9" w:rsidP="003A7E0D">
            <w:pPr>
              <w:pStyle w:val="ListNumber2"/>
              <w:numPr>
                <w:ilvl w:val="0"/>
                <w:numId w:val="22"/>
              </w:numPr>
              <w:ind w:left="0" w:hanging="2"/>
              <w:rPr>
                <w:sz w:val="18"/>
                <w:szCs w:val="18"/>
              </w:rPr>
            </w:pPr>
            <w:r w:rsidRPr="001F42D3">
              <w:rPr>
                <w:sz w:val="18"/>
                <w:szCs w:val="18"/>
              </w:rPr>
              <w:t>OBX-5 of OBX segment with Alert Type facet</w:t>
            </w:r>
          </w:p>
          <w:p w14:paraId="74019AF8" w14:textId="77777777" w:rsidR="00E64CD9" w:rsidRPr="001F42D3" w:rsidRDefault="00E64CD9" w:rsidP="003A7E0D">
            <w:pPr>
              <w:pStyle w:val="ListNumber2"/>
              <w:numPr>
                <w:ilvl w:val="0"/>
                <w:numId w:val="22"/>
              </w:numPr>
              <w:ind w:left="0" w:hanging="2"/>
            </w:pPr>
            <w:r w:rsidRPr="001F42D3">
              <w:rPr>
                <w:sz w:val="18"/>
                <w:szCs w:val="18"/>
              </w:rPr>
              <w:t>Component of OBX-8 Abnormal Flags field of OBX segment with Event Identification facet</w:t>
            </w:r>
          </w:p>
        </w:tc>
      </w:tr>
      <w:tr w:rsidR="00E64CD9" w:rsidRPr="001F42D3" w14:paraId="07385916" w14:textId="77777777" w:rsidTr="00B34AEB">
        <w:trPr>
          <w:cantSplit/>
        </w:trPr>
        <w:tc>
          <w:tcPr>
            <w:tcW w:w="2790" w:type="dxa"/>
            <w:hideMark/>
          </w:tcPr>
          <w:p w14:paraId="14F7EA06" w14:textId="77777777" w:rsidR="00E64CD9" w:rsidRPr="001F42D3" w:rsidRDefault="00E64CD9" w:rsidP="00CF5627">
            <w:pPr>
              <w:pStyle w:val="TableEntry"/>
            </w:pPr>
            <w:r w:rsidRPr="001F42D3">
              <w:t>Location – Point of Care</w:t>
            </w:r>
          </w:p>
        </w:tc>
        <w:tc>
          <w:tcPr>
            <w:tcW w:w="5887" w:type="dxa"/>
            <w:hideMark/>
          </w:tcPr>
          <w:p w14:paraId="05D99511" w14:textId="77777777" w:rsidR="00E64CD9" w:rsidRPr="001F42D3" w:rsidRDefault="00E64CD9" w:rsidP="00CF5627">
            <w:pPr>
              <w:pStyle w:val="TableEntry"/>
            </w:pPr>
            <w:r w:rsidRPr="001F42D3">
              <w:t>PV1-3.1 maps to a wctp-IHEPCDACMLocation element with a type attribute of “HU” as defined in the FHIR ServiceDeliveryLocationRoleType.</w:t>
            </w:r>
          </w:p>
        </w:tc>
      </w:tr>
      <w:tr w:rsidR="00E64CD9" w:rsidRPr="001F42D3" w14:paraId="3652F262" w14:textId="77777777" w:rsidTr="00B34AEB">
        <w:trPr>
          <w:cantSplit/>
        </w:trPr>
        <w:tc>
          <w:tcPr>
            <w:tcW w:w="2790" w:type="dxa"/>
            <w:hideMark/>
          </w:tcPr>
          <w:p w14:paraId="17BE6568" w14:textId="77777777" w:rsidR="00E64CD9" w:rsidRPr="001F42D3" w:rsidRDefault="00E64CD9" w:rsidP="00CF5627">
            <w:pPr>
              <w:pStyle w:val="TableEntry"/>
            </w:pPr>
            <w:r w:rsidRPr="001F42D3">
              <w:t>Location – Room</w:t>
            </w:r>
          </w:p>
        </w:tc>
        <w:tc>
          <w:tcPr>
            <w:tcW w:w="5887" w:type="dxa"/>
            <w:hideMark/>
          </w:tcPr>
          <w:p w14:paraId="7E44F409" w14:textId="77777777" w:rsidR="00E64CD9" w:rsidRPr="001F42D3" w:rsidRDefault="00E64CD9" w:rsidP="00CF5627">
            <w:pPr>
              <w:pStyle w:val="TableEntry"/>
            </w:pPr>
            <w:r w:rsidRPr="001F42D3">
              <w:t>PV1-3.2 maps to a wctp-IHEPCDACMLocation element with a physical type attribute of “ro” as defined in the FHIR Location Physical Type value set.</w:t>
            </w:r>
          </w:p>
        </w:tc>
      </w:tr>
      <w:tr w:rsidR="00E64CD9" w:rsidRPr="001F42D3" w14:paraId="58B5C2D8" w14:textId="77777777" w:rsidTr="00B34AEB">
        <w:trPr>
          <w:cantSplit/>
        </w:trPr>
        <w:tc>
          <w:tcPr>
            <w:tcW w:w="2790" w:type="dxa"/>
            <w:hideMark/>
          </w:tcPr>
          <w:p w14:paraId="27296FD9" w14:textId="77777777" w:rsidR="00E64CD9" w:rsidRPr="001F42D3" w:rsidRDefault="00E64CD9" w:rsidP="00CF5627">
            <w:pPr>
              <w:pStyle w:val="TableEntry"/>
            </w:pPr>
            <w:r w:rsidRPr="001F42D3">
              <w:t>Location – Bed</w:t>
            </w:r>
          </w:p>
        </w:tc>
        <w:tc>
          <w:tcPr>
            <w:tcW w:w="5887" w:type="dxa"/>
            <w:hideMark/>
          </w:tcPr>
          <w:p w14:paraId="7BB48DED" w14:textId="77777777" w:rsidR="00E64CD9" w:rsidRPr="001F42D3" w:rsidRDefault="00E64CD9" w:rsidP="00CF5627">
            <w:pPr>
              <w:pStyle w:val="TableEntry"/>
            </w:pPr>
            <w:r w:rsidRPr="001F42D3">
              <w:t>PV1-3.3 maps to a wctp-IHEPCDACMLocation element with a physical type attribute of “bd” as defined in the FHIR Location Physical Type value set.</w:t>
            </w:r>
          </w:p>
        </w:tc>
      </w:tr>
    </w:tbl>
    <w:p w14:paraId="0B4F78BE" w14:textId="77777777" w:rsidR="00D04981" w:rsidRPr="001F42D3" w:rsidRDefault="00D04981" w:rsidP="00AE6681">
      <w:pPr>
        <w:pStyle w:val="BodyText"/>
      </w:pPr>
    </w:p>
    <w:p w14:paraId="2EBF1B91" w14:textId="25AA24B8" w:rsidR="00166EF7" w:rsidRPr="001F42D3" w:rsidRDefault="00166EF7" w:rsidP="00AE6681">
      <w:pPr>
        <w:pStyle w:val="BodyText"/>
      </w:pPr>
      <w:r w:rsidRPr="001F42D3">
        <w:t>The update action is the action that an ACM AC should take for a previous wctp-SubmitRequest message</w:t>
      </w:r>
      <w:r w:rsidR="009424A7" w:rsidRPr="001F42D3">
        <w:t xml:space="preserve">. </w:t>
      </w:r>
      <w:r w:rsidRPr="001F42D3">
        <w:t>It is sent by an ACM Alert Manager to an ACM Alert Communicator</w:t>
      </w:r>
      <w:r w:rsidR="009424A7" w:rsidRPr="001F42D3">
        <w:t xml:space="preserve">. </w:t>
      </w:r>
      <w:r w:rsidRPr="001F42D3">
        <w:t>The available values are CANCEL, ESCALATE, and DEESCALATE.</w:t>
      </w:r>
    </w:p>
    <w:p w14:paraId="520CCEBA" w14:textId="4989B667" w:rsidR="00B11855" w:rsidRPr="001F42D3" w:rsidRDefault="00CE1CA8" w:rsidP="00B34AEB">
      <w:pPr>
        <w:pStyle w:val="Heading2"/>
        <w:numPr>
          <w:ilvl w:val="0"/>
          <w:numId w:val="0"/>
        </w:numPr>
        <w:rPr>
          <w:noProof w:val="0"/>
        </w:rPr>
      </w:pPr>
      <w:bookmarkStart w:id="2106" w:name="_Toc401769911"/>
      <w:bookmarkStart w:id="2107" w:name="_Toc214889830"/>
      <w:r w:rsidRPr="001F42D3">
        <w:rPr>
          <w:noProof w:val="0"/>
        </w:rPr>
        <w:t xml:space="preserve">K.8 </w:t>
      </w:r>
      <w:r w:rsidR="003D003E" w:rsidRPr="001F42D3">
        <w:rPr>
          <w:noProof w:val="0"/>
        </w:rPr>
        <w:t>WCTP client–server messages and responses</w:t>
      </w:r>
      <w:bookmarkEnd w:id="2106"/>
      <w:bookmarkEnd w:id="2107"/>
    </w:p>
    <w:p w14:paraId="5063860B" w14:textId="77777777" w:rsidR="00B11855" w:rsidRPr="001F42D3" w:rsidRDefault="003D003E" w:rsidP="00AE6681">
      <w:pPr>
        <w:pStyle w:val="BodyText"/>
      </w:pPr>
      <w:r w:rsidRPr="001F42D3">
        <w:t>Sections are indicated as message classification – message type – usage indication</w:t>
      </w:r>
    </w:p>
    <w:p w14:paraId="151A30FC" w14:textId="65D3A9FC" w:rsidR="00B11855" w:rsidRPr="001F42D3" w:rsidRDefault="003D003E" w:rsidP="00AE6681">
      <w:pPr>
        <w:pStyle w:val="BodyText"/>
      </w:pPr>
      <w:r w:rsidRPr="001F42D3">
        <w:t>The message classification is either Administrative or the IHE PCD ACM message (</w:t>
      </w:r>
      <w:r w:rsidR="00901663" w:rsidRPr="001F42D3">
        <w:t>PCD-06</w:t>
      </w:r>
      <w:r w:rsidRPr="001F42D3">
        <w:t xml:space="preserve">, </w:t>
      </w:r>
      <w:r w:rsidR="00901663" w:rsidRPr="001F42D3">
        <w:t>PCD-07</w:t>
      </w:r>
      <w:r w:rsidRPr="001F42D3">
        <w:t>, etc.)</w:t>
      </w:r>
    </w:p>
    <w:p w14:paraId="28D5F6FC" w14:textId="77777777" w:rsidR="00B11855" w:rsidRPr="001F42D3" w:rsidRDefault="003D003E" w:rsidP="00AE6681">
      <w:pPr>
        <w:pStyle w:val="BodyText"/>
      </w:pPr>
      <w:r w:rsidRPr="001F42D3">
        <w:t>The messages type is the WCTP interface specification operation types.</w:t>
      </w:r>
    </w:p>
    <w:p w14:paraId="3370E74E" w14:textId="0064B551" w:rsidR="00B11855" w:rsidRPr="001F42D3" w:rsidRDefault="003D003E" w:rsidP="00AE6681">
      <w:pPr>
        <w:pStyle w:val="BodyText"/>
      </w:pPr>
      <w:r w:rsidRPr="001F42D3">
        <w:t xml:space="preserve">The usage indication is used to distinctively indicate different uses for the same IHE PCD ACM message, like when MCR is not supported, supported but unpaired, or supported and paired, or to convey ACM </w:t>
      </w:r>
      <w:r w:rsidR="00CA3A2C" w:rsidRPr="001F42D3">
        <w:t>Profile</w:t>
      </w:r>
      <w:r w:rsidRPr="001F42D3">
        <w:t xml:space="preserve"> proprietary extensions to WCTP like those needed to convey alert </w:t>
      </w:r>
      <w:r w:rsidRPr="001F42D3">
        <w:lastRenderedPageBreak/>
        <w:t xml:space="preserve">associated evidentiary information from the ACM </w:t>
      </w:r>
      <w:r w:rsidR="009E2B46" w:rsidRPr="001F42D3">
        <w:t>Alert Manager</w:t>
      </w:r>
      <w:r w:rsidRPr="001F42D3">
        <w:t xml:space="preserve"> to the ACM </w:t>
      </w:r>
      <w:r w:rsidR="00916BBE" w:rsidRPr="001F42D3">
        <w:t>Alert Communicator</w:t>
      </w:r>
      <w:r w:rsidRPr="001F42D3">
        <w:t>.</w:t>
      </w:r>
    </w:p>
    <w:p w14:paraId="0D66794D" w14:textId="3F25D1FF" w:rsidR="00B11855" w:rsidRPr="001F42D3" w:rsidRDefault="00CE1CA8" w:rsidP="00B34AEB">
      <w:pPr>
        <w:pStyle w:val="Heading3"/>
        <w:numPr>
          <w:ilvl w:val="0"/>
          <w:numId w:val="0"/>
        </w:numPr>
        <w:rPr>
          <w:noProof w:val="0"/>
        </w:rPr>
      </w:pPr>
      <w:bookmarkStart w:id="2108" w:name="_Toc401769912"/>
      <w:bookmarkStart w:id="2109" w:name="_Toc214889831"/>
      <w:r w:rsidRPr="001F42D3">
        <w:rPr>
          <w:noProof w:val="0"/>
        </w:rPr>
        <w:t xml:space="preserve">K.8.1 </w:t>
      </w:r>
      <w:r w:rsidR="003D003E" w:rsidRPr="001F42D3">
        <w:rPr>
          <w:noProof w:val="0"/>
        </w:rPr>
        <w:t xml:space="preserve">Administrative </w:t>
      </w:r>
      <w:r w:rsidR="00B71DAC" w:rsidRPr="001F42D3">
        <w:rPr>
          <w:noProof w:val="0"/>
        </w:rPr>
        <w:t>–</w:t>
      </w:r>
      <w:r w:rsidR="003D003E" w:rsidRPr="001F42D3">
        <w:rPr>
          <w:noProof w:val="0"/>
        </w:rPr>
        <w:t xml:space="preserve"> wctp-VersionQuery</w:t>
      </w:r>
      <w:bookmarkEnd w:id="2108"/>
      <w:bookmarkEnd w:id="2109"/>
    </w:p>
    <w:p w14:paraId="2F4829E8" w14:textId="328C9308" w:rsidR="00B11855" w:rsidRPr="001F42D3" w:rsidRDefault="003D003E" w:rsidP="00AE6681">
      <w:pPr>
        <w:pStyle w:val="BodyText"/>
        <w:rPr>
          <w:rStyle w:val="Strong"/>
        </w:rPr>
      </w:pPr>
      <w:r w:rsidRPr="001F42D3">
        <w:t xml:space="preserve">This message is used to determine whether or not the WCTP server, the ACM </w:t>
      </w:r>
      <w:r w:rsidR="00916BBE" w:rsidRPr="001F42D3">
        <w:t>Alert Communicator</w:t>
      </w:r>
      <w:r w:rsidRPr="001F42D3">
        <w:t>, supports Multiple Choice Response (MCR) pairs on SubmitRequest messages. See WCTP version above.</w:t>
      </w:r>
    </w:p>
    <w:p w14:paraId="7E7C8630" w14:textId="77777777" w:rsidR="00B11855" w:rsidRPr="001F42D3" w:rsidRDefault="00B11855" w:rsidP="00CF5627">
      <w:pPr>
        <w:pStyle w:val="BodyText"/>
      </w:pPr>
    </w:p>
    <w:p w14:paraId="0A34E8A3" w14:textId="77777777" w:rsidR="00B11855" w:rsidRPr="001F42D3" w:rsidRDefault="003D003E" w:rsidP="00AE6681">
      <w:pPr>
        <w:pStyle w:val="TableXML"/>
        <w:rPr>
          <w:noProof w:val="0"/>
        </w:rPr>
      </w:pPr>
      <w:r w:rsidRPr="001F42D3">
        <w:rPr>
          <w:noProof w:val="0"/>
        </w:rPr>
        <w:t>&lt;?xml version="1.0"?&gt;</w:t>
      </w:r>
    </w:p>
    <w:p w14:paraId="2ACD58CF"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 &gt;</w:t>
      </w:r>
    </w:p>
    <w:p w14:paraId="22D4BB64"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5625BC06" w14:textId="77777777" w:rsidR="00B11855" w:rsidRPr="001F42D3" w:rsidRDefault="003D003E" w:rsidP="00AE6681">
      <w:pPr>
        <w:pStyle w:val="TableXML"/>
        <w:rPr>
          <w:noProof w:val="0"/>
        </w:rPr>
      </w:pPr>
      <w:r w:rsidRPr="001F42D3">
        <w:rPr>
          <w:noProof w:val="0"/>
        </w:rPr>
        <w:t xml:space="preserve">    &lt;wctp-VersionQuery inquirer="</w:t>
      </w:r>
      <w:r w:rsidRPr="001F42D3">
        <w:rPr>
          <w:noProof w:val="0"/>
          <w:color w:val="FF0000"/>
        </w:rPr>
        <w:t>push response URI</w:t>
      </w:r>
      <w:r w:rsidRPr="001F42D3">
        <w:rPr>
          <w:noProof w:val="0"/>
        </w:rPr>
        <w:t>" listDTDs="yes"/&gt;</w:t>
      </w:r>
    </w:p>
    <w:p w14:paraId="00AB2413" w14:textId="77777777" w:rsidR="00B11855" w:rsidRPr="001F42D3" w:rsidRDefault="003D003E" w:rsidP="00AE6681">
      <w:pPr>
        <w:pStyle w:val="TableXML"/>
        <w:rPr>
          <w:noProof w:val="0"/>
        </w:rPr>
      </w:pPr>
      <w:r w:rsidRPr="001F42D3">
        <w:rPr>
          <w:noProof w:val="0"/>
        </w:rPr>
        <w:t>&lt;/wctp-Operation&gt;</w:t>
      </w:r>
    </w:p>
    <w:p w14:paraId="7B0674B3" w14:textId="214F6AC5" w:rsidR="00B11855" w:rsidRPr="001F42D3" w:rsidRDefault="00CE1CA8" w:rsidP="00B34AEB">
      <w:pPr>
        <w:pStyle w:val="Heading3"/>
        <w:numPr>
          <w:ilvl w:val="0"/>
          <w:numId w:val="0"/>
        </w:numPr>
        <w:rPr>
          <w:noProof w:val="0"/>
        </w:rPr>
      </w:pPr>
      <w:bookmarkStart w:id="2110" w:name="_Toc497485679"/>
      <w:bookmarkStart w:id="2111" w:name="_Toc497486016"/>
      <w:bookmarkStart w:id="2112" w:name="_Toc497486243"/>
      <w:bookmarkStart w:id="2113" w:name="_Toc497486520"/>
      <w:bookmarkStart w:id="2114" w:name="_Toc497486747"/>
      <w:bookmarkStart w:id="2115" w:name="_Toc497493616"/>
      <w:bookmarkStart w:id="2116" w:name="_Toc401769913"/>
      <w:bookmarkStart w:id="2117" w:name="_Toc214889832"/>
      <w:bookmarkEnd w:id="2110"/>
      <w:bookmarkEnd w:id="2111"/>
      <w:bookmarkEnd w:id="2112"/>
      <w:bookmarkEnd w:id="2113"/>
      <w:bookmarkEnd w:id="2114"/>
      <w:bookmarkEnd w:id="2115"/>
      <w:r w:rsidRPr="001F42D3">
        <w:rPr>
          <w:noProof w:val="0"/>
        </w:rPr>
        <w:t xml:space="preserve">K.8.2 </w:t>
      </w:r>
      <w:r w:rsidR="003D003E" w:rsidRPr="001F42D3">
        <w:rPr>
          <w:noProof w:val="0"/>
        </w:rPr>
        <w:t xml:space="preserve">Administrative </w:t>
      </w:r>
      <w:r w:rsidR="00B71DAC" w:rsidRPr="001F42D3">
        <w:rPr>
          <w:noProof w:val="0"/>
        </w:rPr>
        <w:t>–</w:t>
      </w:r>
      <w:r w:rsidR="003D003E" w:rsidRPr="001F42D3">
        <w:rPr>
          <w:noProof w:val="0"/>
        </w:rPr>
        <w:t xml:space="preserve"> wctp-VersionResponse</w:t>
      </w:r>
      <w:bookmarkEnd w:id="2116"/>
      <w:bookmarkEnd w:id="2117"/>
    </w:p>
    <w:p w14:paraId="41B7FC40" w14:textId="77777777" w:rsidR="00B11855" w:rsidRPr="001F42D3" w:rsidRDefault="003D003E" w:rsidP="00B07DBC">
      <w:pPr>
        <w:pStyle w:val="BodyText"/>
      </w:pPr>
      <w:r w:rsidRPr="001F42D3">
        <w:t xml:space="preserve">This message is used when </w:t>
      </w:r>
      <w:r w:rsidRPr="001F42D3">
        <w:rPr>
          <w:rStyle w:val="Strong"/>
        </w:rPr>
        <w:t>VersionQuery</w:t>
      </w:r>
      <w:r w:rsidRPr="001F42D3">
        <w:t xml:space="preserve"> operation is not supported.</w:t>
      </w:r>
    </w:p>
    <w:p w14:paraId="4A54FB97" w14:textId="77777777" w:rsidR="00B11855" w:rsidRPr="001F42D3" w:rsidRDefault="00B11855" w:rsidP="00CF5627">
      <w:pPr>
        <w:pStyle w:val="BodyText"/>
      </w:pPr>
    </w:p>
    <w:p w14:paraId="3944AF9D" w14:textId="77777777" w:rsidR="00B11855" w:rsidRPr="001F42D3" w:rsidRDefault="003D003E" w:rsidP="00AE6681">
      <w:pPr>
        <w:pStyle w:val="TableXML"/>
        <w:rPr>
          <w:noProof w:val="0"/>
        </w:rPr>
      </w:pPr>
      <w:r w:rsidRPr="001F42D3">
        <w:rPr>
          <w:noProof w:val="0"/>
        </w:rPr>
        <w:t>&lt;?xml version="1.0"?&gt;</w:t>
      </w:r>
    </w:p>
    <w:p w14:paraId="1B11F91F"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1B8EE0FF"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 wctpToken="11AA"&gt;</w:t>
      </w:r>
    </w:p>
    <w:p w14:paraId="535A5C18" w14:textId="77777777" w:rsidR="00B11855" w:rsidRPr="001F42D3" w:rsidRDefault="003D003E" w:rsidP="00AE6681">
      <w:pPr>
        <w:pStyle w:val="TableXML"/>
        <w:rPr>
          <w:noProof w:val="0"/>
        </w:rPr>
      </w:pPr>
      <w:r w:rsidRPr="001F42D3">
        <w:rPr>
          <w:noProof w:val="0"/>
        </w:rPr>
        <w:t xml:space="preserve">    &lt;wctp-Confirmation&gt;</w:t>
      </w:r>
    </w:p>
    <w:p w14:paraId="4C8BED2B" w14:textId="77777777" w:rsidR="00B11855" w:rsidRPr="001F42D3" w:rsidRDefault="003D003E" w:rsidP="00AE6681">
      <w:pPr>
        <w:pStyle w:val="TableXML"/>
        <w:rPr>
          <w:noProof w:val="0"/>
        </w:rPr>
      </w:pPr>
      <w:r w:rsidRPr="001F42D3">
        <w:rPr>
          <w:noProof w:val="0"/>
        </w:rPr>
        <w:t xml:space="preserve">        &lt;wctp-Failure errorCode="300" errorText="Operation not supported."&gt;</w:t>
      </w:r>
    </w:p>
    <w:p w14:paraId="2F166C67" w14:textId="77777777" w:rsidR="00B11855" w:rsidRPr="001F42D3" w:rsidRDefault="003D003E" w:rsidP="00AE6681">
      <w:pPr>
        <w:pStyle w:val="TableXML"/>
        <w:rPr>
          <w:noProof w:val="0"/>
        </w:rPr>
      </w:pPr>
      <w:r w:rsidRPr="001F42D3">
        <w:rPr>
          <w:noProof w:val="0"/>
        </w:rPr>
        <w:t xml:space="preserve">        &lt;/wctp-Failure&gt;</w:t>
      </w:r>
    </w:p>
    <w:p w14:paraId="0A4986D6" w14:textId="77777777" w:rsidR="00B11855" w:rsidRPr="001F42D3" w:rsidRDefault="003D003E" w:rsidP="00AE6681">
      <w:pPr>
        <w:pStyle w:val="TableXML"/>
        <w:rPr>
          <w:noProof w:val="0"/>
        </w:rPr>
      </w:pPr>
      <w:r w:rsidRPr="001F42D3">
        <w:rPr>
          <w:noProof w:val="0"/>
        </w:rPr>
        <w:t xml:space="preserve">    &lt;/wctp-Confirmation&gt;</w:t>
      </w:r>
    </w:p>
    <w:p w14:paraId="41C663EF" w14:textId="77777777" w:rsidR="00B11855" w:rsidRPr="001F42D3" w:rsidRDefault="003D003E" w:rsidP="00AE6681">
      <w:pPr>
        <w:pStyle w:val="TableXML"/>
        <w:rPr>
          <w:noProof w:val="0"/>
        </w:rPr>
      </w:pPr>
      <w:r w:rsidRPr="001F42D3">
        <w:rPr>
          <w:noProof w:val="0"/>
        </w:rPr>
        <w:t>&lt;/wctp-Operation&gt;</w:t>
      </w:r>
    </w:p>
    <w:p w14:paraId="0BFB09FC" w14:textId="77777777" w:rsidR="004F1718" w:rsidRPr="001F42D3" w:rsidRDefault="004F1718" w:rsidP="00A92110">
      <w:pPr>
        <w:pStyle w:val="BodyText"/>
      </w:pPr>
    </w:p>
    <w:p w14:paraId="72F49765" w14:textId="55F172FF" w:rsidR="009F4303" w:rsidRPr="001F42D3" w:rsidRDefault="003D003E" w:rsidP="00A92110">
      <w:pPr>
        <w:pStyle w:val="BodyText"/>
      </w:pPr>
      <w:r w:rsidRPr="001F42D3">
        <w:t xml:space="preserve">The assumption to this response is that the ACM </w:t>
      </w:r>
      <w:r w:rsidR="009E2B46" w:rsidRPr="001F42D3">
        <w:t>Alert Manager</w:t>
      </w:r>
      <w:r w:rsidRPr="001F42D3">
        <w:t xml:space="preserve"> is to use only WCTP 1.1 XML messages and not later, e.g., is no support for MCR.</w:t>
      </w:r>
      <w:bookmarkStart w:id="2118" w:name="_Toc401769914"/>
    </w:p>
    <w:p w14:paraId="2C60FA26" w14:textId="758FA6D1" w:rsidR="009F4303" w:rsidRPr="001F42D3" w:rsidRDefault="00CE1CA8" w:rsidP="00B34AEB">
      <w:pPr>
        <w:pStyle w:val="Heading3"/>
        <w:numPr>
          <w:ilvl w:val="0"/>
          <w:numId w:val="0"/>
        </w:numPr>
        <w:rPr>
          <w:noProof w:val="0"/>
        </w:rPr>
      </w:pPr>
      <w:bookmarkStart w:id="2119" w:name="_Toc214889833"/>
      <w:r w:rsidRPr="001F42D3">
        <w:rPr>
          <w:noProof w:val="0"/>
        </w:rPr>
        <w:t xml:space="preserve">K.8.3 </w:t>
      </w:r>
      <w:r w:rsidR="009F4303" w:rsidRPr="001F42D3">
        <w:rPr>
          <w:noProof w:val="0"/>
        </w:rPr>
        <w:t xml:space="preserve">Administrative </w:t>
      </w:r>
      <w:bookmarkStart w:id="2120" w:name="OLE_LINK18"/>
      <w:bookmarkStart w:id="2121" w:name="OLE_LINK19"/>
      <w:bookmarkStart w:id="2122" w:name="OLE_LINK20"/>
      <w:bookmarkStart w:id="2123" w:name="OLE_LINK21"/>
      <w:bookmarkStart w:id="2124" w:name="OLE_LINK22"/>
      <w:bookmarkStart w:id="2125" w:name="OLE_LINK23"/>
      <w:r w:rsidR="009F4303" w:rsidRPr="001F42D3">
        <w:rPr>
          <w:noProof w:val="0"/>
        </w:rPr>
        <w:t>–</w:t>
      </w:r>
      <w:bookmarkEnd w:id="2120"/>
      <w:bookmarkEnd w:id="2121"/>
      <w:bookmarkEnd w:id="2122"/>
      <w:bookmarkEnd w:id="2123"/>
      <w:bookmarkEnd w:id="2124"/>
      <w:bookmarkEnd w:id="2125"/>
      <w:r w:rsidR="009F4303" w:rsidRPr="001F42D3">
        <w:rPr>
          <w:noProof w:val="0"/>
        </w:rPr>
        <w:t xml:space="preserve"> wctp-VersionResponse</w:t>
      </w:r>
      <w:bookmarkEnd w:id="2119"/>
    </w:p>
    <w:bookmarkEnd w:id="2118"/>
    <w:p w14:paraId="1F695268" w14:textId="77777777" w:rsidR="00B11855" w:rsidRPr="001F42D3" w:rsidRDefault="003D003E" w:rsidP="00A92110">
      <w:pPr>
        <w:ind w:hanging="2"/>
      </w:pPr>
      <w:r w:rsidRPr="001F42D3">
        <w:t xml:space="preserve">This message is used when </w:t>
      </w:r>
      <w:r w:rsidRPr="001F42D3">
        <w:rPr>
          <w:rStyle w:val="Strong"/>
        </w:rPr>
        <w:t>Version Query</w:t>
      </w:r>
      <w:r w:rsidRPr="001F42D3">
        <w:t xml:space="preserve"> operation is supported.</w:t>
      </w:r>
    </w:p>
    <w:p w14:paraId="438AD8D3" w14:textId="77777777" w:rsidR="00B11855" w:rsidRPr="001F42D3" w:rsidRDefault="003D003E" w:rsidP="00AE6681">
      <w:pPr>
        <w:pStyle w:val="TableXML"/>
        <w:rPr>
          <w:noProof w:val="0"/>
        </w:rPr>
      </w:pPr>
      <w:r w:rsidRPr="001F42D3">
        <w:rPr>
          <w:noProof w:val="0"/>
        </w:rPr>
        <w:t>&lt;?xml version="1.0" encoding="utf-8"?&gt;</w:t>
      </w:r>
    </w:p>
    <w:p w14:paraId="40ACF968"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46E8F40E"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71E79ECA" w14:textId="77777777" w:rsidR="00B11855" w:rsidRPr="001F42D3" w:rsidRDefault="003D003E" w:rsidP="00AE6681">
      <w:pPr>
        <w:pStyle w:val="TableXML"/>
        <w:rPr>
          <w:noProof w:val="0"/>
        </w:rPr>
      </w:pPr>
      <w:r w:rsidRPr="001F42D3">
        <w:rPr>
          <w:noProof w:val="0"/>
        </w:rPr>
        <w:t xml:space="preserve">    &lt;wctp-VersionResponse inquirer="</w:t>
      </w:r>
      <w:r w:rsidRPr="001F42D3">
        <w:rPr>
          <w:noProof w:val="0"/>
          <w:color w:val="FF0000"/>
        </w:rPr>
        <w:t>push response URI</w:t>
      </w:r>
      <w:r w:rsidRPr="001F42D3">
        <w:rPr>
          <w:noProof w:val="0"/>
        </w:rPr>
        <w:t>" responder="</w:t>
      </w:r>
      <w:r w:rsidRPr="001F42D3">
        <w:rPr>
          <w:noProof w:val="0"/>
          <w:color w:val="FF0000"/>
        </w:rPr>
        <w:t>responder name</w:t>
      </w:r>
      <w:r w:rsidRPr="001F42D3">
        <w:rPr>
          <w:noProof w:val="0"/>
        </w:rPr>
        <w:t>" dateTimeOfRsp="</w:t>
      </w:r>
      <w:r w:rsidRPr="001F42D3">
        <w:rPr>
          <w:noProof w:val="0"/>
          <w:color w:val="FF0000"/>
        </w:rPr>
        <w:t>timestamp</w:t>
      </w:r>
      <w:r w:rsidRPr="001F42D3">
        <w:rPr>
          <w:noProof w:val="0"/>
        </w:rPr>
        <w:t>" dateTimeOfReq="</w:t>
      </w:r>
      <w:r w:rsidRPr="001F42D3">
        <w:rPr>
          <w:noProof w:val="0"/>
          <w:color w:val="FF0000"/>
        </w:rPr>
        <w:t>timestamp</w:t>
      </w:r>
      <w:r w:rsidRPr="001F42D3">
        <w:rPr>
          <w:noProof w:val="0"/>
        </w:rPr>
        <w:t>" invalidAfter="</w:t>
      </w:r>
      <w:r w:rsidRPr="001F42D3">
        <w:rPr>
          <w:noProof w:val="0"/>
          <w:color w:val="FF0000"/>
        </w:rPr>
        <w:t>timestamp</w:t>
      </w:r>
      <w:r w:rsidRPr="001F42D3">
        <w:rPr>
          <w:noProof w:val="0"/>
        </w:rPr>
        <w:t>"&gt;</w:t>
      </w:r>
    </w:p>
    <w:p w14:paraId="5DC3A630" w14:textId="77777777" w:rsidR="00B11855" w:rsidRPr="001F42D3" w:rsidRDefault="003D003E" w:rsidP="00AE6681">
      <w:pPr>
        <w:pStyle w:val="TableXML"/>
        <w:rPr>
          <w:noProof w:val="0"/>
        </w:rPr>
      </w:pPr>
      <w:r w:rsidRPr="001F42D3">
        <w:rPr>
          <w:noProof w:val="0"/>
        </w:rPr>
        <w:t xml:space="preserve">        &lt;wctp-ContactInfo email="</w:t>
      </w:r>
      <w:r w:rsidRPr="001F42D3">
        <w:rPr>
          <w:noProof w:val="0"/>
          <w:color w:val="FF0000"/>
        </w:rPr>
        <w:t>e-mail address</w:t>
      </w:r>
      <w:r w:rsidRPr="001F42D3">
        <w:rPr>
          <w:noProof w:val="0"/>
        </w:rPr>
        <w:t>" phone="</w:t>
      </w:r>
      <w:r w:rsidRPr="001F42D3">
        <w:rPr>
          <w:noProof w:val="0"/>
          <w:color w:val="FF0000"/>
        </w:rPr>
        <w:t>phone number</w:t>
      </w:r>
      <w:r w:rsidRPr="001F42D3">
        <w:rPr>
          <w:noProof w:val="0"/>
        </w:rPr>
        <w:t>" www="</w:t>
      </w:r>
      <w:r w:rsidRPr="001F42D3">
        <w:rPr>
          <w:noProof w:val="0"/>
          <w:color w:val="FF0000"/>
        </w:rPr>
        <w:t>web site</w:t>
      </w:r>
      <w:r w:rsidRPr="001F42D3">
        <w:rPr>
          <w:noProof w:val="0"/>
        </w:rPr>
        <w:t>" info="</w:t>
      </w:r>
      <w:r w:rsidRPr="001F42D3">
        <w:rPr>
          <w:noProof w:val="0"/>
          <w:color w:val="FF0000"/>
        </w:rPr>
        <w:t>info string</w:t>
      </w:r>
      <w:r w:rsidRPr="001F42D3">
        <w:rPr>
          <w:noProof w:val="0"/>
        </w:rPr>
        <w:t>" /&gt;</w:t>
      </w:r>
    </w:p>
    <w:p w14:paraId="35CB748D" w14:textId="77777777" w:rsidR="00B11855" w:rsidRPr="001F42D3" w:rsidRDefault="003D003E" w:rsidP="00AE6681">
      <w:pPr>
        <w:pStyle w:val="TableXML"/>
        <w:rPr>
          <w:noProof w:val="0"/>
        </w:rPr>
      </w:pPr>
      <w:r w:rsidRPr="001F42D3">
        <w:rPr>
          <w:noProof w:val="0"/>
        </w:rPr>
        <w:t xml:space="preserve">        &lt;wctp-DTDSupport supportType="Supported" dtdName=“</w:t>
      </w:r>
      <w:r w:rsidRPr="001F42D3">
        <w:rPr>
          <w:noProof w:val="0"/>
          <w:color w:val="FF0000"/>
        </w:rPr>
        <w:t>WCTP version</w:t>
      </w:r>
      <w:r w:rsidRPr="001F42D3">
        <w:rPr>
          <w:noProof w:val="0"/>
        </w:rPr>
        <w:t>” verToken="11AA" /&gt;</w:t>
      </w:r>
    </w:p>
    <w:p w14:paraId="59431B64" w14:textId="77777777" w:rsidR="00B11855" w:rsidRPr="001F42D3" w:rsidRDefault="003D003E" w:rsidP="00AE6681">
      <w:pPr>
        <w:pStyle w:val="TableXML"/>
        <w:rPr>
          <w:noProof w:val="0"/>
        </w:rPr>
      </w:pPr>
      <w:r w:rsidRPr="001F42D3">
        <w:rPr>
          <w:noProof w:val="0"/>
        </w:rPr>
        <w:t xml:space="preserve">    &lt;/wctp-VersionResponse&gt;</w:t>
      </w:r>
    </w:p>
    <w:p w14:paraId="7E7EA0D1" w14:textId="77777777" w:rsidR="00B11855" w:rsidRPr="001F42D3" w:rsidRDefault="003D003E" w:rsidP="00AE6681">
      <w:pPr>
        <w:pStyle w:val="TableXML"/>
        <w:rPr>
          <w:noProof w:val="0"/>
        </w:rPr>
      </w:pPr>
      <w:r w:rsidRPr="001F42D3">
        <w:rPr>
          <w:noProof w:val="0"/>
        </w:rPr>
        <w:t>&lt;/wctp-Operation&gt;</w:t>
      </w:r>
    </w:p>
    <w:p w14:paraId="5AEC7BCB" w14:textId="77777777" w:rsidR="00B11855" w:rsidRPr="001F42D3" w:rsidRDefault="00B11855" w:rsidP="00CF5627">
      <w:pPr>
        <w:pStyle w:val="BodyText"/>
      </w:pPr>
    </w:p>
    <w:p w14:paraId="3D55FCFA" w14:textId="77777777" w:rsidR="00B11855" w:rsidRPr="001F42D3" w:rsidRDefault="003D003E" w:rsidP="00AE6681">
      <w:pPr>
        <w:pStyle w:val="BodyText"/>
      </w:pPr>
      <w:r w:rsidRPr="001F42D3">
        <w:lastRenderedPageBreak/>
        <w:t xml:space="preserve">A response dtdName of "wctp-dtd-v1r3" indicates support for ACM </w:t>
      </w:r>
      <w:r w:rsidR="00CA3A2C" w:rsidRPr="001F42D3">
        <w:t>Profile</w:t>
      </w:r>
      <w:r w:rsidRPr="001F42D3">
        <w:t xml:space="preserve"> conformant WCTP version 1.3 which indicates support for Multiple Choice Response (MCR) pairs on WCTP SubmitRequest messages. MCR pairs are used to populate soft keys on wireless device operator interfaces and so that the reply value can be vendor specific and still be presented in a vendor agnostic manner. A response of dtdName of "wctp-dtd-v1r2" indicates support for WCTP 1.2 which supports non-paired MCR.</w:t>
      </w:r>
    </w:p>
    <w:p w14:paraId="26D6E1AE" w14:textId="663BDD6F" w:rsidR="00B11855" w:rsidRPr="001F42D3" w:rsidRDefault="00CE1CA8" w:rsidP="00B34AEB">
      <w:pPr>
        <w:pStyle w:val="Heading3"/>
        <w:numPr>
          <w:ilvl w:val="0"/>
          <w:numId w:val="0"/>
        </w:numPr>
        <w:rPr>
          <w:noProof w:val="0"/>
        </w:rPr>
      </w:pPr>
      <w:bookmarkStart w:id="2126" w:name="_Toc401769916"/>
      <w:bookmarkStart w:id="2127" w:name="_Toc214889834"/>
      <w:r w:rsidRPr="001F42D3">
        <w:rPr>
          <w:noProof w:val="0"/>
        </w:rPr>
        <w:t xml:space="preserve">K.8.4 </w:t>
      </w:r>
      <w:r w:rsidR="003D003E" w:rsidRPr="001F42D3">
        <w:rPr>
          <w:noProof w:val="0"/>
        </w:rPr>
        <w:t xml:space="preserve">IHE PCD-06  </w:t>
      </w:r>
      <w:r w:rsidR="00B71DAC" w:rsidRPr="001F42D3">
        <w:rPr>
          <w:noProof w:val="0"/>
        </w:rPr>
        <w:t>–</w:t>
      </w:r>
      <w:r w:rsidR="003D003E" w:rsidRPr="001F42D3">
        <w:rPr>
          <w:noProof w:val="0"/>
        </w:rPr>
        <w:t xml:space="preserve"> wctp-SubmitRequest – no MCR</w:t>
      </w:r>
      <w:bookmarkEnd w:id="2126"/>
      <w:bookmarkEnd w:id="2127"/>
    </w:p>
    <w:p w14:paraId="1C9CA867" w14:textId="1492FF50" w:rsidR="00B11855" w:rsidRPr="001F42D3" w:rsidRDefault="003D003E" w:rsidP="00AE6681">
      <w:pPr>
        <w:pStyle w:val="BodyText"/>
      </w:pPr>
      <w:r w:rsidRPr="001F42D3">
        <w:t xml:space="preserve">This message is used to send a message from the ACM </w:t>
      </w:r>
      <w:r w:rsidR="009E2B46" w:rsidRPr="001F42D3">
        <w:t>Alert Manager</w:t>
      </w:r>
      <w:r w:rsidRPr="001F42D3">
        <w:t xml:space="preserve"> to the ACM </w:t>
      </w:r>
      <w:r w:rsidR="00916BBE" w:rsidRPr="001F42D3">
        <w:t>Alert Communicator</w:t>
      </w:r>
      <w:r w:rsidRPr="001F42D3">
        <w:t xml:space="preserve"> when MCR is not to be indicated because this is either a test message or the ACM </w:t>
      </w:r>
      <w:r w:rsidR="00916BBE" w:rsidRPr="001F42D3">
        <w:t>Alert Communicator</w:t>
      </w:r>
      <w:r w:rsidRPr="001F42D3">
        <w:t xml:space="preserve"> does not support MCR.</w:t>
      </w:r>
    </w:p>
    <w:p w14:paraId="40F5493D" w14:textId="77777777" w:rsidR="00B11855" w:rsidRPr="001F42D3" w:rsidRDefault="00B11855" w:rsidP="00AE6681">
      <w:pPr>
        <w:pStyle w:val="TableXML"/>
        <w:rPr>
          <w:noProof w:val="0"/>
        </w:rPr>
      </w:pPr>
    </w:p>
    <w:p w14:paraId="1D07907D" w14:textId="77777777" w:rsidR="00B11855" w:rsidRPr="001F42D3" w:rsidRDefault="003D003E" w:rsidP="00AE6681">
      <w:pPr>
        <w:pStyle w:val="TableXML"/>
        <w:rPr>
          <w:noProof w:val="0"/>
        </w:rPr>
      </w:pPr>
      <w:r w:rsidRPr="001F42D3">
        <w:rPr>
          <w:noProof w:val="0"/>
        </w:rPr>
        <w:t>&lt;?xml version="1.0"?&gt;</w:t>
      </w:r>
    </w:p>
    <w:p w14:paraId="463ED165"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72F3DC31"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10532F1A" w14:textId="77777777" w:rsidR="00B11855" w:rsidRPr="001F42D3" w:rsidRDefault="003D003E" w:rsidP="00AE6681">
      <w:pPr>
        <w:pStyle w:val="TableXML"/>
        <w:rPr>
          <w:noProof w:val="0"/>
        </w:rPr>
      </w:pPr>
      <w:r w:rsidRPr="001F42D3">
        <w:rPr>
          <w:noProof w:val="0"/>
        </w:rPr>
        <w:t xml:space="preserve">    &lt;wctp-SubmitRequest&gt;</w:t>
      </w:r>
    </w:p>
    <w:p w14:paraId="6242B01E" w14:textId="77777777" w:rsidR="00B11855" w:rsidRPr="001F42D3" w:rsidRDefault="003D003E" w:rsidP="00AE6681">
      <w:pPr>
        <w:pStyle w:val="TableXML"/>
        <w:rPr>
          <w:noProof w:val="0"/>
        </w:rPr>
      </w:pPr>
      <w:r w:rsidRPr="001F42D3">
        <w:rPr>
          <w:noProof w:val="0"/>
        </w:rPr>
        <w:t xml:space="preserve">        &lt;wctp-SubmitHeader submitTimestamp="</w:t>
      </w:r>
      <w:r w:rsidRPr="001F42D3">
        <w:rPr>
          <w:noProof w:val="0"/>
          <w:color w:val="FF0000"/>
        </w:rPr>
        <w:t>timestamp</w:t>
      </w:r>
      <w:r w:rsidRPr="001F42D3">
        <w:rPr>
          <w:noProof w:val="0"/>
        </w:rPr>
        <w:t>"&gt;</w:t>
      </w:r>
    </w:p>
    <w:p w14:paraId="336B472A" w14:textId="77777777" w:rsidR="00B11855" w:rsidRPr="001F42D3" w:rsidRDefault="003D003E" w:rsidP="00AE6681">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securityCode="</w:t>
      </w:r>
      <w:r w:rsidRPr="001F42D3">
        <w:rPr>
          <w:noProof w:val="0"/>
          <w:color w:val="FF0000"/>
        </w:rPr>
        <w:t>security code</w:t>
      </w:r>
      <w:r w:rsidRPr="001F42D3">
        <w:rPr>
          <w:noProof w:val="0"/>
        </w:rPr>
        <w:t>"/&gt;</w:t>
      </w:r>
    </w:p>
    <w:p w14:paraId="3595EF0C" w14:textId="77777777" w:rsidR="00B11855" w:rsidRPr="001F42D3" w:rsidRDefault="003D003E" w:rsidP="00AE6681">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allowResponse="true" deliveryPriority="</w:t>
      </w:r>
      <w:r w:rsidRPr="001F42D3">
        <w:rPr>
          <w:noProof w:val="0"/>
          <w:color w:val="FF0000"/>
        </w:rPr>
        <w:t>priority</w:t>
      </w:r>
      <w:r w:rsidRPr="001F42D3">
        <w:rPr>
          <w:noProof w:val="0"/>
        </w:rPr>
        <w:t>" notifyWhenDelivered="true" preformatted="true"/&gt;</w:t>
      </w:r>
    </w:p>
    <w:p w14:paraId="54008290" w14:textId="77777777" w:rsidR="00B11855" w:rsidRPr="001F42D3" w:rsidRDefault="003D003E" w:rsidP="00AE6681">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"/&gt;</w:t>
      </w:r>
    </w:p>
    <w:p w14:paraId="329DBB09" w14:textId="77777777" w:rsidR="00B11855" w:rsidRPr="001F42D3" w:rsidRDefault="003D003E" w:rsidP="00AE6681">
      <w:pPr>
        <w:pStyle w:val="TableXML"/>
        <w:rPr>
          <w:noProof w:val="0"/>
        </w:rPr>
      </w:pPr>
      <w:r w:rsidRPr="001F42D3">
        <w:rPr>
          <w:noProof w:val="0"/>
        </w:rPr>
        <w:t xml:space="preserve">        &lt;/wctp-SubmitHeader&gt;</w:t>
      </w:r>
    </w:p>
    <w:p w14:paraId="681D113F" w14:textId="77777777" w:rsidR="00B11855" w:rsidRPr="001F42D3" w:rsidRDefault="003D003E" w:rsidP="00AE6681">
      <w:pPr>
        <w:pStyle w:val="TableXML"/>
        <w:rPr>
          <w:noProof w:val="0"/>
        </w:rPr>
      </w:pPr>
      <w:r w:rsidRPr="001F42D3">
        <w:rPr>
          <w:noProof w:val="0"/>
        </w:rPr>
        <w:t xml:space="preserve">        &lt;wctp-Payload&gt;</w:t>
      </w:r>
    </w:p>
    <w:p w14:paraId="3E2B9AF1" w14:textId="77777777" w:rsidR="00B11855" w:rsidRPr="001F42D3" w:rsidRDefault="003D003E" w:rsidP="00AE6681">
      <w:pPr>
        <w:pStyle w:val="TableXML"/>
        <w:rPr>
          <w:noProof w:val="0"/>
        </w:rPr>
      </w:pPr>
      <w:r w:rsidRPr="001F42D3">
        <w:rPr>
          <w:noProof w:val="0"/>
        </w:rPr>
        <w:t xml:space="preserve">            &lt;wctp-Alphanumeric&gt;</w:t>
      </w:r>
      <w:r w:rsidRPr="001F42D3">
        <w:rPr>
          <w:noProof w:val="0"/>
          <w:color w:val="FF0000"/>
        </w:rPr>
        <w:t>notification text</w:t>
      </w:r>
      <w:r w:rsidRPr="001F42D3">
        <w:rPr>
          <w:noProof w:val="0"/>
        </w:rPr>
        <w:t>&lt;/wctp-Alphanumeric&gt;</w:t>
      </w:r>
    </w:p>
    <w:p w14:paraId="29E3EF76" w14:textId="77777777" w:rsidR="00B11855" w:rsidRPr="001F42D3" w:rsidRDefault="003D003E" w:rsidP="00AE6681">
      <w:pPr>
        <w:pStyle w:val="TableXML"/>
        <w:rPr>
          <w:noProof w:val="0"/>
        </w:rPr>
      </w:pPr>
      <w:r w:rsidRPr="001F42D3">
        <w:rPr>
          <w:noProof w:val="0"/>
        </w:rPr>
        <w:t xml:space="preserve">        &lt;/wctp-Payload&gt;</w:t>
      </w:r>
    </w:p>
    <w:p w14:paraId="28664887" w14:textId="77777777" w:rsidR="00B11855" w:rsidRPr="001F42D3" w:rsidRDefault="003D003E" w:rsidP="00AE6681">
      <w:pPr>
        <w:pStyle w:val="TableXML"/>
        <w:rPr>
          <w:noProof w:val="0"/>
        </w:rPr>
      </w:pPr>
      <w:r w:rsidRPr="001F42D3">
        <w:rPr>
          <w:noProof w:val="0"/>
        </w:rPr>
        <w:t xml:space="preserve">    &lt;/wctp-SubmitRequest&gt;</w:t>
      </w:r>
    </w:p>
    <w:p w14:paraId="76F92188" w14:textId="77777777" w:rsidR="00B11855" w:rsidRPr="001F42D3" w:rsidRDefault="003D003E" w:rsidP="00AE6681">
      <w:pPr>
        <w:pStyle w:val="TableXML"/>
        <w:rPr>
          <w:noProof w:val="0"/>
        </w:rPr>
      </w:pPr>
      <w:r w:rsidRPr="001F42D3">
        <w:rPr>
          <w:noProof w:val="0"/>
        </w:rPr>
        <w:t>&lt;/wctp-Operation&gt;</w:t>
      </w:r>
    </w:p>
    <w:p w14:paraId="5DB13A4D" w14:textId="429419B5" w:rsidR="00B11855" w:rsidRPr="001F42D3" w:rsidRDefault="00CE1CA8" w:rsidP="00B34AEB">
      <w:pPr>
        <w:pStyle w:val="Heading3"/>
        <w:numPr>
          <w:ilvl w:val="0"/>
          <w:numId w:val="0"/>
        </w:numPr>
        <w:rPr>
          <w:noProof w:val="0"/>
        </w:rPr>
      </w:pPr>
      <w:bookmarkStart w:id="2128" w:name="_Toc497485683"/>
      <w:bookmarkStart w:id="2129" w:name="_Toc497486020"/>
      <w:bookmarkStart w:id="2130" w:name="_Toc497486247"/>
      <w:bookmarkStart w:id="2131" w:name="_Toc497486524"/>
      <w:bookmarkStart w:id="2132" w:name="_Toc497486751"/>
      <w:bookmarkStart w:id="2133" w:name="_Toc497493620"/>
      <w:bookmarkStart w:id="2134" w:name="_Toc401769917"/>
      <w:bookmarkStart w:id="2135" w:name="_Toc214889835"/>
      <w:bookmarkEnd w:id="2128"/>
      <w:bookmarkEnd w:id="2129"/>
      <w:bookmarkEnd w:id="2130"/>
      <w:bookmarkEnd w:id="2131"/>
      <w:bookmarkEnd w:id="2132"/>
      <w:bookmarkEnd w:id="2133"/>
      <w:r w:rsidRPr="001F42D3">
        <w:rPr>
          <w:noProof w:val="0"/>
        </w:rPr>
        <w:t xml:space="preserve">K.8.5 </w:t>
      </w:r>
      <w:r w:rsidR="003D003E" w:rsidRPr="001F42D3">
        <w:rPr>
          <w:noProof w:val="0"/>
        </w:rPr>
        <w:t xml:space="preserve">IHE PCD-06  </w:t>
      </w:r>
      <w:r w:rsidR="00B71DAC" w:rsidRPr="001F42D3">
        <w:rPr>
          <w:noProof w:val="0"/>
        </w:rPr>
        <w:t>–</w:t>
      </w:r>
      <w:r w:rsidR="003D003E" w:rsidRPr="001F42D3">
        <w:rPr>
          <w:noProof w:val="0"/>
        </w:rPr>
        <w:t xml:space="preserve"> wctp-SubmitRequest – Unpaired MCR</w:t>
      </w:r>
      <w:bookmarkEnd w:id="2134"/>
      <w:bookmarkEnd w:id="2135"/>
    </w:p>
    <w:p w14:paraId="731681DF" w14:textId="12903265" w:rsidR="00B11855" w:rsidRPr="001F42D3" w:rsidRDefault="003D003E" w:rsidP="00AE6681">
      <w:pPr>
        <w:pStyle w:val="BodyText"/>
      </w:pPr>
      <w:r w:rsidRPr="001F42D3">
        <w:t xml:space="preserve">This message is used when the ACM </w:t>
      </w:r>
      <w:r w:rsidR="009E2B46" w:rsidRPr="001F42D3">
        <w:t>Alert Manager</w:t>
      </w:r>
      <w:r w:rsidRPr="001F42D3">
        <w:t xml:space="preserve"> wants to send a message to the ACM </w:t>
      </w:r>
      <w:r w:rsidR="00916BBE" w:rsidRPr="001F42D3">
        <w:t>Alert Communicator</w:t>
      </w:r>
      <w:r w:rsidRPr="001F42D3">
        <w:t xml:space="preserve"> and while MCR is to be indicated the ACM </w:t>
      </w:r>
      <w:r w:rsidR="00916BBE" w:rsidRPr="001F42D3">
        <w:t>Alert Communicator</w:t>
      </w:r>
      <w:r w:rsidRPr="001F42D3">
        <w:t xml:space="preserve"> does not support paired MCR so unpaired MCR is used.</w:t>
      </w:r>
    </w:p>
    <w:p w14:paraId="4181496A" w14:textId="77777777" w:rsidR="00B11855" w:rsidRPr="001F42D3" w:rsidRDefault="00B11855" w:rsidP="00EE391A">
      <w:pPr>
        <w:pStyle w:val="BodyText"/>
      </w:pPr>
    </w:p>
    <w:p w14:paraId="17EA35A9" w14:textId="77777777" w:rsidR="00B11855" w:rsidRPr="001F42D3" w:rsidRDefault="003D003E" w:rsidP="00B07DBC">
      <w:pPr>
        <w:pStyle w:val="TableXML"/>
        <w:rPr>
          <w:noProof w:val="0"/>
        </w:rPr>
      </w:pPr>
      <w:r w:rsidRPr="001F42D3">
        <w:rPr>
          <w:noProof w:val="0"/>
        </w:rPr>
        <w:t>&lt;?xml version="1.0"?&gt;</w:t>
      </w:r>
    </w:p>
    <w:p w14:paraId="0F19592F" w14:textId="77777777" w:rsidR="00B11855" w:rsidRPr="001F42D3" w:rsidRDefault="003D003E" w:rsidP="00B07DBC">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5A7F09CF" w14:textId="77777777" w:rsidR="00B11855" w:rsidRPr="001F42D3" w:rsidRDefault="003D003E" w:rsidP="00B07DBC">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56A82AB5" w14:textId="77777777" w:rsidR="00B11855" w:rsidRPr="001F42D3" w:rsidRDefault="003D003E" w:rsidP="00B07DBC">
      <w:pPr>
        <w:pStyle w:val="TableXML"/>
        <w:rPr>
          <w:noProof w:val="0"/>
        </w:rPr>
      </w:pPr>
      <w:r w:rsidRPr="001F42D3">
        <w:rPr>
          <w:noProof w:val="0"/>
        </w:rPr>
        <w:t xml:space="preserve">    &lt;wctp-SubmitRequest&gt;</w:t>
      </w:r>
    </w:p>
    <w:p w14:paraId="0C7B39CC" w14:textId="77777777" w:rsidR="00B11855" w:rsidRPr="001F42D3" w:rsidRDefault="003D003E" w:rsidP="00B07DBC">
      <w:pPr>
        <w:pStyle w:val="TableXML"/>
        <w:rPr>
          <w:noProof w:val="0"/>
        </w:rPr>
      </w:pPr>
      <w:r w:rsidRPr="001F42D3">
        <w:rPr>
          <w:noProof w:val="0"/>
        </w:rPr>
        <w:t xml:space="preserve">        &lt;wctp-SubmitHeader submitTimestamp="</w:t>
      </w:r>
      <w:r w:rsidRPr="001F42D3">
        <w:rPr>
          <w:noProof w:val="0"/>
          <w:color w:val="FF0000"/>
        </w:rPr>
        <w:t>timestamp</w:t>
      </w:r>
      <w:r w:rsidRPr="001F42D3">
        <w:rPr>
          <w:noProof w:val="0"/>
        </w:rPr>
        <w:t>"&gt;</w:t>
      </w:r>
    </w:p>
    <w:p w14:paraId="6E650AFE" w14:textId="77777777" w:rsidR="00B11855" w:rsidRPr="001F42D3" w:rsidRDefault="003D003E" w:rsidP="00B07DBC">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securityCode="</w:t>
      </w:r>
      <w:r w:rsidRPr="001F42D3">
        <w:rPr>
          <w:noProof w:val="0"/>
          <w:color w:val="FF0000"/>
        </w:rPr>
        <w:t>security code</w:t>
      </w:r>
      <w:r w:rsidRPr="001F42D3">
        <w:rPr>
          <w:noProof w:val="0"/>
        </w:rPr>
        <w:t>"/&gt;</w:t>
      </w:r>
    </w:p>
    <w:p w14:paraId="3563A1D8" w14:textId="77777777" w:rsidR="00B11855" w:rsidRPr="001F42D3" w:rsidRDefault="003D003E" w:rsidP="00B07DBC">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allowResponse="true" deliveryPriority="</w:t>
      </w:r>
      <w:r w:rsidRPr="001F42D3">
        <w:rPr>
          <w:noProof w:val="0"/>
          <w:color w:val="FF0000"/>
        </w:rPr>
        <w:t>priority</w:t>
      </w:r>
      <w:r w:rsidRPr="001F42D3">
        <w:rPr>
          <w:noProof w:val="0"/>
        </w:rPr>
        <w:t>" notifyWhenDelivered="true" preformatted="true" notifyWhenRead="true"/&gt;</w:t>
      </w:r>
    </w:p>
    <w:p w14:paraId="4A44A0C7" w14:textId="77777777" w:rsidR="00B11855" w:rsidRPr="001F42D3" w:rsidRDefault="003D003E" w:rsidP="00B07DBC">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"/&gt;</w:t>
      </w:r>
    </w:p>
    <w:p w14:paraId="45D8CCCE" w14:textId="77777777" w:rsidR="00B11855" w:rsidRPr="001F42D3" w:rsidRDefault="003D003E" w:rsidP="00B07DBC">
      <w:pPr>
        <w:pStyle w:val="TableXML"/>
        <w:rPr>
          <w:noProof w:val="0"/>
        </w:rPr>
      </w:pPr>
      <w:r w:rsidRPr="001F42D3">
        <w:rPr>
          <w:noProof w:val="0"/>
        </w:rPr>
        <w:t xml:space="preserve">        &lt;/wctp-SubmitHeader&gt;</w:t>
      </w:r>
    </w:p>
    <w:p w14:paraId="2935E4DC" w14:textId="77777777" w:rsidR="00B11855" w:rsidRPr="001F42D3" w:rsidRDefault="003D003E" w:rsidP="00B07DBC">
      <w:pPr>
        <w:pStyle w:val="TableXML"/>
        <w:rPr>
          <w:noProof w:val="0"/>
        </w:rPr>
      </w:pPr>
      <w:r w:rsidRPr="001F42D3">
        <w:rPr>
          <w:noProof w:val="0"/>
        </w:rPr>
        <w:lastRenderedPageBreak/>
        <w:t xml:space="preserve">        &lt;wctp-Payload&gt;</w:t>
      </w:r>
    </w:p>
    <w:p w14:paraId="1399A697" w14:textId="77777777" w:rsidR="00B11855" w:rsidRPr="001F42D3" w:rsidRDefault="003D003E" w:rsidP="00B07DBC">
      <w:pPr>
        <w:pStyle w:val="TableXML"/>
        <w:rPr>
          <w:noProof w:val="0"/>
        </w:rPr>
      </w:pPr>
      <w:r w:rsidRPr="001F42D3">
        <w:rPr>
          <w:noProof w:val="0"/>
        </w:rPr>
        <w:t xml:space="preserve">            &lt;wctp-MCR&gt;</w:t>
      </w:r>
    </w:p>
    <w:p w14:paraId="08989A18" w14:textId="77777777" w:rsidR="00B11855" w:rsidRPr="001F42D3" w:rsidRDefault="003D003E" w:rsidP="00B07DBC">
      <w:pPr>
        <w:pStyle w:val="TableXML"/>
        <w:rPr>
          <w:noProof w:val="0"/>
        </w:rPr>
      </w:pPr>
      <w:r w:rsidRPr="001F42D3">
        <w:rPr>
          <w:noProof w:val="0"/>
        </w:rPr>
        <w:t xml:space="preserve">                &lt;wctp-MessageText&gt;</w:t>
      </w:r>
      <w:r w:rsidRPr="001F42D3">
        <w:rPr>
          <w:noProof w:val="0"/>
          <w:color w:val="FF0000"/>
        </w:rPr>
        <w:t>notification text</w:t>
      </w:r>
      <w:r w:rsidRPr="001F42D3">
        <w:rPr>
          <w:noProof w:val="0"/>
        </w:rPr>
        <w:t>&lt;/wctp-MessageText&gt;</w:t>
      </w:r>
    </w:p>
    <w:p w14:paraId="615C36C6" w14:textId="77777777" w:rsidR="00B11855" w:rsidRPr="001F42D3" w:rsidRDefault="003D003E" w:rsidP="00B07DBC">
      <w:pPr>
        <w:pStyle w:val="TableXML"/>
        <w:rPr>
          <w:noProof w:val="0"/>
        </w:rPr>
      </w:pPr>
      <w:r w:rsidRPr="001F42D3">
        <w:rPr>
          <w:noProof w:val="0"/>
        </w:rPr>
        <w:t xml:space="preserve">                &lt;wctp-Choice&gt;Accept&lt;/wctp-Choice&gt;</w:t>
      </w:r>
    </w:p>
    <w:p w14:paraId="29AE42A4" w14:textId="77777777" w:rsidR="00B11855" w:rsidRPr="001F42D3" w:rsidRDefault="003D003E" w:rsidP="00B07DBC">
      <w:pPr>
        <w:pStyle w:val="TableXML"/>
        <w:rPr>
          <w:noProof w:val="0"/>
        </w:rPr>
      </w:pPr>
      <w:r w:rsidRPr="001F42D3">
        <w:rPr>
          <w:noProof w:val="0"/>
        </w:rPr>
        <w:t xml:space="preserve">                &lt;wctp-Choice&gt;Reject&lt;/wctp-Choice&gt;</w:t>
      </w:r>
    </w:p>
    <w:p w14:paraId="7958DC2F" w14:textId="0DD649C3" w:rsidR="004A2E9B" w:rsidRPr="001F42D3" w:rsidRDefault="004A2E9B" w:rsidP="00B07DBC">
      <w:pPr>
        <w:pStyle w:val="TableXML"/>
        <w:rPr>
          <w:noProof w:val="0"/>
        </w:rPr>
      </w:pPr>
      <w:r w:rsidRPr="001F42D3">
        <w:rPr>
          <w:noProof w:val="0"/>
        </w:rPr>
        <w:t xml:space="preserve">                &lt;wctp-Choice actionURI="uriPrefix://action?id=123" actionURIPurpose=”purpose” &gt;Accept&lt;/wctp-Choice&gt;</w:t>
      </w:r>
    </w:p>
    <w:p w14:paraId="1D3F58F5" w14:textId="77777777" w:rsidR="00B11855" w:rsidRPr="001F42D3" w:rsidRDefault="003D003E" w:rsidP="00B07DBC">
      <w:pPr>
        <w:pStyle w:val="TableXML"/>
        <w:rPr>
          <w:noProof w:val="0"/>
        </w:rPr>
      </w:pPr>
      <w:r w:rsidRPr="001F42D3">
        <w:rPr>
          <w:noProof w:val="0"/>
        </w:rPr>
        <w:t xml:space="preserve">            &lt;/wctp-MCR&gt;</w:t>
      </w:r>
    </w:p>
    <w:p w14:paraId="22447E81" w14:textId="77777777" w:rsidR="00B11855" w:rsidRPr="001F42D3" w:rsidRDefault="003D003E" w:rsidP="00B07DBC">
      <w:pPr>
        <w:pStyle w:val="TableXML"/>
        <w:rPr>
          <w:noProof w:val="0"/>
        </w:rPr>
      </w:pPr>
      <w:r w:rsidRPr="001F42D3">
        <w:rPr>
          <w:noProof w:val="0"/>
        </w:rPr>
        <w:t xml:space="preserve">        &lt;/wctp-Payload&gt;</w:t>
      </w:r>
    </w:p>
    <w:p w14:paraId="38B5E9FD" w14:textId="77777777" w:rsidR="00B11855" w:rsidRPr="001F42D3" w:rsidRDefault="003D003E" w:rsidP="00B07DBC">
      <w:pPr>
        <w:pStyle w:val="TableXML"/>
        <w:rPr>
          <w:noProof w:val="0"/>
        </w:rPr>
      </w:pPr>
      <w:r w:rsidRPr="001F42D3">
        <w:rPr>
          <w:noProof w:val="0"/>
        </w:rPr>
        <w:t xml:space="preserve">    &lt;/wctp-SubmitRequest&gt;</w:t>
      </w:r>
    </w:p>
    <w:p w14:paraId="35DE618F" w14:textId="77777777" w:rsidR="00B11855" w:rsidRPr="001F42D3" w:rsidRDefault="003D003E" w:rsidP="00B07DBC">
      <w:pPr>
        <w:pStyle w:val="TableXML"/>
        <w:rPr>
          <w:noProof w:val="0"/>
        </w:rPr>
      </w:pPr>
      <w:r w:rsidRPr="001F42D3">
        <w:rPr>
          <w:noProof w:val="0"/>
        </w:rPr>
        <w:t>&lt;/wctp-Operation&gt;</w:t>
      </w:r>
    </w:p>
    <w:p w14:paraId="1BED9E7A" w14:textId="77777777" w:rsidR="004F1718" w:rsidRPr="001F42D3" w:rsidRDefault="004F1718" w:rsidP="00CF5627">
      <w:pPr>
        <w:pStyle w:val="BodyText"/>
      </w:pPr>
    </w:p>
    <w:p w14:paraId="61A2D61E" w14:textId="6B156ECD" w:rsidR="00B11855" w:rsidRPr="001F42D3" w:rsidRDefault="003D003E" w:rsidP="00AE6681">
      <w:pPr>
        <w:pStyle w:val="BodyText"/>
      </w:pPr>
      <w:r w:rsidRPr="001F42D3">
        <w:t xml:space="preserve">When using unpaired MCR the wctp-Choice value selected by the endpoint device operator is the response data from the WCTP server (the ACM </w:t>
      </w:r>
      <w:r w:rsidR="00916BBE" w:rsidRPr="001F42D3">
        <w:t>Alert Communicator</w:t>
      </w:r>
      <w:r w:rsidRPr="001F42D3">
        <w:t xml:space="preserve">) back to the WCTP client (the ACM </w:t>
      </w:r>
      <w:r w:rsidR="009E2B46" w:rsidRPr="001F42D3">
        <w:t>Alert Manager</w:t>
      </w:r>
      <w:r w:rsidRPr="001F42D3">
        <w:t>).</w:t>
      </w:r>
    </w:p>
    <w:p w14:paraId="205CD142" w14:textId="042D11AD" w:rsidR="004A2E9B" w:rsidRPr="001F42D3" w:rsidRDefault="004A2E9B" w:rsidP="00AE6681">
      <w:pPr>
        <w:pStyle w:val="BodyText"/>
      </w:pPr>
      <w:r w:rsidRPr="001F42D3">
        <w:t xml:space="preserve">Selecting the wctp-Choice with the optional actionURI parameter included will indicate this response back to the AM </w:t>
      </w:r>
      <w:r w:rsidR="00BC309B" w:rsidRPr="001F42D3">
        <w:t>Actor</w:t>
      </w:r>
      <w:r w:rsidRPr="001F42D3">
        <w:t xml:space="preserve"> and open the URI on the device.</w:t>
      </w:r>
    </w:p>
    <w:p w14:paraId="3EFD33E3" w14:textId="7AD118EC" w:rsidR="00B11855" w:rsidRPr="001F42D3" w:rsidRDefault="00CE1CA8" w:rsidP="00B34AEB">
      <w:pPr>
        <w:pStyle w:val="Heading3"/>
        <w:numPr>
          <w:ilvl w:val="0"/>
          <w:numId w:val="0"/>
        </w:numPr>
        <w:rPr>
          <w:noProof w:val="0"/>
        </w:rPr>
      </w:pPr>
      <w:bookmarkStart w:id="2136" w:name="_Toc401769918"/>
      <w:bookmarkStart w:id="2137" w:name="_Toc214889836"/>
      <w:r w:rsidRPr="001F42D3">
        <w:rPr>
          <w:noProof w:val="0"/>
        </w:rPr>
        <w:t xml:space="preserve">K.8.6 </w:t>
      </w:r>
      <w:r w:rsidR="003D003E" w:rsidRPr="001F42D3">
        <w:rPr>
          <w:noProof w:val="0"/>
        </w:rPr>
        <w:t>IHE PCD-06</w:t>
      </w:r>
      <w:bookmarkStart w:id="2138" w:name="OLE_LINK24"/>
      <w:bookmarkStart w:id="2139" w:name="OLE_LINK25"/>
      <w:bookmarkStart w:id="2140" w:name="OLE_LINK26"/>
      <w:r w:rsidR="003D003E" w:rsidRPr="001F42D3">
        <w:rPr>
          <w:noProof w:val="0"/>
        </w:rPr>
        <w:t xml:space="preserve"> </w:t>
      </w:r>
      <w:r w:rsidR="00B71DAC" w:rsidRPr="001F42D3">
        <w:rPr>
          <w:noProof w:val="0"/>
        </w:rPr>
        <w:t>–</w:t>
      </w:r>
      <w:r w:rsidR="003D003E" w:rsidRPr="001F42D3">
        <w:rPr>
          <w:noProof w:val="0"/>
        </w:rPr>
        <w:t xml:space="preserve"> </w:t>
      </w:r>
      <w:bookmarkEnd w:id="2138"/>
      <w:bookmarkEnd w:id="2139"/>
      <w:bookmarkEnd w:id="2140"/>
      <w:r w:rsidR="003D003E" w:rsidRPr="001F42D3">
        <w:rPr>
          <w:noProof w:val="0"/>
        </w:rPr>
        <w:t>wctp-SubmitRequest – Paired MCR</w:t>
      </w:r>
      <w:bookmarkEnd w:id="2136"/>
      <w:bookmarkEnd w:id="2137"/>
    </w:p>
    <w:p w14:paraId="12BC5007" w14:textId="1A64DEF7" w:rsidR="00B11855" w:rsidRPr="001F42D3" w:rsidRDefault="003D003E" w:rsidP="00AE6681">
      <w:pPr>
        <w:pStyle w:val="BodyText"/>
      </w:pPr>
      <w:r w:rsidRPr="001F42D3">
        <w:t xml:space="preserve">This message is used to send a message from the ACM </w:t>
      </w:r>
      <w:r w:rsidR="009E2B46" w:rsidRPr="001F42D3">
        <w:t>Alert Manager</w:t>
      </w:r>
      <w:r w:rsidRPr="001F42D3">
        <w:t xml:space="preserve"> to the ACM </w:t>
      </w:r>
      <w:r w:rsidR="00916BBE" w:rsidRPr="001F42D3">
        <w:t>Alert Communicator</w:t>
      </w:r>
      <w:r w:rsidRPr="001F42D3">
        <w:t xml:space="preserve"> when the ACM </w:t>
      </w:r>
      <w:r w:rsidR="00916BBE" w:rsidRPr="001F42D3">
        <w:t>Alert Communicator</w:t>
      </w:r>
      <w:r w:rsidRPr="001F42D3">
        <w:t xml:space="preserve"> supports paired MCR.</w:t>
      </w:r>
    </w:p>
    <w:p w14:paraId="5D56D7BC" w14:textId="77777777" w:rsidR="00B11855" w:rsidRPr="001F42D3" w:rsidRDefault="00B11855" w:rsidP="00CF5627">
      <w:pPr>
        <w:pStyle w:val="BodyText"/>
      </w:pPr>
    </w:p>
    <w:p w14:paraId="679F342A" w14:textId="77777777" w:rsidR="00B11855" w:rsidRPr="001F42D3" w:rsidRDefault="003D003E" w:rsidP="00AE6681">
      <w:pPr>
        <w:pStyle w:val="TableXML"/>
        <w:rPr>
          <w:noProof w:val="0"/>
        </w:rPr>
      </w:pPr>
      <w:r w:rsidRPr="001F42D3">
        <w:rPr>
          <w:noProof w:val="0"/>
        </w:rPr>
        <w:t>&lt;?xml version="1.0"?&gt;</w:t>
      </w:r>
    </w:p>
    <w:p w14:paraId="61A12C89"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7F367894"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67BCCCC9" w14:textId="77777777" w:rsidR="00B11855" w:rsidRPr="001F42D3" w:rsidRDefault="003D003E" w:rsidP="00AE6681">
      <w:pPr>
        <w:pStyle w:val="TableXML"/>
        <w:rPr>
          <w:noProof w:val="0"/>
        </w:rPr>
      </w:pPr>
      <w:r w:rsidRPr="001F42D3">
        <w:rPr>
          <w:noProof w:val="0"/>
        </w:rPr>
        <w:t xml:space="preserve">    &lt;wctp-SubmitRequest&gt;</w:t>
      </w:r>
    </w:p>
    <w:p w14:paraId="51092125" w14:textId="77777777" w:rsidR="00B11855" w:rsidRPr="001F42D3" w:rsidRDefault="003D003E" w:rsidP="00AE6681">
      <w:pPr>
        <w:pStyle w:val="TableXML"/>
        <w:rPr>
          <w:noProof w:val="0"/>
        </w:rPr>
      </w:pPr>
      <w:r w:rsidRPr="001F42D3">
        <w:rPr>
          <w:noProof w:val="0"/>
        </w:rPr>
        <w:t xml:space="preserve">        &lt;wctp-SubmitHeader submitTimestamp="</w:t>
      </w:r>
      <w:r w:rsidRPr="001F42D3">
        <w:rPr>
          <w:noProof w:val="0"/>
          <w:color w:val="FF0000"/>
        </w:rPr>
        <w:t>timestamp</w:t>
      </w:r>
      <w:r w:rsidRPr="001F42D3">
        <w:rPr>
          <w:noProof w:val="0"/>
        </w:rPr>
        <w:t>"&gt;</w:t>
      </w:r>
    </w:p>
    <w:p w14:paraId="66497862" w14:textId="77777777" w:rsidR="00B11855" w:rsidRPr="001F42D3" w:rsidRDefault="003D003E" w:rsidP="00AE6681">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securityCode="</w:t>
      </w:r>
      <w:r w:rsidRPr="001F42D3">
        <w:rPr>
          <w:noProof w:val="0"/>
          <w:color w:val="FF0000"/>
        </w:rPr>
        <w:t>security code</w:t>
      </w:r>
      <w:r w:rsidRPr="001F42D3">
        <w:rPr>
          <w:noProof w:val="0"/>
        </w:rPr>
        <w:t>"/&gt;</w:t>
      </w:r>
    </w:p>
    <w:p w14:paraId="2B9C2FAE" w14:textId="77777777" w:rsidR="00B11855" w:rsidRPr="001F42D3" w:rsidRDefault="003D003E" w:rsidP="00AE6681">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allowResponse="true" deliveryPriority="</w:t>
      </w:r>
      <w:r w:rsidRPr="001F42D3">
        <w:rPr>
          <w:noProof w:val="0"/>
          <w:color w:val="FF0000"/>
        </w:rPr>
        <w:t>priority</w:t>
      </w:r>
      <w:r w:rsidRPr="001F42D3">
        <w:rPr>
          <w:noProof w:val="0"/>
        </w:rPr>
        <w:t>" notifyWhenDelivered="true" preformatted="true" notifyWhenRead="true"/&gt;</w:t>
      </w:r>
    </w:p>
    <w:p w14:paraId="21DDE527" w14:textId="77777777" w:rsidR="00B11855" w:rsidRPr="001F42D3" w:rsidRDefault="003D003E" w:rsidP="00AE6681">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"/&gt;</w:t>
      </w:r>
    </w:p>
    <w:p w14:paraId="58ACD2D2" w14:textId="77777777" w:rsidR="00B11855" w:rsidRPr="001F42D3" w:rsidRDefault="003D003E" w:rsidP="00AE6681">
      <w:pPr>
        <w:pStyle w:val="TableXML"/>
        <w:rPr>
          <w:noProof w:val="0"/>
        </w:rPr>
      </w:pPr>
      <w:r w:rsidRPr="001F42D3">
        <w:rPr>
          <w:noProof w:val="0"/>
        </w:rPr>
        <w:t xml:space="preserve">        &lt;/wctp-SubmitHeader&gt;</w:t>
      </w:r>
    </w:p>
    <w:p w14:paraId="7920B154" w14:textId="77777777" w:rsidR="00B11855" w:rsidRPr="001F42D3" w:rsidRDefault="003D003E" w:rsidP="00AE6681">
      <w:pPr>
        <w:pStyle w:val="TableXML"/>
        <w:rPr>
          <w:noProof w:val="0"/>
        </w:rPr>
      </w:pPr>
      <w:r w:rsidRPr="001F42D3">
        <w:rPr>
          <w:noProof w:val="0"/>
        </w:rPr>
        <w:t xml:space="preserve">        &lt;wctp-Payload&gt;</w:t>
      </w:r>
    </w:p>
    <w:p w14:paraId="763FEB0F" w14:textId="77777777" w:rsidR="00B11855" w:rsidRPr="001F42D3" w:rsidRDefault="003D003E" w:rsidP="00AE6681">
      <w:pPr>
        <w:pStyle w:val="TableXML"/>
        <w:rPr>
          <w:noProof w:val="0"/>
        </w:rPr>
      </w:pPr>
      <w:r w:rsidRPr="001F42D3">
        <w:rPr>
          <w:noProof w:val="0"/>
        </w:rPr>
        <w:t xml:space="preserve">            &lt;wctp-MCR&gt;</w:t>
      </w:r>
    </w:p>
    <w:p w14:paraId="0D298EEC" w14:textId="77777777" w:rsidR="00B11855" w:rsidRPr="001F42D3" w:rsidRDefault="003D003E" w:rsidP="00AE6681">
      <w:pPr>
        <w:pStyle w:val="TableXML"/>
        <w:rPr>
          <w:noProof w:val="0"/>
        </w:rPr>
      </w:pPr>
      <w:r w:rsidRPr="001F42D3">
        <w:rPr>
          <w:noProof w:val="0"/>
        </w:rPr>
        <w:t xml:space="preserve">                &lt;wctp-MessageText&gt;</w:t>
      </w:r>
      <w:r w:rsidRPr="001F42D3">
        <w:rPr>
          <w:noProof w:val="0"/>
          <w:color w:val="FF0000"/>
        </w:rPr>
        <w:t>notification text</w:t>
      </w:r>
      <w:r w:rsidRPr="001F42D3">
        <w:rPr>
          <w:noProof w:val="0"/>
        </w:rPr>
        <w:t>&lt;/wctp-MessageText&gt;</w:t>
      </w:r>
    </w:p>
    <w:p w14:paraId="0E5C9994" w14:textId="77777777" w:rsidR="00B11855" w:rsidRPr="001F42D3" w:rsidRDefault="003D003E" w:rsidP="00AE6681">
      <w:pPr>
        <w:pStyle w:val="TableXML"/>
        <w:rPr>
          <w:noProof w:val="0"/>
        </w:rPr>
      </w:pPr>
      <w:r w:rsidRPr="001F42D3">
        <w:rPr>
          <w:noProof w:val="0"/>
        </w:rPr>
        <w:t xml:space="preserve">                &lt;wctp-ChoicePair&gt;</w:t>
      </w:r>
    </w:p>
    <w:p w14:paraId="117C6BD4" w14:textId="77777777" w:rsidR="00B11855" w:rsidRPr="001F42D3" w:rsidRDefault="003D003E" w:rsidP="00AE6681">
      <w:pPr>
        <w:pStyle w:val="TableXML"/>
        <w:rPr>
          <w:noProof w:val="0"/>
        </w:rPr>
      </w:pPr>
      <w:r w:rsidRPr="001F42D3">
        <w:rPr>
          <w:noProof w:val="0"/>
        </w:rPr>
        <w:t xml:space="preserve">                    &lt;wctp-SendChoice&gt;</w:t>
      </w:r>
      <w:r w:rsidRPr="001F42D3">
        <w:rPr>
          <w:noProof w:val="0"/>
          <w:color w:val="FF0000"/>
        </w:rPr>
        <w:t>Send Choice 1</w:t>
      </w:r>
      <w:r w:rsidRPr="001F42D3">
        <w:rPr>
          <w:noProof w:val="0"/>
        </w:rPr>
        <w:t>&lt;/wctp-SendChoice&gt;</w:t>
      </w:r>
    </w:p>
    <w:p w14:paraId="6D416C2B" w14:textId="77777777" w:rsidR="00B11855" w:rsidRPr="001F42D3" w:rsidRDefault="003D003E" w:rsidP="00AE6681">
      <w:pPr>
        <w:pStyle w:val="TableXML"/>
        <w:rPr>
          <w:noProof w:val="0"/>
        </w:rPr>
      </w:pPr>
      <w:r w:rsidRPr="001F42D3">
        <w:rPr>
          <w:noProof w:val="0"/>
        </w:rPr>
        <w:t xml:space="preserve">                    &lt;wctp-ReplyChoice&gt;</w:t>
      </w:r>
      <w:r w:rsidRPr="001F42D3">
        <w:rPr>
          <w:noProof w:val="0"/>
          <w:color w:val="FF0000"/>
        </w:rPr>
        <w:t>Reply Choice 1</w:t>
      </w:r>
      <w:r w:rsidRPr="001F42D3">
        <w:rPr>
          <w:noProof w:val="0"/>
        </w:rPr>
        <w:t>&lt;/wctp-ReplyChoice&gt;</w:t>
      </w:r>
    </w:p>
    <w:p w14:paraId="01DFAAC1" w14:textId="77777777" w:rsidR="00B11855" w:rsidRPr="001F42D3" w:rsidRDefault="003D003E" w:rsidP="00AE6681">
      <w:pPr>
        <w:pStyle w:val="TableXML"/>
        <w:rPr>
          <w:noProof w:val="0"/>
        </w:rPr>
      </w:pPr>
      <w:r w:rsidRPr="001F42D3">
        <w:rPr>
          <w:noProof w:val="0"/>
        </w:rPr>
        <w:t xml:space="preserve">                &lt;/wctp-ChoicePair&gt;</w:t>
      </w:r>
    </w:p>
    <w:p w14:paraId="7CA66EC6" w14:textId="77777777" w:rsidR="00B11855" w:rsidRPr="001F42D3" w:rsidRDefault="003D003E" w:rsidP="00AE6681">
      <w:pPr>
        <w:pStyle w:val="TableXML"/>
        <w:rPr>
          <w:noProof w:val="0"/>
        </w:rPr>
      </w:pPr>
      <w:r w:rsidRPr="001F42D3">
        <w:rPr>
          <w:noProof w:val="0"/>
        </w:rPr>
        <w:t xml:space="preserve">                &lt;wctp-ChoicePair&gt;</w:t>
      </w:r>
    </w:p>
    <w:p w14:paraId="17F498C5" w14:textId="77777777" w:rsidR="00B11855" w:rsidRPr="001F42D3" w:rsidRDefault="003D003E" w:rsidP="00AE6681">
      <w:pPr>
        <w:pStyle w:val="TableXML"/>
        <w:rPr>
          <w:noProof w:val="0"/>
        </w:rPr>
      </w:pPr>
      <w:r w:rsidRPr="001F42D3">
        <w:rPr>
          <w:noProof w:val="0"/>
        </w:rPr>
        <w:t xml:space="preserve">                    &lt;wctp-SendChoice&gt;</w:t>
      </w:r>
      <w:r w:rsidRPr="001F42D3">
        <w:rPr>
          <w:noProof w:val="0"/>
          <w:color w:val="FF0000"/>
        </w:rPr>
        <w:t xml:space="preserve"> Send Choice 2</w:t>
      </w:r>
      <w:r w:rsidRPr="001F42D3">
        <w:rPr>
          <w:noProof w:val="0"/>
        </w:rPr>
        <w:t>&lt;/wctp-SendChoice&gt;</w:t>
      </w:r>
    </w:p>
    <w:p w14:paraId="1D958B45" w14:textId="77777777" w:rsidR="00B11855" w:rsidRPr="001F42D3" w:rsidRDefault="003D003E" w:rsidP="00AE6681">
      <w:pPr>
        <w:pStyle w:val="TableXML"/>
        <w:rPr>
          <w:noProof w:val="0"/>
        </w:rPr>
      </w:pPr>
      <w:r w:rsidRPr="001F42D3">
        <w:rPr>
          <w:noProof w:val="0"/>
        </w:rPr>
        <w:t xml:space="preserve">                    &lt;wctp-ReplyChoice</w:t>
      </w:r>
      <w:r w:rsidRPr="001F42D3">
        <w:rPr>
          <w:noProof w:val="0"/>
          <w:color w:val="FF0000"/>
        </w:rPr>
        <w:t xml:space="preserve"> Reply Choice 2</w:t>
      </w:r>
      <w:r w:rsidRPr="001F42D3">
        <w:rPr>
          <w:noProof w:val="0"/>
        </w:rPr>
        <w:t>&lt;/wctp-ReplyChoice&gt;</w:t>
      </w:r>
    </w:p>
    <w:p w14:paraId="0D0C9768" w14:textId="77777777" w:rsidR="00B11855" w:rsidRPr="001F42D3" w:rsidRDefault="003D003E" w:rsidP="00AE6681">
      <w:pPr>
        <w:pStyle w:val="TableXML"/>
        <w:rPr>
          <w:noProof w:val="0"/>
        </w:rPr>
      </w:pPr>
      <w:r w:rsidRPr="001F42D3">
        <w:rPr>
          <w:noProof w:val="0"/>
        </w:rPr>
        <w:t xml:space="preserve">                &lt;/wctp-ChoicePair&gt;</w:t>
      </w:r>
    </w:p>
    <w:p w14:paraId="3719333E" w14:textId="77777777" w:rsidR="00B11855" w:rsidRPr="001F42D3" w:rsidRDefault="003D003E" w:rsidP="00AE6681">
      <w:pPr>
        <w:pStyle w:val="TableXML"/>
        <w:rPr>
          <w:noProof w:val="0"/>
        </w:rPr>
      </w:pPr>
      <w:r w:rsidRPr="001F42D3">
        <w:rPr>
          <w:noProof w:val="0"/>
        </w:rPr>
        <w:lastRenderedPageBreak/>
        <w:t xml:space="preserve">                &lt;wctp-ChoicePair&gt;</w:t>
      </w:r>
    </w:p>
    <w:p w14:paraId="5CCFAFC8" w14:textId="77777777" w:rsidR="00B11855" w:rsidRPr="001F42D3" w:rsidRDefault="003D003E" w:rsidP="00AE6681">
      <w:pPr>
        <w:pStyle w:val="TableXML"/>
        <w:rPr>
          <w:noProof w:val="0"/>
        </w:rPr>
      </w:pPr>
      <w:r w:rsidRPr="001F42D3">
        <w:rPr>
          <w:noProof w:val="0"/>
        </w:rPr>
        <w:t xml:space="preserve">                    &lt;wctp-SendChoice&gt;</w:t>
      </w:r>
      <w:r w:rsidRPr="001F42D3">
        <w:rPr>
          <w:noProof w:val="0"/>
          <w:color w:val="FF0000"/>
        </w:rPr>
        <w:t xml:space="preserve"> Send Choice 3</w:t>
      </w:r>
      <w:r w:rsidRPr="001F42D3">
        <w:rPr>
          <w:noProof w:val="0"/>
        </w:rPr>
        <w:t>&lt;/wctp-SendChoice&gt;</w:t>
      </w:r>
    </w:p>
    <w:p w14:paraId="269778D4" w14:textId="77777777" w:rsidR="00B11855" w:rsidRPr="001F42D3" w:rsidRDefault="003D003E" w:rsidP="00AE6681">
      <w:pPr>
        <w:pStyle w:val="TableXML"/>
        <w:rPr>
          <w:noProof w:val="0"/>
        </w:rPr>
      </w:pPr>
      <w:r w:rsidRPr="001F42D3">
        <w:rPr>
          <w:noProof w:val="0"/>
        </w:rPr>
        <w:t xml:space="preserve">                    &lt;wctp-ReplyChoice&gt;</w:t>
      </w:r>
      <w:r w:rsidRPr="001F42D3">
        <w:rPr>
          <w:noProof w:val="0"/>
          <w:color w:val="FF0000"/>
        </w:rPr>
        <w:t xml:space="preserve"> Reply Choice 3</w:t>
      </w:r>
      <w:r w:rsidRPr="001F42D3">
        <w:rPr>
          <w:noProof w:val="0"/>
        </w:rPr>
        <w:t>&lt;/wctp-ReplyChoice&gt;</w:t>
      </w:r>
    </w:p>
    <w:p w14:paraId="1C032972" w14:textId="77777777" w:rsidR="00B11855" w:rsidRPr="001F42D3" w:rsidRDefault="003D003E" w:rsidP="00AE6681">
      <w:pPr>
        <w:pStyle w:val="TableXML"/>
        <w:rPr>
          <w:noProof w:val="0"/>
        </w:rPr>
      </w:pPr>
      <w:r w:rsidRPr="001F42D3">
        <w:rPr>
          <w:noProof w:val="0"/>
        </w:rPr>
        <w:t xml:space="preserve">                &lt;/wctp-ChoicePair&gt;</w:t>
      </w:r>
    </w:p>
    <w:p w14:paraId="00E95183" w14:textId="5A46A263" w:rsidR="00430811" w:rsidRPr="001F42D3" w:rsidRDefault="00430811" w:rsidP="00AE6681">
      <w:pPr>
        <w:pStyle w:val="TableXML"/>
        <w:rPr>
          <w:noProof w:val="0"/>
        </w:rPr>
      </w:pPr>
      <w:r w:rsidRPr="001F42D3">
        <w:rPr>
          <w:noProof w:val="0"/>
        </w:rPr>
        <w:t xml:space="preserve">                &lt;wctp-SendChoice actionURI="uriPrefix://action?id=123" actionURIPurpose=”purpose” &gt;Send Choice 1&lt;/wctp-SendChoice&gt;</w:t>
      </w:r>
    </w:p>
    <w:p w14:paraId="4059B861" w14:textId="77777777" w:rsidR="00B11855" w:rsidRPr="001F42D3" w:rsidRDefault="003D003E" w:rsidP="00AE6681">
      <w:pPr>
        <w:pStyle w:val="TableXML"/>
        <w:rPr>
          <w:noProof w:val="0"/>
        </w:rPr>
      </w:pPr>
      <w:r w:rsidRPr="001F42D3">
        <w:rPr>
          <w:noProof w:val="0"/>
        </w:rPr>
        <w:t xml:space="preserve">            &lt;/wctp-MCR&gt;</w:t>
      </w:r>
    </w:p>
    <w:p w14:paraId="4D034365" w14:textId="77777777" w:rsidR="00B11855" w:rsidRPr="001F42D3" w:rsidRDefault="003D003E" w:rsidP="00AE6681">
      <w:pPr>
        <w:pStyle w:val="TableXML"/>
        <w:rPr>
          <w:noProof w:val="0"/>
        </w:rPr>
      </w:pPr>
      <w:r w:rsidRPr="001F42D3">
        <w:rPr>
          <w:noProof w:val="0"/>
        </w:rPr>
        <w:t xml:space="preserve">        &lt;/wctp-Payload&gt;</w:t>
      </w:r>
    </w:p>
    <w:p w14:paraId="113D5196" w14:textId="77777777" w:rsidR="00B11855" w:rsidRPr="001F42D3" w:rsidRDefault="003D003E" w:rsidP="00AE6681">
      <w:pPr>
        <w:pStyle w:val="TableXML"/>
        <w:rPr>
          <w:noProof w:val="0"/>
        </w:rPr>
      </w:pPr>
      <w:r w:rsidRPr="001F42D3">
        <w:rPr>
          <w:noProof w:val="0"/>
        </w:rPr>
        <w:t xml:space="preserve">    &lt;/wctp-SubmitRequest&gt;</w:t>
      </w:r>
    </w:p>
    <w:p w14:paraId="786F9D70" w14:textId="77777777" w:rsidR="00B11855" w:rsidRPr="001F42D3" w:rsidRDefault="003D003E" w:rsidP="00AE6681">
      <w:pPr>
        <w:pStyle w:val="TableXML"/>
        <w:rPr>
          <w:noProof w:val="0"/>
        </w:rPr>
      </w:pPr>
      <w:r w:rsidRPr="001F42D3">
        <w:rPr>
          <w:noProof w:val="0"/>
        </w:rPr>
        <w:t>&lt;/wctp-Operation&gt;</w:t>
      </w:r>
    </w:p>
    <w:p w14:paraId="6E7962B8" w14:textId="77777777" w:rsidR="004F1718" w:rsidRPr="001F42D3" w:rsidRDefault="004F1718" w:rsidP="00AF07D0">
      <w:pPr>
        <w:pStyle w:val="BodyText"/>
      </w:pPr>
    </w:p>
    <w:p w14:paraId="78F9F80E" w14:textId="2ACA6E4B" w:rsidR="00B11855" w:rsidRPr="001F42D3" w:rsidRDefault="003D003E" w:rsidP="00AF07D0">
      <w:pPr>
        <w:pStyle w:val="BodyText"/>
      </w:pPr>
      <w:r w:rsidRPr="001F42D3">
        <w:t xml:space="preserve">When using a paired MCR the selectable values presented to the endpoint device operator are in the wctp-SendChoice elements. Once selected the correlated reply value sent to the WCTP client (the ACM </w:t>
      </w:r>
      <w:r w:rsidR="009E2B46" w:rsidRPr="001F42D3">
        <w:t>Alert Manager</w:t>
      </w:r>
      <w:r w:rsidRPr="001F42D3">
        <w:t>) is in the wctp-ReplyChoice element.</w:t>
      </w:r>
    </w:p>
    <w:p w14:paraId="069129BD" w14:textId="500BC741" w:rsidR="00430811" w:rsidRPr="001F42D3" w:rsidRDefault="00430811" w:rsidP="00AF07D0">
      <w:pPr>
        <w:pStyle w:val="BodyText"/>
      </w:pPr>
      <w:r w:rsidRPr="001F42D3">
        <w:t xml:space="preserve">Selecting the wctp-SendChoice with the optional actionURI parameter included will indicate this response back to the AM </w:t>
      </w:r>
      <w:r w:rsidR="00BC309B" w:rsidRPr="001F42D3">
        <w:t>Actor</w:t>
      </w:r>
      <w:r w:rsidRPr="001F42D3">
        <w:t xml:space="preserve"> and open the URI on the device.</w:t>
      </w:r>
    </w:p>
    <w:p w14:paraId="28AE3915" w14:textId="11849FC7" w:rsidR="00B11855" w:rsidRPr="001F42D3" w:rsidRDefault="00CE1CA8" w:rsidP="00B34AEB">
      <w:pPr>
        <w:pStyle w:val="Heading3"/>
        <w:numPr>
          <w:ilvl w:val="0"/>
          <w:numId w:val="0"/>
        </w:numPr>
        <w:rPr>
          <w:noProof w:val="0"/>
        </w:rPr>
      </w:pPr>
      <w:bookmarkStart w:id="2141" w:name="_Toc401769919"/>
      <w:bookmarkStart w:id="2142" w:name="_Toc214889837"/>
      <w:r w:rsidRPr="001F42D3">
        <w:rPr>
          <w:noProof w:val="0"/>
        </w:rPr>
        <w:t xml:space="preserve">K.8.7 </w:t>
      </w:r>
      <w:r w:rsidR="003D003E" w:rsidRPr="001F42D3">
        <w:rPr>
          <w:noProof w:val="0"/>
        </w:rPr>
        <w:t>IHE PCD-06</w:t>
      </w:r>
      <w:r w:rsidR="00B71DAC" w:rsidRPr="001F42D3">
        <w:rPr>
          <w:noProof w:val="0"/>
        </w:rPr>
        <w:t xml:space="preserve"> – </w:t>
      </w:r>
      <w:r w:rsidR="003D003E" w:rsidRPr="001F42D3">
        <w:rPr>
          <w:noProof w:val="0"/>
        </w:rPr>
        <w:t>wctp-SubmitRequest – Call Back Phone Number</w:t>
      </w:r>
      <w:bookmarkEnd w:id="2141"/>
      <w:bookmarkEnd w:id="2142"/>
    </w:p>
    <w:p w14:paraId="3ED0A82E" w14:textId="0398E3DF" w:rsidR="00B11855" w:rsidRPr="001F42D3" w:rsidRDefault="003D003E" w:rsidP="00AF07D0">
      <w:pPr>
        <w:pStyle w:val="BodyText"/>
      </w:pPr>
      <w:r w:rsidRPr="001F42D3">
        <w:t xml:space="preserve">The following ACM </w:t>
      </w:r>
      <w:r w:rsidR="00CA3A2C" w:rsidRPr="001F42D3">
        <w:t>Profile</w:t>
      </w:r>
      <w:r w:rsidRPr="001F42D3">
        <w:t xml:space="preserve"> proprietary extensions to the wctp-SubmitRequest are used to convey the </w:t>
      </w:r>
      <w:r w:rsidR="006D613E" w:rsidRPr="001F42D3">
        <w:t>HL7</w:t>
      </w:r>
      <w:r w:rsidR="00995105" w:rsidRPr="001F42D3">
        <w:t xml:space="preserve"> </w:t>
      </w:r>
      <w:r w:rsidRPr="001F42D3">
        <w:t xml:space="preserve">Call Back Phone Number from the ACM </w:t>
      </w:r>
      <w:r w:rsidR="009E2B46" w:rsidRPr="001F42D3">
        <w:t>Alert Manager</w:t>
      </w:r>
      <w:r w:rsidRPr="001F42D3">
        <w:t xml:space="preserve"> to the ACM </w:t>
      </w:r>
      <w:r w:rsidR="00916BBE" w:rsidRPr="001F42D3">
        <w:t>Alert Communicator</w:t>
      </w:r>
      <w:r w:rsidRPr="001F42D3">
        <w:t>.</w:t>
      </w:r>
    </w:p>
    <w:p w14:paraId="65D0C679" w14:textId="6EE7E54C" w:rsidR="00B11855" w:rsidRPr="001F42D3" w:rsidRDefault="003D003E" w:rsidP="00AF07D0">
      <w:pPr>
        <w:pStyle w:val="BodyText"/>
      </w:pPr>
      <w:r w:rsidRPr="001F42D3">
        <w:t xml:space="preserve">The WCTP 1.3r1 interface specification that is the basis for ACM </w:t>
      </w:r>
      <w:r w:rsidR="009E2B46" w:rsidRPr="001F42D3">
        <w:t>Alert Manager</w:t>
      </w:r>
      <w:r w:rsidRPr="001F42D3">
        <w:t xml:space="preserve"> – </w:t>
      </w:r>
      <w:r w:rsidR="00916BBE" w:rsidRPr="001F42D3">
        <w:t>Alert Communicator</w:t>
      </w:r>
      <w:r w:rsidRPr="001F42D3">
        <w:t xml:space="preserve"> communication does not support the ability to pass other than a client request contact phone number in association with a message submit request. For this reason the ACM </w:t>
      </w:r>
      <w:r w:rsidR="00CA3A2C" w:rsidRPr="001F42D3">
        <w:t>Profile</w:t>
      </w:r>
      <w:r w:rsidRPr="001F42D3">
        <w:t xml:space="preserve"> is required to extend the WCTP 1.3r1 interface specification in a backward transparent manner in order to convey the </w:t>
      </w:r>
      <w:r w:rsidR="006D613E" w:rsidRPr="001F42D3">
        <w:t>HL7</w:t>
      </w:r>
      <w:r w:rsidR="00995105" w:rsidRPr="001F42D3">
        <w:t xml:space="preserve"> </w:t>
      </w:r>
      <w:r w:rsidRPr="001F42D3">
        <w:t xml:space="preserve">Call Back Phone Number (OBR-17) from the ACM </w:t>
      </w:r>
      <w:r w:rsidR="00647994" w:rsidRPr="001F42D3">
        <w:t>PCD-04</w:t>
      </w:r>
      <w:r w:rsidRPr="001F42D3">
        <w:t xml:space="preserve"> </w:t>
      </w:r>
      <w:r w:rsidR="006D613E" w:rsidRPr="001F42D3">
        <w:t>HL7</w:t>
      </w:r>
      <w:r w:rsidR="00995105" w:rsidRPr="001F42D3">
        <w:t xml:space="preserve"> </w:t>
      </w:r>
      <w:r w:rsidRPr="001F42D3">
        <w:t xml:space="preserve">message received by the ACM </w:t>
      </w:r>
      <w:r w:rsidR="009E2B46" w:rsidRPr="001F42D3">
        <w:t>Alert Manager</w:t>
      </w:r>
      <w:r w:rsidRPr="001F42D3">
        <w:t xml:space="preserve"> from the ACM </w:t>
      </w:r>
      <w:r w:rsidR="009E2B46" w:rsidRPr="001F42D3">
        <w:t>Alert Reporter</w:t>
      </w:r>
      <w:r w:rsidRPr="001F42D3">
        <w:t xml:space="preserve"> for sending to the ACM </w:t>
      </w:r>
      <w:r w:rsidR="00916BBE" w:rsidRPr="001F42D3">
        <w:t>Alert Communicator</w:t>
      </w:r>
      <w:r w:rsidRPr="001F42D3">
        <w:t>.</w:t>
      </w:r>
    </w:p>
    <w:p w14:paraId="155B0107" w14:textId="7025D2D3" w:rsidR="00B11855" w:rsidRPr="001F42D3" w:rsidRDefault="003D003E" w:rsidP="00AF07D0">
      <w:pPr>
        <w:pStyle w:val="BodyText"/>
      </w:pPr>
      <w:r w:rsidRPr="001F42D3">
        <w:t xml:space="preserve">In order for the WCTP server (the ACM </w:t>
      </w:r>
      <w:r w:rsidR="00916BBE" w:rsidRPr="001F42D3">
        <w:t>Alert Communicator</w:t>
      </w:r>
      <w:r w:rsidRPr="001F42D3">
        <w:t xml:space="preserve">) to signal its willingness to receive and potentially support IHE ACM </w:t>
      </w:r>
      <w:r w:rsidR="00CA3A2C" w:rsidRPr="001F42D3">
        <w:t>Profile</w:t>
      </w:r>
      <w:r w:rsidRPr="001F42D3">
        <w:t xml:space="preserve"> evidentiary data extensions to WCTP 1.3r1, per the extensions mechanism defined in </w:t>
      </w:r>
      <w:r w:rsidR="00EE799D" w:rsidRPr="001F42D3">
        <w:t>Section</w:t>
      </w:r>
      <w:r w:rsidRPr="001F42D3">
        <w:t xml:space="preserve"> 3.6 Protocol Version of the WCTP 1.3r1 interface specification, the DTD response value shall be “</w:t>
      </w:r>
      <w:r w:rsidR="00E64CD9" w:rsidRPr="001F42D3">
        <w:t>wctp-dtd-ihepcd-pcd06-v1r1</w:t>
      </w:r>
      <w:r w:rsidRPr="001F42D3">
        <w:t xml:space="preserve">” to indicate support for reception of the Call Back Phone Number extension to WCTP 1.3r1. This version shall presume at a minimum WCTP version 1.3r1 capabilities, with primary emphasis on the ability of the WCTP server (ACM </w:t>
      </w:r>
      <w:r w:rsidR="00916BBE" w:rsidRPr="001F42D3">
        <w:t>Alert Communicator</w:t>
      </w:r>
      <w:r w:rsidRPr="001F42D3">
        <w:t xml:space="preserve">) to support paired MCR if sent in a wctp-SubmitRequest message from the WCTP client (the ACM </w:t>
      </w:r>
      <w:r w:rsidR="009E2B46" w:rsidRPr="001F42D3">
        <w:t>Alert Manager</w:t>
      </w:r>
      <w:r w:rsidRPr="001F42D3">
        <w:t xml:space="preserve">) to the WCTP server (the ACM </w:t>
      </w:r>
      <w:r w:rsidR="00916BBE" w:rsidRPr="001F42D3">
        <w:t>Alert Communicator</w:t>
      </w:r>
      <w:r w:rsidRPr="001F42D3">
        <w:t>).</w:t>
      </w:r>
    </w:p>
    <w:p w14:paraId="5F4320B0" w14:textId="77777777" w:rsidR="00B11855" w:rsidRPr="001F42D3" w:rsidRDefault="003D003E" w:rsidP="00AF07D0">
      <w:pPr>
        <w:pStyle w:val="BodyText"/>
      </w:pPr>
      <w:r w:rsidRPr="001F42D3">
        <w:t xml:space="preserve">On wctp-SubmitRequest messages the WCTP 1.3r1 interface specification supports a choice of one of wctp-Alphanumeric (simple text with no MCR), wctp-TransparentData (binary encoded data), or wctp-MCR (simple text accompanied with either unpaired or paired MCR). Since only smarter devices, associated with the newest WCTP implementations, are expected to make use of </w:t>
      </w:r>
      <w:r w:rsidRPr="001F42D3">
        <w:lastRenderedPageBreak/>
        <w:t xml:space="preserve">the additional alert evidentiary information in the PCD-06 transaction and so as to offload simple non-MCR message WCTP implementations from having to ignore the extensions, the wctp-MCR element tree has been selected as the extension point for the WCM related additional XML elements. </w:t>
      </w:r>
    </w:p>
    <w:p w14:paraId="2D49F427" w14:textId="52E42334" w:rsidR="00B11855" w:rsidRPr="001F42D3" w:rsidRDefault="003D003E" w:rsidP="00AF07D0">
      <w:pPr>
        <w:pStyle w:val="BodyText"/>
      </w:pPr>
      <w:r w:rsidRPr="001F42D3">
        <w:t xml:space="preserve">In order to pass the Call Back Phone Number used for the ACM nurse call use case for telephony call back to the patient in the room, or for the ACM laboratory results/observations use case for telephony call back to the results provider/order filler for any required results/observation read back, the following additional WCTP XML element is defined specifically to pass the telephony dial back string from the ACM </w:t>
      </w:r>
      <w:r w:rsidR="009E2B46" w:rsidRPr="001F42D3">
        <w:t>Alert Manager</w:t>
      </w:r>
      <w:r w:rsidRPr="001F42D3">
        <w:t xml:space="preserve"> to the ACM </w:t>
      </w:r>
      <w:r w:rsidR="00916BBE" w:rsidRPr="001F42D3">
        <w:t>Alert Communicator</w:t>
      </w:r>
      <w:r w:rsidRPr="001F42D3">
        <w:t xml:space="preserve"> by means able to be more deterministically referenced than simply including the string in the message text sent to the endpoint communication device operator.</w:t>
      </w:r>
    </w:p>
    <w:p w14:paraId="2D685C8A" w14:textId="17E0B171" w:rsidR="0021200B" w:rsidRPr="001F42D3" w:rsidRDefault="0021200B" w:rsidP="00AF07D0">
      <w:pPr>
        <w:pStyle w:val="BodyText"/>
      </w:pPr>
      <w:r w:rsidRPr="001F42D3">
        <w:t>Telephony call back functionality can also be implemented via the actionURI element.</w:t>
      </w:r>
    </w:p>
    <w:p w14:paraId="09284B72" w14:textId="77777777" w:rsidR="00B11855" w:rsidRPr="001F42D3" w:rsidRDefault="00B11855" w:rsidP="00CF5627">
      <w:pPr>
        <w:pStyle w:val="BodyText"/>
      </w:pPr>
    </w:p>
    <w:p w14:paraId="69E30EA2" w14:textId="77777777" w:rsidR="00B11855" w:rsidRPr="001F42D3" w:rsidRDefault="003D003E" w:rsidP="00AF07D0">
      <w:pPr>
        <w:pStyle w:val="TableXML"/>
        <w:rPr>
          <w:noProof w:val="0"/>
        </w:rPr>
      </w:pPr>
      <w:r w:rsidRPr="001F42D3">
        <w:rPr>
          <w:noProof w:val="0"/>
        </w:rPr>
        <w:tab/>
        <w:t>&lt;wctp-IHEPCDDialback String=”</w:t>
      </w:r>
      <w:r w:rsidRPr="001F42D3">
        <w:rPr>
          <w:noProof w:val="0"/>
          <w:color w:val="FF0000"/>
        </w:rPr>
        <w:t>telephony dial string</w:t>
      </w:r>
      <w:r w:rsidRPr="001F42D3">
        <w:rPr>
          <w:noProof w:val="0"/>
        </w:rPr>
        <w:t>” /&gt;</w:t>
      </w:r>
    </w:p>
    <w:p w14:paraId="31C64D0D" w14:textId="0B062B07" w:rsidR="00B11855" w:rsidRPr="001F42D3" w:rsidRDefault="00CE1CA8" w:rsidP="00B34AEB">
      <w:pPr>
        <w:pStyle w:val="Heading3"/>
        <w:numPr>
          <w:ilvl w:val="0"/>
          <w:numId w:val="0"/>
        </w:numPr>
        <w:rPr>
          <w:noProof w:val="0"/>
        </w:rPr>
      </w:pPr>
      <w:bookmarkStart w:id="2143" w:name="_Toc497485687"/>
      <w:bookmarkStart w:id="2144" w:name="_Toc497486024"/>
      <w:bookmarkStart w:id="2145" w:name="_Toc497486251"/>
      <w:bookmarkStart w:id="2146" w:name="_Toc497486528"/>
      <w:bookmarkStart w:id="2147" w:name="_Toc497486755"/>
      <w:bookmarkStart w:id="2148" w:name="_Toc497493624"/>
      <w:bookmarkStart w:id="2149" w:name="_Toc401769920"/>
      <w:bookmarkStart w:id="2150" w:name="_Toc214889838"/>
      <w:bookmarkEnd w:id="2143"/>
      <w:bookmarkEnd w:id="2144"/>
      <w:bookmarkEnd w:id="2145"/>
      <w:bookmarkEnd w:id="2146"/>
      <w:bookmarkEnd w:id="2147"/>
      <w:bookmarkEnd w:id="2148"/>
      <w:r w:rsidRPr="001F42D3">
        <w:rPr>
          <w:noProof w:val="0"/>
        </w:rPr>
        <w:t xml:space="preserve">K.8.8 </w:t>
      </w:r>
      <w:r w:rsidR="003D003E" w:rsidRPr="001F42D3">
        <w:rPr>
          <w:noProof w:val="0"/>
        </w:rPr>
        <w:t xml:space="preserve">IHE PCD-07 </w:t>
      </w:r>
      <w:r w:rsidR="00B71DAC" w:rsidRPr="001F42D3">
        <w:rPr>
          <w:noProof w:val="0"/>
        </w:rPr>
        <w:t>–</w:t>
      </w:r>
      <w:r w:rsidR="003D003E" w:rsidRPr="001F42D3">
        <w:rPr>
          <w:noProof w:val="0"/>
        </w:rPr>
        <w:t xml:space="preserve"> Synchronous response to wctp-SubmitRequest – Received by communications status update</w:t>
      </w:r>
      <w:bookmarkEnd w:id="2149"/>
      <w:bookmarkEnd w:id="2150"/>
    </w:p>
    <w:p w14:paraId="1F86B54E" w14:textId="3895044D" w:rsidR="00B11855" w:rsidRPr="001F42D3" w:rsidRDefault="003D003E" w:rsidP="007822F8">
      <w:pPr>
        <w:pStyle w:val="BodyText"/>
      </w:pPr>
      <w:r w:rsidRPr="001F42D3">
        <w:t xml:space="preserve">This message is used by the ACM </w:t>
      </w:r>
      <w:r w:rsidR="00916BBE" w:rsidRPr="001F42D3">
        <w:t>Alert Communicator</w:t>
      </w:r>
      <w:r w:rsidRPr="001F42D3">
        <w:t xml:space="preserve"> to convey immediate request status responses to the ACM </w:t>
      </w:r>
      <w:r w:rsidR="009E2B46" w:rsidRPr="001F42D3">
        <w:t>Alert Manager</w:t>
      </w:r>
      <w:r w:rsidRPr="001F42D3">
        <w:t xml:space="preserve"> while the submit request initiating TCP connection is still open. This is the means by which the PCD-07 status indication of </w:t>
      </w:r>
      <w:r w:rsidRPr="001F42D3">
        <w:rPr>
          <w:rStyle w:val="Strong"/>
        </w:rPr>
        <w:t>Received by communications</w:t>
      </w:r>
      <w:r w:rsidRPr="001F42D3">
        <w:t xml:space="preserve"> (accepted by WCTP gateway) is conveyed from the ACM </w:t>
      </w:r>
      <w:r w:rsidR="00916BBE" w:rsidRPr="001F42D3">
        <w:t>Alert Communicator</w:t>
      </w:r>
      <w:r w:rsidRPr="001F42D3">
        <w:t xml:space="preserve"> to the ACM </w:t>
      </w:r>
      <w:r w:rsidR="009E2B46" w:rsidRPr="001F42D3">
        <w:t>Alert Manager</w:t>
      </w:r>
      <w:r w:rsidRPr="001F42D3">
        <w:t>.</w:t>
      </w:r>
    </w:p>
    <w:p w14:paraId="0DE6330D" w14:textId="7B21C119" w:rsidR="00B11855" w:rsidRPr="001F42D3" w:rsidRDefault="003D003E" w:rsidP="007822F8">
      <w:pPr>
        <w:pStyle w:val="BodyText"/>
      </w:pPr>
      <w:r w:rsidRPr="001F42D3">
        <w:t xml:space="preserve">The following is an indication of the successful queuing of a message from the ACM </w:t>
      </w:r>
      <w:r w:rsidR="009E2B46" w:rsidRPr="001F42D3">
        <w:t>Alert Manager</w:t>
      </w:r>
      <w:r w:rsidRPr="001F42D3">
        <w:t xml:space="preserve"> to the ACM </w:t>
      </w:r>
      <w:r w:rsidR="00916BBE" w:rsidRPr="001F42D3">
        <w:t>Alert Communicator</w:t>
      </w:r>
      <w:r w:rsidRPr="001F42D3">
        <w:t>.</w:t>
      </w:r>
    </w:p>
    <w:p w14:paraId="534138A9" w14:textId="77777777" w:rsidR="00B11855" w:rsidRPr="001F42D3" w:rsidRDefault="00B11855" w:rsidP="00CF5627">
      <w:pPr>
        <w:pStyle w:val="BodyText"/>
      </w:pPr>
    </w:p>
    <w:p w14:paraId="08279B6B" w14:textId="77777777" w:rsidR="00B11855" w:rsidRPr="001F42D3" w:rsidRDefault="003D003E" w:rsidP="00AF07D0">
      <w:pPr>
        <w:pStyle w:val="TableXML"/>
        <w:rPr>
          <w:noProof w:val="0"/>
        </w:rPr>
      </w:pPr>
      <w:r w:rsidRPr="001F42D3">
        <w:rPr>
          <w:noProof w:val="0"/>
        </w:rPr>
        <w:t>&lt;?xml version="1.0"?&gt;</w:t>
      </w:r>
    </w:p>
    <w:p w14:paraId="7281FA2F"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7F67E49E"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 wctpToken="11AA"&gt;</w:t>
      </w:r>
    </w:p>
    <w:p w14:paraId="4FBA71DD" w14:textId="77777777" w:rsidR="00B11855" w:rsidRPr="001F42D3" w:rsidRDefault="003D003E" w:rsidP="00AF07D0">
      <w:pPr>
        <w:pStyle w:val="TableXML"/>
        <w:rPr>
          <w:noProof w:val="0"/>
        </w:rPr>
      </w:pPr>
      <w:r w:rsidRPr="001F42D3">
        <w:rPr>
          <w:noProof w:val="0"/>
        </w:rPr>
        <w:t xml:space="preserve">    &lt;wctp-Confirmation&gt;</w:t>
      </w:r>
    </w:p>
    <w:p w14:paraId="3EAF1DDA" w14:textId="77777777" w:rsidR="00B11855" w:rsidRPr="001F42D3" w:rsidRDefault="003D003E" w:rsidP="00AF07D0">
      <w:pPr>
        <w:pStyle w:val="TableXML"/>
        <w:rPr>
          <w:noProof w:val="0"/>
        </w:rPr>
      </w:pPr>
      <w:r w:rsidRPr="001F42D3">
        <w:rPr>
          <w:noProof w:val="0"/>
        </w:rPr>
        <w:t xml:space="preserve">        &lt;wctp-Success successCode="200" successText="Accepted"&gt;</w:t>
      </w:r>
      <w:r w:rsidRPr="001F42D3">
        <w:rPr>
          <w:noProof w:val="0"/>
          <w:color w:val="FF0000"/>
        </w:rPr>
        <w:t>comment</w:t>
      </w:r>
      <w:r w:rsidRPr="001F42D3">
        <w:rPr>
          <w:noProof w:val="0"/>
        </w:rPr>
        <w:t>&lt;/wctp-Success&gt;</w:t>
      </w:r>
    </w:p>
    <w:p w14:paraId="5F19039E" w14:textId="77777777" w:rsidR="00B11855" w:rsidRPr="001F42D3" w:rsidRDefault="003D003E" w:rsidP="00AF07D0">
      <w:pPr>
        <w:pStyle w:val="TableXML"/>
        <w:rPr>
          <w:noProof w:val="0"/>
        </w:rPr>
      </w:pPr>
      <w:r w:rsidRPr="001F42D3">
        <w:rPr>
          <w:noProof w:val="0"/>
        </w:rPr>
        <w:t xml:space="preserve">    &lt;/wctp-Confirmation&gt;</w:t>
      </w:r>
    </w:p>
    <w:p w14:paraId="5DACB2EB" w14:textId="77777777" w:rsidR="00B11855" w:rsidRPr="001F42D3" w:rsidRDefault="003D003E" w:rsidP="00AF07D0">
      <w:pPr>
        <w:pStyle w:val="TableXML"/>
        <w:rPr>
          <w:noProof w:val="0"/>
        </w:rPr>
      </w:pPr>
      <w:r w:rsidRPr="001F42D3">
        <w:rPr>
          <w:noProof w:val="0"/>
        </w:rPr>
        <w:t>&lt;/wctp-Operation&gt;</w:t>
      </w:r>
    </w:p>
    <w:p w14:paraId="47707DFF" w14:textId="77777777" w:rsidR="004F1718" w:rsidRPr="001F42D3" w:rsidRDefault="004F1718" w:rsidP="00CF5627">
      <w:pPr>
        <w:pStyle w:val="BodyText"/>
      </w:pPr>
    </w:p>
    <w:p w14:paraId="779CFD97" w14:textId="0422F2AB" w:rsidR="00B11855" w:rsidRPr="001F42D3" w:rsidRDefault="003D003E" w:rsidP="00AF07D0">
      <w:pPr>
        <w:pStyle w:val="BodyText"/>
      </w:pPr>
      <w:r w:rsidRPr="001F42D3">
        <w:t xml:space="preserve">The following is an indication of the failed attempt to queue a message from the ACM </w:t>
      </w:r>
      <w:r w:rsidR="009E2B46" w:rsidRPr="001F42D3">
        <w:t>Alert Manager</w:t>
      </w:r>
      <w:r w:rsidRPr="001F42D3">
        <w:t xml:space="preserve"> to the ACM </w:t>
      </w:r>
      <w:r w:rsidR="00916BBE" w:rsidRPr="001F42D3">
        <w:t>Alert Communicator</w:t>
      </w:r>
      <w:r w:rsidRPr="001F42D3">
        <w:t>.</w:t>
      </w:r>
    </w:p>
    <w:p w14:paraId="5CB972C1" w14:textId="77777777" w:rsidR="00B11855" w:rsidRPr="001F42D3" w:rsidRDefault="00B11855" w:rsidP="00CF5627">
      <w:pPr>
        <w:pStyle w:val="BodyText"/>
      </w:pPr>
    </w:p>
    <w:p w14:paraId="51743B57" w14:textId="77777777" w:rsidR="00B11855" w:rsidRPr="001F42D3" w:rsidRDefault="003D003E" w:rsidP="00AF07D0">
      <w:pPr>
        <w:pStyle w:val="TableXML"/>
        <w:rPr>
          <w:noProof w:val="0"/>
        </w:rPr>
      </w:pPr>
      <w:r w:rsidRPr="001F42D3">
        <w:rPr>
          <w:noProof w:val="0"/>
        </w:rPr>
        <w:t>&lt;?xml version="1.0"?&gt;</w:t>
      </w:r>
    </w:p>
    <w:p w14:paraId="731561A7"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165036D6"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 wctpToken="11AA"&gt;</w:t>
      </w:r>
    </w:p>
    <w:p w14:paraId="1E546A43" w14:textId="77777777" w:rsidR="00B11855" w:rsidRPr="001F42D3" w:rsidRDefault="003D003E" w:rsidP="00AF07D0">
      <w:pPr>
        <w:pStyle w:val="TableXML"/>
        <w:rPr>
          <w:noProof w:val="0"/>
        </w:rPr>
      </w:pPr>
      <w:r w:rsidRPr="001F42D3">
        <w:rPr>
          <w:noProof w:val="0"/>
        </w:rPr>
        <w:t xml:space="preserve">    &lt;wctp-Confirmation&gt;</w:t>
      </w:r>
    </w:p>
    <w:p w14:paraId="277D60DC" w14:textId="77777777" w:rsidR="00B11855" w:rsidRPr="001F42D3" w:rsidRDefault="003D003E" w:rsidP="00AF07D0">
      <w:pPr>
        <w:pStyle w:val="TableXML"/>
        <w:rPr>
          <w:noProof w:val="0"/>
        </w:rPr>
      </w:pPr>
      <w:r w:rsidRPr="001F42D3">
        <w:rPr>
          <w:noProof w:val="0"/>
        </w:rPr>
        <w:lastRenderedPageBreak/>
        <w:t xml:space="preserve">        &lt;wctp-Failure errorCode="500" errorText="Timeout"&gt;</w:t>
      </w:r>
      <w:r w:rsidRPr="001F42D3">
        <w:rPr>
          <w:noProof w:val="0"/>
          <w:color w:val="FF0000"/>
        </w:rPr>
        <w:t>comment</w:t>
      </w:r>
      <w:r w:rsidRPr="001F42D3">
        <w:rPr>
          <w:noProof w:val="0"/>
        </w:rPr>
        <w:t>&lt;/wctp-Failure&gt;</w:t>
      </w:r>
    </w:p>
    <w:p w14:paraId="0FF9AD91" w14:textId="77777777" w:rsidR="00B11855" w:rsidRPr="001F42D3" w:rsidRDefault="003D003E" w:rsidP="00AF07D0">
      <w:pPr>
        <w:pStyle w:val="TableXML"/>
        <w:rPr>
          <w:noProof w:val="0"/>
        </w:rPr>
      </w:pPr>
      <w:r w:rsidRPr="001F42D3">
        <w:rPr>
          <w:noProof w:val="0"/>
        </w:rPr>
        <w:t xml:space="preserve">    &lt;/wctp-Confirmation&gt;</w:t>
      </w:r>
    </w:p>
    <w:p w14:paraId="78845EC0" w14:textId="77777777" w:rsidR="00B11855" w:rsidRPr="001F42D3" w:rsidRDefault="003D003E" w:rsidP="00AF07D0">
      <w:pPr>
        <w:pStyle w:val="TableXML"/>
        <w:rPr>
          <w:noProof w:val="0"/>
        </w:rPr>
      </w:pPr>
      <w:r w:rsidRPr="001F42D3">
        <w:rPr>
          <w:noProof w:val="0"/>
        </w:rPr>
        <w:t>&lt;/wctp-Operation&gt;</w:t>
      </w:r>
    </w:p>
    <w:p w14:paraId="67B71FDE" w14:textId="77777777" w:rsidR="004F1718" w:rsidRPr="001F42D3" w:rsidRDefault="004F1718" w:rsidP="00CF5627">
      <w:pPr>
        <w:pStyle w:val="BodyText"/>
      </w:pPr>
    </w:p>
    <w:p w14:paraId="27F58121" w14:textId="77777777" w:rsidR="00B11855" w:rsidRPr="001F42D3" w:rsidRDefault="003D003E" w:rsidP="00EE391A">
      <w:pPr>
        <w:pStyle w:val="BodyText"/>
      </w:pPr>
      <w:r w:rsidRPr="001F42D3">
        <w:t>Refer to the WCTP interface specification for all possible values for successCode and successText as well as errorCode and errorText.</w:t>
      </w:r>
    </w:p>
    <w:p w14:paraId="1067A71B" w14:textId="737EE53A" w:rsidR="00B11855" w:rsidRPr="001F42D3" w:rsidRDefault="00CE1CA8" w:rsidP="00B34AEB">
      <w:pPr>
        <w:pStyle w:val="Heading3"/>
        <w:numPr>
          <w:ilvl w:val="0"/>
          <w:numId w:val="0"/>
        </w:numPr>
        <w:rPr>
          <w:noProof w:val="0"/>
        </w:rPr>
      </w:pPr>
      <w:bookmarkStart w:id="2151" w:name="_Toc401769921"/>
      <w:bookmarkStart w:id="2152" w:name="_Toc214889839"/>
      <w:r w:rsidRPr="001F42D3">
        <w:rPr>
          <w:noProof w:val="0"/>
        </w:rPr>
        <w:t xml:space="preserve">K.8.9 </w:t>
      </w:r>
      <w:r w:rsidR="003D003E" w:rsidRPr="001F42D3">
        <w:rPr>
          <w:noProof w:val="0"/>
        </w:rPr>
        <w:t>wctp-PollForMessages – general poll (for Pre-Connectathon/Virtual Connectathon testing)</w:t>
      </w:r>
      <w:bookmarkEnd w:id="2151"/>
      <w:bookmarkEnd w:id="2152"/>
    </w:p>
    <w:p w14:paraId="738281A9" w14:textId="73823AF3" w:rsidR="00B11855" w:rsidRPr="001F42D3" w:rsidRDefault="003D003E" w:rsidP="00AF07D0">
      <w:pPr>
        <w:pStyle w:val="BodyText"/>
      </w:pPr>
      <w:r w:rsidRPr="001F42D3">
        <w:t xml:space="preserve">In a Pre-Connectathon or Virtual Connectathon environment where firewalls may not permit the ACM </w:t>
      </w:r>
      <w:r w:rsidR="00916BBE" w:rsidRPr="001F42D3">
        <w:t>Alert Communicator</w:t>
      </w:r>
      <w:r w:rsidRPr="001F42D3">
        <w:t xml:space="preserve"> to post asynchronous status updates and replies across the Internet there is a WCTP polling capability. As polling adds a potentially non-determinant delay in the ACM </w:t>
      </w:r>
      <w:r w:rsidR="009E2B46" w:rsidRPr="001F42D3">
        <w:t>Alert Manager</w:t>
      </w:r>
      <w:r w:rsidRPr="001F42D3">
        <w:t xml:space="preserve"> – </w:t>
      </w:r>
      <w:r w:rsidR="00916BBE" w:rsidRPr="001F42D3">
        <w:t>Alert Communicator</w:t>
      </w:r>
      <w:r w:rsidRPr="001F42D3">
        <w:t xml:space="preserve"> interaction times the use of polling is not for use during IHE Connectathon testing nor should it be used in live deployments where the non-determinant delay could increase patient safety risk.</w:t>
      </w:r>
    </w:p>
    <w:p w14:paraId="70B51BD7" w14:textId="77777777" w:rsidR="00B11855" w:rsidRPr="001F42D3" w:rsidRDefault="003D003E" w:rsidP="00AF07D0">
      <w:pPr>
        <w:pStyle w:val="BodyText"/>
      </w:pPr>
      <w:r w:rsidRPr="001F42D3">
        <w:t>The following poll is a general poll and not a poll for status or replies for any specific messages.</w:t>
      </w:r>
    </w:p>
    <w:p w14:paraId="6EF9F339" w14:textId="77777777" w:rsidR="00B11855" w:rsidRPr="001F42D3" w:rsidRDefault="00B11855" w:rsidP="00CF5627">
      <w:pPr>
        <w:pStyle w:val="BodyText"/>
      </w:pPr>
    </w:p>
    <w:p w14:paraId="05F4D61C" w14:textId="77777777" w:rsidR="00B11855" w:rsidRPr="001F42D3" w:rsidRDefault="003D003E" w:rsidP="00AF07D0">
      <w:pPr>
        <w:pStyle w:val="TableXML"/>
        <w:rPr>
          <w:noProof w:val="0"/>
        </w:rPr>
      </w:pPr>
      <w:r w:rsidRPr="001F42D3">
        <w:rPr>
          <w:noProof w:val="0"/>
        </w:rPr>
        <w:t>&lt;?xml version="1.0"?&gt;</w:t>
      </w:r>
    </w:p>
    <w:p w14:paraId="1CC6A227"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B476B91"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4DF65265" w14:textId="77777777" w:rsidR="00B11855" w:rsidRPr="001F42D3" w:rsidRDefault="003D003E" w:rsidP="00AF07D0">
      <w:pPr>
        <w:pStyle w:val="TableXML"/>
        <w:rPr>
          <w:noProof w:val="0"/>
        </w:rPr>
      </w:pPr>
      <w:r w:rsidRPr="001F42D3">
        <w:rPr>
          <w:noProof w:val="0"/>
        </w:rPr>
        <w:t xml:space="preserve">    &lt;wctp-PollForMessages pollerID="</w:t>
      </w:r>
      <w:r w:rsidRPr="001F42D3">
        <w:rPr>
          <w:noProof w:val="0"/>
          <w:color w:val="FF0000"/>
        </w:rPr>
        <w:t>poller ID</w:t>
      </w:r>
      <w:r w:rsidRPr="001F42D3">
        <w:rPr>
          <w:noProof w:val="0"/>
        </w:rPr>
        <w:t>" securityCode="</w:t>
      </w:r>
      <w:r w:rsidRPr="001F42D3">
        <w:rPr>
          <w:noProof w:val="0"/>
          <w:color w:val="FF0000"/>
        </w:rPr>
        <w:t>security code</w:t>
      </w:r>
      <w:r w:rsidRPr="001F42D3">
        <w:rPr>
          <w:noProof w:val="0"/>
        </w:rPr>
        <w:t>" maxMessagesInBatch="</w:t>
      </w:r>
      <w:r w:rsidRPr="001F42D3">
        <w:rPr>
          <w:noProof w:val="0"/>
          <w:color w:val="FF0000"/>
        </w:rPr>
        <w:t>batch size</w:t>
      </w:r>
      <w:r w:rsidRPr="001F42D3">
        <w:rPr>
          <w:noProof w:val="0"/>
        </w:rPr>
        <w:t>"/&gt;</w:t>
      </w:r>
    </w:p>
    <w:p w14:paraId="7DC3D9C9" w14:textId="77777777" w:rsidR="00B11855" w:rsidRPr="001F42D3" w:rsidRDefault="003D003E" w:rsidP="00AF07D0">
      <w:pPr>
        <w:pStyle w:val="TableXML"/>
        <w:rPr>
          <w:noProof w:val="0"/>
        </w:rPr>
      </w:pPr>
      <w:r w:rsidRPr="001F42D3">
        <w:rPr>
          <w:noProof w:val="0"/>
        </w:rPr>
        <w:t>&lt;/wctp-Operation&gt;</w:t>
      </w:r>
    </w:p>
    <w:p w14:paraId="1A4623A2" w14:textId="03A2ED76" w:rsidR="00B11855" w:rsidRPr="001F42D3" w:rsidRDefault="00CE1CA8" w:rsidP="00B34AEB">
      <w:pPr>
        <w:pStyle w:val="Heading3"/>
        <w:numPr>
          <w:ilvl w:val="0"/>
          <w:numId w:val="0"/>
        </w:numPr>
        <w:rPr>
          <w:noProof w:val="0"/>
        </w:rPr>
      </w:pPr>
      <w:bookmarkStart w:id="2153" w:name="_Toc497485690"/>
      <w:bookmarkStart w:id="2154" w:name="_Toc497486027"/>
      <w:bookmarkStart w:id="2155" w:name="_Toc497486254"/>
      <w:bookmarkStart w:id="2156" w:name="_Toc497486531"/>
      <w:bookmarkStart w:id="2157" w:name="_Toc497486758"/>
      <w:bookmarkStart w:id="2158" w:name="_Toc497493627"/>
      <w:bookmarkStart w:id="2159" w:name="_Toc401769922"/>
      <w:bookmarkStart w:id="2160" w:name="_Toc214889840"/>
      <w:bookmarkEnd w:id="2153"/>
      <w:bookmarkEnd w:id="2154"/>
      <w:bookmarkEnd w:id="2155"/>
      <w:bookmarkEnd w:id="2156"/>
      <w:bookmarkEnd w:id="2157"/>
      <w:bookmarkEnd w:id="2158"/>
      <w:r w:rsidRPr="001F42D3">
        <w:rPr>
          <w:noProof w:val="0"/>
        </w:rPr>
        <w:t xml:space="preserve">K.8.10 </w:t>
      </w:r>
      <w:r w:rsidR="003D003E" w:rsidRPr="001F42D3">
        <w:rPr>
          <w:noProof w:val="0"/>
        </w:rPr>
        <w:t>wctp-PollResponse – general poll (for Pre-Connectathon/Virtual Connectathon testing)</w:t>
      </w:r>
      <w:bookmarkEnd w:id="2159"/>
      <w:bookmarkEnd w:id="2160"/>
    </w:p>
    <w:p w14:paraId="0FD1C03E" w14:textId="6CC6991A" w:rsidR="00B11855" w:rsidRPr="001F42D3" w:rsidRDefault="003D003E" w:rsidP="00AF07D0">
      <w:pPr>
        <w:pStyle w:val="BodyText"/>
      </w:pPr>
      <w:r w:rsidRPr="001F42D3">
        <w:t xml:space="preserve">This is the general poll response sent by the ACM </w:t>
      </w:r>
      <w:r w:rsidR="00916BBE" w:rsidRPr="001F42D3">
        <w:t>Alert Communicator</w:t>
      </w:r>
      <w:r w:rsidRPr="001F42D3">
        <w:t xml:space="preserve"> to the ACM </w:t>
      </w:r>
      <w:r w:rsidR="009E2B46" w:rsidRPr="001F42D3">
        <w:t>Alert Manager</w:t>
      </w:r>
      <w:r w:rsidRPr="001F42D3">
        <w:t xml:space="preserve"> when the poll response is that no messages have status updates or replies.</w:t>
      </w:r>
    </w:p>
    <w:p w14:paraId="7CC8BB73" w14:textId="77777777" w:rsidR="00B11855" w:rsidRPr="001F42D3" w:rsidRDefault="00B11855" w:rsidP="00CF5627">
      <w:pPr>
        <w:pStyle w:val="BodyText"/>
      </w:pPr>
    </w:p>
    <w:p w14:paraId="3BCC1C12" w14:textId="77777777" w:rsidR="00B11855" w:rsidRPr="001F42D3" w:rsidRDefault="003D003E" w:rsidP="00AF07D0">
      <w:pPr>
        <w:pStyle w:val="TableXML"/>
        <w:rPr>
          <w:noProof w:val="0"/>
        </w:rPr>
      </w:pPr>
      <w:r w:rsidRPr="001F42D3">
        <w:rPr>
          <w:noProof w:val="0"/>
        </w:rPr>
        <w:t>&lt;?xml version="1.0"?&gt;</w:t>
      </w:r>
    </w:p>
    <w:p w14:paraId="205DAA98"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44664AB5" w14:textId="77777777" w:rsidR="00B11855" w:rsidRPr="001F42D3" w:rsidRDefault="003D003E" w:rsidP="00AF07D0">
      <w:pPr>
        <w:pStyle w:val="TableXML"/>
        <w:rPr>
          <w:noProof w:val="0"/>
        </w:rPr>
      </w:pPr>
      <w:r w:rsidRPr="001F42D3">
        <w:rPr>
          <w:noProof w:val="0"/>
        </w:rPr>
        <w:t>&lt;wctp-Operation wctpVersion="1.0"&gt;</w:t>
      </w:r>
    </w:p>
    <w:p w14:paraId="234CD227" w14:textId="77777777" w:rsidR="00B11855" w:rsidRPr="001F42D3" w:rsidRDefault="003D003E" w:rsidP="00AF07D0">
      <w:pPr>
        <w:pStyle w:val="TableXML"/>
        <w:rPr>
          <w:noProof w:val="0"/>
        </w:rPr>
      </w:pPr>
      <w:r w:rsidRPr="001F42D3">
        <w:rPr>
          <w:noProof w:val="0"/>
        </w:rPr>
        <w:t xml:space="preserve">    &lt;wctp-PollResponse minNextPollInterval=“</w:t>
      </w:r>
      <w:r w:rsidRPr="001F42D3">
        <w:rPr>
          <w:noProof w:val="0"/>
          <w:color w:val="FF0000"/>
        </w:rPr>
        <w:t>Next Poll Interval</w:t>
      </w:r>
      <w:r w:rsidRPr="001F42D3">
        <w:rPr>
          <w:noProof w:val="0"/>
        </w:rPr>
        <w:t>”&gt;</w:t>
      </w:r>
    </w:p>
    <w:p w14:paraId="5526F82F" w14:textId="77777777" w:rsidR="00B11855" w:rsidRPr="001F42D3" w:rsidRDefault="003D003E" w:rsidP="00AF07D0">
      <w:pPr>
        <w:pStyle w:val="TableXML"/>
        <w:rPr>
          <w:noProof w:val="0"/>
        </w:rPr>
      </w:pPr>
      <w:r w:rsidRPr="001F42D3">
        <w:rPr>
          <w:noProof w:val="0"/>
        </w:rPr>
        <w:t xml:space="preserve">        &lt;wctp-NoMessages/&gt;</w:t>
      </w:r>
    </w:p>
    <w:p w14:paraId="530C10FE" w14:textId="77777777" w:rsidR="00B11855" w:rsidRPr="001F42D3" w:rsidRDefault="003D003E" w:rsidP="00AF07D0">
      <w:pPr>
        <w:pStyle w:val="TableXML"/>
        <w:rPr>
          <w:noProof w:val="0"/>
        </w:rPr>
      </w:pPr>
      <w:r w:rsidRPr="001F42D3">
        <w:rPr>
          <w:noProof w:val="0"/>
        </w:rPr>
        <w:t xml:space="preserve">    &lt;/wctp-PollResponse&gt;</w:t>
      </w:r>
    </w:p>
    <w:p w14:paraId="10F4CC06" w14:textId="77777777" w:rsidR="00B11855" w:rsidRPr="001F42D3" w:rsidRDefault="003D003E" w:rsidP="00AF07D0">
      <w:pPr>
        <w:pStyle w:val="TableXML"/>
        <w:rPr>
          <w:noProof w:val="0"/>
        </w:rPr>
      </w:pPr>
      <w:r w:rsidRPr="001F42D3">
        <w:rPr>
          <w:noProof w:val="0"/>
        </w:rPr>
        <w:t>&lt;/wctp-Operation&gt;</w:t>
      </w:r>
    </w:p>
    <w:p w14:paraId="33C1F283" w14:textId="7B68DE31" w:rsidR="00B11855" w:rsidRPr="001F42D3" w:rsidRDefault="00CE1CA8" w:rsidP="00B34AEB">
      <w:pPr>
        <w:pStyle w:val="Heading3"/>
        <w:numPr>
          <w:ilvl w:val="0"/>
          <w:numId w:val="0"/>
        </w:numPr>
        <w:rPr>
          <w:noProof w:val="0"/>
        </w:rPr>
      </w:pPr>
      <w:bookmarkStart w:id="2161" w:name="_Toc497485692"/>
      <w:bookmarkStart w:id="2162" w:name="_Toc497486029"/>
      <w:bookmarkStart w:id="2163" w:name="_Toc497486256"/>
      <w:bookmarkStart w:id="2164" w:name="_Toc497486533"/>
      <w:bookmarkStart w:id="2165" w:name="_Toc497486760"/>
      <w:bookmarkStart w:id="2166" w:name="_Toc497493629"/>
      <w:bookmarkStart w:id="2167" w:name="_Toc401769923"/>
      <w:bookmarkStart w:id="2168" w:name="_Toc214889841"/>
      <w:bookmarkEnd w:id="2161"/>
      <w:bookmarkEnd w:id="2162"/>
      <w:bookmarkEnd w:id="2163"/>
      <w:bookmarkEnd w:id="2164"/>
      <w:bookmarkEnd w:id="2165"/>
      <w:bookmarkEnd w:id="2166"/>
      <w:r w:rsidRPr="001F42D3">
        <w:rPr>
          <w:noProof w:val="0"/>
        </w:rPr>
        <w:lastRenderedPageBreak/>
        <w:t xml:space="preserve">K.8.11 </w:t>
      </w:r>
      <w:r w:rsidR="003D003E" w:rsidRPr="001F42D3">
        <w:rPr>
          <w:noProof w:val="0"/>
        </w:rPr>
        <w:t>wctp-PollResponse message status update (for Pre-Connectathon/Virtual Connectathon testing)</w:t>
      </w:r>
      <w:bookmarkEnd w:id="2167"/>
      <w:bookmarkEnd w:id="2168"/>
    </w:p>
    <w:p w14:paraId="328166A1" w14:textId="1E6C7806" w:rsidR="00B11855" w:rsidRPr="001F42D3" w:rsidRDefault="003D003E" w:rsidP="00AF07D0">
      <w:pPr>
        <w:pStyle w:val="BodyText"/>
      </w:pPr>
      <w:r w:rsidRPr="001F42D3">
        <w:t xml:space="preserve">This is the general poll response sent by the ACM </w:t>
      </w:r>
      <w:r w:rsidR="00916BBE" w:rsidRPr="001F42D3">
        <w:t>Alert Communicator</w:t>
      </w:r>
      <w:r w:rsidRPr="001F42D3">
        <w:t xml:space="preserve"> to the ACM </w:t>
      </w:r>
      <w:r w:rsidR="009E2B46" w:rsidRPr="001F42D3">
        <w:t>Alert Manager</w:t>
      </w:r>
      <w:r w:rsidRPr="001F42D3">
        <w:t xml:space="preserve"> when the poll response is that a message has a status update. The value of </w:t>
      </w:r>
      <w:r w:rsidRPr="001F42D3">
        <w:rPr>
          <w:b/>
          <w:color w:val="FF0000"/>
        </w:rPr>
        <w:t>status update</w:t>
      </w:r>
      <w:r w:rsidRPr="001F42D3">
        <w:t xml:space="preserve"> can be any of “QUEUED”, “DELIVERED”, or “READ”.</w:t>
      </w:r>
    </w:p>
    <w:p w14:paraId="294AFC91" w14:textId="77777777" w:rsidR="00B11855" w:rsidRPr="001F42D3" w:rsidRDefault="00B11855" w:rsidP="00EE391A">
      <w:pPr>
        <w:pStyle w:val="BodyText"/>
      </w:pPr>
    </w:p>
    <w:p w14:paraId="3CC8047E" w14:textId="77777777" w:rsidR="00B11855" w:rsidRPr="001F42D3" w:rsidRDefault="003D003E" w:rsidP="00EE391A">
      <w:pPr>
        <w:pStyle w:val="TableXML"/>
        <w:rPr>
          <w:noProof w:val="0"/>
        </w:rPr>
      </w:pPr>
      <w:r w:rsidRPr="001F42D3">
        <w:rPr>
          <w:noProof w:val="0"/>
        </w:rPr>
        <w:t>&lt;?xml version="1.0"?&gt;</w:t>
      </w:r>
    </w:p>
    <w:p w14:paraId="606129FE" w14:textId="77777777" w:rsidR="00B11855" w:rsidRPr="001F42D3" w:rsidRDefault="003D003E" w:rsidP="00EE391A">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A94D569" w14:textId="77777777" w:rsidR="00B11855" w:rsidRPr="001F42D3" w:rsidRDefault="003D003E" w:rsidP="00EE391A">
      <w:pPr>
        <w:pStyle w:val="TableXML"/>
        <w:rPr>
          <w:noProof w:val="0"/>
        </w:rPr>
      </w:pPr>
      <w:r w:rsidRPr="001F42D3">
        <w:rPr>
          <w:noProof w:val="0"/>
        </w:rPr>
        <w:t>&lt;wctp-Operation wctpVersion="1.0"&gt;</w:t>
      </w:r>
    </w:p>
    <w:p w14:paraId="0ACBD259" w14:textId="77777777" w:rsidR="00B11855" w:rsidRPr="001F42D3" w:rsidRDefault="003D003E" w:rsidP="00EE391A">
      <w:pPr>
        <w:pStyle w:val="TableXML"/>
        <w:rPr>
          <w:noProof w:val="0"/>
        </w:rPr>
      </w:pPr>
      <w:r w:rsidRPr="001F42D3">
        <w:rPr>
          <w:noProof w:val="0"/>
        </w:rPr>
        <w:t xml:space="preserve">    &lt;wctp-PollResponse minNextPollInterval=“</w:t>
      </w:r>
      <w:r w:rsidRPr="001F42D3">
        <w:rPr>
          <w:noProof w:val="0"/>
          <w:color w:val="FF0000"/>
        </w:rPr>
        <w:t>Next Poll Interval</w:t>
      </w:r>
      <w:r w:rsidRPr="001F42D3">
        <w:rPr>
          <w:noProof w:val="0"/>
        </w:rPr>
        <w:t>”&gt;</w:t>
      </w:r>
    </w:p>
    <w:p w14:paraId="48515275" w14:textId="77777777" w:rsidR="00B11855" w:rsidRPr="001F42D3" w:rsidRDefault="003D003E" w:rsidP="00EE391A">
      <w:pPr>
        <w:pStyle w:val="TableXML"/>
        <w:rPr>
          <w:noProof w:val="0"/>
        </w:rPr>
      </w:pPr>
      <w:r w:rsidRPr="001F42D3">
        <w:rPr>
          <w:noProof w:val="0"/>
        </w:rPr>
        <w:t xml:space="preserve">        &lt;wctp-Message sequenceNo="</w:t>
      </w:r>
      <w:r w:rsidRPr="001F42D3">
        <w:rPr>
          <w:noProof w:val="0"/>
          <w:color w:val="FF0000"/>
        </w:rPr>
        <w:t>sequence number</w:t>
      </w:r>
      <w:r w:rsidRPr="001F42D3">
        <w:rPr>
          <w:noProof w:val="0"/>
        </w:rPr>
        <w:t>"&gt;</w:t>
      </w:r>
    </w:p>
    <w:p w14:paraId="72D54032" w14:textId="77777777" w:rsidR="00B11855" w:rsidRPr="001F42D3" w:rsidRDefault="003D003E" w:rsidP="00EE391A">
      <w:pPr>
        <w:pStyle w:val="TableXML"/>
        <w:rPr>
          <w:noProof w:val="0"/>
        </w:rPr>
      </w:pPr>
      <w:r w:rsidRPr="001F42D3">
        <w:rPr>
          <w:noProof w:val="0"/>
        </w:rPr>
        <w:t xml:space="preserve">            &lt;wctp-StatusInfo&gt;</w:t>
      </w:r>
    </w:p>
    <w:p w14:paraId="7A0CBB5E" w14:textId="77777777" w:rsidR="00B11855" w:rsidRPr="001F42D3" w:rsidRDefault="003D003E" w:rsidP="00EE391A">
      <w:pPr>
        <w:pStyle w:val="TableXML"/>
        <w:rPr>
          <w:noProof w:val="0"/>
        </w:rPr>
      </w:pPr>
      <w:r w:rsidRPr="001F42D3">
        <w:rPr>
          <w:noProof w:val="0"/>
        </w:rPr>
        <w:t xml:space="preserve">                &lt;wctp-ResponseHeader responseToMessageID="</w:t>
      </w:r>
      <w:r w:rsidRPr="001F42D3">
        <w:rPr>
          <w:noProof w:val="0"/>
          <w:color w:val="FF0000"/>
        </w:rPr>
        <w:t>message ID</w:t>
      </w:r>
      <w:r w:rsidRPr="001F42D3">
        <w:rPr>
          <w:noProof w:val="0"/>
        </w:rPr>
        <w:t>" responseTimestamp="</w:t>
      </w:r>
      <w:r w:rsidRPr="001F42D3">
        <w:rPr>
          <w:noProof w:val="0"/>
          <w:color w:val="FF0000"/>
        </w:rPr>
        <w:t>timestamp</w:t>
      </w:r>
      <w:r w:rsidRPr="001F42D3">
        <w:rPr>
          <w:noProof w:val="0"/>
        </w:rPr>
        <w:t>"&gt;</w:t>
      </w:r>
    </w:p>
    <w:p w14:paraId="557CF311" w14:textId="77777777" w:rsidR="00B11855" w:rsidRPr="001F42D3" w:rsidRDefault="003D003E" w:rsidP="00EE391A">
      <w:pPr>
        <w:pStyle w:val="TableXML"/>
        <w:rPr>
          <w:noProof w:val="0"/>
        </w:rPr>
      </w:pPr>
      <w:r w:rsidRPr="001F42D3">
        <w:rPr>
          <w:noProof w:val="0"/>
        </w:rPr>
        <w:t xml:space="preserve">                &lt;/wctp-ResponseHeader&gt;</w:t>
      </w:r>
    </w:p>
    <w:p w14:paraId="3585BF00" w14:textId="77777777" w:rsidR="00B11855" w:rsidRPr="001F42D3" w:rsidRDefault="003D003E" w:rsidP="00EE391A">
      <w:pPr>
        <w:pStyle w:val="TableXML"/>
        <w:rPr>
          <w:noProof w:val="0"/>
        </w:rPr>
      </w:pPr>
      <w:r w:rsidRPr="001F42D3">
        <w:rPr>
          <w:noProof w:val="0"/>
        </w:rPr>
        <w:t xml:space="preserve">                &lt;wctp-Notification type="</w:t>
      </w:r>
      <w:r w:rsidRPr="001F42D3">
        <w:rPr>
          <w:noProof w:val="0"/>
          <w:color w:val="FF0000"/>
        </w:rPr>
        <w:t>status update</w:t>
      </w:r>
      <w:r w:rsidRPr="001F42D3">
        <w:rPr>
          <w:noProof w:val="0"/>
        </w:rPr>
        <w:t>" /&gt;</w:t>
      </w:r>
    </w:p>
    <w:p w14:paraId="66FD2516" w14:textId="77777777" w:rsidR="00B11855" w:rsidRPr="001F42D3" w:rsidRDefault="003D003E" w:rsidP="00EE391A">
      <w:pPr>
        <w:pStyle w:val="TableXML"/>
        <w:rPr>
          <w:noProof w:val="0"/>
        </w:rPr>
      </w:pPr>
      <w:r w:rsidRPr="001F42D3">
        <w:rPr>
          <w:noProof w:val="0"/>
        </w:rPr>
        <w:t xml:space="preserve">            &lt;/wctp-StatusInfo&gt;</w:t>
      </w:r>
    </w:p>
    <w:p w14:paraId="18849EC7" w14:textId="77777777" w:rsidR="00B11855" w:rsidRPr="001F42D3" w:rsidRDefault="003D003E" w:rsidP="00EE391A">
      <w:pPr>
        <w:pStyle w:val="TableXML"/>
        <w:rPr>
          <w:noProof w:val="0"/>
        </w:rPr>
      </w:pPr>
      <w:r w:rsidRPr="001F42D3">
        <w:rPr>
          <w:noProof w:val="0"/>
        </w:rPr>
        <w:t xml:space="preserve">        &lt;/wctp-Message&gt;</w:t>
      </w:r>
    </w:p>
    <w:p w14:paraId="32CBED58" w14:textId="77777777" w:rsidR="00B11855" w:rsidRPr="001F42D3" w:rsidRDefault="003D003E" w:rsidP="00EE391A">
      <w:pPr>
        <w:pStyle w:val="TableXML"/>
        <w:rPr>
          <w:noProof w:val="0"/>
        </w:rPr>
      </w:pPr>
      <w:r w:rsidRPr="001F42D3">
        <w:rPr>
          <w:noProof w:val="0"/>
        </w:rPr>
        <w:t xml:space="preserve">    &lt;/wctp-PollResponse&gt;</w:t>
      </w:r>
    </w:p>
    <w:p w14:paraId="545D1386" w14:textId="77777777" w:rsidR="00B11855" w:rsidRPr="001F42D3" w:rsidRDefault="003D003E" w:rsidP="00EE391A">
      <w:pPr>
        <w:pStyle w:val="TableXML"/>
        <w:rPr>
          <w:noProof w:val="0"/>
        </w:rPr>
      </w:pPr>
      <w:r w:rsidRPr="001F42D3">
        <w:rPr>
          <w:noProof w:val="0"/>
        </w:rPr>
        <w:t>&lt;/wctp-Operation&gt;</w:t>
      </w:r>
    </w:p>
    <w:p w14:paraId="78FC52B4" w14:textId="5D3CF51B" w:rsidR="00B11855" w:rsidRPr="001F42D3" w:rsidRDefault="00CE1CA8" w:rsidP="00B34AEB">
      <w:pPr>
        <w:pStyle w:val="Heading3"/>
        <w:numPr>
          <w:ilvl w:val="0"/>
          <w:numId w:val="0"/>
        </w:numPr>
        <w:rPr>
          <w:noProof w:val="0"/>
        </w:rPr>
      </w:pPr>
      <w:bookmarkStart w:id="2169" w:name="_Toc497485694"/>
      <w:bookmarkStart w:id="2170" w:name="_Toc497486031"/>
      <w:bookmarkStart w:id="2171" w:name="_Toc497486258"/>
      <w:bookmarkStart w:id="2172" w:name="_Toc497486535"/>
      <w:bookmarkStart w:id="2173" w:name="_Toc497486762"/>
      <w:bookmarkStart w:id="2174" w:name="_Toc497493631"/>
      <w:bookmarkStart w:id="2175" w:name="_Toc401769924"/>
      <w:bookmarkStart w:id="2176" w:name="_Toc214889842"/>
      <w:bookmarkEnd w:id="2169"/>
      <w:bookmarkEnd w:id="2170"/>
      <w:bookmarkEnd w:id="2171"/>
      <w:bookmarkEnd w:id="2172"/>
      <w:bookmarkEnd w:id="2173"/>
      <w:bookmarkEnd w:id="2174"/>
      <w:r w:rsidRPr="001F42D3">
        <w:rPr>
          <w:noProof w:val="0"/>
        </w:rPr>
        <w:t xml:space="preserve">K.8.12 </w:t>
      </w:r>
      <w:r w:rsidR="003D003E" w:rsidRPr="001F42D3">
        <w:rPr>
          <w:noProof w:val="0"/>
        </w:rPr>
        <w:t>wctp-PollResponse message status update acknowledgement (for Pre-Connectathon/Virtual Connectathon testing)</w:t>
      </w:r>
      <w:bookmarkEnd w:id="2175"/>
      <w:bookmarkEnd w:id="2176"/>
    </w:p>
    <w:p w14:paraId="02FDB848" w14:textId="6AB1C3F1" w:rsidR="00B11855" w:rsidRPr="001F42D3" w:rsidRDefault="003D003E" w:rsidP="00AF07D0">
      <w:pPr>
        <w:pStyle w:val="BodyText"/>
      </w:pPr>
      <w:r w:rsidRPr="001F42D3">
        <w:t xml:space="preserve">This is the poll response acknowledgement message sent from the ACM </w:t>
      </w:r>
      <w:r w:rsidR="009E2B46" w:rsidRPr="001F42D3">
        <w:t>Alert Manager</w:t>
      </w:r>
      <w:r w:rsidRPr="001F42D3">
        <w:t xml:space="preserve"> back to the ACM </w:t>
      </w:r>
      <w:r w:rsidR="00916BBE" w:rsidRPr="001F42D3">
        <w:t>Alert Communicator</w:t>
      </w:r>
      <w:r w:rsidRPr="001F42D3">
        <w:t xml:space="preserve"> to let the </w:t>
      </w:r>
      <w:r w:rsidR="00916BBE" w:rsidRPr="001F42D3">
        <w:t>Alert Communicator</w:t>
      </w:r>
      <w:r w:rsidRPr="001F42D3">
        <w:t xml:space="preserve"> know that the message status update has been successfully conveyed from the </w:t>
      </w:r>
      <w:r w:rsidR="00916BBE" w:rsidRPr="001F42D3">
        <w:t>Alert Communicator</w:t>
      </w:r>
      <w:r w:rsidRPr="001F42D3">
        <w:t xml:space="preserve"> to the </w:t>
      </w:r>
      <w:r w:rsidR="009E2B46" w:rsidRPr="001F42D3">
        <w:t>Alert Manager</w:t>
      </w:r>
      <w:r w:rsidRPr="001F42D3">
        <w:t xml:space="preserve"> and that the </w:t>
      </w:r>
      <w:r w:rsidR="00916BBE" w:rsidRPr="001F42D3">
        <w:t>Alert Communicator</w:t>
      </w:r>
      <w:r w:rsidRPr="001F42D3">
        <w:t xml:space="preserve"> can discard status updates for the messages.</w:t>
      </w:r>
    </w:p>
    <w:p w14:paraId="5A93636B" w14:textId="77777777" w:rsidR="00B11855" w:rsidRPr="001F42D3" w:rsidRDefault="00B11855" w:rsidP="00CF5627">
      <w:pPr>
        <w:pStyle w:val="BodyText"/>
      </w:pPr>
    </w:p>
    <w:p w14:paraId="6359E1BA" w14:textId="77777777" w:rsidR="00B11855" w:rsidRPr="001F42D3" w:rsidRDefault="003D003E" w:rsidP="00AF07D0">
      <w:pPr>
        <w:pStyle w:val="TableXML"/>
        <w:rPr>
          <w:noProof w:val="0"/>
        </w:rPr>
      </w:pPr>
      <w:r w:rsidRPr="001F42D3">
        <w:rPr>
          <w:noProof w:val="0"/>
        </w:rPr>
        <w:t>&lt;?xml version="1.0"?&gt;</w:t>
      </w:r>
    </w:p>
    <w:p w14:paraId="0A3595F5"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44C6955F"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115D2E4A" w14:textId="77777777" w:rsidR="00B11855" w:rsidRPr="001F42D3" w:rsidRDefault="003D003E" w:rsidP="00AF07D0">
      <w:pPr>
        <w:pStyle w:val="TableXML"/>
        <w:rPr>
          <w:noProof w:val="0"/>
        </w:rPr>
      </w:pPr>
      <w:r w:rsidRPr="001F42D3">
        <w:rPr>
          <w:noProof w:val="0"/>
        </w:rPr>
        <w:t xml:space="preserve">    &lt;wctp-PollForMessages pollerID="</w:t>
      </w:r>
      <w:r w:rsidRPr="001F42D3">
        <w:rPr>
          <w:noProof w:val="0"/>
          <w:color w:val="FF0000"/>
        </w:rPr>
        <w:t>poller ID</w:t>
      </w:r>
      <w:r w:rsidRPr="001F42D3">
        <w:rPr>
          <w:noProof w:val="0"/>
        </w:rPr>
        <w:t>" securityCode="</w:t>
      </w:r>
      <w:r w:rsidRPr="001F42D3">
        <w:rPr>
          <w:noProof w:val="0"/>
          <w:color w:val="FF0000"/>
        </w:rPr>
        <w:t>security code</w:t>
      </w:r>
      <w:r w:rsidRPr="001F42D3">
        <w:rPr>
          <w:noProof w:val="0"/>
        </w:rPr>
        <w:t>" maxMessagesInBatch="</w:t>
      </w:r>
      <w:r w:rsidRPr="001F42D3">
        <w:rPr>
          <w:noProof w:val="0"/>
          <w:color w:val="FF0000"/>
        </w:rPr>
        <w:t>batch size</w:t>
      </w:r>
      <w:r w:rsidRPr="001F42D3">
        <w:rPr>
          <w:noProof w:val="0"/>
        </w:rPr>
        <w:t>"&gt;</w:t>
      </w:r>
    </w:p>
    <w:p w14:paraId="3EC57904" w14:textId="77777777" w:rsidR="00B11855" w:rsidRPr="001F42D3" w:rsidRDefault="003D003E" w:rsidP="00AF07D0">
      <w:pPr>
        <w:pStyle w:val="TableXML"/>
        <w:rPr>
          <w:noProof w:val="0"/>
        </w:rPr>
      </w:pPr>
      <w:r w:rsidRPr="001F42D3">
        <w:rPr>
          <w:noProof w:val="0"/>
        </w:rPr>
        <w:t xml:space="preserve">        &lt;wctp-MessageReceived sequenceNo="</w:t>
      </w:r>
      <w:r w:rsidRPr="001F42D3">
        <w:rPr>
          <w:noProof w:val="0"/>
          <w:color w:val="FF0000"/>
        </w:rPr>
        <w:t>sequence number</w:t>
      </w:r>
      <w:r w:rsidRPr="001F42D3">
        <w:rPr>
          <w:noProof w:val="0"/>
        </w:rPr>
        <w:t>"&gt;</w:t>
      </w:r>
    </w:p>
    <w:p w14:paraId="38C067C5" w14:textId="77777777" w:rsidR="00B11855" w:rsidRPr="001F42D3" w:rsidRDefault="003D003E" w:rsidP="00AF07D0">
      <w:pPr>
        <w:pStyle w:val="TableXML"/>
        <w:rPr>
          <w:noProof w:val="0"/>
        </w:rPr>
      </w:pPr>
      <w:r w:rsidRPr="001F42D3">
        <w:rPr>
          <w:noProof w:val="0"/>
        </w:rPr>
        <w:t xml:space="preserve">            &lt;wctp-Success successCode="200" successText="Message accepted"&gt;</w:t>
      </w:r>
      <w:r w:rsidRPr="001F42D3">
        <w:rPr>
          <w:noProof w:val="0"/>
          <w:color w:val="FF0000"/>
        </w:rPr>
        <w:t>comment</w:t>
      </w:r>
      <w:r w:rsidRPr="001F42D3">
        <w:rPr>
          <w:noProof w:val="0"/>
        </w:rPr>
        <w:t>&lt;/wctp-Success&gt;</w:t>
      </w:r>
    </w:p>
    <w:p w14:paraId="4859B7D3" w14:textId="77777777" w:rsidR="00B11855" w:rsidRPr="001F42D3" w:rsidRDefault="003D003E" w:rsidP="00AF07D0">
      <w:pPr>
        <w:pStyle w:val="TableXML"/>
        <w:rPr>
          <w:noProof w:val="0"/>
        </w:rPr>
      </w:pPr>
      <w:r w:rsidRPr="001F42D3">
        <w:rPr>
          <w:noProof w:val="0"/>
        </w:rPr>
        <w:t xml:space="preserve">        &lt;/wctp-MessageReceived&gt;</w:t>
      </w:r>
    </w:p>
    <w:p w14:paraId="34EDE987" w14:textId="77777777" w:rsidR="00B11855" w:rsidRPr="001F42D3" w:rsidRDefault="003D003E" w:rsidP="00AF07D0">
      <w:pPr>
        <w:pStyle w:val="TableXML"/>
        <w:rPr>
          <w:noProof w:val="0"/>
        </w:rPr>
      </w:pPr>
      <w:r w:rsidRPr="001F42D3">
        <w:rPr>
          <w:noProof w:val="0"/>
        </w:rPr>
        <w:t xml:space="preserve">    &lt;/wctp-PollForMessages&gt;</w:t>
      </w:r>
    </w:p>
    <w:p w14:paraId="2624ABA6" w14:textId="77777777" w:rsidR="00B11855" w:rsidRPr="001F42D3" w:rsidRDefault="003D003E" w:rsidP="00AF07D0">
      <w:pPr>
        <w:pStyle w:val="TableXML"/>
        <w:rPr>
          <w:noProof w:val="0"/>
        </w:rPr>
      </w:pPr>
      <w:r w:rsidRPr="001F42D3">
        <w:rPr>
          <w:noProof w:val="0"/>
        </w:rPr>
        <w:t>&lt;/wctp-Operation&gt;</w:t>
      </w:r>
    </w:p>
    <w:p w14:paraId="2741C218" w14:textId="5D416C86" w:rsidR="00B11855" w:rsidRPr="001F42D3" w:rsidRDefault="00CE1CA8" w:rsidP="00B34AEB">
      <w:pPr>
        <w:pStyle w:val="Heading3"/>
        <w:numPr>
          <w:ilvl w:val="0"/>
          <w:numId w:val="0"/>
        </w:numPr>
        <w:rPr>
          <w:noProof w:val="0"/>
        </w:rPr>
      </w:pPr>
      <w:bookmarkStart w:id="2177" w:name="_Toc497485696"/>
      <w:bookmarkStart w:id="2178" w:name="_Toc497486033"/>
      <w:bookmarkStart w:id="2179" w:name="_Toc497486260"/>
      <w:bookmarkStart w:id="2180" w:name="_Toc497486537"/>
      <w:bookmarkStart w:id="2181" w:name="_Toc497486764"/>
      <w:bookmarkStart w:id="2182" w:name="_Toc497493633"/>
      <w:bookmarkStart w:id="2183" w:name="_Toc401769925"/>
      <w:bookmarkStart w:id="2184" w:name="_Toc214889843"/>
      <w:bookmarkEnd w:id="2177"/>
      <w:bookmarkEnd w:id="2178"/>
      <w:bookmarkEnd w:id="2179"/>
      <w:bookmarkEnd w:id="2180"/>
      <w:bookmarkEnd w:id="2181"/>
      <w:bookmarkEnd w:id="2182"/>
      <w:r w:rsidRPr="001F42D3">
        <w:rPr>
          <w:noProof w:val="0"/>
        </w:rPr>
        <w:t xml:space="preserve">K.8.13 </w:t>
      </w:r>
      <w:r w:rsidR="003D003E" w:rsidRPr="001F42D3">
        <w:rPr>
          <w:noProof w:val="0"/>
        </w:rPr>
        <w:t>wctp-PollResponse (message reply, not in response to an MCR based wctp-SubmitRequest) (for Pre-Connectathon/Virtual Connectathon testing)</w:t>
      </w:r>
      <w:bookmarkEnd w:id="2183"/>
      <w:bookmarkEnd w:id="2184"/>
    </w:p>
    <w:p w14:paraId="20BFE67E" w14:textId="77777777" w:rsidR="00B11855" w:rsidRPr="001F42D3" w:rsidRDefault="003D003E" w:rsidP="00AF07D0">
      <w:pPr>
        <w:pStyle w:val="TableXML"/>
        <w:rPr>
          <w:noProof w:val="0"/>
        </w:rPr>
      </w:pPr>
      <w:r w:rsidRPr="001F42D3">
        <w:rPr>
          <w:noProof w:val="0"/>
        </w:rPr>
        <w:t>&lt;?xml version="1.0"?&gt;</w:t>
      </w:r>
    </w:p>
    <w:p w14:paraId="7CFA2618"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23945B02" w14:textId="77777777" w:rsidR="00B11855" w:rsidRPr="001F42D3" w:rsidRDefault="003D003E" w:rsidP="00AF07D0">
      <w:pPr>
        <w:pStyle w:val="TableXML"/>
        <w:rPr>
          <w:noProof w:val="0"/>
        </w:rPr>
      </w:pPr>
      <w:r w:rsidRPr="001F42D3">
        <w:rPr>
          <w:noProof w:val="0"/>
        </w:rPr>
        <w:lastRenderedPageBreak/>
        <w:t>&lt;wctp-Operation wctpVersion="1.0"&gt;</w:t>
      </w:r>
    </w:p>
    <w:p w14:paraId="0D7431F9" w14:textId="77777777" w:rsidR="00B11855" w:rsidRPr="001F42D3" w:rsidRDefault="003D003E" w:rsidP="00AF07D0">
      <w:pPr>
        <w:pStyle w:val="TableXML"/>
        <w:rPr>
          <w:noProof w:val="0"/>
        </w:rPr>
      </w:pPr>
      <w:r w:rsidRPr="001F42D3">
        <w:rPr>
          <w:noProof w:val="0"/>
        </w:rPr>
        <w:t xml:space="preserve">    &lt;wctp-PollResponse minNextPollInterval=“</w:t>
      </w:r>
      <w:r w:rsidRPr="001F42D3">
        <w:rPr>
          <w:noProof w:val="0"/>
          <w:color w:val="FF0000"/>
        </w:rPr>
        <w:t>Next Poll Interval</w:t>
      </w:r>
      <w:r w:rsidRPr="001F42D3">
        <w:rPr>
          <w:noProof w:val="0"/>
        </w:rPr>
        <w:t>”&gt;</w:t>
      </w:r>
    </w:p>
    <w:p w14:paraId="3DADD38E" w14:textId="77777777" w:rsidR="00B11855" w:rsidRPr="001F42D3" w:rsidRDefault="003D003E" w:rsidP="00AF07D0">
      <w:pPr>
        <w:pStyle w:val="TableXML"/>
        <w:rPr>
          <w:noProof w:val="0"/>
        </w:rPr>
      </w:pPr>
      <w:r w:rsidRPr="001F42D3">
        <w:rPr>
          <w:noProof w:val="0"/>
        </w:rPr>
        <w:t xml:space="preserve">        &lt;wctp-Message sequenceNo="</w:t>
      </w:r>
      <w:r w:rsidRPr="001F42D3">
        <w:rPr>
          <w:noProof w:val="0"/>
          <w:color w:val="FF0000"/>
        </w:rPr>
        <w:t>sequence number</w:t>
      </w:r>
      <w:r w:rsidRPr="001F42D3">
        <w:rPr>
          <w:noProof w:val="0"/>
        </w:rPr>
        <w:t>"&gt;</w:t>
      </w:r>
    </w:p>
    <w:p w14:paraId="5099CDF8" w14:textId="77777777" w:rsidR="00B11855" w:rsidRPr="001F42D3" w:rsidRDefault="003D003E" w:rsidP="00AF07D0">
      <w:pPr>
        <w:pStyle w:val="TableXML"/>
        <w:rPr>
          <w:noProof w:val="0"/>
        </w:rPr>
      </w:pPr>
      <w:r w:rsidRPr="001F42D3">
        <w:rPr>
          <w:noProof w:val="0"/>
        </w:rPr>
        <w:t xml:space="preserve">            &lt;wctp-MessageReply&gt;</w:t>
      </w:r>
    </w:p>
    <w:p w14:paraId="377F85B3" w14:textId="77777777" w:rsidR="00B11855" w:rsidRPr="001F42D3" w:rsidRDefault="003D003E" w:rsidP="00AF07D0">
      <w:pPr>
        <w:pStyle w:val="TableXML"/>
        <w:rPr>
          <w:noProof w:val="0"/>
        </w:rPr>
      </w:pPr>
      <w:r w:rsidRPr="001F42D3">
        <w:rPr>
          <w:noProof w:val="0"/>
        </w:rPr>
        <w:t xml:space="preserve">                &lt;wctp-ResponseHeader responseToMessageID="</w:t>
      </w:r>
      <w:r w:rsidRPr="001F42D3">
        <w:rPr>
          <w:noProof w:val="0"/>
          <w:color w:val="FF0000"/>
        </w:rPr>
        <w:t>message ID</w:t>
      </w:r>
      <w:r w:rsidRPr="001F42D3">
        <w:rPr>
          <w:noProof w:val="0"/>
        </w:rPr>
        <w:t>" responseTimestamp="</w:t>
      </w:r>
      <w:r w:rsidRPr="001F42D3">
        <w:rPr>
          <w:noProof w:val="0"/>
          <w:color w:val="FF0000"/>
        </w:rPr>
        <w:t>timestamp</w:t>
      </w:r>
      <w:r w:rsidRPr="001F42D3">
        <w:rPr>
          <w:noProof w:val="0"/>
        </w:rPr>
        <w:t>"&gt;</w:t>
      </w:r>
    </w:p>
    <w:p w14:paraId="3238FF5E" w14:textId="77777777" w:rsidR="00B11855" w:rsidRPr="001F42D3" w:rsidRDefault="003D003E" w:rsidP="00AF07D0">
      <w:pPr>
        <w:pStyle w:val="TableXML"/>
        <w:rPr>
          <w:noProof w:val="0"/>
        </w:rPr>
      </w:pPr>
      <w:r w:rsidRPr="001F42D3">
        <w:rPr>
          <w:noProof w:val="0"/>
        </w:rPr>
        <w:t xml:space="preserve">                &lt;/wctp-ResponseHeader&gt;</w:t>
      </w:r>
    </w:p>
    <w:p w14:paraId="4FA97CBC" w14:textId="77777777" w:rsidR="00B11855" w:rsidRPr="001F42D3" w:rsidRDefault="003D003E" w:rsidP="00AF07D0">
      <w:pPr>
        <w:pStyle w:val="TableXML"/>
        <w:rPr>
          <w:noProof w:val="0"/>
        </w:rPr>
      </w:pPr>
      <w:r w:rsidRPr="001F42D3">
        <w:rPr>
          <w:noProof w:val="0"/>
        </w:rPr>
        <w:t xml:space="preserve">                &lt;wctp-Payload&gt;</w:t>
      </w:r>
    </w:p>
    <w:p w14:paraId="34230BFE" w14:textId="77777777" w:rsidR="00B11855" w:rsidRPr="001F42D3" w:rsidRDefault="003D003E" w:rsidP="00AF07D0">
      <w:pPr>
        <w:pStyle w:val="TableXML"/>
        <w:rPr>
          <w:noProof w:val="0"/>
        </w:rPr>
      </w:pPr>
      <w:r w:rsidRPr="001F42D3">
        <w:rPr>
          <w:noProof w:val="0"/>
        </w:rPr>
        <w:t xml:space="preserve">                    &lt;wctp-Alphanumeric&gt;</w:t>
      </w:r>
      <w:r w:rsidRPr="001F42D3">
        <w:rPr>
          <w:noProof w:val="0"/>
          <w:color w:val="FF0000"/>
        </w:rPr>
        <w:t>response text</w:t>
      </w:r>
      <w:r w:rsidRPr="001F42D3">
        <w:rPr>
          <w:noProof w:val="0"/>
        </w:rPr>
        <w:t>&lt;/wctp-Alphanumeric&gt;</w:t>
      </w:r>
    </w:p>
    <w:p w14:paraId="3F8FE4FE" w14:textId="77777777" w:rsidR="00B11855" w:rsidRPr="001F42D3" w:rsidRDefault="003D003E" w:rsidP="00AF07D0">
      <w:pPr>
        <w:pStyle w:val="TableXML"/>
        <w:rPr>
          <w:noProof w:val="0"/>
        </w:rPr>
      </w:pPr>
      <w:r w:rsidRPr="001F42D3">
        <w:rPr>
          <w:noProof w:val="0"/>
        </w:rPr>
        <w:t xml:space="preserve">                &lt;/wctp-Payload&gt;</w:t>
      </w:r>
    </w:p>
    <w:p w14:paraId="0E50B653" w14:textId="77777777" w:rsidR="00B11855" w:rsidRPr="001F42D3" w:rsidRDefault="003D003E" w:rsidP="00AF07D0">
      <w:pPr>
        <w:pStyle w:val="TableXML"/>
        <w:rPr>
          <w:noProof w:val="0"/>
        </w:rPr>
      </w:pPr>
      <w:r w:rsidRPr="001F42D3">
        <w:rPr>
          <w:noProof w:val="0"/>
        </w:rPr>
        <w:t xml:space="preserve">            &lt;/wctp-MessageReply&gt;</w:t>
      </w:r>
    </w:p>
    <w:p w14:paraId="496F3DA8" w14:textId="77777777" w:rsidR="00B11855" w:rsidRPr="001F42D3" w:rsidRDefault="003D003E" w:rsidP="00AF07D0">
      <w:pPr>
        <w:pStyle w:val="TableXML"/>
        <w:rPr>
          <w:noProof w:val="0"/>
        </w:rPr>
      </w:pPr>
      <w:r w:rsidRPr="001F42D3">
        <w:rPr>
          <w:noProof w:val="0"/>
        </w:rPr>
        <w:t xml:space="preserve">        &lt;/wctp-Message&gt;</w:t>
      </w:r>
    </w:p>
    <w:p w14:paraId="4B9D3604" w14:textId="77777777" w:rsidR="00B11855" w:rsidRPr="001F42D3" w:rsidRDefault="003D003E" w:rsidP="00AF07D0">
      <w:pPr>
        <w:pStyle w:val="TableXML"/>
        <w:rPr>
          <w:noProof w:val="0"/>
        </w:rPr>
      </w:pPr>
      <w:r w:rsidRPr="001F42D3">
        <w:rPr>
          <w:noProof w:val="0"/>
        </w:rPr>
        <w:t xml:space="preserve">    &lt;/wctp-PollResponse&gt;</w:t>
      </w:r>
    </w:p>
    <w:p w14:paraId="692E0514" w14:textId="77777777" w:rsidR="00B11855" w:rsidRPr="001F42D3" w:rsidRDefault="003D003E" w:rsidP="00AF07D0">
      <w:pPr>
        <w:pStyle w:val="TableXML"/>
        <w:rPr>
          <w:noProof w:val="0"/>
        </w:rPr>
      </w:pPr>
      <w:r w:rsidRPr="001F42D3">
        <w:rPr>
          <w:noProof w:val="0"/>
        </w:rPr>
        <w:t>&lt;/wctp-Operation&gt;</w:t>
      </w:r>
    </w:p>
    <w:p w14:paraId="14E41396" w14:textId="767AEB4E" w:rsidR="00B11855" w:rsidRPr="001F42D3" w:rsidRDefault="00CE1CA8" w:rsidP="00B34AEB">
      <w:pPr>
        <w:pStyle w:val="Heading3"/>
        <w:numPr>
          <w:ilvl w:val="0"/>
          <w:numId w:val="0"/>
        </w:numPr>
        <w:rPr>
          <w:noProof w:val="0"/>
        </w:rPr>
      </w:pPr>
      <w:bookmarkStart w:id="2185" w:name="_Toc497485698"/>
      <w:bookmarkStart w:id="2186" w:name="_Toc497486035"/>
      <w:bookmarkStart w:id="2187" w:name="_Toc497486262"/>
      <w:bookmarkStart w:id="2188" w:name="_Toc497486539"/>
      <w:bookmarkStart w:id="2189" w:name="_Toc497486766"/>
      <w:bookmarkStart w:id="2190" w:name="_Toc497493635"/>
      <w:bookmarkStart w:id="2191" w:name="_Toc401769926"/>
      <w:bookmarkStart w:id="2192" w:name="_Toc214889844"/>
      <w:bookmarkEnd w:id="2185"/>
      <w:bookmarkEnd w:id="2186"/>
      <w:bookmarkEnd w:id="2187"/>
      <w:bookmarkEnd w:id="2188"/>
      <w:bookmarkEnd w:id="2189"/>
      <w:bookmarkEnd w:id="2190"/>
      <w:r w:rsidRPr="001F42D3">
        <w:rPr>
          <w:noProof w:val="0"/>
        </w:rPr>
        <w:t xml:space="preserve">K.8.14 </w:t>
      </w:r>
      <w:r w:rsidR="003D003E" w:rsidRPr="001F42D3">
        <w:rPr>
          <w:noProof w:val="0"/>
        </w:rPr>
        <w:t>IHE PCD-07 asynchronous status update (DELIVERED - delivery confirmation)</w:t>
      </w:r>
      <w:bookmarkEnd w:id="2191"/>
      <w:bookmarkEnd w:id="2192"/>
    </w:p>
    <w:p w14:paraId="0CD01904" w14:textId="77777777" w:rsidR="00B11855" w:rsidRPr="001F42D3" w:rsidRDefault="003D003E" w:rsidP="00AF07D0">
      <w:pPr>
        <w:pStyle w:val="BodyText"/>
      </w:pPr>
      <w:r w:rsidRPr="001F42D3">
        <w:t xml:space="preserve">The value of </w:t>
      </w:r>
      <w:r w:rsidRPr="001F42D3">
        <w:rPr>
          <w:rStyle w:val="StrongEmphasis"/>
        </w:rPr>
        <w:t>status update</w:t>
      </w:r>
      <w:r w:rsidRPr="001F42D3">
        <w:t xml:space="preserve"> would be “DELIVERED”.</w:t>
      </w:r>
    </w:p>
    <w:p w14:paraId="265C78C9" w14:textId="77777777" w:rsidR="00B11855" w:rsidRPr="001F42D3" w:rsidRDefault="00B11855" w:rsidP="00CF5627">
      <w:pPr>
        <w:pStyle w:val="BodyText"/>
      </w:pPr>
    </w:p>
    <w:p w14:paraId="449271B0" w14:textId="77777777" w:rsidR="00B11855" w:rsidRPr="001F42D3" w:rsidRDefault="003D003E" w:rsidP="00AF07D0">
      <w:pPr>
        <w:pStyle w:val="TableXML"/>
        <w:rPr>
          <w:noProof w:val="0"/>
        </w:rPr>
      </w:pPr>
      <w:r w:rsidRPr="001F42D3">
        <w:rPr>
          <w:noProof w:val="0"/>
        </w:rPr>
        <w:t>&lt;?xml version="1.0" encoding="utf-16"?&gt;</w:t>
      </w:r>
    </w:p>
    <w:p w14:paraId="41204F65"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F92A318"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07879B8D" w14:textId="77777777" w:rsidR="00B11855" w:rsidRPr="001F42D3" w:rsidRDefault="003D003E" w:rsidP="00AF07D0">
      <w:pPr>
        <w:pStyle w:val="TableXML"/>
        <w:rPr>
          <w:noProof w:val="0"/>
        </w:rPr>
      </w:pPr>
      <w:r w:rsidRPr="001F42D3">
        <w:rPr>
          <w:noProof w:val="0"/>
        </w:rPr>
        <w:t xml:space="preserve">    &lt;wctp-StatusInfo&gt;</w:t>
      </w:r>
    </w:p>
    <w:p w14:paraId="78671CCD" w14:textId="77777777" w:rsidR="00B11855" w:rsidRPr="001F42D3" w:rsidRDefault="003D003E" w:rsidP="00AF07D0">
      <w:pPr>
        <w:pStyle w:val="TableXML"/>
        <w:rPr>
          <w:noProof w:val="0"/>
        </w:rPr>
      </w:pPr>
      <w:r w:rsidRPr="001F42D3">
        <w:rPr>
          <w:noProof w:val="0"/>
        </w:rPr>
        <w:t xml:space="preserve">        &lt;wctp-ResponseHeader responseTimestamp="</w:t>
      </w:r>
      <w:r w:rsidRPr="001F42D3">
        <w:rPr>
          <w:noProof w:val="0"/>
          <w:color w:val="FF0000"/>
        </w:rPr>
        <w:t>timestamp</w:t>
      </w:r>
      <w:r w:rsidRPr="001F42D3">
        <w:rPr>
          <w:noProof w:val="0"/>
        </w:rPr>
        <w:t>" respondingToTimestamp="</w:t>
      </w:r>
      <w:r w:rsidRPr="001F42D3">
        <w:rPr>
          <w:noProof w:val="0"/>
          <w:color w:val="FF0000"/>
        </w:rPr>
        <w:t>timestamp</w:t>
      </w:r>
      <w:r w:rsidRPr="001F42D3">
        <w:rPr>
          <w:noProof w:val="0"/>
        </w:rPr>
        <w:t>" onBehalfOfRecipientID="</w:t>
      </w:r>
      <w:r w:rsidRPr="001F42D3">
        <w:rPr>
          <w:noProof w:val="0"/>
          <w:color w:val="FF0000"/>
        </w:rPr>
        <w:t>recipient PIN</w:t>
      </w:r>
      <w:r w:rsidRPr="001F42D3">
        <w:rPr>
          <w:noProof w:val="0"/>
        </w:rPr>
        <w:t>"&gt;</w:t>
      </w:r>
    </w:p>
    <w:p w14:paraId="26C8E799" w14:textId="77777777" w:rsidR="00B11855" w:rsidRPr="001F42D3" w:rsidRDefault="003D003E" w:rsidP="00AF07D0">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/&gt;</w:t>
      </w:r>
    </w:p>
    <w:p w14:paraId="0469ADA1" w14:textId="77777777" w:rsidR="00B11855" w:rsidRPr="001F42D3" w:rsidRDefault="003D003E" w:rsidP="00AF07D0">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/&gt;</w:t>
      </w:r>
    </w:p>
    <w:p w14:paraId="6536B32E" w14:textId="77777777" w:rsidR="00B11855" w:rsidRPr="001F42D3" w:rsidRDefault="003D003E" w:rsidP="00AF07D0">
      <w:pPr>
        <w:pStyle w:val="TableXML"/>
        <w:rPr>
          <w:noProof w:val="0"/>
        </w:rPr>
      </w:pPr>
      <w:r w:rsidRPr="001F42D3">
        <w:rPr>
          <w:noProof w:val="0"/>
        </w:rPr>
        <w:t xml:space="preserve">            &lt;wctp-Recipient authorizationCode="" /&gt;</w:t>
      </w:r>
    </w:p>
    <w:p w14:paraId="7E84E6AA" w14:textId="77777777" w:rsidR="00B11855" w:rsidRPr="001F42D3" w:rsidRDefault="003D003E" w:rsidP="00AF07D0">
      <w:pPr>
        <w:pStyle w:val="TableXML"/>
        <w:rPr>
          <w:noProof w:val="0"/>
        </w:rPr>
      </w:pPr>
      <w:r w:rsidRPr="001F42D3">
        <w:rPr>
          <w:noProof w:val="0"/>
        </w:rPr>
        <w:t xml:space="preserve">        &lt;/wctp-ResponseHeader&gt;</w:t>
      </w:r>
    </w:p>
    <w:p w14:paraId="4B920ABB" w14:textId="77777777" w:rsidR="00B11855" w:rsidRPr="001F42D3" w:rsidRDefault="003D003E" w:rsidP="00AF07D0">
      <w:pPr>
        <w:pStyle w:val="TableXML"/>
        <w:rPr>
          <w:noProof w:val="0"/>
        </w:rPr>
      </w:pPr>
      <w:r w:rsidRPr="001F42D3">
        <w:rPr>
          <w:noProof w:val="0"/>
        </w:rPr>
        <w:t xml:space="preserve">        &lt;wctp-Notification type="</w:t>
      </w:r>
      <w:r w:rsidRPr="001F42D3">
        <w:rPr>
          <w:noProof w:val="0"/>
          <w:color w:val="FF0000"/>
        </w:rPr>
        <w:t>status update</w:t>
      </w:r>
      <w:r w:rsidRPr="001F42D3">
        <w:rPr>
          <w:noProof w:val="0"/>
        </w:rPr>
        <w:t>" /&gt;</w:t>
      </w:r>
    </w:p>
    <w:p w14:paraId="3CB29541" w14:textId="77777777" w:rsidR="00B11855" w:rsidRPr="001F42D3" w:rsidRDefault="003D003E" w:rsidP="00AF07D0">
      <w:pPr>
        <w:pStyle w:val="TableXML"/>
        <w:rPr>
          <w:noProof w:val="0"/>
        </w:rPr>
      </w:pPr>
      <w:r w:rsidRPr="001F42D3">
        <w:rPr>
          <w:noProof w:val="0"/>
        </w:rPr>
        <w:t xml:space="preserve">    &lt;/wctp-StatusInfo&gt;</w:t>
      </w:r>
    </w:p>
    <w:p w14:paraId="2A14B8FA" w14:textId="77777777" w:rsidR="00B11855" w:rsidRPr="001F42D3" w:rsidRDefault="003D003E" w:rsidP="00AF07D0">
      <w:pPr>
        <w:pStyle w:val="TableXML"/>
        <w:rPr>
          <w:noProof w:val="0"/>
        </w:rPr>
      </w:pPr>
      <w:r w:rsidRPr="001F42D3">
        <w:rPr>
          <w:noProof w:val="0"/>
        </w:rPr>
        <w:t>&lt;/wctp-Operation&gt;</w:t>
      </w:r>
    </w:p>
    <w:p w14:paraId="12BFE931" w14:textId="3781503D" w:rsidR="00B11855" w:rsidRPr="001F42D3" w:rsidRDefault="00CE1CA8" w:rsidP="00B34AEB">
      <w:pPr>
        <w:pStyle w:val="Heading3"/>
        <w:numPr>
          <w:ilvl w:val="0"/>
          <w:numId w:val="0"/>
        </w:numPr>
        <w:rPr>
          <w:noProof w:val="0"/>
        </w:rPr>
      </w:pPr>
      <w:bookmarkStart w:id="2193" w:name="_Toc497485700"/>
      <w:bookmarkStart w:id="2194" w:name="_Toc497486037"/>
      <w:bookmarkStart w:id="2195" w:name="_Toc497486264"/>
      <w:bookmarkStart w:id="2196" w:name="_Toc497486541"/>
      <w:bookmarkStart w:id="2197" w:name="_Toc497486768"/>
      <w:bookmarkStart w:id="2198" w:name="_Toc497493637"/>
      <w:bookmarkStart w:id="2199" w:name="_Toc401769927"/>
      <w:bookmarkStart w:id="2200" w:name="_Toc214889845"/>
      <w:bookmarkEnd w:id="2193"/>
      <w:bookmarkEnd w:id="2194"/>
      <w:bookmarkEnd w:id="2195"/>
      <w:bookmarkEnd w:id="2196"/>
      <w:bookmarkEnd w:id="2197"/>
      <w:bookmarkEnd w:id="2198"/>
      <w:r w:rsidRPr="001F42D3">
        <w:rPr>
          <w:noProof w:val="0"/>
        </w:rPr>
        <w:t>K.8.1</w:t>
      </w:r>
      <w:r w:rsidR="001F65FA">
        <w:rPr>
          <w:noProof w:val="0"/>
        </w:rPr>
        <w:t>5</w:t>
      </w:r>
      <w:r w:rsidRPr="001F42D3">
        <w:rPr>
          <w:noProof w:val="0"/>
        </w:rPr>
        <w:t xml:space="preserve"> </w:t>
      </w:r>
      <w:r w:rsidR="003D003E" w:rsidRPr="001F42D3">
        <w:rPr>
          <w:noProof w:val="0"/>
        </w:rPr>
        <w:t>IHE PCD-07 asynchronous status update (READ - read receipt)</w:t>
      </w:r>
      <w:bookmarkEnd w:id="2199"/>
      <w:bookmarkEnd w:id="2200"/>
    </w:p>
    <w:p w14:paraId="6761A748" w14:textId="77777777" w:rsidR="00B11855" w:rsidRPr="001F42D3" w:rsidRDefault="003D003E" w:rsidP="00AF07D0">
      <w:pPr>
        <w:pStyle w:val="BodyText"/>
      </w:pPr>
      <w:r w:rsidRPr="001F42D3">
        <w:t xml:space="preserve">The value of </w:t>
      </w:r>
      <w:r w:rsidRPr="001F42D3">
        <w:rPr>
          <w:b/>
          <w:color w:val="FF0000"/>
        </w:rPr>
        <w:t>status update</w:t>
      </w:r>
      <w:r w:rsidRPr="001F42D3">
        <w:t xml:space="preserve"> would be “READ”.</w:t>
      </w:r>
    </w:p>
    <w:p w14:paraId="285B74FC" w14:textId="77777777" w:rsidR="00B11855" w:rsidRPr="001F42D3" w:rsidRDefault="00B11855" w:rsidP="00EE391A">
      <w:pPr>
        <w:pStyle w:val="BodyText"/>
      </w:pPr>
    </w:p>
    <w:p w14:paraId="57A3BCBD" w14:textId="77777777" w:rsidR="00B11855" w:rsidRPr="001F42D3" w:rsidRDefault="003D003E" w:rsidP="00EE391A">
      <w:pPr>
        <w:pStyle w:val="TableXML"/>
        <w:rPr>
          <w:noProof w:val="0"/>
        </w:rPr>
      </w:pPr>
      <w:r w:rsidRPr="001F42D3">
        <w:rPr>
          <w:noProof w:val="0"/>
        </w:rPr>
        <w:t>&lt;?xml version="1.0" encoding="utf-16"?&gt;</w:t>
      </w:r>
    </w:p>
    <w:p w14:paraId="3F8C8CA8" w14:textId="77777777" w:rsidR="00B11855" w:rsidRPr="001F42D3" w:rsidRDefault="003D003E" w:rsidP="00EE391A">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DFCD563" w14:textId="77777777" w:rsidR="00B11855" w:rsidRPr="001F42D3" w:rsidRDefault="003D003E" w:rsidP="00EE391A">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3792EDF7" w14:textId="77777777" w:rsidR="00B11855" w:rsidRPr="001F42D3" w:rsidRDefault="003D003E" w:rsidP="00EE391A">
      <w:pPr>
        <w:pStyle w:val="TableXML"/>
        <w:rPr>
          <w:noProof w:val="0"/>
        </w:rPr>
      </w:pPr>
      <w:r w:rsidRPr="001F42D3">
        <w:rPr>
          <w:noProof w:val="0"/>
        </w:rPr>
        <w:t xml:space="preserve">    &lt;wctp-StatusInfo&gt;</w:t>
      </w:r>
    </w:p>
    <w:p w14:paraId="1ABFDCA6" w14:textId="77777777" w:rsidR="00B11855" w:rsidRPr="001F42D3" w:rsidRDefault="003D003E" w:rsidP="00EE391A">
      <w:pPr>
        <w:pStyle w:val="TableXML"/>
        <w:rPr>
          <w:noProof w:val="0"/>
        </w:rPr>
      </w:pPr>
      <w:r w:rsidRPr="001F42D3">
        <w:rPr>
          <w:noProof w:val="0"/>
        </w:rPr>
        <w:t xml:space="preserve">        &lt;wctp-ResponseHeader responseTimestamp="</w:t>
      </w:r>
      <w:r w:rsidRPr="001F42D3">
        <w:rPr>
          <w:noProof w:val="0"/>
          <w:color w:val="FF0000"/>
        </w:rPr>
        <w:t>timestamp</w:t>
      </w:r>
      <w:r w:rsidRPr="001F42D3">
        <w:rPr>
          <w:noProof w:val="0"/>
        </w:rPr>
        <w:t>" respondingToTimestamp="</w:t>
      </w:r>
      <w:r w:rsidRPr="001F42D3">
        <w:rPr>
          <w:noProof w:val="0"/>
          <w:color w:val="FF0000"/>
        </w:rPr>
        <w:t>timestamp</w:t>
      </w:r>
      <w:r w:rsidRPr="001F42D3">
        <w:rPr>
          <w:noProof w:val="0"/>
        </w:rPr>
        <w:t>" onBehalfOfRecipientID="</w:t>
      </w:r>
      <w:r w:rsidRPr="001F42D3">
        <w:rPr>
          <w:noProof w:val="0"/>
          <w:color w:val="FF0000"/>
        </w:rPr>
        <w:t>recipient PIN</w:t>
      </w:r>
      <w:r w:rsidRPr="001F42D3">
        <w:rPr>
          <w:noProof w:val="0"/>
        </w:rPr>
        <w:t>"&gt;</w:t>
      </w:r>
    </w:p>
    <w:p w14:paraId="4D807D75" w14:textId="77777777" w:rsidR="00B11855" w:rsidRPr="001F42D3" w:rsidRDefault="003D003E" w:rsidP="00EE391A">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/&gt;</w:t>
      </w:r>
    </w:p>
    <w:p w14:paraId="5559D156" w14:textId="77777777" w:rsidR="00B11855" w:rsidRPr="001F42D3" w:rsidRDefault="003D003E" w:rsidP="00EE391A">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/&gt;</w:t>
      </w:r>
    </w:p>
    <w:p w14:paraId="71C0B64B" w14:textId="77777777" w:rsidR="00B11855" w:rsidRPr="001F42D3" w:rsidRDefault="003D003E" w:rsidP="00EE391A">
      <w:pPr>
        <w:pStyle w:val="TableXML"/>
        <w:rPr>
          <w:noProof w:val="0"/>
        </w:rPr>
      </w:pPr>
      <w:r w:rsidRPr="001F42D3">
        <w:rPr>
          <w:noProof w:val="0"/>
        </w:rPr>
        <w:t xml:space="preserve">            &lt;wctp-Recipient authorizationCode="" /&gt;</w:t>
      </w:r>
    </w:p>
    <w:p w14:paraId="091E4439" w14:textId="77777777" w:rsidR="00B11855" w:rsidRPr="001F42D3" w:rsidRDefault="003D003E" w:rsidP="00EE391A">
      <w:pPr>
        <w:pStyle w:val="TableXML"/>
        <w:rPr>
          <w:noProof w:val="0"/>
        </w:rPr>
      </w:pPr>
      <w:r w:rsidRPr="001F42D3">
        <w:rPr>
          <w:noProof w:val="0"/>
        </w:rPr>
        <w:lastRenderedPageBreak/>
        <w:t xml:space="preserve">        &lt;/wctp-ResponseHeader&gt;</w:t>
      </w:r>
    </w:p>
    <w:p w14:paraId="692C049D" w14:textId="77777777" w:rsidR="00B11855" w:rsidRPr="001F42D3" w:rsidRDefault="003D003E" w:rsidP="00EE391A">
      <w:pPr>
        <w:pStyle w:val="TableXML"/>
        <w:rPr>
          <w:noProof w:val="0"/>
        </w:rPr>
      </w:pPr>
      <w:r w:rsidRPr="001F42D3">
        <w:rPr>
          <w:noProof w:val="0"/>
        </w:rPr>
        <w:t xml:space="preserve">        &lt;wctp-Notification type="</w:t>
      </w:r>
      <w:r w:rsidRPr="001F42D3">
        <w:rPr>
          <w:noProof w:val="0"/>
          <w:color w:val="FF0000"/>
        </w:rPr>
        <w:t>status update</w:t>
      </w:r>
      <w:r w:rsidRPr="001F42D3">
        <w:rPr>
          <w:noProof w:val="0"/>
        </w:rPr>
        <w:t>" /&gt;</w:t>
      </w:r>
    </w:p>
    <w:p w14:paraId="58B9E6EE" w14:textId="77777777" w:rsidR="00B11855" w:rsidRPr="001F42D3" w:rsidRDefault="003D003E" w:rsidP="00EE391A">
      <w:pPr>
        <w:pStyle w:val="TableXML"/>
        <w:rPr>
          <w:noProof w:val="0"/>
        </w:rPr>
      </w:pPr>
      <w:r w:rsidRPr="001F42D3">
        <w:rPr>
          <w:noProof w:val="0"/>
        </w:rPr>
        <w:t xml:space="preserve">    &lt;/wctp-StatusInfo&gt;</w:t>
      </w:r>
    </w:p>
    <w:p w14:paraId="6EDD27E0" w14:textId="77777777" w:rsidR="00B11855" w:rsidRPr="001F42D3" w:rsidRDefault="003D003E" w:rsidP="00EE391A">
      <w:pPr>
        <w:pStyle w:val="TableXML"/>
        <w:rPr>
          <w:noProof w:val="0"/>
        </w:rPr>
      </w:pPr>
      <w:r w:rsidRPr="001F42D3">
        <w:rPr>
          <w:noProof w:val="0"/>
        </w:rPr>
        <w:t>&lt;/wctp-Operation&gt;</w:t>
      </w:r>
    </w:p>
    <w:p w14:paraId="4F94E4FE" w14:textId="35013069" w:rsidR="00B11855" w:rsidRPr="001F42D3" w:rsidRDefault="00CE1CA8" w:rsidP="00B34AEB">
      <w:pPr>
        <w:pStyle w:val="Heading3"/>
        <w:numPr>
          <w:ilvl w:val="0"/>
          <w:numId w:val="0"/>
        </w:numPr>
        <w:rPr>
          <w:noProof w:val="0"/>
        </w:rPr>
      </w:pPr>
      <w:bookmarkStart w:id="2201" w:name="_Toc497485702"/>
      <w:bookmarkStart w:id="2202" w:name="_Toc497486039"/>
      <w:bookmarkStart w:id="2203" w:name="_Toc497486266"/>
      <w:bookmarkStart w:id="2204" w:name="_Toc497486543"/>
      <w:bookmarkStart w:id="2205" w:name="_Toc497486770"/>
      <w:bookmarkStart w:id="2206" w:name="_Toc497493639"/>
      <w:bookmarkStart w:id="2207" w:name="_Toc401769928"/>
      <w:bookmarkStart w:id="2208" w:name="_Toc214889846"/>
      <w:bookmarkEnd w:id="2201"/>
      <w:bookmarkEnd w:id="2202"/>
      <w:bookmarkEnd w:id="2203"/>
      <w:bookmarkEnd w:id="2204"/>
      <w:bookmarkEnd w:id="2205"/>
      <w:bookmarkEnd w:id="2206"/>
      <w:r w:rsidRPr="001F42D3">
        <w:rPr>
          <w:noProof w:val="0"/>
        </w:rPr>
        <w:t>K.8.1</w:t>
      </w:r>
      <w:r w:rsidR="001F65FA">
        <w:rPr>
          <w:noProof w:val="0"/>
        </w:rPr>
        <w:t>6</w:t>
      </w:r>
      <w:r w:rsidRPr="001F42D3">
        <w:rPr>
          <w:noProof w:val="0"/>
        </w:rPr>
        <w:t xml:space="preserve"> </w:t>
      </w:r>
      <w:r w:rsidR="003D003E" w:rsidRPr="001F42D3">
        <w:rPr>
          <w:noProof w:val="0"/>
        </w:rPr>
        <w:t>IHE PCD-07 asynchronous reply message with MCR</w:t>
      </w:r>
      <w:bookmarkEnd w:id="2207"/>
      <w:r w:rsidR="0021200B" w:rsidRPr="001F42D3">
        <w:rPr>
          <w:noProof w:val="0"/>
        </w:rPr>
        <w:t xml:space="preserve"> and URI response</w:t>
      </w:r>
      <w:bookmarkEnd w:id="2208"/>
    </w:p>
    <w:p w14:paraId="1E21B93F" w14:textId="77777777" w:rsidR="00B11855" w:rsidRPr="001F42D3" w:rsidRDefault="003D003E" w:rsidP="00AF07D0">
      <w:pPr>
        <w:pStyle w:val="TableXML"/>
        <w:rPr>
          <w:noProof w:val="0"/>
        </w:rPr>
      </w:pPr>
      <w:r w:rsidRPr="001F42D3">
        <w:rPr>
          <w:noProof w:val="0"/>
        </w:rPr>
        <w:t>&lt;?xml version="1.0" encoding="utf-16"?&gt;</w:t>
      </w:r>
    </w:p>
    <w:p w14:paraId="0ECC589E"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507057C0"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00E33CFE" w14:textId="77777777" w:rsidR="00B11855" w:rsidRPr="001F42D3" w:rsidRDefault="003D003E" w:rsidP="00AF07D0">
      <w:pPr>
        <w:pStyle w:val="TableXML"/>
        <w:rPr>
          <w:noProof w:val="0"/>
        </w:rPr>
      </w:pPr>
      <w:r w:rsidRPr="001F42D3">
        <w:rPr>
          <w:noProof w:val="0"/>
        </w:rPr>
        <w:t xml:space="preserve">    &lt;wctp-MessageReply MCRMessageReply="true"&gt;</w:t>
      </w:r>
    </w:p>
    <w:p w14:paraId="28A78064" w14:textId="77777777" w:rsidR="00B11855" w:rsidRPr="001F42D3" w:rsidRDefault="003D003E" w:rsidP="00AF07D0">
      <w:pPr>
        <w:pStyle w:val="TableXML"/>
        <w:rPr>
          <w:noProof w:val="0"/>
        </w:rPr>
      </w:pPr>
      <w:r w:rsidRPr="001F42D3">
        <w:rPr>
          <w:noProof w:val="0"/>
        </w:rPr>
        <w:t xml:space="preserve">        &lt;wctp-ResponseHeader responseToMessageID="</w:t>
      </w:r>
      <w:r w:rsidRPr="001F42D3">
        <w:rPr>
          <w:noProof w:val="0"/>
          <w:color w:val="FF0000"/>
        </w:rPr>
        <w:t>message ID</w:t>
      </w:r>
      <w:r w:rsidRPr="001F42D3">
        <w:rPr>
          <w:noProof w:val="0"/>
        </w:rPr>
        <w:t>" responseTimestamp="</w:t>
      </w:r>
      <w:r w:rsidRPr="001F42D3">
        <w:rPr>
          <w:noProof w:val="0"/>
          <w:color w:val="FF0000"/>
        </w:rPr>
        <w:t>timestamp</w:t>
      </w:r>
      <w:r w:rsidRPr="001F42D3">
        <w:rPr>
          <w:noProof w:val="0"/>
        </w:rPr>
        <w:t>" respondingToTimestamp="</w:t>
      </w:r>
      <w:r w:rsidRPr="001F42D3">
        <w:rPr>
          <w:noProof w:val="0"/>
          <w:color w:val="FF0000"/>
        </w:rPr>
        <w:t>timestamp</w:t>
      </w:r>
      <w:r w:rsidRPr="001F42D3">
        <w:rPr>
          <w:noProof w:val="0"/>
        </w:rPr>
        <w:t>" onBehalfOfRecipientID="</w:t>
      </w:r>
      <w:r w:rsidRPr="001F42D3">
        <w:rPr>
          <w:noProof w:val="0"/>
          <w:color w:val="FF0000"/>
        </w:rPr>
        <w:t>recipient PIN</w:t>
      </w:r>
      <w:r w:rsidRPr="001F42D3">
        <w:rPr>
          <w:noProof w:val="0"/>
        </w:rPr>
        <w:t>"&gt;</w:t>
      </w:r>
    </w:p>
    <w:p w14:paraId="3CF544EF" w14:textId="77777777" w:rsidR="00B11855" w:rsidRPr="001F42D3" w:rsidRDefault="003D003E" w:rsidP="00AF07D0">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miscInfo="" /&gt;</w:t>
      </w:r>
    </w:p>
    <w:p w14:paraId="28626A8B" w14:textId="77777777" w:rsidR="00B11855" w:rsidRPr="001F42D3" w:rsidRDefault="003D003E" w:rsidP="00AF07D0">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/&gt;</w:t>
      </w:r>
    </w:p>
    <w:p w14:paraId="629E0CE4" w14:textId="77777777" w:rsidR="00B11855" w:rsidRPr="001F42D3" w:rsidRDefault="003D003E" w:rsidP="00AF07D0">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 /&gt;</w:t>
      </w:r>
    </w:p>
    <w:p w14:paraId="64618215" w14:textId="77777777" w:rsidR="00B11855" w:rsidRPr="001F42D3" w:rsidRDefault="003D003E" w:rsidP="00AF07D0">
      <w:pPr>
        <w:pStyle w:val="TableXML"/>
        <w:rPr>
          <w:noProof w:val="0"/>
        </w:rPr>
      </w:pPr>
      <w:r w:rsidRPr="001F42D3">
        <w:rPr>
          <w:noProof w:val="0"/>
        </w:rPr>
        <w:t xml:space="preserve">        &lt;/wctp-ResponseHeader&gt;</w:t>
      </w:r>
    </w:p>
    <w:p w14:paraId="0BC8581E" w14:textId="77777777" w:rsidR="00B11855" w:rsidRPr="001F42D3" w:rsidRDefault="003D003E" w:rsidP="00AF07D0">
      <w:pPr>
        <w:pStyle w:val="TableXML"/>
        <w:rPr>
          <w:noProof w:val="0"/>
        </w:rPr>
      </w:pPr>
      <w:r w:rsidRPr="001F42D3">
        <w:rPr>
          <w:noProof w:val="0"/>
        </w:rPr>
        <w:t xml:space="preserve">        &lt;wctp-Payload&gt;</w:t>
      </w:r>
    </w:p>
    <w:p w14:paraId="1FE92D60" w14:textId="6F9DDBD4" w:rsidR="00B11855" w:rsidRPr="001F42D3" w:rsidRDefault="003D003E" w:rsidP="00AF07D0">
      <w:pPr>
        <w:pStyle w:val="TableXML"/>
        <w:rPr>
          <w:noProof w:val="0"/>
        </w:rPr>
      </w:pPr>
      <w:r w:rsidRPr="001F42D3">
        <w:rPr>
          <w:noProof w:val="0"/>
        </w:rPr>
        <w:t xml:space="preserve">            </w:t>
      </w:r>
    </w:p>
    <w:p w14:paraId="4DE0FDCA" w14:textId="6382F7BF" w:rsidR="0021200B" w:rsidRPr="001F42D3" w:rsidRDefault="0021200B" w:rsidP="00AF07D0">
      <w:pPr>
        <w:pStyle w:val="TableXML"/>
        <w:rPr>
          <w:noProof w:val="0"/>
        </w:rPr>
      </w:pPr>
      <w:r w:rsidRPr="001F42D3">
        <w:rPr>
          <w:noProof w:val="0"/>
        </w:rPr>
        <w:t xml:space="preserve">            &lt;wctp-Alphanumeric actionURIPurpose=”</w:t>
      </w:r>
      <w:r w:rsidRPr="001F42D3">
        <w:rPr>
          <w:noProof w:val="0"/>
          <w:color w:val="FF0000"/>
        </w:rPr>
        <w:t>purpose</w:t>
      </w:r>
      <w:r w:rsidRPr="001F42D3">
        <w:rPr>
          <w:noProof w:val="0"/>
        </w:rPr>
        <w:t>”&gt;</w:t>
      </w:r>
      <w:r w:rsidRPr="001F42D3">
        <w:rPr>
          <w:noProof w:val="0"/>
          <w:color w:val="FF0000"/>
        </w:rPr>
        <w:t>response text</w:t>
      </w:r>
      <w:r w:rsidRPr="001F42D3">
        <w:rPr>
          <w:noProof w:val="0"/>
        </w:rPr>
        <w:t>&lt;/wctp-Alphanumeric&gt;</w:t>
      </w:r>
    </w:p>
    <w:p w14:paraId="4F7E7160" w14:textId="77777777" w:rsidR="00B11855" w:rsidRPr="001F42D3" w:rsidRDefault="003D003E" w:rsidP="00AF07D0">
      <w:pPr>
        <w:pStyle w:val="TableXML"/>
        <w:rPr>
          <w:noProof w:val="0"/>
        </w:rPr>
      </w:pPr>
      <w:r w:rsidRPr="001F42D3">
        <w:rPr>
          <w:noProof w:val="0"/>
        </w:rPr>
        <w:t xml:space="preserve">        &lt;/wctp-Payload&gt;</w:t>
      </w:r>
    </w:p>
    <w:p w14:paraId="40D03DE0" w14:textId="77777777" w:rsidR="00B11855" w:rsidRPr="001F42D3" w:rsidRDefault="003D003E" w:rsidP="00AF07D0">
      <w:pPr>
        <w:pStyle w:val="TableXML"/>
        <w:rPr>
          <w:noProof w:val="0"/>
        </w:rPr>
      </w:pPr>
      <w:r w:rsidRPr="001F42D3">
        <w:rPr>
          <w:noProof w:val="0"/>
        </w:rPr>
        <w:t xml:space="preserve">    &lt;/wctp-MessageReply&gt;</w:t>
      </w:r>
    </w:p>
    <w:p w14:paraId="0FE29797" w14:textId="77777777" w:rsidR="00B11855" w:rsidRPr="001F42D3" w:rsidRDefault="003D003E" w:rsidP="00AF07D0">
      <w:pPr>
        <w:pStyle w:val="TableXML"/>
        <w:rPr>
          <w:noProof w:val="0"/>
        </w:rPr>
      </w:pPr>
      <w:r w:rsidRPr="001F42D3">
        <w:rPr>
          <w:noProof w:val="0"/>
        </w:rPr>
        <w:t>&lt;/wctp-Operation&gt;</w:t>
      </w:r>
    </w:p>
    <w:p w14:paraId="20912424" w14:textId="55752D8A" w:rsidR="005B313C" w:rsidRPr="001F42D3" w:rsidRDefault="00CE1CA8" w:rsidP="00B34AEB">
      <w:pPr>
        <w:pStyle w:val="Heading3"/>
        <w:numPr>
          <w:ilvl w:val="0"/>
          <w:numId w:val="0"/>
        </w:numPr>
        <w:rPr>
          <w:noProof w:val="0"/>
        </w:rPr>
      </w:pPr>
      <w:bookmarkStart w:id="2209" w:name="_Toc497485704"/>
      <w:bookmarkStart w:id="2210" w:name="_Toc497486041"/>
      <w:bookmarkStart w:id="2211" w:name="_Toc497486268"/>
      <w:bookmarkStart w:id="2212" w:name="_Toc497486545"/>
      <w:bookmarkStart w:id="2213" w:name="_Toc497486772"/>
      <w:bookmarkStart w:id="2214" w:name="_Toc497493641"/>
      <w:bookmarkStart w:id="2215" w:name="_Toc214889847"/>
      <w:bookmarkEnd w:id="2209"/>
      <w:bookmarkEnd w:id="2210"/>
      <w:bookmarkEnd w:id="2211"/>
      <w:bookmarkEnd w:id="2212"/>
      <w:bookmarkEnd w:id="2213"/>
      <w:bookmarkEnd w:id="2214"/>
      <w:r w:rsidRPr="001F42D3">
        <w:rPr>
          <w:noProof w:val="0"/>
        </w:rPr>
        <w:t>K.8.1</w:t>
      </w:r>
      <w:r w:rsidR="001F65FA">
        <w:rPr>
          <w:noProof w:val="0"/>
        </w:rPr>
        <w:t>7</w:t>
      </w:r>
      <w:r w:rsidRPr="001F42D3">
        <w:rPr>
          <w:noProof w:val="0"/>
        </w:rPr>
        <w:t xml:space="preserve"> </w:t>
      </w:r>
      <w:r w:rsidR="005B313C" w:rsidRPr="001F42D3">
        <w:rPr>
          <w:noProof w:val="0"/>
        </w:rPr>
        <w:t xml:space="preserve">IHE </w:t>
      </w:r>
      <w:r w:rsidR="009843AA">
        <w:rPr>
          <w:noProof w:val="0"/>
        </w:rPr>
        <w:t>DEV</w:t>
      </w:r>
      <w:r w:rsidR="005B313C" w:rsidRPr="001F42D3">
        <w:rPr>
          <w:noProof w:val="0"/>
        </w:rPr>
        <w:t xml:space="preserve"> specific WCTP extensions to PCD-06 wctp-SubmitRequest for WCM attachments</w:t>
      </w:r>
      <w:bookmarkEnd w:id="2215"/>
    </w:p>
    <w:p w14:paraId="7B2431CC" w14:textId="2646CEF4" w:rsidR="005B313C" w:rsidRPr="001F42D3" w:rsidRDefault="005B313C" w:rsidP="005B313C">
      <w:pPr>
        <w:pStyle w:val="BodyText"/>
      </w:pPr>
      <w:r w:rsidRPr="001F42D3">
        <w:t xml:space="preserve">WCTP is a text </w:t>
      </w:r>
      <w:r w:rsidR="00242B41" w:rsidRPr="001F42D3">
        <w:t>messaging</w:t>
      </w:r>
      <w:r w:rsidRPr="001F42D3">
        <w:t xml:space="preserve"> protocol which doesn’t support attachments or graphical images and whose maximum message length is restricted</w:t>
      </w:r>
      <w:r w:rsidR="002E782A" w:rsidRPr="001F42D3">
        <w:t xml:space="preserve">. </w:t>
      </w:r>
      <w:r w:rsidRPr="001F42D3">
        <w:t xml:space="preserve">The IHE </w:t>
      </w:r>
      <w:r w:rsidR="009843AA">
        <w:t>DEV</w:t>
      </w:r>
      <w:r w:rsidRPr="001F42D3">
        <w:t xml:space="preserve"> domain has extended WCTP 1.3 to support optional attachments as either the ACM </w:t>
      </w:r>
      <w:r w:rsidR="00647994" w:rsidRPr="001F42D3">
        <w:t>[PCD-04]</w:t>
      </w:r>
      <w:r w:rsidRPr="001F42D3">
        <w:t xml:space="preserve"> transaction in its entirety and/or as one or more graphical snippet attachments in support of the Waveform Content Module (WCM) capability</w:t>
      </w:r>
      <w:r w:rsidR="002E782A" w:rsidRPr="001F42D3">
        <w:t xml:space="preserve">. </w:t>
      </w:r>
      <w:r w:rsidRPr="001F42D3">
        <w:t>This in turn presumes removal of the message length restriction.</w:t>
      </w:r>
    </w:p>
    <w:p w14:paraId="36976335" w14:textId="74903BE7" w:rsidR="005B313C" w:rsidRPr="001F42D3" w:rsidRDefault="005B313C" w:rsidP="005B313C">
      <w:pPr>
        <w:pStyle w:val="BodyText"/>
      </w:pPr>
      <w:r w:rsidRPr="001F42D3">
        <w:t xml:space="preserve">The WCTP 1.3r1 interface specification that is the basis for ACM </w:t>
      </w:r>
      <w:r w:rsidR="009E2B46" w:rsidRPr="001F42D3">
        <w:t>Alert Manager</w:t>
      </w:r>
      <w:r w:rsidRPr="001F42D3">
        <w:t xml:space="preserve"> – </w:t>
      </w:r>
      <w:r w:rsidR="00916BBE" w:rsidRPr="001F42D3">
        <w:t>Alert Communicator</w:t>
      </w:r>
      <w:r w:rsidRPr="001F42D3">
        <w:t xml:space="preserve"> communication supports neither non-plain text messages (encoded attachments) in addition to plain text messages or transmissions of graphical images in addition to plan text messages</w:t>
      </w:r>
      <w:r w:rsidR="002E782A" w:rsidRPr="001F42D3">
        <w:t xml:space="preserve">. </w:t>
      </w:r>
      <w:r w:rsidRPr="001F42D3">
        <w:t xml:space="preserve">For this reason the ACM </w:t>
      </w:r>
      <w:r w:rsidR="00FF5580" w:rsidRPr="001F42D3">
        <w:t>Profile</w:t>
      </w:r>
      <w:r w:rsidRPr="001F42D3">
        <w:t xml:space="preserve"> is required to extend the WCTP 1.3r1 interface specification in a backward transparent manner in order to convey the </w:t>
      </w:r>
      <w:r w:rsidR="006D613E" w:rsidRPr="001F42D3">
        <w:t>HL7</w:t>
      </w:r>
      <w:r w:rsidR="00995105" w:rsidRPr="001F42D3">
        <w:t xml:space="preserve"> </w:t>
      </w:r>
      <w:r w:rsidRPr="001F42D3">
        <w:t xml:space="preserve">evidentiary data associated with WCM (for ECG waveform graphic generation by the ACM </w:t>
      </w:r>
      <w:r w:rsidR="00916BBE" w:rsidRPr="001F42D3">
        <w:t>Alert Communicator</w:t>
      </w:r>
      <w:r w:rsidRPr="001F42D3">
        <w:t xml:space="preserve">) or to convey a graphical image of the </w:t>
      </w:r>
      <w:r w:rsidR="006D613E" w:rsidRPr="001F42D3">
        <w:t>HL7</w:t>
      </w:r>
      <w:r w:rsidR="00995105" w:rsidRPr="001F42D3">
        <w:t xml:space="preserve"> </w:t>
      </w:r>
      <w:r w:rsidRPr="001F42D3">
        <w:t xml:space="preserve">evidentiary data as produced by the ACM </w:t>
      </w:r>
      <w:r w:rsidR="009E2B46" w:rsidRPr="001F42D3">
        <w:t>Alert Manager</w:t>
      </w:r>
      <w:r w:rsidRPr="001F42D3">
        <w:t xml:space="preserve"> for delivery to an ACM </w:t>
      </w:r>
      <w:r w:rsidR="00916BBE" w:rsidRPr="001F42D3">
        <w:t>Alert Communicator</w:t>
      </w:r>
      <w:r w:rsidRPr="001F42D3">
        <w:t xml:space="preserve"> that has not implemented the algorithms for synthesis of the graphic from the evidentiary data.</w:t>
      </w:r>
    </w:p>
    <w:p w14:paraId="68C5CB15" w14:textId="3314B5CC" w:rsidR="005B313C" w:rsidRPr="001F42D3" w:rsidRDefault="005B313C" w:rsidP="005B313C">
      <w:pPr>
        <w:pStyle w:val="BodyText"/>
      </w:pPr>
      <w:r w:rsidRPr="001F42D3">
        <w:t xml:space="preserve">In order for the WCTP server (the ACM </w:t>
      </w:r>
      <w:r w:rsidR="00916BBE" w:rsidRPr="001F42D3">
        <w:t>Alert Communicator</w:t>
      </w:r>
      <w:r w:rsidRPr="001F42D3">
        <w:t xml:space="preserve">) to signal its willingness to receive and potentially support these IHE ACM </w:t>
      </w:r>
      <w:r w:rsidR="00FF5580" w:rsidRPr="001F42D3">
        <w:t>Profile</w:t>
      </w:r>
      <w:r w:rsidRPr="001F42D3">
        <w:t xml:space="preserve"> WCM specific extensions to WCTP 1.3r1, per the extensions mechanism defined in </w:t>
      </w:r>
      <w:r w:rsidR="00EE799D" w:rsidRPr="001F42D3">
        <w:t>Section</w:t>
      </w:r>
      <w:r w:rsidRPr="001F42D3">
        <w:t xml:space="preserve"> 3.6 Protocol Version of the WCTP 1.3r1 interface specification, the DTD response value shall be “</w:t>
      </w:r>
      <w:r w:rsidR="00E64CD9" w:rsidRPr="001F42D3">
        <w:t>wctp-dtd-ihepcd-pcd06-v1r1</w:t>
      </w:r>
      <w:r w:rsidRPr="001F42D3">
        <w:t xml:space="preserve">” to indicate support for reception of either or both of the </w:t>
      </w:r>
      <w:r w:rsidR="00647994" w:rsidRPr="001F42D3">
        <w:t>PCD-04</w:t>
      </w:r>
      <w:r w:rsidRPr="001F42D3">
        <w:t xml:space="preserve"> (</w:t>
      </w:r>
      <w:r w:rsidR="006D613E" w:rsidRPr="001F42D3">
        <w:t>HL7</w:t>
      </w:r>
      <w:r w:rsidR="00995105" w:rsidRPr="001F42D3">
        <w:t xml:space="preserve"> </w:t>
      </w:r>
      <w:r w:rsidRPr="001F42D3">
        <w:t xml:space="preserve">evidentiary data) or a graphical image </w:t>
      </w:r>
      <w:r w:rsidRPr="001F42D3">
        <w:lastRenderedPageBreak/>
        <w:t>representative of the evidentiary data and for removal of the maximum message length restriction</w:t>
      </w:r>
      <w:r w:rsidR="002E782A" w:rsidRPr="001F42D3">
        <w:t xml:space="preserve">. </w:t>
      </w:r>
      <w:r w:rsidRPr="001F42D3">
        <w:t xml:space="preserve">This version shall presume at a minimum WCTP version 1.3r1 capabilities, with primary emphasis on the ability of the WCTP server (ACM </w:t>
      </w:r>
      <w:r w:rsidR="00916BBE" w:rsidRPr="001F42D3">
        <w:t>Alert Communicator</w:t>
      </w:r>
      <w:r w:rsidRPr="001F42D3">
        <w:t xml:space="preserve">) to support paired MCR if sent in a wctp-SubmitRequest message from the WCTP client (the ACM </w:t>
      </w:r>
      <w:r w:rsidR="009E2B46" w:rsidRPr="001F42D3">
        <w:t>Alert Manager</w:t>
      </w:r>
      <w:r w:rsidRPr="001F42D3">
        <w:t xml:space="preserve">) to the WCTP server (the ACM </w:t>
      </w:r>
      <w:r w:rsidR="00916BBE" w:rsidRPr="001F42D3">
        <w:t>Alert Communicator</w:t>
      </w:r>
      <w:r w:rsidRPr="001F42D3">
        <w:t>).</w:t>
      </w:r>
    </w:p>
    <w:p w14:paraId="070CD4E0" w14:textId="3C8F2F92" w:rsidR="005B313C" w:rsidRPr="001F42D3" w:rsidRDefault="005B313C" w:rsidP="005B313C">
      <w:pPr>
        <w:pStyle w:val="BodyText"/>
      </w:pPr>
      <w:r w:rsidRPr="001F42D3">
        <w:t>On wctp-SubmitRequest messages the WCTP 1.3r1 interface specification supports a choice of one of wctp-Alphanumeric (simple text with no MCR), wctp-TransparentData (binary encoded data), or wctp-MCR (simple text accompanied with either unpaired or paired MCR)</w:t>
      </w:r>
      <w:r w:rsidR="002E782A" w:rsidRPr="001F42D3">
        <w:t xml:space="preserve">. </w:t>
      </w:r>
      <w:r w:rsidRPr="001F42D3">
        <w:t xml:space="preserve">Since only smarter devices, associated with the newest WCTP implementations, are expected to make use of the additional WCM information in the </w:t>
      </w:r>
      <w:r w:rsidR="00901663" w:rsidRPr="001F42D3">
        <w:t>[PCD-06]</w:t>
      </w:r>
      <w:r w:rsidRPr="001F42D3">
        <w:t xml:space="preserve"> transaction and so as to offload simple non-MCR message WCTP implementations from having to ignore the extensions, the wctp-MCR element tree has been selected as the extension point for the WCM related additional XML elements</w:t>
      </w:r>
      <w:r w:rsidR="002E782A" w:rsidRPr="001F42D3">
        <w:t xml:space="preserve">. </w:t>
      </w:r>
    </w:p>
    <w:p w14:paraId="073A5E68" w14:textId="77777777" w:rsidR="005B313C" w:rsidRPr="001F42D3" w:rsidRDefault="005B313C" w:rsidP="005B313C">
      <w:pPr>
        <w:pStyle w:val="BodyText"/>
      </w:pPr>
      <w:r w:rsidRPr="001F42D3">
        <w:tab/>
        <w:t>&lt;wctp-IHEPCD04 xmlns=”urn:ihe:pcd:acm:2015"&gt;</w:t>
      </w:r>
    </w:p>
    <w:p w14:paraId="65446092" w14:textId="77777777" w:rsidR="005B313C" w:rsidRPr="001F42D3" w:rsidRDefault="005B313C" w:rsidP="00CF5627">
      <w:pPr>
        <w:pStyle w:val="BodyText"/>
      </w:pPr>
      <w:r w:rsidRPr="001F42D3">
        <w:tab/>
      </w:r>
      <w:r w:rsidRPr="001F42D3">
        <w:tab/>
        <w:t>IHE PCD-04 HL7 message</w:t>
      </w:r>
    </w:p>
    <w:p w14:paraId="0B39A200" w14:textId="77777777" w:rsidR="005B313C" w:rsidRPr="001F42D3" w:rsidRDefault="005B313C" w:rsidP="005B313C">
      <w:pPr>
        <w:pStyle w:val="BodyText"/>
      </w:pPr>
      <w:r w:rsidRPr="001F42D3">
        <w:tab/>
        <w:t>&lt;/wctp-IHEPCD04&gt;</w:t>
      </w:r>
    </w:p>
    <w:p w14:paraId="3D088F20" w14:textId="77777777" w:rsidR="005B313C" w:rsidRPr="001F42D3" w:rsidRDefault="005B313C" w:rsidP="005B313C">
      <w:pPr>
        <w:pStyle w:val="BodyText"/>
      </w:pPr>
    </w:p>
    <w:p w14:paraId="0C679027" w14:textId="77777777" w:rsidR="005B313C" w:rsidRPr="001F42D3" w:rsidRDefault="005B313C" w:rsidP="005B313C">
      <w:pPr>
        <w:pStyle w:val="BodyText"/>
      </w:pPr>
      <w:r w:rsidRPr="001F42D3">
        <w:tab/>
        <w:t>&lt;wctp-IHEPCDWCMImages&gt;</w:t>
      </w:r>
    </w:p>
    <w:p w14:paraId="7C11CD41" w14:textId="77777777" w:rsidR="005B313C" w:rsidRPr="001F42D3" w:rsidRDefault="005B313C" w:rsidP="005B313C">
      <w:pPr>
        <w:pStyle w:val="BodyText"/>
      </w:pPr>
      <w:r w:rsidRPr="001F42D3">
        <w:tab/>
      </w:r>
      <w:r w:rsidRPr="001F42D3">
        <w:tab/>
        <w:t>&lt;wctp-IHEWCMImage Format=”graphics format” Encoding=”base64”&gt;</w:t>
      </w:r>
    </w:p>
    <w:p w14:paraId="51FC3371" w14:textId="77777777" w:rsidR="005B313C" w:rsidRPr="001F42D3" w:rsidRDefault="005B313C" w:rsidP="005B313C">
      <w:pPr>
        <w:pStyle w:val="BodyText"/>
      </w:pPr>
      <w:r w:rsidRPr="001F42D3">
        <w:tab/>
      </w:r>
      <w:r w:rsidRPr="001F42D3">
        <w:tab/>
      </w:r>
      <w:r w:rsidRPr="001F42D3">
        <w:tab/>
        <w:t>graphical image</w:t>
      </w:r>
    </w:p>
    <w:p w14:paraId="534E6791" w14:textId="77777777" w:rsidR="005B313C" w:rsidRPr="001F42D3" w:rsidRDefault="005B313C" w:rsidP="00CF5627">
      <w:pPr>
        <w:pStyle w:val="BodyText"/>
      </w:pPr>
      <w:r w:rsidRPr="001F42D3">
        <w:tab/>
      </w:r>
      <w:r w:rsidRPr="001F42D3">
        <w:tab/>
        <w:t>&lt;/wctp-IHEWCMImage&gt;</w:t>
      </w:r>
    </w:p>
    <w:p w14:paraId="01E806A3" w14:textId="77777777" w:rsidR="005B313C" w:rsidRPr="001F42D3" w:rsidRDefault="005B313C" w:rsidP="005B313C">
      <w:pPr>
        <w:pStyle w:val="BodyText"/>
      </w:pPr>
      <w:r w:rsidRPr="001F42D3">
        <w:tab/>
        <w:t>&lt;/wctp-IHEPCDWCMImages &gt;</w:t>
      </w:r>
    </w:p>
    <w:p w14:paraId="3D535057" w14:textId="77777777" w:rsidR="005B313C" w:rsidRPr="001F42D3" w:rsidRDefault="005B313C" w:rsidP="005B313C">
      <w:pPr>
        <w:pStyle w:val="BodyText"/>
      </w:pPr>
    </w:p>
    <w:p w14:paraId="403DEB21" w14:textId="5C20D36C" w:rsidR="005B313C" w:rsidRPr="001F42D3" w:rsidRDefault="005B313C" w:rsidP="005B313C">
      <w:pPr>
        <w:pStyle w:val="BodyText"/>
      </w:pPr>
      <w:r w:rsidRPr="001F42D3">
        <w:t xml:space="preserve">The IHE </w:t>
      </w:r>
      <w:r w:rsidR="00647994" w:rsidRPr="001F42D3">
        <w:t>PCD-04</w:t>
      </w:r>
      <w:r w:rsidRPr="001F42D3">
        <w:t xml:space="preserve"> </w:t>
      </w:r>
      <w:r w:rsidR="006D613E" w:rsidRPr="001F42D3">
        <w:t>HL7</w:t>
      </w:r>
      <w:r w:rsidR="00995105" w:rsidRPr="001F42D3">
        <w:t xml:space="preserve"> </w:t>
      </w:r>
      <w:r w:rsidRPr="001F42D3">
        <w:t>message may or may not contain WCM evidentiary data, but it is expected to contain ACM alarm indication data.</w:t>
      </w:r>
    </w:p>
    <w:p w14:paraId="22723372" w14:textId="169BC951" w:rsidR="005B313C" w:rsidRPr="001F42D3" w:rsidRDefault="005B313C" w:rsidP="005B313C">
      <w:pPr>
        <w:pStyle w:val="BodyText"/>
      </w:pPr>
      <w:r w:rsidRPr="001F42D3">
        <w:t xml:space="preserve">Since a single </w:t>
      </w:r>
      <w:r w:rsidR="00647994" w:rsidRPr="001F42D3">
        <w:t>PCD-04</w:t>
      </w:r>
      <w:r w:rsidRPr="001F42D3">
        <w:t xml:space="preserve"> WCM extension can result in more than a single graphics image the wctp-IHEWCMImage can be repeated</w:t>
      </w:r>
      <w:r w:rsidR="002E782A" w:rsidRPr="001F42D3">
        <w:t xml:space="preserve">. </w:t>
      </w:r>
      <w:r w:rsidRPr="001F42D3">
        <w:t xml:space="preserve">Due to endpoint communication device display real estate limitations the ACM </w:t>
      </w:r>
      <w:r w:rsidR="00916BBE" w:rsidRPr="001F42D3">
        <w:t>Alert Communicator</w:t>
      </w:r>
      <w:r w:rsidRPr="001F42D3">
        <w:t xml:space="preserve"> may not be able to display all of the images presented to it by the ACM </w:t>
      </w:r>
      <w:r w:rsidR="009E2B46" w:rsidRPr="001F42D3">
        <w:t>Alert Manager</w:t>
      </w:r>
      <w:r w:rsidRPr="001F42D3">
        <w:t xml:space="preserve"> but shall present the images starting with the first for as many as the ACM </w:t>
      </w:r>
      <w:r w:rsidR="00916BBE" w:rsidRPr="001F42D3">
        <w:t>Alert Communicator</w:t>
      </w:r>
      <w:r w:rsidRPr="001F42D3">
        <w:t xml:space="preserve"> supports for the given endpoint communication device.</w:t>
      </w:r>
    </w:p>
    <w:p w14:paraId="122C69D1" w14:textId="7AC9ED6C" w:rsidR="005B313C" w:rsidRPr="001F42D3" w:rsidRDefault="005B313C" w:rsidP="005B313C">
      <w:pPr>
        <w:pStyle w:val="BodyText"/>
      </w:pPr>
      <w:r w:rsidRPr="001F42D3">
        <w:t xml:space="preserve">Whether or not the ACM </w:t>
      </w:r>
      <w:r w:rsidR="009E2B46" w:rsidRPr="001F42D3">
        <w:t>Alert Manager</w:t>
      </w:r>
      <w:r w:rsidRPr="001F42D3">
        <w:t xml:space="preserve"> sends the rendered images to the ACM </w:t>
      </w:r>
      <w:r w:rsidR="00916BBE" w:rsidRPr="001F42D3">
        <w:t>Alert Communicator</w:t>
      </w:r>
      <w:r w:rsidRPr="001F42D3">
        <w:t xml:space="preserve"> is ACM </w:t>
      </w:r>
      <w:r w:rsidR="009E2B46" w:rsidRPr="001F42D3">
        <w:t>Alert Manager</w:t>
      </w:r>
      <w:r w:rsidRPr="001F42D3">
        <w:t xml:space="preserve"> vendor specific.</w:t>
      </w:r>
    </w:p>
    <w:p w14:paraId="4CE442C1" w14:textId="164D43DC" w:rsidR="005B313C" w:rsidRPr="001F42D3" w:rsidRDefault="005B313C" w:rsidP="005B313C">
      <w:pPr>
        <w:pStyle w:val="BodyText"/>
      </w:pPr>
      <w:r w:rsidRPr="001F42D3">
        <w:t xml:space="preserve">The Format specification is required, indicates the format of the graphical image information, and the value can be any one of SVG, JPEG, PNG, or BMP as agreed between the ACM </w:t>
      </w:r>
      <w:r w:rsidR="009E2B46" w:rsidRPr="001F42D3">
        <w:t>Alert Manager</w:t>
      </w:r>
      <w:r w:rsidRPr="001F42D3">
        <w:t xml:space="preserve"> vendor and the ACM </w:t>
      </w:r>
      <w:r w:rsidR="00916BBE" w:rsidRPr="001F42D3">
        <w:t>Alert Communicator</w:t>
      </w:r>
      <w:r w:rsidRPr="001F42D3">
        <w:t xml:space="preserve"> vendor.</w:t>
      </w:r>
    </w:p>
    <w:p w14:paraId="2CC43128" w14:textId="0D70E5E5" w:rsidR="00E64CD9" w:rsidRPr="001F42D3" w:rsidRDefault="005B313C" w:rsidP="00E64CD9">
      <w:pPr>
        <w:pStyle w:val="BodyText"/>
      </w:pPr>
      <w:r w:rsidRPr="001F42D3">
        <w:lastRenderedPageBreak/>
        <w:t xml:space="preserve">If the ACM </w:t>
      </w:r>
      <w:r w:rsidR="00916BBE" w:rsidRPr="001F42D3">
        <w:t>Alert Communicator</w:t>
      </w:r>
      <w:r w:rsidRPr="001F42D3">
        <w:t xml:space="preserve"> does not respond to the wctp-VersionQuery with the WCM supportive DTD response indicating value then the </w:t>
      </w:r>
      <w:r w:rsidR="009E2B46" w:rsidRPr="001F42D3">
        <w:t>Alert Manager</w:t>
      </w:r>
      <w:r w:rsidRPr="001F42D3">
        <w:t xml:space="preserve"> shall not send these extensions to the </w:t>
      </w:r>
      <w:r w:rsidR="00916BBE" w:rsidRPr="001F42D3">
        <w:t>Alert Communicator</w:t>
      </w:r>
      <w:r w:rsidRPr="001F42D3">
        <w:t>.</w:t>
      </w:r>
    </w:p>
    <w:p w14:paraId="7D9E946F" w14:textId="057E31A6" w:rsidR="00E64CD9" w:rsidRPr="001F42D3" w:rsidRDefault="00CE1CA8" w:rsidP="00B34AEB">
      <w:pPr>
        <w:pStyle w:val="Heading3"/>
        <w:numPr>
          <w:ilvl w:val="0"/>
          <w:numId w:val="0"/>
        </w:numPr>
        <w:rPr>
          <w:noProof w:val="0"/>
        </w:rPr>
      </w:pPr>
      <w:bookmarkStart w:id="2216" w:name="_Toc214889848"/>
      <w:r w:rsidRPr="001F42D3">
        <w:rPr>
          <w:noProof w:val="0"/>
        </w:rPr>
        <w:t>K.8.1</w:t>
      </w:r>
      <w:r w:rsidR="001F65FA">
        <w:rPr>
          <w:noProof w:val="0"/>
        </w:rPr>
        <w:t>8</w:t>
      </w:r>
      <w:r w:rsidRPr="001F42D3">
        <w:rPr>
          <w:noProof w:val="0"/>
        </w:rPr>
        <w:t xml:space="preserve"> </w:t>
      </w:r>
      <w:r w:rsidR="00E64CD9" w:rsidRPr="001F42D3">
        <w:rPr>
          <w:noProof w:val="0"/>
        </w:rPr>
        <w:t>IHE PCD specific WCTP extensions to wctp-SubmitRequest for alert information</w:t>
      </w:r>
      <w:bookmarkEnd w:id="2216"/>
    </w:p>
    <w:p w14:paraId="418EB48C" w14:textId="77777777" w:rsidR="00E64CD9" w:rsidRPr="001F42D3" w:rsidRDefault="00E64CD9" w:rsidP="00E64CD9">
      <w:pPr>
        <w:pStyle w:val="BodyText"/>
      </w:pPr>
      <w:r w:rsidRPr="001F42D3">
        <w:t>The following ACM Profile proprietary extensions to the wctp-SubmitRequest are used to convey alert information from the ACM AM to the ACM AC.</w:t>
      </w:r>
    </w:p>
    <w:p w14:paraId="1AB143CA" w14:textId="0CE32790" w:rsidR="00E64CD9" w:rsidRPr="001F42D3" w:rsidRDefault="00E64CD9" w:rsidP="00E64CD9">
      <w:pPr>
        <w:pStyle w:val="BodyText"/>
      </w:pPr>
      <w:r w:rsidRPr="001F42D3">
        <w:t>The WCTP 1.3r1 interface specification that is the basis for ACM AM – AC communication does not support the ability to pass alert information in association with a message submit request</w:t>
      </w:r>
      <w:r w:rsidR="009424A7" w:rsidRPr="001F42D3">
        <w:t xml:space="preserve">. </w:t>
      </w:r>
      <w:r w:rsidRPr="001F42D3">
        <w:t>For this reason, the ACM Profile is required to extend the WCTP 1.3r1 interface specification in a backward transparent manner in order to convey alert information from the ACM AM to the ACM AC.</w:t>
      </w:r>
    </w:p>
    <w:p w14:paraId="1D826990" w14:textId="54BFD22D" w:rsidR="00E64CD9" w:rsidRPr="001F42D3" w:rsidRDefault="00E64CD9" w:rsidP="00E64CD9">
      <w:pPr>
        <w:pStyle w:val="BodyText"/>
      </w:pPr>
      <w:r w:rsidRPr="001F42D3">
        <w:t xml:space="preserve">In order for the WCTP server (the ACM AC) to signal its willingness to receive and potentially support IHE ACM Profile evidentiary data extensions to WCTP 1.3r1, per the extensions mechanism defined in </w:t>
      </w:r>
      <w:r w:rsidR="00EE799D" w:rsidRPr="001F42D3">
        <w:t>Section</w:t>
      </w:r>
      <w:r w:rsidRPr="001F42D3">
        <w:t xml:space="preserve"> 3.6 Protocol Version of the WCTP 1.3r1 interface specification, the DTD response value shall be “wctp-dtd-ihepcd-pcd06-v1r2” to indicate support for reception of the alert information extension to WCTP 1.3r1</w:t>
      </w:r>
      <w:r w:rsidR="009424A7" w:rsidRPr="001F42D3">
        <w:t xml:space="preserve">. </w:t>
      </w:r>
      <w:r w:rsidRPr="001F42D3">
        <w:t>This version shall presume at a minimum WCTP version 1.3r1 capabilities, with primary emphasis on the ability of the WCTP server (ACM AC) to support paired MCR if sent in a wctp-SubmitRequest message from the WCTP client (the ACM AM) to the WCTP server (the ACM AC)</w:t>
      </w:r>
      <w:r w:rsidR="009424A7" w:rsidRPr="001F42D3">
        <w:t xml:space="preserve">. </w:t>
      </w:r>
      <w:r w:rsidRPr="001F42D3">
        <w:t>This version also includes all optional features present in IHEPCD-PCD06-V1R1.</w:t>
      </w:r>
    </w:p>
    <w:p w14:paraId="2F18703C" w14:textId="43CEEB71" w:rsidR="00E64CD9" w:rsidRPr="001F42D3" w:rsidRDefault="00E64CD9" w:rsidP="00E64CD9">
      <w:pPr>
        <w:pStyle w:val="BodyText"/>
      </w:pPr>
      <w:r w:rsidRPr="001F42D3">
        <w:t>On wctp-SubmitRequest messages the WCTP 1.3r1 interface specification supports a choice of one of wctp-Alphanumeric (simple text with no MCR), wctp-TransparentData (binary encoded data), or wctp-MCR (simple text accompanied with either unpaired or paired MCR)</w:t>
      </w:r>
      <w:r w:rsidR="009424A7" w:rsidRPr="001F42D3">
        <w:t xml:space="preserve">. </w:t>
      </w:r>
      <w:r w:rsidRPr="001F42D3">
        <w:t xml:space="preserve">Since only smarter devices, associated with the newest WCTP implementations, are expected to make use of the additional alert evidentiary information in the </w:t>
      </w:r>
      <w:r w:rsidR="00901663" w:rsidRPr="001F42D3">
        <w:t>[PCD-06]</w:t>
      </w:r>
      <w:r w:rsidRPr="001F42D3">
        <w:t xml:space="preserve"> transaction and so as to offload simple non-MCR message WCTP implementations from having to ignore the extensions, the wctp-MCR element tree has been selected as the extension point for additional XML elements.</w:t>
      </w:r>
    </w:p>
    <w:p w14:paraId="57968D1B" w14:textId="77777777" w:rsidR="00E64CD9" w:rsidRPr="001F42D3" w:rsidRDefault="00E64CD9" w:rsidP="00E64CD9">
      <w:pPr>
        <w:pStyle w:val="BodyText"/>
      </w:pPr>
      <w:r w:rsidRPr="001F42D3">
        <w:t>&lt;wctp-IHEPCDACM&gt;</w:t>
      </w:r>
    </w:p>
    <w:p w14:paraId="45B02072" w14:textId="77777777" w:rsidR="00E64CD9" w:rsidRPr="001F42D3" w:rsidRDefault="00E64CD9" w:rsidP="00E64CD9">
      <w:pPr>
        <w:pStyle w:val="BodyText"/>
      </w:pPr>
      <w:r w:rsidRPr="001F42D3">
        <w:t>&lt;wctp-IHEPCDACMParticipants&gt;</w:t>
      </w:r>
    </w:p>
    <w:p w14:paraId="10D994E0" w14:textId="77777777" w:rsidR="00E64CD9" w:rsidRPr="001F42D3" w:rsidRDefault="00E64CD9" w:rsidP="00E64CD9">
      <w:pPr>
        <w:pStyle w:val="BodyText"/>
      </w:pPr>
      <w:r w:rsidRPr="001F42D3">
        <w:tab/>
        <w:t>&lt;wctp-IHEPCDACMParticipant</w:t>
      </w:r>
    </w:p>
    <w:p w14:paraId="06311897" w14:textId="77777777" w:rsidR="00E64CD9" w:rsidRPr="001F42D3" w:rsidRDefault="00E64CD9" w:rsidP="00E64CD9">
      <w:pPr>
        <w:pStyle w:val="BodyText"/>
      </w:pPr>
      <w:r w:rsidRPr="001F42D3">
        <w:t>participantID=“participantID”</w:t>
      </w:r>
    </w:p>
    <w:p w14:paraId="248909B6" w14:textId="77777777" w:rsidR="00E64CD9" w:rsidRPr="001F42D3" w:rsidRDefault="00E64CD9" w:rsidP="00E64CD9">
      <w:pPr>
        <w:pStyle w:val="BodyText"/>
      </w:pPr>
      <w:r w:rsidRPr="001F42D3">
        <w:t>name=“participantName”</w:t>
      </w:r>
    </w:p>
    <w:p w14:paraId="38464F14" w14:textId="77777777" w:rsidR="00E64CD9" w:rsidRPr="001F42D3" w:rsidRDefault="00E64CD9" w:rsidP="00E64CD9">
      <w:pPr>
        <w:pStyle w:val="BodyText"/>
      </w:pPr>
      <w:r w:rsidRPr="001F42D3">
        <w:t>classification=“participantClassification” /&gt;</w:t>
      </w:r>
    </w:p>
    <w:p w14:paraId="7C54826F" w14:textId="77777777" w:rsidR="00E64CD9" w:rsidRPr="001F42D3" w:rsidRDefault="00E64CD9" w:rsidP="00E64CD9">
      <w:pPr>
        <w:pStyle w:val="BodyText"/>
      </w:pPr>
      <w:r w:rsidRPr="001F42D3">
        <w:t>&lt;/wctp-IHEPCDACMParticipants&gt;</w:t>
      </w:r>
    </w:p>
    <w:p w14:paraId="511CEA2A" w14:textId="77777777" w:rsidR="00E64CD9" w:rsidRPr="001F42D3" w:rsidRDefault="00E64CD9" w:rsidP="00E64CD9">
      <w:pPr>
        <w:pStyle w:val="BodyText"/>
      </w:pPr>
      <w:r w:rsidRPr="001F42D3">
        <w:t>&lt;wctp-IHEPCDACMLocations&gt;</w:t>
      </w:r>
    </w:p>
    <w:p w14:paraId="5D502140" w14:textId="77777777" w:rsidR="00E64CD9" w:rsidRPr="001F42D3" w:rsidRDefault="00E64CD9" w:rsidP="00E64CD9">
      <w:pPr>
        <w:pStyle w:val="BodyText"/>
      </w:pPr>
      <w:r w:rsidRPr="001F42D3">
        <w:lastRenderedPageBreak/>
        <w:tab/>
        <w:t>&lt;wctp-IHEPCDACMLocation</w:t>
      </w:r>
    </w:p>
    <w:p w14:paraId="661885D7" w14:textId="77777777" w:rsidR="00E64CD9" w:rsidRPr="001F42D3" w:rsidRDefault="00E64CD9" w:rsidP="00E64CD9">
      <w:pPr>
        <w:pStyle w:val="BodyText"/>
      </w:pPr>
      <w:r w:rsidRPr="001F42D3">
        <w:tab/>
      </w:r>
      <w:r w:rsidRPr="001F42D3">
        <w:tab/>
        <w:t>identifier=“identifier”</w:t>
      </w:r>
    </w:p>
    <w:p w14:paraId="55D37108" w14:textId="77777777" w:rsidR="00E64CD9" w:rsidRPr="001F42D3" w:rsidRDefault="00E64CD9" w:rsidP="00E64CD9">
      <w:pPr>
        <w:pStyle w:val="BodyText"/>
      </w:pPr>
      <w:r w:rsidRPr="001F42D3">
        <w:tab/>
      </w:r>
      <w:r w:rsidRPr="001F42D3">
        <w:tab/>
        <w:t>description=“description”</w:t>
      </w:r>
    </w:p>
    <w:p w14:paraId="2BA41746" w14:textId="77777777" w:rsidR="00E64CD9" w:rsidRPr="001F42D3" w:rsidRDefault="00E64CD9" w:rsidP="00E64CD9">
      <w:pPr>
        <w:pStyle w:val="BodyText"/>
      </w:pPr>
      <w:r w:rsidRPr="001F42D3">
        <w:tab/>
      </w:r>
      <w:r w:rsidRPr="001F42D3">
        <w:tab/>
        <w:t>type=“type”</w:t>
      </w:r>
    </w:p>
    <w:p w14:paraId="511DAA53" w14:textId="77777777" w:rsidR="00E64CD9" w:rsidRPr="001F42D3" w:rsidRDefault="00E64CD9" w:rsidP="00E64CD9">
      <w:pPr>
        <w:pStyle w:val="BodyText"/>
      </w:pPr>
      <w:r w:rsidRPr="001F42D3">
        <w:tab/>
      </w:r>
      <w:r w:rsidRPr="001F42D3">
        <w:tab/>
        <w:t>physicalType=“physicalType” /&gt;</w:t>
      </w:r>
    </w:p>
    <w:p w14:paraId="7A1C2072" w14:textId="77777777" w:rsidR="00E64CD9" w:rsidRPr="001F42D3" w:rsidRDefault="00E64CD9" w:rsidP="00E64CD9">
      <w:pPr>
        <w:pStyle w:val="BodyText"/>
      </w:pPr>
      <w:r w:rsidRPr="001F42D3">
        <w:t>&lt;/wctp-IHEPCDACMLocations&gt;</w:t>
      </w:r>
    </w:p>
    <w:p w14:paraId="24159DA4" w14:textId="77777777" w:rsidR="00E64CD9" w:rsidRPr="001F42D3" w:rsidRDefault="00E64CD9" w:rsidP="00E64CD9">
      <w:pPr>
        <w:pStyle w:val="BodyText"/>
      </w:pPr>
      <w:r w:rsidRPr="001F42D3">
        <w:t>&lt;wctp-IHEPCDACMResponder</w:t>
      </w:r>
    </w:p>
    <w:p w14:paraId="6C4D6987" w14:textId="77777777" w:rsidR="00E64CD9" w:rsidRPr="001F42D3" w:rsidRDefault="00E64CD9" w:rsidP="00E64CD9">
      <w:pPr>
        <w:pStyle w:val="BodyText"/>
      </w:pPr>
      <w:r w:rsidRPr="001F42D3">
        <w:tab/>
        <w:t>responderID=“responderID” /&gt;</w:t>
      </w:r>
    </w:p>
    <w:p w14:paraId="70D64EC9" w14:textId="77777777" w:rsidR="00E64CD9" w:rsidRPr="001F42D3" w:rsidRDefault="00E64CD9" w:rsidP="00E64CD9">
      <w:pPr>
        <w:pStyle w:val="BodyText"/>
      </w:pPr>
      <w:r w:rsidRPr="001F42D3">
        <w:t>&lt;wctp-IHEPCDACMObservation</w:t>
      </w:r>
    </w:p>
    <w:p w14:paraId="689960B0" w14:textId="77777777" w:rsidR="00E64CD9" w:rsidRPr="001F42D3" w:rsidRDefault="00E64CD9" w:rsidP="00E64CD9">
      <w:pPr>
        <w:pStyle w:val="BodyText"/>
      </w:pPr>
      <w:r w:rsidRPr="001F42D3">
        <w:tab/>
        <w:t>alertTimestamp=“alertTimestamp”</w:t>
      </w:r>
    </w:p>
    <w:p w14:paraId="5F1F40E3" w14:textId="77777777" w:rsidR="00E64CD9" w:rsidRPr="001F42D3" w:rsidRDefault="00E64CD9" w:rsidP="00E64CD9">
      <w:pPr>
        <w:pStyle w:val="BodyText"/>
      </w:pPr>
      <w:r w:rsidRPr="001F42D3">
        <w:tab/>
        <w:t>fillerOrderNumber=“fillerOrderNumber”</w:t>
      </w:r>
    </w:p>
    <w:p w14:paraId="4D093575" w14:textId="77777777" w:rsidR="00E64CD9" w:rsidRPr="001F42D3" w:rsidRDefault="00E64CD9" w:rsidP="00E64CD9">
      <w:pPr>
        <w:pStyle w:val="BodyText"/>
      </w:pPr>
      <w:r w:rsidRPr="001F42D3">
        <w:tab/>
        <w:t>parentFillerOrderNumber=“parentFillerOrderNumber”</w:t>
      </w:r>
    </w:p>
    <w:p w14:paraId="7554A00B" w14:textId="77777777" w:rsidR="00E64CD9" w:rsidRPr="001F42D3" w:rsidRDefault="00E64CD9" w:rsidP="00E64CD9">
      <w:pPr>
        <w:pStyle w:val="BodyText"/>
      </w:pPr>
      <w:r w:rsidRPr="001F42D3">
        <w:t>value=“value”</w:t>
      </w:r>
    </w:p>
    <w:p w14:paraId="4A8CBE55" w14:textId="77777777" w:rsidR="00E64CD9" w:rsidRPr="001F42D3" w:rsidRDefault="00E64CD9" w:rsidP="00E64CD9">
      <w:pPr>
        <w:pStyle w:val="BodyText"/>
      </w:pPr>
      <w:r w:rsidRPr="001F42D3">
        <w:t>units=“units”</w:t>
      </w:r>
    </w:p>
    <w:p w14:paraId="146E91C8" w14:textId="77777777" w:rsidR="00E64CD9" w:rsidRPr="001F42D3" w:rsidRDefault="00E64CD9" w:rsidP="00E64CD9">
      <w:pPr>
        <w:pStyle w:val="BodyText"/>
      </w:pPr>
      <w:r w:rsidRPr="001F42D3">
        <w:t>referenceRange=“referenceRange”</w:t>
      </w:r>
    </w:p>
    <w:p w14:paraId="70DB6365" w14:textId="77777777" w:rsidR="00E64CD9" w:rsidRPr="001F42D3" w:rsidRDefault="00E64CD9" w:rsidP="00E64CD9">
      <w:pPr>
        <w:pStyle w:val="BodyText"/>
      </w:pPr>
      <w:r w:rsidRPr="001F42D3">
        <w:t>abnormalityType=“abnormalityType”</w:t>
      </w:r>
    </w:p>
    <w:p w14:paraId="2B810D4F" w14:textId="77777777" w:rsidR="00E64CD9" w:rsidRPr="001F42D3" w:rsidRDefault="00E64CD9" w:rsidP="00E64CD9">
      <w:pPr>
        <w:pStyle w:val="BodyText"/>
      </w:pPr>
      <w:r w:rsidRPr="001F42D3">
        <w:t>eventIdentification=“eventIdentification”</w:t>
      </w:r>
    </w:p>
    <w:p w14:paraId="10E84DAB" w14:textId="77777777" w:rsidR="00E64CD9" w:rsidRPr="001F42D3" w:rsidRDefault="00E64CD9" w:rsidP="00E64CD9">
      <w:pPr>
        <w:pStyle w:val="BodyText"/>
      </w:pPr>
      <w:r w:rsidRPr="001F42D3">
        <w:t>sourceIdentification=“sourceIdentification”</w:t>
      </w:r>
    </w:p>
    <w:p w14:paraId="3AF854EA" w14:textId="77777777" w:rsidR="00E64CD9" w:rsidRPr="001F42D3" w:rsidRDefault="00E64CD9" w:rsidP="00E64CD9">
      <w:pPr>
        <w:pStyle w:val="BodyText"/>
      </w:pPr>
      <w:r w:rsidRPr="001F42D3">
        <w:t>eventPhase=“eventPhase”</w:t>
      </w:r>
    </w:p>
    <w:p w14:paraId="63DE6CE6" w14:textId="77777777" w:rsidR="00E64CD9" w:rsidRPr="001F42D3" w:rsidRDefault="00E64CD9" w:rsidP="00E64CD9">
      <w:pPr>
        <w:pStyle w:val="BodyText"/>
      </w:pPr>
      <w:r w:rsidRPr="001F42D3">
        <w:t>alertState=“alertState”</w:t>
      </w:r>
    </w:p>
    <w:p w14:paraId="67048FDD" w14:textId="77777777" w:rsidR="00E64CD9" w:rsidRPr="001F42D3" w:rsidRDefault="00E64CD9" w:rsidP="00E64CD9">
      <w:pPr>
        <w:pStyle w:val="BodyText"/>
      </w:pPr>
      <w:r w:rsidRPr="001F42D3">
        <w:t>inactivationState=“inactivationState”</w:t>
      </w:r>
    </w:p>
    <w:p w14:paraId="35100919" w14:textId="77777777" w:rsidR="00E64CD9" w:rsidRPr="001F42D3" w:rsidRDefault="00E64CD9" w:rsidP="00E64CD9">
      <w:pPr>
        <w:pStyle w:val="BodyText"/>
      </w:pPr>
      <w:r w:rsidRPr="001F42D3">
        <w:t>alarmPriority=“alarmPriority”</w:t>
      </w:r>
    </w:p>
    <w:p w14:paraId="4339C891" w14:textId="77777777" w:rsidR="00E64CD9" w:rsidRPr="001F42D3" w:rsidRDefault="00E64CD9" w:rsidP="00E64CD9">
      <w:pPr>
        <w:pStyle w:val="BodyText"/>
      </w:pPr>
      <w:r w:rsidRPr="001F42D3">
        <w:t>alertType=“alertType” /&gt;</w:t>
      </w:r>
    </w:p>
    <w:p w14:paraId="2D05CD7B" w14:textId="46269D45" w:rsidR="00812AEC" w:rsidRPr="001F42D3" w:rsidRDefault="00812AEC" w:rsidP="00E64CD9">
      <w:pPr>
        <w:pStyle w:val="BodyText"/>
      </w:pPr>
      <w:r w:rsidRPr="001F42D3">
        <w:t>&lt;wctp-IHEPCDACMPresentation presentationID=“presentationID” /&gt;</w:t>
      </w:r>
    </w:p>
    <w:p w14:paraId="1AD03D44" w14:textId="77777777" w:rsidR="00E64CD9" w:rsidRPr="001F42D3" w:rsidRDefault="00E64CD9" w:rsidP="00E64CD9">
      <w:pPr>
        <w:pStyle w:val="BodyText"/>
      </w:pPr>
      <w:r w:rsidRPr="001F42D3">
        <w:t>&lt;/wctp-IHEPCDACM&gt;</w:t>
      </w:r>
    </w:p>
    <w:p w14:paraId="41CB2455" w14:textId="742B3812" w:rsidR="00E64CD9" w:rsidRPr="001F42D3" w:rsidRDefault="00E64CD9" w:rsidP="00E64CD9">
      <w:pPr>
        <w:pStyle w:val="BodyText"/>
      </w:pPr>
      <w:r w:rsidRPr="001F42D3">
        <w:t>This extension is optional</w:t>
      </w:r>
      <w:r w:rsidR="009424A7" w:rsidRPr="001F42D3">
        <w:t xml:space="preserve">. </w:t>
      </w:r>
      <w:r w:rsidRPr="001F42D3">
        <w:t xml:space="preserve">If it is present, then the ACM AC can use these values to present additional information to users or categorize </w:t>
      </w:r>
      <w:r w:rsidR="00901663" w:rsidRPr="001F42D3">
        <w:t>PCD-06</w:t>
      </w:r>
      <w:r w:rsidRPr="001F42D3">
        <w:t xml:space="preserve"> messages more effectively.</w:t>
      </w:r>
    </w:p>
    <w:p w14:paraId="293DA76C" w14:textId="31851F97" w:rsidR="00E64CD9" w:rsidRPr="001F42D3" w:rsidRDefault="00E64CD9" w:rsidP="00E64CD9">
      <w:pPr>
        <w:pStyle w:val="BodyText"/>
      </w:pPr>
      <w:r w:rsidRPr="001F42D3">
        <w:t>All of the elements and attributes within this extension are optional</w:t>
      </w:r>
      <w:r w:rsidR="009424A7" w:rsidRPr="001F42D3">
        <w:t xml:space="preserve">. </w:t>
      </w:r>
      <w:r w:rsidRPr="001F42D3">
        <w:t>However, the ACM AC can require elements and attributes in this extension if they are necessary to ensure complete functionality</w:t>
      </w:r>
      <w:r w:rsidR="009424A7" w:rsidRPr="001F42D3">
        <w:t xml:space="preserve">. </w:t>
      </w:r>
      <w:r w:rsidRPr="001F42D3">
        <w:t>If these elements and attributes are not present, then the message will not be queued.</w:t>
      </w:r>
    </w:p>
    <w:p w14:paraId="3D4CAC35" w14:textId="39130B91" w:rsidR="00E64CD9" w:rsidRPr="001F42D3" w:rsidRDefault="00E64CD9" w:rsidP="00E64CD9">
      <w:pPr>
        <w:pStyle w:val="BodyText"/>
      </w:pPr>
      <w:r w:rsidRPr="001F42D3">
        <w:lastRenderedPageBreak/>
        <w:t xml:space="preserve">These values are not required to be pulled directly from a </w:t>
      </w:r>
      <w:r w:rsidR="00647994" w:rsidRPr="001F42D3">
        <w:t>PCD-04</w:t>
      </w:r>
      <w:r w:rsidRPr="001F42D3">
        <w:t xml:space="preserve"> message and can instead be used by an Alert Manager to send additional information to an Alert Communicator.</w:t>
      </w:r>
    </w:p>
    <w:p w14:paraId="41773C27" w14:textId="2AAF8B6D" w:rsidR="00E64CD9" w:rsidRPr="001F42D3" w:rsidRDefault="00E64CD9" w:rsidP="00E64CD9">
      <w:pPr>
        <w:pStyle w:val="BodyText"/>
      </w:pPr>
      <w:r w:rsidRPr="001F42D3">
        <w:t xml:space="preserve">If there is patient information sent in the </w:t>
      </w:r>
      <w:r w:rsidR="00901663" w:rsidRPr="001F42D3">
        <w:t>PCD-06</w:t>
      </w:r>
      <w:r w:rsidRPr="001F42D3">
        <w:t xml:space="preserve"> message, Alert Managers and Alert Communicators should take care to secure their communications using existing WCTP methodologies.</w:t>
      </w:r>
    </w:p>
    <w:p w14:paraId="75F23291" w14:textId="164B8846" w:rsidR="00166EF7" w:rsidRPr="001F42D3" w:rsidRDefault="00E64CD9" w:rsidP="009424A7">
      <w:pPr>
        <w:pStyle w:val="BodyText"/>
      </w:pPr>
      <w:r w:rsidRPr="001F42D3">
        <w:t>If the ACM AC does not respond to the wctp-VersionQuery with the supportive DTD response indicating value then the AM shall not send these extensions to the AC.</w:t>
      </w:r>
    </w:p>
    <w:p w14:paraId="603D8CDB" w14:textId="07C1107E" w:rsidR="00E64CD9" w:rsidRPr="001F42D3" w:rsidRDefault="00CE1CA8" w:rsidP="00B34AEB">
      <w:pPr>
        <w:pStyle w:val="Heading3"/>
        <w:numPr>
          <w:ilvl w:val="0"/>
          <w:numId w:val="0"/>
        </w:numPr>
        <w:rPr>
          <w:noProof w:val="0"/>
        </w:rPr>
      </w:pPr>
      <w:bookmarkStart w:id="2217" w:name="_Toc214889849"/>
      <w:r w:rsidRPr="001F42D3">
        <w:rPr>
          <w:noProof w:val="0"/>
        </w:rPr>
        <w:t>K.8.1</w:t>
      </w:r>
      <w:r w:rsidR="001F65FA">
        <w:rPr>
          <w:noProof w:val="0"/>
        </w:rPr>
        <w:t>9</w:t>
      </w:r>
      <w:r w:rsidRPr="001F42D3">
        <w:rPr>
          <w:noProof w:val="0"/>
        </w:rPr>
        <w:t xml:space="preserve"> </w:t>
      </w:r>
      <w:r w:rsidR="00E64CD9" w:rsidRPr="001F42D3">
        <w:rPr>
          <w:noProof w:val="0"/>
        </w:rPr>
        <w:t>IHE PCD specific WCTP extensions to PCD-07 transactions for alerts</w:t>
      </w:r>
      <w:bookmarkEnd w:id="2217"/>
    </w:p>
    <w:p w14:paraId="5018D0D8" w14:textId="77777777" w:rsidR="00E64CD9" w:rsidRPr="001F42D3" w:rsidRDefault="00E64CD9" w:rsidP="00E64CD9">
      <w:pPr>
        <w:pStyle w:val="BodyText"/>
      </w:pPr>
      <w:r w:rsidRPr="001F42D3">
        <w:t>The following ACM Profile proprietary extensions to wctp-StatusInfo and wctp-MessageReply are used to convey alert information from the ACM AC to the ACM AM.</w:t>
      </w:r>
    </w:p>
    <w:p w14:paraId="6310E048" w14:textId="677A02A0" w:rsidR="00E64CD9" w:rsidRPr="001F42D3" w:rsidRDefault="00E64CD9" w:rsidP="00E64CD9">
      <w:pPr>
        <w:pStyle w:val="BodyText"/>
      </w:pPr>
      <w:r w:rsidRPr="001F42D3">
        <w:t>The WCTP 1.3r1 interface specification that is the basis for ACM AM – AC communication does not support the ability to pass alert information in association with a status info response or message reply</w:t>
      </w:r>
      <w:r w:rsidR="009424A7" w:rsidRPr="001F42D3">
        <w:t xml:space="preserve">. </w:t>
      </w:r>
      <w:r w:rsidRPr="001F42D3">
        <w:t>For this reason, the ACM Profile is required to extend the WCTP 1.3r1 interface specification in a backward transparent manner in order to convey alert information from the ACM AC to the ACM AM.</w:t>
      </w:r>
    </w:p>
    <w:p w14:paraId="197926FD" w14:textId="4A94422B" w:rsidR="00E64CD9" w:rsidRPr="001F42D3" w:rsidRDefault="00E64CD9" w:rsidP="00E64CD9">
      <w:pPr>
        <w:pStyle w:val="BodyText"/>
      </w:pPr>
      <w:r w:rsidRPr="001F42D3">
        <w:t xml:space="preserve">In order for the WCTP server (the ACM AC) to signal its willingness to send and potentially support IHE ACM Profile evidentiary data extensions to WCTP 1.3r1, per the extensions mechanism defined in </w:t>
      </w:r>
      <w:r w:rsidR="00EE799D" w:rsidRPr="001F42D3">
        <w:t>Section</w:t>
      </w:r>
      <w:r w:rsidRPr="001F42D3">
        <w:t xml:space="preserve"> 3.6 Protocol Version of the WCTP 1.3r1 interface specification, the DTD response value shall be “wctp-dtd-ihepcd-pcd06-v1r2” to indicate support for sending the alert information</w:t>
      </w:r>
      <w:r w:rsidR="009424A7" w:rsidRPr="001F42D3">
        <w:t xml:space="preserve">. </w:t>
      </w:r>
      <w:r w:rsidRPr="001F42D3">
        <w:t>This version shall presume at a minimum WCTP version 1.3r1 capabilities.</w:t>
      </w:r>
    </w:p>
    <w:p w14:paraId="57D982EA" w14:textId="77777777" w:rsidR="00E64CD9" w:rsidRPr="001F42D3" w:rsidRDefault="00E64CD9" w:rsidP="00E64CD9">
      <w:pPr>
        <w:pStyle w:val="BodyText"/>
      </w:pPr>
      <w:r w:rsidRPr="001F42D3">
        <w:t>The wctp-StatusInfo and wctp-MessageReply element trees have been selected as the extension point for additional XML elements.</w:t>
      </w:r>
    </w:p>
    <w:p w14:paraId="4E801E07" w14:textId="77777777" w:rsidR="00E64CD9" w:rsidRPr="001F42D3" w:rsidRDefault="00E64CD9" w:rsidP="00E64CD9">
      <w:pPr>
        <w:pStyle w:val="BodyText"/>
      </w:pPr>
      <w:r w:rsidRPr="001F42D3">
        <w:tab/>
        <w:t>&lt;wctp-IHEPCDACM&gt;</w:t>
      </w:r>
    </w:p>
    <w:p w14:paraId="240CD646" w14:textId="77777777" w:rsidR="00E64CD9" w:rsidRPr="001F42D3" w:rsidRDefault="00E64CD9" w:rsidP="00E64CD9">
      <w:pPr>
        <w:pStyle w:val="BodyText"/>
      </w:pPr>
      <w:r w:rsidRPr="001F42D3">
        <w:tab/>
      </w:r>
      <w:r w:rsidRPr="001F42D3">
        <w:tab/>
        <w:t>&lt;wctp-IHEPCDACMResponder</w:t>
      </w:r>
    </w:p>
    <w:p w14:paraId="1B850C34" w14:textId="77777777" w:rsidR="00E64CD9" w:rsidRPr="001F42D3" w:rsidRDefault="00E64CD9" w:rsidP="00E64CD9">
      <w:pPr>
        <w:pStyle w:val="BodyText"/>
      </w:pPr>
      <w:r w:rsidRPr="001F42D3">
        <w:t>onBehalfOfResponderID=“responderID” /&gt;</w:t>
      </w:r>
    </w:p>
    <w:p w14:paraId="5A31F963" w14:textId="77777777" w:rsidR="00E64CD9" w:rsidRPr="001F42D3" w:rsidRDefault="00E64CD9" w:rsidP="00E64CD9">
      <w:pPr>
        <w:pStyle w:val="BodyText"/>
      </w:pPr>
      <w:r w:rsidRPr="001F42D3">
        <w:tab/>
        <w:t>&lt;/wctp-IHEPCDACM&gt;</w:t>
      </w:r>
    </w:p>
    <w:p w14:paraId="4A392447" w14:textId="77777777" w:rsidR="00E64CD9" w:rsidRPr="001F42D3" w:rsidRDefault="00E64CD9" w:rsidP="00E64CD9">
      <w:pPr>
        <w:pStyle w:val="BodyText"/>
      </w:pPr>
      <w:r w:rsidRPr="001F42D3">
        <w:t>This extension is optional and can be used to convey additional information from the ACM AC to the ACM AM that is not in present in WCTP version 1.3r1.</w:t>
      </w:r>
    </w:p>
    <w:p w14:paraId="0D31A56B" w14:textId="21C2BA4E" w:rsidR="00E64CD9" w:rsidRPr="001F42D3" w:rsidRDefault="00E64CD9" w:rsidP="00E64CD9">
      <w:pPr>
        <w:pStyle w:val="BodyText"/>
      </w:pPr>
      <w:r w:rsidRPr="001F42D3">
        <w:t>All of the elements and attributes within this extension are optional</w:t>
      </w:r>
      <w:r w:rsidR="009424A7" w:rsidRPr="001F42D3">
        <w:t xml:space="preserve">. </w:t>
      </w:r>
      <w:r w:rsidRPr="001F42D3">
        <w:t>However, the ACM AM can require elements and attributes in this extension if they are necessary to ensure complete functionality</w:t>
      </w:r>
      <w:r w:rsidR="009424A7" w:rsidRPr="001F42D3">
        <w:t xml:space="preserve">. </w:t>
      </w:r>
      <w:r w:rsidRPr="001F42D3">
        <w:t>If these elements and attributes are not present, then the message will not be queued.</w:t>
      </w:r>
    </w:p>
    <w:p w14:paraId="44A3A362" w14:textId="2B848E98" w:rsidR="00E64CD9" w:rsidRPr="001F42D3" w:rsidRDefault="00E64CD9" w:rsidP="00E64CD9">
      <w:pPr>
        <w:pStyle w:val="BodyText"/>
      </w:pPr>
      <w:r w:rsidRPr="001F42D3">
        <w:t xml:space="preserve">These values are not required to be pulled directly from a </w:t>
      </w:r>
      <w:r w:rsidR="00901663" w:rsidRPr="001F42D3">
        <w:t>PCD-06</w:t>
      </w:r>
      <w:r w:rsidRPr="001F42D3">
        <w:t xml:space="preserve"> message and can instead be used by an Alert Communicator to send additional information to an Alert Manager.</w:t>
      </w:r>
    </w:p>
    <w:p w14:paraId="3140CFE6" w14:textId="54BFB234" w:rsidR="00E64CD9" w:rsidRPr="001F42D3" w:rsidRDefault="00E64CD9" w:rsidP="009424A7">
      <w:pPr>
        <w:pStyle w:val="BodyText"/>
      </w:pPr>
      <w:r w:rsidRPr="001F42D3">
        <w:t>If the ACM AC does not respond to the wctp-VersionQuery with the supportive DTD response indicating value then the AC shall not send these extensions to the AM.</w:t>
      </w:r>
    </w:p>
    <w:p w14:paraId="678AE22E" w14:textId="2D760930" w:rsidR="00166EF7" w:rsidRPr="001F42D3" w:rsidRDefault="00CE1CA8" w:rsidP="00B34AEB">
      <w:pPr>
        <w:pStyle w:val="Heading3"/>
        <w:numPr>
          <w:ilvl w:val="0"/>
          <w:numId w:val="0"/>
        </w:numPr>
        <w:rPr>
          <w:noProof w:val="0"/>
        </w:rPr>
      </w:pPr>
      <w:bookmarkStart w:id="2218" w:name="_Toc214889850"/>
      <w:r w:rsidRPr="001F42D3">
        <w:rPr>
          <w:noProof w:val="0"/>
        </w:rPr>
        <w:lastRenderedPageBreak/>
        <w:t>K.8.</w:t>
      </w:r>
      <w:r w:rsidR="001F65FA">
        <w:rPr>
          <w:noProof w:val="0"/>
        </w:rPr>
        <w:t>20</w:t>
      </w:r>
      <w:r w:rsidRPr="001F42D3">
        <w:rPr>
          <w:noProof w:val="0"/>
        </w:rPr>
        <w:t xml:space="preserve"> </w:t>
      </w:r>
      <w:r w:rsidR="00166EF7" w:rsidRPr="001F42D3">
        <w:rPr>
          <w:noProof w:val="0"/>
        </w:rPr>
        <w:t>IHE PCD-06 wctp-</w:t>
      </w:r>
      <w:r w:rsidR="00AC7B6C" w:rsidRPr="001F42D3">
        <w:rPr>
          <w:noProof w:val="0"/>
        </w:rPr>
        <w:t>IHEPCDSubmitRequestUpdate</w:t>
      </w:r>
      <w:bookmarkEnd w:id="2218"/>
    </w:p>
    <w:p w14:paraId="585962A5" w14:textId="77777777" w:rsidR="00AC7B6C" w:rsidRPr="001F42D3" w:rsidRDefault="00AC7B6C" w:rsidP="00AC7B6C">
      <w:pPr>
        <w:pStyle w:val="BodyText"/>
      </w:pPr>
      <w:r w:rsidRPr="001F42D3">
        <w:t>The following ACM Profile proprietary message type, wctp-IHEPCDSubmitRequestUpdate, is used by the ACM AM to update prior PCD-06 wctp-SubmitRequest messages on the ACM AC.</w:t>
      </w:r>
    </w:p>
    <w:p w14:paraId="782A4382" w14:textId="7B0BC2E5" w:rsidR="00AC7B6C" w:rsidRPr="001F42D3" w:rsidRDefault="00AC7B6C" w:rsidP="00AC7B6C">
      <w:pPr>
        <w:pStyle w:val="BodyText"/>
      </w:pPr>
      <w:r w:rsidRPr="001F42D3">
        <w:t>The WCTP 1.3r1 interface specification that is the basis for ACM AM – AC communication does not support the ability for an AM to send the AC updates to previous wctp-SubmitRequest messages</w:t>
      </w:r>
      <w:r w:rsidR="009424A7" w:rsidRPr="001F42D3">
        <w:t xml:space="preserve">. </w:t>
      </w:r>
      <w:r w:rsidRPr="001F42D3">
        <w:t>For this reason, the ACM Profile is required to extend the WCTP 1.3r1 interface specification in a backward transparent manner in order for the AM to send updates to the AC.</w:t>
      </w:r>
    </w:p>
    <w:p w14:paraId="086CBDD4" w14:textId="34BB59C5" w:rsidR="00AC7B6C" w:rsidRPr="001F42D3" w:rsidRDefault="00AC7B6C" w:rsidP="00AC7B6C">
      <w:pPr>
        <w:pStyle w:val="BodyText"/>
      </w:pPr>
      <w:r w:rsidRPr="001F42D3">
        <w:t xml:space="preserve">In order for the WCTP server (the ACM AC) to signal its willingness to receive and potentially support IHE ACM Profile evidentiary data extensions to WCTP 1.3r1, per the extensions mechanism defined in </w:t>
      </w:r>
      <w:r w:rsidR="00EE799D" w:rsidRPr="001F42D3">
        <w:t>Section</w:t>
      </w:r>
      <w:r w:rsidRPr="001F42D3">
        <w:t xml:space="preserve"> 3.6 Protocol Version of the WCTP 1.3r1 interface specification, the DTD response value shall be “wctp-dtd-ihepcd-pcd06-v1r2” to indicate support for receiving updates to previous wctp-SubmitRequest messages</w:t>
      </w:r>
      <w:r w:rsidR="009424A7" w:rsidRPr="001F42D3">
        <w:t xml:space="preserve">. </w:t>
      </w:r>
      <w:r w:rsidRPr="001F42D3">
        <w:t>This version shall presume at a minimum WCTP version 1.3r1 capabilities.</w:t>
      </w:r>
    </w:p>
    <w:p w14:paraId="4EBB1B32" w14:textId="77777777" w:rsidR="00AC7B6C" w:rsidRPr="001F42D3" w:rsidRDefault="00AC7B6C" w:rsidP="00AC7B6C">
      <w:pPr>
        <w:pStyle w:val="BodyText"/>
      </w:pPr>
      <w:r w:rsidRPr="001F42D3">
        <w:t>This update functionality will be encapsulated in a new element under wctp-Operation.</w:t>
      </w:r>
    </w:p>
    <w:p w14:paraId="7B0F3B4E" w14:textId="77777777" w:rsidR="00AC7B6C" w:rsidRPr="001F42D3" w:rsidRDefault="00AC7B6C" w:rsidP="00AC7B6C">
      <w:pPr>
        <w:pStyle w:val="BodyText"/>
      </w:pPr>
      <w:r w:rsidRPr="001F42D3">
        <w:tab/>
        <w:t>&lt;?xml version=“1.0”?&gt;</w:t>
      </w:r>
    </w:p>
    <w:p w14:paraId="12631FFE" w14:textId="77777777" w:rsidR="00AC7B6C" w:rsidRPr="001F42D3" w:rsidRDefault="00AC7B6C" w:rsidP="00AC7B6C">
      <w:pPr>
        <w:pStyle w:val="BodyText"/>
      </w:pPr>
      <w:r w:rsidRPr="001F42D3">
        <w:tab/>
        <w:t>&lt;!DOCTYPE wctp-Operation SYSTEM “WCTP DTD”&gt;</w:t>
      </w:r>
    </w:p>
    <w:p w14:paraId="7FCF021A" w14:textId="77777777" w:rsidR="00AC7B6C" w:rsidRPr="001F42D3" w:rsidRDefault="00AC7B6C" w:rsidP="00AC7B6C">
      <w:pPr>
        <w:pStyle w:val="BodyText"/>
      </w:pPr>
      <w:r w:rsidRPr="001F42D3">
        <w:tab/>
        <w:t>&lt;wctp-Operation wctpVersion=“WCTP version”&gt;</w:t>
      </w:r>
    </w:p>
    <w:p w14:paraId="43908D71" w14:textId="77777777" w:rsidR="00AC7B6C" w:rsidRPr="001F42D3" w:rsidRDefault="00AC7B6C" w:rsidP="00AC7B6C">
      <w:pPr>
        <w:pStyle w:val="BodyText"/>
      </w:pPr>
      <w:r w:rsidRPr="001F42D3">
        <w:tab/>
      </w:r>
      <w:r w:rsidRPr="001F42D3">
        <w:tab/>
        <w:t>&lt;wctp-IHEPCDSubmitRequestUpdate&gt;</w:t>
      </w:r>
    </w:p>
    <w:p w14:paraId="1B8EF468" w14:textId="77777777" w:rsidR="00AC7B6C" w:rsidRPr="001F42D3" w:rsidRDefault="00AC7B6C" w:rsidP="00AC7B6C">
      <w:pPr>
        <w:pStyle w:val="BodyText"/>
      </w:pPr>
      <w:r w:rsidRPr="001F42D3">
        <w:tab/>
      </w:r>
      <w:r w:rsidRPr="001F42D3">
        <w:tab/>
      </w:r>
      <w:r w:rsidRPr="001F42D3">
        <w:tab/>
        <w:t>&lt;wctp-SubmitHeader submitTimestamp=“timestamp”&gt;</w:t>
      </w:r>
    </w:p>
    <w:p w14:paraId="5642F0C7" w14:textId="77777777" w:rsidR="00AC7B6C" w:rsidRPr="001F42D3" w:rsidRDefault="00AC7B6C" w:rsidP="00AC7B6C">
      <w:pPr>
        <w:pStyle w:val="BodyText"/>
      </w:pPr>
      <w:r w:rsidRPr="001F42D3">
        <w:tab/>
      </w:r>
      <w:r w:rsidRPr="001F42D3">
        <w:tab/>
      </w:r>
      <w:r w:rsidRPr="001F42D3">
        <w:tab/>
      </w:r>
      <w:r w:rsidRPr="001F42D3">
        <w:tab/>
        <w:t>&lt;wctp-Originator</w:t>
      </w:r>
    </w:p>
    <w:p w14:paraId="611BE892" w14:textId="77777777" w:rsidR="00AC7B6C" w:rsidRPr="001F42D3" w:rsidRDefault="00AC7B6C" w:rsidP="00AC7B6C">
      <w:pPr>
        <w:pStyle w:val="BodyText"/>
      </w:pPr>
      <w:r w:rsidRPr="001F42D3">
        <w:t>senderID=“sender ID”</w:t>
      </w:r>
    </w:p>
    <w:p w14:paraId="06B6008F" w14:textId="77777777" w:rsidR="00AC7B6C" w:rsidRPr="001F42D3" w:rsidRDefault="00AC7B6C" w:rsidP="00AC7B6C">
      <w:pPr>
        <w:pStyle w:val="BodyText"/>
      </w:pPr>
      <w:r w:rsidRPr="001F42D3">
        <w:t>securityCode=“security code”/&gt;</w:t>
      </w:r>
    </w:p>
    <w:p w14:paraId="0F40276C" w14:textId="77777777" w:rsidR="00AC7B6C" w:rsidRPr="001F42D3" w:rsidRDefault="00AC7B6C" w:rsidP="00AC7B6C">
      <w:pPr>
        <w:pStyle w:val="BodyText"/>
      </w:pPr>
      <w:r w:rsidRPr="001F42D3">
        <w:tab/>
      </w:r>
      <w:r w:rsidRPr="001F42D3">
        <w:tab/>
      </w:r>
      <w:r w:rsidRPr="001F42D3">
        <w:tab/>
      </w:r>
      <w:r w:rsidRPr="001F42D3">
        <w:tab/>
      </w:r>
      <w:r w:rsidRPr="001F42D3">
        <w:tab/>
        <w:t>&lt;wctp-MessageControl</w:t>
      </w:r>
    </w:p>
    <w:p w14:paraId="2B3519ED"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messageID=“message ID”</w:t>
      </w:r>
    </w:p>
    <w:p w14:paraId="2F305BB6"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transactionID=“transaction ID”</w:t>
      </w:r>
    </w:p>
    <w:p w14:paraId="6D3B1AF3"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allowResponse=“true”</w:t>
      </w:r>
    </w:p>
    <w:p w14:paraId="0F85C136"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deliveryPriority=“priority”</w:t>
      </w:r>
    </w:p>
    <w:p w14:paraId="1951DB82"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notifyWhenDelivered=“false”</w:t>
      </w:r>
    </w:p>
    <w:p w14:paraId="745EC81D"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preformatted=“true”</w:t>
      </w:r>
    </w:p>
    <w:p w14:paraId="73300215"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notifyWhenRead=“false”/&gt;</w:t>
      </w:r>
    </w:p>
    <w:p w14:paraId="13CCE215" w14:textId="77777777" w:rsidR="00AC7B6C" w:rsidRPr="001F42D3" w:rsidRDefault="00AC7B6C" w:rsidP="00AC7B6C">
      <w:pPr>
        <w:pStyle w:val="BodyText"/>
      </w:pPr>
      <w:r w:rsidRPr="001F42D3">
        <w:tab/>
      </w:r>
      <w:r w:rsidRPr="001F42D3">
        <w:tab/>
      </w:r>
      <w:r w:rsidRPr="001F42D3">
        <w:tab/>
      </w:r>
      <w:r w:rsidRPr="001F42D3">
        <w:tab/>
      </w:r>
      <w:r w:rsidRPr="001F42D3">
        <w:tab/>
        <w:t>&lt;wctp-Recipient recipientID=“recipient PIN”/&gt;</w:t>
      </w:r>
    </w:p>
    <w:p w14:paraId="3609FC3F" w14:textId="77777777" w:rsidR="00AC7B6C" w:rsidRPr="001F42D3" w:rsidRDefault="00AC7B6C" w:rsidP="00AC7B6C">
      <w:pPr>
        <w:pStyle w:val="BodyText"/>
      </w:pPr>
      <w:r w:rsidRPr="001F42D3">
        <w:t>&lt;/wctp-SubmitHeader&gt;</w:t>
      </w:r>
    </w:p>
    <w:p w14:paraId="381ED4B4" w14:textId="77777777" w:rsidR="00AC7B6C" w:rsidRPr="001F42D3" w:rsidRDefault="00AC7B6C" w:rsidP="00AC7B6C">
      <w:pPr>
        <w:pStyle w:val="BodyText"/>
      </w:pPr>
      <w:r w:rsidRPr="001F42D3">
        <w:t>&lt;wctp-Payload&gt;</w:t>
      </w:r>
    </w:p>
    <w:p w14:paraId="11D2D2BD" w14:textId="77777777" w:rsidR="00AC7B6C" w:rsidRPr="001F42D3" w:rsidRDefault="00AC7B6C" w:rsidP="00AC7B6C">
      <w:pPr>
        <w:pStyle w:val="BodyText"/>
      </w:pPr>
      <w:r w:rsidRPr="001F42D3">
        <w:lastRenderedPageBreak/>
        <w:tab/>
        <w:t>&lt;wctp-IHEPCDUpdate&gt;</w:t>
      </w:r>
    </w:p>
    <w:p w14:paraId="5FEB4BDD" w14:textId="77777777" w:rsidR="00AC7B6C" w:rsidRPr="001F42D3" w:rsidRDefault="00AC7B6C" w:rsidP="00AC7B6C">
      <w:pPr>
        <w:pStyle w:val="BodyText"/>
      </w:pPr>
      <w:r w:rsidRPr="001F42D3">
        <w:tab/>
      </w:r>
      <w:r w:rsidRPr="001F42D3">
        <w:tab/>
        <w:t>&lt;wctp-IHEPCDMessageToUpdate</w:t>
      </w:r>
    </w:p>
    <w:p w14:paraId="60CA47C2" w14:textId="77777777" w:rsidR="00AC7B6C" w:rsidRPr="001F42D3" w:rsidRDefault="00AC7B6C" w:rsidP="00AC7B6C">
      <w:pPr>
        <w:pStyle w:val="BodyText"/>
      </w:pPr>
      <w:r w:rsidRPr="001F42D3">
        <w:tab/>
      </w:r>
      <w:r w:rsidRPr="001F42D3">
        <w:tab/>
      </w:r>
      <w:r w:rsidRPr="001F42D3">
        <w:tab/>
        <w:t>messageToUpdate=“message ID”/&gt;</w:t>
      </w:r>
    </w:p>
    <w:p w14:paraId="4B2FBB96"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&lt;wctp-IHEPCDUpdateAction</w:t>
      </w:r>
    </w:p>
    <w:p w14:paraId="013C48BB"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r>
      <w:r w:rsidRPr="001F42D3">
        <w:tab/>
        <w:t xml:space="preserve">action=“update action”/&gt; </w:t>
      </w:r>
    </w:p>
    <w:p w14:paraId="00BEDC3E" w14:textId="77777777" w:rsidR="00AC7B6C" w:rsidRPr="001F42D3" w:rsidRDefault="00AC7B6C" w:rsidP="00AC7B6C">
      <w:pPr>
        <w:pStyle w:val="BodyText"/>
      </w:pPr>
      <w:r w:rsidRPr="001F42D3">
        <w:tab/>
      </w:r>
      <w:r w:rsidRPr="001F42D3">
        <w:tab/>
        <w:t>&lt;wctp-IHEPCDACMResponder</w:t>
      </w:r>
    </w:p>
    <w:p w14:paraId="3513F3BE" w14:textId="77777777" w:rsidR="00AC7B6C" w:rsidRPr="001F42D3" w:rsidRDefault="00AC7B6C" w:rsidP="00AC7B6C">
      <w:pPr>
        <w:pStyle w:val="BodyText"/>
      </w:pPr>
      <w:r w:rsidRPr="001F42D3">
        <w:t>responderID=“responderID”/&gt;</w:t>
      </w:r>
    </w:p>
    <w:p w14:paraId="597A8E5B" w14:textId="77777777" w:rsidR="00AC7B6C" w:rsidRPr="001F42D3" w:rsidRDefault="00AC7B6C" w:rsidP="00AC7B6C">
      <w:pPr>
        <w:pStyle w:val="BodyText"/>
      </w:pPr>
      <w:r w:rsidRPr="001F42D3">
        <w:tab/>
        <w:t>&lt;/wctp-IHEPCDUpdate&gt;</w:t>
      </w:r>
    </w:p>
    <w:p w14:paraId="4DB431CE" w14:textId="77777777" w:rsidR="00AC7B6C" w:rsidRPr="001F42D3" w:rsidRDefault="00AC7B6C" w:rsidP="00AC7B6C">
      <w:pPr>
        <w:pStyle w:val="BodyText"/>
      </w:pPr>
      <w:r w:rsidRPr="001F42D3">
        <w:t>&lt;/wctp-Payload&gt;</w:t>
      </w:r>
    </w:p>
    <w:p w14:paraId="14E78DEC" w14:textId="77777777" w:rsidR="00AC7B6C" w:rsidRPr="001F42D3" w:rsidRDefault="00AC7B6C" w:rsidP="00AC7B6C">
      <w:pPr>
        <w:pStyle w:val="BodyText"/>
      </w:pPr>
      <w:r w:rsidRPr="001F42D3">
        <w:tab/>
      </w:r>
      <w:r w:rsidRPr="001F42D3">
        <w:tab/>
        <w:t>&lt;/wctp-IHEPCDSubmitRequestUpdate&gt;</w:t>
      </w:r>
    </w:p>
    <w:p w14:paraId="123C414C" w14:textId="77777777" w:rsidR="00AC7B6C" w:rsidRPr="001F42D3" w:rsidRDefault="00AC7B6C" w:rsidP="00AC7B6C">
      <w:pPr>
        <w:pStyle w:val="BodyText"/>
      </w:pPr>
      <w:r w:rsidRPr="001F42D3">
        <w:tab/>
        <w:t>&lt;/wctp-Operation&gt;</w:t>
      </w:r>
    </w:p>
    <w:p w14:paraId="2CA1BAAE" w14:textId="5F55D1AF" w:rsidR="00AC7B6C" w:rsidRPr="001F42D3" w:rsidRDefault="00AC7B6C" w:rsidP="00AC7B6C">
      <w:pPr>
        <w:pStyle w:val="BodyText"/>
      </w:pPr>
      <w:r w:rsidRPr="001F42D3">
        <w:t>This extension is optional and can be used by the AM to send updates about prior PCD-06 SubmitRequest messages to the AC</w:t>
      </w:r>
      <w:r w:rsidR="009424A7" w:rsidRPr="001F42D3">
        <w:t xml:space="preserve">. </w:t>
      </w:r>
      <w:r w:rsidRPr="001F42D3">
        <w:t>The elements wctp-IHEPCDMessageToUpdate and wctp-IHEPCDUpdateAction are required if this message type is used.</w:t>
      </w:r>
    </w:p>
    <w:p w14:paraId="53837648" w14:textId="6AB789B4" w:rsidR="00AC7B6C" w:rsidRPr="001F42D3" w:rsidRDefault="00AC7B6C" w:rsidP="00AC7B6C">
      <w:pPr>
        <w:pStyle w:val="BodyText"/>
      </w:pPr>
      <w:r w:rsidRPr="001F42D3">
        <w:t>Each wctp-IHEPCDSubmitRequestUpdate message contains a unique message ID that is different from the ID of the message that it intends to update. The previous wctp-SubmitRequest message is identified by its message ID, located in the wctp-IHEPCDMessageToUpdate element</w:t>
      </w:r>
      <w:r w:rsidR="009424A7" w:rsidRPr="001F42D3">
        <w:t xml:space="preserve">. </w:t>
      </w:r>
      <w:r w:rsidRPr="001F42D3">
        <w:t>Each wctp-IHEPCDSubmitRequestUpdate message updates one previous wctp-SubmitRequest message.</w:t>
      </w:r>
    </w:p>
    <w:p w14:paraId="755D9686" w14:textId="64C84DF7" w:rsidR="00AC7B6C" w:rsidRPr="001F42D3" w:rsidRDefault="00AC7B6C" w:rsidP="00AC7B6C">
      <w:pPr>
        <w:pStyle w:val="BodyText"/>
      </w:pPr>
      <w:r w:rsidRPr="001F42D3">
        <w:t>The kind of action that must be done by the ACM AC is specified by the value in the wctp-IHEPCDUpdateAction element</w:t>
      </w:r>
      <w:r w:rsidR="009424A7" w:rsidRPr="001F42D3">
        <w:t xml:space="preserve">. </w:t>
      </w:r>
      <w:r w:rsidRPr="001F42D3">
        <w:t>It is up to the AC to determine what this action means in the context of their system.</w:t>
      </w:r>
    </w:p>
    <w:p w14:paraId="226481E0" w14:textId="175F2753" w:rsidR="00AC7B6C" w:rsidRPr="001F42D3" w:rsidRDefault="00AC7B6C" w:rsidP="00AC7B6C">
      <w:pPr>
        <w:pStyle w:val="BodyText"/>
      </w:pPr>
      <w:r w:rsidRPr="001F42D3">
        <w:t xml:space="preserve">In response to this message, the ACM AC is expected to send a synchronous </w:t>
      </w:r>
      <w:r w:rsidR="007426DD" w:rsidRPr="001F42D3">
        <w:t>PCD-07</w:t>
      </w:r>
      <w:r w:rsidRPr="001F42D3">
        <w:t xml:space="preserve"> response to convey success or failure of message queueing as described in Section K.8.8</w:t>
      </w:r>
      <w:r w:rsidR="009424A7" w:rsidRPr="001F42D3">
        <w:t xml:space="preserve">. </w:t>
      </w:r>
      <w:r w:rsidRPr="001F42D3">
        <w:t>No asynchronous responses will be sent because of this message.</w:t>
      </w:r>
    </w:p>
    <w:p w14:paraId="4D855136" w14:textId="4920A1F1" w:rsidR="00EB2E36" w:rsidRPr="001F42D3" w:rsidRDefault="00AC7B6C" w:rsidP="00AC7B6C">
      <w:pPr>
        <w:pStyle w:val="BodyText"/>
      </w:pPr>
      <w:r w:rsidRPr="001F42D3">
        <w:t>If the ACM AC does not respond to the wctp-VersionQuery with the supportive DTD response indicating value then the AM shall not send this message type to the AC.</w:t>
      </w:r>
    </w:p>
    <w:p w14:paraId="0BEE5EE3" w14:textId="14BD5C44" w:rsidR="00A32FC1" w:rsidRPr="001F42D3" w:rsidRDefault="00CE1CA8" w:rsidP="00B34AEB">
      <w:pPr>
        <w:pStyle w:val="Heading1"/>
        <w:numPr>
          <w:ilvl w:val="0"/>
          <w:numId w:val="0"/>
        </w:numPr>
        <w:rPr>
          <w:noProof w:val="0"/>
        </w:rPr>
      </w:pPr>
      <w:bookmarkStart w:id="2219" w:name="_Toc214889851"/>
      <w:r w:rsidRPr="001F42D3">
        <w:rPr>
          <w:noProof w:val="0"/>
        </w:rPr>
        <w:lastRenderedPageBreak/>
        <w:t xml:space="preserve">Appendix L </w:t>
      </w:r>
      <w:r w:rsidR="00A32FC1" w:rsidRPr="001F42D3">
        <w:rPr>
          <w:noProof w:val="0"/>
        </w:rPr>
        <w:t>- Alert (Alarm) Fatigue</w:t>
      </w:r>
      <w:bookmarkEnd w:id="2219"/>
    </w:p>
    <w:p w14:paraId="52BAE728" w14:textId="5E8A58EE" w:rsidR="00A32FC1" w:rsidRPr="001F42D3" w:rsidRDefault="00A32FC1" w:rsidP="00A32FC1">
      <w:pPr>
        <w:pStyle w:val="BodyText"/>
      </w:pPr>
      <w:r w:rsidRPr="001F42D3">
        <w:t>Root causes of alert (alarm) fatigue are numerous</w:t>
      </w:r>
      <w:r w:rsidR="00621E63" w:rsidRPr="001F42D3">
        <w:t xml:space="preserve">. </w:t>
      </w:r>
      <w:r w:rsidRPr="001F42D3">
        <w:t>Many can be mitigated without automation, such as ECG lead placement and maintenance management</w:t>
      </w:r>
      <w:r w:rsidR="00621E63" w:rsidRPr="001F42D3">
        <w:t xml:space="preserve">. </w:t>
      </w:r>
    </w:p>
    <w:p w14:paraId="6742C850" w14:textId="690EA525" w:rsidR="00A32FC1" w:rsidRPr="001F42D3" w:rsidRDefault="00A32FC1" w:rsidP="00A32FC1">
      <w:pPr>
        <w:pStyle w:val="BodyText"/>
      </w:pPr>
      <w:r w:rsidRPr="001F42D3">
        <w:t>Even when ACM based automated alert notifications are deployed there can even be increased alert fatigue due to the dissemination of alerts to too many individuals or too many different types of alerts to individuals</w:t>
      </w:r>
      <w:r w:rsidR="00621E63" w:rsidRPr="001F42D3">
        <w:t xml:space="preserve">. </w:t>
      </w:r>
      <w:r w:rsidRPr="001F42D3">
        <w:t>Assessment and reduction of over alerting typically requires a hospital or care unit focused investigative team to gather evidentiary information to specifically identify which alerts are to be disseminated and specifically to which job roles or individuals as these change quite often with staff shift changes and dynamically with staff member breaks, tasking availability and communication accessibility</w:t>
      </w:r>
      <w:r w:rsidR="00621E63" w:rsidRPr="001F42D3">
        <w:t xml:space="preserve">. </w:t>
      </w:r>
    </w:p>
    <w:p w14:paraId="4085623F" w14:textId="30099375" w:rsidR="00A32FC1" w:rsidRPr="001F42D3" w:rsidRDefault="00A32FC1" w:rsidP="00A32FC1">
      <w:pPr>
        <w:pStyle w:val="BodyText"/>
      </w:pPr>
      <w:r w:rsidRPr="001F42D3">
        <w:t>Alert Source devices and gateways as ACM Alert Reporter (AR) actors can utilize the ACM Report Alert (PCD-04) transaction that it sends to the Alert Manager (AM) as a means of reducing alert audio in care units and across hospitals</w:t>
      </w:r>
      <w:r w:rsidR="00621E63" w:rsidRPr="001F42D3">
        <w:t xml:space="preserve">. </w:t>
      </w:r>
      <w:r w:rsidRPr="001F42D3">
        <w:t>The AR can maintain awareness of AR-AM infrast</w:t>
      </w:r>
      <w:r w:rsidR="000D6ECF" w:rsidRPr="001F42D3">
        <w:t>r</w:t>
      </w:r>
      <w:r w:rsidRPr="001F42D3">
        <w:t>u</w:t>
      </w:r>
      <w:r w:rsidR="000D6ECF" w:rsidRPr="001F42D3">
        <w:t>ctu</w:t>
      </w:r>
      <w:r w:rsidRPr="001F42D3">
        <w:t>re usability by sending short duration periodic PCD-04 messages with minimal content which the AM can minimally process and acknowledge as successfully received back to the AR</w:t>
      </w:r>
      <w:r w:rsidR="00621E63" w:rsidRPr="001F42D3">
        <w:t xml:space="preserve">. </w:t>
      </w:r>
      <w:r w:rsidRPr="001F42D3">
        <w:t>This forms an Alert Reporter to Alert Manager application level keep-alive mechanism</w:t>
      </w:r>
      <w:r w:rsidR="00621E63" w:rsidRPr="001F42D3">
        <w:t xml:space="preserve">. </w:t>
      </w:r>
      <w:r w:rsidRPr="001F42D3">
        <w:t>This provides the AR with a degree of confidence that the AM can receive and can request dissemination of alert notifications</w:t>
      </w:r>
      <w:r w:rsidR="00621E63" w:rsidRPr="001F42D3">
        <w:t xml:space="preserve">. </w:t>
      </w:r>
      <w:r w:rsidRPr="001F42D3">
        <w:t>This confidence can form the basis of temporarily holding off on activating the Alert Source local alarm audio if the AM has received and acknowledged the Report Alert (PCD-04) transaction</w:t>
      </w:r>
      <w:r w:rsidR="00621E63" w:rsidRPr="001F42D3">
        <w:t xml:space="preserve">. </w:t>
      </w:r>
      <w:r w:rsidRPr="001F42D3">
        <w:t>The hold</w:t>
      </w:r>
      <w:r w:rsidR="000D6ECF" w:rsidRPr="001F42D3">
        <w:t xml:space="preserve"> </w:t>
      </w:r>
      <w:r w:rsidRPr="001F42D3">
        <w:t>off delay period would be Alert Source managed and would likely be alert type specific</w:t>
      </w:r>
      <w:r w:rsidR="00621E63" w:rsidRPr="001F42D3">
        <w:t xml:space="preserve">. </w:t>
      </w:r>
      <w:r w:rsidRPr="001F42D3">
        <w:t>If there is no active keep-alive or if the AM responds with negative acknowledgement or if the AM doesn’t respond within a small single digit number of seconds the alert source would activate its local alarm audio</w:t>
      </w:r>
      <w:r w:rsidR="00621E63" w:rsidRPr="001F42D3">
        <w:t xml:space="preserve">. </w:t>
      </w:r>
      <w:r w:rsidRPr="001F42D3">
        <w:t>Even if the AM acknowledges receipt of the PCD-04 transaction the Alert Source can still maintain an expectation of timeliness of alert resolution at the source and if not resolved within the expected period of time could activate its local alarm audio.</w:t>
      </w:r>
    </w:p>
    <w:p w14:paraId="5816F1D6" w14:textId="1036B00E" w:rsidR="00A32FC1" w:rsidRPr="001F42D3" w:rsidRDefault="00A32FC1" w:rsidP="00A32FC1">
      <w:pPr>
        <w:pStyle w:val="BodyText"/>
      </w:pPr>
      <w:r w:rsidRPr="001F42D3">
        <w:t>If the Alert Reporter (AR) and Alert Manager (AM) implement the optional Report Alert Dissemination Status (PCD-05) transaction then additional information is available for the AR to mitigate alert fatigue</w:t>
      </w:r>
      <w:r w:rsidR="00621E63" w:rsidRPr="001F42D3">
        <w:t xml:space="preserve">. </w:t>
      </w:r>
      <w:r w:rsidRPr="001F42D3">
        <w:t>When the AM sends the Disseminate Alert (PCD-06) transaction to the Alert Communicator (AC) there is a short turnaround acknowledgement by the AC back to the AM that the alert dissemination request has been successfully received</w:t>
      </w:r>
      <w:r w:rsidR="00621E63" w:rsidRPr="001F42D3">
        <w:t xml:space="preserve">. </w:t>
      </w:r>
      <w:r w:rsidRPr="001F42D3">
        <w:t>A PCD-05 message indicating this could be used, with appropriate watchdog timer, to hold off activation of source local alert audio as confirmation that the alert has been forwarded to a dissemination solution</w:t>
      </w:r>
      <w:r w:rsidR="00621E63" w:rsidRPr="001F42D3">
        <w:t xml:space="preserve">. </w:t>
      </w:r>
      <w:r w:rsidRPr="001F42D3">
        <w:t>This hold</w:t>
      </w:r>
      <w:r w:rsidR="000D6ECF" w:rsidRPr="001F42D3">
        <w:t xml:space="preserve"> </w:t>
      </w:r>
      <w:r w:rsidRPr="001F42D3">
        <w:t xml:space="preserve">off can be further extended if the AC implementation includes support for delivery confirmation, read receipt, and operator accept/reject </w:t>
      </w:r>
      <w:r w:rsidR="006F5240" w:rsidRPr="001F42D3">
        <w:t>signaling</w:t>
      </w:r>
      <w:r w:rsidRPr="001F42D3">
        <w:t>. If an alert notification successfully makes it all the way to an assigned clinician and that clinician read the alert notification and responds to it with accept that can further hold off activation of the local alarm audio.</w:t>
      </w:r>
    </w:p>
    <w:p w14:paraId="03488E9D" w14:textId="19EA21DA" w:rsidR="00A32FC1" w:rsidRPr="001F42D3" w:rsidRDefault="00A32FC1" w:rsidP="00A32FC1">
      <w:pPr>
        <w:pStyle w:val="BodyText"/>
      </w:pPr>
      <w:r w:rsidRPr="001F42D3">
        <w:t xml:space="preserve">When ACM actors are used in conjunction with actors from other IHE profiles, such as Medical Equipment Management Location Services (MEMLS) alert dissemination can be further </w:t>
      </w:r>
      <w:r w:rsidRPr="001F42D3">
        <w:lastRenderedPageBreak/>
        <w:t>managed in an automated manner</w:t>
      </w:r>
      <w:r w:rsidR="00621E63" w:rsidRPr="001F42D3">
        <w:t xml:space="preserve">. </w:t>
      </w:r>
      <w:r w:rsidRPr="001F42D3">
        <w:t>If the AM additionally implements a Location Observation Consumer (LOC) then when location observations are reported for staff and equipment the AM becomes aware of them</w:t>
      </w:r>
      <w:r w:rsidR="00621E63" w:rsidRPr="001F42D3">
        <w:t xml:space="preserve">. </w:t>
      </w:r>
      <w:r w:rsidRPr="001F42D3">
        <w:t>As alert dissemination destinations (clinicians) move out of and into range of known wireless communication attenuation zones the AM could automatically adjust alert dissemination destinations.</w:t>
      </w:r>
      <w:r w:rsidR="006F5240" w:rsidRPr="001F42D3">
        <w:t xml:space="preserve"> </w:t>
      </w:r>
      <w:r w:rsidRPr="001F42D3">
        <w:t>Through the above deployment efforts</w:t>
      </w:r>
      <w:r w:rsidR="006F5240" w:rsidRPr="001F42D3">
        <w:t>,</w:t>
      </w:r>
      <w:r w:rsidRPr="001F42D3">
        <w:t xml:space="preserve"> alert (alarm) audio and its associated fatigue can be significantly mitigated without new communication protocols or profiles.</w:t>
      </w:r>
    </w:p>
    <w:p w14:paraId="1193D7C8" w14:textId="77777777" w:rsidR="00A32FC1" w:rsidRPr="001F42D3" w:rsidRDefault="00A32FC1" w:rsidP="00A32FC1">
      <w:pPr>
        <w:pStyle w:val="BodyText"/>
      </w:pPr>
      <w:r w:rsidRPr="001F42D3">
        <w:t>These are the key points.</w:t>
      </w:r>
    </w:p>
    <w:p w14:paraId="6FC9D6B8" w14:textId="0BE5C335" w:rsidR="00A32FC1" w:rsidRPr="001F42D3" w:rsidRDefault="00A32FC1" w:rsidP="005C1693">
      <w:pPr>
        <w:pStyle w:val="ListNumber2"/>
        <w:numPr>
          <w:ilvl w:val="0"/>
          <w:numId w:val="23"/>
        </w:numPr>
      </w:pPr>
      <w:r w:rsidRPr="001F42D3">
        <w:t>The Alert Source always controls its own local alarm audio state, pause, end or extension of a pause.</w:t>
      </w:r>
    </w:p>
    <w:p w14:paraId="2D3F3121" w14:textId="78157E53" w:rsidR="00A32FC1" w:rsidRPr="001F42D3" w:rsidRDefault="00A32FC1" w:rsidP="005C1693">
      <w:pPr>
        <w:pStyle w:val="ListNumber2"/>
      </w:pPr>
      <w:r w:rsidRPr="001F42D3">
        <w:t>The Alert Source and the Alert Reporter (AR) can use the available context and received triggers to make decisions regarding the audio state.</w:t>
      </w:r>
    </w:p>
    <w:p w14:paraId="6C4C8232" w14:textId="6B9C3AB3" w:rsidR="00A32FC1" w:rsidRPr="001F42D3" w:rsidRDefault="00A32FC1" w:rsidP="005C1693">
      <w:pPr>
        <w:pStyle w:val="ListNumber2"/>
      </w:pPr>
      <w:r w:rsidRPr="001F42D3">
        <w:t>In this scenario a local alarm is not cleared by a remote actor.</w:t>
      </w:r>
    </w:p>
    <w:p w14:paraId="4E2BB5BE" w14:textId="6384CB4D" w:rsidR="00A32FC1" w:rsidRPr="001F42D3" w:rsidRDefault="00A32FC1" w:rsidP="005C1693">
      <w:pPr>
        <w:pStyle w:val="ListNumber2"/>
      </w:pPr>
      <w:r w:rsidRPr="001F42D3">
        <w:t>Only local resolution of the alerting condition can locally clear the alert.</w:t>
      </w:r>
    </w:p>
    <w:p w14:paraId="03F18939" w14:textId="787846ED" w:rsidR="00A32FC1" w:rsidRPr="001F42D3" w:rsidRDefault="00A32FC1" w:rsidP="005C1693">
      <w:pPr>
        <w:pStyle w:val="ListNumber2"/>
      </w:pPr>
      <w:r w:rsidRPr="001F42D3">
        <w:t>This scenario does not comment regarding the state of other cues (visual, haptic).</w:t>
      </w:r>
    </w:p>
    <w:p w14:paraId="0E8959AA" w14:textId="77777777" w:rsidR="00285EFB" w:rsidRPr="001F42D3" w:rsidRDefault="00285EFB" w:rsidP="00CF5627">
      <w:pPr>
        <w:pStyle w:val="BodyText"/>
      </w:pPr>
    </w:p>
    <w:p w14:paraId="72A554CD" w14:textId="35520C3C" w:rsidR="008630D6" w:rsidRPr="001F42D3" w:rsidRDefault="00CE1CA8" w:rsidP="00B34AEB">
      <w:pPr>
        <w:pStyle w:val="Heading1"/>
        <w:numPr>
          <w:ilvl w:val="0"/>
          <w:numId w:val="0"/>
        </w:numPr>
        <w:rPr>
          <w:noProof w:val="0"/>
        </w:rPr>
      </w:pPr>
      <w:bookmarkStart w:id="2220" w:name="_Toc371555182"/>
      <w:bookmarkStart w:id="2221" w:name="_Toc436215475"/>
      <w:bookmarkStart w:id="2222" w:name="_Toc401769353"/>
      <w:bookmarkStart w:id="2223" w:name="_Toc401769929"/>
      <w:bookmarkStart w:id="2224" w:name="_Toc214889852"/>
      <w:r w:rsidRPr="001F42D3">
        <w:rPr>
          <w:noProof w:val="0"/>
        </w:rPr>
        <w:lastRenderedPageBreak/>
        <w:t xml:space="preserve">Appendix M </w:t>
      </w:r>
      <w:r w:rsidR="008630D6" w:rsidRPr="001F42D3">
        <w:rPr>
          <w:noProof w:val="0"/>
        </w:rPr>
        <w:t>Infusion Pump Events</w:t>
      </w:r>
      <w:bookmarkEnd w:id="2220"/>
      <w:bookmarkEnd w:id="2221"/>
      <w:bookmarkEnd w:id="2224"/>
      <w:r w:rsidR="008630D6" w:rsidRPr="001F42D3">
        <w:rPr>
          <w:noProof w:val="0"/>
        </w:rPr>
        <w:t xml:space="preserve"> </w:t>
      </w:r>
    </w:p>
    <w:p w14:paraId="4BB32A8B" w14:textId="77777777" w:rsidR="008630D6" w:rsidRPr="001F42D3" w:rsidRDefault="008630D6" w:rsidP="008630D6">
      <w:pPr>
        <w:pStyle w:val="BodyText"/>
      </w:pPr>
      <w:r w:rsidRPr="001F42D3">
        <w:t>This appendix is intended to provide background information to support a mechanism for the transmission of event information for infusion pumps. Common infusion modalities for infusion pumps may include continuous, piggyback, bolus, multi-step, and intermittent functionality. A major challenge in reporting infusion pump events is that although pumps are able to report programmed and operational parameters, they are typically not “aware” of how or why they are being used clinically. In medical environments there are an enormous number of use cases for administering an infusion using a pump. Even a routine delivery of an amount of fluid may involve several instances where the infusion is paused or stopped and then restarted (either within seconds or after several hours or more). The infusion rate may be changed, or an alarm may cause the infusion to stop until the alarm is addressed. For various practical and clinical reasons, the values programmed on the pump by the clinician may not relate to the volume that the physician ordered, the actual volume of the fluid container that was hung, or the rate at which the infusion was ordered.</w:t>
      </w:r>
    </w:p>
    <w:p w14:paraId="3373E9E4" w14:textId="77777777" w:rsidR="008630D6" w:rsidRPr="001F42D3" w:rsidRDefault="008630D6" w:rsidP="008630D6">
      <w:pPr>
        <w:pStyle w:val="BodyText"/>
      </w:pPr>
      <w:r w:rsidRPr="001F42D3">
        <w:t>All current pump systems do not report event information the same way. The same information may be represented differently, or a different set of information may be reported. Information may be reported periodically or episodically, but not in accordance with a common specification.</w:t>
      </w:r>
    </w:p>
    <w:p w14:paraId="00E0B00A" w14:textId="77777777" w:rsidR="008630D6" w:rsidRPr="001F42D3" w:rsidRDefault="008630D6" w:rsidP="008630D6">
      <w:pPr>
        <w:pStyle w:val="BodyText"/>
      </w:pPr>
      <w:r w:rsidRPr="001F42D3">
        <w:t>As a result, a decision has been made to standardize a small number of basic operational events. In combination with pump mode and status information, these can be used to express the various key operational components of an infusion over time. Systems that receive event information, such as EMR or BCMA systems, have the clinical/medication order information and will need to reconcile the reported operational events with this information.</w:t>
      </w:r>
    </w:p>
    <w:p w14:paraId="46CE2BCD" w14:textId="0D7CB9B2" w:rsidR="008630D6" w:rsidRPr="001F42D3" w:rsidRDefault="00CE1CA8" w:rsidP="00B34AEB">
      <w:pPr>
        <w:pStyle w:val="Heading2"/>
        <w:numPr>
          <w:ilvl w:val="0"/>
          <w:numId w:val="0"/>
        </w:numPr>
        <w:rPr>
          <w:noProof w:val="0"/>
        </w:rPr>
      </w:pPr>
      <w:bookmarkStart w:id="2225" w:name="_Toc371555183"/>
      <w:bookmarkStart w:id="2226" w:name="_Toc436215476"/>
      <w:bookmarkStart w:id="2227" w:name="_Toc214889853"/>
      <w:r w:rsidRPr="001F42D3">
        <w:rPr>
          <w:noProof w:val="0"/>
        </w:rPr>
        <w:t xml:space="preserve">M.1 </w:t>
      </w:r>
      <w:r w:rsidR="008630D6" w:rsidRPr="001F42D3">
        <w:rPr>
          <w:noProof w:val="0"/>
        </w:rPr>
        <w:t>Basic Infusion Events</w:t>
      </w:r>
      <w:bookmarkEnd w:id="2225"/>
      <w:bookmarkEnd w:id="2226"/>
      <w:bookmarkEnd w:id="2227"/>
    </w:p>
    <w:p w14:paraId="6E732BD7" w14:textId="77777777" w:rsidR="008630D6" w:rsidRPr="001F42D3" w:rsidRDefault="008630D6" w:rsidP="008630D6">
      <w:pPr>
        <w:pStyle w:val="BodyText"/>
      </w:pPr>
      <w:r w:rsidRPr="001F42D3">
        <w:t>It may be helpful to think of an infusion as a series of delivery segments, each of which is bounded by one of the following events:</w:t>
      </w:r>
    </w:p>
    <w:p w14:paraId="5365D0A3" w14:textId="77777777" w:rsidR="008630D6" w:rsidRPr="001F42D3" w:rsidRDefault="008630D6" w:rsidP="005C1693">
      <w:pPr>
        <w:pStyle w:val="ListBullet2"/>
      </w:pPr>
      <w:r w:rsidRPr="001F42D3">
        <w:t>Delivery Start</w:t>
      </w:r>
    </w:p>
    <w:p w14:paraId="0401EF09" w14:textId="77777777" w:rsidR="008630D6" w:rsidRPr="001F42D3" w:rsidRDefault="008630D6" w:rsidP="005C1693">
      <w:pPr>
        <w:pStyle w:val="ListBullet2"/>
      </w:pPr>
      <w:r w:rsidRPr="001F42D3">
        <w:t>Delivery Stop</w:t>
      </w:r>
    </w:p>
    <w:p w14:paraId="593BDC5F" w14:textId="251E77AC" w:rsidR="008630D6" w:rsidRPr="001F42D3" w:rsidRDefault="008630D6" w:rsidP="005C1693">
      <w:pPr>
        <w:pStyle w:val="ListBullet2"/>
      </w:pPr>
      <w:r w:rsidRPr="001F42D3">
        <w:t>Delivery Complete</w:t>
      </w:r>
    </w:p>
    <w:p w14:paraId="1CE1BE7A" w14:textId="771C6895" w:rsidR="00CF1EEC" w:rsidRPr="001F42D3" w:rsidRDefault="00CF1EEC" w:rsidP="005C1693">
      <w:pPr>
        <w:pStyle w:val="ListBullet2"/>
      </w:pPr>
      <w:r w:rsidRPr="005C1693">
        <w:t>Channel Relay Programmed</w:t>
      </w:r>
    </w:p>
    <w:p w14:paraId="688219E0" w14:textId="77777777" w:rsidR="008630D6" w:rsidRPr="001F42D3" w:rsidRDefault="008630D6" w:rsidP="008630D6">
      <w:pPr>
        <w:pStyle w:val="BodyText"/>
      </w:pPr>
      <w:r w:rsidRPr="001F42D3">
        <w:t>There are also several other operational events not related to fluid delivery:</w:t>
      </w:r>
    </w:p>
    <w:p w14:paraId="62279FC2" w14:textId="77777777" w:rsidR="008630D6" w:rsidRPr="001F42D3" w:rsidRDefault="008630D6" w:rsidP="005C1693">
      <w:pPr>
        <w:pStyle w:val="ListBullet2"/>
      </w:pPr>
      <w:r w:rsidRPr="001F42D3">
        <w:t>Communication Status Change – communication between pump and gateway is lost or resumed</w:t>
      </w:r>
    </w:p>
    <w:p w14:paraId="2528B935" w14:textId="77777777" w:rsidR="008630D6" w:rsidRPr="001F42D3" w:rsidRDefault="008630D6" w:rsidP="005C1693">
      <w:pPr>
        <w:pStyle w:val="ListBullet2"/>
      </w:pPr>
      <w:r w:rsidRPr="001F42D3">
        <w:t>Program Cleared – pump settings are cleared (indicating that a new program will be initiated)</w:t>
      </w:r>
    </w:p>
    <w:p w14:paraId="2655F707" w14:textId="77777777" w:rsidR="008630D6" w:rsidRPr="001F42D3" w:rsidRDefault="008630D6" w:rsidP="005C1693">
      <w:pPr>
        <w:pStyle w:val="ListBullet2"/>
      </w:pPr>
      <w:r w:rsidRPr="001F42D3">
        <w:t>Auto-Program Cleared – an auto-program was received on the pump but the programmed settings were cleared on the pump prior to starting delivery</w:t>
      </w:r>
    </w:p>
    <w:p w14:paraId="4AF29A0A" w14:textId="77777777" w:rsidR="008630D6" w:rsidRPr="001F42D3" w:rsidRDefault="008630D6" w:rsidP="005C1693">
      <w:pPr>
        <w:pStyle w:val="ListBullet2"/>
      </w:pPr>
      <w:r w:rsidRPr="001F42D3">
        <w:lastRenderedPageBreak/>
        <w:t>Patient Change</w:t>
      </w:r>
    </w:p>
    <w:p w14:paraId="580C4AF2" w14:textId="77777777" w:rsidR="008630D6" w:rsidRPr="001F42D3" w:rsidRDefault="008630D6" w:rsidP="005C1693">
      <w:pPr>
        <w:pStyle w:val="ListBullet2"/>
      </w:pPr>
      <w:r w:rsidRPr="001F42D3">
        <w:t>Patient ID Change</w:t>
      </w:r>
    </w:p>
    <w:p w14:paraId="6AA41388" w14:textId="77777777" w:rsidR="008630D6" w:rsidRPr="001F42D3" w:rsidRDefault="008630D6" w:rsidP="005C1693">
      <w:pPr>
        <w:pStyle w:val="ListBullet2"/>
      </w:pPr>
      <w:r w:rsidRPr="001F42D3">
        <w:t>Patient Parameter Change (e.g., weight, height, BSA)</w:t>
      </w:r>
    </w:p>
    <w:p w14:paraId="338E3EA5" w14:textId="77777777" w:rsidR="008630D6" w:rsidRPr="001F42D3" w:rsidRDefault="008630D6" w:rsidP="005C1693">
      <w:pPr>
        <w:pStyle w:val="ListBullet2"/>
      </w:pPr>
      <w:r w:rsidRPr="001F42D3">
        <w:t>Pump Volume Counters Cleared</w:t>
      </w:r>
    </w:p>
    <w:p w14:paraId="73060B8B" w14:textId="77777777" w:rsidR="008630D6" w:rsidRPr="001F42D3" w:rsidRDefault="008630D6" w:rsidP="005C1693">
      <w:pPr>
        <w:pStyle w:val="ListBullet2"/>
      </w:pPr>
      <w:r w:rsidRPr="001F42D3">
        <w:t>Device Time Changed</w:t>
      </w:r>
    </w:p>
    <w:p w14:paraId="49F5B7E6" w14:textId="77777777" w:rsidR="008630D6" w:rsidRPr="001F42D3" w:rsidRDefault="008630D6" w:rsidP="008630D6">
      <w:pPr>
        <w:pStyle w:val="BodyText"/>
      </w:pPr>
      <w:r w:rsidRPr="001F42D3">
        <w:t>The following diagram illustrates a typical scenario where a bag of fluid is infused and a rate change is made:</w:t>
      </w:r>
    </w:p>
    <w:p w14:paraId="729CDBAD" w14:textId="77777777" w:rsidR="008630D6" w:rsidRPr="001F42D3" w:rsidRDefault="008630D6" w:rsidP="005C1693">
      <w:pPr>
        <w:pStyle w:val="ListBullet2"/>
      </w:pPr>
      <w:r w:rsidRPr="001F42D3">
        <w:t>An infusion is started at 75 mL/hr. A volume to be infused is programmed (not shown).</w:t>
      </w:r>
    </w:p>
    <w:p w14:paraId="06A475FC" w14:textId="77777777" w:rsidR="008630D6" w:rsidRPr="001F42D3" w:rsidRDefault="008630D6" w:rsidP="005C1693">
      <w:pPr>
        <w:pStyle w:val="ListBullet2"/>
      </w:pPr>
      <w:r w:rsidRPr="001F42D3">
        <w:t>After a period of time the infusion is stopped (paused), perhaps in order to move the patient.</w:t>
      </w:r>
    </w:p>
    <w:p w14:paraId="6E4EFB04" w14:textId="77777777" w:rsidR="008630D6" w:rsidRPr="001F42D3" w:rsidRDefault="008630D6" w:rsidP="005C1693">
      <w:pPr>
        <w:pStyle w:val="ListBullet2"/>
      </w:pPr>
      <w:r w:rsidRPr="001F42D3">
        <w:t>The infusion is resumed at 100 mL/hr.</w:t>
      </w:r>
    </w:p>
    <w:p w14:paraId="6700CAAD" w14:textId="77777777" w:rsidR="008630D6" w:rsidRPr="001F42D3" w:rsidRDefault="008630D6" w:rsidP="005C1693">
      <w:pPr>
        <w:pStyle w:val="ListBullet2"/>
      </w:pPr>
      <w:r w:rsidRPr="001F42D3">
        <w:t>The programmed volume to be infused is met (delivery is complete).</w:t>
      </w:r>
    </w:p>
    <w:p w14:paraId="246C435D" w14:textId="77777777" w:rsidR="008630D6" w:rsidRPr="001F42D3" w:rsidRDefault="008630D6" w:rsidP="005C1693">
      <w:pPr>
        <w:pStyle w:val="ListBullet2"/>
      </w:pPr>
      <w:r w:rsidRPr="001F42D3">
        <w:t>Pump switches to KVO (keep vein open) mode.</w:t>
      </w:r>
    </w:p>
    <w:p w14:paraId="68610B91" w14:textId="77777777" w:rsidR="008630D6" w:rsidRPr="001F42D3" w:rsidRDefault="008630D6" w:rsidP="005C1693">
      <w:pPr>
        <w:pStyle w:val="ListBullet2"/>
      </w:pPr>
      <w:r w:rsidRPr="001F42D3">
        <w:t>Pump is stopped.</w:t>
      </w:r>
    </w:p>
    <w:p w14:paraId="6E05B023" w14:textId="77777777" w:rsidR="008630D6" w:rsidRPr="001F42D3" w:rsidRDefault="008630D6" w:rsidP="008630D6">
      <w:pPr>
        <w:pStyle w:val="BodyText"/>
      </w:pPr>
    </w:p>
    <w:p w14:paraId="6B430F38" w14:textId="4CA3BE6C" w:rsidR="008630D6" w:rsidRPr="001F42D3" w:rsidRDefault="008630D6" w:rsidP="008630D6">
      <w:pPr>
        <w:pStyle w:val="BodyText"/>
        <w:jc w:val="center"/>
      </w:pPr>
      <w:r w:rsidRPr="001F42D3">
        <w:rPr>
          <w:noProof/>
        </w:rPr>
        <w:lastRenderedPageBreak/>
        <w:drawing>
          <wp:inline distT="0" distB="0" distL="0" distR="0" wp14:anchorId="5A61BD3B" wp14:editId="4464086B">
            <wp:extent cx="5067300" cy="3977640"/>
            <wp:effectExtent l="0" t="0" r="0" b="3810"/>
            <wp:docPr id="199" name="Picture 199" descr="Infusion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usion events"/>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67300" cy="3977640"/>
                    </a:xfrm>
                    <a:prstGeom prst="rect">
                      <a:avLst/>
                    </a:prstGeom>
                    <a:noFill/>
                    <a:ln>
                      <a:noFill/>
                    </a:ln>
                  </pic:spPr>
                </pic:pic>
              </a:graphicData>
            </a:graphic>
          </wp:inline>
        </w:drawing>
      </w:r>
    </w:p>
    <w:p w14:paraId="06ABD5C0" w14:textId="3945D8E6" w:rsidR="008630D6" w:rsidRPr="001F42D3" w:rsidRDefault="008630D6" w:rsidP="008630D6">
      <w:pPr>
        <w:pStyle w:val="FigureTitle"/>
      </w:pPr>
      <w:bookmarkStart w:id="2228" w:name="_Toc296670681"/>
      <w:bookmarkEnd w:id="2228"/>
      <w:r w:rsidRPr="001F42D3">
        <w:t xml:space="preserve">Figure </w:t>
      </w:r>
      <w:r w:rsidR="00CE1CA8" w:rsidRPr="001F42D3">
        <w:t>M</w:t>
      </w:r>
      <w:r w:rsidRPr="001F42D3">
        <w:t>.1-1: Infusion with a Rate Change</w:t>
      </w:r>
    </w:p>
    <w:p w14:paraId="0933EAB7" w14:textId="77777777" w:rsidR="008630D6" w:rsidRPr="001F42D3" w:rsidRDefault="008630D6" w:rsidP="008630D6">
      <w:pPr>
        <w:pStyle w:val="BodyText"/>
      </w:pPr>
      <w:bookmarkStart w:id="2229" w:name="_Toc296676124"/>
      <w:bookmarkStart w:id="2230" w:name="_Toc296676178"/>
      <w:bookmarkStart w:id="2231" w:name="_Toc296676343"/>
      <w:bookmarkStart w:id="2232" w:name="_Toc296682361"/>
      <w:bookmarkStart w:id="2233" w:name="_Toc296682553"/>
      <w:bookmarkStart w:id="2234" w:name="_Toc371555184"/>
      <w:bookmarkEnd w:id="2229"/>
      <w:bookmarkEnd w:id="2230"/>
      <w:bookmarkEnd w:id="2231"/>
      <w:bookmarkEnd w:id="2232"/>
      <w:bookmarkEnd w:id="2233"/>
    </w:p>
    <w:p w14:paraId="27C0184B" w14:textId="0A4FD16E" w:rsidR="008630D6" w:rsidRPr="001F42D3" w:rsidRDefault="00CE1CA8" w:rsidP="00B34AEB">
      <w:pPr>
        <w:pStyle w:val="Heading3"/>
        <w:numPr>
          <w:ilvl w:val="0"/>
          <w:numId w:val="0"/>
        </w:numPr>
        <w:rPr>
          <w:noProof w:val="0"/>
        </w:rPr>
      </w:pPr>
      <w:bookmarkStart w:id="2235" w:name="_Toc436215477"/>
      <w:bookmarkStart w:id="2236" w:name="_Toc214889854"/>
      <w:r w:rsidRPr="001F42D3">
        <w:rPr>
          <w:noProof w:val="0"/>
        </w:rPr>
        <w:t xml:space="preserve">M.1.1 </w:t>
      </w:r>
      <w:r w:rsidR="008630D6" w:rsidRPr="001F42D3">
        <w:rPr>
          <w:noProof w:val="0"/>
        </w:rPr>
        <w:t>Event Message – PCD-10 Communicate Infusion Event Data</w:t>
      </w:r>
      <w:bookmarkEnd w:id="2234"/>
      <w:bookmarkEnd w:id="2235"/>
      <w:bookmarkEnd w:id="2236"/>
    </w:p>
    <w:p w14:paraId="0F70B65D" w14:textId="77777777" w:rsidR="008630D6" w:rsidRPr="001F42D3" w:rsidRDefault="008630D6" w:rsidP="008630D6">
      <w:pPr>
        <w:pStyle w:val="BodyText"/>
      </w:pPr>
      <w:r w:rsidRPr="001F42D3">
        <w:t>The structure of the message differs from the PCD-01 message (ORU^R01) in the following ways</w:t>
      </w:r>
    </w:p>
    <w:p w14:paraId="7210BB57" w14:textId="77777777" w:rsidR="008630D6" w:rsidRPr="001F42D3" w:rsidRDefault="008630D6" w:rsidP="005C1693">
      <w:pPr>
        <w:pStyle w:val="ListBullet2"/>
      </w:pPr>
      <w:r w:rsidRPr="001F42D3">
        <w:t>MSH-9.2 contains a new trigger event code (R42) assigned for infusion event data.</w:t>
      </w:r>
    </w:p>
    <w:p w14:paraId="06EFE33B" w14:textId="77777777" w:rsidR="008630D6" w:rsidRPr="001F42D3" w:rsidRDefault="008630D6" w:rsidP="005C1693">
      <w:pPr>
        <w:pStyle w:val="ListBullet2"/>
      </w:pPr>
      <w:r w:rsidRPr="001F42D3">
        <w:t>MSH-21.3 contains the PCD-10 unique profile identifier. The OID identifier assigned to PCD-10 is “1.3.6.1.4.1.19376.1.6.4.10”.</w:t>
      </w:r>
    </w:p>
    <w:p w14:paraId="3BED1431" w14:textId="21810727" w:rsidR="008630D6" w:rsidRPr="001F42D3" w:rsidRDefault="008630D6" w:rsidP="008630D6">
      <w:pPr>
        <w:pStyle w:val="BodyText"/>
      </w:pPr>
      <w:r w:rsidRPr="001F42D3">
        <w:t>Each PCD-10 message contains only information relevant to the specific device and fluid source on which the event occurred. Each PCD-10 message contains a single event. Only information pertinent to the event is included.</w:t>
      </w:r>
    </w:p>
    <w:p w14:paraId="6DFC1BBD" w14:textId="5EA68D8A" w:rsidR="00D04981" w:rsidRPr="001F42D3" w:rsidRDefault="00D04981" w:rsidP="00B34AEB">
      <w:pPr>
        <w:pStyle w:val="Heading3"/>
        <w:numPr>
          <w:ilvl w:val="0"/>
          <w:numId w:val="0"/>
        </w:numPr>
        <w:rPr>
          <w:noProof w:val="0"/>
        </w:rPr>
      </w:pPr>
      <w:bookmarkStart w:id="2237" w:name="_Toc214889855"/>
      <w:r w:rsidRPr="001F42D3">
        <w:rPr>
          <w:noProof w:val="0"/>
        </w:rPr>
        <w:lastRenderedPageBreak/>
        <w:t>M.1.2 Infusion Pump Events</w:t>
      </w:r>
      <w:bookmarkEnd w:id="2237"/>
    </w:p>
    <w:p w14:paraId="5C039AE2" w14:textId="7D8505DF" w:rsidR="008630D6" w:rsidRPr="001F42D3" w:rsidRDefault="008630D6" w:rsidP="008630D6">
      <w:pPr>
        <w:pStyle w:val="TableTitle"/>
      </w:pPr>
      <w:bookmarkStart w:id="2238" w:name="_Toc300744911"/>
      <w:bookmarkStart w:id="2239" w:name="_Toc296676126"/>
      <w:bookmarkStart w:id="2240" w:name="_Toc296676180"/>
      <w:bookmarkStart w:id="2241" w:name="_Toc296676345"/>
      <w:bookmarkStart w:id="2242" w:name="_Toc296682363"/>
      <w:bookmarkStart w:id="2243" w:name="_Toc296676127"/>
      <w:bookmarkStart w:id="2244" w:name="_Toc296676181"/>
      <w:bookmarkStart w:id="2245" w:name="_Toc296676346"/>
      <w:bookmarkStart w:id="2246" w:name="_Toc296682364"/>
      <w:bookmarkEnd w:id="2238"/>
      <w:bookmarkEnd w:id="2239"/>
      <w:bookmarkEnd w:id="2240"/>
      <w:bookmarkEnd w:id="2241"/>
      <w:bookmarkEnd w:id="2242"/>
      <w:bookmarkEnd w:id="2243"/>
      <w:bookmarkEnd w:id="2244"/>
      <w:bookmarkEnd w:id="2245"/>
      <w:bookmarkEnd w:id="2246"/>
      <w:r w:rsidRPr="001F42D3">
        <w:t xml:space="preserve">Table </w:t>
      </w:r>
      <w:r w:rsidR="00726697" w:rsidRPr="001F42D3">
        <w:t>M</w:t>
      </w:r>
      <w:r w:rsidRPr="001F42D3">
        <w:t>.1.2-1: Infusion Pump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6"/>
        <w:gridCol w:w="4211"/>
        <w:gridCol w:w="2520"/>
      </w:tblGrid>
      <w:tr w:rsidR="008630D6" w:rsidRPr="001F42D3" w14:paraId="3C3C7F72" w14:textId="77777777" w:rsidTr="00CF1EEC">
        <w:trPr>
          <w:trHeight w:val="540"/>
        </w:trPr>
        <w:tc>
          <w:tcPr>
            <w:tcW w:w="2156" w:type="dxa"/>
            <w:shd w:val="clear" w:color="auto" w:fill="D9D9D9"/>
          </w:tcPr>
          <w:p w14:paraId="1159ADB1" w14:textId="77777777" w:rsidR="008630D6" w:rsidRPr="001F42D3" w:rsidRDefault="008630D6" w:rsidP="00670CCB">
            <w:pPr>
              <w:pStyle w:val="TableEntryHeader"/>
            </w:pPr>
            <w:r w:rsidRPr="001F42D3">
              <w:t>Event</w:t>
            </w:r>
          </w:p>
        </w:tc>
        <w:tc>
          <w:tcPr>
            <w:tcW w:w="4211" w:type="dxa"/>
            <w:shd w:val="clear" w:color="auto" w:fill="D9D9D9"/>
          </w:tcPr>
          <w:p w14:paraId="38690DC2" w14:textId="77777777" w:rsidR="008630D6" w:rsidRPr="001F42D3" w:rsidRDefault="008630D6" w:rsidP="00670CCB">
            <w:pPr>
              <w:pStyle w:val="TableEntryHeader"/>
            </w:pPr>
            <w:r w:rsidRPr="001F42D3">
              <w:t>MDC Code</w:t>
            </w:r>
          </w:p>
        </w:tc>
        <w:tc>
          <w:tcPr>
            <w:tcW w:w="2520" w:type="dxa"/>
            <w:shd w:val="clear" w:color="auto" w:fill="D9D9D9"/>
          </w:tcPr>
          <w:p w14:paraId="314196A2" w14:textId="77777777" w:rsidR="008630D6" w:rsidRPr="001F42D3" w:rsidRDefault="008630D6" w:rsidP="00670CCB">
            <w:pPr>
              <w:pStyle w:val="TableEntryHeader"/>
            </w:pPr>
            <w:r w:rsidRPr="001F42D3">
              <w:t>Required by Profile</w:t>
            </w:r>
          </w:p>
        </w:tc>
      </w:tr>
      <w:tr w:rsidR="008630D6" w:rsidRPr="001F42D3" w14:paraId="2C4C4355" w14:textId="77777777" w:rsidTr="00CF1EEC">
        <w:trPr>
          <w:trHeight w:val="540"/>
        </w:trPr>
        <w:tc>
          <w:tcPr>
            <w:tcW w:w="2156" w:type="dxa"/>
            <w:vAlign w:val="center"/>
          </w:tcPr>
          <w:p w14:paraId="77F213E6" w14:textId="77777777" w:rsidR="008630D6" w:rsidRPr="001F42D3" w:rsidRDefault="008630D6" w:rsidP="00670CCB">
            <w:pPr>
              <w:pStyle w:val="TableEntry"/>
            </w:pPr>
            <w:r w:rsidRPr="001F42D3">
              <w:t>Delivery Start</w:t>
            </w:r>
          </w:p>
        </w:tc>
        <w:tc>
          <w:tcPr>
            <w:tcW w:w="4211" w:type="dxa"/>
            <w:vAlign w:val="center"/>
          </w:tcPr>
          <w:p w14:paraId="1CF25671" w14:textId="77777777" w:rsidR="008630D6" w:rsidRPr="001F42D3" w:rsidRDefault="008630D6" w:rsidP="00670CCB">
            <w:pPr>
              <w:pStyle w:val="TableEntry"/>
            </w:pPr>
            <w:r w:rsidRPr="001F42D3">
              <w:t>MDC_EVT_PUMP_DELIV_START</w:t>
            </w:r>
          </w:p>
        </w:tc>
        <w:tc>
          <w:tcPr>
            <w:tcW w:w="2520" w:type="dxa"/>
            <w:vAlign w:val="center"/>
          </w:tcPr>
          <w:p w14:paraId="17EAF882" w14:textId="77777777" w:rsidR="008630D6" w:rsidRPr="001F42D3" w:rsidRDefault="008630D6" w:rsidP="00670CCB">
            <w:pPr>
              <w:pStyle w:val="TableEntry"/>
              <w:jc w:val="center"/>
            </w:pPr>
            <w:r w:rsidRPr="001F42D3">
              <w:t>Yes</w:t>
            </w:r>
          </w:p>
        </w:tc>
      </w:tr>
      <w:tr w:rsidR="008630D6" w:rsidRPr="001F42D3" w14:paraId="6146980B" w14:textId="77777777" w:rsidTr="00CF1EEC">
        <w:trPr>
          <w:trHeight w:val="540"/>
        </w:trPr>
        <w:tc>
          <w:tcPr>
            <w:tcW w:w="2156" w:type="dxa"/>
            <w:vAlign w:val="center"/>
          </w:tcPr>
          <w:p w14:paraId="04BFDEE3" w14:textId="77777777" w:rsidR="008630D6" w:rsidRPr="001F42D3" w:rsidRDefault="008630D6" w:rsidP="00670CCB">
            <w:pPr>
              <w:pStyle w:val="TableEntry"/>
            </w:pPr>
            <w:r w:rsidRPr="001F42D3">
              <w:t>Delivery Stop</w:t>
            </w:r>
          </w:p>
        </w:tc>
        <w:tc>
          <w:tcPr>
            <w:tcW w:w="4211" w:type="dxa"/>
            <w:vAlign w:val="center"/>
          </w:tcPr>
          <w:p w14:paraId="4FD6571F" w14:textId="77777777" w:rsidR="008630D6" w:rsidRPr="001F42D3" w:rsidRDefault="008630D6" w:rsidP="00670CCB">
            <w:pPr>
              <w:pStyle w:val="TableEntry"/>
            </w:pPr>
            <w:r w:rsidRPr="001F42D3">
              <w:t>MDC_EVT_PUMP_DELIV_STOP</w:t>
            </w:r>
          </w:p>
        </w:tc>
        <w:tc>
          <w:tcPr>
            <w:tcW w:w="2520" w:type="dxa"/>
            <w:vAlign w:val="center"/>
          </w:tcPr>
          <w:p w14:paraId="6CD923FD" w14:textId="77777777" w:rsidR="008630D6" w:rsidRPr="001F42D3" w:rsidRDefault="008630D6" w:rsidP="00670CCB">
            <w:pPr>
              <w:pStyle w:val="TableEntry"/>
              <w:jc w:val="center"/>
            </w:pPr>
            <w:r w:rsidRPr="001F42D3">
              <w:t>Yes</w:t>
            </w:r>
          </w:p>
        </w:tc>
      </w:tr>
      <w:tr w:rsidR="008630D6" w:rsidRPr="001F42D3" w14:paraId="448916E0" w14:textId="77777777" w:rsidTr="00CF1EEC">
        <w:trPr>
          <w:trHeight w:val="540"/>
        </w:trPr>
        <w:tc>
          <w:tcPr>
            <w:tcW w:w="2156" w:type="dxa"/>
            <w:vAlign w:val="center"/>
          </w:tcPr>
          <w:p w14:paraId="6C43D701" w14:textId="77777777" w:rsidR="008630D6" w:rsidRPr="001F42D3" w:rsidRDefault="008630D6" w:rsidP="00670CCB">
            <w:pPr>
              <w:pStyle w:val="TableEntry"/>
            </w:pPr>
            <w:r w:rsidRPr="001F42D3">
              <w:t>Delivery Complete</w:t>
            </w:r>
          </w:p>
        </w:tc>
        <w:tc>
          <w:tcPr>
            <w:tcW w:w="4211" w:type="dxa"/>
            <w:vAlign w:val="center"/>
          </w:tcPr>
          <w:p w14:paraId="019C289E" w14:textId="77777777" w:rsidR="008630D6" w:rsidRPr="001F42D3" w:rsidRDefault="008630D6" w:rsidP="00670CCB">
            <w:pPr>
              <w:pStyle w:val="TableEntry"/>
            </w:pPr>
            <w:r w:rsidRPr="001F42D3">
              <w:t>MDC_EVT_PUMP_DELIV_COMP</w:t>
            </w:r>
          </w:p>
        </w:tc>
        <w:tc>
          <w:tcPr>
            <w:tcW w:w="2520" w:type="dxa"/>
            <w:vAlign w:val="center"/>
          </w:tcPr>
          <w:p w14:paraId="5ECEF490" w14:textId="77777777" w:rsidR="008630D6" w:rsidRPr="001F42D3" w:rsidRDefault="008630D6" w:rsidP="00670CCB">
            <w:pPr>
              <w:pStyle w:val="TableEntry"/>
              <w:jc w:val="center"/>
            </w:pPr>
            <w:r w:rsidRPr="001F42D3">
              <w:t>Yes</w:t>
            </w:r>
          </w:p>
        </w:tc>
      </w:tr>
      <w:tr w:rsidR="008630D6" w:rsidRPr="001F42D3" w14:paraId="551AC0CF" w14:textId="77777777" w:rsidTr="00CF1EEC">
        <w:trPr>
          <w:trHeight w:val="540"/>
        </w:trPr>
        <w:tc>
          <w:tcPr>
            <w:tcW w:w="2156" w:type="dxa"/>
            <w:vAlign w:val="center"/>
          </w:tcPr>
          <w:p w14:paraId="5A3F5728" w14:textId="77777777" w:rsidR="008630D6" w:rsidRPr="001F42D3" w:rsidRDefault="008630D6" w:rsidP="00670CCB">
            <w:pPr>
              <w:pStyle w:val="TableEntry"/>
            </w:pPr>
            <w:r w:rsidRPr="001F42D3">
              <w:t>Communication Status Change</w:t>
            </w:r>
          </w:p>
        </w:tc>
        <w:tc>
          <w:tcPr>
            <w:tcW w:w="4211" w:type="dxa"/>
            <w:vAlign w:val="center"/>
          </w:tcPr>
          <w:p w14:paraId="4AFF73D2" w14:textId="77777777" w:rsidR="008630D6" w:rsidRPr="001F42D3" w:rsidRDefault="008630D6" w:rsidP="00670CCB">
            <w:pPr>
              <w:pStyle w:val="TableEntry"/>
            </w:pPr>
            <w:r w:rsidRPr="001F42D3">
              <w:t xml:space="preserve">MDC_EVT_COMM_STATUS_CHANGE </w:t>
            </w:r>
          </w:p>
        </w:tc>
        <w:tc>
          <w:tcPr>
            <w:tcW w:w="2520" w:type="dxa"/>
            <w:vAlign w:val="center"/>
          </w:tcPr>
          <w:p w14:paraId="450B1468" w14:textId="77777777" w:rsidR="008630D6" w:rsidRPr="001F42D3" w:rsidRDefault="008630D6" w:rsidP="00670CCB">
            <w:pPr>
              <w:pStyle w:val="TableEntry"/>
              <w:jc w:val="center"/>
            </w:pPr>
            <w:r w:rsidRPr="001F42D3">
              <w:t>No</w:t>
            </w:r>
          </w:p>
        </w:tc>
      </w:tr>
      <w:tr w:rsidR="008630D6" w:rsidRPr="001F42D3" w14:paraId="135CDD53" w14:textId="77777777" w:rsidTr="00CF1EEC">
        <w:trPr>
          <w:trHeight w:val="540"/>
        </w:trPr>
        <w:tc>
          <w:tcPr>
            <w:tcW w:w="2156" w:type="dxa"/>
            <w:vAlign w:val="center"/>
          </w:tcPr>
          <w:p w14:paraId="7E6395AB" w14:textId="77777777" w:rsidR="008630D6" w:rsidRPr="001F42D3" w:rsidRDefault="008630D6" w:rsidP="00670CCB">
            <w:pPr>
              <w:pStyle w:val="TableEntry"/>
            </w:pPr>
            <w:r w:rsidRPr="001F42D3">
              <w:t>Program Cleared</w:t>
            </w:r>
          </w:p>
        </w:tc>
        <w:tc>
          <w:tcPr>
            <w:tcW w:w="4211" w:type="dxa"/>
            <w:vAlign w:val="center"/>
          </w:tcPr>
          <w:p w14:paraId="4D71C478" w14:textId="77777777" w:rsidR="008630D6" w:rsidRPr="001F42D3" w:rsidRDefault="008630D6" w:rsidP="00670CCB">
            <w:pPr>
              <w:pStyle w:val="TableEntry"/>
            </w:pPr>
            <w:r w:rsidRPr="001F42D3">
              <w:t>MDC_EVT_PUMP_PROG_CLEARED</w:t>
            </w:r>
          </w:p>
        </w:tc>
        <w:tc>
          <w:tcPr>
            <w:tcW w:w="2520" w:type="dxa"/>
            <w:vAlign w:val="center"/>
          </w:tcPr>
          <w:p w14:paraId="208B1978" w14:textId="77777777" w:rsidR="008630D6" w:rsidRPr="001F42D3" w:rsidRDefault="008630D6" w:rsidP="00670CCB">
            <w:pPr>
              <w:pStyle w:val="TableEntry"/>
              <w:jc w:val="center"/>
            </w:pPr>
            <w:r w:rsidRPr="001F42D3">
              <w:t>No</w:t>
            </w:r>
          </w:p>
        </w:tc>
      </w:tr>
      <w:tr w:rsidR="008630D6" w:rsidRPr="001F42D3" w14:paraId="36F4E27D" w14:textId="77777777" w:rsidTr="00CF1EEC">
        <w:trPr>
          <w:trHeight w:val="540"/>
        </w:trPr>
        <w:tc>
          <w:tcPr>
            <w:tcW w:w="2156" w:type="dxa"/>
            <w:vAlign w:val="center"/>
          </w:tcPr>
          <w:p w14:paraId="6CA36CA0" w14:textId="77777777" w:rsidR="008630D6" w:rsidRPr="001F42D3" w:rsidRDefault="008630D6" w:rsidP="00670CCB">
            <w:pPr>
              <w:pStyle w:val="TableEntry"/>
            </w:pPr>
            <w:r w:rsidRPr="001F42D3">
              <w:t>Auto-Program Cleared</w:t>
            </w:r>
          </w:p>
        </w:tc>
        <w:tc>
          <w:tcPr>
            <w:tcW w:w="4211" w:type="dxa"/>
            <w:vAlign w:val="center"/>
          </w:tcPr>
          <w:p w14:paraId="548B2E29" w14:textId="77777777" w:rsidR="008630D6" w:rsidRPr="001F42D3" w:rsidRDefault="008630D6" w:rsidP="00670CCB">
            <w:pPr>
              <w:pStyle w:val="TableEntry"/>
            </w:pPr>
            <w:r w:rsidRPr="001F42D3">
              <w:t>MDC_EVT_PUMP_AUTO_PROG_CLEARED</w:t>
            </w:r>
          </w:p>
        </w:tc>
        <w:tc>
          <w:tcPr>
            <w:tcW w:w="2520" w:type="dxa"/>
            <w:vAlign w:val="center"/>
          </w:tcPr>
          <w:p w14:paraId="7A76B46E" w14:textId="77777777" w:rsidR="008630D6" w:rsidRPr="001F42D3" w:rsidRDefault="008630D6" w:rsidP="00670CCB">
            <w:pPr>
              <w:pStyle w:val="TableEntry"/>
              <w:jc w:val="center"/>
            </w:pPr>
            <w:r w:rsidRPr="001F42D3">
              <w:t>No</w:t>
            </w:r>
          </w:p>
        </w:tc>
      </w:tr>
      <w:tr w:rsidR="008630D6" w:rsidRPr="001F42D3" w14:paraId="62C8AB92" w14:textId="77777777" w:rsidTr="00CF1EEC">
        <w:trPr>
          <w:trHeight w:val="540"/>
        </w:trPr>
        <w:tc>
          <w:tcPr>
            <w:tcW w:w="2156" w:type="dxa"/>
            <w:vAlign w:val="center"/>
          </w:tcPr>
          <w:p w14:paraId="6BA19911" w14:textId="77777777" w:rsidR="008630D6" w:rsidRPr="001F42D3" w:rsidRDefault="008630D6" w:rsidP="00670CCB">
            <w:pPr>
              <w:pStyle w:val="TableEntry"/>
            </w:pPr>
            <w:r w:rsidRPr="001F42D3">
              <w:t>Patient Change</w:t>
            </w:r>
          </w:p>
        </w:tc>
        <w:tc>
          <w:tcPr>
            <w:tcW w:w="4211" w:type="dxa"/>
            <w:vAlign w:val="center"/>
          </w:tcPr>
          <w:p w14:paraId="317A2234" w14:textId="77777777" w:rsidR="008630D6" w:rsidRPr="001F42D3" w:rsidRDefault="008630D6" w:rsidP="00670CCB">
            <w:pPr>
              <w:pStyle w:val="TableEntry"/>
            </w:pPr>
            <w:r w:rsidRPr="001F42D3">
              <w:t>MDC_EVT_PATIENT_CHANGE</w:t>
            </w:r>
          </w:p>
        </w:tc>
        <w:tc>
          <w:tcPr>
            <w:tcW w:w="2520" w:type="dxa"/>
            <w:vAlign w:val="center"/>
          </w:tcPr>
          <w:p w14:paraId="357EF6A3" w14:textId="77777777" w:rsidR="008630D6" w:rsidRPr="001F42D3" w:rsidRDefault="008630D6" w:rsidP="00670CCB">
            <w:pPr>
              <w:pStyle w:val="TableEntry"/>
              <w:jc w:val="center"/>
            </w:pPr>
            <w:r w:rsidRPr="001F42D3">
              <w:t>No</w:t>
            </w:r>
          </w:p>
        </w:tc>
      </w:tr>
      <w:tr w:rsidR="008630D6" w:rsidRPr="001F42D3" w14:paraId="39F4E24E" w14:textId="77777777" w:rsidTr="00CF1EEC">
        <w:trPr>
          <w:trHeight w:val="540"/>
        </w:trPr>
        <w:tc>
          <w:tcPr>
            <w:tcW w:w="2156" w:type="dxa"/>
            <w:vAlign w:val="center"/>
          </w:tcPr>
          <w:p w14:paraId="476AF082" w14:textId="77777777" w:rsidR="008630D6" w:rsidRPr="001F42D3" w:rsidRDefault="008630D6" w:rsidP="00670CCB">
            <w:pPr>
              <w:pStyle w:val="TableEntry"/>
            </w:pPr>
            <w:r w:rsidRPr="001F42D3">
              <w:t>Patient ID Change</w:t>
            </w:r>
          </w:p>
        </w:tc>
        <w:tc>
          <w:tcPr>
            <w:tcW w:w="4211" w:type="dxa"/>
            <w:vAlign w:val="center"/>
          </w:tcPr>
          <w:p w14:paraId="6C99775A" w14:textId="77777777" w:rsidR="008630D6" w:rsidRPr="001F42D3" w:rsidRDefault="008630D6" w:rsidP="00670CCB">
            <w:pPr>
              <w:pStyle w:val="TableEntry"/>
            </w:pPr>
            <w:r w:rsidRPr="001F42D3">
              <w:t>MDC_EVT_PATIENT_ID_CHANGE</w:t>
            </w:r>
          </w:p>
        </w:tc>
        <w:tc>
          <w:tcPr>
            <w:tcW w:w="2520" w:type="dxa"/>
            <w:vAlign w:val="center"/>
          </w:tcPr>
          <w:p w14:paraId="5684A683" w14:textId="77777777" w:rsidR="008630D6" w:rsidRPr="001F42D3" w:rsidRDefault="008630D6" w:rsidP="00670CCB">
            <w:pPr>
              <w:pStyle w:val="TableEntry"/>
              <w:jc w:val="center"/>
            </w:pPr>
            <w:r w:rsidRPr="001F42D3">
              <w:t>No</w:t>
            </w:r>
          </w:p>
        </w:tc>
      </w:tr>
      <w:tr w:rsidR="008630D6" w:rsidRPr="001F42D3" w14:paraId="3B8F6902" w14:textId="77777777" w:rsidTr="00CF1EEC">
        <w:trPr>
          <w:trHeight w:val="540"/>
        </w:trPr>
        <w:tc>
          <w:tcPr>
            <w:tcW w:w="2156" w:type="dxa"/>
            <w:vAlign w:val="center"/>
          </w:tcPr>
          <w:p w14:paraId="029AA7B3" w14:textId="77777777" w:rsidR="008630D6" w:rsidRPr="001F42D3" w:rsidRDefault="008630D6" w:rsidP="00670CCB">
            <w:pPr>
              <w:pStyle w:val="TableEntry"/>
            </w:pPr>
            <w:r w:rsidRPr="001F42D3">
              <w:t>Patient Parameter Change</w:t>
            </w:r>
          </w:p>
        </w:tc>
        <w:tc>
          <w:tcPr>
            <w:tcW w:w="4211" w:type="dxa"/>
            <w:vAlign w:val="center"/>
          </w:tcPr>
          <w:p w14:paraId="02203DF2" w14:textId="77777777" w:rsidR="008630D6" w:rsidRPr="001F42D3" w:rsidRDefault="008630D6" w:rsidP="00670CCB">
            <w:pPr>
              <w:pStyle w:val="TableEntry"/>
            </w:pPr>
            <w:r w:rsidRPr="001F42D3">
              <w:t>MDC_EVT_PATIENT_PARAMETER_CHANGE</w:t>
            </w:r>
          </w:p>
        </w:tc>
        <w:tc>
          <w:tcPr>
            <w:tcW w:w="2520" w:type="dxa"/>
            <w:vAlign w:val="center"/>
          </w:tcPr>
          <w:p w14:paraId="29F51E12" w14:textId="77777777" w:rsidR="008630D6" w:rsidRPr="001F42D3" w:rsidRDefault="008630D6" w:rsidP="00670CCB">
            <w:pPr>
              <w:pStyle w:val="TableEntry"/>
              <w:jc w:val="center"/>
            </w:pPr>
            <w:r w:rsidRPr="001F42D3">
              <w:t>No</w:t>
            </w:r>
          </w:p>
        </w:tc>
      </w:tr>
      <w:tr w:rsidR="008630D6" w:rsidRPr="001F42D3" w14:paraId="66843144" w14:textId="77777777" w:rsidTr="00CF1EEC">
        <w:trPr>
          <w:trHeight w:val="540"/>
        </w:trPr>
        <w:tc>
          <w:tcPr>
            <w:tcW w:w="2156" w:type="dxa"/>
            <w:vAlign w:val="center"/>
          </w:tcPr>
          <w:p w14:paraId="07BC4713" w14:textId="77777777" w:rsidR="008630D6" w:rsidRPr="001F42D3" w:rsidRDefault="008630D6" w:rsidP="00670CCB">
            <w:pPr>
              <w:pStyle w:val="TableEntry"/>
            </w:pPr>
            <w:r w:rsidRPr="001F42D3">
              <w:t>Pump Volume Counters Cleared</w:t>
            </w:r>
          </w:p>
        </w:tc>
        <w:tc>
          <w:tcPr>
            <w:tcW w:w="4211" w:type="dxa"/>
            <w:vAlign w:val="center"/>
          </w:tcPr>
          <w:p w14:paraId="5CFF531B" w14:textId="77777777" w:rsidR="008630D6" w:rsidRPr="001F42D3" w:rsidRDefault="008630D6" w:rsidP="00670CCB">
            <w:pPr>
              <w:pStyle w:val="TableEntry"/>
            </w:pPr>
            <w:r w:rsidRPr="001F42D3">
              <w:t>MDC_EVT_PUMP_VOL_COUNTERS_CLEARED</w:t>
            </w:r>
          </w:p>
        </w:tc>
        <w:tc>
          <w:tcPr>
            <w:tcW w:w="2520" w:type="dxa"/>
            <w:vAlign w:val="center"/>
          </w:tcPr>
          <w:p w14:paraId="4A241D48" w14:textId="77777777" w:rsidR="008630D6" w:rsidRPr="001F42D3" w:rsidRDefault="008630D6" w:rsidP="00670CCB">
            <w:pPr>
              <w:pStyle w:val="TableEntry"/>
              <w:jc w:val="center"/>
            </w:pPr>
            <w:r w:rsidRPr="001F42D3">
              <w:t>No</w:t>
            </w:r>
          </w:p>
        </w:tc>
      </w:tr>
      <w:tr w:rsidR="008630D6" w:rsidRPr="001F42D3" w14:paraId="018D57A9" w14:textId="77777777" w:rsidTr="00CF1EEC">
        <w:trPr>
          <w:trHeight w:val="540"/>
        </w:trPr>
        <w:tc>
          <w:tcPr>
            <w:tcW w:w="2156" w:type="dxa"/>
            <w:vAlign w:val="center"/>
          </w:tcPr>
          <w:p w14:paraId="7862DCEF" w14:textId="77777777" w:rsidR="008630D6" w:rsidRPr="001F42D3" w:rsidRDefault="008630D6" w:rsidP="00670CCB">
            <w:pPr>
              <w:pStyle w:val="TableEntry"/>
            </w:pPr>
            <w:r w:rsidRPr="001F42D3">
              <w:t>Device Time Changed</w:t>
            </w:r>
          </w:p>
        </w:tc>
        <w:tc>
          <w:tcPr>
            <w:tcW w:w="4211" w:type="dxa"/>
            <w:vAlign w:val="center"/>
          </w:tcPr>
          <w:p w14:paraId="03C2B7DC" w14:textId="77777777" w:rsidR="008630D6" w:rsidRPr="001F42D3" w:rsidRDefault="008630D6" w:rsidP="00670CCB">
            <w:pPr>
              <w:pStyle w:val="TableEntry"/>
            </w:pPr>
            <w:r w:rsidRPr="001F42D3">
              <w:t>MDC_EVT_DEVICE_TIME_CHANGED</w:t>
            </w:r>
          </w:p>
        </w:tc>
        <w:tc>
          <w:tcPr>
            <w:tcW w:w="2520" w:type="dxa"/>
            <w:vAlign w:val="center"/>
          </w:tcPr>
          <w:p w14:paraId="60143049" w14:textId="77777777" w:rsidR="008630D6" w:rsidRPr="001F42D3" w:rsidRDefault="008630D6" w:rsidP="00670CCB">
            <w:pPr>
              <w:pStyle w:val="TableEntry"/>
              <w:jc w:val="center"/>
            </w:pPr>
            <w:r w:rsidRPr="001F42D3">
              <w:t>No</w:t>
            </w:r>
          </w:p>
        </w:tc>
      </w:tr>
      <w:tr w:rsidR="00CF1EEC" w:rsidRPr="001F42D3" w14:paraId="73AA19AB" w14:textId="77777777" w:rsidTr="00CF1EEC">
        <w:trPr>
          <w:trHeight w:val="540"/>
        </w:trPr>
        <w:tc>
          <w:tcPr>
            <w:tcW w:w="2156" w:type="dxa"/>
            <w:vAlign w:val="center"/>
          </w:tcPr>
          <w:p w14:paraId="3A2304A1" w14:textId="63CC3370" w:rsidR="00CF1EEC" w:rsidRPr="001F42D3" w:rsidRDefault="00CF1EEC" w:rsidP="00670CCB">
            <w:pPr>
              <w:pStyle w:val="TableEntry"/>
            </w:pPr>
            <w:r w:rsidRPr="001F42D3">
              <w:t>Channel Relay Programmed</w:t>
            </w:r>
          </w:p>
        </w:tc>
        <w:tc>
          <w:tcPr>
            <w:tcW w:w="4211" w:type="dxa"/>
            <w:vAlign w:val="center"/>
          </w:tcPr>
          <w:p w14:paraId="6C7578D1" w14:textId="421F38F3" w:rsidR="00CF1EEC" w:rsidRPr="001F42D3" w:rsidRDefault="00CF1EEC" w:rsidP="005C1693">
            <w:pPr>
              <w:pStyle w:val="TableEntry"/>
            </w:pPr>
            <w:r w:rsidRPr="001F42D3">
              <w:t>MDC_EVT_PUMP_</w:t>
            </w:r>
            <w:r w:rsidR="0060163E" w:rsidRPr="001F42D3">
              <w:t>PROG_</w:t>
            </w:r>
            <w:r w:rsidRPr="001F42D3">
              <w:t>RELAY</w:t>
            </w:r>
          </w:p>
        </w:tc>
        <w:tc>
          <w:tcPr>
            <w:tcW w:w="2520" w:type="dxa"/>
            <w:vAlign w:val="center"/>
          </w:tcPr>
          <w:p w14:paraId="71A8CC14" w14:textId="0F7121DF" w:rsidR="00CF1EEC" w:rsidRPr="001F42D3" w:rsidRDefault="00CF1EEC" w:rsidP="00670CCB">
            <w:pPr>
              <w:pStyle w:val="TableEntry"/>
              <w:jc w:val="center"/>
            </w:pPr>
            <w:r w:rsidRPr="001F42D3">
              <w:t>Optional</w:t>
            </w:r>
          </w:p>
        </w:tc>
      </w:tr>
    </w:tbl>
    <w:p w14:paraId="69E3CF52" w14:textId="77777777" w:rsidR="00BB7406" w:rsidRPr="001F42D3" w:rsidRDefault="00BB7406" w:rsidP="005C1693">
      <w:pPr>
        <w:pStyle w:val="BodyText"/>
      </w:pPr>
    </w:p>
    <w:p w14:paraId="54CC2CD9" w14:textId="77777777" w:rsidR="00C65B36" w:rsidRPr="001F42D3" w:rsidRDefault="00C65B36" w:rsidP="00BB7406">
      <w:pPr>
        <w:pStyle w:val="BodyText"/>
        <w:rPr>
          <w:b/>
          <w:bCs/>
        </w:rPr>
      </w:pPr>
    </w:p>
    <w:p w14:paraId="2BB9E502" w14:textId="77777777" w:rsidR="00C65B36" w:rsidRPr="001F42D3" w:rsidRDefault="00C65B36" w:rsidP="00BB7406">
      <w:pPr>
        <w:pStyle w:val="BodyText"/>
        <w:rPr>
          <w:b/>
          <w:bCs/>
        </w:rPr>
      </w:pPr>
    </w:p>
    <w:p w14:paraId="5BEB3C36" w14:textId="77777777" w:rsidR="00C65B36" w:rsidRPr="001F42D3" w:rsidRDefault="00C65B36" w:rsidP="00BB7406">
      <w:pPr>
        <w:pStyle w:val="BodyText"/>
        <w:rPr>
          <w:b/>
          <w:bCs/>
        </w:rPr>
      </w:pPr>
    </w:p>
    <w:p w14:paraId="47026040" w14:textId="77777777" w:rsidR="00C65B36" w:rsidRPr="001F42D3" w:rsidRDefault="00C65B36" w:rsidP="00BB7406">
      <w:pPr>
        <w:pStyle w:val="BodyText"/>
        <w:rPr>
          <w:b/>
          <w:bCs/>
        </w:rPr>
      </w:pPr>
    </w:p>
    <w:p w14:paraId="3C22F417" w14:textId="77777777" w:rsidR="00C65B36" w:rsidRPr="001F42D3" w:rsidRDefault="00C65B36" w:rsidP="00BB7406">
      <w:pPr>
        <w:pStyle w:val="BodyText"/>
        <w:rPr>
          <w:b/>
          <w:bCs/>
        </w:rPr>
      </w:pPr>
    </w:p>
    <w:p w14:paraId="32E98533" w14:textId="77777777" w:rsidR="00C65B36" w:rsidRPr="001F42D3" w:rsidRDefault="00C65B36" w:rsidP="00BB7406">
      <w:pPr>
        <w:pStyle w:val="BodyText"/>
        <w:rPr>
          <w:b/>
          <w:bCs/>
        </w:rPr>
      </w:pPr>
    </w:p>
    <w:p w14:paraId="605C1E66" w14:textId="77777777" w:rsidR="00C65B36" w:rsidRPr="001F42D3" w:rsidRDefault="00C65B36" w:rsidP="00BB7406">
      <w:pPr>
        <w:pStyle w:val="BodyText"/>
        <w:rPr>
          <w:b/>
          <w:bCs/>
        </w:rPr>
      </w:pPr>
    </w:p>
    <w:p w14:paraId="472CDD39" w14:textId="77777777" w:rsidR="00C65B36" w:rsidRPr="001F42D3" w:rsidRDefault="00C65B36" w:rsidP="00BB7406">
      <w:pPr>
        <w:pStyle w:val="BodyText"/>
        <w:rPr>
          <w:b/>
          <w:bCs/>
        </w:rPr>
      </w:pPr>
    </w:p>
    <w:p w14:paraId="6EEDF6DE" w14:textId="77777777" w:rsidR="00C65B36" w:rsidRPr="001F42D3" w:rsidRDefault="00C65B36" w:rsidP="00BB7406">
      <w:pPr>
        <w:pStyle w:val="BodyText"/>
        <w:rPr>
          <w:b/>
          <w:bCs/>
        </w:rPr>
      </w:pPr>
    </w:p>
    <w:p w14:paraId="50192094" w14:textId="3888B0A8" w:rsidR="00CF1EEC" w:rsidRPr="005C1693" w:rsidRDefault="00CF1EEC" w:rsidP="005C1693">
      <w:pPr>
        <w:pStyle w:val="BodyText"/>
        <w:rPr>
          <w:b/>
          <w:bCs/>
        </w:rPr>
      </w:pPr>
      <w:r w:rsidRPr="005C1693">
        <w:rPr>
          <w:b/>
          <w:bCs/>
        </w:rPr>
        <w:t>Relay using 2 pumps / NO power off between Relay:</w:t>
      </w:r>
    </w:p>
    <w:p w14:paraId="6F03BB3C" w14:textId="77777777" w:rsidR="00CF1EEC" w:rsidRPr="001F42D3" w:rsidRDefault="00CF1EEC" w:rsidP="005C1693">
      <w:pPr>
        <w:pStyle w:val="BodyText"/>
      </w:pPr>
    </w:p>
    <w:p w14:paraId="7D32D518" w14:textId="77777777" w:rsidR="00CF1EEC" w:rsidRPr="001F42D3" w:rsidRDefault="00CF1EEC" w:rsidP="005C1693">
      <w:pPr>
        <w:pStyle w:val="BodyText"/>
      </w:pPr>
      <w:r w:rsidRPr="001F42D3">
        <w:rPr>
          <w:noProof/>
        </w:rPr>
        <w:drawing>
          <wp:inline distT="0" distB="0" distL="114300" distR="114300" wp14:anchorId="04DE7CAE" wp14:editId="6661CC9E">
            <wp:extent cx="5247005" cy="2575560"/>
            <wp:effectExtent l="0" t="0" r="0" b="0"/>
            <wp:docPr id="1026" name="image2.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26" name="image2.png" descr="Diagram&#10;&#10;Description automatically generated with medium confidence"/>
                    <pic:cNvPicPr preferRelativeResize="0"/>
                  </pic:nvPicPr>
                  <pic:blipFill>
                    <a:blip r:embed="rId86"/>
                    <a:srcRect/>
                    <a:stretch>
                      <a:fillRect/>
                    </a:stretch>
                  </pic:blipFill>
                  <pic:spPr>
                    <a:xfrm>
                      <a:off x="0" y="0"/>
                      <a:ext cx="5247005" cy="2575560"/>
                    </a:xfrm>
                    <a:prstGeom prst="rect">
                      <a:avLst/>
                    </a:prstGeom>
                    <a:ln/>
                  </pic:spPr>
                </pic:pic>
              </a:graphicData>
            </a:graphic>
          </wp:inline>
        </w:drawing>
      </w:r>
    </w:p>
    <w:p w14:paraId="2225F3EE" w14:textId="16A308A0" w:rsidR="00CF1EEC" w:rsidRPr="001F42D3" w:rsidRDefault="00CF1EEC" w:rsidP="005C1693">
      <w:pPr>
        <w:pStyle w:val="BodyText"/>
      </w:pPr>
    </w:p>
    <w:p w14:paraId="250BAED4" w14:textId="77777777" w:rsidR="00CF1EEC" w:rsidRPr="005C1693" w:rsidRDefault="00CF1EEC" w:rsidP="005C1693">
      <w:pPr>
        <w:pStyle w:val="BodyText"/>
        <w:rPr>
          <w:b/>
          <w:bCs/>
        </w:rPr>
      </w:pPr>
      <w:r w:rsidRPr="005C1693">
        <w:rPr>
          <w:b/>
          <w:bCs/>
        </w:rPr>
        <w:t>Relay using 2 pumps / power off between Relay:</w:t>
      </w:r>
    </w:p>
    <w:p w14:paraId="4C3ECBCA" w14:textId="77777777" w:rsidR="00CF1EEC" w:rsidRPr="001F42D3" w:rsidRDefault="00CF1EEC" w:rsidP="005C1693">
      <w:pPr>
        <w:pStyle w:val="BodyText"/>
      </w:pPr>
    </w:p>
    <w:p w14:paraId="201CD6E2" w14:textId="77777777" w:rsidR="00CF1EEC" w:rsidRPr="001F42D3" w:rsidRDefault="00CF1EEC" w:rsidP="005C1693">
      <w:pPr>
        <w:pStyle w:val="BodyText"/>
      </w:pPr>
      <w:r w:rsidRPr="001F42D3">
        <w:rPr>
          <w:noProof/>
        </w:rPr>
        <w:drawing>
          <wp:inline distT="0" distB="0" distL="114300" distR="114300" wp14:anchorId="50F3A616" wp14:editId="2E3767EB">
            <wp:extent cx="5247005" cy="2575560"/>
            <wp:effectExtent l="0" t="0" r="0" b="0"/>
            <wp:docPr id="1028" name="image1.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28" name="image1.png" descr="A picture containing diagram&#10;&#10;Description automatically generated"/>
                    <pic:cNvPicPr preferRelativeResize="0"/>
                  </pic:nvPicPr>
                  <pic:blipFill>
                    <a:blip r:embed="rId87"/>
                    <a:srcRect/>
                    <a:stretch>
                      <a:fillRect/>
                    </a:stretch>
                  </pic:blipFill>
                  <pic:spPr>
                    <a:xfrm>
                      <a:off x="0" y="0"/>
                      <a:ext cx="5247005" cy="2575560"/>
                    </a:xfrm>
                    <a:prstGeom prst="rect">
                      <a:avLst/>
                    </a:prstGeom>
                    <a:ln/>
                  </pic:spPr>
                </pic:pic>
              </a:graphicData>
            </a:graphic>
          </wp:inline>
        </w:drawing>
      </w:r>
    </w:p>
    <w:p w14:paraId="0D6C4F0E" w14:textId="77777777" w:rsidR="00CF1EEC" w:rsidRPr="001F42D3" w:rsidRDefault="00CF1EEC" w:rsidP="005C1693">
      <w:pPr>
        <w:pStyle w:val="BodyText"/>
      </w:pPr>
    </w:p>
    <w:p w14:paraId="66AF9DEF" w14:textId="77777777" w:rsidR="00C65B36" w:rsidRPr="001F42D3" w:rsidRDefault="00C65B36" w:rsidP="00BB7406">
      <w:pPr>
        <w:pStyle w:val="BodyText"/>
        <w:rPr>
          <w:b/>
          <w:bCs/>
        </w:rPr>
      </w:pPr>
    </w:p>
    <w:p w14:paraId="4BDBD07A" w14:textId="77777777" w:rsidR="00C65B36" w:rsidRPr="001F42D3" w:rsidRDefault="00C65B36" w:rsidP="00BB7406">
      <w:pPr>
        <w:pStyle w:val="BodyText"/>
        <w:rPr>
          <w:b/>
          <w:bCs/>
        </w:rPr>
      </w:pPr>
    </w:p>
    <w:p w14:paraId="485B047F" w14:textId="77777777" w:rsidR="00C65B36" w:rsidRPr="001F42D3" w:rsidRDefault="00C65B36" w:rsidP="00BB7406">
      <w:pPr>
        <w:pStyle w:val="BodyText"/>
        <w:rPr>
          <w:b/>
          <w:bCs/>
        </w:rPr>
      </w:pPr>
    </w:p>
    <w:p w14:paraId="0F219359" w14:textId="1F16CA49" w:rsidR="00CF1EEC" w:rsidRPr="005C1693" w:rsidRDefault="00CF1EEC" w:rsidP="005C1693">
      <w:pPr>
        <w:pStyle w:val="BodyText"/>
        <w:rPr>
          <w:b/>
          <w:bCs/>
          <w:szCs w:val="24"/>
        </w:rPr>
      </w:pPr>
      <w:r w:rsidRPr="005C1693">
        <w:rPr>
          <w:b/>
          <w:bCs/>
        </w:rPr>
        <w:t xml:space="preserve">Relay using 3 pumps: </w:t>
      </w:r>
    </w:p>
    <w:p w14:paraId="161E66D8" w14:textId="77777777" w:rsidR="00CF1EEC" w:rsidRPr="001F42D3" w:rsidRDefault="00CF1EEC" w:rsidP="005C1693">
      <w:pPr>
        <w:pStyle w:val="BodyText"/>
      </w:pPr>
    </w:p>
    <w:p w14:paraId="275C3813" w14:textId="77777777" w:rsidR="00CF1EEC" w:rsidRPr="001F42D3" w:rsidRDefault="00CF1EEC" w:rsidP="005C1693">
      <w:pPr>
        <w:pStyle w:val="BodyText"/>
      </w:pPr>
      <w:r w:rsidRPr="001F42D3">
        <w:rPr>
          <w:noProof/>
        </w:rPr>
        <w:drawing>
          <wp:inline distT="0" distB="0" distL="114300" distR="114300" wp14:anchorId="1E9A789E" wp14:editId="2711FB80">
            <wp:extent cx="5254625" cy="3011170"/>
            <wp:effectExtent l="0" t="0" r="0" b="0"/>
            <wp:docPr id="1027"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27" name="image3.png" descr="Diagram&#10;&#10;Description automatically generated"/>
                    <pic:cNvPicPr preferRelativeResize="0"/>
                  </pic:nvPicPr>
                  <pic:blipFill>
                    <a:blip r:embed="rId88"/>
                    <a:srcRect/>
                    <a:stretch>
                      <a:fillRect/>
                    </a:stretch>
                  </pic:blipFill>
                  <pic:spPr>
                    <a:xfrm>
                      <a:off x="0" y="0"/>
                      <a:ext cx="5254625" cy="3011170"/>
                    </a:xfrm>
                    <a:prstGeom prst="rect">
                      <a:avLst/>
                    </a:prstGeom>
                    <a:ln/>
                  </pic:spPr>
                </pic:pic>
              </a:graphicData>
            </a:graphic>
          </wp:inline>
        </w:drawing>
      </w:r>
    </w:p>
    <w:p w14:paraId="26689A87" w14:textId="77777777" w:rsidR="008630D6" w:rsidRPr="001F42D3" w:rsidRDefault="008630D6" w:rsidP="00BB7406">
      <w:pPr>
        <w:pStyle w:val="BodyText"/>
      </w:pPr>
    </w:p>
    <w:p w14:paraId="15FD065D" w14:textId="32D76B66" w:rsidR="008630D6" w:rsidRPr="001F42D3" w:rsidRDefault="00CE1CA8" w:rsidP="00B34AEB">
      <w:pPr>
        <w:pStyle w:val="Heading4"/>
        <w:numPr>
          <w:ilvl w:val="0"/>
          <w:numId w:val="0"/>
        </w:numPr>
        <w:rPr>
          <w:noProof w:val="0"/>
        </w:rPr>
      </w:pPr>
      <w:bookmarkStart w:id="2247" w:name="_Toc371555186"/>
      <w:bookmarkStart w:id="2248" w:name="_Toc436215479"/>
      <w:bookmarkStart w:id="2249" w:name="_Toc214889856"/>
      <w:r w:rsidRPr="001F42D3">
        <w:rPr>
          <w:noProof w:val="0"/>
        </w:rPr>
        <w:t>M</w:t>
      </w:r>
      <w:r w:rsidR="008630D6" w:rsidRPr="001F42D3">
        <w:rPr>
          <w:noProof w:val="0"/>
        </w:rPr>
        <w:t>.1.2.1 Infusion Event Parameters</w:t>
      </w:r>
      <w:bookmarkEnd w:id="2247"/>
      <w:bookmarkEnd w:id="2248"/>
      <w:bookmarkEnd w:id="2249"/>
    </w:p>
    <w:p w14:paraId="26E9CA2F" w14:textId="77777777" w:rsidR="008630D6" w:rsidRPr="001F42D3" w:rsidRDefault="008630D6" w:rsidP="008630D6">
      <w:pPr>
        <w:pStyle w:val="BodyText"/>
      </w:pPr>
      <w:r w:rsidRPr="001F42D3">
        <w:t>Infusion Event Parameters are defined in separate Infusion Pump Model and Infusion Pump Terms documents. Current versions of these documents can be found on the IHE Patient Care Devices Wiki page entitled “PCD Reference Pages” (</w:t>
      </w:r>
      <w:hyperlink r:id="rId89" w:history="1">
        <w:r w:rsidRPr="001F42D3">
          <w:rPr>
            <w:rStyle w:val="Hyperlink"/>
          </w:rPr>
          <w:t>http://wiki.ihe.net/index.php?title=Category:PCD_Reference_Pages</w:t>
        </w:r>
      </w:hyperlink>
      <w:r w:rsidRPr="001F42D3">
        <w:t>).</w:t>
      </w:r>
    </w:p>
    <w:p w14:paraId="54E09FF3" w14:textId="77777777" w:rsidR="00CE616C" w:rsidRDefault="00CE616C" w:rsidP="00CE616C">
      <w:pPr>
        <w:pBdr>
          <w:top w:val="nil"/>
          <w:left w:val="nil"/>
          <w:bottom w:val="nil"/>
          <w:right w:val="nil"/>
          <w:between w:val="nil"/>
        </w:pBdr>
        <w:spacing w:before="0"/>
        <w:ind w:left="720"/>
        <w:rPr>
          <w:color w:val="000000"/>
          <w:sz w:val="23"/>
          <w:szCs w:val="23"/>
        </w:rPr>
      </w:pPr>
    </w:p>
    <w:p w14:paraId="34BF4281" w14:textId="2DD80FBD" w:rsidR="00CE616C" w:rsidRDefault="00CE616C" w:rsidP="00CE616C">
      <w:pPr>
        <w:pBdr>
          <w:top w:val="nil"/>
          <w:left w:val="nil"/>
          <w:bottom w:val="nil"/>
          <w:right w:val="nil"/>
          <w:between w:val="nil"/>
        </w:pBdr>
        <w:spacing w:before="0"/>
        <w:rPr>
          <w:color w:val="000000"/>
          <w:sz w:val="23"/>
          <w:szCs w:val="23"/>
        </w:rPr>
      </w:pPr>
      <w:r>
        <w:rPr>
          <w:color w:val="000000"/>
          <w:sz w:val="23"/>
          <w:szCs w:val="23"/>
        </w:rPr>
        <w:t xml:space="preserve">For IPEC delivery events, the DOR should send all parameters that are known for the infusion. </w:t>
      </w:r>
    </w:p>
    <w:p w14:paraId="47B84E2A" w14:textId="28671AFE" w:rsidR="00CE616C" w:rsidRDefault="00CE616C" w:rsidP="00CE616C">
      <w:pPr>
        <w:pStyle w:val="BodyText"/>
      </w:pPr>
      <w:r>
        <w:rPr>
          <w:color w:val="000000"/>
          <w:sz w:val="23"/>
          <w:szCs w:val="23"/>
        </w:rPr>
        <w:t>The names of the infusion pump event parameters that are typically sent with each Delivery Start, Stop, and Complete event, along with their corresponding to MDC codes and additional constraints as noted are shown in Table M.1.2.1-1 below. Refer to the Infusion Pump Model and Infusion Pump Terms documents for the other parameters that may be reported with each event.</w:t>
      </w:r>
    </w:p>
    <w:p w14:paraId="12F4CE99" w14:textId="77777777" w:rsidR="008A2F99" w:rsidRDefault="008A2F99">
      <w:pPr>
        <w:spacing w:before="0"/>
        <w:rPr>
          <w:rFonts w:ascii="Arial" w:hAnsi="Arial"/>
          <w:b/>
          <w:sz w:val="22"/>
        </w:rPr>
      </w:pPr>
      <w:r>
        <w:br w:type="page"/>
      </w:r>
    </w:p>
    <w:p w14:paraId="17EEEAD6" w14:textId="4A4D4FA2" w:rsidR="008630D6" w:rsidRPr="001F42D3" w:rsidRDefault="008630D6" w:rsidP="008630D6">
      <w:pPr>
        <w:pStyle w:val="TableTitle"/>
      </w:pPr>
      <w:r w:rsidRPr="001F42D3">
        <w:lastRenderedPageBreak/>
        <w:t xml:space="preserve">Table </w:t>
      </w:r>
      <w:r w:rsidR="00726697" w:rsidRPr="001F42D3">
        <w:t>M</w:t>
      </w:r>
      <w:r w:rsidRPr="001F42D3">
        <w:t>.1.2.1-1: Mapping of Infusion Pump Event Parameters to MDC Codes</w:t>
      </w:r>
    </w:p>
    <w:tbl>
      <w:tblPr>
        <w:tblW w:w="10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95"/>
        <w:gridCol w:w="3828"/>
        <w:gridCol w:w="3622"/>
      </w:tblGrid>
      <w:tr w:rsidR="004251D6" w:rsidRPr="001F42D3" w14:paraId="23D9F2B9" w14:textId="2B4C949B" w:rsidTr="009F1CF0">
        <w:trPr>
          <w:tblHeader/>
          <w:jc w:val="center"/>
        </w:trPr>
        <w:tc>
          <w:tcPr>
            <w:tcW w:w="2895" w:type="dxa"/>
            <w:shd w:val="clear" w:color="auto" w:fill="D9D9D9"/>
          </w:tcPr>
          <w:p w14:paraId="43B3D036" w14:textId="77777777" w:rsidR="00CE616C" w:rsidRPr="001F42D3" w:rsidRDefault="00CE616C" w:rsidP="00CE616C">
            <w:pPr>
              <w:pStyle w:val="TableEntryHeader"/>
            </w:pPr>
            <w:r w:rsidRPr="001F42D3">
              <w:t>Parameter</w:t>
            </w:r>
          </w:p>
        </w:tc>
        <w:tc>
          <w:tcPr>
            <w:tcW w:w="3828" w:type="dxa"/>
            <w:shd w:val="clear" w:color="auto" w:fill="D9D9D9"/>
          </w:tcPr>
          <w:p w14:paraId="6447717F" w14:textId="77777777" w:rsidR="00CE616C" w:rsidRPr="001F42D3" w:rsidRDefault="00CE616C" w:rsidP="00CE616C">
            <w:pPr>
              <w:pStyle w:val="TableEntryHeader"/>
            </w:pPr>
            <w:r w:rsidRPr="001F42D3">
              <w:t>MDC Code</w:t>
            </w:r>
          </w:p>
        </w:tc>
        <w:tc>
          <w:tcPr>
            <w:tcW w:w="3622" w:type="dxa"/>
            <w:tcBorders>
              <w:bottom w:val="single" w:sz="4" w:space="0" w:color="auto"/>
            </w:tcBorders>
            <w:shd w:val="clear" w:color="auto" w:fill="D9D9D9" w:themeFill="background1" w:themeFillShade="D9"/>
          </w:tcPr>
          <w:p w14:paraId="33EDB9E1" w14:textId="0DF4F740" w:rsidR="00CE616C" w:rsidRPr="001F42D3" w:rsidRDefault="00CE616C" w:rsidP="00CE616C">
            <w:pPr>
              <w:pStyle w:val="TableEntryHeader"/>
            </w:pPr>
            <w:r>
              <w:t>Notes</w:t>
            </w:r>
          </w:p>
        </w:tc>
      </w:tr>
      <w:tr w:rsidR="008A2F99" w:rsidRPr="001F42D3" w14:paraId="2C13EF1F" w14:textId="4200AFB9" w:rsidTr="009F1CF0">
        <w:trPr>
          <w:jc w:val="center"/>
        </w:trPr>
        <w:tc>
          <w:tcPr>
            <w:tcW w:w="6723" w:type="dxa"/>
            <w:gridSpan w:val="2"/>
            <w:tcBorders>
              <w:right w:val="nil"/>
            </w:tcBorders>
            <w:vAlign w:val="center"/>
          </w:tcPr>
          <w:p w14:paraId="7B417806" w14:textId="77777777" w:rsidR="00CE616C" w:rsidRPr="001F42D3" w:rsidRDefault="00CE616C" w:rsidP="00670CCB">
            <w:pPr>
              <w:pStyle w:val="TableEntry"/>
              <w:rPr>
                <w:b/>
              </w:rPr>
            </w:pPr>
          </w:p>
          <w:p w14:paraId="19A66FB3" w14:textId="77777777" w:rsidR="00CE616C" w:rsidRPr="001F42D3" w:rsidRDefault="00CE616C" w:rsidP="00670CCB">
            <w:pPr>
              <w:pStyle w:val="TableEntry"/>
              <w:rPr>
                <w:b/>
              </w:rPr>
            </w:pPr>
            <w:r w:rsidRPr="001F42D3">
              <w:rPr>
                <w:b/>
              </w:rPr>
              <w:t>Pump Delivery Info Parameters:</w:t>
            </w:r>
          </w:p>
          <w:p w14:paraId="2117E0B3" w14:textId="77777777" w:rsidR="00CE616C" w:rsidRPr="001F42D3" w:rsidRDefault="00CE616C" w:rsidP="00670CCB">
            <w:pPr>
              <w:pStyle w:val="TableEntry"/>
              <w:rPr>
                <w:b/>
              </w:rPr>
            </w:pPr>
          </w:p>
        </w:tc>
        <w:tc>
          <w:tcPr>
            <w:tcW w:w="3622" w:type="dxa"/>
            <w:tcBorders>
              <w:left w:val="nil"/>
            </w:tcBorders>
          </w:tcPr>
          <w:p w14:paraId="2F6234E2" w14:textId="77777777" w:rsidR="00CE616C" w:rsidRPr="001F42D3" w:rsidRDefault="00CE616C" w:rsidP="00670CCB">
            <w:pPr>
              <w:pStyle w:val="TableEntry"/>
              <w:rPr>
                <w:b/>
              </w:rPr>
            </w:pPr>
          </w:p>
        </w:tc>
      </w:tr>
      <w:tr w:rsidR="004251D6" w:rsidRPr="001F42D3" w14:paraId="42408B70" w14:textId="6593926C" w:rsidTr="009F1CF0">
        <w:trPr>
          <w:jc w:val="center"/>
        </w:trPr>
        <w:tc>
          <w:tcPr>
            <w:tcW w:w="2895" w:type="dxa"/>
          </w:tcPr>
          <w:p w14:paraId="13C945AA" w14:textId="77777777" w:rsidR="004251D6" w:rsidRPr="001F42D3" w:rsidRDefault="004251D6" w:rsidP="004251D6">
            <w:pPr>
              <w:pStyle w:val="TableEntry"/>
            </w:pPr>
            <w:r w:rsidRPr="001F42D3">
              <w:t>Infusing Status</w:t>
            </w:r>
          </w:p>
        </w:tc>
        <w:tc>
          <w:tcPr>
            <w:tcW w:w="3828" w:type="dxa"/>
          </w:tcPr>
          <w:p w14:paraId="2B825696" w14:textId="6B561855" w:rsidR="004251D6" w:rsidRPr="001F42D3" w:rsidRDefault="004251D6" w:rsidP="004251D6">
            <w:pPr>
              <w:pStyle w:val="TableEntry"/>
            </w:pPr>
            <w:r w:rsidRPr="00CE616C">
              <w:t xml:space="preserve">184519^ </w:t>
            </w:r>
            <w:r w:rsidRPr="001F42D3">
              <w:t>MDC_PUMP_INFUSING_STATUS</w:t>
            </w:r>
          </w:p>
        </w:tc>
        <w:tc>
          <w:tcPr>
            <w:tcW w:w="3622" w:type="dxa"/>
            <w:vAlign w:val="center"/>
          </w:tcPr>
          <w:p w14:paraId="69652EA5" w14:textId="70A80261" w:rsidR="004251D6" w:rsidRPr="001F42D3" w:rsidRDefault="00000000" w:rsidP="004251D6">
            <w:pPr>
              <w:pStyle w:val="TableEntry"/>
            </w:pPr>
            <w:sdt>
              <w:sdtPr>
                <w:tag w:val="goog_rdk_5"/>
                <w:id w:val="261530621"/>
              </w:sdtPr>
              <w:sdtContent>
                <w:r w:rsidR="004251D6">
                  <w:rPr>
                    <w:color w:val="000000"/>
                    <w:szCs w:val="18"/>
                  </w:rPr>
                  <w:t>Required for Delivery Start, Stop, and Complete.</w:t>
                </w:r>
              </w:sdtContent>
            </w:sdt>
          </w:p>
        </w:tc>
      </w:tr>
      <w:tr w:rsidR="004251D6" w:rsidRPr="001F42D3" w14:paraId="7C64AC9A" w14:textId="69BB61FB"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1322473" w14:textId="6DF5C4BC" w:rsidR="004251D6" w:rsidRPr="001F42D3" w:rsidRDefault="004251D6" w:rsidP="004251D6">
            <w:pPr>
              <w:pStyle w:val="TableEntry"/>
            </w:pPr>
            <w:r w:rsidRPr="004251D6">
              <w:t>Fluid delivery rate</w:t>
            </w:r>
          </w:p>
        </w:tc>
        <w:tc>
          <w:tcPr>
            <w:tcW w:w="3828" w:type="dxa"/>
            <w:tcBorders>
              <w:top w:val="single" w:sz="4" w:space="0" w:color="auto"/>
              <w:left w:val="single" w:sz="4" w:space="0" w:color="auto"/>
              <w:bottom w:val="single" w:sz="4" w:space="0" w:color="auto"/>
              <w:right w:val="single" w:sz="4" w:space="0" w:color="auto"/>
            </w:tcBorders>
          </w:tcPr>
          <w:p w14:paraId="3BAD24AC" w14:textId="08894C6C" w:rsidR="004251D6" w:rsidRPr="001F42D3" w:rsidRDefault="004251D6" w:rsidP="004251D6">
            <w:pPr>
              <w:pStyle w:val="TableEntry"/>
            </w:pPr>
            <w:r w:rsidRPr="00CE616C">
              <w:t xml:space="preserve">158784^ </w:t>
            </w:r>
            <w:r w:rsidRPr="001F42D3">
              <w:t>MDC_FLOW_FLUID_PUMP</w:t>
            </w:r>
          </w:p>
        </w:tc>
        <w:tc>
          <w:tcPr>
            <w:tcW w:w="3622" w:type="dxa"/>
            <w:vAlign w:val="center"/>
          </w:tcPr>
          <w:p w14:paraId="54AAC58E" w14:textId="78702910" w:rsidR="004251D6" w:rsidRPr="001F42D3" w:rsidRDefault="00000000" w:rsidP="004251D6">
            <w:pPr>
              <w:pStyle w:val="TableEntry"/>
            </w:pPr>
            <w:sdt>
              <w:sdtPr>
                <w:tag w:val="goog_rdk_13"/>
                <w:id w:val="-1032667127"/>
              </w:sdtPr>
              <w:sdtContent>
                <w:r w:rsidR="004251D6">
                  <w:rPr>
                    <w:color w:val="000000"/>
                    <w:szCs w:val="18"/>
                  </w:rPr>
                  <w:t>Required for Delivery Start, Stop, and Complete.</w:t>
                </w:r>
              </w:sdtContent>
            </w:sdt>
          </w:p>
        </w:tc>
      </w:tr>
      <w:tr w:rsidR="004251D6" w:rsidRPr="001F42D3" w14:paraId="21BD3436" w14:textId="3669BD9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D3E9325" w14:textId="77777777" w:rsidR="004251D6" w:rsidRPr="001F42D3" w:rsidRDefault="004251D6" w:rsidP="004251D6">
            <w:pPr>
              <w:pStyle w:val="TableEntry"/>
            </w:pPr>
            <w:r w:rsidRPr="001F42D3">
              <w:t>Pump Active Sources</w:t>
            </w:r>
          </w:p>
        </w:tc>
        <w:tc>
          <w:tcPr>
            <w:tcW w:w="3828" w:type="dxa"/>
            <w:tcBorders>
              <w:top w:val="single" w:sz="4" w:space="0" w:color="auto"/>
              <w:left w:val="single" w:sz="4" w:space="0" w:color="auto"/>
              <w:bottom w:val="single" w:sz="4" w:space="0" w:color="auto"/>
              <w:right w:val="single" w:sz="4" w:space="0" w:color="auto"/>
            </w:tcBorders>
          </w:tcPr>
          <w:p w14:paraId="249FCE61" w14:textId="30489E93" w:rsidR="004251D6" w:rsidRPr="001F42D3" w:rsidRDefault="004251D6" w:rsidP="004251D6">
            <w:pPr>
              <w:pStyle w:val="TableEntry"/>
            </w:pPr>
            <w:r w:rsidRPr="004251D6">
              <w:t xml:space="preserve">158016^ </w:t>
            </w:r>
            <w:r w:rsidRPr="001F42D3">
              <w:t>MDC_PUMP_ACTIVE_SOURCES</w:t>
            </w:r>
          </w:p>
        </w:tc>
        <w:tc>
          <w:tcPr>
            <w:tcW w:w="3622" w:type="dxa"/>
            <w:vAlign w:val="center"/>
          </w:tcPr>
          <w:p w14:paraId="119B1E01" w14:textId="01E44553" w:rsidR="004251D6" w:rsidRPr="001F42D3" w:rsidRDefault="00000000" w:rsidP="004251D6">
            <w:pPr>
              <w:pStyle w:val="TableEntry"/>
            </w:pPr>
            <w:sdt>
              <w:sdtPr>
                <w:tag w:val="goog_rdk_19"/>
                <w:id w:val="807003403"/>
              </w:sdtPr>
              <w:sdtContent>
                <w:r w:rsidR="004251D6">
                  <w:rPr>
                    <w:color w:val="000000"/>
                    <w:szCs w:val="18"/>
                  </w:rPr>
                  <w:t>Required for Delivery Start, Stop, and Complete.</w:t>
                </w:r>
              </w:sdtContent>
            </w:sdt>
          </w:p>
        </w:tc>
      </w:tr>
      <w:tr w:rsidR="004251D6" w:rsidRPr="001F42D3" w14:paraId="4A467C2A"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sdt>
            <w:sdtPr>
              <w:tag w:val="goog_rdk_23"/>
              <w:id w:val="-1076418232"/>
            </w:sdtPr>
            <w:sdtContent>
              <w:p w14:paraId="21979DE9" w14:textId="7509108C" w:rsidR="004251D6" w:rsidRPr="001F42D3" w:rsidRDefault="00000000" w:rsidP="004251D6">
                <w:pPr>
                  <w:pStyle w:val="TableEntry"/>
                </w:pPr>
                <w:sdt>
                  <w:sdtPr>
                    <w:tag w:val="goog_rdk_22"/>
                    <w:id w:val="682866037"/>
                  </w:sdtPr>
                  <w:sdtContent>
                    <w:r w:rsidR="004251D6">
                      <w:rPr>
                        <w:color w:val="000000"/>
                        <w:szCs w:val="18"/>
                      </w:rPr>
                      <w:t>Pump enabled Sources</w:t>
                    </w:r>
                  </w:sdtContent>
                </w:sdt>
              </w:p>
            </w:sdtContent>
          </w:sdt>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25"/>
              <w:id w:val="-1556973716"/>
            </w:sdtPr>
            <w:sdtContent>
              <w:p w14:paraId="5091A519" w14:textId="31844F91" w:rsidR="004251D6" w:rsidRPr="004251D6" w:rsidRDefault="00000000" w:rsidP="004251D6">
                <w:pPr>
                  <w:pStyle w:val="TableEntry"/>
                  <w:rPr>
                    <w:szCs w:val="18"/>
                  </w:rPr>
                </w:pPr>
                <w:sdt>
                  <w:sdtPr>
                    <w:rPr>
                      <w:szCs w:val="18"/>
                    </w:rPr>
                    <w:tag w:val="goog_rdk_24"/>
                    <w:id w:val="-2119805885"/>
                  </w:sdtPr>
                  <w:sdtContent>
                    <w:r w:rsidR="004251D6" w:rsidRPr="004251D6">
                      <w:rPr>
                        <w:rFonts w:eastAsia="Courier New"/>
                        <w:color w:val="000000"/>
                        <w:szCs w:val="18"/>
                      </w:rPr>
                      <w:t>158015^</w:t>
                    </w:r>
                    <w:r w:rsidR="004251D6" w:rsidRPr="004251D6">
                      <w:rPr>
                        <w:color w:val="000000"/>
                        <w:szCs w:val="18"/>
                      </w:rPr>
                      <w:t>MDC_PUMP_ENABLED_SOURCES</w:t>
                    </w:r>
                  </w:sdtContent>
                </w:sdt>
              </w:p>
            </w:sdtContent>
          </w:sdt>
        </w:tc>
        <w:tc>
          <w:tcPr>
            <w:tcW w:w="3622" w:type="dxa"/>
          </w:tcPr>
          <w:sdt>
            <w:sdtPr>
              <w:tag w:val="goog_rdk_27"/>
              <w:id w:val="-1196292309"/>
            </w:sdtPr>
            <w:sdtContent>
              <w:p w14:paraId="7E77856C" w14:textId="2DDC3C7B" w:rsidR="004251D6" w:rsidRPr="001F42D3" w:rsidRDefault="00000000" w:rsidP="004251D6">
                <w:pPr>
                  <w:pStyle w:val="TableEntry"/>
                </w:pPr>
                <w:sdt>
                  <w:sdtPr>
                    <w:tag w:val="goog_rdk_26"/>
                    <w:id w:val="-2066996393"/>
                  </w:sdtPr>
                  <w:sdtContent>
                    <w:r w:rsidR="004251D6">
                      <w:rPr>
                        <w:color w:val="000000"/>
                        <w:szCs w:val="18"/>
                      </w:rPr>
                      <w:t>Required for Delivery Start, Stop, and Complete if known.</w:t>
                    </w:r>
                  </w:sdtContent>
                </w:sdt>
              </w:p>
            </w:sdtContent>
          </w:sdt>
        </w:tc>
      </w:tr>
      <w:tr w:rsidR="004251D6" w:rsidRPr="001F42D3" w14:paraId="21D2140A"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E6F081F" w14:textId="36E5FFBB" w:rsidR="004251D6" w:rsidRPr="001F42D3" w:rsidRDefault="00000000" w:rsidP="004251D6">
            <w:pPr>
              <w:pStyle w:val="TableEntry"/>
            </w:pPr>
            <w:sdt>
              <w:sdtPr>
                <w:tag w:val="goog_rdk_30"/>
                <w:id w:val="833174540"/>
              </w:sdtPr>
              <w:sdtContent>
                <w:sdt>
                  <w:sdtPr>
                    <w:tag w:val="goog_rdk_29"/>
                    <w:id w:val="825911993"/>
                  </w:sdtPr>
                  <w:sdtContent>
                    <w:r w:rsidR="004251D6">
                      <w:rPr>
                        <w:color w:val="000000"/>
                        <w:szCs w:val="18"/>
                      </w:rPr>
                      <w:t>Total Pump Volume Delivered, all Sources</w:t>
                    </w:r>
                  </w:sdtContent>
                </w:sdt>
              </w:sdtContent>
            </w:sdt>
          </w:p>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32"/>
              <w:id w:val="-445591617"/>
            </w:sdtPr>
            <w:sdtContent>
              <w:p w14:paraId="649765E6" w14:textId="1CB9AC96" w:rsidR="004251D6" w:rsidRPr="004251D6" w:rsidRDefault="00000000" w:rsidP="004251D6">
                <w:pPr>
                  <w:pStyle w:val="TableEntry"/>
                  <w:rPr>
                    <w:szCs w:val="18"/>
                  </w:rPr>
                </w:pPr>
                <w:sdt>
                  <w:sdtPr>
                    <w:rPr>
                      <w:szCs w:val="18"/>
                    </w:rPr>
                    <w:tag w:val="goog_rdk_31"/>
                    <w:id w:val="1305558436"/>
                  </w:sdtPr>
                  <w:sdtContent>
                    <w:r w:rsidR="004251D6" w:rsidRPr="004251D6">
                      <w:rPr>
                        <w:rFonts w:eastAsia="Courier New"/>
                        <w:color w:val="000000"/>
                        <w:szCs w:val="18"/>
                      </w:rPr>
                      <w:t>158080^</w:t>
                    </w:r>
                    <w:r w:rsidR="004251D6" w:rsidRPr="004251D6">
                      <w:rPr>
                        <w:color w:val="000000"/>
                        <w:szCs w:val="18"/>
                      </w:rPr>
                      <w:t>MDC_VOL_FLUID_DELIV_PUMP_TOTAL</w:t>
                    </w:r>
                  </w:sdtContent>
                </w:sdt>
              </w:p>
            </w:sdtContent>
          </w:sdt>
        </w:tc>
        <w:tc>
          <w:tcPr>
            <w:tcW w:w="3622" w:type="dxa"/>
            <w:tcBorders>
              <w:bottom w:val="single" w:sz="4" w:space="0" w:color="auto"/>
            </w:tcBorders>
          </w:tcPr>
          <w:p w14:paraId="1F2D2430" w14:textId="77A2AD79" w:rsidR="004251D6" w:rsidRPr="001F42D3" w:rsidRDefault="00000000" w:rsidP="004251D6">
            <w:pPr>
              <w:pStyle w:val="TableEntry"/>
            </w:pPr>
            <w:sdt>
              <w:sdtPr>
                <w:tag w:val="goog_rdk_34"/>
                <w:id w:val="1317887657"/>
              </w:sdtPr>
              <w:sdtContent>
                <w:sdt>
                  <w:sdtPr>
                    <w:tag w:val="goog_rdk_33"/>
                    <w:id w:val="-1917627209"/>
                  </w:sdtPr>
                  <w:sdtContent>
                    <w:r w:rsidR="004251D6">
                      <w:rPr>
                        <w:color w:val="000000"/>
                        <w:szCs w:val="18"/>
                      </w:rPr>
                      <w:t>Required for Delivery Start, Stop, and Complete if known.</w:t>
                    </w:r>
                  </w:sdtContent>
                </w:sdt>
              </w:sdtContent>
            </w:sdt>
          </w:p>
        </w:tc>
      </w:tr>
      <w:tr w:rsidR="008A2F99" w:rsidRPr="001F42D3" w14:paraId="2B70450B" w14:textId="06DABF2B" w:rsidTr="009F1CF0">
        <w:trPr>
          <w:jc w:val="center"/>
        </w:trPr>
        <w:tc>
          <w:tcPr>
            <w:tcW w:w="6723" w:type="dxa"/>
            <w:gridSpan w:val="2"/>
            <w:tcBorders>
              <w:top w:val="single" w:sz="4" w:space="0" w:color="auto"/>
              <w:left w:val="single" w:sz="4" w:space="0" w:color="auto"/>
              <w:bottom w:val="single" w:sz="4" w:space="0" w:color="auto"/>
              <w:right w:val="nil"/>
            </w:tcBorders>
          </w:tcPr>
          <w:p w14:paraId="7288AE57" w14:textId="77777777" w:rsidR="004251D6" w:rsidRPr="001F42D3" w:rsidRDefault="004251D6" w:rsidP="004251D6">
            <w:pPr>
              <w:pStyle w:val="TableEntry"/>
              <w:rPr>
                <w:b/>
              </w:rPr>
            </w:pPr>
          </w:p>
          <w:p w14:paraId="00953EB0" w14:textId="77777777" w:rsidR="004251D6" w:rsidRPr="001F42D3" w:rsidRDefault="004251D6" w:rsidP="004251D6">
            <w:pPr>
              <w:pStyle w:val="TableEntry"/>
              <w:rPr>
                <w:b/>
              </w:rPr>
            </w:pPr>
            <w:r w:rsidRPr="001F42D3">
              <w:rPr>
                <w:b/>
              </w:rPr>
              <w:t>Active Source Parameters:</w:t>
            </w:r>
          </w:p>
          <w:p w14:paraId="78929BCF" w14:textId="77777777" w:rsidR="004251D6" w:rsidRPr="001F42D3" w:rsidRDefault="004251D6" w:rsidP="004251D6">
            <w:pPr>
              <w:pStyle w:val="TableEntry"/>
              <w:rPr>
                <w:b/>
              </w:rPr>
            </w:pPr>
          </w:p>
        </w:tc>
        <w:tc>
          <w:tcPr>
            <w:tcW w:w="3622" w:type="dxa"/>
            <w:tcBorders>
              <w:left w:val="nil"/>
            </w:tcBorders>
          </w:tcPr>
          <w:p w14:paraId="10E48DF2" w14:textId="77777777" w:rsidR="004251D6" w:rsidRPr="001F42D3" w:rsidRDefault="004251D6" w:rsidP="004251D6">
            <w:pPr>
              <w:pStyle w:val="TableEntry"/>
              <w:rPr>
                <w:b/>
              </w:rPr>
            </w:pPr>
          </w:p>
        </w:tc>
      </w:tr>
      <w:tr w:rsidR="008A2F99" w:rsidRPr="001F42D3" w14:paraId="0873D336" w14:textId="2B262EAB"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0D158B25" w14:textId="77777777" w:rsidR="008A2F99" w:rsidRPr="001F42D3" w:rsidRDefault="008A2F99" w:rsidP="008A2F99">
            <w:pPr>
              <w:pStyle w:val="TableEntry"/>
            </w:pPr>
            <w:r w:rsidRPr="001F42D3">
              <w:t>Current Delivery Status</w:t>
            </w:r>
          </w:p>
        </w:tc>
        <w:tc>
          <w:tcPr>
            <w:tcW w:w="3828" w:type="dxa"/>
            <w:tcBorders>
              <w:top w:val="single" w:sz="4" w:space="0" w:color="auto"/>
              <w:left w:val="single" w:sz="4" w:space="0" w:color="auto"/>
              <w:bottom w:val="single" w:sz="4" w:space="0" w:color="auto"/>
              <w:right w:val="single" w:sz="4" w:space="0" w:color="auto"/>
            </w:tcBorders>
          </w:tcPr>
          <w:p w14:paraId="0E87BD3F" w14:textId="1FB3CFA8" w:rsidR="008A2F99" w:rsidRPr="00D14684" w:rsidRDefault="00000000" w:rsidP="008A2F99">
            <w:pPr>
              <w:pStyle w:val="TableEntry"/>
              <w:rPr>
                <w:szCs w:val="18"/>
              </w:rPr>
            </w:pPr>
            <w:sdt>
              <w:sdtPr>
                <w:rPr>
                  <w:szCs w:val="18"/>
                </w:rPr>
                <w:tag w:val="goog_rdk_36"/>
                <w:id w:val="-260803003"/>
              </w:sdtPr>
              <w:sdtContent>
                <w:r w:rsidR="008A2F99" w:rsidRPr="00D14684">
                  <w:rPr>
                    <w:rFonts w:eastAsia="Courier New"/>
                    <w:color w:val="000000"/>
                    <w:szCs w:val="18"/>
                  </w:rPr>
                  <w:t>158005^</w:t>
                </w:r>
              </w:sdtContent>
            </w:sdt>
            <w:r w:rsidR="008A2F99" w:rsidRPr="00D14684">
              <w:rPr>
                <w:color w:val="000000"/>
                <w:szCs w:val="18"/>
              </w:rPr>
              <w:t>MDC_</w:t>
            </w:r>
            <w:sdt>
              <w:sdtPr>
                <w:rPr>
                  <w:szCs w:val="18"/>
                </w:rPr>
                <w:tag w:val="goog_rdk_37"/>
                <w:id w:val="1647550658"/>
              </w:sdtPr>
              <w:sdtContent>
                <w:r w:rsidR="008A2F99" w:rsidRPr="00D14684">
                  <w:rPr>
                    <w:color w:val="000000"/>
                    <w:szCs w:val="18"/>
                  </w:rPr>
                  <w:t xml:space="preserve"> </w:t>
                </w:r>
              </w:sdtContent>
            </w:sdt>
            <w:sdt>
              <w:sdtPr>
                <w:rPr>
                  <w:szCs w:val="18"/>
                </w:rPr>
                <w:tag w:val="goog_rdk_38"/>
                <w:id w:val="549928422"/>
              </w:sdtPr>
              <w:sdtContent>
                <w:r w:rsidR="008A2F99" w:rsidRPr="00D14684">
                  <w:rPr>
                    <w:color w:val="000000"/>
                    <w:szCs w:val="18"/>
                  </w:rPr>
                  <w:t>DEV_</w:t>
                </w:r>
              </w:sdtContent>
            </w:sdt>
            <w:r w:rsidR="008A2F99" w:rsidRPr="00D14684">
              <w:rPr>
                <w:color w:val="000000"/>
                <w:szCs w:val="18"/>
              </w:rPr>
              <w:t>PUMP_CURRENT_DELIVERY_STATUS</w:t>
            </w:r>
          </w:p>
        </w:tc>
        <w:tc>
          <w:tcPr>
            <w:tcW w:w="3622" w:type="dxa"/>
            <w:vAlign w:val="center"/>
          </w:tcPr>
          <w:p w14:paraId="72D920F9" w14:textId="0666D595" w:rsidR="008A2F99" w:rsidRPr="001F42D3" w:rsidRDefault="00000000" w:rsidP="008A2F99">
            <w:pPr>
              <w:pStyle w:val="TableEntry"/>
            </w:pPr>
            <w:sdt>
              <w:sdtPr>
                <w:tag w:val="goog_rdk_40"/>
                <w:id w:val="-648433522"/>
              </w:sdtPr>
              <w:sdtContent>
                <w:r w:rsidR="008A2F99">
                  <w:rPr>
                    <w:color w:val="000000"/>
                    <w:szCs w:val="18"/>
                  </w:rPr>
                  <w:t>Required for Delivery Start, Stop, and Complete.</w:t>
                </w:r>
              </w:sdtContent>
            </w:sdt>
          </w:p>
        </w:tc>
      </w:tr>
      <w:tr w:rsidR="008A2F99" w:rsidRPr="001F42D3" w14:paraId="19C8563C" w14:textId="0ED2DBE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E7A705E" w14:textId="77777777" w:rsidR="008A2F99" w:rsidRPr="001F42D3" w:rsidRDefault="008A2F99" w:rsidP="008A2F99">
            <w:pPr>
              <w:pStyle w:val="TableEntry"/>
            </w:pPr>
            <w:r w:rsidRPr="001F42D3">
              <w:t>Program Delivery Mode</w:t>
            </w:r>
          </w:p>
        </w:tc>
        <w:tc>
          <w:tcPr>
            <w:tcW w:w="3828" w:type="dxa"/>
            <w:tcBorders>
              <w:top w:val="single" w:sz="4" w:space="0" w:color="auto"/>
              <w:left w:val="single" w:sz="4" w:space="0" w:color="auto"/>
              <w:bottom w:val="single" w:sz="4" w:space="0" w:color="auto"/>
              <w:right w:val="single" w:sz="4" w:space="0" w:color="auto"/>
            </w:tcBorders>
          </w:tcPr>
          <w:p w14:paraId="1A35B75E" w14:textId="5A9CAFC5" w:rsidR="008A2F99" w:rsidRPr="00D14684" w:rsidRDefault="00000000" w:rsidP="008A2F99">
            <w:pPr>
              <w:pStyle w:val="TableEntry"/>
              <w:rPr>
                <w:szCs w:val="18"/>
              </w:rPr>
            </w:pPr>
            <w:sdt>
              <w:sdtPr>
                <w:rPr>
                  <w:szCs w:val="18"/>
                </w:rPr>
                <w:tag w:val="goog_rdk_42"/>
                <w:id w:val="-527822082"/>
              </w:sdtPr>
              <w:sdtContent>
                <w:r w:rsidR="008A2F99" w:rsidRPr="00D14684">
                  <w:rPr>
                    <w:rFonts w:eastAsia="Courier New"/>
                    <w:color w:val="000000"/>
                    <w:szCs w:val="18"/>
                  </w:rPr>
                  <w:t>158008^</w:t>
                </w:r>
              </w:sdtContent>
            </w:sdt>
            <w:r w:rsidR="008A2F99" w:rsidRPr="00D14684">
              <w:rPr>
                <w:color w:val="000000"/>
                <w:szCs w:val="18"/>
              </w:rPr>
              <w:t>MDC_</w:t>
            </w:r>
            <w:sdt>
              <w:sdtPr>
                <w:rPr>
                  <w:szCs w:val="18"/>
                </w:rPr>
                <w:tag w:val="goog_rdk_43"/>
                <w:id w:val="606243907"/>
              </w:sdtPr>
              <w:sdtContent>
                <w:r w:rsidR="008A2F99" w:rsidRPr="00D14684">
                  <w:rPr>
                    <w:color w:val="000000"/>
                    <w:szCs w:val="18"/>
                  </w:rPr>
                  <w:t xml:space="preserve"> </w:t>
                </w:r>
              </w:sdtContent>
            </w:sdt>
            <w:sdt>
              <w:sdtPr>
                <w:rPr>
                  <w:szCs w:val="18"/>
                </w:rPr>
                <w:tag w:val="goog_rdk_44"/>
                <w:id w:val="-596587002"/>
              </w:sdtPr>
              <w:sdtContent>
                <w:r w:rsidR="008A2F99" w:rsidRPr="00D14684">
                  <w:rPr>
                    <w:color w:val="000000"/>
                    <w:szCs w:val="18"/>
                  </w:rPr>
                  <w:t>DEV_</w:t>
                </w:r>
              </w:sdtContent>
            </w:sdt>
            <w:r w:rsidR="008A2F99" w:rsidRPr="00D14684">
              <w:rPr>
                <w:color w:val="000000"/>
                <w:szCs w:val="18"/>
              </w:rPr>
              <w:t>PUMP_PROGRAM_DELIVERY_MODE</w:t>
            </w:r>
          </w:p>
        </w:tc>
        <w:tc>
          <w:tcPr>
            <w:tcW w:w="3622" w:type="dxa"/>
            <w:vAlign w:val="center"/>
          </w:tcPr>
          <w:p w14:paraId="4A4B190A" w14:textId="0AE75EC3" w:rsidR="008A2F99" w:rsidRPr="001F42D3" w:rsidRDefault="00000000" w:rsidP="008A2F99">
            <w:pPr>
              <w:pStyle w:val="TableEntry"/>
            </w:pPr>
            <w:sdt>
              <w:sdtPr>
                <w:tag w:val="goog_rdk_46"/>
                <w:id w:val="179935133"/>
              </w:sdtPr>
              <w:sdtContent>
                <w:r w:rsidR="008A2F99">
                  <w:rPr>
                    <w:color w:val="000000"/>
                    <w:szCs w:val="18"/>
                  </w:rPr>
                  <w:t>Required for Delivery Start, Stop, and Complete.</w:t>
                </w:r>
              </w:sdtContent>
            </w:sdt>
          </w:p>
        </w:tc>
      </w:tr>
      <w:tr w:rsidR="008A2F99" w:rsidRPr="001F42D3" w14:paraId="44C0CEA3"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0F98FAFA" w14:textId="38889010" w:rsidR="008A2F99" w:rsidRPr="001F42D3" w:rsidRDefault="00000000" w:rsidP="008A2F99">
            <w:pPr>
              <w:pStyle w:val="TableEntry"/>
            </w:pPr>
            <w:sdt>
              <w:sdtPr>
                <w:tag w:val="goog_rdk_50"/>
                <w:id w:val="-1365323115"/>
              </w:sdtPr>
              <w:sdtContent>
                <w:sdt>
                  <w:sdtPr>
                    <w:tag w:val="goog_rdk_49"/>
                    <w:id w:val="-1053015899"/>
                  </w:sdtPr>
                  <w:sdtContent>
                    <w:r w:rsidR="008A2F99">
                      <w:rPr>
                        <w:color w:val="000000"/>
                        <w:szCs w:val="18"/>
                      </w:rPr>
                      <w:t>Program Status</w:t>
                    </w:r>
                  </w:sdtContent>
                </w:sdt>
              </w:sdtContent>
            </w:sdt>
          </w:p>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52"/>
              <w:id w:val="-538080648"/>
            </w:sdtPr>
            <w:sdtContent>
              <w:p w14:paraId="7AE10330" w14:textId="27334D3E" w:rsidR="008A2F99" w:rsidRPr="00D14684" w:rsidRDefault="00000000" w:rsidP="008A2F99">
                <w:pPr>
                  <w:pStyle w:val="TableEntry"/>
                  <w:rPr>
                    <w:szCs w:val="18"/>
                  </w:rPr>
                </w:pPr>
                <w:sdt>
                  <w:sdtPr>
                    <w:rPr>
                      <w:szCs w:val="18"/>
                    </w:rPr>
                    <w:tag w:val="goog_rdk_51"/>
                    <w:id w:val="285653162"/>
                  </w:sdtPr>
                  <w:sdtContent>
                    <w:r w:rsidR="008A2F99" w:rsidRPr="00D14684">
                      <w:rPr>
                        <w:color w:val="000000"/>
                        <w:szCs w:val="18"/>
                      </w:rPr>
                      <w:t>158009^MDC_PUMP_PROGRAM_STATUS</w:t>
                    </w:r>
                  </w:sdtContent>
                </w:sdt>
              </w:p>
            </w:sdtContent>
          </w:sdt>
        </w:tc>
        <w:tc>
          <w:tcPr>
            <w:tcW w:w="3622" w:type="dxa"/>
          </w:tcPr>
          <w:p w14:paraId="25443563" w14:textId="60A86DC9" w:rsidR="008A2F99" w:rsidRPr="001F42D3" w:rsidRDefault="00000000" w:rsidP="008A2F99">
            <w:pPr>
              <w:pStyle w:val="TableEntry"/>
            </w:pPr>
            <w:sdt>
              <w:sdtPr>
                <w:tag w:val="goog_rdk_54"/>
                <w:id w:val="-226486185"/>
              </w:sdtPr>
              <w:sdtContent>
                <w:sdt>
                  <w:sdtPr>
                    <w:tag w:val="goog_rdk_53"/>
                    <w:id w:val="-444619505"/>
                  </w:sdtPr>
                  <w:sdtContent>
                    <w:r w:rsidR="008A2F99">
                      <w:rPr>
                        <w:color w:val="000000"/>
                        <w:szCs w:val="18"/>
                      </w:rPr>
                      <w:t>Required for Delivery Start, Stop, and Complete if known.</w:t>
                    </w:r>
                  </w:sdtContent>
                </w:sdt>
              </w:sdtContent>
            </w:sdt>
          </w:p>
        </w:tc>
      </w:tr>
      <w:tr w:rsidR="008A2F99" w:rsidRPr="001F42D3" w14:paraId="64FC289D"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3C41B7B" w14:textId="173B7FF4" w:rsidR="008A2F99" w:rsidRPr="001F42D3" w:rsidRDefault="00000000" w:rsidP="008A2F99">
            <w:pPr>
              <w:pStyle w:val="TableEntry"/>
            </w:pPr>
            <w:sdt>
              <w:sdtPr>
                <w:tag w:val="goog_rdk_57"/>
                <w:id w:val="-1378715091"/>
              </w:sdtPr>
              <w:sdtContent>
                <w:sdt>
                  <w:sdtPr>
                    <w:tag w:val="goog_rdk_56"/>
                    <w:id w:val="1111453097"/>
                  </w:sdtPr>
                  <w:sdtContent>
                    <w:r w:rsidR="008A2F99">
                      <w:rPr>
                        <w:color w:val="000000"/>
                        <w:szCs w:val="18"/>
                      </w:rPr>
                      <w:t>Program Completion Mode</w:t>
                    </w:r>
                  </w:sdtContent>
                </w:sdt>
              </w:sdtContent>
            </w:sdt>
          </w:p>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59"/>
              <w:id w:val="1074413938"/>
            </w:sdtPr>
            <w:sdtContent>
              <w:p w14:paraId="055F167A" w14:textId="5E2073B3" w:rsidR="008A2F99" w:rsidRPr="00D14684" w:rsidRDefault="00000000" w:rsidP="008A2F99">
                <w:pPr>
                  <w:pStyle w:val="TableEntry"/>
                  <w:rPr>
                    <w:szCs w:val="18"/>
                  </w:rPr>
                </w:pPr>
                <w:sdt>
                  <w:sdtPr>
                    <w:rPr>
                      <w:szCs w:val="18"/>
                    </w:rPr>
                    <w:tag w:val="goog_rdk_58"/>
                    <w:id w:val="1969866183"/>
                  </w:sdtPr>
                  <w:sdtContent>
                    <w:r w:rsidR="008A2F99" w:rsidRPr="00D14684">
                      <w:rPr>
                        <w:color w:val="000000"/>
                        <w:szCs w:val="18"/>
                      </w:rPr>
                      <w:t>158007^MDC_PUMP_PROGRAM_COMPLETION_MODE</w:t>
                    </w:r>
                  </w:sdtContent>
                </w:sdt>
              </w:p>
            </w:sdtContent>
          </w:sdt>
        </w:tc>
        <w:tc>
          <w:tcPr>
            <w:tcW w:w="3622" w:type="dxa"/>
          </w:tcPr>
          <w:p w14:paraId="2BEE032A" w14:textId="63177DA1" w:rsidR="008A2F99" w:rsidRPr="001F42D3" w:rsidRDefault="00000000" w:rsidP="008A2F99">
            <w:pPr>
              <w:pStyle w:val="TableEntry"/>
            </w:pPr>
            <w:sdt>
              <w:sdtPr>
                <w:tag w:val="goog_rdk_61"/>
                <w:id w:val="363083458"/>
              </w:sdtPr>
              <w:sdtContent>
                <w:sdt>
                  <w:sdtPr>
                    <w:tag w:val="goog_rdk_60"/>
                    <w:id w:val="-1437454492"/>
                  </w:sdtPr>
                  <w:sdtContent>
                    <w:r w:rsidR="008A2F99">
                      <w:rPr>
                        <w:color w:val="000000"/>
                        <w:szCs w:val="18"/>
                      </w:rPr>
                      <w:t>Required for Delivery Start, Stop, and Complete if known.</w:t>
                    </w:r>
                  </w:sdtContent>
                </w:sdt>
              </w:sdtContent>
            </w:sdt>
          </w:p>
        </w:tc>
      </w:tr>
      <w:tr w:rsidR="008A2F99" w:rsidRPr="001F42D3" w14:paraId="63A13260" w14:textId="3E0C729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5A10168" w14:textId="77777777" w:rsidR="008A2F99" w:rsidRPr="001F42D3" w:rsidRDefault="008A2F99" w:rsidP="008A2F99">
            <w:pPr>
              <w:pStyle w:val="TableEntry"/>
            </w:pPr>
            <w:r w:rsidRPr="001F42D3">
              <w:t>Pump Not Delivering Reason</w:t>
            </w:r>
          </w:p>
        </w:tc>
        <w:tc>
          <w:tcPr>
            <w:tcW w:w="3828" w:type="dxa"/>
            <w:tcBorders>
              <w:top w:val="single" w:sz="4" w:space="0" w:color="auto"/>
              <w:left w:val="single" w:sz="4" w:space="0" w:color="auto"/>
              <w:bottom w:val="single" w:sz="4" w:space="0" w:color="auto"/>
              <w:right w:val="single" w:sz="4" w:space="0" w:color="auto"/>
            </w:tcBorders>
          </w:tcPr>
          <w:p w14:paraId="7CBFC2CD" w14:textId="0FFF2D72" w:rsidR="008A2F99" w:rsidRPr="00D14684" w:rsidRDefault="00000000" w:rsidP="008A2F99">
            <w:pPr>
              <w:pStyle w:val="TableEntry"/>
              <w:rPr>
                <w:szCs w:val="18"/>
              </w:rPr>
            </w:pPr>
            <w:sdt>
              <w:sdtPr>
                <w:rPr>
                  <w:szCs w:val="18"/>
                </w:rPr>
                <w:tag w:val="goog_rdk_63"/>
                <w:id w:val="-1909310601"/>
              </w:sdtPr>
              <w:sdtContent>
                <w:r w:rsidR="008A2F99" w:rsidRPr="00D14684">
                  <w:rPr>
                    <w:color w:val="000000"/>
                    <w:szCs w:val="18"/>
                  </w:rPr>
                  <w:t>158006^</w:t>
                </w:r>
              </w:sdtContent>
            </w:sdt>
            <w:r w:rsidR="008A2F99" w:rsidRPr="00D14684">
              <w:rPr>
                <w:color w:val="000000"/>
                <w:szCs w:val="18"/>
              </w:rPr>
              <w:t>MDC_</w:t>
            </w:r>
            <w:sdt>
              <w:sdtPr>
                <w:rPr>
                  <w:szCs w:val="18"/>
                </w:rPr>
                <w:tag w:val="goog_rdk_64"/>
                <w:id w:val="-1794754727"/>
              </w:sdtPr>
              <w:sdtContent>
                <w:r w:rsidR="008A2F99" w:rsidRPr="00D14684">
                  <w:rPr>
                    <w:color w:val="000000"/>
                    <w:szCs w:val="18"/>
                  </w:rPr>
                  <w:t xml:space="preserve"> </w:t>
                </w:r>
              </w:sdtContent>
            </w:sdt>
            <w:sdt>
              <w:sdtPr>
                <w:rPr>
                  <w:szCs w:val="18"/>
                </w:rPr>
                <w:tag w:val="goog_rdk_65"/>
                <w:id w:val="-1768910357"/>
              </w:sdtPr>
              <w:sdtContent>
                <w:r w:rsidR="008A2F99" w:rsidRPr="00D14684">
                  <w:rPr>
                    <w:color w:val="000000"/>
                    <w:szCs w:val="18"/>
                  </w:rPr>
                  <w:t>DEV_</w:t>
                </w:r>
              </w:sdtContent>
            </w:sdt>
            <w:r w:rsidR="008A2F99" w:rsidRPr="00D14684">
              <w:rPr>
                <w:color w:val="000000"/>
                <w:szCs w:val="18"/>
              </w:rPr>
              <w:t>PUMP_NOT_DELIVERING_REASON</w:t>
            </w:r>
          </w:p>
        </w:tc>
        <w:tc>
          <w:tcPr>
            <w:tcW w:w="3622" w:type="dxa"/>
            <w:vAlign w:val="center"/>
          </w:tcPr>
          <w:p w14:paraId="7E950283" w14:textId="160FF816" w:rsidR="008A2F99" w:rsidRPr="001F42D3" w:rsidRDefault="00000000" w:rsidP="008A2F99">
            <w:pPr>
              <w:pStyle w:val="TableEntry"/>
            </w:pPr>
            <w:sdt>
              <w:sdtPr>
                <w:tag w:val="goog_rdk_67"/>
                <w:id w:val="1880185565"/>
              </w:sdtPr>
              <w:sdtContent>
                <w:r w:rsidR="008A2F99">
                  <w:rPr>
                    <w:color w:val="000000"/>
                    <w:szCs w:val="18"/>
                  </w:rPr>
                  <w:t>Required if Current Delivery Status = pump-delivery-status-not-delivering.</w:t>
                </w:r>
              </w:sdtContent>
            </w:sdt>
          </w:p>
        </w:tc>
      </w:tr>
      <w:tr w:rsidR="008A2F99" w:rsidRPr="001F42D3" w14:paraId="79968A0E" w14:textId="358E5EDD"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A16691D" w14:textId="77777777" w:rsidR="008A2F99" w:rsidRPr="001F42D3" w:rsidRDefault="008A2F99" w:rsidP="008A2F99">
            <w:pPr>
              <w:pStyle w:val="TableEntry"/>
            </w:pPr>
            <w:r w:rsidRPr="001F42D3">
              <w:t>Source Channel Label</w:t>
            </w:r>
          </w:p>
        </w:tc>
        <w:tc>
          <w:tcPr>
            <w:tcW w:w="3828" w:type="dxa"/>
            <w:tcBorders>
              <w:top w:val="single" w:sz="4" w:space="0" w:color="auto"/>
              <w:left w:val="single" w:sz="4" w:space="0" w:color="auto"/>
              <w:bottom w:val="single" w:sz="4" w:space="0" w:color="auto"/>
              <w:right w:val="single" w:sz="4" w:space="0" w:color="auto"/>
            </w:tcBorders>
          </w:tcPr>
          <w:p w14:paraId="08CB4804" w14:textId="5BE819A3" w:rsidR="008A2F99" w:rsidRPr="00D14684" w:rsidRDefault="00000000" w:rsidP="008A2F99">
            <w:pPr>
              <w:pStyle w:val="TableEntry"/>
              <w:rPr>
                <w:szCs w:val="18"/>
              </w:rPr>
            </w:pPr>
            <w:sdt>
              <w:sdtPr>
                <w:rPr>
                  <w:szCs w:val="18"/>
                </w:rPr>
                <w:tag w:val="goog_rdk_69"/>
                <w:id w:val="1572321992"/>
              </w:sdtPr>
              <w:sdtContent>
                <w:r w:rsidR="008A2F99" w:rsidRPr="00D14684">
                  <w:rPr>
                    <w:rFonts w:eastAsia="Courier New"/>
                    <w:color w:val="000000"/>
                    <w:szCs w:val="18"/>
                  </w:rPr>
                  <w:t>158012^</w:t>
                </w:r>
              </w:sdtContent>
            </w:sdt>
            <w:r w:rsidR="008A2F99" w:rsidRPr="00D14684">
              <w:rPr>
                <w:color w:val="000000"/>
                <w:szCs w:val="18"/>
              </w:rPr>
              <w:t>MDC_</w:t>
            </w:r>
            <w:sdt>
              <w:sdtPr>
                <w:rPr>
                  <w:szCs w:val="18"/>
                </w:rPr>
                <w:tag w:val="goog_rdk_70"/>
                <w:id w:val="104552445"/>
              </w:sdtPr>
              <w:sdtContent>
                <w:r w:rsidR="008A2F99" w:rsidRPr="00D14684">
                  <w:rPr>
                    <w:color w:val="000000"/>
                    <w:szCs w:val="18"/>
                  </w:rPr>
                  <w:t xml:space="preserve"> </w:t>
                </w:r>
              </w:sdtContent>
            </w:sdt>
            <w:sdt>
              <w:sdtPr>
                <w:rPr>
                  <w:szCs w:val="18"/>
                </w:rPr>
                <w:tag w:val="goog_rdk_71"/>
                <w:id w:val="-412512793"/>
              </w:sdtPr>
              <w:sdtContent>
                <w:r w:rsidR="008A2F99" w:rsidRPr="00D14684">
                  <w:rPr>
                    <w:color w:val="000000"/>
                    <w:szCs w:val="18"/>
                  </w:rPr>
                  <w:t>DEV_</w:t>
                </w:r>
              </w:sdtContent>
            </w:sdt>
            <w:r w:rsidR="008A2F99" w:rsidRPr="00D14684">
              <w:rPr>
                <w:color w:val="000000"/>
                <w:szCs w:val="18"/>
              </w:rPr>
              <w:t>PUMP_SOURCE_CHANNEL_LABEL</w:t>
            </w:r>
          </w:p>
        </w:tc>
        <w:tc>
          <w:tcPr>
            <w:tcW w:w="3622" w:type="dxa"/>
            <w:vAlign w:val="center"/>
          </w:tcPr>
          <w:p w14:paraId="31DA271E" w14:textId="6DC33BE3" w:rsidR="008A2F99" w:rsidRPr="001F42D3" w:rsidRDefault="00000000" w:rsidP="008A2F99">
            <w:pPr>
              <w:pStyle w:val="TableEntry"/>
            </w:pPr>
            <w:sdt>
              <w:sdtPr>
                <w:tag w:val="goog_rdk_73"/>
                <w:id w:val="1506704631"/>
              </w:sdtPr>
              <w:sdtContent>
                <w:r w:rsidR="008A2F99">
                  <w:rPr>
                    <w:color w:val="000000"/>
                    <w:szCs w:val="18"/>
                  </w:rPr>
                  <w:t>Required for Delivery Start, Stop, and Complete.</w:t>
                </w:r>
              </w:sdtContent>
            </w:sdt>
          </w:p>
        </w:tc>
      </w:tr>
      <w:tr w:rsidR="008A2F99" w:rsidRPr="001F42D3" w14:paraId="6BB1CD6D" w14:textId="191B73C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F3B3BAA" w14:textId="77777777" w:rsidR="008A2F99" w:rsidRPr="001F42D3" w:rsidRDefault="008A2F99" w:rsidP="008A2F99">
            <w:pPr>
              <w:pStyle w:val="TableEntry"/>
            </w:pPr>
            <w:r w:rsidRPr="001F42D3">
              <w:t>Rate</w:t>
            </w:r>
          </w:p>
        </w:tc>
        <w:tc>
          <w:tcPr>
            <w:tcW w:w="3828" w:type="dxa"/>
            <w:tcBorders>
              <w:top w:val="single" w:sz="4" w:space="0" w:color="auto"/>
              <w:left w:val="single" w:sz="4" w:space="0" w:color="auto"/>
              <w:bottom w:val="single" w:sz="4" w:space="0" w:color="auto"/>
              <w:right w:val="single" w:sz="4" w:space="0" w:color="auto"/>
            </w:tcBorders>
          </w:tcPr>
          <w:p w14:paraId="3E6CB6E9" w14:textId="47C62A29" w:rsidR="008A2F99" w:rsidRPr="00D14684" w:rsidRDefault="00000000" w:rsidP="008A2F99">
            <w:pPr>
              <w:pStyle w:val="TableEntry"/>
              <w:rPr>
                <w:szCs w:val="18"/>
              </w:rPr>
            </w:pPr>
            <w:sdt>
              <w:sdtPr>
                <w:rPr>
                  <w:szCs w:val="18"/>
                </w:rPr>
                <w:tag w:val="goog_rdk_75"/>
                <w:id w:val="759892781"/>
              </w:sdtPr>
              <w:sdtContent>
                <w:r w:rsidR="008A2F99" w:rsidRPr="00D14684">
                  <w:rPr>
                    <w:rFonts w:eastAsia="Courier New"/>
                    <w:color w:val="000000"/>
                    <w:szCs w:val="18"/>
                  </w:rPr>
                  <w:t>16935000^MDC_FLOW_FLUID_PUMP_SETTING</w:t>
                </w:r>
              </w:sdtContent>
            </w:sdt>
            <w:sdt>
              <w:sdtPr>
                <w:rPr>
                  <w:szCs w:val="18"/>
                </w:rPr>
                <w:tag w:val="goog_rdk_76"/>
                <w:id w:val="1762619534"/>
              </w:sdtPr>
              <w:sdtContent>
                <w:r w:rsidR="008A2F99" w:rsidRPr="00D14684">
                  <w:rPr>
                    <w:color w:val="000000"/>
                    <w:szCs w:val="18"/>
                  </w:rPr>
                  <w:t>MDC_FLOW_FLUID_PUMP</w:t>
                </w:r>
              </w:sdtContent>
            </w:sdt>
          </w:p>
        </w:tc>
        <w:tc>
          <w:tcPr>
            <w:tcW w:w="3622" w:type="dxa"/>
          </w:tcPr>
          <w:p w14:paraId="4D3576E1" w14:textId="57E0FAD2" w:rsidR="008A2F99" w:rsidRPr="001F42D3" w:rsidRDefault="00000000" w:rsidP="008A2F99">
            <w:pPr>
              <w:pStyle w:val="TableEntry"/>
            </w:pPr>
            <w:sdt>
              <w:sdtPr>
                <w:tag w:val="goog_rdk_78"/>
                <w:id w:val="-925797652"/>
              </w:sdtPr>
              <w:sdtContent>
                <w:r w:rsidR="008A2F99">
                  <w:rPr>
                    <w:color w:val="000000"/>
                    <w:szCs w:val="18"/>
                  </w:rPr>
                  <w:t>Required for Delivery Start, Stop, and Complete.</w:t>
                </w:r>
              </w:sdtContent>
            </w:sdt>
          </w:p>
        </w:tc>
      </w:tr>
      <w:tr w:rsidR="008A2F99" w:rsidRPr="001F42D3" w14:paraId="470A5EEA" w14:textId="171E6A8F"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F22C510" w14:textId="77777777" w:rsidR="008A2F99" w:rsidRPr="001F42D3" w:rsidRDefault="008A2F99" w:rsidP="008A2F99">
            <w:pPr>
              <w:pStyle w:val="TableEntry"/>
            </w:pPr>
            <w:r w:rsidRPr="001F42D3">
              <w:t>Dose Rate</w:t>
            </w:r>
          </w:p>
        </w:tc>
        <w:tc>
          <w:tcPr>
            <w:tcW w:w="3828" w:type="dxa"/>
            <w:tcBorders>
              <w:top w:val="single" w:sz="4" w:space="0" w:color="auto"/>
              <w:left w:val="single" w:sz="4" w:space="0" w:color="auto"/>
              <w:bottom w:val="single" w:sz="4" w:space="0" w:color="auto"/>
              <w:right w:val="single" w:sz="4" w:space="0" w:color="auto"/>
            </w:tcBorders>
          </w:tcPr>
          <w:p w14:paraId="13EEB109" w14:textId="0EDBB2AB" w:rsidR="008A2F99" w:rsidRPr="00D14684" w:rsidRDefault="00000000" w:rsidP="008A2F99">
            <w:pPr>
              <w:pStyle w:val="TableEntry"/>
              <w:rPr>
                <w:szCs w:val="18"/>
              </w:rPr>
            </w:pPr>
            <w:sdt>
              <w:sdtPr>
                <w:rPr>
                  <w:szCs w:val="18"/>
                </w:rPr>
                <w:tag w:val="goog_rdk_80"/>
                <w:id w:val="1991856090"/>
              </w:sdtPr>
              <w:sdtContent>
                <w:r w:rsidR="008A2F99" w:rsidRPr="00D14684">
                  <w:rPr>
                    <w:rFonts w:eastAsia="Courier New"/>
                    <w:color w:val="000000"/>
                    <w:szCs w:val="18"/>
                  </w:rPr>
                  <w:t>157924^</w:t>
                </w:r>
              </w:sdtContent>
            </w:sdt>
            <w:r w:rsidR="008A2F99" w:rsidRPr="00D14684">
              <w:rPr>
                <w:color w:val="000000"/>
                <w:szCs w:val="18"/>
              </w:rPr>
              <w:t>MDC_RATE_DOSE</w:t>
            </w:r>
          </w:p>
        </w:tc>
        <w:tc>
          <w:tcPr>
            <w:tcW w:w="3622" w:type="dxa"/>
          </w:tcPr>
          <w:p w14:paraId="04EABB1B" w14:textId="42D1AF68" w:rsidR="008A2F99" w:rsidRPr="001F42D3" w:rsidRDefault="00000000" w:rsidP="008A2F99">
            <w:pPr>
              <w:pStyle w:val="TableEntry"/>
            </w:pPr>
            <w:sdt>
              <w:sdtPr>
                <w:tag w:val="goog_rdk_82"/>
                <w:id w:val="303713822"/>
              </w:sdtPr>
              <w:sdtContent>
                <w:r w:rsidR="008A2F99">
                  <w:rPr>
                    <w:color w:val="000000"/>
                    <w:szCs w:val="18"/>
                  </w:rPr>
                  <w:t>Required for Delivery Start, Stop, and Complete if Dose based infusion.</w:t>
                </w:r>
              </w:sdtContent>
            </w:sdt>
          </w:p>
        </w:tc>
      </w:tr>
      <w:tr w:rsidR="008A2F99" w:rsidRPr="001F42D3" w14:paraId="1F7CD279" w14:textId="3C18B56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73E81D22" w14:textId="77777777" w:rsidR="008A2F99" w:rsidRPr="001F42D3" w:rsidRDefault="008A2F99" w:rsidP="008A2F99">
            <w:pPr>
              <w:pStyle w:val="TableEntry"/>
            </w:pPr>
            <w:r w:rsidRPr="001F42D3">
              <w:t>Volume Programmed</w:t>
            </w:r>
          </w:p>
        </w:tc>
        <w:tc>
          <w:tcPr>
            <w:tcW w:w="3828" w:type="dxa"/>
            <w:tcBorders>
              <w:top w:val="single" w:sz="4" w:space="0" w:color="auto"/>
              <w:left w:val="single" w:sz="4" w:space="0" w:color="auto"/>
              <w:bottom w:val="single" w:sz="4" w:space="0" w:color="auto"/>
              <w:right w:val="single" w:sz="4" w:space="0" w:color="auto"/>
            </w:tcBorders>
          </w:tcPr>
          <w:p w14:paraId="2AB2914C" w14:textId="14027A1B" w:rsidR="008A2F99" w:rsidRPr="00D14684" w:rsidRDefault="00000000" w:rsidP="008A2F99">
            <w:pPr>
              <w:pStyle w:val="TableEntry"/>
              <w:rPr>
                <w:szCs w:val="18"/>
              </w:rPr>
            </w:pPr>
            <w:sdt>
              <w:sdtPr>
                <w:rPr>
                  <w:szCs w:val="18"/>
                </w:rPr>
                <w:tag w:val="goog_rdk_84"/>
                <w:id w:val="2054334052"/>
              </w:sdtPr>
              <w:sdtContent>
                <w:r w:rsidR="008A2F99" w:rsidRPr="00D14684">
                  <w:rPr>
                    <w:rFonts w:eastAsia="Courier New"/>
                    <w:color w:val="000000"/>
                    <w:szCs w:val="18"/>
                  </w:rPr>
                  <w:t>157884^</w:t>
                </w:r>
              </w:sdtContent>
            </w:sdt>
            <w:r w:rsidR="008A2F99" w:rsidRPr="00D14684">
              <w:rPr>
                <w:color w:val="000000"/>
                <w:szCs w:val="18"/>
              </w:rPr>
              <w:t>MDC_VOL_FLUID_TBI</w:t>
            </w:r>
          </w:p>
        </w:tc>
        <w:tc>
          <w:tcPr>
            <w:tcW w:w="3622" w:type="dxa"/>
          </w:tcPr>
          <w:p w14:paraId="1AF40BE8" w14:textId="3A185F3D" w:rsidR="008A2F99" w:rsidRPr="001F42D3" w:rsidRDefault="00000000" w:rsidP="008A2F99">
            <w:pPr>
              <w:pStyle w:val="TableEntry"/>
            </w:pPr>
            <w:sdt>
              <w:sdtPr>
                <w:tag w:val="goog_rdk_86"/>
                <w:id w:val="-1803975325"/>
              </w:sdtPr>
              <w:sdtContent>
                <w:r w:rsidR="008A2F99">
                  <w:rPr>
                    <w:color w:val="000000"/>
                    <w:szCs w:val="18"/>
                  </w:rPr>
                  <w:t>Required for Delivery Start, Stop, and Complete if a Volume was programmed.</w:t>
                </w:r>
              </w:sdtContent>
            </w:sdt>
          </w:p>
        </w:tc>
      </w:tr>
      <w:tr w:rsidR="008A2F99" w:rsidRPr="001F42D3" w14:paraId="0C2C66F7" w14:textId="1F7994CE"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2A338D6" w14:textId="25308A49" w:rsidR="008A2F99" w:rsidRPr="001F42D3" w:rsidRDefault="008A2F99" w:rsidP="008A2F99">
            <w:pPr>
              <w:pStyle w:val="TableEntry"/>
            </w:pPr>
            <w:r w:rsidRPr="001F42D3">
              <w:t>Current Segment Volume Delivered</w:t>
            </w:r>
            <w:r>
              <w:rPr>
                <w:color w:val="000000"/>
                <w:szCs w:val="18"/>
                <w:vertAlign w:val="superscript"/>
              </w:rPr>
              <w:t xml:space="preserve"> Note 1</w:t>
            </w:r>
          </w:p>
        </w:tc>
        <w:tc>
          <w:tcPr>
            <w:tcW w:w="3828" w:type="dxa"/>
            <w:tcBorders>
              <w:top w:val="single" w:sz="4" w:space="0" w:color="auto"/>
              <w:left w:val="single" w:sz="4" w:space="0" w:color="auto"/>
              <w:bottom w:val="single" w:sz="4" w:space="0" w:color="auto"/>
              <w:right w:val="single" w:sz="4" w:space="0" w:color="auto"/>
            </w:tcBorders>
          </w:tcPr>
          <w:p w14:paraId="1AC82B28" w14:textId="597EEC00" w:rsidR="008A2F99" w:rsidRPr="00D14684" w:rsidRDefault="00000000" w:rsidP="008A2F99">
            <w:pPr>
              <w:pStyle w:val="TableEntry"/>
              <w:rPr>
                <w:szCs w:val="18"/>
              </w:rPr>
            </w:pPr>
            <w:sdt>
              <w:sdtPr>
                <w:rPr>
                  <w:szCs w:val="18"/>
                </w:rPr>
                <w:tag w:val="goog_rdk_89"/>
                <w:id w:val="1180295625"/>
              </w:sdtPr>
              <w:sdtContent>
                <w:r w:rsidR="008A2F99" w:rsidRPr="00D14684">
                  <w:rPr>
                    <w:color w:val="000000"/>
                    <w:szCs w:val="18"/>
                  </w:rPr>
                  <w:t>157992^</w:t>
                </w:r>
              </w:sdtContent>
            </w:sdt>
            <w:r w:rsidR="008A2F99" w:rsidRPr="00D14684">
              <w:rPr>
                <w:color w:val="000000"/>
                <w:szCs w:val="18"/>
              </w:rPr>
              <w:t>MDC_VOL_FLUID_DELIV_SEGMENT</w:t>
            </w:r>
          </w:p>
        </w:tc>
        <w:tc>
          <w:tcPr>
            <w:tcW w:w="3622" w:type="dxa"/>
            <w:vAlign w:val="center"/>
          </w:tcPr>
          <w:p w14:paraId="164E6E4B" w14:textId="62CC08F6" w:rsidR="008A2F99" w:rsidRPr="001F42D3" w:rsidRDefault="00000000" w:rsidP="008A2F99">
            <w:pPr>
              <w:pStyle w:val="TableEntry"/>
            </w:pPr>
            <w:sdt>
              <w:sdtPr>
                <w:tag w:val="goog_rdk_91"/>
                <w:id w:val="-379596902"/>
              </w:sdtPr>
              <w:sdtContent>
                <w:r w:rsidR="008A2F99">
                  <w:rPr>
                    <w:color w:val="000000"/>
                    <w:szCs w:val="18"/>
                  </w:rPr>
                  <w:t>For Delivery Stop and Delivery Complete, either this parameter or Cumulative Volume Delivered is required; optional for Delivery Start.</w:t>
                </w:r>
              </w:sdtContent>
            </w:sdt>
          </w:p>
        </w:tc>
      </w:tr>
      <w:tr w:rsidR="008A2F99" w:rsidRPr="001F42D3" w14:paraId="55522C0C" w14:textId="59E9E359"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E76C582" w14:textId="2B83004D" w:rsidR="008A2F99" w:rsidRPr="001F42D3" w:rsidRDefault="008A2F99" w:rsidP="008A2F99">
            <w:pPr>
              <w:pStyle w:val="TableEntry"/>
            </w:pPr>
            <w:r w:rsidRPr="001F42D3">
              <w:t>Cumulative Volume Delivered</w:t>
            </w:r>
            <w:r>
              <w:rPr>
                <w:color w:val="000000"/>
                <w:szCs w:val="18"/>
                <w:vertAlign w:val="superscript"/>
              </w:rPr>
              <w:t xml:space="preserve"> Note 1</w:t>
            </w:r>
          </w:p>
        </w:tc>
        <w:tc>
          <w:tcPr>
            <w:tcW w:w="3828" w:type="dxa"/>
            <w:tcBorders>
              <w:top w:val="single" w:sz="4" w:space="0" w:color="auto"/>
              <w:left w:val="single" w:sz="4" w:space="0" w:color="auto"/>
              <w:bottom w:val="single" w:sz="4" w:space="0" w:color="auto"/>
              <w:right w:val="single" w:sz="4" w:space="0" w:color="auto"/>
            </w:tcBorders>
          </w:tcPr>
          <w:p w14:paraId="4D83D368" w14:textId="793096C8" w:rsidR="008A2F99" w:rsidRPr="00D14684" w:rsidRDefault="00000000" w:rsidP="008A2F99">
            <w:pPr>
              <w:pStyle w:val="TableEntry"/>
              <w:rPr>
                <w:szCs w:val="18"/>
              </w:rPr>
            </w:pPr>
            <w:sdt>
              <w:sdtPr>
                <w:rPr>
                  <w:szCs w:val="18"/>
                </w:rPr>
                <w:tag w:val="goog_rdk_94"/>
                <w:id w:val="-561235864"/>
              </w:sdtPr>
              <w:sdtContent>
                <w:r w:rsidR="008A2F99" w:rsidRPr="00D14684">
                  <w:rPr>
                    <w:rFonts w:eastAsia="Courier New"/>
                    <w:color w:val="000000"/>
                    <w:szCs w:val="18"/>
                  </w:rPr>
                  <w:t>157993^</w:t>
                </w:r>
              </w:sdtContent>
            </w:sdt>
            <w:r w:rsidR="008A2F99" w:rsidRPr="00D14684">
              <w:rPr>
                <w:color w:val="000000"/>
                <w:szCs w:val="18"/>
              </w:rPr>
              <w:t>MDC_VOL_FLUID_DELIV_TOTAL</w:t>
            </w:r>
          </w:p>
        </w:tc>
        <w:tc>
          <w:tcPr>
            <w:tcW w:w="3622" w:type="dxa"/>
            <w:vAlign w:val="center"/>
          </w:tcPr>
          <w:p w14:paraId="7CC3BEB2" w14:textId="2116B694" w:rsidR="008A2F99" w:rsidRPr="001F42D3" w:rsidRDefault="00000000" w:rsidP="008A2F99">
            <w:pPr>
              <w:pStyle w:val="TableEntry"/>
            </w:pPr>
            <w:sdt>
              <w:sdtPr>
                <w:tag w:val="goog_rdk_96"/>
                <w:id w:val="-113126912"/>
              </w:sdtPr>
              <w:sdtContent>
                <w:r w:rsidR="008A2F99">
                  <w:rPr>
                    <w:color w:val="000000"/>
                    <w:szCs w:val="18"/>
                  </w:rPr>
                  <w:t>For Delivery Stop and Delivery Complete, either this parameter or Current Segment Volume Delivered is required; optional for Delivery Start.</w:t>
                </w:r>
              </w:sdtContent>
            </w:sdt>
          </w:p>
        </w:tc>
      </w:tr>
      <w:tr w:rsidR="008A2F99" w:rsidRPr="001F42D3" w14:paraId="6AC27EB2" w14:textId="7C77AC0B"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C70BE72" w14:textId="5ABF4090" w:rsidR="008A2F99" w:rsidRPr="001F42D3" w:rsidRDefault="008A2F99" w:rsidP="008A2F99">
            <w:pPr>
              <w:pStyle w:val="TableEntry"/>
            </w:pPr>
            <w:r w:rsidRPr="001F42D3">
              <w:lastRenderedPageBreak/>
              <w:t>Volume Remaining</w:t>
            </w:r>
            <w:r>
              <w:t xml:space="preserve"> to be infused</w:t>
            </w:r>
          </w:p>
        </w:tc>
        <w:tc>
          <w:tcPr>
            <w:tcW w:w="3828" w:type="dxa"/>
            <w:tcBorders>
              <w:top w:val="single" w:sz="4" w:space="0" w:color="auto"/>
              <w:left w:val="single" w:sz="4" w:space="0" w:color="auto"/>
              <w:bottom w:val="single" w:sz="4" w:space="0" w:color="auto"/>
              <w:right w:val="single" w:sz="4" w:space="0" w:color="auto"/>
            </w:tcBorders>
          </w:tcPr>
          <w:p w14:paraId="1C46FF72" w14:textId="1C3438A9" w:rsidR="008A2F99" w:rsidRPr="00D14684" w:rsidRDefault="00000000" w:rsidP="008A2F99">
            <w:pPr>
              <w:pStyle w:val="TableEntry"/>
              <w:rPr>
                <w:szCs w:val="18"/>
              </w:rPr>
            </w:pPr>
            <w:sdt>
              <w:sdtPr>
                <w:rPr>
                  <w:szCs w:val="18"/>
                </w:rPr>
                <w:tag w:val="goog_rdk_99"/>
                <w:id w:val="551002195"/>
              </w:sdtPr>
              <w:sdtContent>
                <w:r w:rsidR="008A2F99" w:rsidRPr="00D14684">
                  <w:rPr>
                    <w:color w:val="000000"/>
                    <w:szCs w:val="18"/>
                  </w:rPr>
                  <w:t>157872^</w:t>
                </w:r>
              </w:sdtContent>
            </w:sdt>
            <w:r w:rsidR="008A2F99" w:rsidRPr="00D14684">
              <w:rPr>
                <w:color w:val="000000"/>
                <w:szCs w:val="18"/>
              </w:rPr>
              <w:t>MDC_VOL_FLUID_TBI_REMAIN</w:t>
            </w:r>
          </w:p>
        </w:tc>
        <w:tc>
          <w:tcPr>
            <w:tcW w:w="3622" w:type="dxa"/>
          </w:tcPr>
          <w:p w14:paraId="16102C18" w14:textId="230C35E6" w:rsidR="008A2F99" w:rsidRPr="001F42D3" w:rsidRDefault="00000000" w:rsidP="008A2F99">
            <w:pPr>
              <w:pStyle w:val="TableEntry"/>
            </w:pPr>
            <w:sdt>
              <w:sdtPr>
                <w:tag w:val="goog_rdk_101"/>
                <w:id w:val="841951282"/>
              </w:sdtPr>
              <w:sdtContent>
                <w:r w:rsidR="008A2F99" w:rsidRPr="00D14684">
                  <w:rPr>
                    <w:color w:val="000000"/>
                    <w:szCs w:val="18"/>
                  </w:rPr>
                  <w:t>Required for Delivery Start, Stop, and Complete if a Volume remaining is known.</w:t>
                </w:r>
              </w:sdtContent>
            </w:sdt>
          </w:p>
        </w:tc>
      </w:tr>
      <w:tr w:rsidR="008A2F99" w:rsidRPr="001F42D3" w14:paraId="290219F3" w14:textId="05783F35"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2835B0A" w14:textId="77777777" w:rsidR="008A2F99" w:rsidRPr="001F42D3" w:rsidRDefault="008A2F99" w:rsidP="008A2F99">
            <w:pPr>
              <w:pStyle w:val="TableEntry"/>
            </w:pPr>
            <w:r w:rsidRPr="001F42D3">
              <w:t>Time Remaining</w:t>
            </w:r>
          </w:p>
        </w:tc>
        <w:tc>
          <w:tcPr>
            <w:tcW w:w="3828" w:type="dxa"/>
            <w:tcBorders>
              <w:top w:val="single" w:sz="4" w:space="0" w:color="auto"/>
              <w:left w:val="single" w:sz="4" w:space="0" w:color="auto"/>
              <w:bottom w:val="single" w:sz="4" w:space="0" w:color="auto"/>
              <w:right w:val="single" w:sz="4" w:space="0" w:color="auto"/>
            </w:tcBorders>
          </w:tcPr>
          <w:sdt>
            <w:sdtPr>
              <w:rPr>
                <w:sz w:val="18"/>
                <w:szCs w:val="18"/>
              </w:rPr>
              <w:tag w:val="goog_rdk_105"/>
              <w:id w:val="1981959962"/>
            </w:sdtPr>
            <w:sdtContent>
              <w:p w14:paraId="12A1AE88" w14:textId="77777777" w:rsidR="008A2F99" w:rsidRPr="00D14684" w:rsidRDefault="00000000" w:rsidP="008A2F99">
                <w:pPr>
                  <w:pBdr>
                    <w:top w:val="nil"/>
                    <w:left w:val="nil"/>
                    <w:bottom w:val="nil"/>
                    <w:right w:val="nil"/>
                    <w:between w:val="nil"/>
                  </w:pBdr>
                  <w:spacing w:before="40" w:after="40"/>
                  <w:ind w:left="76" w:right="72"/>
                  <w:rPr>
                    <w:color w:val="000000"/>
                    <w:sz w:val="18"/>
                    <w:szCs w:val="18"/>
                  </w:rPr>
                </w:pPr>
                <w:sdt>
                  <w:sdtPr>
                    <w:rPr>
                      <w:sz w:val="18"/>
                      <w:szCs w:val="18"/>
                    </w:rPr>
                    <w:tag w:val="goog_rdk_103"/>
                    <w:id w:val="8628514"/>
                  </w:sdtPr>
                  <w:sdtContent>
                    <w:r w:rsidR="008A2F99" w:rsidRPr="00D14684">
                      <w:rPr>
                        <w:color w:val="000000"/>
                        <w:sz w:val="18"/>
                        <w:szCs w:val="18"/>
                      </w:rPr>
                      <w:t>157916^</w:t>
                    </w:r>
                  </w:sdtContent>
                </w:sdt>
                <w:r w:rsidR="008A2F99" w:rsidRPr="00D14684">
                  <w:rPr>
                    <w:color w:val="000000"/>
                    <w:sz w:val="18"/>
                    <w:szCs w:val="18"/>
                  </w:rPr>
                  <w:t>MDC_TIME_PD_REMAIN</w:t>
                </w:r>
                <w:sdt>
                  <w:sdtPr>
                    <w:rPr>
                      <w:sz w:val="18"/>
                      <w:szCs w:val="18"/>
                    </w:rPr>
                    <w:tag w:val="goog_rdk_104"/>
                    <w:id w:val="2130715815"/>
                  </w:sdtPr>
                  <w:sdtContent>
                    <w:r w:rsidR="008A2F99" w:rsidRPr="00D14684">
                      <w:rPr>
                        <w:color w:val="000000"/>
                        <w:sz w:val="18"/>
                        <w:szCs w:val="18"/>
                      </w:rPr>
                      <w:t xml:space="preserve"> or </w:t>
                    </w:r>
                  </w:sdtContent>
                </w:sdt>
              </w:p>
            </w:sdtContent>
          </w:sdt>
          <w:p w14:paraId="44486972" w14:textId="0DA55520" w:rsidR="008A2F99" w:rsidRPr="00D14684" w:rsidRDefault="00000000" w:rsidP="008A2F99">
            <w:pPr>
              <w:pStyle w:val="TableEntry"/>
              <w:rPr>
                <w:szCs w:val="18"/>
              </w:rPr>
            </w:pPr>
            <w:sdt>
              <w:sdtPr>
                <w:rPr>
                  <w:szCs w:val="18"/>
                </w:rPr>
                <w:tag w:val="goog_rdk_106"/>
                <w:id w:val="874168294"/>
              </w:sdtPr>
              <w:sdtContent>
                <w:r w:rsidR="008A2F99" w:rsidRPr="00D14684">
                  <w:rPr>
                    <w:color w:val="000000"/>
                    <w:szCs w:val="18"/>
                  </w:rPr>
                  <w:t>157997^MDC_TIME_PD_REMAIN_CONTAINER</w:t>
                </w:r>
              </w:sdtContent>
            </w:sdt>
          </w:p>
        </w:tc>
        <w:tc>
          <w:tcPr>
            <w:tcW w:w="3622" w:type="dxa"/>
          </w:tcPr>
          <w:p w14:paraId="711D875A" w14:textId="31F6D63A" w:rsidR="008A2F99" w:rsidRPr="001F42D3" w:rsidRDefault="00000000" w:rsidP="008A2F99">
            <w:pPr>
              <w:pStyle w:val="TableEntry"/>
            </w:pPr>
            <w:sdt>
              <w:sdtPr>
                <w:tag w:val="goog_rdk_108"/>
                <w:id w:val="374143150"/>
              </w:sdtPr>
              <w:sdtContent>
                <w:r w:rsidR="008A2F99">
                  <w:rPr>
                    <w:color w:val="000000"/>
                    <w:szCs w:val="18"/>
                  </w:rPr>
                  <w:t>Required for Delivery Start, Stop, and Complete if known.</w:t>
                </w:r>
              </w:sdtContent>
            </w:sdt>
          </w:p>
        </w:tc>
      </w:tr>
      <w:tr w:rsidR="008A2F99" w:rsidRPr="001F42D3" w14:paraId="0D921E72" w14:textId="14DE8341"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6FF735FF" w14:textId="16255378" w:rsidR="008A2F99" w:rsidRPr="001F42D3" w:rsidRDefault="008A2F99" w:rsidP="008A2F99">
            <w:pPr>
              <w:pStyle w:val="TableEntry"/>
            </w:pPr>
            <w:r w:rsidRPr="001F42D3">
              <w:t>TCI Mode</w:t>
            </w:r>
          </w:p>
        </w:tc>
        <w:tc>
          <w:tcPr>
            <w:tcW w:w="3828" w:type="dxa"/>
            <w:tcBorders>
              <w:top w:val="single" w:sz="4" w:space="0" w:color="auto"/>
              <w:left w:val="single" w:sz="4" w:space="0" w:color="auto"/>
              <w:bottom w:val="single" w:sz="4" w:space="0" w:color="auto"/>
              <w:right w:val="single" w:sz="4" w:space="0" w:color="auto"/>
            </w:tcBorders>
          </w:tcPr>
          <w:p w14:paraId="79DF7B82" w14:textId="007D7B0F" w:rsidR="008A2F99" w:rsidRPr="00D14684" w:rsidRDefault="00000000" w:rsidP="008A2F99">
            <w:pPr>
              <w:pStyle w:val="TableEntry"/>
              <w:rPr>
                <w:bCs/>
                <w:szCs w:val="18"/>
              </w:rPr>
            </w:pPr>
            <w:sdt>
              <w:sdtPr>
                <w:rPr>
                  <w:szCs w:val="18"/>
                </w:rPr>
                <w:tag w:val="goog_rdk_110"/>
                <w:id w:val="1731080343"/>
              </w:sdtPr>
              <w:sdtContent>
                <w:r w:rsidR="008A2F99" w:rsidRPr="00D14684">
                  <w:rPr>
                    <w:color w:val="000000"/>
                    <w:szCs w:val="18"/>
                  </w:rPr>
                  <w:t>158069^</w:t>
                </w:r>
              </w:sdtContent>
            </w:sdt>
            <w:r w:rsidR="008A2F99" w:rsidRPr="00D14684">
              <w:rPr>
                <w:color w:val="000000"/>
                <w:szCs w:val="18"/>
              </w:rPr>
              <w:t>MDC_PUMP_TCI_MODE</w:t>
            </w:r>
          </w:p>
        </w:tc>
        <w:tc>
          <w:tcPr>
            <w:tcW w:w="3622" w:type="dxa"/>
          </w:tcPr>
          <w:sdt>
            <w:sdtPr>
              <w:tag w:val="goog_rdk_113"/>
              <w:id w:val="-1714253861"/>
            </w:sdtPr>
            <w:sdtContent>
              <w:p w14:paraId="164690CE" w14:textId="77777777" w:rsidR="008A2F99" w:rsidRDefault="00000000" w:rsidP="008A2F99">
                <w:pPr>
                  <w:pBdr>
                    <w:top w:val="nil"/>
                    <w:left w:val="nil"/>
                    <w:bottom w:val="nil"/>
                    <w:right w:val="nil"/>
                    <w:between w:val="nil"/>
                  </w:pBdr>
                  <w:spacing w:before="40" w:after="40"/>
                  <w:ind w:left="72" w:right="72"/>
                  <w:rPr>
                    <w:color w:val="000000"/>
                    <w:sz w:val="18"/>
                    <w:szCs w:val="18"/>
                  </w:rPr>
                </w:pPr>
                <w:sdt>
                  <w:sdtPr>
                    <w:tag w:val="goog_rdk_112"/>
                    <w:id w:val="1998865773"/>
                  </w:sdtPr>
                  <w:sdtContent>
                    <w:r w:rsidR="008A2F99">
                      <w:rPr>
                        <w:color w:val="000000"/>
                        <w:sz w:val="18"/>
                        <w:szCs w:val="18"/>
                      </w:rPr>
                      <w:t>Optional</w:t>
                    </w:r>
                  </w:sdtContent>
                </w:sdt>
              </w:p>
            </w:sdtContent>
          </w:sdt>
          <w:p w14:paraId="375E1C52" w14:textId="2C2DEB4E" w:rsidR="008A2F99" w:rsidRPr="001F42D3" w:rsidRDefault="00000000" w:rsidP="008A2F99">
            <w:pPr>
              <w:pStyle w:val="TableEntry"/>
              <w:rPr>
                <w:bCs/>
              </w:rPr>
            </w:pPr>
            <w:sdt>
              <w:sdtPr>
                <w:tag w:val="goog_rdk_114"/>
                <w:id w:val="-2083092197"/>
              </w:sdtPr>
              <w:sdtContent>
                <w:r w:rsidR="008A2F99">
                  <w:rPr>
                    <w:color w:val="000000"/>
                    <w:szCs w:val="18"/>
                  </w:rPr>
                  <w:t>See ENUM  _MDC_PUMP_TCI_MODE below</w:t>
                </w:r>
              </w:sdtContent>
            </w:sdt>
          </w:p>
        </w:tc>
      </w:tr>
      <w:tr w:rsidR="008A2F99" w:rsidRPr="001F42D3" w14:paraId="2B4DF88B" w14:textId="3071491C"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61CB028D" w14:textId="254FE53C" w:rsidR="008A2F99" w:rsidRPr="001F42D3" w:rsidRDefault="008A2F99" w:rsidP="008A2F99">
            <w:pPr>
              <w:pStyle w:val="TableEntry"/>
            </w:pPr>
            <w:r w:rsidRPr="001F42D3">
              <w:rPr>
                <w:color w:val="000000"/>
                <w:szCs w:val="18"/>
              </w:rPr>
              <w:t>TCI Model used</w:t>
            </w:r>
          </w:p>
        </w:tc>
        <w:tc>
          <w:tcPr>
            <w:tcW w:w="3828" w:type="dxa"/>
            <w:tcBorders>
              <w:top w:val="single" w:sz="4" w:space="0" w:color="auto"/>
              <w:left w:val="single" w:sz="4" w:space="0" w:color="auto"/>
              <w:bottom w:val="single" w:sz="4" w:space="0" w:color="auto"/>
              <w:right w:val="single" w:sz="4" w:space="0" w:color="auto"/>
            </w:tcBorders>
          </w:tcPr>
          <w:p w14:paraId="442DC792" w14:textId="758D9951" w:rsidR="008A2F99" w:rsidRPr="00D14684" w:rsidRDefault="00000000" w:rsidP="008A2F99">
            <w:pPr>
              <w:pStyle w:val="TableEntry"/>
              <w:rPr>
                <w:bCs/>
                <w:szCs w:val="18"/>
              </w:rPr>
            </w:pPr>
            <w:sdt>
              <w:sdtPr>
                <w:rPr>
                  <w:szCs w:val="18"/>
                </w:rPr>
                <w:tag w:val="goog_rdk_116"/>
                <w:id w:val="1700947631"/>
              </w:sdtPr>
              <w:sdtContent>
                <w:r w:rsidR="008A2F99" w:rsidRPr="00D14684">
                  <w:rPr>
                    <w:color w:val="000000"/>
                    <w:szCs w:val="18"/>
                  </w:rPr>
                  <w:t>158070^</w:t>
                </w:r>
              </w:sdtContent>
            </w:sdt>
            <w:r w:rsidR="008A2F99" w:rsidRPr="00D14684">
              <w:rPr>
                <w:color w:val="000000"/>
                <w:szCs w:val="18"/>
              </w:rPr>
              <w:t>MDC_PUMP_TCI_MODEL</w:t>
            </w:r>
          </w:p>
        </w:tc>
        <w:tc>
          <w:tcPr>
            <w:tcW w:w="3622" w:type="dxa"/>
          </w:tcPr>
          <w:sdt>
            <w:sdtPr>
              <w:tag w:val="goog_rdk_119"/>
              <w:id w:val="-643020719"/>
            </w:sdtPr>
            <w:sdtContent>
              <w:p w14:paraId="5F96BF91" w14:textId="77777777" w:rsidR="008A2F99" w:rsidRDefault="00000000" w:rsidP="008A2F99">
                <w:pPr>
                  <w:pBdr>
                    <w:top w:val="nil"/>
                    <w:left w:val="nil"/>
                    <w:bottom w:val="nil"/>
                    <w:right w:val="nil"/>
                    <w:between w:val="nil"/>
                  </w:pBdr>
                  <w:spacing w:before="40" w:after="40"/>
                  <w:ind w:left="72" w:right="72"/>
                  <w:rPr>
                    <w:color w:val="000000"/>
                    <w:sz w:val="18"/>
                    <w:szCs w:val="18"/>
                  </w:rPr>
                </w:pPr>
                <w:sdt>
                  <w:sdtPr>
                    <w:tag w:val="goog_rdk_118"/>
                    <w:id w:val="-593323472"/>
                  </w:sdtPr>
                  <w:sdtContent>
                    <w:r w:rsidR="008A2F99">
                      <w:rPr>
                        <w:color w:val="000000"/>
                        <w:sz w:val="18"/>
                        <w:szCs w:val="18"/>
                      </w:rPr>
                      <w:t>Required if MDC_PUMP_TCI_MODE is present and different from pump-tci-none</w:t>
                    </w:r>
                  </w:sdtContent>
                </w:sdt>
              </w:p>
            </w:sdtContent>
          </w:sdt>
          <w:p w14:paraId="050E906A" w14:textId="3540162A" w:rsidR="008A2F99" w:rsidRPr="001F42D3" w:rsidRDefault="00000000" w:rsidP="008A2F99">
            <w:pPr>
              <w:pStyle w:val="TableEntry"/>
              <w:rPr>
                <w:bCs/>
              </w:rPr>
            </w:pPr>
            <w:sdt>
              <w:sdtPr>
                <w:tag w:val="goog_rdk_120"/>
                <w:id w:val="-1008237961"/>
              </w:sdtPr>
              <w:sdtContent>
                <w:r w:rsidR="008A2F99">
                  <w:rPr>
                    <w:color w:val="000000"/>
                    <w:szCs w:val="18"/>
                  </w:rPr>
                  <w:t>Free String</w:t>
                </w:r>
              </w:sdtContent>
            </w:sdt>
          </w:p>
        </w:tc>
      </w:tr>
      <w:tr w:rsidR="008A2F99" w:rsidRPr="001F42D3" w14:paraId="244086BC" w14:textId="1AC6F2CD"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AC6D799" w14:textId="7431BEF0" w:rsidR="008A2F99" w:rsidRPr="001F42D3" w:rsidRDefault="008A2F99" w:rsidP="008A2F99">
            <w:pPr>
              <w:pStyle w:val="TableEntry"/>
              <w:rPr>
                <w:color w:val="000000"/>
                <w:szCs w:val="18"/>
              </w:rPr>
            </w:pPr>
            <w:r w:rsidRPr="001F42D3">
              <w:rPr>
                <w:color w:val="000000"/>
                <w:szCs w:val="18"/>
              </w:rPr>
              <w:t>TCI Target Concentration</w:t>
            </w:r>
          </w:p>
        </w:tc>
        <w:tc>
          <w:tcPr>
            <w:tcW w:w="3828" w:type="dxa"/>
            <w:tcBorders>
              <w:top w:val="single" w:sz="4" w:space="0" w:color="auto"/>
              <w:left w:val="single" w:sz="4" w:space="0" w:color="auto"/>
              <w:bottom w:val="single" w:sz="4" w:space="0" w:color="auto"/>
              <w:right w:val="single" w:sz="4" w:space="0" w:color="auto"/>
            </w:tcBorders>
          </w:tcPr>
          <w:p w14:paraId="7949EE1B" w14:textId="1C17D03D" w:rsidR="008A2F99" w:rsidRPr="00D14684" w:rsidRDefault="00000000" w:rsidP="008A2F99">
            <w:pPr>
              <w:pStyle w:val="TableEntry"/>
              <w:ind w:left="1440" w:hanging="1368"/>
              <w:rPr>
                <w:bCs/>
                <w:szCs w:val="18"/>
              </w:rPr>
            </w:pPr>
            <w:sdt>
              <w:sdtPr>
                <w:rPr>
                  <w:szCs w:val="18"/>
                </w:rPr>
                <w:tag w:val="goog_rdk_122"/>
                <w:id w:val="2115611907"/>
              </w:sdtPr>
              <w:sdtContent>
                <w:r w:rsidR="008A2F99" w:rsidRPr="00D14684">
                  <w:rPr>
                    <w:color w:val="000000"/>
                    <w:szCs w:val="18"/>
                  </w:rPr>
                  <w:t>158124^</w:t>
                </w:r>
              </w:sdtContent>
            </w:sdt>
            <w:r w:rsidR="008A2F99" w:rsidRPr="00D14684">
              <w:rPr>
                <w:color w:val="000000"/>
                <w:szCs w:val="18"/>
              </w:rPr>
              <w:t>MDC_CONC_TCI_TARGET</w:t>
            </w:r>
          </w:p>
        </w:tc>
        <w:tc>
          <w:tcPr>
            <w:tcW w:w="3622" w:type="dxa"/>
          </w:tcPr>
          <w:sdt>
            <w:sdtPr>
              <w:tag w:val="goog_rdk_125"/>
              <w:id w:val="-657521255"/>
            </w:sdtPr>
            <w:sdtContent>
              <w:p w14:paraId="38999D75" w14:textId="77777777" w:rsidR="008A2F99" w:rsidRDefault="00000000" w:rsidP="008A2F99">
                <w:pPr>
                  <w:pBdr>
                    <w:top w:val="nil"/>
                    <w:left w:val="nil"/>
                    <w:bottom w:val="nil"/>
                    <w:right w:val="nil"/>
                    <w:between w:val="nil"/>
                  </w:pBdr>
                  <w:spacing w:before="40" w:after="40"/>
                  <w:ind w:left="54" w:right="72"/>
                  <w:rPr>
                    <w:color w:val="000000"/>
                    <w:sz w:val="18"/>
                    <w:szCs w:val="18"/>
                  </w:rPr>
                </w:pPr>
                <w:sdt>
                  <w:sdtPr>
                    <w:tag w:val="goog_rdk_124"/>
                    <w:id w:val="-1832829113"/>
                  </w:sdtPr>
                  <w:sdtContent>
                    <w:r w:rsidR="008A2F99">
                      <w:rPr>
                        <w:color w:val="000000"/>
                        <w:sz w:val="18"/>
                        <w:szCs w:val="18"/>
                      </w:rPr>
                      <w:t>Same definition as MDC_CONC_DRUG</w:t>
                    </w:r>
                  </w:sdtContent>
                </w:sdt>
              </w:p>
            </w:sdtContent>
          </w:sdt>
          <w:p w14:paraId="5D5D501A" w14:textId="783A6246" w:rsidR="008A2F99" w:rsidRPr="001F42D3" w:rsidRDefault="00000000" w:rsidP="008A2F99">
            <w:pPr>
              <w:pStyle w:val="TableEntry"/>
              <w:ind w:left="1440" w:hanging="1368"/>
              <w:rPr>
                <w:bCs/>
                <w:color w:val="000000"/>
                <w:szCs w:val="18"/>
              </w:rPr>
            </w:pPr>
            <w:sdt>
              <w:sdtPr>
                <w:tag w:val="goog_rdk_126"/>
                <w:id w:val="-1259486059"/>
              </w:sdtPr>
              <w:sdtContent>
                <w:r w:rsidR="008A2F99">
                  <w:rPr>
                    <w:color w:val="000000"/>
                    <w:szCs w:val="18"/>
                  </w:rPr>
                  <w:t>Required if MDC_PUMP_TCI_MODE is present and different from pump-tci-none and pump-tci-user</w:t>
                </w:r>
              </w:sdtContent>
            </w:sdt>
          </w:p>
        </w:tc>
      </w:tr>
      <w:tr w:rsidR="008A2F99" w:rsidRPr="001F42D3" w14:paraId="518C38B0" w14:textId="5FD6E709"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86FD824" w14:textId="4FF70DA7" w:rsidR="008A2F99" w:rsidRPr="001F42D3" w:rsidRDefault="008A2F99" w:rsidP="008A2F99">
            <w:pPr>
              <w:pStyle w:val="TableEntry"/>
              <w:rPr>
                <w:color w:val="000000"/>
                <w:szCs w:val="18"/>
              </w:rPr>
            </w:pPr>
            <w:r w:rsidRPr="001F42D3">
              <w:rPr>
                <w:color w:val="000000"/>
                <w:szCs w:val="18"/>
              </w:rPr>
              <w:t>TCI current Plasma concentration</w:t>
            </w:r>
          </w:p>
        </w:tc>
        <w:bookmarkStart w:id="2250" w:name="_Hlk101286155"/>
        <w:bookmarkStart w:id="2251" w:name="OLE_LINK102"/>
        <w:tc>
          <w:tcPr>
            <w:tcW w:w="3828" w:type="dxa"/>
            <w:tcBorders>
              <w:top w:val="single" w:sz="4" w:space="0" w:color="auto"/>
              <w:left w:val="single" w:sz="4" w:space="0" w:color="auto"/>
              <w:bottom w:val="single" w:sz="4" w:space="0" w:color="auto"/>
              <w:right w:val="single" w:sz="4" w:space="0" w:color="auto"/>
            </w:tcBorders>
          </w:tcPr>
          <w:p w14:paraId="55C3BF3C" w14:textId="6B522333" w:rsidR="008A2F99" w:rsidRPr="00D14684" w:rsidRDefault="00000000" w:rsidP="008A2F99">
            <w:pPr>
              <w:pStyle w:val="TableEntry"/>
              <w:ind w:left="1440" w:hanging="1368"/>
              <w:rPr>
                <w:bCs/>
                <w:color w:val="000000"/>
                <w:szCs w:val="18"/>
              </w:rPr>
            </w:pPr>
            <w:sdt>
              <w:sdtPr>
                <w:rPr>
                  <w:szCs w:val="18"/>
                </w:rPr>
                <w:tag w:val="goog_rdk_128"/>
                <w:id w:val="-1201651616"/>
              </w:sdtPr>
              <w:sdtContent>
                <w:r w:rsidR="008A2F99" w:rsidRPr="00D14684">
                  <w:rPr>
                    <w:color w:val="000000"/>
                    <w:szCs w:val="18"/>
                  </w:rPr>
                  <w:t>158128^</w:t>
                </w:r>
              </w:sdtContent>
            </w:sdt>
            <w:r w:rsidR="008A2F99" w:rsidRPr="00D14684">
              <w:rPr>
                <w:color w:val="000000"/>
                <w:szCs w:val="18"/>
              </w:rPr>
              <w:t>MDC_CONC_TCI_CURRENT_PLASMA</w:t>
            </w:r>
            <w:bookmarkEnd w:id="2250"/>
            <w:bookmarkEnd w:id="2251"/>
          </w:p>
        </w:tc>
        <w:tc>
          <w:tcPr>
            <w:tcW w:w="3622" w:type="dxa"/>
          </w:tcPr>
          <w:sdt>
            <w:sdtPr>
              <w:tag w:val="goog_rdk_131"/>
              <w:id w:val="-1264011516"/>
            </w:sdtPr>
            <w:sdtContent>
              <w:p w14:paraId="5DA70BBA" w14:textId="77777777" w:rsidR="008A2F99" w:rsidRDefault="00000000" w:rsidP="008A2F99">
                <w:pPr>
                  <w:pBdr>
                    <w:top w:val="nil"/>
                    <w:left w:val="nil"/>
                    <w:bottom w:val="nil"/>
                    <w:right w:val="nil"/>
                    <w:between w:val="nil"/>
                  </w:pBdr>
                  <w:spacing w:before="40" w:after="40"/>
                  <w:ind w:left="54" w:right="72"/>
                  <w:rPr>
                    <w:color w:val="000000"/>
                    <w:sz w:val="18"/>
                    <w:szCs w:val="18"/>
                  </w:rPr>
                </w:pPr>
                <w:sdt>
                  <w:sdtPr>
                    <w:tag w:val="goog_rdk_130"/>
                    <w:id w:val="-380827789"/>
                  </w:sdtPr>
                  <w:sdtContent>
                    <w:r w:rsidR="008A2F99">
                      <w:rPr>
                        <w:color w:val="000000"/>
                        <w:sz w:val="18"/>
                        <w:szCs w:val="18"/>
                      </w:rPr>
                      <w:t>Same definition as MDC_CONC_DRUG</w:t>
                    </w:r>
                  </w:sdtContent>
                </w:sdt>
              </w:p>
            </w:sdtContent>
          </w:sdt>
          <w:p w14:paraId="526A2C32" w14:textId="6C79D7A7" w:rsidR="008A2F99" w:rsidRPr="001F42D3" w:rsidRDefault="00000000" w:rsidP="008A2F99">
            <w:pPr>
              <w:pStyle w:val="TableEntry"/>
              <w:ind w:left="1440" w:hanging="1368"/>
              <w:rPr>
                <w:bCs/>
                <w:color w:val="000000"/>
                <w:szCs w:val="18"/>
              </w:rPr>
            </w:pPr>
            <w:sdt>
              <w:sdtPr>
                <w:tag w:val="goog_rdk_132"/>
                <w:id w:val="662032943"/>
              </w:sdtPr>
              <w:sdtContent>
                <w:r w:rsidR="008A2F99">
                  <w:rPr>
                    <w:color w:val="000000"/>
                    <w:szCs w:val="18"/>
                  </w:rPr>
                  <w:t>Required if MDC_PUMP_TCI_MODE is present and is different from pump-tci-none</w:t>
                </w:r>
              </w:sdtContent>
            </w:sdt>
          </w:p>
        </w:tc>
      </w:tr>
      <w:tr w:rsidR="008A2F99" w:rsidRPr="001F42D3" w14:paraId="25623366" w14:textId="4E2E518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02068D8F" w14:textId="54BA8639" w:rsidR="008A2F99" w:rsidRPr="001F42D3" w:rsidRDefault="008A2F99" w:rsidP="008A2F99">
            <w:pPr>
              <w:pStyle w:val="TableEntry"/>
              <w:rPr>
                <w:color w:val="000000"/>
                <w:szCs w:val="18"/>
              </w:rPr>
            </w:pPr>
            <w:r w:rsidRPr="001F42D3">
              <w:rPr>
                <w:color w:val="000000"/>
                <w:szCs w:val="18"/>
              </w:rPr>
              <w:t>TCI current Effect concentration</w:t>
            </w:r>
          </w:p>
        </w:tc>
        <w:tc>
          <w:tcPr>
            <w:tcW w:w="3828" w:type="dxa"/>
            <w:tcBorders>
              <w:top w:val="single" w:sz="4" w:space="0" w:color="auto"/>
              <w:left w:val="single" w:sz="4" w:space="0" w:color="auto"/>
              <w:bottom w:val="single" w:sz="4" w:space="0" w:color="auto"/>
              <w:right w:val="single" w:sz="4" w:space="0" w:color="auto"/>
            </w:tcBorders>
          </w:tcPr>
          <w:p w14:paraId="50714B4A" w14:textId="2765A09B" w:rsidR="008A2F99" w:rsidRPr="00D14684" w:rsidRDefault="00000000" w:rsidP="008A2F99">
            <w:pPr>
              <w:pStyle w:val="TableEntry"/>
              <w:ind w:left="1440" w:hanging="1368"/>
              <w:rPr>
                <w:bCs/>
                <w:color w:val="000000"/>
                <w:szCs w:val="18"/>
              </w:rPr>
            </w:pPr>
            <w:sdt>
              <w:sdtPr>
                <w:rPr>
                  <w:szCs w:val="18"/>
                </w:rPr>
                <w:tag w:val="goog_rdk_134"/>
                <w:id w:val="-1782394720"/>
              </w:sdtPr>
              <w:sdtContent>
                <w:r w:rsidR="008A2F99" w:rsidRPr="00D14684">
                  <w:rPr>
                    <w:color w:val="000000"/>
                    <w:szCs w:val="18"/>
                  </w:rPr>
                  <w:t>158132^</w:t>
                </w:r>
              </w:sdtContent>
            </w:sdt>
            <w:r w:rsidR="008A2F99" w:rsidRPr="00D14684">
              <w:rPr>
                <w:color w:val="000000"/>
                <w:szCs w:val="18"/>
              </w:rPr>
              <w:t>MDC_CONC_TCI_CURRENT_EFFECT</w:t>
            </w:r>
          </w:p>
        </w:tc>
        <w:tc>
          <w:tcPr>
            <w:tcW w:w="3622" w:type="dxa"/>
          </w:tcPr>
          <w:sdt>
            <w:sdtPr>
              <w:tag w:val="goog_rdk_137"/>
              <w:id w:val="-1143103549"/>
            </w:sdtPr>
            <w:sdtContent>
              <w:p w14:paraId="567C6213" w14:textId="77777777" w:rsidR="008A2F99" w:rsidRDefault="00000000" w:rsidP="008A2F99">
                <w:pPr>
                  <w:pBdr>
                    <w:top w:val="nil"/>
                    <w:left w:val="nil"/>
                    <w:bottom w:val="nil"/>
                    <w:right w:val="nil"/>
                    <w:between w:val="nil"/>
                  </w:pBdr>
                  <w:spacing w:before="40" w:after="40"/>
                  <w:ind w:left="54" w:right="72"/>
                  <w:rPr>
                    <w:color w:val="000000"/>
                    <w:sz w:val="18"/>
                    <w:szCs w:val="18"/>
                  </w:rPr>
                </w:pPr>
                <w:sdt>
                  <w:sdtPr>
                    <w:tag w:val="goog_rdk_136"/>
                    <w:id w:val="1039421760"/>
                  </w:sdtPr>
                  <w:sdtContent>
                    <w:r w:rsidR="008A2F99">
                      <w:rPr>
                        <w:color w:val="000000"/>
                        <w:sz w:val="18"/>
                        <w:szCs w:val="18"/>
                      </w:rPr>
                      <w:t>Same definition as MDC_CONC_DRUG</w:t>
                    </w:r>
                  </w:sdtContent>
                </w:sdt>
              </w:p>
            </w:sdtContent>
          </w:sdt>
          <w:p w14:paraId="61FAA04D" w14:textId="7CCB562E" w:rsidR="008A2F99" w:rsidRPr="001F42D3" w:rsidRDefault="00000000" w:rsidP="008A2F99">
            <w:pPr>
              <w:pStyle w:val="TableEntry"/>
              <w:ind w:left="1440" w:hanging="1368"/>
              <w:rPr>
                <w:bCs/>
                <w:color w:val="000000"/>
                <w:szCs w:val="18"/>
              </w:rPr>
            </w:pPr>
            <w:sdt>
              <w:sdtPr>
                <w:tag w:val="goog_rdk_138"/>
                <w:id w:val="1800799658"/>
              </w:sdtPr>
              <w:sdtContent>
                <w:r w:rsidR="008A2F99">
                  <w:rPr>
                    <w:color w:val="000000"/>
                    <w:szCs w:val="18"/>
                  </w:rPr>
                  <w:t>Required if MDC_PUMP_TCI_MODE is present and is different from pump-tci-none</w:t>
                </w:r>
              </w:sdtContent>
            </w:sdt>
          </w:p>
        </w:tc>
      </w:tr>
      <w:tr w:rsidR="008A2F99" w:rsidRPr="001F42D3" w14:paraId="3B8FD07C" w14:textId="66E49844"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2D89223" w14:textId="21C44DEB" w:rsidR="008A2F99" w:rsidRPr="001F42D3" w:rsidRDefault="008A2F99" w:rsidP="008A2F99">
            <w:pPr>
              <w:pStyle w:val="TableEntry"/>
              <w:rPr>
                <w:color w:val="000000"/>
                <w:szCs w:val="18"/>
              </w:rPr>
            </w:pPr>
            <w:r w:rsidRPr="001F42D3">
              <w:rPr>
                <w:color w:val="000000"/>
                <w:szCs w:val="18"/>
              </w:rPr>
              <w:t>Channel Relay State</w:t>
            </w:r>
          </w:p>
        </w:tc>
        <w:tc>
          <w:tcPr>
            <w:tcW w:w="3828" w:type="dxa"/>
            <w:tcBorders>
              <w:top w:val="single" w:sz="4" w:space="0" w:color="auto"/>
              <w:left w:val="single" w:sz="4" w:space="0" w:color="auto"/>
              <w:bottom w:val="single" w:sz="4" w:space="0" w:color="auto"/>
              <w:right w:val="single" w:sz="4" w:space="0" w:color="auto"/>
            </w:tcBorders>
          </w:tcPr>
          <w:p w14:paraId="196B119F" w14:textId="71BCA6A1" w:rsidR="008A2F99" w:rsidRPr="00D14684" w:rsidRDefault="00000000" w:rsidP="008A2F99">
            <w:pPr>
              <w:pStyle w:val="TableEntry"/>
              <w:ind w:left="1440" w:hanging="1368"/>
              <w:rPr>
                <w:bCs/>
                <w:color w:val="000000"/>
                <w:szCs w:val="18"/>
              </w:rPr>
            </w:pPr>
            <w:sdt>
              <w:sdtPr>
                <w:rPr>
                  <w:szCs w:val="18"/>
                </w:rPr>
                <w:tag w:val="goog_rdk_140"/>
                <w:id w:val="2009640265"/>
              </w:sdtPr>
              <w:sdtContent>
                <w:r w:rsidR="008A2F99" w:rsidRPr="00D14684">
                  <w:rPr>
                    <w:color w:val="000000"/>
                    <w:szCs w:val="18"/>
                  </w:rPr>
                  <w:t>158071^</w:t>
                </w:r>
              </w:sdtContent>
            </w:sdt>
            <w:r w:rsidR="008A2F99" w:rsidRPr="00D14684">
              <w:rPr>
                <w:color w:val="000000"/>
                <w:szCs w:val="18"/>
              </w:rPr>
              <w:t>MDC_PUMP_RELAY_STATE</w:t>
            </w:r>
          </w:p>
        </w:tc>
        <w:tc>
          <w:tcPr>
            <w:tcW w:w="3622" w:type="dxa"/>
          </w:tcPr>
          <w:sdt>
            <w:sdtPr>
              <w:tag w:val="goog_rdk_143"/>
              <w:id w:val="773903068"/>
            </w:sdtPr>
            <w:sdtContent>
              <w:p w14:paraId="6243A4DC" w14:textId="77777777" w:rsidR="008A2F99" w:rsidRDefault="00000000" w:rsidP="008A2F99">
                <w:pPr>
                  <w:pBdr>
                    <w:top w:val="nil"/>
                    <w:left w:val="nil"/>
                    <w:bottom w:val="nil"/>
                    <w:right w:val="nil"/>
                    <w:between w:val="nil"/>
                  </w:pBdr>
                  <w:spacing w:before="40" w:after="40"/>
                  <w:ind w:left="72" w:right="72"/>
                  <w:rPr>
                    <w:color w:val="000000"/>
                    <w:sz w:val="18"/>
                    <w:szCs w:val="18"/>
                  </w:rPr>
                </w:pPr>
                <w:sdt>
                  <w:sdtPr>
                    <w:tag w:val="goog_rdk_142"/>
                    <w:id w:val="1853487007"/>
                  </w:sdtPr>
                  <w:sdtContent>
                    <w:r w:rsidR="008A2F99">
                      <w:rPr>
                        <w:color w:val="000000"/>
                        <w:sz w:val="18"/>
                        <w:szCs w:val="18"/>
                      </w:rPr>
                      <w:t>Optional</w:t>
                    </w:r>
                  </w:sdtContent>
                </w:sdt>
              </w:p>
            </w:sdtContent>
          </w:sdt>
          <w:p w14:paraId="6AB250ED" w14:textId="5818684F" w:rsidR="008A2F99" w:rsidRPr="001F42D3" w:rsidRDefault="00000000" w:rsidP="008A2F99">
            <w:pPr>
              <w:pStyle w:val="TableEntry"/>
              <w:ind w:left="1440" w:hanging="1368"/>
              <w:rPr>
                <w:bCs/>
                <w:color w:val="000000"/>
                <w:szCs w:val="18"/>
              </w:rPr>
            </w:pPr>
            <w:sdt>
              <w:sdtPr>
                <w:tag w:val="goog_rdk_144"/>
                <w:id w:val="-548746308"/>
              </w:sdtPr>
              <w:sdtContent>
                <w:r w:rsidR="008A2F99">
                  <w:rPr>
                    <w:color w:val="000000"/>
                    <w:szCs w:val="18"/>
                  </w:rPr>
                  <w:t>See ENUM _ PUMP_RELAY_STATE below</w:t>
                </w:r>
              </w:sdtContent>
            </w:sdt>
          </w:p>
        </w:tc>
      </w:tr>
      <w:tr w:rsidR="008A2F99" w:rsidRPr="001F42D3" w14:paraId="1250A2DA" w14:textId="55D78756"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9306F78" w14:textId="75A0AFEC" w:rsidR="008A2F99" w:rsidRPr="001F42D3" w:rsidRDefault="008A2F99" w:rsidP="008A2F99">
            <w:pPr>
              <w:pStyle w:val="TableEntry"/>
              <w:rPr>
                <w:color w:val="000000"/>
                <w:szCs w:val="18"/>
              </w:rPr>
            </w:pPr>
            <w:r w:rsidRPr="001F42D3">
              <w:rPr>
                <w:color w:val="000000"/>
                <w:szCs w:val="18"/>
              </w:rPr>
              <w:t>Channel Relay GUID</w:t>
            </w:r>
          </w:p>
        </w:tc>
        <w:tc>
          <w:tcPr>
            <w:tcW w:w="3828" w:type="dxa"/>
            <w:tcBorders>
              <w:top w:val="single" w:sz="4" w:space="0" w:color="auto"/>
              <w:left w:val="single" w:sz="4" w:space="0" w:color="auto"/>
              <w:bottom w:val="single" w:sz="4" w:space="0" w:color="auto"/>
              <w:right w:val="single" w:sz="4" w:space="0" w:color="auto"/>
            </w:tcBorders>
          </w:tcPr>
          <w:p w14:paraId="62312476" w14:textId="5124E384" w:rsidR="008A2F99" w:rsidRPr="00D14684" w:rsidRDefault="00000000" w:rsidP="008A2F99">
            <w:pPr>
              <w:pStyle w:val="TableEntry"/>
              <w:ind w:left="1440" w:hanging="1368"/>
              <w:rPr>
                <w:bCs/>
                <w:color w:val="000000"/>
                <w:szCs w:val="18"/>
              </w:rPr>
            </w:pPr>
            <w:sdt>
              <w:sdtPr>
                <w:rPr>
                  <w:szCs w:val="18"/>
                </w:rPr>
                <w:tag w:val="goog_rdk_146"/>
                <w:id w:val="1769588832"/>
              </w:sdtPr>
              <w:sdtContent>
                <w:r w:rsidR="008A2F99" w:rsidRPr="00D14684">
                  <w:rPr>
                    <w:color w:val="000000"/>
                    <w:szCs w:val="18"/>
                  </w:rPr>
                  <w:t>158072^</w:t>
                </w:r>
              </w:sdtContent>
            </w:sdt>
            <w:r w:rsidR="008A2F99" w:rsidRPr="00D14684">
              <w:rPr>
                <w:color w:val="000000"/>
                <w:szCs w:val="18"/>
              </w:rPr>
              <w:t>MDC_PUMP_RELAY_GUID</w:t>
            </w:r>
          </w:p>
        </w:tc>
        <w:tc>
          <w:tcPr>
            <w:tcW w:w="3622" w:type="dxa"/>
          </w:tcPr>
          <w:p w14:paraId="486FD605" w14:textId="206D7272" w:rsidR="008A2F99" w:rsidRPr="001F42D3" w:rsidRDefault="00000000" w:rsidP="008A2F99">
            <w:pPr>
              <w:pStyle w:val="TableEntry"/>
              <w:ind w:left="1440" w:hanging="1368"/>
              <w:rPr>
                <w:bCs/>
                <w:color w:val="000000"/>
                <w:szCs w:val="18"/>
              </w:rPr>
            </w:pPr>
            <w:sdt>
              <w:sdtPr>
                <w:tag w:val="goog_rdk_148"/>
                <w:id w:val="257194147"/>
              </w:sdtPr>
              <w:sdtContent>
                <w:r w:rsidR="008A2F99">
                  <w:rPr>
                    <w:color w:val="000000"/>
                    <w:szCs w:val="18"/>
                  </w:rPr>
                  <w:t>Required if MDC_PUMP_RELAY_STATE is present and is different from pump-relay-none</w:t>
                </w:r>
              </w:sdtContent>
            </w:sdt>
          </w:p>
        </w:tc>
      </w:tr>
      <w:tr w:rsidR="00D14684" w:rsidRPr="001F42D3" w14:paraId="2A67E33F"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4700C4E" w14:textId="54B1D0E2" w:rsidR="00D14684" w:rsidRPr="001F42D3" w:rsidRDefault="00000000" w:rsidP="00D14684">
            <w:pPr>
              <w:pStyle w:val="TableEntry"/>
              <w:rPr>
                <w:color w:val="000000"/>
                <w:szCs w:val="18"/>
              </w:rPr>
            </w:pPr>
            <w:sdt>
              <w:sdtPr>
                <w:tag w:val="goog_rdk_150"/>
                <w:id w:val="-1756714539"/>
              </w:sdtPr>
              <w:sdtContent>
                <w:r w:rsidR="00D14684">
                  <w:rPr>
                    <w:color w:val="000000"/>
                    <w:szCs w:val="18"/>
                  </w:rPr>
                  <w:t>Current step number</w:t>
                </w:r>
              </w:sdtContent>
            </w:sdt>
          </w:p>
        </w:tc>
        <w:tc>
          <w:tcPr>
            <w:tcW w:w="3828" w:type="dxa"/>
            <w:tcBorders>
              <w:top w:val="single" w:sz="4" w:space="0" w:color="auto"/>
              <w:left w:val="single" w:sz="4" w:space="0" w:color="auto"/>
              <w:bottom w:val="single" w:sz="4" w:space="0" w:color="auto"/>
              <w:right w:val="single" w:sz="4" w:space="0" w:color="auto"/>
            </w:tcBorders>
          </w:tcPr>
          <w:p w14:paraId="6994F11D" w14:textId="44A74A0A" w:rsidR="00D14684" w:rsidRPr="00D14684" w:rsidRDefault="00000000" w:rsidP="00D14684">
            <w:pPr>
              <w:pStyle w:val="TableEntry"/>
              <w:ind w:left="1440" w:hanging="1368"/>
              <w:rPr>
                <w:szCs w:val="18"/>
              </w:rPr>
            </w:pPr>
            <w:sdt>
              <w:sdtPr>
                <w:tag w:val="goog_rdk_152"/>
                <w:id w:val="277869730"/>
              </w:sdtPr>
              <w:sdtContent>
                <w:r w:rsidR="00D14684">
                  <w:rPr>
                    <w:color w:val="000000"/>
                    <w:szCs w:val="18"/>
                  </w:rPr>
                  <w:t>158032^MDC_INFUS_ORDER_STEP_NUM</w:t>
                </w:r>
              </w:sdtContent>
            </w:sdt>
          </w:p>
        </w:tc>
        <w:tc>
          <w:tcPr>
            <w:tcW w:w="3622" w:type="dxa"/>
          </w:tcPr>
          <w:p w14:paraId="11F2CB24" w14:textId="60D0369A" w:rsidR="00D14684" w:rsidRDefault="00000000" w:rsidP="00D14684">
            <w:pPr>
              <w:pStyle w:val="TableEntry"/>
              <w:ind w:left="1440" w:hanging="1368"/>
            </w:pPr>
            <w:sdt>
              <w:sdtPr>
                <w:tag w:val="goog_rdk_154"/>
                <w:id w:val="-397209825"/>
              </w:sdtPr>
              <w:sdtContent>
                <w:r w:rsidR="00D14684">
                  <w:rPr>
                    <w:color w:val="000000"/>
                    <w:szCs w:val="18"/>
                  </w:rPr>
                  <w:t>Required if pump is programmed with a multi-step infusion.</w:t>
                </w:r>
              </w:sdtContent>
            </w:sdt>
          </w:p>
        </w:tc>
      </w:tr>
      <w:tr w:rsidR="00D14684" w:rsidRPr="001F42D3" w14:paraId="69F06E78"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6686351B" w14:textId="2ECB8B09" w:rsidR="00D14684" w:rsidRPr="001F42D3" w:rsidRDefault="00000000" w:rsidP="00D14684">
            <w:pPr>
              <w:pStyle w:val="TableEntry"/>
              <w:rPr>
                <w:color w:val="000000"/>
                <w:szCs w:val="18"/>
              </w:rPr>
            </w:pPr>
            <w:sdt>
              <w:sdtPr>
                <w:tag w:val="goog_rdk_156"/>
                <w:id w:val="-822735837"/>
              </w:sdtPr>
              <w:sdtContent>
                <w:r w:rsidR="00D14684">
                  <w:rPr>
                    <w:color w:val="000000"/>
                    <w:szCs w:val="18"/>
                  </w:rPr>
                  <w:t>Total number of steps</w:t>
                </w:r>
              </w:sdtContent>
            </w:sdt>
          </w:p>
        </w:tc>
        <w:tc>
          <w:tcPr>
            <w:tcW w:w="3828" w:type="dxa"/>
            <w:tcBorders>
              <w:top w:val="single" w:sz="4" w:space="0" w:color="auto"/>
              <w:left w:val="single" w:sz="4" w:space="0" w:color="auto"/>
              <w:bottom w:val="single" w:sz="4" w:space="0" w:color="auto"/>
              <w:right w:val="single" w:sz="4" w:space="0" w:color="auto"/>
            </w:tcBorders>
          </w:tcPr>
          <w:p w14:paraId="45B03FD3" w14:textId="51A1B0FC" w:rsidR="00D14684" w:rsidRPr="00D14684" w:rsidRDefault="00000000" w:rsidP="00D14684">
            <w:pPr>
              <w:pStyle w:val="TableEntry"/>
              <w:ind w:left="1440" w:hanging="1368"/>
              <w:rPr>
                <w:szCs w:val="18"/>
              </w:rPr>
            </w:pPr>
            <w:sdt>
              <w:sdtPr>
                <w:tag w:val="goog_rdk_158"/>
                <w:id w:val="-1696279468"/>
              </w:sdtPr>
              <w:sdtContent>
                <w:r w:rsidR="00D14684">
                  <w:rPr>
                    <w:color w:val="000000"/>
                    <w:szCs w:val="18"/>
                  </w:rPr>
                  <w:t>158033^MDC_INFUS_TOTAL_NUM_STEPS</w:t>
                </w:r>
              </w:sdtContent>
            </w:sdt>
          </w:p>
        </w:tc>
        <w:tc>
          <w:tcPr>
            <w:tcW w:w="3622" w:type="dxa"/>
          </w:tcPr>
          <w:p w14:paraId="158D5487" w14:textId="430F8FC9" w:rsidR="00D14684" w:rsidRDefault="00000000" w:rsidP="00D14684">
            <w:pPr>
              <w:pStyle w:val="TableEntry"/>
              <w:ind w:left="1440" w:hanging="1368"/>
            </w:pPr>
            <w:sdt>
              <w:sdtPr>
                <w:tag w:val="goog_rdk_160"/>
                <w:id w:val="44593660"/>
              </w:sdtPr>
              <w:sdtContent>
                <w:r w:rsidR="00D14684">
                  <w:rPr>
                    <w:color w:val="000000"/>
                    <w:szCs w:val="18"/>
                  </w:rPr>
                  <w:t>Required if pump is programmed with a multi-step infusion.</w:t>
                </w:r>
              </w:sdtContent>
            </w:sdt>
          </w:p>
        </w:tc>
      </w:tr>
      <w:tr w:rsidR="00D14684" w:rsidRPr="001F42D3" w14:paraId="00E7E25C"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7CAF0F9" w14:textId="470BDC80" w:rsidR="00D14684" w:rsidRPr="001F42D3" w:rsidRDefault="00000000" w:rsidP="00D14684">
            <w:pPr>
              <w:pStyle w:val="TableEntry"/>
              <w:rPr>
                <w:color w:val="000000"/>
                <w:szCs w:val="18"/>
              </w:rPr>
            </w:pPr>
            <w:sdt>
              <w:sdtPr>
                <w:tag w:val="goog_rdk_162"/>
                <w:id w:val="-357891751"/>
              </w:sdtPr>
              <w:sdtContent>
                <w:r w:rsidR="00D14684">
                  <w:rPr>
                    <w:color w:val="000000"/>
                    <w:szCs w:val="18"/>
                  </w:rPr>
                  <w:t>Current step programmed volume to be infused</w:t>
                </w:r>
              </w:sdtContent>
            </w:sdt>
          </w:p>
        </w:tc>
        <w:tc>
          <w:tcPr>
            <w:tcW w:w="3828" w:type="dxa"/>
            <w:tcBorders>
              <w:top w:val="single" w:sz="4" w:space="0" w:color="auto"/>
              <w:left w:val="single" w:sz="4" w:space="0" w:color="auto"/>
              <w:bottom w:val="single" w:sz="4" w:space="0" w:color="auto"/>
              <w:right w:val="single" w:sz="4" w:space="0" w:color="auto"/>
            </w:tcBorders>
          </w:tcPr>
          <w:p w14:paraId="4F8B5234" w14:textId="2D16E31B" w:rsidR="00D14684" w:rsidRPr="00D14684" w:rsidRDefault="00000000" w:rsidP="00D14684">
            <w:pPr>
              <w:pStyle w:val="TableEntry"/>
              <w:ind w:left="1440" w:hanging="1368"/>
              <w:rPr>
                <w:szCs w:val="18"/>
              </w:rPr>
            </w:pPr>
            <w:sdt>
              <w:sdtPr>
                <w:tag w:val="goog_rdk_164"/>
                <w:id w:val="906583146"/>
              </w:sdtPr>
              <w:sdtContent>
                <w:r w:rsidR="00D14684">
                  <w:rPr>
                    <w:color w:val="000000"/>
                    <w:szCs w:val="18"/>
                  </w:rPr>
                  <w:t>158034^MDC_VOL_STEP_TBI</w:t>
                </w:r>
              </w:sdtContent>
            </w:sdt>
          </w:p>
        </w:tc>
        <w:tc>
          <w:tcPr>
            <w:tcW w:w="3622" w:type="dxa"/>
          </w:tcPr>
          <w:p w14:paraId="2EDD7540" w14:textId="62135D05" w:rsidR="00D14684" w:rsidRDefault="00000000" w:rsidP="00D14684">
            <w:pPr>
              <w:pStyle w:val="TableEntry"/>
              <w:ind w:left="1440" w:hanging="1368"/>
            </w:pPr>
            <w:sdt>
              <w:sdtPr>
                <w:tag w:val="goog_rdk_166"/>
                <w:id w:val="-99823807"/>
              </w:sdtPr>
              <w:sdtContent>
                <w:r w:rsidR="00D14684">
                  <w:rPr>
                    <w:color w:val="000000"/>
                    <w:szCs w:val="18"/>
                  </w:rPr>
                  <w:t>Required if pump is programmed with a multi-step infusion.</w:t>
                </w:r>
              </w:sdtContent>
            </w:sdt>
          </w:p>
        </w:tc>
      </w:tr>
      <w:tr w:rsidR="00D14684" w:rsidRPr="001F42D3" w14:paraId="383F5533"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AE3892F" w14:textId="1BE47D55" w:rsidR="00D14684" w:rsidRPr="001F42D3" w:rsidRDefault="00000000" w:rsidP="00D14684">
            <w:pPr>
              <w:pStyle w:val="TableEntry"/>
              <w:rPr>
                <w:color w:val="000000"/>
                <w:szCs w:val="18"/>
              </w:rPr>
            </w:pPr>
            <w:sdt>
              <w:sdtPr>
                <w:tag w:val="goog_rdk_168"/>
                <w:id w:val="-1564969890"/>
              </w:sdtPr>
              <w:sdtContent>
                <w:r w:rsidR="00D14684">
                  <w:rPr>
                    <w:color w:val="000000"/>
                    <w:szCs w:val="18"/>
                  </w:rPr>
                  <w:t>Current step volume delivered</w:t>
                </w:r>
              </w:sdtContent>
            </w:sdt>
          </w:p>
        </w:tc>
        <w:tc>
          <w:tcPr>
            <w:tcW w:w="3828" w:type="dxa"/>
            <w:tcBorders>
              <w:top w:val="single" w:sz="4" w:space="0" w:color="auto"/>
              <w:left w:val="single" w:sz="4" w:space="0" w:color="auto"/>
              <w:bottom w:val="single" w:sz="4" w:space="0" w:color="auto"/>
              <w:right w:val="single" w:sz="4" w:space="0" w:color="auto"/>
            </w:tcBorders>
          </w:tcPr>
          <w:p w14:paraId="6612BEE4" w14:textId="27A8EAAA" w:rsidR="00D14684" w:rsidRPr="00D14684" w:rsidRDefault="00000000" w:rsidP="00D14684">
            <w:pPr>
              <w:pStyle w:val="TableEntry"/>
              <w:ind w:left="1440" w:hanging="1368"/>
              <w:rPr>
                <w:szCs w:val="18"/>
              </w:rPr>
            </w:pPr>
            <w:sdt>
              <w:sdtPr>
                <w:tag w:val="goog_rdk_170"/>
                <w:id w:val="-646250728"/>
              </w:sdtPr>
              <w:sdtContent>
                <w:r w:rsidR="00D14684">
                  <w:rPr>
                    <w:color w:val="000000"/>
                    <w:szCs w:val="18"/>
                  </w:rPr>
                  <w:t>158035^MDC_VOL_STEP_DELIV</w:t>
                </w:r>
              </w:sdtContent>
            </w:sdt>
          </w:p>
        </w:tc>
        <w:tc>
          <w:tcPr>
            <w:tcW w:w="3622" w:type="dxa"/>
          </w:tcPr>
          <w:p w14:paraId="78322EEE" w14:textId="163F4BDC" w:rsidR="00D14684" w:rsidRDefault="00000000" w:rsidP="00D14684">
            <w:pPr>
              <w:pStyle w:val="TableEntry"/>
              <w:ind w:left="1440" w:hanging="1368"/>
            </w:pPr>
            <w:sdt>
              <w:sdtPr>
                <w:tag w:val="goog_rdk_172"/>
                <w:id w:val="-1093725011"/>
              </w:sdtPr>
              <w:sdtContent>
                <w:r w:rsidR="00D14684">
                  <w:rPr>
                    <w:color w:val="000000"/>
                    <w:szCs w:val="18"/>
                  </w:rPr>
                  <w:t>Required if pump is programmed with a multi-step infusion.</w:t>
                </w:r>
              </w:sdtContent>
            </w:sdt>
          </w:p>
        </w:tc>
      </w:tr>
      <w:tr w:rsidR="00D14684" w:rsidRPr="001F42D3" w14:paraId="76B4482D"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70B45F5D" w14:textId="154DF112" w:rsidR="00D14684" w:rsidRPr="001F42D3" w:rsidRDefault="00000000" w:rsidP="00D14684">
            <w:pPr>
              <w:pStyle w:val="TableEntry"/>
              <w:rPr>
                <w:color w:val="000000"/>
                <w:szCs w:val="18"/>
              </w:rPr>
            </w:pPr>
            <w:sdt>
              <w:sdtPr>
                <w:tag w:val="goog_rdk_174"/>
                <w:id w:val="-2120122476"/>
              </w:sdtPr>
              <w:sdtContent>
                <w:r w:rsidR="00D14684">
                  <w:rPr>
                    <w:color w:val="000000"/>
                    <w:szCs w:val="18"/>
                  </w:rPr>
                  <w:t>Current step volume remaining to be infused</w:t>
                </w:r>
              </w:sdtContent>
            </w:sdt>
          </w:p>
        </w:tc>
        <w:tc>
          <w:tcPr>
            <w:tcW w:w="3828" w:type="dxa"/>
            <w:tcBorders>
              <w:top w:val="single" w:sz="4" w:space="0" w:color="auto"/>
              <w:left w:val="single" w:sz="4" w:space="0" w:color="auto"/>
              <w:bottom w:val="single" w:sz="4" w:space="0" w:color="auto"/>
              <w:right w:val="single" w:sz="4" w:space="0" w:color="auto"/>
            </w:tcBorders>
          </w:tcPr>
          <w:p w14:paraId="52BB6AD2" w14:textId="6A25F137" w:rsidR="00D14684" w:rsidRPr="00D14684" w:rsidRDefault="00000000" w:rsidP="00D14684">
            <w:pPr>
              <w:pStyle w:val="TableEntry"/>
              <w:ind w:left="1440" w:hanging="1368"/>
              <w:rPr>
                <w:szCs w:val="18"/>
              </w:rPr>
            </w:pPr>
            <w:sdt>
              <w:sdtPr>
                <w:tag w:val="goog_rdk_176"/>
                <w:id w:val="1693832785"/>
              </w:sdtPr>
              <w:sdtContent>
                <w:r w:rsidR="00D14684">
                  <w:rPr>
                    <w:color w:val="000000"/>
                    <w:szCs w:val="18"/>
                  </w:rPr>
                  <w:t>158036^MDC_VOL_STEP_REMAIN</w:t>
                </w:r>
              </w:sdtContent>
            </w:sdt>
          </w:p>
        </w:tc>
        <w:tc>
          <w:tcPr>
            <w:tcW w:w="3622" w:type="dxa"/>
          </w:tcPr>
          <w:p w14:paraId="7AFDD3D3" w14:textId="4CA3B53A" w:rsidR="00D14684" w:rsidRDefault="00000000" w:rsidP="00D14684">
            <w:pPr>
              <w:pStyle w:val="TableEntry"/>
              <w:ind w:left="1440" w:hanging="1368"/>
            </w:pPr>
            <w:sdt>
              <w:sdtPr>
                <w:tag w:val="goog_rdk_178"/>
                <w:id w:val="2058839267"/>
              </w:sdtPr>
              <w:sdtContent>
                <w:r w:rsidR="00D14684">
                  <w:rPr>
                    <w:color w:val="000000"/>
                    <w:szCs w:val="18"/>
                  </w:rPr>
                  <w:t>Required if pump is programmed with a multi-step infusion.</w:t>
                </w:r>
              </w:sdtContent>
            </w:sdt>
          </w:p>
        </w:tc>
      </w:tr>
    </w:tbl>
    <w:p w14:paraId="50AA4975" w14:textId="77777777" w:rsidR="008630D6" w:rsidRPr="001F42D3" w:rsidRDefault="008630D6" w:rsidP="008630D6">
      <w:pPr>
        <w:pStyle w:val="BodyText"/>
      </w:pPr>
    </w:p>
    <w:p w14:paraId="0AB3B1F9" w14:textId="1604263A" w:rsidR="008630D6" w:rsidRPr="001F42D3" w:rsidRDefault="008630D6" w:rsidP="005C1693">
      <w:pPr>
        <w:pStyle w:val="Note"/>
      </w:pPr>
      <w:r w:rsidRPr="001F42D3">
        <w:t>Note 1: When Pump Active Sources is primary or secondary, this parameter is reported under the corresponding containment group. When Pump Active Sources is PCA, loading, clinician, or intermittent, this parameter is reported under the containment group for the fluid source (primary or secondary).</w:t>
      </w:r>
    </w:p>
    <w:p w14:paraId="7CA490CB" w14:textId="77777777" w:rsidR="00D05CDF" w:rsidRPr="001F42D3" w:rsidRDefault="00D05CDF" w:rsidP="005C1693">
      <w:pPr>
        <w:pStyle w:val="Note"/>
      </w:pPr>
      <w:r w:rsidRPr="001F42D3">
        <w:rPr>
          <w:color w:val="000000"/>
          <w:szCs w:val="18"/>
        </w:rPr>
        <w:t xml:space="preserve">Enum for TCI Mode: ENUM  MDC_PUMP_TCI_MODE </w:t>
      </w:r>
    </w:p>
    <w:p w14:paraId="5053C696" w14:textId="7278701C" w:rsidR="00D05CDF" w:rsidRPr="001F42D3" w:rsidRDefault="00D05CDF" w:rsidP="005C1693">
      <w:pPr>
        <w:pStyle w:val="Note"/>
        <w:numPr>
          <w:ilvl w:val="0"/>
          <w:numId w:val="92"/>
        </w:numPr>
      </w:pPr>
      <w:r w:rsidRPr="001F42D3">
        <w:rPr>
          <w:b/>
          <w:color w:val="000000"/>
          <w:szCs w:val="18"/>
        </w:rPr>
        <w:lastRenderedPageBreak/>
        <w:t>pump-tci-none</w:t>
      </w:r>
      <w:r w:rsidRPr="001F42D3">
        <w:rPr>
          <w:color w:val="000000"/>
          <w:szCs w:val="18"/>
        </w:rPr>
        <w:t>:</w:t>
      </w:r>
      <w:r w:rsidRPr="001F42D3">
        <w:rPr>
          <w:color w:val="000000"/>
          <w:szCs w:val="18"/>
        </w:rPr>
        <w:tab/>
      </w:r>
      <w:r w:rsidRPr="001F42D3">
        <w:rPr>
          <w:color w:val="000000"/>
          <w:szCs w:val="18"/>
        </w:rPr>
        <w:tab/>
      </w:r>
      <w:r w:rsidR="00BB7406" w:rsidRPr="001F42D3">
        <w:rPr>
          <w:color w:val="000000"/>
          <w:szCs w:val="18"/>
        </w:rPr>
        <w:tab/>
      </w:r>
      <w:r w:rsidRPr="001F42D3">
        <w:rPr>
          <w:color w:val="000000"/>
          <w:szCs w:val="18"/>
        </w:rPr>
        <w:t>pump not in TCI mode (OBX is optional in that case)</w:t>
      </w:r>
    </w:p>
    <w:p w14:paraId="38F658A9" w14:textId="77777777" w:rsidR="00D05CDF" w:rsidRPr="001F42D3" w:rsidRDefault="00D05CDF" w:rsidP="005C1693">
      <w:pPr>
        <w:pStyle w:val="Note"/>
        <w:numPr>
          <w:ilvl w:val="0"/>
          <w:numId w:val="92"/>
        </w:numPr>
      </w:pPr>
      <w:r w:rsidRPr="001F42D3">
        <w:rPr>
          <w:b/>
          <w:color w:val="000000"/>
          <w:szCs w:val="18"/>
        </w:rPr>
        <w:t>pump-tci-target-plasma</w:t>
      </w:r>
      <w:r w:rsidRPr="001F42D3">
        <w:rPr>
          <w:color w:val="000000"/>
          <w:szCs w:val="18"/>
        </w:rPr>
        <w:t xml:space="preserve">: </w:t>
      </w:r>
      <w:r w:rsidRPr="001F42D3">
        <w:rPr>
          <w:color w:val="000000"/>
          <w:szCs w:val="18"/>
        </w:rPr>
        <w:tab/>
        <w:t>pump in TCI plasma target mode</w:t>
      </w:r>
    </w:p>
    <w:p w14:paraId="5DB42203" w14:textId="77777777" w:rsidR="00D05CDF" w:rsidRPr="001F42D3" w:rsidRDefault="00D05CDF" w:rsidP="005C1693">
      <w:pPr>
        <w:pStyle w:val="Note"/>
        <w:numPr>
          <w:ilvl w:val="0"/>
          <w:numId w:val="92"/>
        </w:numPr>
      </w:pPr>
      <w:r w:rsidRPr="001F42D3">
        <w:rPr>
          <w:b/>
          <w:color w:val="000000"/>
          <w:szCs w:val="18"/>
        </w:rPr>
        <w:t>pump-tci-target-effect</w:t>
      </w:r>
      <w:r w:rsidRPr="001F42D3">
        <w:rPr>
          <w:color w:val="000000"/>
          <w:szCs w:val="18"/>
        </w:rPr>
        <w:t>:</w:t>
      </w:r>
      <w:r w:rsidRPr="001F42D3">
        <w:rPr>
          <w:color w:val="000000"/>
          <w:szCs w:val="18"/>
        </w:rPr>
        <w:tab/>
      </w:r>
      <w:r w:rsidRPr="001F42D3">
        <w:rPr>
          <w:color w:val="000000"/>
          <w:szCs w:val="18"/>
        </w:rPr>
        <w:tab/>
        <w:t>pump in TCI effect target mode</w:t>
      </w:r>
    </w:p>
    <w:p w14:paraId="6289A607" w14:textId="6725D0E9" w:rsidR="00D05CDF" w:rsidRPr="001F42D3" w:rsidRDefault="00D05CDF" w:rsidP="005C1693">
      <w:pPr>
        <w:pStyle w:val="Note"/>
        <w:numPr>
          <w:ilvl w:val="0"/>
          <w:numId w:val="92"/>
        </w:numPr>
        <w:rPr>
          <w:szCs w:val="24"/>
        </w:rPr>
      </w:pPr>
      <w:r w:rsidRPr="001F42D3">
        <w:rPr>
          <w:b/>
          <w:color w:val="000000"/>
          <w:szCs w:val="18"/>
        </w:rPr>
        <w:t>pump-tci-user</w:t>
      </w:r>
      <w:r w:rsidRPr="001F42D3">
        <w:rPr>
          <w:color w:val="000000"/>
          <w:szCs w:val="18"/>
        </w:rPr>
        <w:t>:</w:t>
      </w:r>
      <w:r w:rsidRPr="001F42D3">
        <w:rPr>
          <w:color w:val="000000"/>
          <w:szCs w:val="18"/>
        </w:rPr>
        <w:tab/>
      </w:r>
      <w:r w:rsidRPr="001F42D3">
        <w:rPr>
          <w:color w:val="000000"/>
          <w:szCs w:val="18"/>
        </w:rPr>
        <w:tab/>
      </w:r>
      <w:r w:rsidR="00BB7406" w:rsidRPr="001F42D3">
        <w:rPr>
          <w:color w:val="000000"/>
          <w:szCs w:val="18"/>
        </w:rPr>
        <w:tab/>
      </w:r>
      <w:r w:rsidRPr="001F42D3">
        <w:rPr>
          <w:color w:val="000000"/>
          <w:szCs w:val="18"/>
        </w:rPr>
        <w:t>pump in TCI no target mode</w:t>
      </w:r>
    </w:p>
    <w:p w14:paraId="29B0449D" w14:textId="77777777" w:rsidR="00502827" w:rsidRPr="001F42D3" w:rsidRDefault="00502827" w:rsidP="005C1693">
      <w:pPr>
        <w:pStyle w:val="Note"/>
      </w:pPr>
      <w:r w:rsidRPr="001F42D3">
        <w:rPr>
          <w:color w:val="000000"/>
          <w:szCs w:val="18"/>
        </w:rPr>
        <w:t xml:space="preserve">Enum for Channel Relay State: ENUM _PUMP_RELAY_STATE </w:t>
      </w:r>
    </w:p>
    <w:p w14:paraId="6A451758" w14:textId="77777777" w:rsidR="00502827" w:rsidRPr="001F42D3" w:rsidRDefault="00502827" w:rsidP="005C1693">
      <w:pPr>
        <w:pStyle w:val="Note"/>
        <w:numPr>
          <w:ilvl w:val="0"/>
          <w:numId w:val="93"/>
        </w:numPr>
      </w:pPr>
      <w:r w:rsidRPr="001F42D3">
        <w:rPr>
          <w:b/>
          <w:color w:val="000000"/>
          <w:szCs w:val="18"/>
        </w:rPr>
        <w:t>pump-relay-none</w:t>
      </w:r>
      <w:r w:rsidRPr="001F42D3">
        <w:rPr>
          <w:color w:val="000000"/>
          <w:szCs w:val="18"/>
        </w:rPr>
        <w:t>:</w:t>
      </w:r>
      <w:r w:rsidRPr="001F42D3">
        <w:rPr>
          <w:color w:val="000000"/>
          <w:szCs w:val="18"/>
        </w:rPr>
        <w:tab/>
        <w:t xml:space="preserve">pump not participating in a relay </w:t>
      </w:r>
    </w:p>
    <w:p w14:paraId="779D82C7" w14:textId="77777777" w:rsidR="00502827" w:rsidRPr="001F42D3" w:rsidRDefault="00502827" w:rsidP="005C1693">
      <w:pPr>
        <w:pStyle w:val="Note"/>
        <w:numPr>
          <w:ilvl w:val="0"/>
          <w:numId w:val="93"/>
        </w:numPr>
      </w:pPr>
      <w:r w:rsidRPr="001F42D3">
        <w:rPr>
          <w:b/>
          <w:color w:val="000000"/>
          <w:szCs w:val="18"/>
        </w:rPr>
        <w:t>pump-relay-infusing</w:t>
      </w:r>
      <w:r w:rsidRPr="001F42D3">
        <w:rPr>
          <w:color w:val="000000"/>
          <w:szCs w:val="18"/>
        </w:rPr>
        <w:t xml:space="preserve">: </w:t>
      </w:r>
      <w:r w:rsidRPr="001F42D3">
        <w:rPr>
          <w:color w:val="000000"/>
          <w:szCs w:val="18"/>
        </w:rPr>
        <w:tab/>
        <w:t>pump infusing in a relay</w:t>
      </w:r>
    </w:p>
    <w:p w14:paraId="70AEF723" w14:textId="77777777" w:rsidR="00502827" w:rsidRPr="001F42D3" w:rsidRDefault="00502827" w:rsidP="005C1693">
      <w:pPr>
        <w:pStyle w:val="Note"/>
        <w:numPr>
          <w:ilvl w:val="0"/>
          <w:numId w:val="93"/>
        </w:numPr>
      </w:pPr>
      <w:r w:rsidRPr="001F42D3">
        <w:rPr>
          <w:b/>
          <w:color w:val="000000"/>
          <w:szCs w:val="18"/>
        </w:rPr>
        <w:t>pump-relay-waiting</w:t>
      </w:r>
      <w:r w:rsidRPr="001F42D3">
        <w:rPr>
          <w:color w:val="000000"/>
          <w:szCs w:val="18"/>
        </w:rPr>
        <w:t>:</w:t>
      </w:r>
      <w:r w:rsidRPr="001F42D3">
        <w:rPr>
          <w:color w:val="000000"/>
          <w:szCs w:val="18"/>
        </w:rPr>
        <w:tab/>
        <w:t>pump programmed for a relay and waiting to take that relay</w:t>
      </w:r>
    </w:p>
    <w:p w14:paraId="034BFAD2" w14:textId="77777777" w:rsidR="00502827" w:rsidRPr="001F42D3" w:rsidRDefault="00502827" w:rsidP="005C1693">
      <w:pPr>
        <w:pStyle w:val="Note"/>
        <w:numPr>
          <w:ilvl w:val="0"/>
          <w:numId w:val="93"/>
        </w:numPr>
      </w:pPr>
      <w:r w:rsidRPr="001F42D3">
        <w:rPr>
          <w:b/>
          <w:color w:val="000000"/>
          <w:szCs w:val="18"/>
        </w:rPr>
        <w:t>pump-relay-complete</w:t>
      </w:r>
      <w:r w:rsidRPr="001F42D3">
        <w:rPr>
          <w:color w:val="000000"/>
          <w:szCs w:val="18"/>
        </w:rPr>
        <w:t>:</w:t>
      </w:r>
      <w:r w:rsidRPr="001F42D3">
        <w:rPr>
          <w:color w:val="000000"/>
          <w:szCs w:val="18"/>
        </w:rPr>
        <w:tab/>
        <w:t>pump has just been relayed, and is waiting to be powered off or prepared for next relay</w:t>
      </w:r>
    </w:p>
    <w:p w14:paraId="14E1FC92" w14:textId="77777777" w:rsidR="00502827" w:rsidRPr="001F42D3" w:rsidRDefault="00502827" w:rsidP="005C1693">
      <w:pPr>
        <w:pStyle w:val="BodyText"/>
      </w:pPr>
    </w:p>
    <w:p w14:paraId="3CA31BF2" w14:textId="78180B59" w:rsidR="00502827" w:rsidRPr="001F42D3" w:rsidRDefault="00502827" w:rsidP="005C1693">
      <w:pPr>
        <w:pStyle w:val="BodyText"/>
        <w:rPr>
          <w:szCs w:val="24"/>
        </w:rPr>
      </w:pPr>
      <w:r w:rsidRPr="001F42D3">
        <w:t xml:space="preserve">Note: if state is </w:t>
      </w:r>
      <w:r w:rsidRPr="001F42D3">
        <w:rPr>
          <w:b/>
        </w:rPr>
        <w:t>pump-relay-none</w:t>
      </w:r>
      <w:r w:rsidRPr="001F42D3">
        <w:t>:</w:t>
      </w:r>
    </w:p>
    <w:p w14:paraId="5873F884" w14:textId="77777777" w:rsidR="00502827" w:rsidRPr="001F42D3" w:rsidRDefault="00502827" w:rsidP="005C1693">
      <w:pPr>
        <w:pStyle w:val="ListBullet2"/>
        <w:rPr>
          <w:szCs w:val="24"/>
        </w:rPr>
      </w:pPr>
      <w:r w:rsidRPr="001F42D3">
        <w:t>The OBX is optional if there is/was no relay</w:t>
      </w:r>
    </w:p>
    <w:p w14:paraId="7411C57A" w14:textId="77777777" w:rsidR="00502827" w:rsidRPr="001F42D3" w:rsidRDefault="00502827" w:rsidP="005C1693">
      <w:pPr>
        <w:pStyle w:val="ListBullet2"/>
        <w:rPr>
          <w:szCs w:val="24"/>
        </w:rPr>
      </w:pPr>
      <w:r w:rsidRPr="001F42D3">
        <w:t>The OBX is required if there was a relay and it has been broken for any reason</w:t>
      </w:r>
    </w:p>
    <w:p w14:paraId="7E7955F0" w14:textId="1EF93902" w:rsidR="008630D6" w:rsidRPr="001F42D3" w:rsidRDefault="008630D6" w:rsidP="008630D6">
      <w:pPr>
        <w:pStyle w:val="BodyText"/>
      </w:pPr>
      <w:r w:rsidRPr="001F42D3">
        <w:t>The following table outlines the parameters that are sent with the Communication Status Change event.</w:t>
      </w:r>
    </w:p>
    <w:p w14:paraId="0FE2D7B8" w14:textId="7F35BB9C" w:rsidR="008630D6" w:rsidRPr="001F42D3" w:rsidRDefault="008630D6" w:rsidP="008630D6">
      <w:pPr>
        <w:pStyle w:val="TableTitle"/>
      </w:pPr>
      <w:r w:rsidRPr="001F42D3">
        <w:t xml:space="preserve">Table </w:t>
      </w:r>
      <w:r w:rsidR="00726697" w:rsidRPr="001F42D3">
        <w:t>M</w:t>
      </w:r>
      <w:r w:rsidRPr="001F42D3">
        <w:t>.1.2.1-</w:t>
      </w:r>
      <w:r w:rsidR="00D14684">
        <w:t>2</w:t>
      </w:r>
      <w:r w:rsidRPr="001F42D3">
        <w:t>: Infusion Pump Communication Status Change Event Parameters</w:t>
      </w:r>
    </w:p>
    <w:tbl>
      <w:tblPr>
        <w:tblW w:w="4492"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387"/>
        <w:gridCol w:w="3002"/>
        <w:gridCol w:w="3002"/>
      </w:tblGrid>
      <w:tr w:rsidR="00D14684" w:rsidRPr="001F42D3" w14:paraId="27F39783" w14:textId="72D7B5F9" w:rsidTr="00D14684">
        <w:trPr>
          <w:trHeight w:val="315"/>
          <w:tblHeader/>
        </w:trPr>
        <w:tc>
          <w:tcPr>
            <w:tcW w:w="1422" w:type="pct"/>
            <w:shd w:val="clear" w:color="auto" w:fill="D9D9D9"/>
            <w:vAlign w:val="center"/>
          </w:tcPr>
          <w:p w14:paraId="0C7A6751" w14:textId="77777777" w:rsidR="00D14684" w:rsidRPr="001F42D3" w:rsidRDefault="00D14684" w:rsidP="00670CCB">
            <w:pPr>
              <w:pStyle w:val="TableEntryHeader"/>
            </w:pPr>
            <w:r w:rsidRPr="001F42D3">
              <w:t>PARAMETER</w:t>
            </w:r>
          </w:p>
        </w:tc>
        <w:tc>
          <w:tcPr>
            <w:tcW w:w="1789" w:type="pct"/>
            <w:shd w:val="clear" w:color="auto" w:fill="D9D9D9"/>
            <w:vAlign w:val="center"/>
          </w:tcPr>
          <w:p w14:paraId="4EDA4E1D" w14:textId="77777777" w:rsidR="00D14684" w:rsidRPr="001F42D3" w:rsidRDefault="00D14684" w:rsidP="00670CCB">
            <w:pPr>
              <w:pStyle w:val="TableEntryHeader"/>
            </w:pPr>
            <w:r w:rsidRPr="001F42D3">
              <w:t>NOTES</w:t>
            </w:r>
          </w:p>
        </w:tc>
        <w:tc>
          <w:tcPr>
            <w:tcW w:w="1789" w:type="pct"/>
            <w:shd w:val="clear" w:color="auto" w:fill="D9D9D9" w:themeFill="background1" w:themeFillShade="D9"/>
          </w:tcPr>
          <w:p w14:paraId="586D061F" w14:textId="61BCAB66" w:rsidR="00D14684" w:rsidRPr="001F42D3" w:rsidRDefault="00D14684" w:rsidP="00670CCB">
            <w:pPr>
              <w:pStyle w:val="TableEntryHeader"/>
            </w:pPr>
            <w:r>
              <w:t>MDC REFID</w:t>
            </w:r>
          </w:p>
        </w:tc>
      </w:tr>
      <w:tr w:rsidR="00D14684" w:rsidRPr="001F42D3" w14:paraId="61D12E6F" w14:textId="6990A60E" w:rsidTr="00D14684">
        <w:trPr>
          <w:trHeight w:val="315"/>
        </w:trPr>
        <w:tc>
          <w:tcPr>
            <w:tcW w:w="1422" w:type="pct"/>
            <w:vAlign w:val="center"/>
          </w:tcPr>
          <w:p w14:paraId="4708426C" w14:textId="77777777" w:rsidR="00D14684" w:rsidRPr="001F42D3" w:rsidRDefault="00D14684" w:rsidP="00670CCB">
            <w:pPr>
              <w:pStyle w:val="TableEntry"/>
            </w:pPr>
            <w:r w:rsidRPr="001F42D3">
              <w:t>Communication Status</w:t>
            </w:r>
          </w:p>
        </w:tc>
        <w:tc>
          <w:tcPr>
            <w:tcW w:w="1789" w:type="pct"/>
            <w:vAlign w:val="center"/>
          </w:tcPr>
          <w:p w14:paraId="22E90E2A" w14:textId="77777777" w:rsidR="00D14684" w:rsidRPr="001F42D3" w:rsidDel="00774633" w:rsidRDefault="00D14684" w:rsidP="00670CCB">
            <w:pPr>
              <w:pStyle w:val="TableEntry"/>
            </w:pPr>
            <w:r w:rsidRPr="001F42D3">
              <w:t>Required.</w:t>
            </w:r>
          </w:p>
        </w:tc>
        <w:tc>
          <w:tcPr>
            <w:tcW w:w="1789" w:type="pct"/>
          </w:tcPr>
          <w:p w14:paraId="6D3F5C45" w14:textId="654CA71F" w:rsidR="00D14684" w:rsidRPr="009E3C6C" w:rsidRDefault="00D14684" w:rsidP="00670CCB">
            <w:pPr>
              <w:pStyle w:val="TableEntry"/>
              <w:rPr>
                <w:b/>
                <w:szCs w:val="18"/>
              </w:rPr>
            </w:pPr>
            <w:r w:rsidRPr="009E3C6C">
              <w:rPr>
                <w:b/>
                <w:color w:val="000000"/>
                <w:szCs w:val="18"/>
              </w:rPr>
              <w:t>MDC_COMM_STATUS</w:t>
            </w:r>
          </w:p>
        </w:tc>
      </w:tr>
    </w:tbl>
    <w:p w14:paraId="30EF359C" w14:textId="77777777" w:rsidR="008630D6" w:rsidRPr="001F42D3" w:rsidRDefault="008630D6" w:rsidP="008630D6">
      <w:pPr>
        <w:pStyle w:val="BodyText"/>
      </w:pPr>
    </w:p>
    <w:p w14:paraId="63E880FB" w14:textId="4B6B4828" w:rsidR="008630D6" w:rsidRPr="001F42D3" w:rsidRDefault="008630D6" w:rsidP="008630D6">
      <w:pPr>
        <w:pStyle w:val="BodyText"/>
      </w:pPr>
      <w:r w:rsidRPr="001F42D3">
        <w:t xml:space="preserve">Table </w:t>
      </w:r>
      <w:r w:rsidR="00CE1CA8" w:rsidRPr="001F42D3">
        <w:t>M</w:t>
      </w:r>
      <w:r w:rsidRPr="001F42D3">
        <w:t>.1.2.1-</w:t>
      </w:r>
      <w:r w:rsidR="00D14684">
        <w:t>3</w:t>
      </w:r>
      <w:r w:rsidRPr="001F42D3">
        <w:t xml:space="preserve">: Clinical Scenarios describes the mapping of clinical scenarios to pump events. </w:t>
      </w:r>
    </w:p>
    <w:p w14:paraId="69A8F8D2" w14:textId="77777777" w:rsidR="008630D6" w:rsidRPr="001F42D3" w:rsidRDefault="008630D6" w:rsidP="008630D6">
      <w:pPr>
        <w:pStyle w:val="BodyText"/>
      </w:pPr>
      <w:r w:rsidRPr="001F42D3">
        <w:t>Notes:</w:t>
      </w:r>
    </w:p>
    <w:p w14:paraId="125E6FC0" w14:textId="77777777" w:rsidR="008630D6" w:rsidRPr="001F42D3" w:rsidRDefault="008630D6" w:rsidP="005C1693">
      <w:pPr>
        <w:pStyle w:val="ListBullet2"/>
      </w:pPr>
      <w:r w:rsidRPr="001F42D3">
        <w:t>The term “delivery segment” refers to the period between a MDC_EVT_PUMP_DELIV_START event and the next MDC_EVT_PUMP_DELIV_STOP or MDC_EVT_PUMP_DELIV_COMP event</w:t>
      </w:r>
    </w:p>
    <w:p w14:paraId="4BF1DBF6" w14:textId="77777777" w:rsidR="008630D6" w:rsidRPr="001F42D3" w:rsidRDefault="008630D6" w:rsidP="005C1693">
      <w:pPr>
        <w:pStyle w:val="ListBullet2"/>
      </w:pPr>
      <w:r w:rsidRPr="001F42D3">
        <w:t>Although the Pump Active Sources parameters can identify multiple sources, there is only one active source at a given time in each of the scenarios in the table</w:t>
      </w:r>
    </w:p>
    <w:p w14:paraId="18904396" w14:textId="77777777" w:rsidR="008630D6" w:rsidRPr="001F42D3" w:rsidRDefault="008630D6" w:rsidP="005C1693">
      <w:pPr>
        <w:pStyle w:val="ListBullet2"/>
      </w:pPr>
      <w:r w:rsidRPr="001F42D3">
        <w:t>For Pump Active Sources, the value “pump-source-info-*” indicates that either pump-source-info-primary or pump-source-info-secondary is a valid value for the event</w:t>
      </w:r>
    </w:p>
    <w:p w14:paraId="717D9573" w14:textId="77777777" w:rsidR="008630D6" w:rsidRPr="001F42D3" w:rsidRDefault="008630D6" w:rsidP="005C1693">
      <w:pPr>
        <w:pStyle w:val="ListBullet2"/>
      </w:pPr>
      <w:r w:rsidRPr="001F42D3">
        <w:t xml:space="preserve">When Pump Active Sources is one of the following: </w:t>
      </w:r>
    </w:p>
    <w:p w14:paraId="79DB5350" w14:textId="77777777" w:rsidR="008630D6" w:rsidRPr="001F42D3" w:rsidRDefault="008630D6" w:rsidP="005C1693">
      <w:pPr>
        <w:pStyle w:val="ListBullet3"/>
      </w:pPr>
      <w:r w:rsidRPr="001F42D3">
        <w:t>pump-source-info-pca</w:t>
      </w:r>
    </w:p>
    <w:p w14:paraId="6E180BB0" w14:textId="77777777" w:rsidR="008630D6" w:rsidRPr="001F42D3" w:rsidRDefault="008630D6" w:rsidP="005C1693">
      <w:pPr>
        <w:pStyle w:val="ListBullet3"/>
      </w:pPr>
      <w:r w:rsidRPr="001F42D3">
        <w:t>pump-source-info-loading</w:t>
      </w:r>
    </w:p>
    <w:p w14:paraId="2B8540DF" w14:textId="77777777" w:rsidR="008630D6" w:rsidRPr="001F42D3" w:rsidRDefault="008630D6" w:rsidP="005C1693">
      <w:pPr>
        <w:pStyle w:val="ListBullet3"/>
      </w:pPr>
      <w:r w:rsidRPr="001F42D3">
        <w:t>pump-source-info-clinician</w:t>
      </w:r>
    </w:p>
    <w:p w14:paraId="32166E13" w14:textId="77777777" w:rsidR="008630D6" w:rsidRPr="001F42D3" w:rsidRDefault="008630D6" w:rsidP="005C1693">
      <w:pPr>
        <w:pStyle w:val="ListBullet3"/>
      </w:pPr>
      <w:r w:rsidRPr="001F42D3">
        <w:lastRenderedPageBreak/>
        <w:t>pump-source-info-intermittent</w:t>
      </w:r>
    </w:p>
    <w:p w14:paraId="2189982F" w14:textId="77777777" w:rsidR="008630D6" w:rsidRPr="001F42D3" w:rsidRDefault="008630D6" w:rsidP="005C1693">
      <w:pPr>
        <w:pStyle w:val="ListBullet3"/>
      </w:pPr>
      <w:r w:rsidRPr="001F42D3">
        <w:t>parameter values specific to that dose are reported within a corresponding containment group (reflected in the scenarios as “Active Source Parameters (pump-source-info-...)". Parameters that apply to the overall delivery for the active fluid source (such as Cumulative Volume Delivered) are reported within a separate containment group for that source (reflected in the scenarios as “Source Parameters (primary or secondary)”).</w:t>
      </w:r>
    </w:p>
    <w:p w14:paraId="36A00F47" w14:textId="77777777" w:rsidR="008630D6" w:rsidRPr="001F42D3" w:rsidRDefault="008630D6" w:rsidP="005C1693">
      <w:pPr>
        <w:pStyle w:val="ListBullet2"/>
      </w:pPr>
      <w:r w:rsidRPr="001F42D3">
        <w:t>Source Channel Label is assigned a vendor-specific value (e.g., “primary” or “secondary”, ‘A’ or ‘B’, etc.). This is especially useful when Pump Active Sources is not pump-source-info-primary or pump-source-info-secondary (e.g., during a bolus). In that case, the source for the bolus can be identified via Source Channel Label.</w:t>
      </w:r>
    </w:p>
    <w:p w14:paraId="3576E638" w14:textId="77777777" w:rsidR="008630D6" w:rsidRPr="001F42D3" w:rsidRDefault="008630D6" w:rsidP="005C1693">
      <w:pPr>
        <w:pStyle w:val="ListBullet2"/>
      </w:pPr>
      <w:r w:rsidRPr="001F42D3">
        <w:t>The value of pump-delivery-status-transitioning for Current Delivery Status is applicable to transitional stop and complete events in cases where the medication or fluid associated with the source will continue to be delivered after the transition (e.g., to/from bolus, to KVO, titration, etc.). It should not be used for transitions from piggyback to primary.</w:t>
      </w:r>
    </w:p>
    <w:p w14:paraId="2D6ABA80" w14:textId="5EFDCAD0" w:rsidR="008630D6" w:rsidRPr="001F42D3" w:rsidRDefault="008630D6" w:rsidP="005C1693">
      <w:pPr>
        <w:pStyle w:val="ListBullet2"/>
      </w:pPr>
      <w:r w:rsidRPr="001F42D3">
        <w:t>For events where Current Delivery Status = pump-delivery-status-transitioning, the values for Infusing Status and Current Pump Fluid Flow must be consistent</w:t>
      </w:r>
      <w:r w:rsidR="00E57811" w:rsidRPr="001F42D3">
        <w:t xml:space="preserve">, </w:t>
      </w:r>
      <w:r w:rsidRPr="001F42D3">
        <w:t>i.e., either:</w:t>
      </w:r>
    </w:p>
    <w:p w14:paraId="72819744" w14:textId="77777777" w:rsidR="008630D6" w:rsidRPr="001F42D3" w:rsidRDefault="008630D6" w:rsidP="005C1693">
      <w:pPr>
        <w:pStyle w:val="ListBullet3"/>
      </w:pPr>
      <w:r w:rsidRPr="001F42D3">
        <w:t xml:space="preserve">Infusing Status = pump-status-infusing and Current Pump Fluid Flow &gt; 0, or </w:t>
      </w:r>
    </w:p>
    <w:p w14:paraId="7094F294" w14:textId="77777777" w:rsidR="008630D6" w:rsidRPr="001F42D3" w:rsidRDefault="008630D6" w:rsidP="005C1693">
      <w:pPr>
        <w:pStyle w:val="ListBullet3"/>
      </w:pPr>
      <w:r w:rsidRPr="001F42D3">
        <w:t>Infusing Status = pump-status-not-infusing and Current Pump Fluid Flow = 0</w:t>
      </w:r>
    </w:p>
    <w:p w14:paraId="1D2B00BE" w14:textId="77777777" w:rsidR="008630D6" w:rsidRPr="001F42D3" w:rsidRDefault="008630D6" w:rsidP="005C1693">
      <w:pPr>
        <w:pStyle w:val="ListBullet3"/>
      </w:pPr>
      <w:r w:rsidRPr="001F42D3">
        <w:t>In the scenarios, the terms “pump reported status” and “pump reported rate” are used in place of actual values to indicate that it is vendor-specific as to which of these two combinations of values will be reported.</w:t>
      </w:r>
    </w:p>
    <w:p w14:paraId="15C83EEF" w14:textId="77777777" w:rsidR="008630D6" w:rsidRPr="001F42D3" w:rsidRDefault="008630D6" w:rsidP="005C1693">
      <w:pPr>
        <w:pStyle w:val="ListBullet2"/>
      </w:pPr>
      <w:r w:rsidRPr="001F42D3">
        <w:t>Additional clinical scenarios will be added to this table as they are identified.</w:t>
      </w:r>
    </w:p>
    <w:p w14:paraId="7EAF2BFA" w14:textId="6DBC035D" w:rsidR="008630D6" w:rsidRPr="001F42D3" w:rsidRDefault="008630D6" w:rsidP="008630D6">
      <w:pPr>
        <w:pStyle w:val="TableTitle"/>
      </w:pPr>
      <w:r w:rsidRPr="001F42D3">
        <w:lastRenderedPageBreak/>
        <w:t xml:space="preserve">Table </w:t>
      </w:r>
      <w:r w:rsidR="00726697" w:rsidRPr="001F42D3">
        <w:t>M</w:t>
      </w:r>
      <w:r w:rsidRPr="001F42D3">
        <w:t>.1.2.1-</w:t>
      </w:r>
      <w:r w:rsidR="00D14684">
        <w:t>3</w:t>
      </w:r>
      <w:r w:rsidRPr="001F42D3">
        <w:t>: Clinical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3"/>
        <w:gridCol w:w="2461"/>
        <w:gridCol w:w="3516"/>
        <w:gridCol w:w="1950"/>
      </w:tblGrid>
      <w:tr w:rsidR="008630D6" w:rsidRPr="001F42D3" w14:paraId="6B8BE364" w14:textId="77777777" w:rsidTr="00670CCB">
        <w:trPr>
          <w:tblHeader/>
        </w:trPr>
        <w:tc>
          <w:tcPr>
            <w:tcW w:w="761" w:type="pct"/>
            <w:shd w:val="clear" w:color="auto" w:fill="E0E0E0"/>
            <w:vAlign w:val="center"/>
          </w:tcPr>
          <w:p w14:paraId="213717F9" w14:textId="77777777" w:rsidR="008630D6" w:rsidRPr="001F42D3" w:rsidRDefault="008630D6" w:rsidP="00670CCB">
            <w:pPr>
              <w:pStyle w:val="TableEntryHeader"/>
            </w:pPr>
            <w:r w:rsidRPr="001F42D3">
              <w:t>Clinical Scenario</w:t>
            </w:r>
          </w:p>
        </w:tc>
        <w:tc>
          <w:tcPr>
            <w:tcW w:w="1316" w:type="pct"/>
            <w:shd w:val="clear" w:color="auto" w:fill="E0E0E0"/>
            <w:vAlign w:val="center"/>
          </w:tcPr>
          <w:p w14:paraId="599F7290" w14:textId="77777777" w:rsidR="008630D6" w:rsidRPr="001F42D3" w:rsidRDefault="008630D6" w:rsidP="00670CCB">
            <w:pPr>
              <w:pStyle w:val="TableEntryHeader"/>
            </w:pPr>
            <w:r w:rsidRPr="001F42D3">
              <w:t>PCD-10    Event</w:t>
            </w:r>
          </w:p>
        </w:tc>
        <w:tc>
          <w:tcPr>
            <w:tcW w:w="1880" w:type="pct"/>
            <w:shd w:val="clear" w:color="auto" w:fill="E0E0E0"/>
            <w:vAlign w:val="center"/>
          </w:tcPr>
          <w:p w14:paraId="54FAE69D" w14:textId="77777777" w:rsidR="008630D6" w:rsidRPr="001F42D3" w:rsidRDefault="008630D6" w:rsidP="00670CCB">
            <w:pPr>
              <w:pStyle w:val="TableEntryHeader"/>
            </w:pPr>
            <w:r w:rsidRPr="001F42D3">
              <w:t>Parameters</w:t>
            </w:r>
          </w:p>
        </w:tc>
        <w:tc>
          <w:tcPr>
            <w:tcW w:w="1043" w:type="pct"/>
            <w:shd w:val="clear" w:color="auto" w:fill="E0E0E0"/>
            <w:vAlign w:val="center"/>
          </w:tcPr>
          <w:p w14:paraId="386DE8E1" w14:textId="77777777" w:rsidR="008630D6" w:rsidRPr="001F42D3" w:rsidRDefault="008630D6" w:rsidP="00670CCB">
            <w:pPr>
              <w:pStyle w:val="TableEntryHeader"/>
            </w:pPr>
            <w:r w:rsidRPr="001F42D3">
              <w:t>Discussion</w:t>
            </w:r>
          </w:p>
        </w:tc>
      </w:tr>
      <w:tr w:rsidR="008630D6" w:rsidRPr="001F42D3" w14:paraId="234429F2" w14:textId="77777777" w:rsidTr="00670CCB">
        <w:trPr>
          <w:cantSplit/>
          <w:trHeight w:val="139"/>
        </w:trPr>
        <w:tc>
          <w:tcPr>
            <w:tcW w:w="761" w:type="pct"/>
            <w:vMerge w:val="restart"/>
          </w:tcPr>
          <w:p w14:paraId="709F637E" w14:textId="77777777" w:rsidR="008630D6" w:rsidRPr="001F42D3" w:rsidRDefault="008630D6" w:rsidP="00670CCB">
            <w:pPr>
              <w:pStyle w:val="TableEntry"/>
            </w:pPr>
            <w:r w:rsidRPr="001F42D3">
              <w:t>New infusion start, followed by eventual transition to KVO, followed by transition from KVO to paused</w:t>
            </w:r>
          </w:p>
          <w:p w14:paraId="2DB8D5D5" w14:textId="77777777" w:rsidR="008630D6" w:rsidRPr="001F42D3" w:rsidRDefault="008630D6" w:rsidP="00670CCB">
            <w:pPr>
              <w:pStyle w:val="TableEntry"/>
            </w:pPr>
          </w:p>
          <w:p w14:paraId="26F00600" w14:textId="77777777" w:rsidR="008630D6" w:rsidRPr="001F42D3" w:rsidRDefault="008630D6" w:rsidP="00670CCB">
            <w:pPr>
              <w:pStyle w:val="TableEntry"/>
            </w:pPr>
          </w:p>
        </w:tc>
        <w:tc>
          <w:tcPr>
            <w:tcW w:w="1316" w:type="pct"/>
          </w:tcPr>
          <w:p w14:paraId="6122FBA0" w14:textId="77777777" w:rsidR="008630D6" w:rsidRPr="001F42D3" w:rsidRDefault="008630D6" w:rsidP="00670CCB">
            <w:pPr>
              <w:pStyle w:val="TableEntry"/>
            </w:pPr>
            <w:r w:rsidRPr="001F42D3">
              <w:t>MDC_EVT_PUMP_DELIV_ START</w:t>
            </w:r>
          </w:p>
        </w:tc>
        <w:tc>
          <w:tcPr>
            <w:tcW w:w="1880" w:type="pct"/>
          </w:tcPr>
          <w:p w14:paraId="161C09DC" w14:textId="77777777" w:rsidR="008630D6" w:rsidRPr="001F42D3" w:rsidRDefault="008630D6" w:rsidP="00670CCB">
            <w:pPr>
              <w:pStyle w:val="TableEntry"/>
              <w:rPr>
                <w:u w:val="single"/>
              </w:rPr>
            </w:pPr>
            <w:r w:rsidRPr="001F42D3">
              <w:rPr>
                <w:u w:val="single"/>
              </w:rPr>
              <w:t>Pump Delivery Info Parameters:</w:t>
            </w:r>
          </w:p>
          <w:p w14:paraId="4CB30381" w14:textId="77777777" w:rsidR="008630D6" w:rsidRPr="001F42D3" w:rsidRDefault="008630D6" w:rsidP="00670CCB">
            <w:pPr>
              <w:pStyle w:val="TableEntry"/>
            </w:pPr>
            <w:r w:rsidRPr="001F42D3">
              <w:rPr>
                <w:color w:val="0000FF"/>
              </w:rPr>
              <w:t>Infusing Status</w:t>
            </w:r>
            <w:r w:rsidRPr="001F42D3">
              <w:t>=pump-status-infusing</w:t>
            </w:r>
          </w:p>
          <w:p w14:paraId="0A9A49C1" w14:textId="77777777" w:rsidR="008630D6" w:rsidRPr="001F42D3" w:rsidRDefault="008630D6" w:rsidP="00670CCB">
            <w:pPr>
              <w:pStyle w:val="TableEntry"/>
            </w:pPr>
            <w:r w:rsidRPr="001F42D3">
              <w:rPr>
                <w:color w:val="0000FF"/>
              </w:rPr>
              <w:t>Current Pump Fluid Flow</w:t>
            </w:r>
            <w:r w:rsidRPr="001F42D3">
              <w:t>=programmed rate</w:t>
            </w:r>
          </w:p>
          <w:p w14:paraId="5C0C1514" w14:textId="77777777" w:rsidR="008630D6" w:rsidRPr="001F42D3" w:rsidRDefault="008630D6" w:rsidP="00670CCB">
            <w:pPr>
              <w:pStyle w:val="TableEntry"/>
            </w:pPr>
            <w:r w:rsidRPr="001F42D3">
              <w:rPr>
                <w:color w:val="0000FF"/>
              </w:rPr>
              <w:t>Pump Active Sources</w:t>
            </w:r>
            <w:r w:rsidRPr="001F42D3">
              <w:t>=pump-source-info-*</w:t>
            </w:r>
          </w:p>
          <w:p w14:paraId="5691814C" w14:textId="77777777" w:rsidR="008630D6" w:rsidRPr="001F42D3" w:rsidRDefault="008630D6" w:rsidP="00670CCB">
            <w:pPr>
              <w:pStyle w:val="TableEntry"/>
            </w:pPr>
          </w:p>
          <w:p w14:paraId="271A2311" w14:textId="77777777" w:rsidR="008630D6" w:rsidRPr="001F42D3" w:rsidRDefault="008630D6" w:rsidP="00670CCB">
            <w:pPr>
              <w:pStyle w:val="TableEntry"/>
              <w:rPr>
                <w:u w:val="single"/>
              </w:rPr>
            </w:pPr>
            <w:r w:rsidRPr="001F42D3">
              <w:rPr>
                <w:u w:val="single"/>
              </w:rPr>
              <w:t>Active Source Parameters:</w:t>
            </w:r>
          </w:p>
          <w:p w14:paraId="30C01094" w14:textId="77777777" w:rsidR="008630D6" w:rsidRPr="001F42D3" w:rsidRDefault="008630D6" w:rsidP="00670CCB">
            <w:pPr>
              <w:pStyle w:val="TableEntry"/>
            </w:pPr>
            <w:r w:rsidRPr="001F42D3">
              <w:rPr>
                <w:color w:val="0000FF"/>
              </w:rPr>
              <w:t>Current Delivery Status</w:t>
            </w:r>
            <w:r w:rsidRPr="001F42D3">
              <w:t>=pump-delivery-status-delivering</w:t>
            </w:r>
          </w:p>
          <w:p w14:paraId="5348C998" w14:textId="77777777" w:rsidR="008630D6" w:rsidRPr="001F42D3" w:rsidRDefault="008630D6" w:rsidP="00670CCB">
            <w:pPr>
              <w:pStyle w:val="TableEntry"/>
            </w:pPr>
            <w:r w:rsidRPr="001F42D3">
              <w:rPr>
                <w:color w:val="0000FF"/>
              </w:rPr>
              <w:t>Program Delivery Mode</w:t>
            </w:r>
            <w:r w:rsidRPr="001F42D3">
              <w:t>=pump-program-delivery-mode-continuous</w:t>
            </w:r>
          </w:p>
          <w:p w14:paraId="2A6A9F2A"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5768EB05" w14:textId="77777777" w:rsidR="008630D6" w:rsidRPr="001F42D3" w:rsidRDefault="008630D6" w:rsidP="00670CCB">
            <w:pPr>
              <w:pStyle w:val="TableEntry"/>
            </w:pPr>
            <w:r w:rsidRPr="001F42D3">
              <w:rPr>
                <w:color w:val="0000FF"/>
              </w:rPr>
              <w:t>Rate</w:t>
            </w:r>
            <w:r w:rsidRPr="001F42D3">
              <w:t>=programmed rate</w:t>
            </w:r>
          </w:p>
          <w:p w14:paraId="6F0CF3B5" w14:textId="77777777" w:rsidR="008630D6" w:rsidRPr="001F42D3" w:rsidRDefault="008630D6" w:rsidP="00670CCB">
            <w:pPr>
              <w:pStyle w:val="TableEntry"/>
            </w:pPr>
            <w:r w:rsidRPr="001F42D3">
              <w:rPr>
                <w:color w:val="0000FF"/>
              </w:rPr>
              <w:t>Dose Rate</w:t>
            </w:r>
            <w:r w:rsidRPr="001F42D3">
              <w:t>=programmed dose rate</w:t>
            </w:r>
          </w:p>
          <w:p w14:paraId="5EEE5F3D" w14:textId="77777777" w:rsidR="008630D6" w:rsidRPr="001F42D3" w:rsidRDefault="008630D6" w:rsidP="00670CCB">
            <w:pPr>
              <w:pStyle w:val="TableEntry"/>
            </w:pPr>
            <w:r w:rsidRPr="001F42D3">
              <w:rPr>
                <w:color w:val="0000FF"/>
              </w:rPr>
              <w:t>Volume Programmed</w:t>
            </w:r>
            <w:r w:rsidRPr="001F42D3">
              <w:t>=volume programmed</w:t>
            </w:r>
          </w:p>
          <w:p w14:paraId="79C883FE" w14:textId="77777777" w:rsidR="008630D6" w:rsidRPr="001F42D3" w:rsidRDefault="008630D6" w:rsidP="00670CCB">
            <w:pPr>
              <w:pStyle w:val="TableEntry"/>
            </w:pPr>
            <w:r w:rsidRPr="001F42D3">
              <w:rPr>
                <w:color w:val="0000FF"/>
              </w:rPr>
              <w:t>Current Segment Volume Delivered</w:t>
            </w:r>
            <w:r w:rsidRPr="001F42D3">
              <w:t>=0</w:t>
            </w:r>
          </w:p>
          <w:p w14:paraId="1C7CA980" w14:textId="77777777" w:rsidR="008630D6" w:rsidRPr="001F42D3" w:rsidRDefault="008630D6" w:rsidP="00670CCB">
            <w:pPr>
              <w:pStyle w:val="TableEntry"/>
            </w:pPr>
            <w:r w:rsidRPr="001F42D3">
              <w:rPr>
                <w:color w:val="0000FF"/>
              </w:rPr>
              <w:t>Cumulative Volume Delivered</w:t>
            </w:r>
            <w:r w:rsidRPr="001F42D3">
              <w:t>=0</w:t>
            </w:r>
          </w:p>
          <w:p w14:paraId="757F61A6" w14:textId="77777777" w:rsidR="008630D6" w:rsidRPr="001F42D3" w:rsidRDefault="008630D6" w:rsidP="00670CCB">
            <w:pPr>
              <w:pStyle w:val="TableEntry"/>
            </w:pPr>
            <w:r w:rsidRPr="001F42D3">
              <w:rPr>
                <w:color w:val="0000FF"/>
              </w:rPr>
              <w:t>Volume Remaining</w:t>
            </w:r>
            <w:r w:rsidRPr="001F42D3">
              <w:t>=volume programmed</w:t>
            </w:r>
          </w:p>
          <w:p w14:paraId="32D20874" w14:textId="77777777" w:rsidR="008630D6" w:rsidRPr="001F42D3" w:rsidRDefault="008630D6" w:rsidP="00670CCB">
            <w:pPr>
              <w:pStyle w:val="TableEntry"/>
              <w:rPr>
                <w:color w:val="0000FF"/>
              </w:rPr>
            </w:pPr>
            <w:r w:rsidRPr="001F42D3">
              <w:rPr>
                <w:color w:val="0000FF"/>
              </w:rPr>
              <w:t>Time Remaining</w:t>
            </w:r>
            <w:r w:rsidRPr="001F42D3">
              <w:t>=based upon Volume Remaining and Rate</w:t>
            </w:r>
          </w:p>
        </w:tc>
        <w:tc>
          <w:tcPr>
            <w:tcW w:w="1043" w:type="pct"/>
            <w:vMerge w:val="restart"/>
          </w:tcPr>
          <w:p w14:paraId="3E9B1A64" w14:textId="77777777" w:rsidR="008630D6" w:rsidRPr="001F42D3" w:rsidRDefault="008630D6" w:rsidP="00670CCB">
            <w:pPr>
              <w:pStyle w:val="TableEntry"/>
            </w:pPr>
            <w:r w:rsidRPr="001F42D3">
              <w:t>Depending on pump make/model, Rate may not be specific to KVO rate and volume infused may continue to increase after the transition to KVO even though the VTBI has been met</w:t>
            </w:r>
          </w:p>
          <w:p w14:paraId="5F503668" w14:textId="77777777" w:rsidR="008630D6" w:rsidRPr="001F42D3" w:rsidRDefault="008630D6" w:rsidP="00670CCB">
            <w:pPr>
              <w:pStyle w:val="TableEntry"/>
            </w:pPr>
          </w:p>
        </w:tc>
      </w:tr>
      <w:tr w:rsidR="008630D6" w:rsidRPr="001F42D3" w14:paraId="52657071" w14:textId="77777777" w:rsidTr="00670CCB">
        <w:trPr>
          <w:cantSplit/>
          <w:trHeight w:val="139"/>
        </w:trPr>
        <w:tc>
          <w:tcPr>
            <w:tcW w:w="761" w:type="pct"/>
            <w:vMerge/>
          </w:tcPr>
          <w:p w14:paraId="0909ED8D" w14:textId="77777777" w:rsidR="008630D6" w:rsidRPr="001F42D3" w:rsidRDefault="008630D6" w:rsidP="00670CCB">
            <w:pPr>
              <w:pStyle w:val="TableEntry"/>
            </w:pPr>
          </w:p>
        </w:tc>
        <w:tc>
          <w:tcPr>
            <w:tcW w:w="1316" w:type="pct"/>
          </w:tcPr>
          <w:p w14:paraId="5CEAFC62" w14:textId="77777777" w:rsidR="008630D6" w:rsidRPr="001F42D3" w:rsidRDefault="008630D6" w:rsidP="00670CCB">
            <w:pPr>
              <w:pStyle w:val="TableEntry"/>
            </w:pPr>
            <w:r w:rsidRPr="001F42D3">
              <w:t>MDC_EVT_PUMP_DELIV_ COMP</w:t>
            </w:r>
          </w:p>
        </w:tc>
        <w:tc>
          <w:tcPr>
            <w:tcW w:w="1880" w:type="pct"/>
          </w:tcPr>
          <w:p w14:paraId="3DE1245A" w14:textId="77777777" w:rsidR="008630D6" w:rsidRPr="001F42D3" w:rsidRDefault="008630D6" w:rsidP="00670CCB">
            <w:pPr>
              <w:pStyle w:val="TableEntry"/>
              <w:rPr>
                <w:u w:val="single"/>
              </w:rPr>
            </w:pPr>
            <w:r w:rsidRPr="001F42D3">
              <w:rPr>
                <w:u w:val="single"/>
              </w:rPr>
              <w:t>Pump Delivery Info Parameters:</w:t>
            </w:r>
          </w:p>
          <w:p w14:paraId="013C67FE" w14:textId="77777777" w:rsidR="008630D6" w:rsidRPr="001F42D3" w:rsidRDefault="008630D6" w:rsidP="00670CCB">
            <w:pPr>
              <w:pStyle w:val="TableEntry"/>
            </w:pPr>
            <w:r w:rsidRPr="001F42D3">
              <w:rPr>
                <w:color w:val="0000FF"/>
              </w:rPr>
              <w:t>Infusing Status</w:t>
            </w:r>
            <w:r w:rsidRPr="001F42D3">
              <w:t>=pump reported status</w:t>
            </w:r>
          </w:p>
          <w:p w14:paraId="056E1FD8" w14:textId="77777777" w:rsidR="008630D6" w:rsidRPr="001F42D3" w:rsidRDefault="008630D6" w:rsidP="00670CCB">
            <w:pPr>
              <w:pStyle w:val="TableEntry"/>
            </w:pPr>
            <w:r w:rsidRPr="001F42D3">
              <w:rPr>
                <w:color w:val="0000FF"/>
              </w:rPr>
              <w:t>Current Pump Fluid Flow</w:t>
            </w:r>
            <w:r w:rsidRPr="001F42D3">
              <w:t>=pump reported rate</w:t>
            </w:r>
          </w:p>
          <w:p w14:paraId="6CC84728" w14:textId="77777777" w:rsidR="008630D6" w:rsidRPr="001F42D3" w:rsidRDefault="008630D6" w:rsidP="00670CCB">
            <w:pPr>
              <w:pStyle w:val="TableEntry"/>
            </w:pPr>
            <w:r w:rsidRPr="001F42D3">
              <w:rPr>
                <w:color w:val="0000FF"/>
              </w:rPr>
              <w:t>Pump Active Sources</w:t>
            </w:r>
            <w:r w:rsidRPr="001F42D3">
              <w:t>=pump-source-info-*</w:t>
            </w:r>
          </w:p>
          <w:p w14:paraId="5A5EBCE1" w14:textId="77777777" w:rsidR="008630D6" w:rsidRPr="001F42D3" w:rsidRDefault="008630D6" w:rsidP="00670CCB">
            <w:pPr>
              <w:pStyle w:val="TableEntry"/>
            </w:pPr>
          </w:p>
          <w:p w14:paraId="7F80DB2D" w14:textId="77777777" w:rsidR="008630D6" w:rsidRPr="001F42D3" w:rsidRDefault="008630D6" w:rsidP="00670CCB">
            <w:pPr>
              <w:pStyle w:val="TableEntry"/>
              <w:rPr>
                <w:u w:val="single"/>
              </w:rPr>
            </w:pPr>
            <w:r w:rsidRPr="001F42D3">
              <w:rPr>
                <w:u w:val="single"/>
              </w:rPr>
              <w:t>Active Source Parameters:</w:t>
            </w:r>
          </w:p>
          <w:p w14:paraId="0D654C94" w14:textId="77777777" w:rsidR="008630D6" w:rsidRPr="001F42D3" w:rsidRDefault="008630D6" w:rsidP="00670CCB">
            <w:pPr>
              <w:pStyle w:val="TableEntry"/>
            </w:pPr>
            <w:r w:rsidRPr="001F42D3">
              <w:rPr>
                <w:color w:val="0000FF"/>
              </w:rPr>
              <w:t>Current Delivery Status</w:t>
            </w:r>
            <w:r w:rsidRPr="001F42D3">
              <w:t>=pump-delivery-status-transitioning</w:t>
            </w:r>
          </w:p>
          <w:p w14:paraId="02378DBB" w14:textId="77777777" w:rsidR="008630D6" w:rsidRPr="001F42D3" w:rsidRDefault="008630D6" w:rsidP="00670CCB">
            <w:pPr>
              <w:pStyle w:val="TableEntry"/>
            </w:pPr>
            <w:r w:rsidRPr="001F42D3">
              <w:rPr>
                <w:color w:val="0000FF"/>
              </w:rPr>
              <w:t>Program Delivery Mode</w:t>
            </w:r>
            <w:r w:rsidRPr="001F42D3">
              <w:t>=pump-program-delivery-mode-continuous</w:t>
            </w:r>
          </w:p>
          <w:p w14:paraId="2844E8B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6A1A880" w14:textId="77777777" w:rsidR="008630D6" w:rsidRPr="001F42D3" w:rsidRDefault="008630D6" w:rsidP="00670CCB">
            <w:pPr>
              <w:pStyle w:val="TableEntry"/>
            </w:pPr>
            <w:r w:rsidRPr="001F42D3">
              <w:rPr>
                <w:color w:val="0000FF"/>
              </w:rPr>
              <w:t>Rate</w:t>
            </w:r>
            <w:r w:rsidRPr="001F42D3">
              <w:t>=programmed rate</w:t>
            </w:r>
          </w:p>
          <w:p w14:paraId="32CA216C" w14:textId="77777777" w:rsidR="008630D6" w:rsidRPr="001F42D3" w:rsidRDefault="008630D6" w:rsidP="00670CCB">
            <w:pPr>
              <w:pStyle w:val="TableEntry"/>
            </w:pPr>
            <w:r w:rsidRPr="001F42D3">
              <w:rPr>
                <w:color w:val="0000FF"/>
              </w:rPr>
              <w:t>Dose Rate</w:t>
            </w:r>
            <w:r w:rsidRPr="001F42D3">
              <w:t>=programmed dose rate</w:t>
            </w:r>
          </w:p>
          <w:p w14:paraId="0F710DDF" w14:textId="77777777" w:rsidR="008630D6" w:rsidRPr="001F42D3" w:rsidRDefault="008630D6" w:rsidP="00670CCB">
            <w:pPr>
              <w:pStyle w:val="TableEntry"/>
            </w:pPr>
            <w:r w:rsidRPr="001F42D3">
              <w:rPr>
                <w:color w:val="0000FF"/>
              </w:rPr>
              <w:t>Volume Programmed</w:t>
            </w:r>
            <w:r w:rsidRPr="001F42D3">
              <w:t>=volume programmed</w:t>
            </w:r>
          </w:p>
          <w:p w14:paraId="7F2DCB1F" w14:textId="77777777" w:rsidR="008630D6" w:rsidRPr="001F42D3" w:rsidRDefault="008630D6" w:rsidP="00670CCB">
            <w:pPr>
              <w:pStyle w:val="TableEntry"/>
            </w:pPr>
            <w:r w:rsidRPr="001F42D3">
              <w:rPr>
                <w:color w:val="0000FF"/>
              </w:rPr>
              <w:t>Current Segment Volume Delivered</w:t>
            </w:r>
            <w:r w:rsidRPr="001F42D3">
              <w:t>= volume programmed</w:t>
            </w:r>
          </w:p>
          <w:p w14:paraId="1AD65D6C" w14:textId="77777777" w:rsidR="008630D6" w:rsidRPr="001F42D3" w:rsidRDefault="008630D6" w:rsidP="00670CCB">
            <w:pPr>
              <w:pStyle w:val="TableEntry"/>
            </w:pPr>
            <w:r w:rsidRPr="001F42D3">
              <w:rPr>
                <w:color w:val="0000FF"/>
              </w:rPr>
              <w:t>Cumulative Volume Delivered</w:t>
            </w:r>
            <w:r w:rsidRPr="001F42D3">
              <w:t>=volume programmed</w:t>
            </w:r>
          </w:p>
          <w:p w14:paraId="2CCAC723" w14:textId="77777777" w:rsidR="008630D6" w:rsidRPr="001F42D3" w:rsidRDefault="008630D6" w:rsidP="00670CCB">
            <w:pPr>
              <w:pStyle w:val="TableEntry"/>
            </w:pPr>
            <w:r w:rsidRPr="001F42D3">
              <w:rPr>
                <w:color w:val="0000FF"/>
              </w:rPr>
              <w:t>Volume Remaining</w:t>
            </w:r>
            <w:r w:rsidRPr="001F42D3">
              <w:t>=0</w:t>
            </w:r>
          </w:p>
          <w:p w14:paraId="7A464774"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753020C1" w14:textId="77777777" w:rsidR="008630D6" w:rsidRPr="001F42D3" w:rsidRDefault="008630D6" w:rsidP="00670CCB">
            <w:pPr>
              <w:pStyle w:val="TableEntry"/>
            </w:pPr>
          </w:p>
        </w:tc>
      </w:tr>
      <w:tr w:rsidR="008630D6" w:rsidRPr="001F42D3" w14:paraId="433753D8" w14:textId="77777777" w:rsidTr="00670CCB">
        <w:trPr>
          <w:cantSplit/>
          <w:trHeight w:val="139"/>
        </w:trPr>
        <w:tc>
          <w:tcPr>
            <w:tcW w:w="761" w:type="pct"/>
            <w:vMerge/>
          </w:tcPr>
          <w:p w14:paraId="18978149" w14:textId="77777777" w:rsidR="008630D6" w:rsidRPr="001F42D3" w:rsidRDefault="008630D6" w:rsidP="00670CCB">
            <w:pPr>
              <w:pStyle w:val="TableEntry"/>
              <w:rPr>
                <w:rFonts w:ascii="Tahoma" w:hAnsi="Tahoma" w:cs="Tahoma"/>
                <w:sz w:val="16"/>
                <w:szCs w:val="16"/>
              </w:rPr>
            </w:pPr>
          </w:p>
        </w:tc>
        <w:tc>
          <w:tcPr>
            <w:tcW w:w="1316" w:type="pct"/>
          </w:tcPr>
          <w:p w14:paraId="07478605" w14:textId="77777777" w:rsidR="008630D6" w:rsidRPr="001F42D3" w:rsidRDefault="008630D6" w:rsidP="00670CCB">
            <w:pPr>
              <w:pStyle w:val="TableEntry"/>
            </w:pPr>
            <w:r w:rsidRPr="001F42D3">
              <w:t>MDC_EVT_PUMP_DELIV_ START</w:t>
            </w:r>
          </w:p>
        </w:tc>
        <w:tc>
          <w:tcPr>
            <w:tcW w:w="1880" w:type="pct"/>
          </w:tcPr>
          <w:p w14:paraId="5DED1FA4" w14:textId="77777777" w:rsidR="008630D6" w:rsidRPr="001F42D3" w:rsidRDefault="008630D6" w:rsidP="00670CCB">
            <w:pPr>
              <w:pStyle w:val="TableEntry"/>
              <w:rPr>
                <w:u w:val="single"/>
              </w:rPr>
            </w:pPr>
            <w:r w:rsidRPr="001F42D3">
              <w:rPr>
                <w:u w:val="single"/>
              </w:rPr>
              <w:t>Pump Delivery Info Parameters:</w:t>
            </w:r>
          </w:p>
          <w:p w14:paraId="6CE3CEC3" w14:textId="77777777" w:rsidR="008630D6" w:rsidRPr="001F42D3" w:rsidRDefault="008630D6" w:rsidP="00670CCB">
            <w:pPr>
              <w:pStyle w:val="TableEntry"/>
            </w:pPr>
            <w:r w:rsidRPr="001F42D3">
              <w:rPr>
                <w:color w:val="0000FF"/>
              </w:rPr>
              <w:t>Infusing Status</w:t>
            </w:r>
            <w:r w:rsidRPr="001F42D3">
              <w:t>=pump-status-infusing</w:t>
            </w:r>
          </w:p>
          <w:p w14:paraId="7A7FF62A" w14:textId="77777777" w:rsidR="008630D6" w:rsidRPr="001F42D3" w:rsidRDefault="008630D6" w:rsidP="00670CCB">
            <w:pPr>
              <w:pStyle w:val="TableEntry"/>
            </w:pPr>
            <w:r w:rsidRPr="001F42D3">
              <w:rPr>
                <w:color w:val="0000FF"/>
              </w:rPr>
              <w:t>Current Pump Fluid Flow</w:t>
            </w:r>
            <w:r w:rsidRPr="001F42D3">
              <w:t>=KVO rate</w:t>
            </w:r>
          </w:p>
          <w:p w14:paraId="1A1395AF" w14:textId="77777777" w:rsidR="008630D6" w:rsidRPr="001F42D3" w:rsidRDefault="008630D6" w:rsidP="00670CCB">
            <w:pPr>
              <w:pStyle w:val="TableEntry"/>
            </w:pPr>
            <w:r w:rsidRPr="001F42D3">
              <w:rPr>
                <w:color w:val="0000FF"/>
              </w:rPr>
              <w:t>Pump Active Sources</w:t>
            </w:r>
            <w:r w:rsidRPr="001F42D3">
              <w:t>=pump-source-info-*</w:t>
            </w:r>
          </w:p>
          <w:p w14:paraId="7C6207C1" w14:textId="77777777" w:rsidR="008630D6" w:rsidRPr="001F42D3" w:rsidRDefault="008630D6" w:rsidP="00670CCB">
            <w:pPr>
              <w:pStyle w:val="TableEntry"/>
            </w:pPr>
          </w:p>
          <w:p w14:paraId="57D06542" w14:textId="77777777" w:rsidR="008630D6" w:rsidRPr="001F42D3" w:rsidRDefault="008630D6" w:rsidP="00670CCB">
            <w:pPr>
              <w:pStyle w:val="TableEntry"/>
              <w:rPr>
                <w:u w:val="single"/>
              </w:rPr>
            </w:pPr>
            <w:r w:rsidRPr="001F42D3">
              <w:rPr>
                <w:u w:val="single"/>
              </w:rPr>
              <w:t>Active Source Parameters:</w:t>
            </w:r>
          </w:p>
          <w:p w14:paraId="70C96F6A" w14:textId="77777777" w:rsidR="008630D6" w:rsidRPr="001F42D3" w:rsidRDefault="008630D6" w:rsidP="00670CCB">
            <w:pPr>
              <w:pStyle w:val="TableEntry"/>
            </w:pPr>
            <w:r w:rsidRPr="001F42D3">
              <w:rPr>
                <w:color w:val="0000FF"/>
              </w:rPr>
              <w:t>Current Delivery Status</w:t>
            </w:r>
            <w:r w:rsidRPr="001F42D3">
              <w:t>=pump-delivery-status-kvo</w:t>
            </w:r>
          </w:p>
          <w:p w14:paraId="7AC4188F" w14:textId="77777777" w:rsidR="008630D6" w:rsidRPr="001F42D3" w:rsidRDefault="008630D6" w:rsidP="00670CCB">
            <w:pPr>
              <w:pStyle w:val="TableEntry"/>
            </w:pPr>
            <w:r w:rsidRPr="001F42D3">
              <w:rPr>
                <w:color w:val="0000FF"/>
              </w:rPr>
              <w:t>Program Delivery Mode</w:t>
            </w:r>
            <w:r w:rsidRPr="001F42D3">
              <w:t>=pump-program-delivery-mode-continuous</w:t>
            </w:r>
          </w:p>
          <w:p w14:paraId="4FEF2B3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55AEF1F" w14:textId="77777777" w:rsidR="008630D6" w:rsidRPr="001F42D3" w:rsidRDefault="008630D6" w:rsidP="00670CCB">
            <w:pPr>
              <w:pStyle w:val="TableEntry"/>
            </w:pPr>
            <w:r w:rsidRPr="001F42D3">
              <w:rPr>
                <w:color w:val="0000FF"/>
              </w:rPr>
              <w:t>Rate</w:t>
            </w:r>
            <w:r w:rsidRPr="001F42D3">
              <w:t>=KVO rate</w:t>
            </w:r>
          </w:p>
          <w:p w14:paraId="2C944CEF" w14:textId="77777777" w:rsidR="008630D6" w:rsidRPr="001F42D3" w:rsidRDefault="008630D6" w:rsidP="00670CCB">
            <w:pPr>
              <w:pStyle w:val="TableEntry"/>
            </w:pPr>
            <w:r w:rsidRPr="001F42D3">
              <w:rPr>
                <w:color w:val="0000FF"/>
              </w:rPr>
              <w:t>Dose Rate</w:t>
            </w:r>
            <w:r w:rsidRPr="001F42D3">
              <w:t>=n/a</w:t>
            </w:r>
          </w:p>
          <w:p w14:paraId="50582A0A" w14:textId="77777777" w:rsidR="008630D6" w:rsidRPr="001F42D3" w:rsidRDefault="008630D6" w:rsidP="00670CCB">
            <w:pPr>
              <w:pStyle w:val="TableEntry"/>
            </w:pPr>
            <w:r w:rsidRPr="001F42D3">
              <w:rPr>
                <w:color w:val="0000FF"/>
              </w:rPr>
              <w:t>Volume Programmed</w:t>
            </w:r>
            <w:r w:rsidRPr="001F42D3">
              <w:t>=0</w:t>
            </w:r>
          </w:p>
          <w:p w14:paraId="6151AAD5" w14:textId="77777777" w:rsidR="008630D6" w:rsidRPr="001F42D3" w:rsidRDefault="008630D6" w:rsidP="00670CCB">
            <w:pPr>
              <w:pStyle w:val="TableEntry"/>
            </w:pPr>
            <w:r w:rsidRPr="001F42D3">
              <w:rPr>
                <w:color w:val="0000FF"/>
              </w:rPr>
              <w:t>Current Segment Volume Delivered</w:t>
            </w:r>
            <w:r w:rsidRPr="001F42D3">
              <w:t>=0</w:t>
            </w:r>
          </w:p>
          <w:p w14:paraId="1513881F" w14:textId="77777777" w:rsidR="008630D6" w:rsidRPr="001F42D3" w:rsidRDefault="008630D6" w:rsidP="00670CCB">
            <w:pPr>
              <w:pStyle w:val="TableEntry"/>
            </w:pPr>
            <w:r w:rsidRPr="001F42D3">
              <w:rPr>
                <w:color w:val="0000FF"/>
              </w:rPr>
              <w:t>Cumulative Volume Delivered</w:t>
            </w:r>
            <w:r w:rsidRPr="001F42D3">
              <w:t>=volume programmed</w:t>
            </w:r>
          </w:p>
          <w:p w14:paraId="2959BF77" w14:textId="77777777" w:rsidR="008630D6" w:rsidRPr="001F42D3" w:rsidRDefault="008630D6" w:rsidP="00670CCB">
            <w:pPr>
              <w:pStyle w:val="TableEntry"/>
            </w:pPr>
            <w:r w:rsidRPr="001F42D3">
              <w:rPr>
                <w:color w:val="0000FF"/>
              </w:rPr>
              <w:t>Volume Remaining</w:t>
            </w:r>
            <w:r w:rsidRPr="001F42D3">
              <w:t>=0</w:t>
            </w:r>
          </w:p>
          <w:p w14:paraId="73130687"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3BEE6221" w14:textId="77777777" w:rsidR="008630D6" w:rsidRPr="001F42D3" w:rsidRDefault="008630D6" w:rsidP="00670CCB">
            <w:pPr>
              <w:ind w:hanging="2"/>
              <w:rPr>
                <w:rFonts w:ascii="Tahoma" w:hAnsi="Tahoma" w:cs="Tahoma"/>
                <w:sz w:val="16"/>
                <w:szCs w:val="16"/>
              </w:rPr>
            </w:pPr>
          </w:p>
        </w:tc>
      </w:tr>
      <w:tr w:rsidR="008630D6" w:rsidRPr="001F42D3" w14:paraId="2C6D5569" w14:textId="77777777" w:rsidTr="00670CCB">
        <w:trPr>
          <w:cantSplit/>
        </w:trPr>
        <w:tc>
          <w:tcPr>
            <w:tcW w:w="761" w:type="pct"/>
            <w:vMerge/>
          </w:tcPr>
          <w:p w14:paraId="3C9866BA" w14:textId="77777777" w:rsidR="008630D6" w:rsidRPr="001F42D3" w:rsidRDefault="008630D6" w:rsidP="00670CCB">
            <w:pPr>
              <w:pStyle w:val="TableEntry"/>
            </w:pPr>
          </w:p>
        </w:tc>
        <w:tc>
          <w:tcPr>
            <w:tcW w:w="1316" w:type="pct"/>
          </w:tcPr>
          <w:p w14:paraId="3DA9BE91" w14:textId="77777777" w:rsidR="008630D6" w:rsidRPr="001F42D3" w:rsidRDefault="008630D6" w:rsidP="00670CCB">
            <w:pPr>
              <w:pStyle w:val="TableEntry"/>
            </w:pPr>
            <w:r w:rsidRPr="001F42D3">
              <w:t>MDC_EVT_PUMP_DELIV_ STOP</w:t>
            </w:r>
          </w:p>
        </w:tc>
        <w:tc>
          <w:tcPr>
            <w:tcW w:w="1880" w:type="pct"/>
          </w:tcPr>
          <w:p w14:paraId="3400A814" w14:textId="77777777" w:rsidR="008630D6" w:rsidRPr="001F42D3" w:rsidRDefault="008630D6" w:rsidP="00670CCB">
            <w:pPr>
              <w:pStyle w:val="TableEntry"/>
              <w:rPr>
                <w:u w:val="single"/>
              </w:rPr>
            </w:pPr>
            <w:r w:rsidRPr="001F42D3">
              <w:rPr>
                <w:u w:val="single"/>
              </w:rPr>
              <w:t>Pump Delivery Info Parameters:</w:t>
            </w:r>
          </w:p>
          <w:p w14:paraId="183CD438" w14:textId="77777777" w:rsidR="008630D6" w:rsidRPr="001F42D3" w:rsidRDefault="008630D6" w:rsidP="00670CCB">
            <w:pPr>
              <w:pStyle w:val="TableEntry"/>
            </w:pPr>
            <w:r w:rsidRPr="001F42D3">
              <w:rPr>
                <w:color w:val="0000FF"/>
              </w:rPr>
              <w:t>Infusing Status</w:t>
            </w:r>
            <w:r w:rsidRPr="001F42D3">
              <w:t>=pump-status-not-infusing</w:t>
            </w:r>
          </w:p>
          <w:p w14:paraId="70A630B9" w14:textId="77777777" w:rsidR="008630D6" w:rsidRPr="001F42D3" w:rsidRDefault="008630D6" w:rsidP="00670CCB">
            <w:pPr>
              <w:pStyle w:val="TableEntry"/>
            </w:pPr>
            <w:r w:rsidRPr="001F42D3">
              <w:rPr>
                <w:color w:val="0000FF"/>
              </w:rPr>
              <w:t>Current Pump Fluid Flow</w:t>
            </w:r>
            <w:r w:rsidRPr="001F42D3">
              <w:t>=0</w:t>
            </w:r>
          </w:p>
          <w:p w14:paraId="32A814E1" w14:textId="77777777" w:rsidR="008630D6" w:rsidRPr="001F42D3" w:rsidRDefault="008630D6" w:rsidP="00670CCB">
            <w:pPr>
              <w:pStyle w:val="TableEntry"/>
            </w:pPr>
            <w:r w:rsidRPr="001F42D3">
              <w:rPr>
                <w:color w:val="0000FF"/>
              </w:rPr>
              <w:t>Pump Active Sources</w:t>
            </w:r>
            <w:r w:rsidRPr="001F42D3">
              <w:t>=pump-source-info-*</w:t>
            </w:r>
          </w:p>
          <w:p w14:paraId="7535D653" w14:textId="77777777" w:rsidR="008630D6" w:rsidRPr="001F42D3" w:rsidRDefault="008630D6" w:rsidP="00670CCB">
            <w:pPr>
              <w:pStyle w:val="TableEntry"/>
            </w:pPr>
          </w:p>
          <w:p w14:paraId="2D6C1F25" w14:textId="77777777" w:rsidR="008630D6" w:rsidRPr="001F42D3" w:rsidRDefault="008630D6" w:rsidP="00670CCB">
            <w:pPr>
              <w:pStyle w:val="TableEntry"/>
              <w:rPr>
                <w:u w:val="single"/>
              </w:rPr>
            </w:pPr>
            <w:r w:rsidRPr="001F42D3">
              <w:rPr>
                <w:u w:val="single"/>
              </w:rPr>
              <w:t>Active Source Parameters:</w:t>
            </w:r>
          </w:p>
          <w:p w14:paraId="27F3A4FC" w14:textId="77777777" w:rsidR="008630D6" w:rsidRPr="001F42D3" w:rsidRDefault="008630D6" w:rsidP="00670CCB">
            <w:pPr>
              <w:pStyle w:val="TableEntry"/>
            </w:pPr>
            <w:r w:rsidRPr="001F42D3">
              <w:rPr>
                <w:color w:val="0000FF"/>
              </w:rPr>
              <w:t>Current Delivery Status</w:t>
            </w:r>
            <w:r w:rsidRPr="001F42D3">
              <w:t>=pump-delivery-status-not-delivering</w:t>
            </w:r>
          </w:p>
          <w:p w14:paraId="490D2985"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18FEA238" w14:textId="77777777" w:rsidR="008630D6" w:rsidRPr="001F42D3" w:rsidRDefault="008630D6" w:rsidP="00670CCB">
            <w:pPr>
              <w:pStyle w:val="TableEntry"/>
            </w:pPr>
            <w:r w:rsidRPr="001F42D3">
              <w:rPr>
                <w:color w:val="0000FF"/>
              </w:rPr>
              <w:t>Program Delivery Mode</w:t>
            </w:r>
            <w:r w:rsidRPr="001F42D3">
              <w:t>=pump-program-delivery-mode-continuous</w:t>
            </w:r>
          </w:p>
          <w:p w14:paraId="7BA1FC1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050A53F" w14:textId="77777777" w:rsidR="008630D6" w:rsidRPr="001F42D3" w:rsidRDefault="008630D6" w:rsidP="00670CCB">
            <w:pPr>
              <w:pStyle w:val="TableEntry"/>
            </w:pPr>
            <w:r w:rsidRPr="001F42D3">
              <w:rPr>
                <w:color w:val="0000FF"/>
              </w:rPr>
              <w:t>Rate</w:t>
            </w:r>
            <w:r w:rsidRPr="001F42D3">
              <w:t>=KVO rate</w:t>
            </w:r>
          </w:p>
          <w:p w14:paraId="00E01FDB" w14:textId="77777777" w:rsidR="008630D6" w:rsidRPr="001F42D3" w:rsidRDefault="008630D6" w:rsidP="00670CCB">
            <w:pPr>
              <w:pStyle w:val="TableEntry"/>
            </w:pPr>
            <w:r w:rsidRPr="001F42D3">
              <w:rPr>
                <w:color w:val="0000FF"/>
              </w:rPr>
              <w:t>Dose Rate</w:t>
            </w:r>
            <w:r w:rsidRPr="001F42D3">
              <w:t>=n/a</w:t>
            </w:r>
          </w:p>
          <w:p w14:paraId="3132D05A" w14:textId="77777777" w:rsidR="008630D6" w:rsidRPr="001F42D3" w:rsidRDefault="008630D6" w:rsidP="00670CCB">
            <w:pPr>
              <w:pStyle w:val="TableEntry"/>
            </w:pPr>
            <w:r w:rsidRPr="001F42D3">
              <w:rPr>
                <w:color w:val="0000FF"/>
              </w:rPr>
              <w:t>Volume Programmed</w:t>
            </w:r>
            <w:r w:rsidRPr="001F42D3">
              <w:t>=0</w:t>
            </w:r>
          </w:p>
          <w:p w14:paraId="056FE497" w14:textId="77777777" w:rsidR="008630D6" w:rsidRPr="001F42D3" w:rsidRDefault="008630D6" w:rsidP="00670CCB">
            <w:pPr>
              <w:pStyle w:val="TableEntry"/>
            </w:pPr>
            <w:r w:rsidRPr="001F42D3">
              <w:rPr>
                <w:color w:val="0000FF"/>
              </w:rPr>
              <w:t>Current Segment Volume Delivered</w:t>
            </w:r>
            <w:r w:rsidRPr="001F42D3">
              <w:t>= volume delivered since last DELIV_START</w:t>
            </w:r>
          </w:p>
          <w:p w14:paraId="30A1364E" w14:textId="77777777" w:rsidR="008630D6" w:rsidRPr="001F42D3" w:rsidRDefault="008630D6" w:rsidP="00670CCB">
            <w:pPr>
              <w:pStyle w:val="TableEntry"/>
            </w:pPr>
            <w:r w:rsidRPr="001F42D3">
              <w:rPr>
                <w:color w:val="0000FF"/>
              </w:rPr>
              <w:t>Cumulative Volume Delivered</w:t>
            </w:r>
            <w:r w:rsidRPr="001F42D3">
              <w:t>=volume programmed plus the amount delivered during KVO</w:t>
            </w:r>
          </w:p>
          <w:p w14:paraId="33AD2E6F" w14:textId="77777777" w:rsidR="008630D6" w:rsidRPr="001F42D3" w:rsidRDefault="008630D6" w:rsidP="00670CCB">
            <w:pPr>
              <w:pStyle w:val="TableEntry"/>
            </w:pPr>
            <w:r w:rsidRPr="001F42D3">
              <w:rPr>
                <w:color w:val="0000FF"/>
              </w:rPr>
              <w:t>Volume Remaining</w:t>
            </w:r>
            <w:r w:rsidRPr="001F42D3">
              <w:t>=0</w:t>
            </w:r>
          </w:p>
          <w:p w14:paraId="15DB1D39"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11FCDB14" w14:textId="77777777" w:rsidR="008630D6" w:rsidRPr="001F42D3" w:rsidRDefault="008630D6" w:rsidP="00670CCB">
            <w:pPr>
              <w:ind w:hanging="2"/>
              <w:rPr>
                <w:rFonts w:ascii="Tahoma" w:hAnsi="Tahoma" w:cs="Tahoma"/>
                <w:sz w:val="16"/>
                <w:szCs w:val="16"/>
              </w:rPr>
            </w:pPr>
          </w:p>
        </w:tc>
      </w:tr>
      <w:tr w:rsidR="008630D6" w:rsidRPr="001F42D3" w14:paraId="0CD4D76F" w14:textId="77777777" w:rsidTr="00670CCB">
        <w:trPr>
          <w:cantSplit/>
        </w:trPr>
        <w:tc>
          <w:tcPr>
            <w:tcW w:w="761" w:type="pct"/>
            <w:vMerge w:val="restart"/>
          </w:tcPr>
          <w:p w14:paraId="797275BE" w14:textId="77777777" w:rsidR="008630D6" w:rsidRPr="001F42D3" w:rsidRDefault="008630D6" w:rsidP="00670CCB">
            <w:pPr>
              <w:pStyle w:val="TableEntry"/>
            </w:pPr>
            <w:r w:rsidRPr="001F42D3">
              <w:lastRenderedPageBreak/>
              <w:t>Start/restart an infusion, followed by pausing the running infusion</w:t>
            </w:r>
          </w:p>
          <w:p w14:paraId="371C055A" w14:textId="77777777" w:rsidR="008630D6" w:rsidRPr="001F42D3" w:rsidRDefault="008630D6" w:rsidP="00670CCB">
            <w:pPr>
              <w:pStyle w:val="TableEntry"/>
            </w:pPr>
          </w:p>
        </w:tc>
        <w:tc>
          <w:tcPr>
            <w:tcW w:w="1316" w:type="pct"/>
          </w:tcPr>
          <w:p w14:paraId="49063193" w14:textId="77777777" w:rsidR="008630D6" w:rsidRPr="001F42D3" w:rsidRDefault="008630D6" w:rsidP="00670CCB">
            <w:pPr>
              <w:pStyle w:val="TableEntry"/>
            </w:pPr>
            <w:r w:rsidRPr="001F42D3">
              <w:t>MDC_EVT_PUMP_DELIV_ START</w:t>
            </w:r>
          </w:p>
        </w:tc>
        <w:tc>
          <w:tcPr>
            <w:tcW w:w="1880" w:type="pct"/>
          </w:tcPr>
          <w:p w14:paraId="0DA8B31D" w14:textId="77777777" w:rsidR="008630D6" w:rsidRPr="001F42D3" w:rsidRDefault="008630D6" w:rsidP="00670CCB">
            <w:pPr>
              <w:pStyle w:val="TableEntry"/>
              <w:rPr>
                <w:u w:val="single"/>
              </w:rPr>
            </w:pPr>
            <w:r w:rsidRPr="001F42D3">
              <w:rPr>
                <w:u w:val="single"/>
              </w:rPr>
              <w:t>Pump Delivery Info Parameters:</w:t>
            </w:r>
          </w:p>
          <w:p w14:paraId="1BEC29CB" w14:textId="77777777" w:rsidR="008630D6" w:rsidRPr="001F42D3" w:rsidRDefault="008630D6" w:rsidP="00670CCB">
            <w:pPr>
              <w:pStyle w:val="TableEntry"/>
            </w:pPr>
            <w:r w:rsidRPr="001F42D3">
              <w:rPr>
                <w:color w:val="0000FF"/>
              </w:rPr>
              <w:t>Infusing Status</w:t>
            </w:r>
            <w:r w:rsidRPr="001F42D3">
              <w:t>=pump-status-infusing</w:t>
            </w:r>
          </w:p>
          <w:p w14:paraId="4E0C0472" w14:textId="77777777" w:rsidR="008630D6" w:rsidRPr="001F42D3" w:rsidRDefault="008630D6" w:rsidP="00670CCB">
            <w:pPr>
              <w:pStyle w:val="TableEntry"/>
            </w:pPr>
            <w:r w:rsidRPr="001F42D3">
              <w:rPr>
                <w:color w:val="0000FF"/>
              </w:rPr>
              <w:t>Current Pump Fluid Flow</w:t>
            </w:r>
            <w:r w:rsidRPr="001F42D3">
              <w:t>=programmed rate</w:t>
            </w:r>
          </w:p>
          <w:p w14:paraId="3E136FFE" w14:textId="77777777" w:rsidR="008630D6" w:rsidRPr="001F42D3" w:rsidRDefault="008630D6" w:rsidP="00670CCB">
            <w:pPr>
              <w:pStyle w:val="TableEntry"/>
            </w:pPr>
            <w:r w:rsidRPr="001F42D3">
              <w:rPr>
                <w:color w:val="0000FF"/>
              </w:rPr>
              <w:t>Pump Active Sources</w:t>
            </w:r>
            <w:r w:rsidRPr="001F42D3">
              <w:t>=pump-source-info-*</w:t>
            </w:r>
          </w:p>
          <w:p w14:paraId="0ABC304E" w14:textId="77777777" w:rsidR="008630D6" w:rsidRPr="001F42D3" w:rsidRDefault="008630D6" w:rsidP="00670CCB">
            <w:pPr>
              <w:pStyle w:val="TableEntry"/>
            </w:pPr>
          </w:p>
          <w:p w14:paraId="7095C952" w14:textId="77777777" w:rsidR="008630D6" w:rsidRPr="001F42D3" w:rsidRDefault="008630D6" w:rsidP="00670CCB">
            <w:pPr>
              <w:pStyle w:val="TableEntry"/>
              <w:rPr>
                <w:u w:val="single"/>
              </w:rPr>
            </w:pPr>
            <w:r w:rsidRPr="001F42D3">
              <w:rPr>
                <w:u w:val="single"/>
              </w:rPr>
              <w:t>Active Source Parameters:</w:t>
            </w:r>
          </w:p>
          <w:p w14:paraId="3D593657" w14:textId="77777777" w:rsidR="008630D6" w:rsidRPr="001F42D3" w:rsidRDefault="008630D6" w:rsidP="00670CCB">
            <w:pPr>
              <w:pStyle w:val="TableEntry"/>
            </w:pPr>
            <w:r w:rsidRPr="001F42D3">
              <w:rPr>
                <w:color w:val="0000FF"/>
              </w:rPr>
              <w:t>Current Delivery Status</w:t>
            </w:r>
            <w:r w:rsidRPr="001F42D3">
              <w:t>=pump-delivery-status-delivering</w:t>
            </w:r>
          </w:p>
          <w:p w14:paraId="228682A5" w14:textId="77777777" w:rsidR="008630D6" w:rsidRPr="001F42D3" w:rsidRDefault="008630D6" w:rsidP="00670CCB">
            <w:pPr>
              <w:pStyle w:val="TableEntry"/>
            </w:pPr>
            <w:r w:rsidRPr="001F42D3">
              <w:rPr>
                <w:color w:val="0000FF"/>
              </w:rPr>
              <w:t>Program Delivery Mode</w:t>
            </w:r>
            <w:r w:rsidRPr="001F42D3">
              <w:t>=pump-program-delivery-mode-*</w:t>
            </w:r>
          </w:p>
          <w:p w14:paraId="1D4EC20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175F7A1" w14:textId="77777777" w:rsidR="008630D6" w:rsidRPr="001F42D3" w:rsidRDefault="008630D6" w:rsidP="00670CCB">
            <w:pPr>
              <w:pStyle w:val="TableEntry"/>
            </w:pPr>
            <w:r w:rsidRPr="001F42D3">
              <w:rPr>
                <w:color w:val="0000FF"/>
              </w:rPr>
              <w:t>Rate</w:t>
            </w:r>
            <w:r w:rsidRPr="001F42D3">
              <w:t>=programmed rate</w:t>
            </w:r>
          </w:p>
          <w:p w14:paraId="55A9D612" w14:textId="77777777" w:rsidR="008630D6" w:rsidRPr="001F42D3" w:rsidRDefault="008630D6" w:rsidP="00670CCB">
            <w:pPr>
              <w:pStyle w:val="TableEntry"/>
            </w:pPr>
            <w:r w:rsidRPr="001F42D3">
              <w:rPr>
                <w:color w:val="0000FF"/>
              </w:rPr>
              <w:t>Dose Rate</w:t>
            </w:r>
            <w:r w:rsidRPr="001F42D3">
              <w:t>=programmed dose rate</w:t>
            </w:r>
          </w:p>
          <w:p w14:paraId="6F8650AB" w14:textId="77777777" w:rsidR="008630D6" w:rsidRPr="001F42D3" w:rsidRDefault="008630D6" w:rsidP="00670CCB">
            <w:pPr>
              <w:pStyle w:val="TableEntry"/>
            </w:pPr>
            <w:r w:rsidRPr="001F42D3">
              <w:rPr>
                <w:color w:val="0000FF"/>
              </w:rPr>
              <w:t>Volume Programmed</w:t>
            </w:r>
            <w:r w:rsidRPr="001F42D3">
              <w:t>=volume programmed</w:t>
            </w:r>
          </w:p>
          <w:p w14:paraId="0ED1B20D" w14:textId="77777777" w:rsidR="008630D6" w:rsidRPr="001F42D3" w:rsidRDefault="008630D6" w:rsidP="00670CCB">
            <w:pPr>
              <w:pStyle w:val="TableEntry"/>
            </w:pPr>
            <w:r w:rsidRPr="001F42D3">
              <w:rPr>
                <w:color w:val="0000FF"/>
              </w:rPr>
              <w:t>Current Segment Volume Delivered</w:t>
            </w:r>
            <w:r w:rsidRPr="001F42D3">
              <w:t>=0</w:t>
            </w:r>
          </w:p>
          <w:p w14:paraId="1DA84F01"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5CEB8844" w14:textId="77777777" w:rsidR="008630D6" w:rsidRPr="001F42D3" w:rsidRDefault="008630D6" w:rsidP="00670CCB">
            <w:pPr>
              <w:pStyle w:val="TableEntry"/>
            </w:pPr>
            <w:r w:rsidRPr="001F42D3">
              <w:rPr>
                <w:color w:val="0000FF"/>
              </w:rPr>
              <w:t>Volume Remaining</w:t>
            </w:r>
            <w:r w:rsidRPr="001F42D3">
              <w:t>=volume remaining</w:t>
            </w:r>
          </w:p>
          <w:p w14:paraId="52D78DAA"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3262A15A" w14:textId="77777777" w:rsidR="008630D6" w:rsidRPr="001F42D3" w:rsidRDefault="008630D6" w:rsidP="00670CCB">
            <w:pPr>
              <w:ind w:hanging="2"/>
              <w:rPr>
                <w:rFonts w:ascii="Tahoma" w:hAnsi="Tahoma" w:cs="Tahoma"/>
                <w:sz w:val="16"/>
                <w:szCs w:val="16"/>
              </w:rPr>
            </w:pPr>
          </w:p>
        </w:tc>
      </w:tr>
      <w:tr w:rsidR="008630D6" w:rsidRPr="001F42D3" w14:paraId="214E9B01" w14:textId="77777777" w:rsidTr="00670CCB">
        <w:trPr>
          <w:cantSplit/>
        </w:trPr>
        <w:tc>
          <w:tcPr>
            <w:tcW w:w="761" w:type="pct"/>
            <w:vMerge/>
          </w:tcPr>
          <w:p w14:paraId="5C5979B7" w14:textId="77777777" w:rsidR="008630D6" w:rsidRPr="001F42D3" w:rsidRDefault="008630D6" w:rsidP="00670CCB">
            <w:pPr>
              <w:pStyle w:val="TableEntry"/>
            </w:pPr>
          </w:p>
        </w:tc>
        <w:tc>
          <w:tcPr>
            <w:tcW w:w="1316" w:type="pct"/>
          </w:tcPr>
          <w:p w14:paraId="6F9F4AC1" w14:textId="77777777" w:rsidR="008630D6" w:rsidRPr="001F42D3" w:rsidRDefault="008630D6" w:rsidP="00670CCB">
            <w:pPr>
              <w:pStyle w:val="TableEntry"/>
            </w:pPr>
            <w:r w:rsidRPr="001F42D3">
              <w:t>MDC_EVT_PUMP_DELIV_ STOP</w:t>
            </w:r>
          </w:p>
        </w:tc>
        <w:tc>
          <w:tcPr>
            <w:tcW w:w="1880" w:type="pct"/>
          </w:tcPr>
          <w:p w14:paraId="4D03AFD2" w14:textId="77777777" w:rsidR="008630D6" w:rsidRPr="001F42D3" w:rsidRDefault="008630D6" w:rsidP="00670CCB">
            <w:pPr>
              <w:pStyle w:val="TableEntry"/>
              <w:rPr>
                <w:u w:val="single"/>
              </w:rPr>
            </w:pPr>
            <w:r w:rsidRPr="001F42D3">
              <w:rPr>
                <w:u w:val="single"/>
              </w:rPr>
              <w:t>Pump Delivery Info Parameters:</w:t>
            </w:r>
          </w:p>
          <w:p w14:paraId="217CDFBC" w14:textId="77777777" w:rsidR="008630D6" w:rsidRPr="001F42D3" w:rsidRDefault="008630D6" w:rsidP="00670CCB">
            <w:pPr>
              <w:pStyle w:val="TableEntry"/>
            </w:pPr>
            <w:r w:rsidRPr="001F42D3">
              <w:rPr>
                <w:color w:val="0000FF"/>
              </w:rPr>
              <w:t>Infusing Status</w:t>
            </w:r>
            <w:r w:rsidRPr="001F42D3">
              <w:t>=pump-status-not-infusing</w:t>
            </w:r>
          </w:p>
          <w:p w14:paraId="4E9FFDF9" w14:textId="77777777" w:rsidR="008630D6" w:rsidRPr="001F42D3" w:rsidRDefault="008630D6" w:rsidP="00670CCB">
            <w:pPr>
              <w:pStyle w:val="TableEntry"/>
            </w:pPr>
            <w:r w:rsidRPr="001F42D3">
              <w:rPr>
                <w:color w:val="0000FF"/>
              </w:rPr>
              <w:t>Current Pump Fluid Flow</w:t>
            </w:r>
            <w:r w:rsidRPr="001F42D3">
              <w:t>=0</w:t>
            </w:r>
          </w:p>
          <w:p w14:paraId="6ADF08A7" w14:textId="77777777" w:rsidR="008630D6" w:rsidRPr="001F42D3" w:rsidRDefault="008630D6" w:rsidP="00670CCB">
            <w:pPr>
              <w:pStyle w:val="TableEntry"/>
            </w:pPr>
            <w:r w:rsidRPr="001F42D3">
              <w:rPr>
                <w:color w:val="0000FF"/>
              </w:rPr>
              <w:t>Pump Active Sources</w:t>
            </w:r>
            <w:r w:rsidRPr="001F42D3">
              <w:t>=pump-source-info-*</w:t>
            </w:r>
          </w:p>
          <w:p w14:paraId="095BEEA6" w14:textId="77777777" w:rsidR="008630D6" w:rsidRPr="001F42D3" w:rsidRDefault="008630D6" w:rsidP="00670CCB">
            <w:pPr>
              <w:pStyle w:val="TableEntry"/>
            </w:pPr>
          </w:p>
          <w:p w14:paraId="26DF1313" w14:textId="77777777" w:rsidR="008630D6" w:rsidRPr="001F42D3" w:rsidRDefault="008630D6" w:rsidP="00670CCB">
            <w:pPr>
              <w:pStyle w:val="TableEntry"/>
              <w:rPr>
                <w:u w:val="single"/>
              </w:rPr>
            </w:pPr>
            <w:r w:rsidRPr="001F42D3">
              <w:rPr>
                <w:u w:val="single"/>
              </w:rPr>
              <w:t>Active Source Parameters:</w:t>
            </w:r>
          </w:p>
          <w:p w14:paraId="56EB7F4A" w14:textId="77777777" w:rsidR="008630D6" w:rsidRPr="001F42D3" w:rsidRDefault="008630D6" w:rsidP="00670CCB">
            <w:pPr>
              <w:pStyle w:val="TableEntry"/>
            </w:pPr>
            <w:r w:rsidRPr="001F42D3">
              <w:rPr>
                <w:color w:val="0000FF"/>
              </w:rPr>
              <w:t>Current Delivery Status</w:t>
            </w:r>
            <w:r w:rsidRPr="001F42D3">
              <w:t>=pump-delivery-status-not-delivering</w:t>
            </w:r>
          </w:p>
          <w:p w14:paraId="237F2D59"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60FB85A6" w14:textId="77777777" w:rsidR="008630D6" w:rsidRPr="001F42D3" w:rsidRDefault="008630D6" w:rsidP="00670CCB">
            <w:pPr>
              <w:pStyle w:val="TableEntry"/>
            </w:pPr>
            <w:r w:rsidRPr="001F42D3">
              <w:rPr>
                <w:color w:val="0000FF"/>
              </w:rPr>
              <w:t>Program Delivery Mode</w:t>
            </w:r>
            <w:r w:rsidRPr="001F42D3">
              <w:t>=pump-program-delivery-mode-*</w:t>
            </w:r>
          </w:p>
          <w:p w14:paraId="2C4314BC"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47F4B90" w14:textId="77777777" w:rsidR="008630D6" w:rsidRPr="001F42D3" w:rsidRDefault="008630D6" w:rsidP="00670CCB">
            <w:pPr>
              <w:pStyle w:val="TableEntry"/>
            </w:pPr>
            <w:r w:rsidRPr="001F42D3">
              <w:rPr>
                <w:color w:val="0000FF"/>
              </w:rPr>
              <w:t>Rate</w:t>
            </w:r>
            <w:r w:rsidRPr="001F42D3">
              <w:t>=programmed rate</w:t>
            </w:r>
          </w:p>
          <w:p w14:paraId="42828FEE" w14:textId="77777777" w:rsidR="008630D6" w:rsidRPr="001F42D3" w:rsidRDefault="008630D6" w:rsidP="00670CCB">
            <w:pPr>
              <w:pStyle w:val="TableEntry"/>
            </w:pPr>
            <w:r w:rsidRPr="001F42D3">
              <w:rPr>
                <w:color w:val="0000FF"/>
              </w:rPr>
              <w:t>Dose Rate</w:t>
            </w:r>
            <w:r w:rsidRPr="001F42D3">
              <w:t>=programmed dose rate</w:t>
            </w:r>
          </w:p>
          <w:p w14:paraId="25D87547" w14:textId="77777777" w:rsidR="008630D6" w:rsidRPr="001F42D3" w:rsidRDefault="008630D6" w:rsidP="00670CCB">
            <w:pPr>
              <w:pStyle w:val="TableEntry"/>
            </w:pPr>
            <w:r w:rsidRPr="001F42D3">
              <w:rPr>
                <w:color w:val="0000FF"/>
              </w:rPr>
              <w:t>Volume Programmed</w:t>
            </w:r>
            <w:r w:rsidRPr="001F42D3">
              <w:t>=volume programmed</w:t>
            </w:r>
          </w:p>
          <w:p w14:paraId="7C17FA22"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3EE3E649"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480642C7" w14:textId="77777777" w:rsidR="008630D6" w:rsidRPr="001F42D3" w:rsidRDefault="008630D6" w:rsidP="00670CCB">
            <w:pPr>
              <w:pStyle w:val="TableEntry"/>
            </w:pPr>
            <w:r w:rsidRPr="001F42D3">
              <w:rPr>
                <w:color w:val="0000FF"/>
              </w:rPr>
              <w:t>Volume Remaining</w:t>
            </w:r>
            <w:r w:rsidRPr="001F42D3">
              <w:t>=volume remaining</w:t>
            </w:r>
          </w:p>
          <w:p w14:paraId="333CB857"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3B78B899" w14:textId="77777777" w:rsidR="008630D6" w:rsidRPr="001F42D3" w:rsidRDefault="008630D6" w:rsidP="00670CCB">
            <w:pPr>
              <w:ind w:hanging="2"/>
              <w:rPr>
                <w:rFonts w:ascii="Tahoma" w:hAnsi="Tahoma" w:cs="Tahoma"/>
                <w:sz w:val="16"/>
                <w:szCs w:val="16"/>
              </w:rPr>
            </w:pPr>
          </w:p>
        </w:tc>
      </w:tr>
      <w:tr w:rsidR="008630D6" w:rsidRPr="001F42D3" w14:paraId="7F7FA2FE" w14:textId="77777777" w:rsidTr="00670CCB">
        <w:trPr>
          <w:cantSplit/>
          <w:trHeight w:val="91"/>
        </w:trPr>
        <w:tc>
          <w:tcPr>
            <w:tcW w:w="761" w:type="pct"/>
            <w:vMerge w:val="restart"/>
          </w:tcPr>
          <w:p w14:paraId="5F9D2B89" w14:textId="77777777" w:rsidR="008630D6" w:rsidRPr="001F42D3" w:rsidRDefault="008630D6" w:rsidP="00670CCB">
            <w:pPr>
              <w:pStyle w:val="TableEntry"/>
            </w:pPr>
            <w:r w:rsidRPr="001F42D3">
              <w:lastRenderedPageBreak/>
              <w:t xml:space="preserve">Rate Change (e.g., titration) while running (NOTE:  events associated with the start of the infusion at original rate and pausing or completion at the new rate are not shown) </w:t>
            </w:r>
          </w:p>
        </w:tc>
        <w:tc>
          <w:tcPr>
            <w:tcW w:w="1316" w:type="pct"/>
          </w:tcPr>
          <w:p w14:paraId="2B9C0D20" w14:textId="77777777" w:rsidR="008630D6" w:rsidRPr="001F42D3" w:rsidRDefault="008630D6" w:rsidP="00670CCB">
            <w:pPr>
              <w:pStyle w:val="TableEntry"/>
            </w:pPr>
            <w:r w:rsidRPr="001F42D3">
              <w:t>MDC_EVT_PUMP_DELIV_ STOP</w:t>
            </w:r>
          </w:p>
        </w:tc>
        <w:tc>
          <w:tcPr>
            <w:tcW w:w="1880" w:type="pct"/>
          </w:tcPr>
          <w:p w14:paraId="1CB03CC0" w14:textId="77777777" w:rsidR="008630D6" w:rsidRPr="001F42D3" w:rsidRDefault="008630D6" w:rsidP="00670CCB">
            <w:pPr>
              <w:pStyle w:val="TableEntry"/>
              <w:rPr>
                <w:u w:val="single"/>
              </w:rPr>
            </w:pPr>
            <w:r w:rsidRPr="001F42D3">
              <w:rPr>
                <w:u w:val="single"/>
              </w:rPr>
              <w:t>Pump Delivery Info Parameters:</w:t>
            </w:r>
          </w:p>
          <w:p w14:paraId="3017471A" w14:textId="77777777" w:rsidR="008630D6" w:rsidRPr="001F42D3" w:rsidRDefault="008630D6" w:rsidP="00670CCB">
            <w:pPr>
              <w:pStyle w:val="TableEntry"/>
            </w:pPr>
            <w:r w:rsidRPr="001F42D3">
              <w:rPr>
                <w:color w:val="0000FF"/>
              </w:rPr>
              <w:t>Infusing Status</w:t>
            </w:r>
            <w:r w:rsidRPr="001F42D3">
              <w:t>=pump reported status</w:t>
            </w:r>
          </w:p>
          <w:p w14:paraId="080F7083" w14:textId="77777777" w:rsidR="008630D6" w:rsidRPr="001F42D3" w:rsidRDefault="008630D6" w:rsidP="00670CCB">
            <w:pPr>
              <w:pStyle w:val="TableEntry"/>
            </w:pPr>
            <w:r w:rsidRPr="001F42D3">
              <w:rPr>
                <w:color w:val="0000FF"/>
              </w:rPr>
              <w:t>Current Pump Fluid Flow</w:t>
            </w:r>
            <w:r w:rsidRPr="001F42D3">
              <w:t>=pump reported rate</w:t>
            </w:r>
          </w:p>
          <w:p w14:paraId="535C10AE" w14:textId="77777777" w:rsidR="008630D6" w:rsidRPr="001F42D3" w:rsidRDefault="008630D6" w:rsidP="00670CCB">
            <w:pPr>
              <w:pStyle w:val="TableEntry"/>
            </w:pPr>
            <w:r w:rsidRPr="001F42D3">
              <w:rPr>
                <w:color w:val="0000FF"/>
              </w:rPr>
              <w:t>Pump Active Sources</w:t>
            </w:r>
            <w:r w:rsidRPr="001F42D3">
              <w:t>=pump-source-info-*</w:t>
            </w:r>
          </w:p>
          <w:p w14:paraId="0DF8BACE" w14:textId="77777777" w:rsidR="008630D6" w:rsidRPr="001F42D3" w:rsidRDefault="008630D6" w:rsidP="00670CCB">
            <w:pPr>
              <w:pStyle w:val="TableEntry"/>
            </w:pPr>
          </w:p>
          <w:p w14:paraId="1A233147" w14:textId="77777777" w:rsidR="008630D6" w:rsidRPr="001F42D3" w:rsidRDefault="008630D6" w:rsidP="00670CCB">
            <w:pPr>
              <w:pStyle w:val="TableEntry"/>
              <w:rPr>
                <w:u w:val="single"/>
              </w:rPr>
            </w:pPr>
            <w:r w:rsidRPr="001F42D3">
              <w:rPr>
                <w:u w:val="single"/>
              </w:rPr>
              <w:t>Active Source Parameters:</w:t>
            </w:r>
          </w:p>
          <w:p w14:paraId="53262C5C" w14:textId="77777777" w:rsidR="008630D6" w:rsidRPr="001F42D3" w:rsidRDefault="008630D6" w:rsidP="00670CCB">
            <w:pPr>
              <w:pStyle w:val="TableEntry"/>
            </w:pPr>
            <w:r w:rsidRPr="001F42D3">
              <w:rPr>
                <w:color w:val="0000FF"/>
              </w:rPr>
              <w:t>Current Delivery Status</w:t>
            </w:r>
            <w:r w:rsidRPr="001F42D3">
              <w:t>=pump-delivery-status-transitioning</w:t>
            </w:r>
          </w:p>
          <w:p w14:paraId="7A80AEC5" w14:textId="77777777" w:rsidR="008630D6" w:rsidRPr="001F42D3" w:rsidRDefault="008630D6" w:rsidP="00670CCB">
            <w:pPr>
              <w:pStyle w:val="TableEntry"/>
            </w:pPr>
            <w:r w:rsidRPr="001F42D3">
              <w:rPr>
                <w:color w:val="0000FF"/>
              </w:rPr>
              <w:t>Program Delivery Mode</w:t>
            </w:r>
            <w:r w:rsidRPr="001F42D3">
              <w:t>=pump-program-delivery-mode-*</w:t>
            </w:r>
          </w:p>
          <w:p w14:paraId="35BDA43E"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4752AEEC" w14:textId="77777777" w:rsidR="008630D6" w:rsidRPr="001F42D3" w:rsidRDefault="008630D6" w:rsidP="00670CCB">
            <w:pPr>
              <w:pStyle w:val="TableEntry"/>
            </w:pPr>
            <w:r w:rsidRPr="001F42D3">
              <w:rPr>
                <w:color w:val="0000FF"/>
              </w:rPr>
              <w:t>Rate</w:t>
            </w:r>
            <w:r w:rsidRPr="001F42D3">
              <w:t>=old programmed rate</w:t>
            </w:r>
          </w:p>
          <w:p w14:paraId="4A0D69C0" w14:textId="77777777" w:rsidR="008630D6" w:rsidRPr="001F42D3" w:rsidRDefault="008630D6" w:rsidP="00670CCB">
            <w:pPr>
              <w:pStyle w:val="TableEntry"/>
            </w:pPr>
            <w:r w:rsidRPr="001F42D3">
              <w:rPr>
                <w:color w:val="0000FF"/>
              </w:rPr>
              <w:t>Dose Rate</w:t>
            </w:r>
            <w:r w:rsidRPr="001F42D3">
              <w:t>=old programmed dose rate</w:t>
            </w:r>
          </w:p>
          <w:p w14:paraId="7F9ED8AB" w14:textId="77777777" w:rsidR="008630D6" w:rsidRPr="001F42D3" w:rsidRDefault="008630D6" w:rsidP="00670CCB">
            <w:pPr>
              <w:pStyle w:val="TableEntry"/>
            </w:pPr>
            <w:r w:rsidRPr="001F42D3">
              <w:rPr>
                <w:color w:val="0000FF"/>
              </w:rPr>
              <w:t>Volume Programmed</w:t>
            </w:r>
            <w:r w:rsidRPr="001F42D3">
              <w:t>=volume programmed</w:t>
            </w:r>
          </w:p>
          <w:p w14:paraId="0BEB03DF"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2003D47"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6E3BC0A1" w14:textId="77777777" w:rsidR="008630D6" w:rsidRPr="001F42D3" w:rsidRDefault="008630D6" w:rsidP="00670CCB">
            <w:pPr>
              <w:pStyle w:val="TableEntry"/>
            </w:pPr>
            <w:r w:rsidRPr="001F42D3">
              <w:rPr>
                <w:color w:val="0000FF"/>
              </w:rPr>
              <w:t>Volume Remaining</w:t>
            </w:r>
            <w:r w:rsidRPr="001F42D3">
              <w:t>=volume remaining</w:t>
            </w:r>
          </w:p>
          <w:p w14:paraId="0559D9A7"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62FF8434" w14:textId="77777777" w:rsidR="008630D6" w:rsidRPr="001F42D3" w:rsidRDefault="008630D6" w:rsidP="00670CCB">
            <w:pPr>
              <w:ind w:hanging="2"/>
              <w:rPr>
                <w:rFonts w:ascii="Tahoma" w:hAnsi="Tahoma" w:cs="Tahoma"/>
                <w:sz w:val="16"/>
                <w:szCs w:val="16"/>
              </w:rPr>
            </w:pPr>
          </w:p>
        </w:tc>
      </w:tr>
      <w:tr w:rsidR="008630D6" w:rsidRPr="001F42D3" w14:paraId="23933209" w14:textId="77777777" w:rsidTr="00670CCB">
        <w:trPr>
          <w:cantSplit/>
          <w:trHeight w:val="91"/>
        </w:trPr>
        <w:tc>
          <w:tcPr>
            <w:tcW w:w="761" w:type="pct"/>
            <w:vMerge/>
          </w:tcPr>
          <w:p w14:paraId="5E9CDDE3" w14:textId="77777777" w:rsidR="008630D6" w:rsidRPr="001F42D3" w:rsidRDefault="008630D6" w:rsidP="00670CCB">
            <w:pPr>
              <w:pStyle w:val="TableEntry"/>
            </w:pPr>
          </w:p>
        </w:tc>
        <w:tc>
          <w:tcPr>
            <w:tcW w:w="1316" w:type="pct"/>
          </w:tcPr>
          <w:p w14:paraId="42F931CB" w14:textId="77777777" w:rsidR="008630D6" w:rsidRPr="001F42D3" w:rsidRDefault="008630D6" w:rsidP="00670CCB">
            <w:pPr>
              <w:pStyle w:val="TableEntry"/>
            </w:pPr>
            <w:r w:rsidRPr="001F42D3">
              <w:t>MDC_EVT_PUMP_DELIV_ START</w:t>
            </w:r>
          </w:p>
        </w:tc>
        <w:tc>
          <w:tcPr>
            <w:tcW w:w="1880" w:type="pct"/>
          </w:tcPr>
          <w:p w14:paraId="6CF81AE6" w14:textId="77777777" w:rsidR="008630D6" w:rsidRPr="001F42D3" w:rsidRDefault="008630D6" w:rsidP="00670CCB">
            <w:pPr>
              <w:pStyle w:val="TableEntry"/>
              <w:rPr>
                <w:u w:val="single"/>
              </w:rPr>
            </w:pPr>
            <w:r w:rsidRPr="001F42D3">
              <w:rPr>
                <w:u w:val="single"/>
              </w:rPr>
              <w:t>Pump Delivery Info Parameters:</w:t>
            </w:r>
          </w:p>
          <w:p w14:paraId="052CE7D0" w14:textId="77777777" w:rsidR="008630D6" w:rsidRPr="001F42D3" w:rsidRDefault="008630D6" w:rsidP="00670CCB">
            <w:pPr>
              <w:pStyle w:val="TableEntry"/>
            </w:pPr>
            <w:r w:rsidRPr="001F42D3">
              <w:rPr>
                <w:color w:val="0000FF"/>
              </w:rPr>
              <w:t>Infusing Status</w:t>
            </w:r>
            <w:r w:rsidRPr="001F42D3">
              <w:t>=pump-status-infusing</w:t>
            </w:r>
          </w:p>
          <w:p w14:paraId="26C5CC96" w14:textId="77777777" w:rsidR="008630D6" w:rsidRPr="001F42D3" w:rsidRDefault="008630D6" w:rsidP="00670CCB">
            <w:pPr>
              <w:pStyle w:val="TableEntry"/>
            </w:pPr>
            <w:r w:rsidRPr="001F42D3">
              <w:rPr>
                <w:color w:val="0000FF"/>
              </w:rPr>
              <w:t>Current Pump Fluid Flow</w:t>
            </w:r>
            <w:r w:rsidRPr="001F42D3">
              <w:t>=new programmed rate</w:t>
            </w:r>
          </w:p>
          <w:p w14:paraId="0D466EE9" w14:textId="77777777" w:rsidR="008630D6" w:rsidRPr="001F42D3" w:rsidRDefault="008630D6" w:rsidP="00670CCB">
            <w:pPr>
              <w:pStyle w:val="TableEntry"/>
            </w:pPr>
            <w:r w:rsidRPr="001F42D3">
              <w:rPr>
                <w:color w:val="0000FF"/>
              </w:rPr>
              <w:t>Pump Active Sources</w:t>
            </w:r>
            <w:r w:rsidRPr="001F42D3">
              <w:t>=pump-source-info-*</w:t>
            </w:r>
          </w:p>
          <w:p w14:paraId="6219A102" w14:textId="77777777" w:rsidR="008630D6" w:rsidRPr="001F42D3" w:rsidRDefault="008630D6" w:rsidP="00670CCB">
            <w:pPr>
              <w:pStyle w:val="TableEntry"/>
            </w:pPr>
          </w:p>
          <w:p w14:paraId="0C42A4B1" w14:textId="77777777" w:rsidR="008630D6" w:rsidRPr="001F42D3" w:rsidRDefault="008630D6" w:rsidP="00670CCB">
            <w:pPr>
              <w:pStyle w:val="TableEntry"/>
              <w:rPr>
                <w:u w:val="single"/>
              </w:rPr>
            </w:pPr>
            <w:r w:rsidRPr="001F42D3">
              <w:rPr>
                <w:u w:val="single"/>
              </w:rPr>
              <w:t>Active Source Parameters:</w:t>
            </w:r>
          </w:p>
          <w:p w14:paraId="73B4E168" w14:textId="77777777" w:rsidR="008630D6" w:rsidRPr="001F42D3" w:rsidRDefault="008630D6" w:rsidP="00670CCB">
            <w:pPr>
              <w:pStyle w:val="TableEntry"/>
            </w:pPr>
            <w:r w:rsidRPr="001F42D3">
              <w:rPr>
                <w:color w:val="0000FF"/>
              </w:rPr>
              <w:t>Current Delivery Status</w:t>
            </w:r>
            <w:r w:rsidRPr="001F42D3">
              <w:t>=pump-delivery-status-delivering</w:t>
            </w:r>
          </w:p>
          <w:p w14:paraId="7D383B14" w14:textId="77777777" w:rsidR="008630D6" w:rsidRPr="001F42D3" w:rsidRDefault="008630D6" w:rsidP="00670CCB">
            <w:pPr>
              <w:pStyle w:val="TableEntry"/>
            </w:pPr>
            <w:r w:rsidRPr="001F42D3">
              <w:rPr>
                <w:color w:val="0000FF"/>
              </w:rPr>
              <w:t>Program Delivery Mode</w:t>
            </w:r>
            <w:r w:rsidRPr="001F42D3">
              <w:t>=pump-program-delivery-mode-*</w:t>
            </w:r>
          </w:p>
          <w:p w14:paraId="713F6879"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897CDB0" w14:textId="77777777" w:rsidR="008630D6" w:rsidRPr="001F42D3" w:rsidRDefault="008630D6" w:rsidP="00670CCB">
            <w:pPr>
              <w:pStyle w:val="TableEntry"/>
            </w:pPr>
            <w:r w:rsidRPr="001F42D3">
              <w:rPr>
                <w:color w:val="0000FF"/>
              </w:rPr>
              <w:t>Rate</w:t>
            </w:r>
            <w:r w:rsidRPr="001F42D3">
              <w:t>=new programmed rate</w:t>
            </w:r>
          </w:p>
          <w:p w14:paraId="62BAA9C9" w14:textId="77777777" w:rsidR="008630D6" w:rsidRPr="001F42D3" w:rsidRDefault="008630D6" w:rsidP="00670CCB">
            <w:pPr>
              <w:pStyle w:val="TableEntry"/>
            </w:pPr>
            <w:r w:rsidRPr="001F42D3">
              <w:rPr>
                <w:color w:val="0000FF"/>
              </w:rPr>
              <w:t>Dose Rate</w:t>
            </w:r>
            <w:r w:rsidRPr="001F42D3">
              <w:t>=new programmed dose rate</w:t>
            </w:r>
          </w:p>
          <w:p w14:paraId="2E105D7C" w14:textId="77777777" w:rsidR="008630D6" w:rsidRPr="001F42D3" w:rsidRDefault="008630D6" w:rsidP="00670CCB">
            <w:pPr>
              <w:pStyle w:val="TableEntry"/>
            </w:pPr>
            <w:r w:rsidRPr="001F42D3">
              <w:rPr>
                <w:color w:val="0000FF"/>
              </w:rPr>
              <w:t>Volume Programmed</w:t>
            </w:r>
            <w:r w:rsidRPr="001F42D3">
              <w:t>=volume programmed</w:t>
            </w:r>
          </w:p>
          <w:p w14:paraId="44DF333E" w14:textId="77777777" w:rsidR="008630D6" w:rsidRPr="001F42D3" w:rsidRDefault="008630D6" w:rsidP="00670CCB">
            <w:pPr>
              <w:pStyle w:val="TableEntry"/>
            </w:pPr>
            <w:r w:rsidRPr="001F42D3">
              <w:rPr>
                <w:color w:val="0000FF"/>
              </w:rPr>
              <w:t>Current Segment Volume Delivered</w:t>
            </w:r>
            <w:r w:rsidRPr="001F42D3">
              <w:t>=0</w:t>
            </w:r>
          </w:p>
          <w:p w14:paraId="41BD9928"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21A95FE3" w14:textId="77777777" w:rsidR="008630D6" w:rsidRPr="001F42D3" w:rsidRDefault="008630D6" w:rsidP="00670CCB">
            <w:pPr>
              <w:pStyle w:val="TableEntry"/>
            </w:pPr>
            <w:r w:rsidRPr="001F42D3">
              <w:rPr>
                <w:color w:val="0000FF"/>
              </w:rPr>
              <w:t>Volume Remaining</w:t>
            </w:r>
            <w:r w:rsidRPr="001F42D3">
              <w:t>=volume remaining</w:t>
            </w:r>
          </w:p>
          <w:p w14:paraId="79D03E76"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44F91B25" w14:textId="77777777" w:rsidR="008630D6" w:rsidRPr="001F42D3" w:rsidRDefault="008630D6" w:rsidP="00670CCB">
            <w:pPr>
              <w:ind w:hanging="2"/>
              <w:rPr>
                <w:rFonts w:ascii="Tahoma" w:hAnsi="Tahoma" w:cs="Tahoma"/>
                <w:sz w:val="16"/>
                <w:szCs w:val="16"/>
              </w:rPr>
            </w:pPr>
          </w:p>
        </w:tc>
      </w:tr>
      <w:tr w:rsidR="008630D6" w:rsidRPr="001F42D3" w14:paraId="43D0BFC9" w14:textId="77777777" w:rsidTr="00670CCB">
        <w:trPr>
          <w:cantSplit/>
          <w:trHeight w:val="91"/>
        </w:trPr>
        <w:tc>
          <w:tcPr>
            <w:tcW w:w="761" w:type="pct"/>
            <w:vMerge w:val="restart"/>
          </w:tcPr>
          <w:p w14:paraId="60F343B5" w14:textId="77777777" w:rsidR="008630D6" w:rsidRPr="001F42D3" w:rsidRDefault="008630D6" w:rsidP="00670CCB">
            <w:pPr>
              <w:pStyle w:val="TableEntry"/>
            </w:pPr>
            <w:r w:rsidRPr="001F42D3">
              <w:lastRenderedPageBreak/>
              <w:t>Piggyback start, followed by piggyback end, followed by resumption of the primary infusion (this assumes the pump will revert to the primary rate once piggyback VTBI is achieved)</w:t>
            </w:r>
          </w:p>
          <w:p w14:paraId="6F7958AF" w14:textId="77777777" w:rsidR="008630D6" w:rsidRPr="001F42D3" w:rsidRDefault="008630D6" w:rsidP="00670CCB">
            <w:pPr>
              <w:pStyle w:val="TableEntry"/>
            </w:pPr>
          </w:p>
          <w:p w14:paraId="1D4C1AED" w14:textId="77777777" w:rsidR="008630D6" w:rsidRPr="001F42D3" w:rsidRDefault="008630D6" w:rsidP="00670CCB">
            <w:pPr>
              <w:pStyle w:val="TableEntry"/>
            </w:pPr>
            <w:r w:rsidRPr="001F42D3">
              <w:t>(Note:  events associated with the start of the primary infusion prior to the piggyback and completion of the primary infusion after the piggyback are not shown)</w:t>
            </w:r>
          </w:p>
          <w:p w14:paraId="0BB1B890" w14:textId="77777777" w:rsidR="008630D6" w:rsidRPr="001F42D3" w:rsidRDefault="008630D6" w:rsidP="00670CCB">
            <w:pPr>
              <w:pStyle w:val="TableEntry"/>
            </w:pPr>
          </w:p>
        </w:tc>
        <w:tc>
          <w:tcPr>
            <w:tcW w:w="1316" w:type="pct"/>
          </w:tcPr>
          <w:p w14:paraId="3C022436" w14:textId="77777777" w:rsidR="008630D6" w:rsidRPr="001F42D3" w:rsidRDefault="008630D6" w:rsidP="00670CCB">
            <w:pPr>
              <w:pStyle w:val="TableEntry"/>
            </w:pPr>
            <w:r w:rsidRPr="001F42D3">
              <w:t>MDC_EVT_PUMP_DELIV_ STOP</w:t>
            </w:r>
          </w:p>
        </w:tc>
        <w:tc>
          <w:tcPr>
            <w:tcW w:w="1880" w:type="pct"/>
          </w:tcPr>
          <w:p w14:paraId="3933F26D" w14:textId="77777777" w:rsidR="008630D6" w:rsidRPr="001F42D3" w:rsidRDefault="008630D6" w:rsidP="00670CCB">
            <w:pPr>
              <w:pStyle w:val="TableEntry"/>
              <w:rPr>
                <w:u w:val="single"/>
              </w:rPr>
            </w:pPr>
            <w:r w:rsidRPr="001F42D3">
              <w:rPr>
                <w:u w:val="single"/>
              </w:rPr>
              <w:t>Pump Delivery Info Parameters:</w:t>
            </w:r>
          </w:p>
          <w:p w14:paraId="18E80C07" w14:textId="77777777" w:rsidR="008630D6" w:rsidRPr="001F42D3" w:rsidRDefault="008630D6" w:rsidP="00670CCB">
            <w:pPr>
              <w:pStyle w:val="TableEntry"/>
            </w:pPr>
            <w:r w:rsidRPr="001F42D3">
              <w:rPr>
                <w:color w:val="0000FF"/>
              </w:rPr>
              <w:t>Infusing Status</w:t>
            </w:r>
            <w:r w:rsidRPr="001F42D3">
              <w:t>=pump-status-not-infusing</w:t>
            </w:r>
          </w:p>
          <w:p w14:paraId="19222683" w14:textId="77777777" w:rsidR="008630D6" w:rsidRPr="001F42D3" w:rsidRDefault="008630D6" w:rsidP="00670CCB">
            <w:pPr>
              <w:pStyle w:val="TableEntry"/>
            </w:pPr>
            <w:r w:rsidRPr="001F42D3">
              <w:rPr>
                <w:color w:val="0000FF"/>
              </w:rPr>
              <w:t>Current Pump Fluid Flow</w:t>
            </w:r>
            <w:r w:rsidRPr="001F42D3">
              <w:t>=0</w:t>
            </w:r>
          </w:p>
          <w:p w14:paraId="4E2C2B62" w14:textId="77777777" w:rsidR="008630D6" w:rsidRPr="001F42D3" w:rsidRDefault="008630D6" w:rsidP="00670CCB">
            <w:pPr>
              <w:pStyle w:val="TableEntry"/>
            </w:pPr>
            <w:r w:rsidRPr="001F42D3">
              <w:rPr>
                <w:color w:val="0000FF"/>
              </w:rPr>
              <w:t>Pump Active Sources</w:t>
            </w:r>
            <w:r w:rsidRPr="001F42D3">
              <w:t>=pump-source-info-primary</w:t>
            </w:r>
          </w:p>
          <w:p w14:paraId="0F89267F" w14:textId="77777777" w:rsidR="008630D6" w:rsidRPr="001F42D3" w:rsidRDefault="008630D6" w:rsidP="00670CCB">
            <w:pPr>
              <w:pStyle w:val="TableEntry"/>
            </w:pPr>
          </w:p>
          <w:p w14:paraId="1B968C16" w14:textId="77777777" w:rsidR="008630D6" w:rsidRPr="001F42D3" w:rsidRDefault="008630D6" w:rsidP="00670CCB">
            <w:pPr>
              <w:pStyle w:val="TableEntry"/>
              <w:rPr>
                <w:u w:val="single"/>
              </w:rPr>
            </w:pPr>
            <w:r w:rsidRPr="001F42D3">
              <w:rPr>
                <w:u w:val="single"/>
              </w:rPr>
              <w:t>Active Source Parameters:</w:t>
            </w:r>
          </w:p>
          <w:p w14:paraId="7988F970" w14:textId="77777777" w:rsidR="008630D6" w:rsidRPr="001F42D3" w:rsidRDefault="008630D6" w:rsidP="00670CCB">
            <w:pPr>
              <w:pStyle w:val="TableEntry"/>
            </w:pPr>
            <w:r w:rsidRPr="001F42D3">
              <w:rPr>
                <w:color w:val="0000FF"/>
              </w:rPr>
              <w:t>Current Delivery Status</w:t>
            </w:r>
            <w:r w:rsidRPr="001F42D3">
              <w:t>=pump-delivery-status-not-delivering</w:t>
            </w:r>
          </w:p>
          <w:p w14:paraId="16D6288A" w14:textId="77777777" w:rsidR="008630D6" w:rsidRPr="001F42D3" w:rsidRDefault="008630D6" w:rsidP="00670CCB">
            <w:pPr>
              <w:pStyle w:val="TableEntry"/>
            </w:pPr>
            <w:r w:rsidRPr="001F42D3">
              <w:rPr>
                <w:color w:val="0000FF"/>
              </w:rPr>
              <w:t>Pump Not Delivering Reason</w:t>
            </w:r>
            <w:r w:rsidRPr="001F42D3">
              <w:t>=either pump-stopped-by-clinician, pump-stopped-not-specified, or pump-stopped-switching-source</w:t>
            </w:r>
          </w:p>
          <w:p w14:paraId="30DDEA82" w14:textId="77777777" w:rsidR="008630D6" w:rsidRPr="001F42D3" w:rsidRDefault="008630D6" w:rsidP="00670CCB">
            <w:pPr>
              <w:pStyle w:val="TableEntry"/>
            </w:pPr>
            <w:r w:rsidRPr="001F42D3">
              <w:rPr>
                <w:color w:val="0000FF"/>
              </w:rPr>
              <w:t>Program Delivery Mode</w:t>
            </w:r>
            <w:r w:rsidRPr="001F42D3">
              <w:t>=pump-program-delivery-mode-*</w:t>
            </w:r>
          </w:p>
          <w:p w14:paraId="4C7A55CB"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C3A1B0D" w14:textId="77777777" w:rsidR="008630D6" w:rsidRPr="001F42D3" w:rsidRDefault="008630D6" w:rsidP="00670CCB">
            <w:pPr>
              <w:pStyle w:val="TableEntry"/>
            </w:pPr>
            <w:r w:rsidRPr="001F42D3">
              <w:rPr>
                <w:color w:val="0000FF"/>
              </w:rPr>
              <w:t>Rate</w:t>
            </w:r>
            <w:r w:rsidRPr="001F42D3">
              <w:t>=primary rate</w:t>
            </w:r>
          </w:p>
          <w:p w14:paraId="2C2C6E15" w14:textId="77777777" w:rsidR="008630D6" w:rsidRPr="001F42D3" w:rsidRDefault="008630D6" w:rsidP="00670CCB">
            <w:pPr>
              <w:pStyle w:val="TableEntry"/>
            </w:pPr>
            <w:r w:rsidRPr="001F42D3">
              <w:rPr>
                <w:color w:val="0000FF"/>
              </w:rPr>
              <w:t>Dose Rate</w:t>
            </w:r>
            <w:r w:rsidRPr="001F42D3">
              <w:t>=primary dose rate</w:t>
            </w:r>
          </w:p>
          <w:p w14:paraId="3F87E37C" w14:textId="77777777" w:rsidR="008630D6" w:rsidRPr="001F42D3" w:rsidRDefault="008630D6" w:rsidP="00670CCB">
            <w:pPr>
              <w:pStyle w:val="TableEntry"/>
            </w:pPr>
            <w:r w:rsidRPr="001F42D3">
              <w:rPr>
                <w:color w:val="0000FF"/>
              </w:rPr>
              <w:t>Volume Programmed</w:t>
            </w:r>
            <w:r w:rsidRPr="001F42D3">
              <w:t>=primary volume programmed</w:t>
            </w:r>
          </w:p>
          <w:p w14:paraId="5B2EED4D"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32529A56"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primary delivery, including the one just completed</w:t>
            </w:r>
          </w:p>
          <w:p w14:paraId="25F79648" w14:textId="77777777" w:rsidR="008630D6" w:rsidRPr="001F42D3" w:rsidRDefault="008630D6" w:rsidP="00670CCB">
            <w:pPr>
              <w:pStyle w:val="TableEntry"/>
            </w:pPr>
            <w:r w:rsidRPr="001F42D3">
              <w:rPr>
                <w:color w:val="0000FF"/>
              </w:rPr>
              <w:t>Volume Remaining</w:t>
            </w:r>
            <w:r w:rsidRPr="001F42D3">
              <w:t>=primary volume remaining</w:t>
            </w:r>
          </w:p>
          <w:p w14:paraId="264D151C"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762F9B8D" w14:textId="77777777" w:rsidR="008630D6" w:rsidRPr="001F42D3" w:rsidRDefault="008630D6" w:rsidP="00670CCB">
            <w:pPr>
              <w:pStyle w:val="TableEntry"/>
            </w:pPr>
          </w:p>
          <w:p w14:paraId="1B6F5BE6" w14:textId="77777777" w:rsidR="008630D6" w:rsidRPr="001F42D3" w:rsidRDefault="008630D6" w:rsidP="00670CCB">
            <w:pPr>
              <w:pStyle w:val="TableEntry"/>
            </w:pPr>
            <w:r w:rsidRPr="001F42D3">
              <w:t>The first DELIV_STOP represents the stop of the primary infusion that was running.</w:t>
            </w:r>
          </w:p>
          <w:p w14:paraId="1A253AC8" w14:textId="77777777" w:rsidR="008630D6" w:rsidRPr="001F42D3" w:rsidRDefault="008630D6" w:rsidP="00670CCB">
            <w:pPr>
              <w:pStyle w:val="TableEntry"/>
            </w:pPr>
          </w:p>
          <w:p w14:paraId="214CD549" w14:textId="77777777" w:rsidR="008630D6" w:rsidRPr="001F42D3" w:rsidRDefault="008630D6" w:rsidP="00670CCB">
            <w:pPr>
              <w:pStyle w:val="TableEntry"/>
            </w:pPr>
            <w:r w:rsidRPr="001F42D3">
              <w:t>If the pump supports automatic transition from primary to secondary (i.e., without a manual pause by the clinician), then the appropriate value for Pump Not Delivering Reason on the first DELIV_STOP event in this scenario is pump-stopped-switching-source. If not, then its value should be either pump-stopped-by-clinician or pump-stopped-not-specified.</w:t>
            </w:r>
          </w:p>
          <w:p w14:paraId="1B9F2810" w14:textId="77777777" w:rsidR="008630D6" w:rsidRPr="001F42D3" w:rsidRDefault="008630D6" w:rsidP="00670CCB">
            <w:pPr>
              <w:pStyle w:val="TableEntry"/>
            </w:pPr>
          </w:p>
        </w:tc>
      </w:tr>
      <w:tr w:rsidR="008630D6" w:rsidRPr="001F42D3" w14:paraId="1452FB77" w14:textId="77777777" w:rsidTr="00670CCB">
        <w:trPr>
          <w:cantSplit/>
          <w:trHeight w:val="224"/>
        </w:trPr>
        <w:tc>
          <w:tcPr>
            <w:tcW w:w="761" w:type="pct"/>
            <w:vMerge/>
          </w:tcPr>
          <w:p w14:paraId="3A5A50EB" w14:textId="77777777" w:rsidR="008630D6" w:rsidRPr="001F42D3" w:rsidRDefault="008630D6" w:rsidP="00670CCB">
            <w:pPr>
              <w:pStyle w:val="TableEntry"/>
            </w:pPr>
          </w:p>
        </w:tc>
        <w:tc>
          <w:tcPr>
            <w:tcW w:w="1316" w:type="pct"/>
          </w:tcPr>
          <w:p w14:paraId="35DF2B7A" w14:textId="77777777" w:rsidR="008630D6" w:rsidRPr="001F42D3" w:rsidRDefault="008630D6" w:rsidP="00670CCB">
            <w:pPr>
              <w:pStyle w:val="TableEntry"/>
            </w:pPr>
            <w:r w:rsidRPr="001F42D3">
              <w:t>MDC_EVT_PUMP_DELIV_ START</w:t>
            </w:r>
          </w:p>
        </w:tc>
        <w:tc>
          <w:tcPr>
            <w:tcW w:w="1880" w:type="pct"/>
          </w:tcPr>
          <w:p w14:paraId="4D93B492" w14:textId="77777777" w:rsidR="008630D6" w:rsidRPr="001F42D3" w:rsidRDefault="008630D6" w:rsidP="00670CCB">
            <w:pPr>
              <w:pStyle w:val="TableEntry"/>
              <w:rPr>
                <w:u w:val="single"/>
              </w:rPr>
            </w:pPr>
            <w:r w:rsidRPr="001F42D3">
              <w:rPr>
                <w:u w:val="single"/>
              </w:rPr>
              <w:t>Pump Delivery Info Parameters:</w:t>
            </w:r>
          </w:p>
          <w:p w14:paraId="3683294B" w14:textId="77777777" w:rsidR="008630D6" w:rsidRPr="001F42D3" w:rsidRDefault="008630D6" w:rsidP="00670CCB">
            <w:pPr>
              <w:pStyle w:val="TableEntry"/>
            </w:pPr>
            <w:r w:rsidRPr="001F42D3">
              <w:rPr>
                <w:color w:val="0000FF"/>
              </w:rPr>
              <w:t>Infusing Status</w:t>
            </w:r>
            <w:r w:rsidRPr="001F42D3">
              <w:t>=pump-status-infusing</w:t>
            </w:r>
          </w:p>
          <w:p w14:paraId="60D3FD6F" w14:textId="77777777" w:rsidR="008630D6" w:rsidRPr="001F42D3" w:rsidRDefault="008630D6" w:rsidP="00670CCB">
            <w:pPr>
              <w:pStyle w:val="TableEntry"/>
            </w:pPr>
            <w:r w:rsidRPr="001F42D3">
              <w:rPr>
                <w:color w:val="0000FF"/>
              </w:rPr>
              <w:t>Current Pump Fluid Flow</w:t>
            </w:r>
            <w:r w:rsidRPr="001F42D3">
              <w:t>=piggyback programmed rate</w:t>
            </w:r>
          </w:p>
          <w:p w14:paraId="3FAE6756" w14:textId="77777777" w:rsidR="008630D6" w:rsidRPr="001F42D3" w:rsidRDefault="008630D6" w:rsidP="00670CCB">
            <w:pPr>
              <w:pStyle w:val="TableEntry"/>
            </w:pPr>
            <w:r w:rsidRPr="001F42D3">
              <w:rPr>
                <w:color w:val="0000FF"/>
              </w:rPr>
              <w:t>Pump Active Sources</w:t>
            </w:r>
            <w:r w:rsidRPr="001F42D3">
              <w:t>=pump-source-info-secondary</w:t>
            </w:r>
          </w:p>
          <w:p w14:paraId="20BF2A2E" w14:textId="77777777" w:rsidR="008630D6" w:rsidRPr="001F42D3" w:rsidRDefault="008630D6" w:rsidP="00670CCB">
            <w:pPr>
              <w:pStyle w:val="TableEntry"/>
            </w:pPr>
          </w:p>
          <w:p w14:paraId="60C1FBAE" w14:textId="77777777" w:rsidR="008630D6" w:rsidRPr="001F42D3" w:rsidRDefault="008630D6" w:rsidP="00670CCB">
            <w:pPr>
              <w:pStyle w:val="TableEntry"/>
              <w:rPr>
                <w:u w:val="single"/>
              </w:rPr>
            </w:pPr>
            <w:r w:rsidRPr="001F42D3">
              <w:rPr>
                <w:u w:val="single"/>
              </w:rPr>
              <w:t>Active Source Parameters:</w:t>
            </w:r>
          </w:p>
          <w:p w14:paraId="0CE11B4E" w14:textId="77777777" w:rsidR="008630D6" w:rsidRPr="001F42D3" w:rsidRDefault="008630D6" w:rsidP="00670CCB">
            <w:pPr>
              <w:pStyle w:val="TableEntry"/>
            </w:pPr>
            <w:r w:rsidRPr="001F42D3">
              <w:rPr>
                <w:color w:val="0000FF"/>
              </w:rPr>
              <w:t>Current Delivery Status</w:t>
            </w:r>
            <w:r w:rsidRPr="001F42D3">
              <w:t>=pump-delivery-status-delivering</w:t>
            </w:r>
          </w:p>
          <w:p w14:paraId="32E131B0" w14:textId="77777777" w:rsidR="008630D6" w:rsidRPr="001F42D3" w:rsidRDefault="008630D6" w:rsidP="00670CCB">
            <w:pPr>
              <w:pStyle w:val="TableEntry"/>
            </w:pPr>
            <w:r w:rsidRPr="001F42D3">
              <w:rPr>
                <w:color w:val="0000FF"/>
              </w:rPr>
              <w:t>Program Delivery Mode</w:t>
            </w:r>
            <w:r w:rsidRPr="001F42D3">
              <w:t>=pump-program-delivery-mode-*</w:t>
            </w:r>
          </w:p>
          <w:p w14:paraId="043C092E"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E38CDD4" w14:textId="77777777" w:rsidR="008630D6" w:rsidRPr="001F42D3" w:rsidRDefault="008630D6" w:rsidP="00670CCB">
            <w:pPr>
              <w:pStyle w:val="TableEntry"/>
            </w:pPr>
            <w:r w:rsidRPr="001F42D3">
              <w:rPr>
                <w:color w:val="0000FF"/>
              </w:rPr>
              <w:t>Rate</w:t>
            </w:r>
            <w:r w:rsidRPr="001F42D3">
              <w:t>=piggyback programmed rate</w:t>
            </w:r>
          </w:p>
          <w:p w14:paraId="343D069F" w14:textId="77777777" w:rsidR="008630D6" w:rsidRPr="001F42D3" w:rsidRDefault="008630D6" w:rsidP="00670CCB">
            <w:pPr>
              <w:pStyle w:val="TableEntry"/>
            </w:pPr>
            <w:r w:rsidRPr="001F42D3">
              <w:rPr>
                <w:color w:val="0000FF"/>
              </w:rPr>
              <w:t>Dose Rate</w:t>
            </w:r>
            <w:r w:rsidRPr="001F42D3">
              <w:t>=piggyback dose rate</w:t>
            </w:r>
          </w:p>
          <w:p w14:paraId="2433DBFA" w14:textId="77777777" w:rsidR="008630D6" w:rsidRPr="001F42D3" w:rsidRDefault="008630D6" w:rsidP="00670CCB">
            <w:pPr>
              <w:pStyle w:val="TableEntry"/>
            </w:pPr>
            <w:r w:rsidRPr="001F42D3">
              <w:rPr>
                <w:color w:val="0000FF"/>
              </w:rPr>
              <w:t>Volume Programmed</w:t>
            </w:r>
            <w:r w:rsidRPr="001F42D3">
              <w:t>=piggyback volume programmed</w:t>
            </w:r>
          </w:p>
          <w:p w14:paraId="748AD3F8" w14:textId="77777777" w:rsidR="008630D6" w:rsidRPr="001F42D3" w:rsidRDefault="008630D6" w:rsidP="00670CCB">
            <w:pPr>
              <w:pStyle w:val="TableEntry"/>
            </w:pPr>
            <w:r w:rsidRPr="001F42D3">
              <w:rPr>
                <w:color w:val="0000FF"/>
              </w:rPr>
              <w:t>Current Segment Volume Delivered</w:t>
            </w:r>
            <w:r w:rsidRPr="001F42D3">
              <w:t>=0</w:t>
            </w:r>
          </w:p>
          <w:p w14:paraId="0CF2BC3F" w14:textId="77777777" w:rsidR="008630D6" w:rsidRPr="001F42D3" w:rsidRDefault="008630D6" w:rsidP="00670CCB">
            <w:pPr>
              <w:pStyle w:val="TableEntry"/>
            </w:pPr>
            <w:r w:rsidRPr="001F42D3">
              <w:rPr>
                <w:color w:val="0000FF"/>
              </w:rPr>
              <w:t>Cumulative Volume Delivered</w:t>
            </w:r>
            <w:r w:rsidRPr="001F42D3">
              <w:t>=0</w:t>
            </w:r>
          </w:p>
          <w:p w14:paraId="572C66C5" w14:textId="77777777" w:rsidR="008630D6" w:rsidRPr="001F42D3" w:rsidRDefault="008630D6" w:rsidP="00670CCB">
            <w:pPr>
              <w:pStyle w:val="TableEntry"/>
            </w:pPr>
            <w:r w:rsidRPr="001F42D3">
              <w:rPr>
                <w:color w:val="0000FF"/>
              </w:rPr>
              <w:t>Volume Remaining</w:t>
            </w:r>
            <w:r w:rsidRPr="001F42D3">
              <w:t>=piggyback volume programmed</w:t>
            </w:r>
          </w:p>
          <w:p w14:paraId="5D6F8202"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9DB7CE4" w14:textId="77777777" w:rsidR="008630D6" w:rsidRPr="001F42D3" w:rsidRDefault="008630D6" w:rsidP="00670CCB">
            <w:pPr>
              <w:pStyle w:val="TableEntry"/>
              <w:rPr>
                <w:rFonts w:ascii="Tahoma" w:hAnsi="Tahoma" w:cs="Tahoma"/>
                <w:sz w:val="16"/>
                <w:szCs w:val="16"/>
              </w:rPr>
            </w:pPr>
          </w:p>
        </w:tc>
      </w:tr>
      <w:tr w:rsidR="008630D6" w:rsidRPr="001F42D3" w14:paraId="4362340B" w14:textId="77777777" w:rsidTr="00670CCB">
        <w:trPr>
          <w:cantSplit/>
        </w:trPr>
        <w:tc>
          <w:tcPr>
            <w:tcW w:w="761" w:type="pct"/>
            <w:vMerge/>
          </w:tcPr>
          <w:p w14:paraId="4E85C664" w14:textId="77777777" w:rsidR="008630D6" w:rsidRPr="001F42D3" w:rsidRDefault="008630D6" w:rsidP="00670CCB">
            <w:pPr>
              <w:pStyle w:val="TableEntry"/>
            </w:pPr>
          </w:p>
        </w:tc>
        <w:tc>
          <w:tcPr>
            <w:tcW w:w="1316" w:type="pct"/>
          </w:tcPr>
          <w:p w14:paraId="7D18D313" w14:textId="77777777" w:rsidR="008630D6" w:rsidRPr="001F42D3" w:rsidRDefault="008630D6" w:rsidP="00670CCB">
            <w:pPr>
              <w:pStyle w:val="TableEntry"/>
            </w:pPr>
            <w:r w:rsidRPr="001F42D3">
              <w:t>MDC_EVT_PUMP_DELIV_ COMP</w:t>
            </w:r>
          </w:p>
        </w:tc>
        <w:tc>
          <w:tcPr>
            <w:tcW w:w="1880" w:type="pct"/>
          </w:tcPr>
          <w:p w14:paraId="3C667D8F" w14:textId="77777777" w:rsidR="008630D6" w:rsidRPr="001F42D3" w:rsidRDefault="008630D6" w:rsidP="00670CCB">
            <w:pPr>
              <w:pStyle w:val="TableEntry"/>
              <w:rPr>
                <w:u w:val="single"/>
              </w:rPr>
            </w:pPr>
            <w:r w:rsidRPr="001F42D3">
              <w:rPr>
                <w:u w:val="single"/>
              </w:rPr>
              <w:t>Pump Delivery Info Parameters:</w:t>
            </w:r>
          </w:p>
          <w:p w14:paraId="42EBA1F4" w14:textId="77777777" w:rsidR="008630D6" w:rsidRPr="001F42D3" w:rsidRDefault="008630D6" w:rsidP="00670CCB">
            <w:pPr>
              <w:pStyle w:val="TableEntry"/>
            </w:pPr>
            <w:r w:rsidRPr="001F42D3">
              <w:rPr>
                <w:color w:val="0000FF"/>
              </w:rPr>
              <w:t>Infusing Status</w:t>
            </w:r>
            <w:r w:rsidRPr="001F42D3">
              <w:t>=pump-status-not-infusing</w:t>
            </w:r>
          </w:p>
          <w:p w14:paraId="64B0E0A9" w14:textId="77777777" w:rsidR="008630D6" w:rsidRPr="001F42D3" w:rsidRDefault="008630D6" w:rsidP="00670CCB">
            <w:pPr>
              <w:pStyle w:val="TableEntry"/>
            </w:pPr>
            <w:r w:rsidRPr="001F42D3">
              <w:rPr>
                <w:color w:val="0000FF"/>
              </w:rPr>
              <w:t>Current Pump Fluid Flow</w:t>
            </w:r>
            <w:r w:rsidRPr="001F42D3">
              <w:t>=0</w:t>
            </w:r>
          </w:p>
          <w:p w14:paraId="70A7971F" w14:textId="77777777" w:rsidR="008630D6" w:rsidRPr="001F42D3" w:rsidRDefault="008630D6" w:rsidP="00670CCB">
            <w:pPr>
              <w:pStyle w:val="TableEntry"/>
            </w:pPr>
            <w:r w:rsidRPr="001F42D3">
              <w:rPr>
                <w:color w:val="0000FF"/>
              </w:rPr>
              <w:t>Pump Active Sources</w:t>
            </w:r>
            <w:r w:rsidRPr="001F42D3">
              <w:t>=pump-source-info-secondary</w:t>
            </w:r>
          </w:p>
          <w:p w14:paraId="685D7765" w14:textId="77777777" w:rsidR="008630D6" w:rsidRPr="001F42D3" w:rsidRDefault="008630D6" w:rsidP="00670CCB">
            <w:pPr>
              <w:pStyle w:val="TableEntry"/>
            </w:pPr>
          </w:p>
          <w:p w14:paraId="64BA56B3" w14:textId="77777777" w:rsidR="008630D6" w:rsidRPr="001F42D3" w:rsidRDefault="008630D6" w:rsidP="00670CCB">
            <w:pPr>
              <w:pStyle w:val="TableEntry"/>
              <w:rPr>
                <w:u w:val="single"/>
              </w:rPr>
            </w:pPr>
            <w:r w:rsidRPr="001F42D3">
              <w:rPr>
                <w:u w:val="single"/>
              </w:rPr>
              <w:t>Active Source Parameters:</w:t>
            </w:r>
          </w:p>
          <w:p w14:paraId="5B9CF847" w14:textId="77777777" w:rsidR="008630D6" w:rsidRPr="001F42D3" w:rsidRDefault="008630D6" w:rsidP="00670CCB">
            <w:pPr>
              <w:pStyle w:val="TableEntry"/>
            </w:pPr>
            <w:r w:rsidRPr="001F42D3">
              <w:rPr>
                <w:color w:val="0000FF"/>
              </w:rPr>
              <w:t>Current Delivery Status</w:t>
            </w:r>
            <w:r w:rsidRPr="001F42D3">
              <w:t>=pump-delivery-status-not-delivering</w:t>
            </w:r>
          </w:p>
          <w:p w14:paraId="2FEDA12C" w14:textId="77777777" w:rsidR="008630D6" w:rsidRPr="001F42D3" w:rsidRDefault="008630D6" w:rsidP="00670CCB">
            <w:pPr>
              <w:pStyle w:val="TableEntry"/>
            </w:pPr>
            <w:r w:rsidRPr="001F42D3">
              <w:rPr>
                <w:color w:val="0000FF"/>
              </w:rPr>
              <w:t>Pump Not Delivering Reason</w:t>
            </w:r>
            <w:r w:rsidRPr="001F42D3">
              <w:t>=pump-stopped-switching-source</w:t>
            </w:r>
          </w:p>
          <w:p w14:paraId="4A4CE59B" w14:textId="77777777" w:rsidR="008630D6" w:rsidRPr="001F42D3" w:rsidRDefault="008630D6" w:rsidP="00670CCB">
            <w:pPr>
              <w:pStyle w:val="TableEntry"/>
            </w:pPr>
            <w:r w:rsidRPr="001F42D3">
              <w:rPr>
                <w:color w:val="0000FF"/>
              </w:rPr>
              <w:t>Program Delivery Mode</w:t>
            </w:r>
            <w:r w:rsidRPr="001F42D3">
              <w:t>=pump-program-delivery-mode-*</w:t>
            </w:r>
          </w:p>
          <w:p w14:paraId="0311563C"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4B25F6FD" w14:textId="77777777" w:rsidR="008630D6" w:rsidRPr="001F42D3" w:rsidRDefault="008630D6" w:rsidP="00670CCB">
            <w:pPr>
              <w:pStyle w:val="TableEntry"/>
            </w:pPr>
            <w:r w:rsidRPr="001F42D3">
              <w:rPr>
                <w:color w:val="0000FF"/>
              </w:rPr>
              <w:t>Rate</w:t>
            </w:r>
            <w:r w:rsidRPr="001F42D3">
              <w:t>=piggyback programmed rate</w:t>
            </w:r>
          </w:p>
          <w:p w14:paraId="0A8134C9" w14:textId="77777777" w:rsidR="008630D6" w:rsidRPr="001F42D3" w:rsidRDefault="008630D6" w:rsidP="00670CCB">
            <w:pPr>
              <w:pStyle w:val="TableEntry"/>
            </w:pPr>
            <w:r w:rsidRPr="001F42D3">
              <w:rPr>
                <w:color w:val="0000FF"/>
              </w:rPr>
              <w:t>Dose Rate</w:t>
            </w:r>
            <w:r w:rsidRPr="001F42D3">
              <w:t>=piggyback dose rate</w:t>
            </w:r>
          </w:p>
          <w:p w14:paraId="19D2CA94" w14:textId="77777777" w:rsidR="008630D6" w:rsidRPr="001F42D3" w:rsidRDefault="008630D6" w:rsidP="00670CCB">
            <w:pPr>
              <w:pStyle w:val="TableEntry"/>
            </w:pPr>
            <w:r w:rsidRPr="001F42D3">
              <w:rPr>
                <w:color w:val="0000FF"/>
              </w:rPr>
              <w:t>Volume Programmed</w:t>
            </w:r>
            <w:r w:rsidRPr="001F42D3">
              <w:t>=piggyback volume programmed</w:t>
            </w:r>
          </w:p>
          <w:p w14:paraId="46B25526" w14:textId="77777777" w:rsidR="008630D6" w:rsidRPr="001F42D3" w:rsidRDefault="008630D6" w:rsidP="00670CCB">
            <w:pPr>
              <w:pStyle w:val="TableEntry"/>
            </w:pPr>
            <w:r w:rsidRPr="001F42D3">
              <w:rPr>
                <w:color w:val="0000FF"/>
              </w:rPr>
              <w:t>Current Segment Volume Delivered</w:t>
            </w:r>
            <w:r w:rsidRPr="001F42D3">
              <w:t>= volume delivered since last piggyback DELIV_START</w:t>
            </w:r>
          </w:p>
          <w:p w14:paraId="42797449"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piggyback delivery, including the one just completed</w:t>
            </w:r>
          </w:p>
          <w:p w14:paraId="486EFA6C" w14:textId="77777777" w:rsidR="008630D6" w:rsidRPr="001F42D3" w:rsidRDefault="008630D6" w:rsidP="00670CCB">
            <w:pPr>
              <w:pStyle w:val="TableEntry"/>
            </w:pPr>
            <w:r w:rsidRPr="001F42D3">
              <w:rPr>
                <w:color w:val="0000FF"/>
              </w:rPr>
              <w:t>Volume Remaining</w:t>
            </w:r>
            <w:r w:rsidRPr="001F42D3">
              <w:t>=0</w:t>
            </w:r>
          </w:p>
          <w:p w14:paraId="6489DC45"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17D43782" w14:textId="77777777" w:rsidR="008630D6" w:rsidRPr="001F42D3" w:rsidRDefault="008630D6" w:rsidP="00670CCB">
            <w:pPr>
              <w:pStyle w:val="TableEntry"/>
            </w:pPr>
          </w:p>
        </w:tc>
      </w:tr>
      <w:tr w:rsidR="008630D6" w:rsidRPr="001F42D3" w14:paraId="0303250F" w14:textId="77777777" w:rsidTr="00670CCB">
        <w:trPr>
          <w:cantSplit/>
          <w:trHeight w:val="91"/>
        </w:trPr>
        <w:tc>
          <w:tcPr>
            <w:tcW w:w="761" w:type="pct"/>
            <w:vMerge/>
          </w:tcPr>
          <w:p w14:paraId="29735E38" w14:textId="77777777" w:rsidR="008630D6" w:rsidRPr="001F42D3" w:rsidRDefault="008630D6" w:rsidP="00670CCB">
            <w:pPr>
              <w:pStyle w:val="TableEntry"/>
            </w:pPr>
          </w:p>
        </w:tc>
        <w:tc>
          <w:tcPr>
            <w:tcW w:w="1316" w:type="pct"/>
          </w:tcPr>
          <w:p w14:paraId="49F2441D" w14:textId="77777777" w:rsidR="008630D6" w:rsidRPr="001F42D3" w:rsidRDefault="008630D6" w:rsidP="00670CCB">
            <w:pPr>
              <w:pStyle w:val="TableEntry"/>
            </w:pPr>
            <w:r w:rsidRPr="001F42D3">
              <w:t>MDC_EVT_PUMP_DELIV_ START</w:t>
            </w:r>
          </w:p>
        </w:tc>
        <w:tc>
          <w:tcPr>
            <w:tcW w:w="1880" w:type="pct"/>
          </w:tcPr>
          <w:p w14:paraId="6E2BE818" w14:textId="77777777" w:rsidR="008630D6" w:rsidRPr="001F42D3" w:rsidRDefault="008630D6" w:rsidP="00670CCB">
            <w:pPr>
              <w:pStyle w:val="TableEntry"/>
              <w:rPr>
                <w:u w:val="single"/>
              </w:rPr>
            </w:pPr>
            <w:r w:rsidRPr="001F42D3">
              <w:rPr>
                <w:u w:val="single"/>
              </w:rPr>
              <w:t>Pump Delivery Info Parameters:</w:t>
            </w:r>
          </w:p>
          <w:p w14:paraId="2573DF93" w14:textId="77777777" w:rsidR="008630D6" w:rsidRPr="001F42D3" w:rsidRDefault="008630D6" w:rsidP="00670CCB">
            <w:pPr>
              <w:pStyle w:val="TableEntry"/>
            </w:pPr>
            <w:r w:rsidRPr="001F42D3">
              <w:rPr>
                <w:color w:val="0000FF"/>
              </w:rPr>
              <w:t>Infusing Status</w:t>
            </w:r>
            <w:r w:rsidRPr="001F42D3">
              <w:t>=pump-status-infusing</w:t>
            </w:r>
          </w:p>
          <w:p w14:paraId="6954D1CF" w14:textId="77777777" w:rsidR="008630D6" w:rsidRPr="001F42D3" w:rsidRDefault="008630D6" w:rsidP="00670CCB">
            <w:pPr>
              <w:pStyle w:val="TableEntry"/>
            </w:pPr>
            <w:r w:rsidRPr="001F42D3">
              <w:rPr>
                <w:color w:val="0000FF"/>
              </w:rPr>
              <w:t>Current Pump Fluid Flow</w:t>
            </w:r>
            <w:r w:rsidRPr="001F42D3">
              <w:t>=primary rate</w:t>
            </w:r>
          </w:p>
          <w:p w14:paraId="7601D002" w14:textId="77777777" w:rsidR="008630D6" w:rsidRPr="001F42D3" w:rsidRDefault="008630D6" w:rsidP="00670CCB">
            <w:pPr>
              <w:pStyle w:val="TableEntry"/>
            </w:pPr>
            <w:r w:rsidRPr="001F42D3">
              <w:rPr>
                <w:color w:val="0000FF"/>
              </w:rPr>
              <w:t>Pump Active Sources</w:t>
            </w:r>
            <w:r w:rsidRPr="001F42D3">
              <w:t>=pump-source-info-primary</w:t>
            </w:r>
          </w:p>
          <w:p w14:paraId="3E95C673" w14:textId="77777777" w:rsidR="008630D6" w:rsidRPr="001F42D3" w:rsidRDefault="008630D6" w:rsidP="00670CCB">
            <w:pPr>
              <w:pStyle w:val="TableEntry"/>
            </w:pPr>
          </w:p>
          <w:p w14:paraId="12EB0F02" w14:textId="77777777" w:rsidR="008630D6" w:rsidRPr="001F42D3" w:rsidRDefault="008630D6" w:rsidP="00670CCB">
            <w:pPr>
              <w:pStyle w:val="TableEntry"/>
              <w:rPr>
                <w:u w:val="single"/>
              </w:rPr>
            </w:pPr>
            <w:r w:rsidRPr="001F42D3">
              <w:rPr>
                <w:u w:val="single"/>
              </w:rPr>
              <w:t>Active Source Parameters:</w:t>
            </w:r>
          </w:p>
          <w:p w14:paraId="5EAB8269" w14:textId="77777777" w:rsidR="008630D6" w:rsidRPr="001F42D3" w:rsidRDefault="008630D6" w:rsidP="00670CCB">
            <w:pPr>
              <w:pStyle w:val="TableEntry"/>
            </w:pPr>
            <w:r w:rsidRPr="001F42D3">
              <w:rPr>
                <w:color w:val="0000FF"/>
              </w:rPr>
              <w:t>Current Delivery Status</w:t>
            </w:r>
            <w:r w:rsidRPr="001F42D3">
              <w:t>=pump-delivery-status-delivering</w:t>
            </w:r>
          </w:p>
          <w:p w14:paraId="74B6E94E" w14:textId="77777777" w:rsidR="008630D6" w:rsidRPr="001F42D3" w:rsidRDefault="008630D6" w:rsidP="00670CCB">
            <w:pPr>
              <w:pStyle w:val="TableEntry"/>
            </w:pPr>
            <w:r w:rsidRPr="001F42D3">
              <w:rPr>
                <w:color w:val="0000FF"/>
              </w:rPr>
              <w:t>Program Delivery Mode</w:t>
            </w:r>
            <w:r w:rsidRPr="001F42D3">
              <w:t>=pump-program-delivery-mode-*</w:t>
            </w:r>
          </w:p>
          <w:p w14:paraId="28215C82"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2E6B4C8" w14:textId="77777777" w:rsidR="008630D6" w:rsidRPr="001F42D3" w:rsidRDefault="008630D6" w:rsidP="00670CCB">
            <w:pPr>
              <w:pStyle w:val="TableEntry"/>
            </w:pPr>
            <w:r w:rsidRPr="001F42D3">
              <w:rPr>
                <w:color w:val="0000FF"/>
              </w:rPr>
              <w:t>Rate</w:t>
            </w:r>
            <w:r w:rsidRPr="001F42D3">
              <w:t>=primary rate</w:t>
            </w:r>
          </w:p>
          <w:p w14:paraId="07B21010" w14:textId="77777777" w:rsidR="008630D6" w:rsidRPr="001F42D3" w:rsidRDefault="008630D6" w:rsidP="00670CCB">
            <w:pPr>
              <w:pStyle w:val="TableEntry"/>
            </w:pPr>
            <w:r w:rsidRPr="001F42D3">
              <w:rPr>
                <w:color w:val="0000FF"/>
              </w:rPr>
              <w:t>Dose Rate</w:t>
            </w:r>
            <w:r w:rsidRPr="001F42D3">
              <w:t>=primary dose rate</w:t>
            </w:r>
          </w:p>
          <w:p w14:paraId="551EDA27" w14:textId="77777777" w:rsidR="008630D6" w:rsidRPr="001F42D3" w:rsidRDefault="008630D6" w:rsidP="00670CCB">
            <w:pPr>
              <w:pStyle w:val="TableEntry"/>
            </w:pPr>
            <w:r w:rsidRPr="001F42D3">
              <w:rPr>
                <w:color w:val="0000FF"/>
              </w:rPr>
              <w:t>Volume Programmed</w:t>
            </w:r>
            <w:r w:rsidRPr="001F42D3">
              <w:t>=primary volume programmed</w:t>
            </w:r>
          </w:p>
          <w:p w14:paraId="1BA3E7AE" w14:textId="77777777" w:rsidR="008630D6" w:rsidRPr="001F42D3" w:rsidRDefault="008630D6" w:rsidP="00670CCB">
            <w:pPr>
              <w:pStyle w:val="TableEntry"/>
            </w:pPr>
            <w:r w:rsidRPr="001F42D3">
              <w:rPr>
                <w:color w:val="0000FF"/>
              </w:rPr>
              <w:t>Current Segment Volume Delivered</w:t>
            </w:r>
            <w:r w:rsidRPr="001F42D3">
              <w:t>=0</w:t>
            </w:r>
          </w:p>
          <w:p w14:paraId="79FBCC0F"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primary delivery</w:t>
            </w:r>
          </w:p>
          <w:p w14:paraId="4BD05116" w14:textId="77777777" w:rsidR="008630D6" w:rsidRPr="001F42D3" w:rsidRDefault="008630D6" w:rsidP="00670CCB">
            <w:pPr>
              <w:pStyle w:val="TableEntry"/>
            </w:pPr>
            <w:r w:rsidRPr="001F42D3">
              <w:rPr>
                <w:color w:val="0000FF"/>
              </w:rPr>
              <w:t>Volume Remaining</w:t>
            </w:r>
            <w:r w:rsidRPr="001F42D3">
              <w:t>=primary volume remaining</w:t>
            </w:r>
          </w:p>
          <w:p w14:paraId="11C399BA"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7ED3B28" w14:textId="77777777" w:rsidR="008630D6" w:rsidRPr="001F42D3" w:rsidRDefault="008630D6" w:rsidP="00670CCB">
            <w:pPr>
              <w:ind w:hanging="2"/>
              <w:rPr>
                <w:rFonts w:ascii="Tahoma" w:hAnsi="Tahoma" w:cs="Tahoma"/>
                <w:sz w:val="16"/>
                <w:szCs w:val="16"/>
              </w:rPr>
            </w:pPr>
          </w:p>
        </w:tc>
      </w:tr>
      <w:tr w:rsidR="008630D6" w:rsidRPr="001F42D3" w14:paraId="4F572A72" w14:textId="77777777" w:rsidTr="00670CCB">
        <w:trPr>
          <w:cantSplit/>
          <w:trHeight w:val="91"/>
        </w:trPr>
        <w:tc>
          <w:tcPr>
            <w:tcW w:w="761" w:type="pct"/>
            <w:vMerge w:val="restart"/>
          </w:tcPr>
          <w:p w14:paraId="2AB1546B" w14:textId="77777777" w:rsidR="008630D6" w:rsidRPr="001F42D3" w:rsidRDefault="008630D6" w:rsidP="00670CCB">
            <w:pPr>
              <w:pStyle w:val="TableEntry"/>
            </w:pPr>
            <w:r w:rsidRPr="001F42D3">
              <w:lastRenderedPageBreak/>
              <w:t>Bolus start, followed by bolus end, followed by resumption of continuous rate after the bolus (this assumes the pump will revert to the continuous rate once the bolus VTBI is achieved)</w:t>
            </w:r>
          </w:p>
          <w:p w14:paraId="7000478A" w14:textId="77777777" w:rsidR="008630D6" w:rsidRPr="001F42D3" w:rsidRDefault="008630D6" w:rsidP="00670CCB">
            <w:pPr>
              <w:pStyle w:val="TableEntry"/>
            </w:pPr>
          </w:p>
          <w:p w14:paraId="55C57297" w14:textId="77777777" w:rsidR="008630D6" w:rsidRPr="001F42D3" w:rsidRDefault="008630D6" w:rsidP="00670CCB">
            <w:pPr>
              <w:pStyle w:val="TableEntry"/>
            </w:pPr>
            <w:r w:rsidRPr="001F42D3">
              <w:t>(NOTE:  events associated with the start of the continuous infusion prior to the bolus and completion of the continuous infusion after the bolus completes are not shown)</w:t>
            </w:r>
          </w:p>
          <w:p w14:paraId="12C9F5A2" w14:textId="77777777" w:rsidR="008630D6" w:rsidRPr="001F42D3" w:rsidRDefault="008630D6" w:rsidP="00670CCB">
            <w:pPr>
              <w:pStyle w:val="TableEntry"/>
            </w:pPr>
          </w:p>
        </w:tc>
        <w:tc>
          <w:tcPr>
            <w:tcW w:w="1316" w:type="pct"/>
          </w:tcPr>
          <w:p w14:paraId="68E0F51B" w14:textId="77777777" w:rsidR="008630D6" w:rsidRPr="001F42D3" w:rsidRDefault="008630D6" w:rsidP="00670CCB">
            <w:pPr>
              <w:pStyle w:val="TableEntry"/>
            </w:pPr>
            <w:r w:rsidRPr="001F42D3">
              <w:t>MDC_EVT_PUMP_DELIV_ STOP</w:t>
            </w:r>
          </w:p>
        </w:tc>
        <w:tc>
          <w:tcPr>
            <w:tcW w:w="1880" w:type="pct"/>
          </w:tcPr>
          <w:p w14:paraId="192801ED" w14:textId="77777777" w:rsidR="008630D6" w:rsidRPr="001F42D3" w:rsidRDefault="008630D6" w:rsidP="00670CCB">
            <w:pPr>
              <w:pStyle w:val="TableEntry"/>
              <w:rPr>
                <w:u w:val="single"/>
              </w:rPr>
            </w:pPr>
            <w:r w:rsidRPr="001F42D3">
              <w:rPr>
                <w:u w:val="single"/>
              </w:rPr>
              <w:t>Pump Delivery Info Parameters:</w:t>
            </w:r>
          </w:p>
          <w:p w14:paraId="2EDE90E7" w14:textId="77777777" w:rsidR="008630D6" w:rsidRPr="001F42D3" w:rsidRDefault="008630D6" w:rsidP="00670CCB">
            <w:pPr>
              <w:pStyle w:val="TableEntry"/>
            </w:pPr>
            <w:r w:rsidRPr="001F42D3">
              <w:rPr>
                <w:color w:val="0000FF"/>
              </w:rPr>
              <w:t>Infusing Status</w:t>
            </w:r>
            <w:r w:rsidRPr="001F42D3">
              <w:t>=pump reported status</w:t>
            </w:r>
          </w:p>
          <w:p w14:paraId="2B69C36A" w14:textId="77777777" w:rsidR="008630D6" w:rsidRPr="001F42D3" w:rsidRDefault="008630D6" w:rsidP="00670CCB">
            <w:pPr>
              <w:pStyle w:val="TableEntry"/>
            </w:pPr>
            <w:r w:rsidRPr="001F42D3">
              <w:rPr>
                <w:color w:val="0000FF"/>
              </w:rPr>
              <w:t>Current Pump Fluid Flow</w:t>
            </w:r>
            <w:r w:rsidRPr="001F42D3">
              <w:t>=pump reported rate</w:t>
            </w:r>
          </w:p>
          <w:p w14:paraId="137A76A7" w14:textId="77777777" w:rsidR="008630D6" w:rsidRPr="001F42D3" w:rsidRDefault="008630D6" w:rsidP="00670CCB">
            <w:pPr>
              <w:pStyle w:val="TableEntry"/>
            </w:pPr>
            <w:r w:rsidRPr="001F42D3">
              <w:rPr>
                <w:color w:val="0000FF"/>
              </w:rPr>
              <w:t>Pump Active Sources</w:t>
            </w:r>
            <w:r w:rsidRPr="001F42D3">
              <w:t>=pump-source-info-*</w:t>
            </w:r>
          </w:p>
          <w:p w14:paraId="5C26A089" w14:textId="77777777" w:rsidR="008630D6" w:rsidRPr="001F42D3" w:rsidRDefault="008630D6" w:rsidP="00670CCB">
            <w:pPr>
              <w:pStyle w:val="TableEntry"/>
            </w:pPr>
          </w:p>
          <w:p w14:paraId="50E986A1" w14:textId="77777777" w:rsidR="008630D6" w:rsidRPr="001F42D3" w:rsidRDefault="008630D6" w:rsidP="00670CCB">
            <w:pPr>
              <w:pStyle w:val="TableEntry"/>
              <w:rPr>
                <w:u w:val="single"/>
              </w:rPr>
            </w:pPr>
            <w:r w:rsidRPr="001F42D3">
              <w:rPr>
                <w:u w:val="single"/>
              </w:rPr>
              <w:t>Active Source Parameters (primary or secondary):</w:t>
            </w:r>
          </w:p>
          <w:p w14:paraId="29DEA6AE" w14:textId="77777777" w:rsidR="008630D6" w:rsidRPr="001F42D3" w:rsidRDefault="008630D6" w:rsidP="00670CCB">
            <w:pPr>
              <w:pStyle w:val="TableEntry"/>
            </w:pPr>
            <w:r w:rsidRPr="001F42D3">
              <w:rPr>
                <w:color w:val="0000FF"/>
              </w:rPr>
              <w:t>Current Delivery Status</w:t>
            </w:r>
            <w:r w:rsidRPr="001F42D3">
              <w:t>=pump-delivery-status-transitioning</w:t>
            </w:r>
          </w:p>
          <w:p w14:paraId="5DAD3308" w14:textId="77777777" w:rsidR="008630D6" w:rsidRPr="001F42D3" w:rsidRDefault="008630D6" w:rsidP="00670CCB">
            <w:pPr>
              <w:pStyle w:val="TableEntry"/>
            </w:pPr>
            <w:r w:rsidRPr="001F42D3">
              <w:rPr>
                <w:color w:val="0000FF"/>
              </w:rPr>
              <w:t>Program Delivery Mode</w:t>
            </w:r>
            <w:r w:rsidRPr="001F42D3">
              <w:t>=pump-program-delivery-mode-continuous</w:t>
            </w:r>
          </w:p>
          <w:p w14:paraId="588BA13B" w14:textId="77777777" w:rsidR="008630D6" w:rsidRPr="001F42D3" w:rsidRDefault="008630D6" w:rsidP="00670CCB">
            <w:pPr>
              <w:pStyle w:val="TableEntry"/>
            </w:pPr>
            <w:r w:rsidRPr="001F42D3">
              <w:rPr>
                <w:color w:val="0000FF"/>
              </w:rPr>
              <w:t>Source Channel Label</w:t>
            </w:r>
            <w:r w:rsidRPr="001F42D3">
              <w:t>=vendor-specific</w:t>
            </w:r>
          </w:p>
          <w:p w14:paraId="7FB540C7" w14:textId="77777777" w:rsidR="008630D6" w:rsidRPr="001F42D3" w:rsidRDefault="008630D6" w:rsidP="00670CCB">
            <w:pPr>
              <w:pStyle w:val="TableEntry"/>
            </w:pPr>
            <w:r w:rsidRPr="001F42D3">
              <w:rPr>
                <w:color w:val="0000FF"/>
              </w:rPr>
              <w:t>Rate</w:t>
            </w:r>
            <w:r w:rsidRPr="001F42D3">
              <w:t>=continuous rate</w:t>
            </w:r>
          </w:p>
          <w:p w14:paraId="67830528" w14:textId="77777777" w:rsidR="008630D6" w:rsidRPr="001F42D3" w:rsidRDefault="008630D6" w:rsidP="00670CCB">
            <w:pPr>
              <w:pStyle w:val="TableEntry"/>
            </w:pPr>
            <w:r w:rsidRPr="001F42D3">
              <w:rPr>
                <w:color w:val="0000FF"/>
              </w:rPr>
              <w:t>Dose Rate</w:t>
            </w:r>
            <w:r w:rsidRPr="001F42D3">
              <w:t>=continuous dose rate</w:t>
            </w:r>
          </w:p>
          <w:p w14:paraId="2869BAE8" w14:textId="77777777" w:rsidR="008630D6" w:rsidRPr="001F42D3" w:rsidRDefault="008630D6" w:rsidP="00670CCB">
            <w:pPr>
              <w:pStyle w:val="TableEntry"/>
            </w:pPr>
            <w:r w:rsidRPr="001F42D3">
              <w:rPr>
                <w:color w:val="0000FF"/>
              </w:rPr>
              <w:t>Volume Programmed</w:t>
            </w:r>
            <w:r w:rsidRPr="001F42D3">
              <w:t>=continuous volume programmed</w:t>
            </w:r>
          </w:p>
          <w:p w14:paraId="7B3414EB" w14:textId="77777777" w:rsidR="008630D6" w:rsidRPr="001F42D3" w:rsidRDefault="008630D6" w:rsidP="00670CCB">
            <w:pPr>
              <w:pStyle w:val="TableEntry"/>
            </w:pPr>
            <w:r w:rsidRPr="001F42D3">
              <w:rPr>
                <w:color w:val="0000FF"/>
              </w:rPr>
              <w:t>Current Segment Volume Delivered</w:t>
            </w:r>
            <w:r w:rsidRPr="001F42D3">
              <w:t>=continuous volume delivered since last DELIV_START</w:t>
            </w:r>
          </w:p>
          <w:p w14:paraId="181375E2"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including the one just completed, and any previously completed boluses</w:t>
            </w:r>
          </w:p>
          <w:p w14:paraId="3D9E11FA" w14:textId="77777777" w:rsidR="008630D6" w:rsidRPr="001F42D3" w:rsidRDefault="008630D6" w:rsidP="00670CCB">
            <w:pPr>
              <w:pStyle w:val="TableEntry"/>
            </w:pPr>
            <w:r w:rsidRPr="001F42D3">
              <w:rPr>
                <w:color w:val="0000FF"/>
              </w:rPr>
              <w:t>Volume Remaining</w:t>
            </w:r>
            <w:r w:rsidRPr="001F42D3">
              <w:t>=continuous volume remaining</w:t>
            </w:r>
          </w:p>
          <w:p w14:paraId="74248A78"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38E117F4" w14:textId="77777777" w:rsidR="008630D6" w:rsidRPr="001F42D3" w:rsidRDefault="008630D6" w:rsidP="00670CCB">
            <w:pPr>
              <w:pStyle w:val="TableEntry"/>
            </w:pPr>
            <w:r w:rsidRPr="001F42D3">
              <w:t>DELIV_STOP – Used if the pump is switching from continuous to bolus. Not needed if starting bolus from a pause or stop.</w:t>
            </w:r>
          </w:p>
          <w:p w14:paraId="2E60B6F2" w14:textId="77777777" w:rsidR="008630D6" w:rsidRPr="001F42D3" w:rsidRDefault="008630D6" w:rsidP="00670CCB">
            <w:pPr>
              <w:pStyle w:val="TableEntry"/>
            </w:pPr>
          </w:p>
        </w:tc>
      </w:tr>
      <w:tr w:rsidR="008630D6" w:rsidRPr="001F42D3" w14:paraId="38AD8466" w14:textId="77777777" w:rsidTr="00670CCB">
        <w:trPr>
          <w:cantSplit/>
        </w:trPr>
        <w:tc>
          <w:tcPr>
            <w:tcW w:w="761" w:type="pct"/>
            <w:vMerge/>
          </w:tcPr>
          <w:p w14:paraId="5E042AA8" w14:textId="77777777" w:rsidR="008630D6" w:rsidRPr="001F42D3" w:rsidRDefault="008630D6" w:rsidP="00670CCB">
            <w:pPr>
              <w:pStyle w:val="TableEntry"/>
            </w:pPr>
            <w:bookmarkStart w:id="2252" w:name="_Hlk272251371"/>
          </w:p>
        </w:tc>
        <w:tc>
          <w:tcPr>
            <w:tcW w:w="1316" w:type="pct"/>
          </w:tcPr>
          <w:p w14:paraId="60E567AA" w14:textId="77777777" w:rsidR="008630D6" w:rsidRPr="001F42D3" w:rsidRDefault="008630D6" w:rsidP="00670CCB">
            <w:pPr>
              <w:pStyle w:val="TableEntry"/>
            </w:pPr>
            <w:r w:rsidRPr="001F42D3">
              <w:t>MDC_EVT_PUMP_DELIV_ START</w:t>
            </w:r>
          </w:p>
        </w:tc>
        <w:tc>
          <w:tcPr>
            <w:tcW w:w="1880" w:type="pct"/>
          </w:tcPr>
          <w:p w14:paraId="5BC6CF87" w14:textId="77777777" w:rsidR="008630D6" w:rsidRPr="001F42D3" w:rsidRDefault="008630D6" w:rsidP="00670CCB">
            <w:pPr>
              <w:pStyle w:val="TableEntry"/>
              <w:rPr>
                <w:u w:val="single"/>
              </w:rPr>
            </w:pPr>
            <w:r w:rsidRPr="001F42D3">
              <w:rPr>
                <w:u w:val="single"/>
              </w:rPr>
              <w:t>Pump Delivery Info Parameters:</w:t>
            </w:r>
          </w:p>
          <w:p w14:paraId="75146806" w14:textId="77777777" w:rsidR="008630D6" w:rsidRPr="001F42D3" w:rsidRDefault="008630D6" w:rsidP="00670CCB">
            <w:pPr>
              <w:pStyle w:val="TableEntry"/>
            </w:pPr>
            <w:r w:rsidRPr="001F42D3">
              <w:rPr>
                <w:color w:val="0000FF"/>
              </w:rPr>
              <w:t>Infusing Status</w:t>
            </w:r>
            <w:r w:rsidRPr="001F42D3">
              <w:t>=pump-status-infusing</w:t>
            </w:r>
          </w:p>
          <w:p w14:paraId="2AE7A34B" w14:textId="77777777" w:rsidR="008630D6" w:rsidRPr="001F42D3" w:rsidRDefault="008630D6" w:rsidP="00670CCB">
            <w:pPr>
              <w:pStyle w:val="TableEntry"/>
            </w:pPr>
            <w:r w:rsidRPr="001F42D3">
              <w:rPr>
                <w:color w:val="0000FF"/>
              </w:rPr>
              <w:t>Current Pump Fluid Flow</w:t>
            </w:r>
            <w:r w:rsidRPr="001F42D3">
              <w:t>=bolus programmed rate</w:t>
            </w:r>
          </w:p>
          <w:p w14:paraId="13704A7E" w14:textId="77777777" w:rsidR="008630D6" w:rsidRPr="001F42D3" w:rsidRDefault="008630D6" w:rsidP="00670CCB">
            <w:pPr>
              <w:pStyle w:val="TableEntry"/>
            </w:pPr>
            <w:r w:rsidRPr="001F42D3">
              <w:rPr>
                <w:color w:val="0000FF"/>
              </w:rPr>
              <w:t>Pump Active Sources</w:t>
            </w:r>
            <w:r w:rsidRPr="001F42D3">
              <w:t>=pump-source-info-clinician</w:t>
            </w:r>
          </w:p>
          <w:p w14:paraId="55E679DF" w14:textId="77777777" w:rsidR="008630D6" w:rsidRPr="001F42D3" w:rsidRDefault="008630D6" w:rsidP="00670CCB">
            <w:pPr>
              <w:pStyle w:val="TableEntry"/>
              <w:rPr>
                <w:u w:val="single"/>
              </w:rPr>
            </w:pPr>
          </w:p>
          <w:p w14:paraId="05DE3F66" w14:textId="77777777" w:rsidR="008630D6" w:rsidRPr="001F42D3" w:rsidRDefault="008630D6" w:rsidP="00670CCB">
            <w:pPr>
              <w:pStyle w:val="TableEntry"/>
              <w:rPr>
                <w:u w:val="single"/>
              </w:rPr>
            </w:pPr>
            <w:r w:rsidRPr="001F42D3">
              <w:rPr>
                <w:u w:val="single"/>
              </w:rPr>
              <w:t>Source Parameters (primary or secondary):</w:t>
            </w:r>
          </w:p>
          <w:p w14:paraId="3A32E84C"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and any previously completed boluses</w:t>
            </w:r>
          </w:p>
          <w:p w14:paraId="4E0686F2" w14:textId="77777777" w:rsidR="008630D6" w:rsidRPr="001F42D3" w:rsidRDefault="008630D6" w:rsidP="00670CCB">
            <w:pPr>
              <w:pStyle w:val="TableEntry"/>
              <w:rPr>
                <w:color w:val="0000FF"/>
              </w:rPr>
            </w:pPr>
          </w:p>
          <w:p w14:paraId="6B73DBDC" w14:textId="77777777" w:rsidR="008630D6" w:rsidRPr="001F42D3" w:rsidRDefault="008630D6" w:rsidP="00670CCB">
            <w:pPr>
              <w:pStyle w:val="TableEntry"/>
              <w:rPr>
                <w:u w:val="single"/>
              </w:rPr>
            </w:pPr>
            <w:r w:rsidRPr="001F42D3">
              <w:rPr>
                <w:u w:val="single"/>
              </w:rPr>
              <w:t>Active Source Parameters (clinician dose):</w:t>
            </w:r>
          </w:p>
          <w:p w14:paraId="56C680FB" w14:textId="77777777" w:rsidR="008630D6" w:rsidRPr="001F42D3" w:rsidRDefault="008630D6" w:rsidP="00670CCB">
            <w:pPr>
              <w:pStyle w:val="TableEntry"/>
            </w:pPr>
            <w:r w:rsidRPr="001F42D3">
              <w:rPr>
                <w:color w:val="0000FF"/>
              </w:rPr>
              <w:t>Current Delivery Status</w:t>
            </w:r>
            <w:r w:rsidRPr="001F42D3">
              <w:t>=pump-delivery-status-delivering</w:t>
            </w:r>
          </w:p>
          <w:p w14:paraId="184EF2FB" w14:textId="77777777" w:rsidR="008630D6" w:rsidRPr="001F42D3" w:rsidRDefault="008630D6" w:rsidP="00670CCB">
            <w:pPr>
              <w:pStyle w:val="TableEntry"/>
            </w:pPr>
            <w:r w:rsidRPr="001F42D3">
              <w:rPr>
                <w:color w:val="0000FF"/>
              </w:rPr>
              <w:t>Program Delivery Mode</w:t>
            </w:r>
            <w:r w:rsidRPr="001F42D3">
              <w:t>=pump-program-delivery-mode-continuous</w:t>
            </w:r>
          </w:p>
          <w:p w14:paraId="27CC39D6"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60D3987D" w14:textId="77777777" w:rsidR="008630D6" w:rsidRPr="001F42D3" w:rsidRDefault="008630D6" w:rsidP="00670CCB">
            <w:pPr>
              <w:pStyle w:val="TableEntry"/>
            </w:pPr>
            <w:r w:rsidRPr="001F42D3">
              <w:rPr>
                <w:color w:val="0000FF"/>
              </w:rPr>
              <w:t>Rate</w:t>
            </w:r>
            <w:r w:rsidRPr="001F42D3">
              <w:t>=bolus programmed rate</w:t>
            </w:r>
          </w:p>
          <w:p w14:paraId="308DD3C5" w14:textId="77777777" w:rsidR="008630D6" w:rsidRPr="001F42D3" w:rsidRDefault="008630D6" w:rsidP="00670CCB">
            <w:pPr>
              <w:pStyle w:val="TableEntry"/>
            </w:pPr>
            <w:r w:rsidRPr="001F42D3">
              <w:rPr>
                <w:color w:val="0000FF"/>
              </w:rPr>
              <w:t>Dose Rate</w:t>
            </w:r>
            <w:r w:rsidRPr="001F42D3">
              <w:t>=bolus dose rate</w:t>
            </w:r>
          </w:p>
          <w:p w14:paraId="4C01F6AC" w14:textId="77777777" w:rsidR="008630D6" w:rsidRPr="001F42D3" w:rsidRDefault="008630D6" w:rsidP="00670CCB">
            <w:pPr>
              <w:pStyle w:val="TableEntry"/>
            </w:pPr>
            <w:r w:rsidRPr="001F42D3">
              <w:rPr>
                <w:color w:val="0000FF"/>
              </w:rPr>
              <w:t>Volume Programmed</w:t>
            </w:r>
            <w:r w:rsidRPr="001F42D3">
              <w:t>=bolus volume programmed</w:t>
            </w:r>
          </w:p>
          <w:p w14:paraId="0260F09E" w14:textId="77777777" w:rsidR="008630D6" w:rsidRPr="001F42D3" w:rsidRDefault="008630D6" w:rsidP="00670CCB">
            <w:pPr>
              <w:pStyle w:val="TableEntry"/>
            </w:pPr>
            <w:r w:rsidRPr="001F42D3">
              <w:rPr>
                <w:color w:val="0000FF"/>
              </w:rPr>
              <w:t>Current Segment Volume Delivered</w:t>
            </w:r>
            <w:r w:rsidRPr="001F42D3">
              <w:t>=0</w:t>
            </w:r>
          </w:p>
          <w:p w14:paraId="5BFB7F7D" w14:textId="77777777" w:rsidR="008630D6" w:rsidRPr="001F42D3" w:rsidRDefault="008630D6" w:rsidP="00670CCB">
            <w:pPr>
              <w:pStyle w:val="TableEntry"/>
            </w:pPr>
            <w:r w:rsidRPr="001F42D3">
              <w:rPr>
                <w:color w:val="0000FF"/>
              </w:rPr>
              <w:t>Cumulative Volume Delivered</w:t>
            </w:r>
            <w:r w:rsidRPr="001F42D3">
              <w:t>=0</w:t>
            </w:r>
          </w:p>
          <w:p w14:paraId="5A56D10D" w14:textId="77777777" w:rsidR="008630D6" w:rsidRPr="001F42D3" w:rsidRDefault="008630D6" w:rsidP="00670CCB">
            <w:pPr>
              <w:pStyle w:val="TableEntry"/>
            </w:pPr>
            <w:r w:rsidRPr="001F42D3">
              <w:rPr>
                <w:color w:val="0000FF"/>
              </w:rPr>
              <w:t>Volume Remaining</w:t>
            </w:r>
            <w:r w:rsidRPr="001F42D3">
              <w:t>=bolus volume programmed</w:t>
            </w:r>
          </w:p>
          <w:p w14:paraId="4F9ECD1E"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A2FD93C" w14:textId="77777777" w:rsidR="008630D6" w:rsidRPr="001F42D3" w:rsidRDefault="008630D6" w:rsidP="00670CCB">
            <w:pPr>
              <w:pStyle w:val="TableEntry"/>
              <w:rPr>
                <w:rFonts w:ascii="Tahoma" w:hAnsi="Tahoma" w:cs="Tahoma"/>
                <w:sz w:val="16"/>
                <w:szCs w:val="16"/>
              </w:rPr>
            </w:pPr>
          </w:p>
        </w:tc>
      </w:tr>
      <w:bookmarkEnd w:id="2252"/>
      <w:tr w:rsidR="008630D6" w:rsidRPr="001F42D3" w14:paraId="787EE861" w14:textId="77777777" w:rsidTr="00670CCB">
        <w:trPr>
          <w:cantSplit/>
        </w:trPr>
        <w:tc>
          <w:tcPr>
            <w:tcW w:w="761" w:type="pct"/>
            <w:vMerge/>
          </w:tcPr>
          <w:p w14:paraId="73BD2055" w14:textId="77777777" w:rsidR="008630D6" w:rsidRPr="001F42D3" w:rsidRDefault="008630D6" w:rsidP="00670CCB">
            <w:pPr>
              <w:pStyle w:val="TableEntry"/>
            </w:pPr>
          </w:p>
        </w:tc>
        <w:tc>
          <w:tcPr>
            <w:tcW w:w="1316" w:type="pct"/>
          </w:tcPr>
          <w:p w14:paraId="398E5092" w14:textId="77777777" w:rsidR="008630D6" w:rsidRPr="001F42D3" w:rsidRDefault="008630D6" w:rsidP="00670CCB">
            <w:pPr>
              <w:pStyle w:val="TableEntry"/>
            </w:pPr>
            <w:r w:rsidRPr="001F42D3">
              <w:t>MDC_EVT_PUMP_DELIV_ STOP</w:t>
            </w:r>
          </w:p>
        </w:tc>
        <w:tc>
          <w:tcPr>
            <w:tcW w:w="1880" w:type="pct"/>
          </w:tcPr>
          <w:p w14:paraId="23B5B5E6" w14:textId="77777777" w:rsidR="008630D6" w:rsidRPr="001F42D3" w:rsidRDefault="008630D6" w:rsidP="00670CCB">
            <w:pPr>
              <w:pStyle w:val="TableEntry"/>
              <w:rPr>
                <w:u w:val="single"/>
              </w:rPr>
            </w:pPr>
            <w:r w:rsidRPr="001F42D3">
              <w:rPr>
                <w:u w:val="single"/>
              </w:rPr>
              <w:t>Pump Delivery Info Parameters:</w:t>
            </w:r>
          </w:p>
          <w:p w14:paraId="0D100FA0" w14:textId="77777777" w:rsidR="008630D6" w:rsidRPr="001F42D3" w:rsidRDefault="008630D6" w:rsidP="00670CCB">
            <w:pPr>
              <w:pStyle w:val="TableEntry"/>
            </w:pPr>
            <w:r w:rsidRPr="001F42D3">
              <w:rPr>
                <w:color w:val="0000FF"/>
              </w:rPr>
              <w:t>Infusing Status</w:t>
            </w:r>
            <w:r w:rsidRPr="001F42D3">
              <w:t>=pump reported status</w:t>
            </w:r>
          </w:p>
          <w:p w14:paraId="3C342326" w14:textId="77777777" w:rsidR="008630D6" w:rsidRPr="001F42D3" w:rsidRDefault="008630D6" w:rsidP="00670CCB">
            <w:pPr>
              <w:pStyle w:val="TableEntry"/>
            </w:pPr>
            <w:r w:rsidRPr="001F42D3">
              <w:rPr>
                <w:color w:val="0000FF"/>
              </w:rPr>
              <w:t>Current Pump Fluid Flow</w:t>
            </w:r>
            <w:r w:rsidRPr="001F42D3">
              <w:t>=pump reported rate</w:t>
            </w:r>
          </w:p>
          <w:p w14:paraId="37354139" w14:textId="77777777" w:rsidR="008630D6" w:rsidRPr="001F42D3" w:rsidRDefault="008630D6" w:rsidP="00670CCB">
            <w:pPr>
              <w:pStyle w:val="TableEntry"/>
            </w:pPr>
            <w:r w:rsidRPr="001F42D3">
              <w:rPr>
                <w:color w:val="0000FF"/>
              </w:rPr>
              <w:t>Pump Active Sources</w:t>
            </w:r>
            <w:r w:rsidRPr="001F42D3">
              <w:t>=pump-source-info-clinician</w:t>
            </w:r>
          </w:p>
          <w:p w14:paraId="1113E813" w14:textId="77777777" w:rsidR="008630D6" w:rsidRPr="001F42D3" w:rsidRDefault="008630D6" w:rsidP="00670CCB">
            <w:pPr>
              <w:pStyle w:val="TableEntry"/>
            </w:pPr>
          </w:p>
          <w:p w14:paraId="43BAD581" w14:textId="77777777" w:rsidR="008630D6" w:rsidRPr="001F42D3" w:rsidRDefault="008630D6" w:rsidP="00670CCB">
            <w:pPr>
              <w:pStyle w:val="TableEntry"/>
              <w:rPr>
                <w:u w:val="single"/>
              </w:rPr>
            </w:pPr>
            <w:r w:rsidRPr="001F42D3">
              <w:rPr>
                <w:u w:val="single"/>
              </w:rPr>
              <w:t>Source Parameters (primary or secondary):</w:t>
            </w:r>
          </w:p>
          <w:p w14:paraId="719D7CF8"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and any boluses, including the one just completed</w:t>
            </w:r>
          </w:p>
          <w:p w14:paraId="41D01E65" w14:textId="77777777" w:rsidR="008630D6" w:rsidRPr="001F42D3" w:rsidRDefault="008630D6" w:rsidP="00670CCB">
            <w:pPr>
              <w:pStyle w:val="TableEntry"/>
            </w:pPr>
          </w:p>
          <w:p w14:paraId="682ADC89" w14:textId="77777777" w:rsidR="008630D6" w:rsidRPr="001F42D3" w:rsidRDefault="008630D6" w:rsidP="00670CCB">
            <w:pPr>
              <w:pStyle w:val="TableEntry"/>
              <w:rPr>
                <w:u w:val="single"/>
              </w:rPr>
            </w:pPr>
            <w:r w:rsidRPr="001F42D3">
              <w:rPr>
                <w:u w:val="single"/>
              </w:rPr>
              <w:t>Active Source Parameters (clinician dose):</w:t>
            </w:r>
          </w:p>
          <w:p w14:paraId="4F5B576C" w14:textId="77777777" w:rsidR="008630D6" w:rsidRPr="001F42D3" w:rsidRDefault="008630D6" w:rsidP="00670CCB">
            <w:pPr>
              <w:pStyle w:val="TableEntry"/>
            </w:pPr>
            <w:r w:rsidRPr="001F42D3">
              <w:rPr>
                <w:color w:val="0000FF"/>
              </w:rPr>
              <w:t>Current Delivery Status</w:t>
            </w:r>
            <w:r w:rsidRPr="001F42D3">
              <w:t>=pump-delivery-status-transitioning</w:t>
            </w:r>
          </w:p>
          <w:p w14:paraId="7E35BA66" w14:textId="77777777" w:rsidR="008630D6" w:rsidRPr="001F42D3" w:rsidRDefault="008630D6" w:rsidP="00670CCB">
            <w:pPr>
              <w:pStyle w:val="TableEntry"/>
            </w:pPr>
            <w:r w:rsidRPr="001F42D3">
              <w:rPr>
                <w:color w:val="0000FF"/>
              </w:rPr>
              <w:t>Program Delivery Mode</w:t>
            </w:r>
            <w:r w:rsidRPr="001F42D3">
              <w:t>=pump-program-delivery-mode-continuous</w:t>
            </w:r>
          </w:p>
          <w:p w14:paraId="6E3CD808"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F38AA36" w14:textId="77777777" w:rsidR="008630D6" w:rsidRPr="001F42D3" w:rsidRDefault="008630D6" w:rsidP="00670CCB">
            <w:pPr>
              <w:pStyle w:val="TableEntry"/>
            </w:pPr>
            <w:r w:rsidRPr="001F42D3">
              <w:rPr>
                <w:color w:val="0000FF"/>
              </w:rPr>
              <w:t>Rate</w:t>
            </w:r>
            <w:r w:rsidRPr="001F42D3">
              <w:t>=bolus programmed rate</w:t>
            </w:r>
          </w:p>
          <w:p w14:paraId="2BE6A479" w14:textId="77777777" w:rsidR="008630D6" w:rsidRPr="001F42D3" w:rsidRDefault="008630D6" w:rsidP="00670CCB">
            <w:pPr>
              <w:pStyle w:val="TableEntry"/>
            </w:pPr>
            <w:r w:rsidRPr="001F42D3">
              <w:rPr>
                <w:color w:val="0000FF"/>
              </w:rPr>
              <w:t>Dose Rate</w:t>
            </w:r>
            <w:r w:rsidRPr="001F42D3">
              <w:t>=bolus dose rate</w:t>
            </w:r>
          </w:p>
          <w:p w14:paraId="4A407B0A" w14:textId="77777777" w:rsidR="008630D6" w:rsidRPr="001F42D3" w:rsidRDefault="008630D6" w:rsidP="00670CCB">
            <w:pPr>
              <w:pStyle w:val="TableEntry"/>
            </w:pPr>
            <w:r w:rsidRPr="001F42D3">
              <w:rPr>
                <w:color w:val="0000FF"/>
              </w:rPr>
              <w:t>Volume Programmed</w:t>
            </w:r>
            <w:r w:rsidRPr="001F42D3">
              <w:t>=bolus volume programmed</w:t>
            </w:r>
          </w:p>
          <w:p w14:paraId="26BD1A9B" w14:textId="77777777" w:rsidR="008630D6" w:rsidRPr="001F42D3" w:rsidRDefault="008630D6" w:rsidP="00670CCB">
            <w:pPr>
              <w:pStyle w:val="TableEntry"/>
            </w:pPr>
            <w:r w:rsidRPr="001F42D3">
              <w:rPr>
                <w:color w:val="0000FF"/>
              </w:rPr>
              <w:t>Current Segment Volume Delivered</w:t>
            </w:r>
            <w:r w:rsidRPr="001F42D3">
              <w:t>=bolus volume delivered since last DELIV_START</w:t>
            </w:r>
          </w:p>
          <w:p w14:paraId="3FB27C55" w14:textId="77777777" w:rsidR="008630D6" w:rsidRPr="001F42D3" w:rsidRDefault="008630D6" w:rsidP="00670CCB">
            <w:pPr>
              <w:pStyle w:val="TableEntry"/>
            </w:pPr>
            <w:r w:rsidRPr="001F42D3">
              <w:rPr>
                <w:color w:val="0000FF"/>
              </w:rPr>
              <w:t>Cumulative Volume Delivered</w:t>
            </w:r>
            <w:r w:rsidRPr="001F42D3">
              <w:t>=bolus volume programmed</w:t>
            </w:r>
          </w:p>
          <w:p w14:paraId="3D58A26B" w14:textId="77777777" w:rsidR="008630D6" w:rsidRPr="001F42D3" w:rsidRDefault="008630D6" w:rsidP="00670CCB">
            <w:pPr>
              <w:pStyle w:val="TableEntry"/>
            </w:pPr>
            <w:r w:rsidRPr="001F42D3">
              <w:rPr>
                <w:color w:val="0000FF"/>
              </w:rPr>
              <w:t>Volume Remaining</w:t>
            </w:r>
            <w:r w:rsidRPr="001F42D3">
              <w:t>=0</w:t>
            </w:r>
          </w:p>
          <w:p w14:paraId="0C5BBF09"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36BC7FC8" w14:textId="77777777" w:rsidR="008630D6" w:rsidRPr="001F42D3" w:rsidRDefault="008630D6" w:rsidP="00670CCB">
            <w:pPr>
              <w:pStyle w:val="TableEntry"/>
            </w:pPr>
          </w:p>
        </w:tc>
      </w:tr>
      <w:tr w:rsidR="008630D6" w:rsidRPr="001F42D3" w14:paraId="6B6EF788" w14:textId="77777777" w:rsidTr="00670CCB">
        <w:trPr>
          <w:cantSplit/>
          <w:trHeight w:val="91"/>
        </w:trPr>
        <w:tc>
          <w:tcPr>
            <w:tcW w:w="761" w:type="pct"/>
            <w:vMerge/>
          </w:tcPr>
          <w:p w14:paraId="37A5D171" w14:textId="77777777" w:rsidR="008630D6" w:rsidRPr="001F42D3" w:rsidRDefault="008630D6" w:rsidP="00670CCB">
            <w:pPr>
              <w:pStyle w:val="TableEntry"/>
            </w:pPr>
          </w:p>
        </w:tc>
        <w:tc>
          <w:tcPr>
            <w:tcW w:w="1316" w:type="pct"/>
          </w:tcPr>
          <w:p w14:paraId="6F60ADCC" w14:textId="77777777" w:rsidR="008630D6" w:rsidRPr="001F42D3" w:rsidRDefault="008630D6" w:rsidP="00670CCB">
            <w:pPr>
              <w:pStyle w:val="TableEntry"/>
            </w:pPr>
            <w:r w:rsidRPr="001F42D3">
              <w:t>MDC_EVT_PUMP_DELIV_ START</w:t>
            </w:r>
          </w:p>
        </w:tc>
        <w:tc>
          <w:tcPr>
            <w:tcW w:w="1880" w:type="pct"/>
          </w:tcPr>
          <w:p w14:paraId="6AF84B77" w14:textId="77777777" w:rsidR="008630D6" w:rsidRPr="001F42D3" w:rsidRDefault="008630D6" w:rsidP="00670CCB">
            <w:pPr>
              <w:pStyle w:val="TableEntry"/>
              <w:rPr>
                <w:u w:val="single"/>
              </w:rPr>
            </w:pPr>
            <w:r w:rsidRPr="001F42D3">
              <w:rPr>
                <w:u w:val="single"/>
              </w:rPr>
              <w:t>Pump Delivery Info Parameters:</w:t>
            </w:r>
          </w:p>
          <w:p w14:paraId="527404D9" w14:textId="77777777" w:rsidR="008630D6" w:rsidRPr="001F42D3" w:rsidRDefault="008630D6" w:rsidP="00670CCB">
            <w:pPr>
              <w:pStyle w:val="TableEntry"/>
            </w:pPr>
            <w:r w:rsidRPr="001F42D3">
              <w:rPr>
                <w:color w:val="0000FF"/>
              </w:rPr>
              <w:t>Infusing Status</w:t>
            </w:r>
            <w:r w:rsidRPr="001F42D3">
              <w:t>=pump-status-infusing</w:t>
            </w:r>
          </w:p>
          <w:p w14:paraId="47EAD2F8" w14:textId="77777777" w:rsidR="008630D6" w:rsidRPr="001F42D3" w:rsidRDefault="008630D6" w:rsidP="00670CCB">
            <w:pPr>
              <w:pStyle w:val="TableEntry"/>
            </w:pPr>
            <w:r w:rsidRPr="001F42D3">
              <w:rPr>
                <w:color w:val="0000FF"/>
              </w:rPr>
              <w:t>Current Pump Fluid Flow</w:t>
            </w:r>
            <w:r w:rsidRPr="001F42D3">
              <w:t>=continuous rate</w:t>
            </w:r>
          </w:p>
          <w:p w14:paraId="16AC61A4" w14:textId="77777777" w:rsidR="008630D6" w:rsidRPr="001F42D3" w:rsidRDefault="008630D6" w:rsidP="00670CCB">
            <w:pPr>
              <w:pStyle w:val="TableEntry"/>
            </w:pPr>
            <w:r w:rsidRPr="001F42D3">
              <w:rPr>
                <w:color w:val="0000FF"/>
              </w:rPr>
              <w:t>Pump Active Sources</w:t>
            </w:r>
            <w:r w:rsidRPr="001F42D3">
              <w:t>=pump-source-info-*</w:t>
            </w:r>
          </w:p>
          <w:p w14:paraId="6E2A997B" w14:textId="77777777" w:rsidR="008630D6" w:rsidRPr="001F42D3" w:rsidRDefault="008630D6" w:rsidP="00670CCB">
            <w:pPr>
              <w:pStyle w:val="TableEntry"/>
            </w:pPr>
          </w:p>
          <w:p w14:paraId="734EF9C5" w14:textId="77777777" w:rsidR="008630D6" w:rsidRPr="001F42D3" w:rsidRDefault="008630D6" w:rsidP="00670CCB">
            <w:pPr>
              <w:pStyle w:val="TableEntry"/>
              <w:rPr>
                <w:u w:val="single"/>
              </w:rPr>
            </w:pPr>
            <w:r w:rsidRPr="001F42D3">
              <w:rPr>
                <w:u w:val="single"/>
              </w:rPr>
              <w:t>Active Source Parameters (primary or secondary:</w:t>
            </w:r>
          </w:p>
          <w:p w14:paraId="37D0DE99" w14:textId="77777777" w:rsidR="008630D6" w:rsidRPr="001F42D3" w:rsidRDefault="008630D6" w:rsidP="00670CCB">
            <w:pPr>
              <w:pStyle w:val="TableEntry"/>
            </w:pPr>
            <w:r w:rsidRPr="001F42D3">
              <w:rPr>
                <w:color w:val="0000FF"/>
              </w:rPr>
              <w:t>Current Delivery Status</w:t>
            </w:r>
            <w:r w:rsidRPr="001F42D3">
              <w:t>=pump-delivery-status-delivering</w:t>
            </w:r>
          </w:p>
          <w:p w14:paraId="62F859F0" w14:textId="77777777" w:rsidR="008630D6" w:rsidRPr="001F42D3" w:rsidRDefault="008630D6" w:rsidP="00670CCB">
            <w:pPr>
              <w:pStyle w:val="TableEntry"/>
            </w:pPr>
            <w:r w:rsidRPr="001F42D3">
              <w:rPr>
                <w:color w:val="0000FF"/>
              </w:rPr>
              <w:t>Program Delivery Mode</w:t>
            </w:r>
            <w:r w:rsidRPr="001F42D3">
              <w:t>=pump-program-delivery-mode-continuous</w:t>
            </w:r>
          </w:p>
          <w:p w14:paraId="6C9F3B87"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3BBA719" w14:textId="77777777" w:rsidR="008630D6" w:rsidRPr="001F42D3" w:rsidRDefault="008630D6" w:rsidP="00670CCB">
            <w:pPr>
              <w:pStyle w:val="TableEntry"/>
            </w:pPr>
            <w:r w:rsidRPr="001F42D3">
              <w:rPr>
                <w:color w:val="0000FF"/>
              </w:rPr>
              <w:t>Rate</w:t>
            </w:r>
            <w:r w:rsidRPr="001F42D3">
              <w:t>=continuous rate</w:t>
            </w:r>
          </w:p>
          <w:p w14:paraId="41064A11" w14:textId="77777777" w:rsidR="008630D6" w:rsidRPr="001F42D3" w:rsidRDefault="008630D6" w:rsidP="00670CCB">
            <w:pPr>
              <w:pStyle w:val="TableEntry"/>
            </w:pPr>
            <w:r w:rsidRPr="001F42D3">
              <w:rPr>
                <w:color w:val="0000FF"/>
              </w:rPr>
              <w:t>Dose Rate</w:t>
            </w:r>
            <w:r w:rsidRPr="001F42D3">
              <w:t>=continuous dose rate</w:t>
            </w:r>
          </w:p>
          <w:p w14:paraId="29543BCE" w14:textId="77777777" w:rsidR="008630D6" w:rsidRPr="001F42D3" w:rsidRDefault="008630D6" w:rsidP="00670CCB">
            <w:pPr>
              <w:pStyle w:val="TableEntry"/>
            </w:pPr>
            <w:r w:rsidRPr="001F42D3">
              <w:rPr>
                <w:color w:val="0000FF"/>
              </w:rPr>
              <w:t>Volume Programmed</w:t>
            </w:r>
            <w:r w:rsidRPr="001F42D3">
              <w:t>=continuous volume programmed</w:t>
            </w:r>
          </w:p>
          <w:p w14:paraId="1F870835" w14:textId="77777777" w:rsidR="008630D6" w:rsidRPr="001F42D3" w:rsidRDefault="008630D6" w:rsidP="00670CCB">
            <w:pPr>
              <w:pStyle w:val="TableEntry"/>
            </w:pPr>
            <w:r w:rsidRPr="001F42D3">
              <w:rPr>
                <w:color w:val="0000FF"/>
              </w:rPr>
              <w:t>Current Segment Volume Delivered</w:t>
            </w:r>
            <w:r w:rsidRPr="001F42D3">
              <w:t>=0</w:t>
            </w:r>
          </w:p>
          <w:p w14:paraId="1A529FD7"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and any boluses</w:t>
            </w:r>
          </w:p>
          <w:p w14:paraId="6ECAB2A0" w14:textId="77777777" w:rsidR="008630D6" w:rsidRPr="001F42D3" w:rsidRDefault="008630D6" w:rsidP="00670CCB">
            <w:pPr>
              <w:pStyle w:val="TableEntry"/>
            </w:pPr>
            <w:r w:rsidRPr="001F42D3">
              <w:rPr>
                <w:color w:val="0000FF"/>
              </w:rPr>
              <w:t>Volume Remaining</w:t>
            </w:r>
            <w:r w:rsidRPr="001F42D3">
              <w:t>=continuous volume remaining</w:t>
            </w:r>
          </w:p>
          <w:p w14:paraId="713394D1"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62E0F6F5" w14:textId="77777777" w:rsidR="008630D6" w:rsidRPr="001F42D3" w:rsidRDefault="008630D6" w:rsidP="00670CCB">
            <w:pPr>
              <w:ind w:hanging="2"/>
              <w:rPr>
                <w:rFonts w:ascii="Tahoma" w:hAnsi="Tahoma" w:cs="Tahoma"/>
                <w:sz w:val="16"/>
                <w:szCs w:val="16"/>
              </w:rPr>
            </w:pPr>
          </w:p>
        </w:tc>
      </w:tr>
      <w:tr w:rsidR="008630D6" w:rsidRPr="001F42D3" w14:paraId="5A818EB4" w14:textId="77777777" w:rsidTr="00670CCB">
        <w:trPr>
          <w:cantSplit/>
        </w:trPr>
        <w:tc>
          <w:tcPr>
            <w:tcW w:w="761" w:type="pct"/>
            <w:vMerge w:val="restart"/>
          </w:tcPr>
          <w:p w14:paraId="1B1B1724" w14:textId="77777777" w:rsidR="008630D6" w:rsidRPr="001F42D3" w:rsidRDefault="008630D6" w:rsidP="00670CCB">
            <w:pPr>
              <w:pStyle w:val="TableEntry"/>
            </w:pPr>
            <w:r w:rsidRPr="001F42D3">
              <w:lastRenderedPageBreak/>
              <w:t>Multi-step start, followed by multi-step transition, followed by multi-step stop</w:t>
            </w:r>
          </w:p>
          <w:p w14:paraId="795387EE" w14:textId="77777777" w:rsidR="008630D6" w:rsidRPr="001F42D3" w:rsidRDefault="008630D6" w:rsidP="00670CCB">
            <w:pPr>
              <w:pStyle w:val="TableEntry"/>
            </w:pPr>
          </w:p>
          <w:p w14:paraId="1492BD16" w14:textId="77777777" w:rsidR="008630D6" w:rsidRPr="001F42D3" w:rsidRDefault="008630D6" w:rsidP="00670CCB">
            <w:pPr>
              <w:pStyle w:val="TableEntry"/>
            </w:pPr>
          </w:p>
        </w:tc>
        <w:tc>
          <w:tcPr>
            <w:tcW w:w="1316" w:type="pct"/>
          </w:tcPr>
          <w:p w14:paraId="5C6C9FC6" w14:textId="77777777" w:rsidR="008630D6" w:rsidRPr="001F42D3" w:rsidRDefault="008630D6" w:rsidP="00670CCB">
            <w:pPr>
              <w:pStyle w:val="TableEntry"/>
            </w:pPr>
            <w:r w:rsidRPr="001F42D3">
              <w:t>MDC_EVT_PUMP_DELIV_ START</w:t>
            </w:r>
          </w:p>
        </w:tc>
        <w:tc>
          <w:tcPr>
            <w:tcW w:w="1880" w:type="pct"/>
          </w:tcPr>
          <w:p w14:paraId="4E3A6444" w14:textId="77777777" w:rsidR="008630D6" w:rsidRPr="001F42D3" w:rsidRDefault="008630D6" w:rsidP="00670CCB">
            <w:pPr>
              <w:pStyle w:val="TableEntry"/>
              <w:rPr>
                <w:u w:val="single"/>
              </w:rPr>
            </w:pPr>
            <w:r w:rsidRPr="001F42D3">
              <w:rPr>
                <w:u w:val="single"/>
              </w:rPr>
              <w:t>Pump Delivery Info Parameters:</w:t>
            </w:r>
          </w:p>
          <w:p w14:paraId="31256FC7" w14:textId="77777777" w:rsidR="008630D6" w:rsidRPr="001F42D3" w:rsidRDefault="008630D6" w:rsidP="00670CCB">
            <w:pPr>
              <w:pStyle w:val="TableEntry"/>
            </w:pPr>
            <w:r w:rsidRPr="001F42D3">
              <w:rPr>
                <w:color w:val="0000FF"/>
              </w:rPr>
              <w:t>Infusing Status</w:t>
            </w:r>
            <w:r w:rsidRPr="001F42D3">
              <w:t>=pump-status-infusing</w:t>
            </w:r>
          </w:p>
          <w:p w14:paraId="043DEE6D" w14:textId="77777777" w:rsidR="008630D6" w:rsidRPr="001F42D3" w:rsidRDefault="008630D6" w:rsidP="00670CCB">
            <w:pPr>
              <w:pStyle w:val="TableEntry"/>
            </w:pPr>
            <w:r w:rsidRPr="001F42D3">
              <w:rPr>
                <w:color w:val="0000FF"/>
              </w:rPr>
              <w:t>Current Pump Fluid Flow</w:t>
            </w:r>
            <w:r w:rsidRPr="001F42D3">
              <w:t>=programmed rate for step 1</w:t>
            </w:r>
          </w:p>
          <w:p w14:paraId="56F089DD" w14:textId="77777777" w:rsidR="008630D6" w:rsidRPr="001F42D3" w:rsidRDefault="008630D6" w:rsidP="00670CCB">
            <w:pPr>
              <w:pStyle w:val="TableEntry"/>
            </w:pPr>
            <w:r w:rsidRPr="001F42D3">
              <w:rPr>
                <w:color w:val="0000FF"/>
              </w:rPr>
              <w:t>Pump Active Sources</w:t>
            </w:r>
            <w:r w:rsidRPr="001F42D3">
              <w:t>=pump-source-info-*</w:t>
            </w:r>
          </w:p>
          <w:p w14:paraId="64E5BAF3" w14:textId="77777777" w:rsidR="008630D6" w:rsidRPr="001F42D3" w:rsidRDefault="008630D6" w:rsidP="00670CCB">
            <w:pPr>
              <w:pStyle w:val="TableEntry"/>
            </w:pPr>
          </w:p>
          <w:p w14:paraId="5C41EA0C" w14:textId="77777777" w:rsidR="008630D6" w:rsidRPr="001F42D3" w:rsidRDefault="008630D6" w:rsidP="00670CCB">
            <w:pPr>
              <w:pStyle w:val="TableEntry"/>
              <w:rPr>
                <w:u w:val="single"/>
              </w:rPr>
            </w:pPr>
            <w:r w:rsidRPr="001F42D3">
              <w:rPr>
                <w:u w:val="single"/>
              </w:rPr>
              <w:t>Active Source Parameters:</w:t>
            </w:r>
          </w:p>
          <w:p w14:paraId="67BCAC2B" w14:textId="77777777" w:rsidR="008630D6" w:rsidRPr="001F42D3" w:rsidRDefault="008630D6" w:rsidP="00670CCB">
            <w:pPr>
              <w:pStyle w:val="TableEntry"/>
            </w:pPr>
            <w:r w:rsidRPr="001F42D3">
              <w:rPr>
                <w:color w:val="0000FF"/>
              </w:rPr>
              <w:t>Current Delivery Status</w:t>
            </w:r>
            <w:r w:rsidRPr="001F42D3">
              <w:t>=pump-delivery-status-delivering</w:t>
            </w:r>
          </w:p>
          <w:p w14:paraId="4C25D758" w14:textId="77777777" w:rsidR="008630D6" w:rsidRPr="001F42D3" w:rsidRDefault="008630D6" w:rsidP="00670CCB">
            <w:pPr>
              <w:pStyle w:val="TableEntry"/>
            </w:pPr>
            <w:r w:rsidRPr="001F42D3">
              <w:rPr>
                <w:color w:val="0000FF"/>
              </w:rPr>
              <w:t>Program Delivery Mode</w:t>
            </w:r>
            <w:r w:rsidRPr="001F42D3">
              <w:t>=pump-program-delivery-mode-multi-step</w:t>
            </w:r>
          </w:p>
          <w:p w14:paraId="62C3301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519F757" w14:textId="77777777" w:rsidR="008630D6" w:rsidRPr="001F42D3" w:rsidRDefault="008630D6" w:rsidP="00670CCB">
            <w:pPr>
              <w:pStyle w:val="TableEntry"/>
            </w:pPr>
            <w:r w:rsidRPr="001F42D3">
              <w:rPr>
                <w:color w:val="0000FF"/>
              </w:rPr>
              <w:t>Rate</w:t>
            </w:r>
            <w:r w:rsidRPr="001F42D3">
              <w:t>=programmed rate for step 1</w:t>
            </w:r>
          </w:p>
          <w:p w14:paraId="0032BBE5" w14:textId="77777777" w:rsidR="008630D6" w:rsidRPr="001F42D3" w:rsidRDefault="008630D6" w:rsidP="00670CCB">
            <w:pPr>
              <w:pStyle w:val="TableEntry"/>
            </w:pPr>
            <w:r w:rsidRPr="001F42D3">
              <w:rPr>
                <w:color w:val="0000FF"/>
              </w:rPr>
              <w:t>Dose Rate</w:t>
            </w:r>
            <w:r w:rsidRPr="001F42D3">
              <w:t>=programmed dose rate for step 1</w:t>
            </w:r>
          </w:p>
          <w:p w14:paraId="355EFA43" w14:textId="77777777" w:rsidR="008630D6" w:rsidRPr="001F42D3" w:rsidRDefault="008630D6" w:rsidP="00670CCB">
            <w:pPr>
              <w:pStyle w:val="TableEntry"/>
            </w:pPr>
            <w:r w:rsidRPr="001F42D3">
              <w:rPr>
                <w:color w:val="0000FF"/>
              </w:rPr>
              <w:t>Volume Programmed</w:t>
            </w:r>
            <w:r w:rsidRPr="001F42D3">
              <w:t>=volume programmed for step 1</w:t>
            </w:r>
          </w:p>
          <w:p w14:paraId="17B3AD6B" w14:textId="77777777" w:rsidR="008630D6" w:rsidRPr="001F42D3" w:rsidRDefault="008630D6" w:rsidP="00670CCB">
            <w:pPr>
              <w:pStyle w:val="TableEntry"/>
            </w:pPr>
            <w:r w:rsidRPr="001F42D3">
              <w:rPr>
                <w:color w:val="0000FF"/>
              </w:rPr>
              <w:t>Current Segment Volume Delivered</w:t>
            </w:r>
            <w:r w:rsidRPr="001F42D3">
              <w:t>=0</w:t>
            </w:r>
          </w:p>
          <w:p w14:paraId="631091E6" w14:textId="77777777" w:rsidR="008630D6" w:rsidRPr="001F42D3" w:rsidRDefault="008630D6" w:rsidP="00670CCB">
            <w:pPr>
              <w:pStyle w:val="TableEntry"/>
            </w:pPr>
            <w:r w:rsidRPr="001F42D3">
              <w:rPr>
                <w:color w:val="0000FF"/>
              </w:rPr>
              <w:t>Cumulative Volume Delivered</w:t>
            </w:r>
            <w:r w:rsidRPr="001F42D3">
              <w:t>=0</w:t>
            </w:r>
          </w:p>
          <w:p w14:paraId="0DBA0EF5" w14:textId="77777777" w:rsidR="008630D6" w:rsidRPr="001F42D3" w:rsidRDefault="008630D6" w:rsidP="00670CCB">
            <w:pPr>
              <w:pStyle w:val="TableEntry"/>
            </w:pPr>
            <w:r w:rsidRPr="001F42D3">
              <w:rPr>
                <w:color w:val="0000FF"/>
              </w:rPr>
              <w:t>Volume Remaining</w:t>
            </w:r>
            <w:r w:rsidRPr="001F42D3">
              <w:t>=volume programmed for step 1</w:t>
            </w:r>
          </w:p>
          <w:p w14:paraId="35DC7DC8"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66D24502" w14:textId="77777777" w:rsidR="008630D6" w:rsidRPr="001F42D3" w:rsidRDefault="008630D6" w:rsidP="00B34AEB">
            <w:pPr>
              <w:pStyle w:val="TableEntry"/>
            </w:pPr>
            <w:r w:rsidRPr="001F42D3">
              <w:t>The transition is handled like a rate change</w:t>
            </w:r>
          </w:p>
          <w:p w14:paraId="2BAE5863" w14:textId="77777777" w:rsidR="008630D6" w:rsidRPr="001F42D3" w:rsidRDefault="008630D6" w:rsidP="00670CCB">
            <w:pPr>
              <w:pStyle w:val="TableEntry"/>
              <w:rPr>
                <w:szCs w:val="18"/>
              </w:rPr>
            </w:pPr>
          </w:p>
        </w:tc>
      </w:tr>
      <w:tr w:rsidR="008630D6" w:rsidRPr="001F42D3" w14:paraId="0033370A" w14:textId="77777777" w:rsidTr="00670CCB">
        <w:trPr>
          <w:cantSplit/>
        </w:trPr>
        <w:tc>
          <w:tcPr>
            <w:tcW w:w="761" w:type="pct"/>
            <w:vMerge/>
          </w:tcPr>
          <w:p w14:paraId="374C66D5" w14:textId="77777777" w:rsidR="008630D6" w:rsidRPr="001F42D3" w:rsidRDefault="008630D6" w:rsidP="00670CCB">
            <w:pPr>
              <w:pStyle w:val="TableEntry"/>
            </w:pPr>
          </w:p>
        </w:tc>
        <w:tc>
          <w:tcPr>
            <w:tcW w:w="1316" w:type="pct"/>
          </w:tcPr>
          <w:p w14:paraId="0911D23F" w14:textId="77777777" w:rsidR="008630D6" w:rsidRPr="001F42D3" w:rsidRDefault="008630D6" w:rsidP="00670CCB">
            <w:pPr>
              <w:pStyle w:val="TableEntry"/>
            </w:pPr>
            <w:r w:rsidRPr="001F42D3">
              <w:t>MDC_EVT_PUMP_DELIV_ STOP</w:t>
            </w:r>
          </w:p>
        </w:tc>
        <w:tc>
          <w:tcPr>
            <w:tcW w:w="1880" w:type="pct"/>
          </w:tcPr>
          <w:p w14:paraId="0BBB7EB3" w14:textId="77777777" w:rsidR="008630D6" w:rsidRPr="001F42D3" w:rsidRDefault="008630D6" w:rsidP="00670CCB">
            <w:pPr>
              <w:pStyle w:val="TableEntry"/>
              <w:rPr>
                <w:u w:val="single"/>
              </w:rPr>
            </w:pPr>
            <w:r w:rsidRPr="001F42D3">
              <w:rPr>
                <w:u w:val="single"/>
              </w:rPr>
              <w:t>Pump Delivery Info Parameters:</w:t>
            </w:r>
          </w:p>
          <w:p w14:paraId="32F85B44" w14:textId="77777777" w:rsidR="008630D6" w:rsidRPr="001F42D3" w:rsidRDefault="008630D6" w:rsidP="00670CCB">
            <w:pPr>
              <w:pStyle w:val="TableEntry"/>
            </w:pPr>
            <w:r w:rsidRPr="001F42D3">
              <w:rPr>
                <w:color w:val="0000FF"/>
              </w:rPr>
              <w:t>Infusing Status</w:t>
            </w:r>
            <w:r w:rsidRPr="001F42D3">
              <w:t>=pump reported status</w:t>
            </w:r>
          </w:p>
          <w:p w14:paraId="7CD2090E" w14:textId="77777777" w:rsidR="008630D6" w:rsidRPr="001F42D3" w:rsidRDefault="008630D6" w:rsidP="00670CCB">
            <w:pPr>
              <w:pStyle w:val="TableEntry"/>
            </w:pPr>
            <w:r w:rsidRPr="001F42D3">
              <w:rPr>
                <w:color w:val="0000FF"/>
              </w:rPr>
              <w:t>Current Pump Fluid Flow</w:t>
            </w:r>
            <w:r w:rsidRPr="001F42D3">
              <w:t>=pump reported rate for step 1</w:t>
            </w:r>
          </w:p>
          <w:p w14:paraId="20B2579F" w14:textId="77777777" w:rsidR="008630D6" w:rsidRPr="001F42D3" w:rsidRDefault="008630D6" w:rsidP="00670CCB">
            <w:pPr>
              <w:pStyle w:val="TableEntry"/>
            </w:pPr>
            <w:r w:rsidRPr="001F42D3">
              <w:rPr>
                <w:color w:val="0000FF"/>
              </w:rPr>
              <w:t>Pump Active Sources</w:t>
            </w:r>
            <w:r w:rsidRPr="001F42D3">
              <w:t>=pump-source-info-*</w:t>
            </w:r>
          </w:p>
          <w:p w14:paraId="74D83A36" w14:textId="77777777" w:rsidR="008630D6" w:rsidRPr="001F42D3" w:rsidRDefault="008630D6" w:rsidP="00670CCB">
            <w:pPr>
              <w:pStyle w:val="TableEntry"/>
            </w:pPr>
          </w:p>
          <w:p w14:paraId="263E2673" w14:textId="77777777" w:rsidR="008630D6" w:rsidRPr="001F42D3" w:rsidRDefault="008630D6" w:rsidP="00670CCB">
            <w:pPr>
              <w:pStyle w:val="TableEntry"/>
              <w:rPr>
                <w:u w:val="single"/>
              </w:rPr>
            </w:pPr>
            <w:r w:rsidRPr="001F42D3">
              <w:rPr>
                <w:u w:val="single"/>
              </w:rPr>
              <w:t>Active Source Parameters:</w:t>
            </w:r>
          </w:p>
          <w:p w14:paraId="3955D4EE" w14:textId="77777777" w:rsidR="008630D6" w:rsidRPr="001F42D3" w:rsidRDefault="008630D6" w:rsidP="00670CCB">
            <w:pPr>
              <w:pStyle w:val="TableEntry"/>
            </w:pPr>
            <w:r w:rsidRPr="001F42D3">
              <w:rPr>
                <w:color w:val="0000FF"/>
              </w:rPr>
              <w:t>Current Delivery Status</w:t>
            </w:r>
            <w:r w:rsidRPr="001F42D3">
              <w:t>=pump-delivery-status-transitioning</w:t>
            </w:r>
          </w:p>
          <w:p w14:paraId="2CD68F6B" w14:textId="77777777" w:rsidR="008630D6" w:rsidRPr="001F42D3" w:rsidRDefault="008630D6" w:rsidP="00670CCB">
            <w:pPr>
              <w:pStyle w:val="TableEntry"/>
            </w:pPr>
            <w:r w:rsidRPr="001F42D3">
              <w:rPr>
                <w:color w:val="0000FF"/>
              </w:rPr>
              <w:t>Program Delivery Mode</w:t>
            </w:r>
            <w:r w:rsidRPr="001F42D3">
              <w:t>=pump-program-delivery-mode-multi-step</w:t>
            </w:r>
          </w:p>
          <w:p w14:paraId="3E48D75C"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B7AB5F3" w14:textId="77777777" w:rsidR="008630D6" w:rsidRPr="001F42D3" w:rsidRDefault="008630D6" w:rsidP="00670CCB">
            <w:pPr>
              <w:pStyle w:val="TableEntry"/>
            </w:pPr>
            <w:r w:rsidRPr="001F42D3">
              <w:rPr>
                <w:color w:val="0000FF"/>
              </w:rPr>
              <w:t>Rate</w:t>
            </w:r>
            <w:r w:rsidRPr="001F42D3">
              <w:t>=programmed rate for step 1</w:t>
            </w:r>
          </w:p>
          <w:p w14:paraId="7DA2D05D" w14:textId="77777777" w:rsidR="008630D6" w:rsidRPr="001F42D3" w:rsidRDefault="008630D6" w:rsidP="00670CCB">
            <w:pPr>
              <w:pStyle w:val="TableEntry"/>
            </w:pPr>
            <w:r w:rsidRPr="001F42D3">
              <w:rPr>
                <w:color w:val="0000FF"/>
              </w:rPr>
              <w:t>Dose Rate</w:t>
            </w:r>
            <w:r w:rsidRPr="001F42D3">
              <w:t>=programmed dose rate for step 1</w:t>
            </w:r>
          </w:p>
          <w:p w14:paraId="6A207C9D" w14:textId="77777777" w:rsidR="008630D6" w:rsidRPr="001F42D3" w:rsidRDefault="008630D6" w:rsidP="00670CCB">
            <w:pPr>
              <w:pStyle w:val="TableEntry"/>
            </w:pPr>
            <w:r w:rsidRPr="001F42D3">
              <w:rPr>
                <w:color w:val="0000FF"/>
              </w:rPr>
              <w:t>Volume Programmed</w:t>
            </w:r>
            <w:r w:rsidRPr="001F42D3">
              <w:t>=volume programmed for step 1</w:t>
            </w:r>
          </w:p>
          <w:p w14:paraId="7B59848C"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343EF62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6E771E59" w14:textId="77777777" w:rsidR="008630D6" w:rsidRPr="001F42D3" w:rsidRDefault="008630D6" w:rsidP="00670CCB">
            <w:pPr>
              <w:pStyle w:val="TableEntry"/>
            </w:pPr>
            <w:r w:rsidRPr="001F42D3">
              <w:rPr>
                <w:color w:val="0000FF"/>
              </w:rPr>
              <w:t>Volume Remaining</w:t>
            </w:r>
            <w:r w:rsidRPr="001F42D3">
              <w:t>=0</w:t>
            </w:r>
          </w:p>
          <w:p w14:paraId="6AD41BCA"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663AFE1B" w14:textId="77777777" w:rsidR="008630D6" w:rsidRPr="001F42D3" w:rsidRDefault="008630D6" w:rsidP="00670CCB">
            <w:pPr>
              <w:pStyle w:val="TableEntry"/>
            </w:pPr>
          </w:p>
        </w:tc>
      </w:tr>
      <w:tr w:rsidR="008630D6" w:rsidRPr="001F42D3" w14:paraId="24DDAF2D" w14:textId="77777777" w:rsidTr="00670CCB">
        <w:trPr>
          <w:cantSplit/>
        </w:trPr>
        <w:tc>
          <w:tcPr>
            <w:tcW w:w="761" w:type="pct"/>
            <w:vMerge/>
          </w:tcPr>
          <w:p w14:paraId="47D33D52" w14:textId="77777777" w:rsidR="008630D6" w:rsidRPr="001F42D3" w:rsidRDefault="008630D6" w:rsidP="00670CCB">
            <w:pPr>
              <w:pStyle w:val="TableEntry"/>
            </w:pPr>
          </w:p>
        </w:tc>
        <w:tc>
          <w:tcPr>
            <w:tcW w:w="1316" w:type="pct"/>
          </w:tcPr>
          <w:p w14:paraId="0DE43F98" w14:textId="77777777" w:rsidR="008630D6" w:rsidRPr="001F42D3" w:rsidRDefault="008630D6" w:rsidP="00670CCB">
            <w:pPr>
              <w:pStyle w:val="TableEntry"/>
            </w:pPr>
            <w:r w:rsidRPr="001F42D3">
              <w:t>MDC_EVT_PUMP_DELIV_ START</w:t>
            </w:r>
          </w:p>
        </w:tc>
        <w:tc>
          <w:tcPr>
            <w:tcW w:w="1880" w:type="pct"/>
          </w:tcPr>
          <w:p w14:paraId="0868730E" w14:textId="77777777" w:rsidR="008630D6" w:rsidRPr="001F42D3" w:rsidRDefault="008630D6" w:rsidP="00670CCB">
            <w:pPr>
              <w:pStyle w:val="TableEntry"/>
              <w:rPr>
                <w:u w:val="single"/>
              </w:rPr>
            </w:pPr>
            <w:r w:rsidRPr="001F42D3">
              <w:rPr>
                <w:u w:val="single"/>
              </w:rPr>
              <w:t>Pump Delivery Info Parameters:</w:t>
            </w:r>
          </w:p>
          <w:p w14:paraId="2A12827B" w14:textId="77777777" w:rsidR="008630D6" w:rsidRPr="001F42D3" w:rsidRDefault="008630D6" w:rsidP="00670CCB">
            <w:pPr>
              <w:pStyle w:val="TableEntry"/>
            </w:pPr>
            <w:r w:rsidRPr="001F42D3">
              <w:rPr>
                <w:color w:val="0000FF"/>
              </w:rPr>
              <w:t>Infusing Status</w:t>
            </w:r>
            <w:r w:rsidRPr="001F42D3">
              <w:t>=pump-status-infusing</w:t>
            </w:r>
          </w:p>
          <w:p w14:paraId="23246A79" w14:textId="77777777" w:rsidR="008630D6" w:rsidRPr="001F42D3" w:rsidRDefault="008630D6" w:rsidP="00670CCB">
            <w:pPr>
              <w:pStyle w:val="TableEntry"/>
            </w:pPr>
            <w:r w:rsidRPr="001F42D3">
              <w:rPr>
                <w:color w:val="0000FF"/>
              </w:rPr>
              <w:t>Current Pump Fluid Flow</w:t>
            </w:r>
            <w:r w:rsidRPr="001F42D3">
              <w:t>=programmed rate for step 2</w:t>
            </w:r>
          </w:p>
          <w:p w14:paraId="471569DD" w14:textId="77777777" w:rsidR="008630D6" w:rsidRPr="001F42D3" w:rsidRDefault="008630D6" w:rsidP="00670CCB">
            <w:pPr>
              <w:pStyle w:val="TableEntry"/>
            </w:pPr>
            <w:r w:rsidRPr="001F42D3">
              <w:rPr>
                <w:color w:val="0000FF"/>
              </w:rPr>
              <w:t>Pump Active Sources</w:t>
            </w:r>
            <w:r w:rsidRPr="001F42D3">
              <w:t>=pump-source-info-*</w:t>
            </w:r>
          </w:p>
          <w:p w14:paraId="1B8B2F2F" w14:textId="77777777" w:rsidR="008630D6" w:rsidRPr="001F42D3" w:rsidRDefault="008630D6" w:rsidP="00670CCB">
            <w:pPr>
              <w:pStyle w:val="TableEntry"/>
            </w:pPr>
          </w:p>
          <w:p w14:paraId="459DE721" w14:textId="77777777" w:rsidR="008630D6" w:rsidRPr="001F42D3" w:rsidRDefault="008630D6" w:rsidP="00670CCB">
            <w:pPr>
              <w:pStyle w:val="TableEntry"/>
              <w:rPr>
                <w:u w:val="single"/>
              </w:rPr>
            </w:pPr>
            <w:r w:rsidRPr="001F42D3">
              <w:rPr>
                <w:u w:val="single"/>
              </w:rPr>
              <w:t>Active Source Parameters:</w:t>
            </w:r>
          </w:p>
          <w:p w14:paraId="55B8BAA6" w14:textId="77777777" w:rsidR="008630D6" w:rsidRPr="001F42D3" w:rsidRDefault="008630D6" w:rsidP="00670CCB">
            <w:pPr>
              <w:pStyle w:val="TableEntry"/>
            </w:pPr>
            <w:r w:rsidRPr="001F42D3">
              <w:rPr>
                <w:color w:val="0000FF"/>
              </w:rPr>
              <w:t>Current Delivery Status</w:t>
            </w:r>
            <w:r w:rsidRPr="001F42D3">
              <w:t>=pump-delivery-status-delivering</w:t>
            </w:r>
          </w:p>
          <w:p w14:paraId="2ADD4E18" w14:textId="77777777" w:rsidR="008630D6" w:rsidRPr="001F42D3" w:rsidRDefault="008630D6" w:rsidP="00670CCB">
            <w:pPr>
              <w:pStyle w:val="TableEntry"/>
            </w:pPr>
            <w:r w:rsidRPr="001F42D3">
              <w:rPr>
                <w:color w:val="0000FF"/>
              </w:rPr>
              <w:t>Program Delivery Mode</w:t>
            </w:r>
            <w:r w:rsidRPr="001F42D3">
              <w:t>=pump-program-delivery-mode-multi-step</w:t>
            </w:r>
          </w:p>
          <w:p w14:paraId="0709B5C1"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A8E6816" w14:textId="77777777" w:rsidR="008630D6" w:rsidRPr="001F42D3" w:rsidRDefault="008630D6" w:rsidP="00670CCB">
            <w:pPr>
              <w:pStyle w:val="TableEntry"/>
            </w:pPr>
            <w:r w:rsidRPr="001F42D3">
              <w:rPr>
                <w:color w:val="0000FF"/>
              </w:rPr>
              <w:t>Rate</w:t>
            </w:r>
            <w:r w:rsidRPr="001F42D3">
              <w:t>=programmed rate for step 2</w:t>
            </w:r>
          </w:p>
          <w:p w14:paraId="643BC598" w14:textId="77777777" w:rsidR="008630D6" w:rsidRPr="001F42D3" w:rsidRDefault="008630D6" w:rsidP="00670CCB">
            <w:pPr>
              <w:pStyle w:val="TableEntry"/>
            </w:pPr>
            <w:r w:rsidRPr="001F42D3">
              <w:rPr>
                <w:color w:val="0000FF"/>
              </w:rPr>
              <w:t>Dose Rate</w:t>
            </w:r>
            <w:r w:rsidRPr="001F42D3">
              <w:t>=programmed dose rate for step 2</w:t>
            </w:r>
          </w:p>
          <w:p w14:paraId="64183B7F" w14:textId="77777777" w:rsidR="008630D6" w:rsidRPr="001F42D3" w:rsidRDefault="008630D6" w:rsidP="00670CCB">
            <w:pPr>
              <w:pStyle w:val="TableEntry"/>
            </w:pPr>
            <w:r w:rsidRPr="001F42D3">
              <w:rPr>
                <w:color w:val="0000FF"/>
              </w:rPr>
              <w:t>Volume Programmed</w:t>
            </w:r>
            <w:r w:rsidRPr="001F42D3">
              <w:t>=volume programmed for step 2</w:t>
            </w:r>
          </w:p>
          <w:p w14:paraId="10AF6AD4" w14:textId="77777777" w:rsidR="008630D6" w:rsidRPr="001F42D3" w:rsidRDefault="008630D6" w:rsidP="00670CCB">
            <w:pPr>
              <w:pStyle w:val="TableEntry"/>
            </w:pPr>
            <w:r w:rsidRPr="001F42D3">
              <w:rPr>
                <w:color w:val="0000FF"/>
              </w:rPr>
              <w:t>Current Segment Volume Delivered</w:t>
            </w:r>
            <w:r w:rsidRPr="001F42D3">
              <w:t>=0</w:t>
            </w:r>
          </w:p>
          <w:p w14:paraId="34A20BE0"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47AE6771" w14:textId="77777777" w:rsidR="008630D6" w:rsidRPr="001F42D3" w:rsidRDefault="008630D6" w:rsidP="00670CCB">
            <w:pPr>
              <w:pStyle w:val="TableEntry"/>
            </w:pPr>
            <w:r w:rsidRPr="001F42D3">
              <w:rPr>
                <w:color w:val="0000FF"/>
              </w:rPr>
              <w:t>Volume Remaining</w:t>
            </w:r>
            <w:r w:rsidRPr="001F42D3">
              <w:t>=volume programmed for step 2</w:t>
            </w:r>
          </w:p>
          <w:p w14:paraId="08C33671"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440C3F1A" w14:textId="77777777" w:rsidR="008630D6" w:rsidRPr="001F42D3" w:rsidRDefault="008630D6" w:rsidP="00670CCB">
            <w:pPr>
              <w:ind w:hanging="2"/>
              <w:rPr>
                <w:rFonts w:ascii="Tahoma" w:hAnsi="Tahoma" w:cs="Tahoma"/>
                <w:sz w:val="16"/>
                <w:szCs w:val="16"/>
              </w:rPr>
            </w:pPr>
          </w:p>
        </w:tc>
      </w:tr>
      <w:tr w:rsidR="008630D6" w:rsidRPr="001F42D3" w14:paraId="761F6EDC" w14:textId="77777777" w:rsidTr="00670CCB">
        <w:trPr>
          <w:cantSplit/>
        </w:trPr>
        <w:tc>
          <w:tcPr>
            <w:tcW w:w="761" w:type="pct"/>
            <w:vMerge/>
          </w:tcPr>
          <w:p w14:paraId="679605F2" w14:textId="77777777" w:rsidR="008630D6" w:rsidRPr="001F42D3" w:rsidRDefault="008630D6" w:rsidP="00670CCB">
            <w:pPr>
              <w:pStyle w:val="TableEntry"/>
            </w:pPr>
          </w:p>
        </w:tc>
        <w:tc>
          <w:tcPr>
            <w:tcW w:w="1316" w:type="pct"/>
          </w:tcPr>
          <w:p w14:paraId="016F0263" w14:textId="77777777" w:rsidR="008630D6" w:rsidRPr="001F42D3" w:rsidRDefault="008630D6" w:rsidP="00670CCB">
            <w:pPr>
              <w:pStyle w:val="TableEntry"/>
            </w:pPr>
            <w:r w:rsidRPr="001F42D3">
              <w:t>MDC_EVT_PUMP_DELIV_ STOP</w:t>
            </w:r>
          </w:p>
        </w:tc>
        <w:tc>
          <w:tcPr>
            <w:tcW w:w="1880" w:type="pct"/>
          </w:tcPr>
          <w:p w14:paraId="1ABB51E8" w14:textId="77777777" w:rsidR="008630D6" w:rsidRPr="001F42D3" w:rsidRDefault="008630D6" w:rsidP="00670CCB">
            <w:pPr>
              <w:pStyle w:val="TableEntry"/>
              <w:rPr>
                <w:u w:val="single"/>
              </w:rPr>
            </w:pPr>
            <w:r w:rsidRPr="001F42D3">
              <w:rPr>
                <w:u w:val="single"/>
              </w:rPr>
              <w:t>Pump Delivery Info Parameters:</w:t>
            </w:r>
          </w:p>
          <w:p w14:paraId="1F41DEC4" w14:textId="77777777" w:rsidR="008630D6" w:rsidRPr="001F42D3" w:rsidRDefault="008630D6" w:rsidP="00670CCB">
            <w:pPr>
              <w:pStyle w:val="TableEntry"/>
            </w:pPr>
            <w:r w:rsidRPr="001F42D3">
              <w:rPr>
                <w:color w:val="0000FF"/>
              </w:rPr>
              <w:t>Infusing Status</w:t>
            </w:r>
            <w:r w:rsidRPr="001F42D3">
              <w:t>=pump-status-not-infusing</w:t>
            </w:r>
          </w:p>
          <w:p w14:paraId="3D0BCDFF" w14:textId="77777777" w:rsidR="008630D6" w:rsidRPr="001F42D3" w:rsidRDefault="008630D6" w:rsidP="00670CCB">
            <w:pPr>
              <w:pStyle w:val="TableEntry"/>
            </w:pPr>
            <w:r w:rsidRPr="001F42D3">
              <w:rPr>
                <w:color w:val="0000FF"/>
              </w:rPr>
              <w:t>Current Pump Fluid Flow</w:t>
            </w:r>
            <w:r w:rsidRPr="001F42D3">
              <w:t>=0</w:t>
            </w:r>
          </w:p>
          <w:p w14:paraId="08EA8818" w14:textId="77777777" w:rsidR="008630D6" w:rsidRPr="001F42D3" w:rsidRDefault="008630D6" w:rsidP="00670CCB">
            <w:pPr>
              <w:pStyle w:val="TableEntry"/>
            </w:pPr>
            <w:r w:rsidRPr="001F42D3">
              <w:rPr>
                <w:color w:val="0000FF"/>
              </w:rPr>
              <w:t>Pump Active Sources</w:t>
            </w:r>
            <w:r w:rsidRPr="001F42D3">
              <w:t>=pump-source-info-*</w:t>
            </w:r>
          </w:p>
          <w:p w14:paraId="2873B16D" w14:textId="77777777" w:rsidR="008630D6" w:rsidRPr="001F42D3" w:rsidRDefault="008630D6" w:rsidP="00670CCB">
            <w:pPr>
              <w:pStyle w:val="TableEntry"/>
            </w:pPr>
          </w:p>
          <w:p w14:paraId="796A589E" w14:textId="77777777" w:rsidR="008630D6" w:rsidRPr="001F42D3" w:rsidRDefault="008630D6" w:rsidP="00670CCB">
            <w:pPr>
              <w:pStyle w:val="TableEntry"/>
              <w:rPr>
                <w:u w:val="single"/>
              </w:rPr>
            </w:pPr>
            <w:r w:rsidRPr="001F42D3">
              <w:rPr>
                <w:u w:val="single"/>
              </w:rPr>
              <w:t>Active Source Parameters:</w:t>
            </w:r>
          </w:p>
          <w:p w14:paraId="7FD6A42C" w14:textId="77777777" w:rsidR="008630D6" w:rsidRPr="001F42D3" w:rsidRDefault="008630D6" w:rsidP="00670CCB">
            <w:pPr>
              <w:pStyle w:val="TableEntry"/>
            </w:pPr>
            <w:r w:rsidRPr="001F42D3">
              <w:rPr>
                <w:color w:val="0000FF"/>
              </w:rPr>
              <w:t>Current Delivery Status</w:t>
            </w:r>
            <w:r w:rsidRPr="001F42D3">
              <w:t>=pump-delivery- not-delivering</w:t>
            </w:r>
          </w:p>
          <w:p w14:paraId="68653912"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0E4B68F2" w14:textId="77777777" w:rsidR="008630D6" w:rsidRPr="001F42D3" w:rsidRDefault="008630D6" w:rsidP="00670CCB">
            <w:pPr>
              <w:pStyle w:val="TableEntry"/>
            </w:pPr>
            <w:r w:rsidRPr="001F42D3">
              <w:rPr>
                <w:color w:val="0000FF"/>
              </w:rPr>
              <w:t>Program Delivery Mode</w:t>
            </w:r>
            <w:r w:rsidRPr="001F42D3">
              <w:t>=pump-program-delivery-mode-multi-step</w:t>
            </w:r>
          </w:p>
          <w:p w14:paraId="7E05B39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BC8E54E" w14:textId="77777777" w:rsidR="008630D6" w:rsidRPr="001F42D3" w:rsidRDefault="008630D6" w:rsidP="00670CCB">
            <w:pPr>
              <w:pStyle w:val="TableEntry"/>
            </w:pPr>
            <w:r w:rsidRPr="001F42D3">
              <w:rPr>
                <w:color w:val="0000FF"/>
              </w:rPr>
              <w:t>Rate</w:t>
            </w:r>
            <w:r w:rsidRPr="001F42D3">
              <w:t>=programmed rate for current step</w:t>
            </w:r>
          </w:p>
          <w:p w14:paraId="2511B5A2" w14:textId="77777777" w:rsidR="008630D6" w:rsidRPr="001F42D3" w:rsidRDefault="008630D6" w:rsidP="00670CCB">
            <w:pPr>
              <w:pStyle w:val="TableEntry"/>
            </w:pPr>
            <w:r w:rsidRPr="001F42D3">
              <w:rPr>
                <w:color w:val="0000FF"/>
              </w:rPr>
              <w:t>Dose Rate</w:t>
            </w:r>
            <w:r w:rsidRPr="001F42D3">
              <w:t>=programmed dose rate for current step</w:t>
            </w:r>
          </w:p>
          <w:p w14:paraId="3371C897" w14:textId="77777777" w:rsidR="008630D6" w:rsidRPr="001F42D3" w:rsidRDefault="008630D6" w:rsidP="00670CCB">
            <w:pPr>
              <w:pStyle w:val="TableEntry"/>
            </w:pPr>
            <w:r w:rsidRPr="001F42D3">
              <w:rPr>
                <w:color w:val="0000FF"/>
              </w:rPr>
              <w:t>Volume Programmed</w:t>
            </w:r>
            <w:r w:rsidRPr="001F42D3">
              <w:t>=volume programmed for current step</w:t>
            </w:r>
          </w:p>
          <w:p w14:paraId="2F29204C"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7C8DC79"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4FBEF821" w14:textId="77777777" w:rsidR="008630D6" w:rsidRPr="001F42D3" w:rsidRDefault="008630D6" w:rsidP="00670CCB">
            <w:pPr>
              <w:pStyle w:val="TableEntry"/>
            </w:pPr>
            <w:r w:rsidRPr="001F42D3">
              <w:rPr>
                <w:color w:val="0000FF"/>
              </w:rPr>
              <w:t>Volume Remaining</w:t>
            </w:r>
            <w:r w:rsidRPr="001F42D3">
              <w:t>=volume remaining</w:t>
            </w:r>
          </w:p>
          <w:p w14:paraId="6C41F296"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39045436" w14:textId="77777777" w:rsidR="008630D6" w:rsidRPr="001F42D3" w:rsidRDefault="008630D6" w:rsidP="00670CCB">
            <w:pPr>
              <w:ind w:hanging="2"/>
              <w:rPr>
                <w:rFonts w:ascii="Tahoma" w:hAnsi="Tahoma" w:cs="Tahoma"/>
                <w:sz w:val="16"/>
                <w:szCs w:val="16"/>
              </w:rPr>
            </w:pPr>
          </w:p>
        </w:tc>
      </w:tr>
      <w:tr w:rsidR="008630D6" w:rsidRPr="001F42D3" w14:paraId="012EB1BF" w14:textId="77777777" w:rsidTr="00670CCB">
        <w:trPr>
          <w:cantSplit/>
        </w:trPr>
        <w:tc>
          <w:tcPr>
            <w:tcW w:w="761" w:type="pct"/>
            <w:vMerge w:val="restart"/>
          </w:tcPr>
          <w:p w14:paraId="2EECE68F" w14:textId="77777777" w:rsidR="008630D6" w:rsidRPr="001F42D3" w:rsidRDefault="008630D6" w:rsidP="00670CCB">
            <w:pPr>
              <w:pStyle w:val="TableEntry"/>
            </w:pPr>
            <w:r w:rsidRPr="001F42D3">
              <w:lastRenderedPageBreak/>
              <w:t>Intermittent step start, followed by intermittent step stop</w:t>
            </w:r>
          </w:p>
          <w:p w14:paraId="5155C082" w14:textId="77777777" w:rsidR="008630D6" w:rsidRPr="001F42D3" w:rsidRDefault="008630D6" w:rsidP="00670CCB">
            <w:pPr>
              <w:pStyle w:val="TableEntry"/>
            </w:pPr>
          </w:p>
        </w:tc>
        <w:tc>
          <w:tcPr>
            <w:tcW w:w="1316" w:type="pct"/>
          </w:tcPr>
          <w:p w14:paraId="61C71CC8" w14:textId="77777777" w:rsidR="008630D6" w:rsidRPr="001F42D3" w:rsidRDefault="008630D6" w:rsidP="00670CCB">
            <w:pPr>
              <w:pStyle w:val="TableEntry"/>
            </w:pPr>
            <w:r w:rsidRPr="001F42D3">
              <w:t>MDC_EVT_PUMP_DELIV_ START</w:t>
            </w:r>
          </w:p>
        </w:tc>
        <w:tc>
          <w:tcPr>
            <w:tcW w:w="1880" w:type="pct"/>
          </w:tcPr>
          <w:p w14:paraId="2EA81187" w14:textId="77777777" w:rsidR="008630D6" w:rsidRPr="001F42D3" w:rsidRDefault="008630D6" w:rsidP="00670CCB">
            <w:pPr>
              <w:pStyle w:val="TableEntry"/>
              <w:rPr>
                <w:u w:val="single"/>
              </w:rPr>
            </w:pPr>
            <w:r w:rsidRPr="001F42D3">
              <w:rPr>
                <w:u w:val="single"/>
              </w:rPr>
              <w:t>Pump Delivery Info Parameters:</w:t>
            </w:r>
          </w:p>
          <w:p w14:paraId="00B53EF7" w14:textId="77777777" w:rsidR="008630D6" w:rsidRPr="001F42D3" w:rsidRDefault="008630D6" w:rsidP="00670CCB">
            <w:pPr>
              <w:pStyle w:val="TableEntry"/>
            </w:pPr>
            <w:r w:rsidRPr="001F42D3">
              <w:rPr>
                <w:color w:val="0000FF"/>
              </w:rPr>
              <w:t>Infusing Status</w:t>
            </w:r>
            <w:r w:rsidRPr="001F42D3">
              <w:t>=pump-status-infusing</w:t>
            </w:r>
          </w:p>
          <w:p w14:paraId="443D31D1" w14:textId="77777777" w:rsidR="008630D6" w:rsidRPr="001F42D3" w:rsidRDefault="008630D6" w:rsidP="00670CCB">
            <w:pPr>
              <w:pStyle w:val="TableEntry"/>
            </w:pPr>
            <w:r w:rsidRPr="001F42D3">
              <w:rPr>
                <w:color w:val="0000FF"/>
              </w:rPr>
              <w:t>Current Pump Fluid Flow</w:t>
            </w:r>
            <w:r w:rsidRPr="001F42D3">
              <w:t>=programmed rate for step n</w:t>
            </w:r>
          </w:p>
          <w:p w14:paraId="7AACFF95" w14:textId="77777777" w:rsidR="008630D6" w:rsidRPr="001F42D3" w:rsidRDefault="008630D6" w:rsidP="00670CCB">
            <w:pPr>
              <w:pStyle w:val="TableEntry"/>
            </w:pPr>
            <w:r w:rsidRPr="001F42D3">
              <w:rPr>
                <w:color w:val="0000FF"/>
              </w:rPr>
              <w:t>Pump Active Sources</w:t>
            </w:r>
            <w:r w:rsidRPr="001F42D3">
              <w:t>=pump-source-info-*</w:t>
            </w:r>
          </w:p>
          <w:p w14:paraId="59D5E892" w14:textId="77777777" w:rsidR="008630D6" w:rsidRPr="001F42D3" w:rsidRDefault="008630D6" w:rsidP="00670CCB">
            <w:pPr>
              <w:pStyle w:val="TableEntry"/>
            </w:pPr>
          </w:p>
          <w:p w14:paraId="7E48032D" w14:textId="77777777" w:rsidR="008630D6" w:rsidRPr="001F42D3" w:rsidRDefault="008630D6" w:rsidP="00670CCB">
            <w:pPr>
              <w:pStyle w:val="TableEntry"/>
              <w:rPr>
                <w:u w:val="single"/>
              </w:rPr>
            </w:pPr>
            <w:r w:rsidRPr="001F42D3">
              <w:rPr>
                <w:u w:val="single"/>
              </w:rPr>
              <w:t>Active Source Parameters:</w:t>
            </w:r>
          </w:p>
          <w:p w14:paraId="2BAEC2E5" w14:textId="77777777" w:rsidR="008630D6" w:rsidRPr="001F42D3" w:rsidRDefault="008630D6" w:rsidP="00670CCB">
            <w:pPr>
              <w:pStyle w:val="TableEntry"/>
            </w:pPr>
            <w:r w:rsidRPr="001F42D3">
              <w:rPr>
                <w:color w:val="0000FF"/>
              </w:rPr>
              <w:t>Current Delivery Status</w:t>
            </w:r>
            <w:r w:rsidRPr="001F42D3">
              <w:t>=pump-delivery-status-delivering</w:t>
            </w:r>
          </w:p>
          <w:p w14:paraId="6A77943F" w14:textId="77777777" w:rsidR="008630D6" w:rsidRPr="001F42D3" w:rsidRDefault="008630D6" w:rsidP="00670CCB">
            <w:pPr>
              <w:pStyle w:val="TableEntry"/>
            </w:pPr>
            <w:r w:rsidRPr="001F42D3">
              <w:rPr>
                <w:color w:val="0000FF"/>
              </w:rPr>
              <w:t>Program Delivery Mode</w:t>
            </w:r>
            <w:r w:rsidRPr="001F42D3">
              <w:t>=pump-program-delivery-mode-multi-dosing</w:t>
            </w:r>
          </w:p>
          <w:p w14:paraId="087F128D"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DF760A6" w14:textId="77777777" w:rsidR="008630D6" w:rsidRPr="001F42D3" w:rsidRDefault="008630D6" w:rsidP="00670CCB">
            <w:pPr>
              <w:pStyle w:val="TableEntry"/>
            </w:pPr>
            <w:r w:rsidRPr="001F42D3">
              <w:rPr>
                <w:color w:val="0000FF"/>
              </w:rPr>
              <w:t>Rate</w:t>
            </w:r>
            <w:r w:rsidRPr="001F42D3">
              <w:t>=programmed rate for step n</w:t>
            </w:r>
          </w:p>
          <w:p w14:paraId="66438756" w14:textId="77777777" w:rsidR="008630D6" w:rsidRPr="001F42D3" w:rsidRDefault="008630D6" w:rsidP="00670CCB">
            <w:pPr>
              <w:pStyle w:val="TableEntry"/>
            </w:pPr>
            <w:r w:rsidRPr="001F42D3">
              <w:rPr>
                <w:color w:val="0000FF"/>
              </w:rPr>
              <w:t>Dose Rate</w:t>
            </w:r>
            <w:r w:rsidRPr="001F42D3">
              <w:t>=programmed dose rate for step n</w:t>
            </w:r>
          </w:p>
          <w:p w14:paraId="47ABCF93" w14:textId="77777777" w:rsidR="008630D6" w:rsidRPr="001F42D3" w:rsidRDefault="008630D6" w:rsidP="00670CCB">
            <w:pPr>
              <w:pStyle w:val="TableEntry"/>
            </w:pPr>
            <w:r w:rsidRPr="001F42D3">
              <w:rPr>
                <w:color w:val="0000FF"/>
              </w:rPr>
              <w:t>Volume Programmed</w:t>
            </w:r>
            <w:r w:rsidRPr="001F42D3">
              <w:t>=volume programmed for step n</w:t>
            </w:r>
          </w:p>
          <w:p w14:paraId="2547125F" w14:textId="77777777" w:rsidR="008630D6" w:rsidRPr="001F42D3" w:rsidRDefault="008630D6" w:rsidP="00670CCB">
            <w:pPr>
              <w:pStyle w:val="TableEntry"/>
            </w:pPr>
            <w:r w:rsidRPr="001F42D3">
              <w:rPr>
                <w:color w:val="0000FF"/>
              </w:rPr>
              <w:t>Current Segment Volume Delivered</w:t>
            </w:r>
            <w:r w:rsidRPr="001F42D3">
              <w:t>=0</w:t>
            </w:r>
          </w:p>
          <w:p w14:paraId="3298836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1FF6E04A" w14:textId="77777777" w:rsidR="008630D6" w:rsidRPr="001F42D3" w:rsidRDefault="008630D6" w:rsidP="00670CCB">
            <w:pPr>
              <w:pStyle w:val="TableEntry"/>
            </w:pPr>
            <w:r w:rsidRPr="001F42D3">
              <w:rPr>
                <w:color w:val="0000FF"/>
              </w:rPr>
              <w:t>Volume Remaining</w:t>
            </w:r>
            <w:r w:rsidRPr="001F42D3">
              <w:t>=volume programmed for step n</w:t>
            </w:r>
          </w:p>
          <w:p w14:paraId="5D073BBE"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798BBF16" w14:textId="77777777" w:rsidR="008630D6" w:rsidRPr="001F42D3" w:rsidRDefault="008630D6" w:rsidP="00670CCB">
            <w:pPr>
              <w:ind w:hanging="2"/>
              <w:rPr>
                <w:rStyle w:val="CommentReference"/>
              </w:rPr>
            </w:pPr>
          </w:p>
        </w:tc>
      </w:tr>
      <w:tr w:rsidR="008630D6" w:rsidRPr="001F42D3" w14:paraId="329681E1" w14:textId="77777777" w:rsidTr="00670CCB">
        <w:trPr>
          <w:cantSplit/>
        </w:trPr>
        <w:tc>
          <w:tcPr>
            <w:tcW w:w="761" w:type="pct"/>
            <w:vMerge/>
          </w:tcPr>
          <w:p w14:paraId="77659E83" w14:textId="77777777" w:rsidR="008630D6" w:rsidRPr="001F42D3" w:rsidRDefault="008630D6" w:rsidP="00670CCB">
            <w:pPr>
              <w:pStyle w:val="TableEntry"/>
            </w:pPr>
          </w:p>
        </w:tc>
        <w:tc>
          <w:tcPr>
            <w:tcW w:w="1316" w:type="pct"/>
          </w:tcPr>
          <w:p w14:paraId="107EF54A" w14:textId="77777777" w:rsidR="008630D6" w:rsidRPr="001F42D3" w:rsidRDefault="008630D6" w:rsidP="00670CCB">
            <w:pPr>
              <w:pStyle w:val="TableEntry"/>
            </w:pPr>
            <w:r w:rsidRPr="001F42D3">
              <w:t>MDC_EVT_PUMP_DELIV_ STOP</w:t>
            </w:r>
          </w:p>
        </w:tc>
        <w:tc>
          <w:tcPr>
            <w:tcW w:w="1880" w:type="pct"/>
          </w:tcPr>
          <w:p w14:paraId="7194D3E6" w14:textId="77777777" w:rsidR="008630D6" w:rsidRPr="001F42D3" w:rsidRDefault="008630D6" w:rsidP="00670CCB">
            <w:pPr>
              <w:pStyle w:val="TableEntry"/>
              <w:rPr>
                <w:u w:val="single"/>
              </w:rPr>
            </w:pPr>
            <w:r w:rsidRPr="001F42D3">
              <w:rPr>
                <w:u w:val="single"/>
              </w:rPr>
              <w:t>Pump Delivery Info Parameters:</w:t>
            </w:r>
          </w:p>
          <w:p w14:paraId="75920B59" w14:textId="77777777" w:rsidR="008630D6" w:rsidRPr="001F42D3" w:rsidRDefault="008630D6" w:rsidP="00670CCB">
            <w:pPr>
              <w:pStyle w:val="TableEntry"/>
            </w:pPr>
            <w:r w:rsidRPr="001F42D3">
              <w:rPr>
                <w:color w:val="0000FF"/>
              </w:rPr>
              <w:t>Infusing Status</w:t>
            </w:r>
            <w:r w:rsidRPr="001F42D3">
              <w:t>=pump-status-not-infusing</w:t>
            </w:r>
          </w:p>
          <w:p w14:paraId="7ECA4BA4" w14:textId="77777777" w:rsidR="008630D6" w:rsidRPr="001F42D3" w:rsidRDefault="008630D6" w:rsidP="00670CCB">
            <w:pPr>
              <w:pStyle w:val="TableEntry"/>
            </w:pPr>
            <w:r w:rsidRPr="001F42D3">
              <w:rPr>
                <w:color w:val="0000FF"/>
              </w:rPr>
              <w:t>Current Pump Fluid Flow</w:t>
            </w:r>
            <w:r w:rsidRPr="001F42D3">
              <w:t>=0</w:t>
            </w:r>
          </w:p>
          <w:p w14:paraId="31C4CB97" w14:textId="77777777" w:rsidR="008630D6" w:rsidRPr="001F42D3" w:rsidRDefault="008630D6" w:rsidP="00670CCB">
            <w:pPr>
              <w:pStyle w:val="TableEntry"/>
            </w:pPr>
            <w:r w:rsidRPr="001F42D3">
              <w:rPr>
                <w:color w:val="0000FF"/>
              </w:rPr>
              <w:t>Pump Active Sources</w:t>
            </w:r>
            <w:r w:rsidRPr="001F42D3">
              <w:t>=pump-source-info-*</w:t>
            </w:r>
          </w:p>
          <w:p w14:paraId="65C320D1" w14:textId="77777777" w:rsidR="008630D6" w:rsidRPr="001F42D3" w:rsidRDefault="008630D6" w:rsidP="00670CCB">
            <w:pPr>
              <w:pStyle w:val="TableEntry"/>
            </w:pPr>
          </w:p>
          <w:p w14:paraId="09CEDE47" w14:textId="77777777" w:rsidR="008630D6" w:rsidRPr="001F42D3" w:rsidRDefault="008630D6" w:rsidP="00670CCB">
            <w:pPr>
              <w:pStyle w:val="TableEntry"/>
              <w:rPr>
                <w:u w:val="single"/>
              </w:rPr>
            </w:pPr>
            <w:r w:rsidRPr="001F42D3">
              <w:rPr>
                <w:u w:val="single"/>
              </w:rPr>
              <w:t>Active Source Parameters:</w:t>
            </w:r>
          </w:p>
          <w:p w14:paraId="6031EFEE" w14:textId="77777777" w:rsidR="008630D6" w:rsidRPr="001F42D3" w:rsidRDefault="008630D6" w:rsidP="00670CCB">
            <w:pPr>
              <w:pStyle w:val="TableEntry"/>
            </w:pPr>
            <w:r w:rsidRPr="001F42D3">
              <w:rPr>
                <w:color w:val="0000FF"/>
              </w:rPr>
              <w:t>Current Delivery Status</w:t>
            </w:r>
            <w:r w:rsidRPr="001F42D3">
              <w:t>=pump-delivery-status-not-delivering</w:t>
            </w:r>
          </w:p>
          <w:p w14:paraId="76CE68C1" w14:textId="77777777" w:rsidR="008630D6" w:rsidRPr="001F42D3" w:rsidRDefault="008630D6" w:rsidP="00670CCB">
            <w:pPr>
              <w:pStyle w:val="TableEntry"/>
            </w:pPr>
            <w:r w:rsidRPr="001F42D3">
              <w:rPr>
                <w:color w:val="0000FF"/>
              </w:rPr>
              <w:t>Pump Not Delivering Reason</w:t>
            </w:r>
            <w:r w:rsidRPr="001F42D3">
              <w:t>=either pump-stopped-between-doses or pump-stopped-not-specified</w:t>
            </w:r>
          </w:p>
          <w:p w14:paraId="6795B882" w14:textId="77777777" w:rsidR="008630D6" w:rsidRPr="001F42D3" w:rsidRDefault="008630D6" w:rsidP="00670CCB">
            <w:pPr>
              <w:pStyle w:val="TableEntry"/>
            </w:pPr>
            <w:r w:rsidRPr="001F42D3">
              <w:rPr>
                <w:color w:val="0000FF"/>
              </w:rPr>
              <w:t>Program Delivery Mode</w:t>
            </w:r>
            <w:r w:rsidRPr="001F42D3">
              <w:t>=pump-program-delivery-mode-multi-dosing</w:t>
            </w:r>
          </w:p>
          <w:p w14:paraId="75D451ED"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6D57F738" w14:textId="77777777" w:rsidR="008630D6" w:rsidRPr="001F42D3" w:rsidRDefault="008630D6" w:rsidP="00670CCB">
            <w:pPr>
              <w:pStyle w:val="TableEntry"/>
            </w:pPr>
            <w:r w:rsidRPr="001F42D3">
              <w:rPr>
                <w:color w:val="0000FF"/>
              </w:rPr>
              <w:t>Rate</w:t>
            </w:r>
            <w:r w:rsidRPr="001F42D3">
              <w:t>=programmed rate for current step</w:t>
            </w:r>
          </w:p>
          <w:p w14:paraId="62B3FE93" w14:textId="77777777" w:rsidR="008630D6" w:rsidRPr="001F42D3" w:rsidRDefault="008630D6" w:rsidP="00670CCB">
            <w:pPr>
              <w:pStyle w:val="TableEntry"/>
            </w:pPr>
            <w:r w:rsidRPr="001F42D3">
              <w:rPr>
                <w:color w:val="0000FF"/>
              </w:rPr>
              <w:t>Dose Rate</w:t>
            </w:r>
            <w:r w:rsidRPr="001F42D3">
              <w:t>=programmed dose rate for current step</w:t>
            </w:r>
          </w:p>
          <w:p w14:paraId="2E3A4883" w14:textId="77777777" w:rsidR="008630D6" w:rsidRPr="001F42D3" w:rsidRDefault="008630D6" w:rsidP="00670CCB">
            <w:pPr>
              <w:pStyle w:val="TableEntry"/>
            </w:pPr>
            <w:r w:rsidRPr="001F42D3">
              <w:rPr>
                <w:color w:val="0000FF"/>
              </w:rPr>
              <w:t>Volume Programmed</w:t>
            </w:r>
            <w:r w:rsidRPr="001F42D3">
              <w:t>=volume programmed for current step</w:t>
            </w:r>
          </w:p>
          <w:p w14:paraId="0CFC8DC7"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4FD7CA02"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246D89D7" w14:textId="77777777" w:rsidR="008630D6" w:rsidRPr="001F42D3" w:rsidRDefault="008630D6" w:rsidP="00670CCB">
            <w:pPr>
              <w:pStyle w:val="TableEntry"/>
            </w:pPr>
            <w:r w:rsidRPr="001F42D3">
              <w:rPr>
                <w:color w:val="0000FF"/>
              </w:rPr>
              <w:t>Volume Remaining</w:t>
            </w:r>
            <w:r w:rsidRPr="001F42D3">
              <w:t>=0</w:t>
            </w:r>
          </w:p>
          <w:p w14:paraId="194DD227"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5983DBDD" w14:textId="77777777" w:rsidR="008630D6" w:rsidRPr="001F42D3" w:rsidRDefault="008630D6" w:rsidP="00670CCB">
            <w:pPr>
              <w:ind w:hanging="2"/>
              <w:rPr>
                <w:rStyle w:val="CommentReference"/>
              </w:rPr>
            </w:pPr>
          </w:p>
        </w:tc>
      </w:tr>
      <w:tr w:rsidR="008630D6" w:rsidRPr="001F42D3" w14:paraId="30456B17" w14:textId="77777777" w:rsidTr="00670CCB">
        <w:trPr>
          <w:cantSplit/>
        </w:trPr>
        <w:tc>
          <w:tcPr>
            <w:tcW w:w="761" w:type="pct"/>
            <w:vMerge w:val="restart"/>
          </w:tcPr>
          <w:p w14:paraId="53017159" w14:textId="77777777" w:rsidR="008630D6" w:rsidRPr="001F42D3" w:rsidRDefault="008630D6" w:rsidP="00670CCB">
            <w:pPr>
              <w:pStyle w:val="TableEntry"/>
            </w:pPr>
            <w:r w:rsidRPr="001F42D3">
              <w:lastRenderedPageBreak/>
              <w:t>Loading dose start, followed by loading dose end, followed by start of continuous (this assumes the pump will start at the continuous rate once the loading dose VTBI is achieved)</w:t>
            </w:r>
          </w:p>
          <w:p w14:paraId="796650A6" w14:textId="77777777" w:rsidR="008630D6" w:rsidRPr="001F42D3" w:rsidRDefault="008630D6" w:rsidP="00670CCB">
            <w:pPr>
              <w:pStyle w:val="TableEntry"/>
            </w:pPr>
            <w:r w:rsidRPr="001F42D3">
              <w:t>(NOTE:  the event associated with the completion of the continuous infusion after the bolus completes is not shown)</w:t>
            </w:r>
          </w:p>
          <w:p w14:paraId="6530F108" w14:textId="77777777" w:rsidR="008630D6" w:rsidRPr="001F42D3" w:rsidRDefault="008630D6" w:rsidP="00670CCB">
            <w:pPr>
              <w:pStyle w:val="TableEntry"/>
            </w:pPr>
          </w:p>
        </w:tc>
        <w:tc>
          <w:tcPr>
            <w:tcW w:w="1316" w:type="pct"/>
          </w:tcPr>
          <w:p w14:paraId="219B9C25" w14:textId="77777777" w:rsidR="008630D6" w:rsidRPr="001F42D3" w:rsidRDefault="008630D6" w:rsidP="00670CCB">
            <w:pPr>
              <w:pStyle w:val="TableEntry"/>
            </w:pPr>
            <w:r w:rsidRPr="001F42D3">
              <w:t>MDC_EVT_PUMP_DELIV_ START</w:t>
            </w:r>
          </w:p>
        </w:tc>
        <w:tc>
          <w:tcPr>
            <w:tcW w:w="1880" w:type="pct"/>
          </w:tcPr>
          <w:p w14:paraId="69C201EB" w14:textId="77777777" w:rsidR="008630D6" w:rsidRPr="001F42D3" w:rsidRDefault="008630D6" w:rsidP="00670CCB">
            <w:pPr>
              <w:pStyle w:val="TableEntry"/>
              <w:rPr>
                <w:u w:val="single"/>
              </w:rPr>
            </w:pPr>
            <w:r w:rsidRPr="001F42D3">
              <w:rPr>
                <w:u w:val="single"/>
              </w:rPr>
              <w:t>Pump Delivery Info Parameters:</w:t>
            </w:r>
          </w:p>
          <w:p w14:paraId="52D08357" w14:textId="77777777" w:rsidR="008630D6" w:rsidRPr="001F42D3" w:rsidRDefault="008630D6" w:rsidP="00670CCB">
            <w:pPr>
              <w:pStyle w:val="TableEntry"/>
            </w:pPr>
            <w:r w:rsidRPr="001F42D3">
              <w:rPr>
                <w:color w:val="0000FF"/>
              </w:rPr>
              <w:t>Infusing Status</w:t>
            </w:r>
            <w:r w:rsidRPr="001F42D3">
              <w:t>=pump-status-infusing</w:t>
            </w:r>
          </w:p>
          <w:p w14:paraId="244B7AD2" w14:textId="77777777" w:rsidR="008630D6" w:rsidRPr="001F42D3" w:rsidRDefault="008630D6" w:rsidP="00670CCB">
            <w:pPr>
              <w:pStyle w:val="TableEntry"/>
            </w:pPr>
            <w:r w:rsidRPr="001F42D3">
              <w:rPr>
                <w:color w:val="0000FF"/>
              </w:rPr>
              <w:t>Current Pump Fluid Flow</w:t>
            </w:r>
            <w:r w:rsidRPr="001F42D3">
              <w:t>=loading dose programmed rate</w:t>
            </w:r>
          </w:p>
          <w:p w14:paraId="7EB39870" w14:textId="77777777" w:rsidR="008630D6" w:rsidRPr="001F42D3" w:rsidRDefault="008630D6" w:rsidP="00670CCB">
            <w:pPr>
              <w:pStyle w:val="TableEntry"/>
            </w:pPr>
            <w:r w:rsidRPr="001F42D3">
              <w:rPr>
                <w:color w:val="0000FF"/>
              </w:rPr>
              <w:t>Pump Active Sources</w:t>
            </w:r>
            <w:r w:rsidRPr="001F42D3">
              <w:t>=pump-source-info-loading</w:t>
            </w:r>
          </w:p>
          <w:p w14:paraId="4AEBEBD6" w14:textId="77777777" w:rsidR="008630D6" w:rsidRPr="001F42D3" w:rsidRDefault="008630D6" w:rsidP="00670CCB">
            <w:pPr>
              <w:pStyle w:val="TableEntry"/>
            </w:pPr>
          </w:p>
          <w:p w14:paraId="57C340FD" w14:textId="77777777" w:rsidR="008630D6" w:rsidRPr="001F42D3" w:rsidRDefault="008630D6" w:rsidP="00670CCB">
            <w:pPr>
              <w:pStyle w:val="TableEntry"/>
              <w:rPr>
                <w:u w:val="single"/>
              </w:rPr>
            </w:pPr>
            <w:r w:rsidRPr="001F42D3">
              <w:rPr>
                <w:u w:val="single"/>
              </w:rPr>
              <w:t>Source Parameters (primary or secondary):</w:t>
            </w:r>
          </w:p>
          <w:p w14:paraId="78A1185A" w14:textId="77777777" w:rsidR="008630D6" w:rsidRPr="001F42D3" w:rsidRDefault="008630D6" w:rsidP="00670CCB">
            <w:pPr>
              <w:pStyle w:val="TableEntry"/>
            </w:pPr>
            <w:r w:rsidRPr="001F42D3">
              <w:rPr>
                <w:color w:val="0000FF"/>
              </w:rPr>
              <w:t>Cumulative Volume Delivered</w:t>
            </w:r>
            <w:r w:rsidRPr="001F42D3">
              <w:t>=0</w:t>
            </w:r>
          </w:p>
          <w:p w14:paraId="57302ADB" w14:textId="77777777" w:rsidR="008630D6" w:rsidRPr="001F42D3" w:rsidRDefault="008630D6" w:rsidP="00670CCB">
            <w:pPr>
              <w:pStyle w:val="TableEntry"/>
            </w:pPr>
          </w:p>
          <w:p w14:paraId="6DE8FEA1" w14:textId="77777777" w:rsidR="008630D6" w:rsidRPr="001F42D3" w:rsidRDefault="008630D6" w:rsidP="00670CCB">
            <w:pPr>
              <w:pStyle w:val="TableEntry"/>
              <w:rPr>
                <w:u w:val="single"/>
              </w:rPr>
            </w:pPr>
            <w:r w:rsidRPr="001F42D3">
              <w:rPr>
                <w:u w:val="single"/>
              </w:rPr>
              <w:t>Active Source Parameters (Loading Dose):</w:t>
            </w:r>
          </w:p>
          <w:p w14:paraId="1E7D55FC" w14:textId="77777777" w:rsidR="008630D6" w:rsidRPr="001F42D3" w:rsidRDefault="008630D6" w:rsidP="00670CCB">
            <w:pPr>
              <w:pStyle w:val="TableEntry"/>
            </w:pPr>
            <w:r w:rsidRPr="001F42D3">
              <w:rPr>
                <w:color w:val="0000FF"/>
              </w:rPr>
              <w:t>Current Delivery Status</w:t>
            </w:r>
            <w:r w:rsidRPr="001F42D3">
              <w:t>=pump-delivery-status-delivering</w:t>
            </w:r>
          </w:p>
          <w:p w14:paraId="495862D0" w14:textId="77777777" w:rsidR="008630D6" w:rsidRPr="001F42D3" w:rsidRDefault="008630D6" w:rsidP="00670CCB">
            <w:pPr>
              <w:pStyle w:val="TableEntry"/>
            </w:pPr>
            <w:r w:rsidRPr="001F42D3">
              <w:rPr>
                <w:color w:val="0000FF"/>
              </w:rPr>
              <w:t>Program Delivery Mode</w:t>
            </w:r>
            <w:r w:rsidRPr="001F42D3">
              <w:t>=pump-program-delivery-mode-continuous</w:t>
            </w:r>
          </w:p>
          <w:p w14:paraId="5ED39D3A"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743A7D6" w14:textId="77777777" w:rsidR="008630D6" w:rsidRPr="001F42D3" w:rsidRDefault="008630D6" w:rsidP="00670CCB">
            <w:pPr>
              <w:pStyle w:val="TableEntry"/>
            </w:pPr>
            <w:r w:rsidRPr="001F42D3">
              <w:rPr>
                <w:color w:val="0000FF"/>
              </w:rPr>
              <w:t>Rate</w:t>
            </w:r>
            <w:r w:rsidRPr="001F42D3">
              <w:t>= loading dose programmed rate</w:t>
            </w:r>
          </w:p>
          <w:p w14:paraId="798AC0EA" w14:textId="4439D163" w:rsidR="008630D6" w:rsidRPr="001F42D3" w:rsidRDefault="008630D6" w:rsidP="00670CCB">
            <w:pPr>
              <w:pStyle w:val="TableEntry"/>
            </w:pPr>
            <w:r w:rsidRPr="001F42D3">
              <w:rPr>
                <w:color w:val="0000FF"/>
              </w:rPr>
              <w:t>Dose Rate</w:t>
            </w:r>
            <w:r w:rsidRPr="001F42D3">
              <w:t>= loading dose rate</w:t>
            </w:r>
          </w:p>
          <w:p w14:paraId="5B17BABB" w14:textId="77777777" w:rsidR="008630D6" w:rsidRPr="001F42D3" w:rsidRDefault="008630D6" w:rsidP="00670CCB">
            <w:pPr>
              <w:pStyle w:val="TableEntry"/>
            </w:pPr>
            <w:r w:rsidRPr="001F42D3">
              <w:rPr>
                <w:color w:val="0000FF"/>
              </w:rPr>
              <w:t>Volume Programmed</w:t>
            </w:r>
            <w:r w:rsidRPr="001F42D3">
              <w:t>= loading dose volume programmed</w:t>
            </w:r>
          </w:p>
          <w:p w14:paraId="38637D2A" w14:textId="77777777" w:rsidR="008630D6" w:rsidRPr="001F42D3" w:rsidRDefault="008630D6" w:rsidP="00670CCB">
            <w:pPr>
              <w:pStyle w:val="TableEntry"/>
            </w:pPr>
            <w:r w:rsidRPr="001F42D3">
              <w:rPr>
                <w:color w:val="0000FF"/>
              </w:rPr>
              <w:t>Current Segment Volume Delivered</w:t>
            </w:r>
            <w:r w:rsidRPr="001F42D3">
              <w:t>=0</w:t>
            </w:r>
          </w:p>
          <w:p w14:paraId="5BC576F1" w14:textId="77777777" w:rsidR="008630D6" w:rsidRPr="001F42D3" w:rsidRDefault="008630D6" w:rsidP="00670CCB">
            <w:pPr>
              <w:pStyle w:val="TableEntry"/>
            </w:pPr>
            <w:r w:rsidRPr="001F42D3">
              <w:rPr>
                <w:color w:val="0000FF"/>
              </w:rPr>
              <w:t>Cumulative Volume Delivered</w:t>
            </w:r>
            <w:r w:rsidRPr="001F42D3">
              <w:t>=0</w:t>
            </w:r>
          </w:p>
          <w:p w14:paraId="4170EEB7" w14:textId="77777777" w:rsidR="008630D6" w:rsidRPr="001F42D3" w:rsidRDefault="008630D6" w:rsidP="00670CCB">
            <w:pPr>
              <w:pStyle w:val="TableEntry"/>
            </w:pPr>
            <w:r w:rsidRPr="001F42D3">
              <w:rPr>
                <w:color w:val="0000FF"/>
              </w:rPr>
              <w:t>Volume Remaining</w:t>
            </w:r>
            <w:r w:rsidRPr="001F42D3">
              <w:t>= loading dose volume programmed</w:t>
            </w:r>
          </w:p>
          <w:p w14:paraId="2482C34A"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478ABB6F" w14:textId="77777777" w:rsidR="008630D6" w:rsidRPr="001F42D3" w:rsidRDefault="008630D6" w:rsidP="00670CCB">
            <w:pPr>
              <w:pStyle w:val="TableEntry"/>
              <w:rPr>
                <w:rFonts w:ascii="Tahoma" w:hAnsi="Tahoma" w:cs="Tahoma"/>
                <w:sz w:val="16"/>
                <w:szCs w:val="16"/>
              </w:rPr>
            </w:pPr>
          </w:p>
        </w:tc>
      </w:tr>
      <w:tr w:rsidR="008630D6" w:rsidRPr="001F42D3" w14:paraId="10195B8E" w14:textId="77777777" w:rsidTr="00670CCB">
        <w:trPr>
          <w:cantSplit/>
        </w:trPr>
        <w:tc>
          <w:tcPr>
            <w:tcW w:w="761" w:type="pct"/>
            <w:vMerge/>
          </w:tcPr>
          <w:p w14:paraId="722A1C0E" w14:textId="77777777" w:rsidR="008630D6" w:rsidRPr="001F42D3" w:rsidRDefault="008630D6" w:rsidP="00670CCB">
            <w:pPr>
              <w:pStyle w:val="TableEntry"/>
            </w:pPr>
          </w:p>
        </w:tc>
        <w:tc>
          <w:tcPr>
            <w:tcW w:w="1316" w:type="pct"/>
          </w:tcPr>
          <w:p w14:paraId="548348F5" w14:textId="77777777" w:rsidR="008630D6" w:rsidRPr="001F42D3" w:rsidRDefault="008630D6" w:rsidP="00670CCB">
            <w:pPr>
              <w:pStyle w:val="TableEntry"/>
            </w:pPr>
            <w:r w:rsidRPr="001F42D3">
              <w:t>MDC_EVT_PUMP_DELIV_ STOP</w:t>
            </w:r>
          </w:p>
        </w:tc>
        <w:tc>
          <w:tcPr>
            <w:tcW w:w="1880" w:type="pct"/>
          </w:tcPr>
          <w:p w14:paraId="4B92D338" w14:textId="77777777" w:rsidR="008630D6" w:rsidRPr="001F42D3" w:rsidRDefault="008630D6" w:rsidP="00670CCB">
            <w:pPr>
              <w:pStyle w:val="TableEntry"/>
              <w:rPr>
                <w:u w:val="single"/>
              </w:rPr>
            </w:pPr>
            <w:r w:rsidRPr="001F42D3">
              <w:rPr>
                <w:u w:val="single"/>
              </w:rPr>
              <w:t>Pump Delivery Info Parameters:</w:t>
            </w:r>
          </w:p>
          <w:p w14:paraId="5ABDDA9E" w14:textId="77777777" w:rsidR="008630D6" w:rsidRPr="001F42D3" w:rsidRDefault="008630D6" w:rsidP="00670CCB">
            <w:pPr>
              <w:pStyle w:val="TableEntry"/>
            </w:pPr>
            <w:r w:rsidRPr="001F42D3">
              <w:rPr>
                <w:color w:val="0000FF"/>
              </w:rPr>
              <w:t>Infusing Status</w:t>
            </w:r>
            <w:r w:rsidRPr="001F42D3">
              <w:t>=pump reported status</w:t>
            </w:r>
          </w:p>
          <w:p w14:paraId="4078BFFB" w14:textId="77777777" w:rsidR="008630D6" w:rsidRPr="001F42D3" w:rsidRDefault="008630D6" w:rsidP="00670CCB">
            <w:pPr>
              <w:pStyle w:val="TableEntry"/>
            </w:pPr>
            <w:r w:rsidRPr="001F42D3">
              <w:rPr>
                <w:color w:val="0000FF"/>
              </w:rPr>
              <w:t>Current Pump Fluid Flow</w:t>
            </w:r>
            <w:r w:rsidRPr="001F42D3">
              <w:t>=pump reported rate</w:t>
            </w:r>
          </w:p>
          <w:p w14:paraId="7369DF31" w14:textId="77777777" w:rsidR="008630D6" w:rsidRPr="001F42D3" w:rsidRDefault="008630D6" w:rsidP="00670CCB">
            <w:pPr>
              <w:pStyle w:val="TableEntry"/>
            </w:pPr>
            <w:r w:rsidRPr="001F42D3">
              <w:rPr>
                <w:color w:val="0000FF"/>
              </w:rPr>
              <w:t>Pump Active Sources</w:t>
            </w:r>
            <w:r w:rsidRPr="001F42D3">
              <w:t>=pump-source-info-loading</w:t>
            </w:r>
          </w:p>
          <w:p w14:paraId="3FA440EE" w14:textId="77777777" w:rsidR="008630D6" w:rsidRPr="001F42D3" w:rsidRDefault="008630D6" w:rsidP="00670CCB">
            <w:pPr>
              <w:pStyle w:val="TableEntry"/>
            </w:pPr>
          </w:p>
          <w:p w14:paraId="1B5BB41E" w14:textId="77777777" w:rsidR="008630D6" w:rsidRPr="001F42D3" w:rsidRDefault="008630D6" w:rsidP="00670CCB">
            <w:pPr>
              <w:pStyle w:val="TableEntry"/>
              <w:rPr>
                <w:u w:val="single"/>
              </w:rPr>
            </w:pPr>
            <w:r w:rsidRPr="001F42D3">
              <w:rPr>
                <w:u w:val="single"/>
              </w:rPr>
              <w:t>Source Parameters (primary or secondary):</w:t>
            </w:r>
          </w:p>
          <w:p w14:paraId="2819AB95"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loading dose, including the one just completed</w:t>
            </w:r>
          </w:p>
          <w:p w14:paraId="7BD82DF2" w14:textId="77777777" w:rsidR="008630D6" w:rsidRPr="001F42D3" w:rsidRDefault="008630D6" w:rsidP="00670CCB">
            <w:pPr>
              <w:pStyle w:val="TableEntry"/>
            </w:pPr>
          </w:p>
          <w:p w14:paraId="2F678D4F" w14:textId="77777777" w:rsidR="008630D6" w:rsidRPr="001F42D3" w:rsidRDefault="008630D6" w:rsidP="00670CCB">
            <w:pPr>
              <w:pStyle w:val="TableEntry"/>
              <w:rPr>
                <w:u w:val="single"/>
              </w:rPr>
            </w:pPr>
            <w:r w:rsidRPr="001F42D3">
              <w:rPr>
                <w:u w:val="single"/>
              </w:rPr>
              <w:t>Active Source Parameters (Loading Dose):</w:t>
            </w:r>
          </w:p>
          <w:p w14:paraId="32A4D4DC" w14:textId="77777777" w:rsidR="008630D6" w:rsidRPr="001F42D3" w:rsidRDefault="008630D6" w:rsidP="00670CCB">
            <w:pPr>
              <w:pStyle w:val="TableEntry"/>
            </w:pPr>
            <w:r w:rsidRPr="001F42D3">
              <w:rPr>
                <w:color w:val="0000FF"/>
              </w:rPr>
              <w:t>Current Delivery Status</w:t>
            </w:r>
            <w:r w:rsidRPr="001F42D3">
              <w:t>=pump-delivery-status-transitioning</w:t>
            </w:r>
          </w:p>
          <w:p w14:paraId="7886C87F" w14:textId="77777777" w:rsidR="008630D6" w:rsidRPr="001F42D3" w:rsidRDefault="008630D6" w:rsidP="00670CCB">
            <w:pPr>
              <w:pStyle w:val="TableEntry"/>
            </w:pPr>
            <w:r w:rsidRPr="001F42D3">
              <w:rPr>
                <w:color w:val="0000FF"/>
              </w:rPr>
              <w:t>Program Delivery Mode</w:t>
            </w:r>
            <w:r w:rsidRPr="001F42D3">
              <w:t>=pump-program-delivery-mode-continuous</w:t>
            </w:r>
          </w:p>
          <w:p w14:paraId="65C6A266"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0512369" w14:textId="77777777" w:rsidR="008630D6" w:rsidRPr="001F42D3" w:rsidRDefault="008630D6" w:rsidP="00670CCB">
            <w:pPr>
              <w:pStyle w:val="TableEntry"/>
            </w:pPr>
            <w:r w:rsidRPr="001F42D3">
              <w:rPr>
                <w:color w:val="0000FF"/>
              </w:rPr>
              <w:t>Rate</w:t>
            </w:r>
            <w:r w:rsidRPr="001F42D3">
              <w:t>= loading dose programmed rate</w:t>
            </w:r>
          </w:p>
          <w:p w14:paraId="13C82C65" w14:textId="7922971B" w:rsidR="008630D6" w:rsidRPr="001F42D3" w:rsidRDefault="008630D6" w:rsidP="00670CCB">
            <w:pPr>
              <w:pStyle w:val="TableEntry"/>
            </w:pPr>
            <w:r w:rsidRPr="001F42D3">
              <w:rPr>
                <w:color w:val="0000FF"/>
              </w:rPr>
              <w:t>Dose Rate</w:t>
            </w:r>
            <w:r w:rsidRPr="001F42D3">
              <w:t>= loading dose rate</w:t>
            </w:r>
          </w:p>
          <w:p w14:paraId="015BC97B" w14:textId="77777777" w:rsidR="008630D6" w:rsidRPr="001F42D3" w:rsidRDefault="008630D6" w:rsidP="00670CCB">
            <w:pPr>
              <w:pStyle w:val="TableEntry"/>
            </w:pPr>
            <w:r w:rsidRPr="001F42D3">
              <w:rPr>
                <w:color w:val="0000FF"/>
              </w:rPr>
              <w:t>Volume Programmed</w:t>
            </w:r>
            <w:r w:rsidRPr="001F42D3">
              <w:t>= loading dose volume programmed</w:t>
            </w:r>
          </w:p>
          <w:p w14:paraId="394D1C4C" w14:textId="77777777" w:rsidR="008630D6" w:rsidRPr="001F42D3" w:rsidRDefault="008630D6" w:rsidP="00670CCB">
            <w:pPr>
              <w:pStyle w:val="TableEntry"/>
            </w:pPr>
            <w:r w:rsidRPr="001F42D3">
              <w:rPr>
                <w:color w:val="0000FF"/>
              </w:rPr>
              <w:t>Current Segment Volume Delivered</w:t>
            </w:r>
            <w:r w:rsidRPr="001F42D3">
              <w:t>=loading dose volume delivered since last DELIV_START</w:t>
            </w:r>
          </w:p>
          <w:p w14:paraId="5E435451"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loading dose, including the one just completed</w:t>
            </w:r>
          </w:p>
          <w:p w14:paraId="5806A262" w14:textId="77777777" w:rsidR="008630D6" w:rsidRPr="001F42D3" w:rsidRDefault="008630D6" w:rsidP="00670CCB">
            <w:pPr>
              <w:pStyle w:val="TableEntry"/>
            </w:pPr>
            <w:r w:rsidRPr="001F42D3">
              <w:rPr>
                <w:color w:val="0000FF"/>
              </w:rPr>
              <w:t>Volume Remaining</w:t>
            </w:r>
            <w:r w:rsidRPr="001F42D3">
              <w:t>=0</w:t>
            </w:r>
          </w:p>
          <w:p w14:paraId="11906637"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6BAE12EF" w14:textId="77777777" w:rsidR="008630D6" w:rsidRPr="001F42D3" w:rsidRDefault="008630D6" w:rsidP="00670CCB">
            <w:pPr>
              <w:pStyle w:val="TableEntry"/>
            </w:pPr>
          </w:p>
        </w:tc>
      </w:tr>
      <w:tr w:rsidR="008630D6" w:rsidRPr="001F42D3" w14:paraId="533F57E0" w14:textId="77777777" w:rsidTr="00670CCB">
        <w:trPr>
          <w:cantSplit/>
        </w:trPr>
        <w:tc>
          <w:tcPr>
            <w:tcW w:w="761" w:type="pct"/>
            <w:vMerge/>
          </w:tcPr>
          <w:p w14:paraId="37DA0C76" w14:textId="77777777" w:rsidR="008630D6" w:rsidRPr="001F42D3" w:rsidRDefault="008630D6" w:rsidP="00670CCB">
            <w:pPr>
              <w:ind w:hanging="2"/>
              <w:rPr>
                <w:rFonts w:ascii="Tahoma" w:hAnsi="Tahoma" w:cs="Tahoma"/>
                <w:sz w:val="16"/>
                <w:szCs w:val="16"/>
              </w:rPr>
            </w:pPr>
          </w:p>
        </w:tc>
        <w:tc>
          <w:tcPr>
            <w:tcW w:w="1316" w:type="pct"/>
          </w:tcPr>
          <w:p w14:paraId="431CD559" w14:textId="77777777" w:rsidR="008630D6" w:rsidRPr="001F42D3" w:rsidRDefault="008630D6" w:rsidP="00670CCB">
            <w:pPr>
              <w:pStyle w:val="TableEntry"/>
            </w:pPr>
            <w:r w:rsidRPr="001F42D3">
              <w:t>MDC_EVT_PUMP_DELIV_ START</w:t>
            </w:r>
          </w:p>
        </w:tc>
        <w:tc>
          <w:tcPr>
            <w:tcW w:w="1880" w:type="pct"/>
          </w:tcPr>
          <w:p w14:paraId="44317FF0" w14:textId="77777777" w:rsidR="008630D6" w:rsidRPr="001F42D3" w:rsidRDefault="008630D6" w:rsidP="00670CCB">
            <w:pPr>
              <w:pStyle w:val="TableEntry"/>
              <w:rPr>
                <w:u w:val="single"/>
              </w:rPr>
            </w:pPr>
            <w:r w:rsidRPr="001F42D3">
              <w:rPr>
                <w:u w:val="single"/>
              </w:rPr>
              <w:t>Pump Delivery Info Parameters:</w:t>
            </w:r>
          </w:p>
          <w:p w14:paraId="3A05F467" w14:textId="77777777" w:rsidR="008630D6" w:rsidRPr="001F42D3" w:rsidRDefault="008630D6" w:rsidP="00670CCB">
            <w:pPr>
              <w:pStyle w:val="TableEntry"/>
            </w:pPr>
            <w:r w:rsidRPr="001F42D3">
              <w:rPr>
                <w:color w:val="0000FF"/>
              </w:rPr>
              <w:t>Infusing Status</w:t>
            </w:r>
            <w:r w:rsidRPr="001F42D3">
              <w:t>=pump-status-infusing</w:t>
            </w:r>
          </w:p>
          <w:p w14:paraId="117DE192" w14:textId="77777777" w:rsidR="008630D6" w:rsidRPr="001F42D3" w:rsidRDefault="008630D6" w:rsidP="00670CCB">
            <w:pPr>
              <w:pStyle w:val="TableEntry"/>
            </w:pPr>
            <w:r w:rsidRPr="001F42D3">
              <w:rPr>
                <w:color w:val="0000FF"/>
              </w:rPr>
              <w:t>Current Pump Fluid Flow</w:t>
            </w:r>
            <w:r w:rsidRPr="001F42D3">
              <w:t>=continuous rate</w:t>
            </w:r>
          </w:p>
          <w:p w14:paraId="254362D3" w14:textId="77777777" w:rsidR="008630D6" w:rsidRPr="001F42D3" w:rsidRDefault="008630D6" w:rsidP="00670CCB">
            <w:pPr>
              <w:pStyle w:val="TableEntry"/>
            </w:pPr>
            <w:r w:rsidRPr="001F42D3">
              <w:rPr>
                <w:color w:val="0000FF"/>
              </w:rPr>
              <w:t>Pump Active Sources</w:t>
            </w:r>
            <w:r w:rsidRPr="001F42D3">
              <w:t>=pump-source-info-*</w:t>
            </w:r>
          </w:p>
          <w:p w14:paraId="253308C1" w14:textId="77777777" w:rsidR="008630D6" w:rsidRPr="001F42D3" w:rsidRDefault="008630D6" w:rsidP="00670CCB">
            <w:pPr>
              <w:pStyle w:val="TableEntry"/>
            </w:pPr>
          </w:p>
          <w:p w14:paraId="31E38E42" w14:textId="77777777" w:rsidR="008630D6" w:rsidRPr="001F42D3" w:rsidRDefault="008630D6" w:rsidP="00670CCB">
            <w:pPr>
              <w:pStyle w:val="TableEntry"/>
              <w:rPr>
                <w:u w:val="single"/>
              </w:rPr>
            </w:pPr>
            <w:r w:rsidRPr="001F42D3">
              <w:rPr>
                <w:u w:val="single"/>
              </w:rPr>
              <w:t>Active Source Parameters (primary or secondary):</w:t>
            </w:r>
          </w:p>
          <w:p w14:paraId="01D55205" w14:textId="77777777" w:rsidR="008630D6" w:rsidRPr="001F42D3" w:rsidRDefault="008630D6" w:rsidP="00670CCB">
            <w:pPr>
              <w:pStyle w:val="TableEntry"/>
            </w:pPr>
            <w:r w:rsidRPr="001F42D3">
              <w:rPr>
                <w:color w:val="0000FF"/>
              </w:rPr>
              <w:t>Current Delivery Status</w:t>
            </w:r>
            <w:r w:rsidRPr="001F42D3">
              <w:t>=pump-delivery-status-delivering</w:t>
            </w:r>
          </w:p>
          <w:p w14:paraId="6FB84DB3" w14:textId="77777777" w:rsidR="008630D6" w:rsidRPr="001F42D3" w:rsidRDefault="008630D6" w:rsidP="00670CCB">
            <w:pPr>
              <w:pStyle w:val="TableEntry"/>
            </w:pPr>
            <w:r w:rsidRPr="001F42D3">
              <w:rPr>
                <w:color w:val="0000FF"/>
              </w:rPr>
              <w:t>Program Delivery Mode</w:t>
            </w:r>
            <w:r w:rsidRPr="001F42D3">
              <w:t>=pump-program-delivery-mode-continuous</w:t>
            </w:r>
          </w:p>
          <w:p w14:paraId="0C89BB9A"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AEEB8D2" w14:textId="77777777" w:rsidR="008630D6" w:rsidRPr="001F42D3" w:rsidRDefault="008630D6" w:rsidP="00670CCB">
            <w:pPr>
              <w:pStyle w:val="TableEntry"/>
            </w:pPr>
            <w:r w:rsidRPr="001F42D3">
              <w:rPr>
                <w:color w:val="0000FF"/>
              </w:rPr>
              <w:t>Rate</w:t>
            </w:r>
            <w:r w:rsidRPr="001F42D3">
              <w:t>=continuous rate</w:t>
            </w:r>
          </w:p>
          <w:p w14:paraId="53351AC4" w14:textId="77777777" w:rsidR="008630D6" w:rsidRPr="001F42D3" w:rsidRDefault="008630D6" w:rsidP="00670CCB">
            <w:pPr>
              <w:pStyle w:val="TableEntry"/>
            </w:pPr>
            <w:r w:rsidRPr="001F42D3">
              <w:rPr>
                <w:color w:val="0000FF"/>
              </w:rPr>
              <w:t>Dose Rate</w:t>
            </w:r>
            <w:r w:rsidRPr="001F42D3">
              <w:t>=continuous dose rate</w:t>
            </w:r>
          </w:p>
          <w:p w14:paraId="3750C02C" w14:textId="77777777" w:rsidR="008630D6" w:rsidRPr="001F42D3" w:rsidRDefault="008630D6" w:rsidP="00670CCB">
            <w:pPr>
              <w:pStyle w:val="TableEntry"/>
            </w:pPr>
            <w:r w:rsidRPr="001F42D3">
              <w:rPr>
                <w:color w:val="0000FF"/>
              </w:rPr>
              <w:t>Volume Programmed</w:t>
            </w:r>
            <w:r w:rsidRPr="001F42D3">
              <w:t>=continuous volume programmed</w:t>
            </w:r>
          </w:p>
          <w:p w14:paraId="2FE93233" w14:textId="77777777" w:rsidR="008630D6" w:rsidRPr="001F42D3" w:rsidRDefault="008630D6" w:rsidP="00670CCB">
            <w:pPr>
              <w:pStyle w:val="TableEntry"/>
            </w:pPr>
            <w:r w:rsidRPr="001F42D3">
              <w:rPr>
                <w:color w:val="0000FF"/>
              </w:rPr>
              <w:t>Current Segment Volume Delivered</w:t>
            </w:r>
            <w:r w:rsidRPr="001F42D3">
              <w:t>=0</w:t>
            </w:r>
          </w:p>
          <w:p w14:paraId="20379CA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loading dose</w:t>
            </w:r>
          </w:p>
          <w:p w14:paraId="10828400" w14:textId="77777777" w:rsidR="008630D6" w:rsidRPr="001F42D3" w:rsidRDefault="008630D6" w:rsidP="00670CCB">
            <w:pPr>
              <w:pStyle w:val="TableEntry"/>
            </w:pPr>
            <w:r w:rsidRPr="001F42D3">
              <w:rPr>
                <w:color w:val="0000FF"/>
              </w:rPr>
              <w:t>Volume Remaining</w:t>
            </w:r>
            <w:r w:rsidRPr="001F42D3">
              <w:t>=continuous volume remaining</w:t>
            </w:r>
          </w:p>
          <w:p w14:paraId="7A0E9DBB" w14:textId="77777777" w:rsidR="008630D6" w:rsidRPr="001F42D3" w:rsidRDefault="008630D6" w:rsidP="00670CCB">
            <w:pPr>
              <w:pStyle w:val="TableEntry"/>
              <w:rPr>
                <w:color w:val="0000FF"/>
              </w:rPr>
            </w:pPr>
            <w:r w:rsidRPr="001F42D3">
              <w:rPr>
                <w:color w:val="0000FF"/>
              </w:rPr>
              <w:t>Time Remaining</w:t>
            </w:r>
            <w:r w:rsidRPr="001F42D3">
              <w:t>=based upon Volume Remaining and Rate</w:t>
            </w:r>
          </w:p>
        </w:tc>
        <w:tc>
          <w:tcPr>
            <w:tcW w:w="1043" w:type="pct"/>
            <w:vMerge/>
          </w:tcPr>
          <w:p w14:paraId="1DC615CF" w14:textId="77777777" w:rsidR="008630D6" w:rsidRPr="001F42D3" w:rsidRDefault="008630D6" w:rsidP="00670CCB">
            <w:pPr>
              <w:ind w:hanging="2"/>
              <w:rPr>
                <w:rFonts w:ascii="Tahoma" w:hAnsi="Tahoma" w:cs="Tahoma"/>
                <w:sz w:val="16"/>
                <w:szCs w:val="16"/>
              </w:rPr>
            </w:pPr>
          </w:p>
        </w:tc>
      </w:tr>
      <w:tr w:rsidR="008630D6" w:rsidRPr="001F42D3" w14:paraId="0BDCC06A" w14:textId="77777777" w:rsidTr="00670CCB">
        <w:trPr>
          <w:cantSplit/>
        </w:trPr>
        <w:tc>
          <w:tcPr>
            <w:tcW w:w="761" w:type="pct"/>
          </w:tcPr>
          <w:p w14:paraId="401B16A0" w14:textId="77777777" w:rsidR="008630D6" w:rsidRPr="001F42D3" w:rsidRDefault="008630D6" w:rsidP="00670CCB">
            <w:pPr>
              <w:pStyle w:val="TableEntry"/>
            </w:pPr>
            <w:r w:rsidRPr="001F42D3">
              <w:lastRenderedPageBreak/>
              <w:t>Infusion Stopped Due to Alarm</w:t>
            </w:r>
          </w:p>
        </w:tc>
        <w:tc>
          <w:tcPr>
            <w:tcW w:w="1316" w:type="pct"/>
          </w:tcPr>
          <w:p w14:paraId="6A3FC154" w14:textId="77777777" w:rsidR="008630D6" w:rsidRPr="001F42D3" w:rsidRDefault="008630D6" w:rsidP="00670CCB">
            <w:pPr>
              <w:pStyle w:val="TableEntry"/>
            </w:pPr>
          </w:p>
        </w:tc>
        <w:tc>
          <w:tcPr>
            <w:tcW w:w="1880" w:type="pct"/>
          </w:tcPr>
          <w:p w14:paraId="2AE89F1D" w14:textId="77777777" w:rsidR="008630D6" w:rsidRPr="001F42D3" w:rsidRDefault="008630D6" w:rsidP="00670CCB">
            <w:pPr>
              <w:pStyle w:val="TableEntry"/>
              <w:rPr>
                <w:rFonts w:ascii="Tahoma" w:hAnsi="Tahoma" w:cs="Tahoma"/>
                <w:sz w:val="16"/>
                <w:szCs w:val="16"/>
              </w:rPr>
            </w:pPr>
          </w:p>
        </w:tc>
        <w:tc>
          <w:tcPr>
            <w:tcW w:w="1043" w:type="pct"/>
          </w:tcPr>
          <w:p w14:paraId="392CEF15" w14:textId="77777777" w:rsidR="008630D6" w:rsidRPr="001F42D3" w:rsidRDefault="008630D6" w:rsidP="00670CCB">
            <w:pPr>
              <w:pStyle w:val="TableEntry"/>
            </w:pPr>
            <w:r w:rsidRPr="001F42D3">
              <w:t xml:space="preserve">Same as “Pause a running infusion” scenario, except that </w:t>
            </w:r>
            <w:r w:rsidRPr="001F42D3">
              <w:rPr>
                <w:color w:val="0000FF"/>
              </w:rPr>
              <w:t>Pump Not Delivering Reason</w:t>
            </w:r>
            <w:r w:rsidRPr="001F42D3">
              <w:t>=either pump-stopped-alarming or pump-stopped-not-specified</w:t>
            </w:r>
          </w:p>
        </w:tc>
      </w:tr>
      <w:tr w:rsidR="008630D6" w:rsidRPr="001F42D3" w14:paraId="593430BD" w14:textId="77777777" w:rsidTr="00670CCB">
        <w:trPr>
          <w:cantSplit/>
        </w:trPr>
        <w:tc>
          <w:tcPr>
            <w:tcW w:w="761" w:type="pct"/>
          </w:tcPr>
          <w:p w14:paraId="2ECE566F" w14:textId="77777777" w:rsidR="008630D6" w:rsidRPr="001F42D3" w:rsidRDefault="008630D6" w:rsidP="00670CCB">
            <w:pPr>
              <w:pStyle w:val="TableEntry"/>
            </w:pPr>
            <w:r w:rsidRPr="001F42D3">
              <w:t xml:space="preserve">Auto-restart after alarm resolved </w:t>
            </w:r>
          </w:p>
        </w:tc>
        <w:tc>
          <w:tcPr>
            <w:tcW w:w="1316" w:type="pct"/>
          </w:tcPr>
          <w:p w14:paraId="3CD6B571" w14:textId="77777777" w:rsidR="008630D6" w:rsidRPr="001F42D3" w:rsidRDefault="008630D6" w:rsidP="00670CCB">
            <w:pPr>
              <w:pStyle w:val="TableEntry"/>
            </w:pPr>
          </w:p>
        </w:tc>
        <w:tc>
          <w:tcPr>
            <w:tcW w:w="1880" w:type="pct"/>
          </w:tcPr>
          <w:p w14:paraId="13FB9715" w14:textId="77777777" w:rsidR="008630D6" w:rsidRPr="001F42D3" w:rsidRDefault="008630D6" w:rsidP="00670CCB">
            <w:pPr>
              <w:pStyle w:val="TableEntry"/>
              <w:rPr>
                <w:rFonts w:ascii="Tahoma" w:hAnsi="Tahoma" w:cs="Tahoma"/>
                <w:sz w:val="16"/>
                <w:szCs w:val="16"/>
              </w:rPr>
            </w:pPr>
          </w:p>
        </w:tc>
        <w:tc>
          <w:tcPr>
            <w:tcW w:w="1043" w:type="pct"/>
          </w:tcPr>
          <w:p w14:paraId="35DFAABD" w14:textId="77777777" w:rsidR="008630D6" w:rsidRPr="001F42D3" w:rsidRDefault="008630D6" w:rsidP="00670CCB">
            <w:pPr>
              <w:pStyle w:val="TableEntry"/>
            </w:pPr>
            <w:r w:rsidRPr="001F42D3">
              <w:t>e.g., occlusion resolved or AIL</w:t>
            </w:r>
          </w:p>
          <w:p w14:paraId="60A5F1A5" w14:textId="77777777" w:rsidR="008630D6" w:rsidRPr="001F42D3" w:rsidRDefault="008630D6" w:rsidP="00670CCB">
            <w:pPr>
              <w:pStyle w:val="TableEntry"/>
            </w:pPr>
            <w:r w:rsidRPr="001F42D3">
              <w:t>Same as “Start/restart an infusion” scenario</w:t>
            </w:r>
          </w:p>
        </w:tc>
      </w:tr>
      <w:tr w:rsidR="008630D6" w:rsidRPr="001F42D3" w14:paraId="07B9B92F" w14:textId="77777777" w:rsidTr="00670CCB">
        <w:trPr>
          <w:cantSplit/>
        </w:trPr>
        <w:tc>
          <w:tcPr>
            <w:tcW w:w="761" w:type="pct"/>
          </w:tcPr>
          <w:p w14:paraId="423EAEC8" w14:textId="77777777" w:rsidR="008630D6" w:rsidRPr="001F42D3" w:rsidRDefault="008630D6" w:rsidP="00670CCB">
            <w:pPr>
              <w:pStyle w:val="TableEntry"/>
            </w:pPr>
            <w:r w:rsidRPr="001F42D3">
              <w:t>Nurse restart after alarm resolved</w:t>
            </w:r>
          </w:p>
        </w:tc>
        <w:tc>
          <w:tcPr>
            <w:tcW w:w="1316" w:type="pct"/>
          </w:tcPr>
          <w:p w14:paraId="79C40C9D" w14:textId="77777777" w:rsidR="008630D6" w:rsidRPr="001F42D3" w:rsidRDefault="008630D6" w:rsidP="00670CCB">
            <w:pPr>
              <w:pStyle w:val="TableEntry"/>
            </w:pPr>
          </w:p>
        </w:tc>
        <w:tc>
          <w:tcPr>
            <w:tcW w:w="1880" w:type="pct"/>
          </w:tcPr>
          <w:p w14:paraId="7124DAB1" w14:textId="77777777" w:rsidR="008630D6" w:rsidRPr="001F42D3" w:rsidRDefault="008630D6" w:rsidP="00670CCB">
            <w:pPr>
              <w:pStyle w:val="TableEntry"/>
              <w:rPr>
                <w:rFonts w:ascii="Tahoma" w:hAnsi="Tahoma" w:cs="Tahoma"/>
                <w:sz w:val="16"/>
                <w:szCs w:val="16"/>
              </w:rPr>
            </w:pPr>
          </w:p>
        </w:tc>
        <w:tc>
          <w:tcPr>
            <w:tcW w:w="1043" w:type="pct"/>
          </w:tcPr>
          <w:p w14:paraId="2DE6BBA7" w14:textId="77777777" w:rsidR="008630D6" w:rsidRPr="001F42D3" w:rsidRDefault="008630D6" w:rsidP="00670CCB">
            <w:pPr>
              <w:pStyle w:val="TableEntry"/>
            </w:pPr>
            <w:r w:rsidRPr="001F42D3">
              <w:t>Same as “Start/restart an infusion” scenario</w:t>
            </w:r>
          </w:p>
        </w:tc>
      </w:tr>
      <w:tr w:rsidR="008630D6" w:rsidRPr="001F42D3" w14:paraId="6925B122" w14:textId="77777777" w:rsidTr="00670CCB">
        <w:trPr>
          <w:cantSplit/>
        </w:trPr>
        <w:tc>
          <w:tcPr>
            <w:tcW w:w="761" w:type="pct"/>
          </w:tcPr>
          <w:p w14:paraId="7B01E66F" w14:textId="77777777" w:rsidR="008630D6" w:rsidRPr="001F42D3" w:rsidRDefault="008630D6" w:rsidP="00670CCB">
            <w:pPr>
              <w:pStyle w:val="TableEntry"/>
            </w:pPr>
            <w:r w:rsidRPr="001F42D3">
              <w:t>Nurse changes VTBI</w:t>
            </w:r>
          </w:p>
        </w:tc>
        <w:tc>
          <w:tcPr>
            <w:tcW w:w="1316" w:type="pct"/>
          </w:tcPr>
          <w:p w14:paraId="12F23088" w14:textId="77777777" w:rsidR="008630D6" w:rsidRPr="001F42D3" w:rsidRDefault="008630D6" w:rsidP="00670CCB">
            <w:pPr>
              <w:pStyle w:val="TableEntry"/>
            </w:pPr>
          </w:p>
        </w:tc>
        <w:tc>
          <w:tcPr>
            <w:tcW w:w="1880" w:type="pct"/>
          </w:tcPr>
          <w:p w14:paraId="703C7CCA" w14:textId="77777777" w:rsidR="008630D6" w:rsidRPr="001F42D3" w:rsidRDefault="008630D6" w:rsidP="00670CCB">
            <w:pPr>
              <w:pStyle w:val="TableEntry"/>
              <w:rPr>
                <w:rFonts w:ascii="Tahoma" w:hAnsi="Tahoma" w:cs="Tahoma"/>
                <w:sz w:val="16"/>
                <w:szCs w:val="16"/>
              </w:rPr>
            </w:pPr>
          </w:p>
        </w:tc>
        <w:tc>
          <w:tcPr>
            <w:tcW w:w="1043" w:type="pct"/>
          </w:tcPr>
          <w:p w14:paraId="5B8C31BD" w14:textId="77777777" w:rsidR="008630D6" w:rsidRPr="001F42D3" w:rsidRDefault="008630D6" w:rsidP="00670CCB">
            <w:pPr>
              <w:pStyle w:val="TableEntry"/>
            </w:pPr>
            <w:r w:rsidRPr="001F42D3">
              <w:t>e.g., bag change, hourly check, etc.</w:t>
            </w:r>
          </w:p>
          <w:p w14:paraId="2C5D1047" w14:textId="77777777" w:rsidR="008630D6" w:rsidRPr="001F42D3" w:rsidRDefault="008630D6" w:rsidP="00670CCB">
            <w:pPr>
              <w:pStyle w:val="TableEntry"/>
            </w:pPr>
          </w:p>
          <w:p w14:paraId="09464DDC" w14:textId="77777777" w:rsidR="008630D6" w:rsidRPr="001F42D3" w:rsidRDefault="008630D6" w:rsidP="00670CCB">
            <w:pPr>
              <w:pStyle w:val="TableEntry"/>
            </w:pPr>
            <w:r w:rsidRPr="001F42D3">
              <w:t>Same as “Pause a running infusion” case followed by “Start/restart an infusion” case</w:t>
            </w:r>
          </w:p>
        </w:tc>
      </w:tr>
      <w:tr w:rsidR="008630D6" w:rsidRPr="001F42D3" w14:paraId="42072B3A" w14:textId="77777777" w:rsidTr="00670CCB">
        <w:trPr>
          <w:cantSplit/>
        </w:trPr>
        <w:tc>
          <w:tcPr>
            <w:tcW w:w="761" w:type="pct"/>
            <w:vMerge w:val="restart"/>
          </w:tcPr>
          <w:p w14:paraId="660958BD" w14:textId="77777777" w:rsidR="008630D6" w:rsidRPr="001F42D3" w:rsidRDefault="008630D6" w:rsidP="00670CCB">
            <w:pPr>
              <w:pStyle w:val="TableEntry"/>
            </w:pPr>
            <w:r w:rsidRPr="001F42D3">
              <w:lastRenderedPageBreak/>
              <w:t>Ramp/taper start, followed by ramp/taper rate change, followed by ramp/taper stop</w:t>
            </w:r>
          </w:p>
          <w:p w14:paraId="0F9E4060" w14:textId="77777777" w:rsidR="008630D6" w:rsidRPr="001F42D3" w:rsidRDefault="008630D6" w:rsidP="00670CCB">
            <w:pPr>
              <w:pStyle w:val="TableEntry"/>
            </w:pPr>
          </w:p>
          <w:p w14:paraId="45186410" w14:textId="77777777" w:rsidR="008630D6" w:rsidRPr="001F42D3" w:rsidRDefault="008630D6" w:rsidP="00670CCB">
            <w:pPr>
              <w:pStyle w:val="TableEntry"/>
            </w:pPr>
          </w:p>
        </w:tc>
        <w:tc>
          <w:tcPr>
            <w:tcW w:w="1316" w:type="pct"/>
          </w:tcPr>
          <w:p w14:paraId="53C394B3" w14:textId="77777777" w:rsidR="008630D6" w:rsidRPr="001F42D3" w:rsidRDefault="008630D6" w:rsidP="00670CCB">
            <w:pPr>
              <w:pStyle w:val="TableEntry"/>
            </w:pPr>
            <w:r w:rsidRPr="001F42D3">
              <w:t>MDC_EVT_PUMP_DELIV_ START</w:t>
            </w:r>
          </w:p>
        </w:tc>
        <w:tc>
          <w:tcPr>
            <w:tcW w:w="1880" w:type="pct"/>
          </w:tcPr>
          <w:p w14:paraId="112C7D88" w14:textId="77777777" w:rsidR="008630D6" w:rsidRPr="001F42D3" w:rsidRDefault="008630D6" w:rsidP="00670CCB">
            <w:pPr>
              <w:pStyle w:val="TableEntry"/>
              <w:rPr>
                <w:u w:val="single"/>
              </w:rPr>
            </w:pPr>
            <w:r w:rsidRPr="001F42D3">
              <w:rPr>
                <w:u w:val="single"/>
              </w:rPr>
              <w:t>Pump Delivery Info Parameters:</w:t>
            </w:r>
          </w:p>
          <w:p w14:paraId="72D89076" w14:textId="77777777" w:rsidR="008630D6" w:rsidRPr="001F42D3" w:rsidRDefault="008630D6" w:rsidP="00670CCB">
            <w:pPr>
              <w:pStyle w:val="TableEntry"/>
            </w:pPr>
            <w:r w:rsidRPr="001F42D3">
              <w:rPr>
                <w:color w:val="0000FF"/>
              </w:rPr>
              <w:t>Infusing Status</w:t>
            </w:r>
            <w:r w:rsidRPr="001F42D3">
              <w:t>=pump-status-infusing</w:t>
            </w:r>
          </w:p>
          <w:p w14:paraId="792AF8B3" w14:textId="77777777" w:rsidR="008630D6" w:rsidRPr="001F42D3" w:rsidRDefault="008630D6" w:rsidP="00670CCB">
            <w:pPr>
              <w:pStyle w:val="TableEntry"/>
            </w:pPr>
            <w:r w:rsidRPr="001F42D3">
              <w:rPr>
                <w:color w:val="0000FF"/>
              </w:rPr>
              <w:t>Current Pump Fluid Flow</w:t>
            </w:r>
            <w:r w:rsidRPr="001F42D3">
              <w:t>=programmed rate for step 1</w:t>
            </w:r>
          </w:p>
          <w:p w14:paraId="0093D25C" w14:textId="77777777" w:rsidR="008630D6" w:rsidRPr="001F42D3" w:rsidRDefault="008630D6" w:rsidP="00670CCB">
            <w:pPr>
              <w:pStyle w:val="TableEntry"/>
            </w:pPr>
            <w:r w:rsidRPr="001F42D3">
              <w:rPr>
                <w:color w:val="0000FF"/>
              </w:rPr>
              <w:t>Pump Active Sources</w:t>
            </w:r>
            <w:r w:rsidRPr="001F42D3">
              <w:t>=pump-source-info-*</w:t>
            </w:r>
          </w:p>
          <w:p w14:paraId="41F9B31E" w14:textId="77777777" w:rsidR="008630D6" w:rsidRPr="001F42D3" w:rsidRDefault="008630D6" w:rsidP="00670CCB">
            <w:pPr>
              <w:pStyle w:val="TableEntry"/>
            </w:pPr>
          </w:p>
          <w:p w14:paraId="2359595F" w14:textId="77777777" w:rsidR="008630D6" w:rsidRPr="001F42D3" w:rsidRDefault="008630D6" w:rsidP="00670CCB">
            <w:pPr>
              <w:pStyle w:val="TableEntry"/>
              <w:rPr>
                <w:u w:val="single"/>
              </w:rPr>
            </w:pPr>
            <w:r w:rsidRPr="001F42D3">
              <w:rPr>
                <w:u w:val="single"/>
              </w:rPr>
              <w:t>Active Source Parameters:</w:t>
            </w:r>
          </w:p>
          <w:p w14:paraId="35C65DCA" w14:textId="77777777" w:rsidR="008630D6" w:rsidRPr="001F42D3" w:rsidRDefault="008630D6" w:rsidP="00670CCB">
            <w:pPr>
              <w:pStyle w:val="TableEntry"/>
            </w:pPr>
            <w:r w:rsidRPr="001F42D3">
              <w:rPr>
                <w:color w:val="0000FF"/>
              </w:rPr>
              <w:t>Current Delivery Status</w:t>
            </w:r>
            <w:r w:rsidRPr="001F42D3">
              <w:t>=pump-delivery-status-delivering</w:t>
            </w:r>
          </w:p>
          <w:p w14:paraId="1608E4C7" w14:textId="77777777" w:rsidR="008630D6" w:rsidRPr="001F42D3" w:rsidRDefault="008630D6" w:rsidP="00670CCB">
            <w:pPr>
              <w:pStyle w:val="TableEntry"/>
            </w:pPr>
            <w:r w:rsidRPr="001F42D3">
              <w:rPr>
                <w:color w:val="0000FF"/>
              </w:rPr>
              <w:t>Program Delivery Mode</w:t>
            </w:r>
            <w:r w:rsidRPr="001F42D3">
              <w:t>=pump-program-delivery-mode-ramp-taper</w:t>
            </w:r>
          </w:p>
          <w:p w14:paraId="6E3D6A53"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4524EFA8" w14:textId="77777777" w:rsidR="008630D6" w:rsidRPr="001F42D3" w:rsidRDefault="008630D6" w:rsidP="00670CCB">
            <w:pPr>
              <w:pStyle w:val="TableEntry"/>
            </w:pPr>
            <w:r w:rsidRPr="001F42D3">
              <w:rPr>
                <w:color w:val="0000FF"/>
              </w:rPr>
              <w:t>Rate</w:t>
            </w:r>
            <w:r w:rsidRPr="001F42D3">
              <w:t>=programmed rate for step 1</w:t>
            </w:r>
          </w:p>
          <w:p w14:paraId="350AE376" w14:textId="77777777" w:rsidR="008630D6" w:rsidRPr="001F42D3" w:rsidRDefault="008630D6" w:rsidP="00670CCB">
            <w:pPr>
              <w:pStyle w:val="TableEntry"/>
            </w:pPr>
            <w:r w:rsidRPr="001F42D3">
              <w:rPr>
                <w:color w:val="0000FF"/>
              </w:rPr>
              <w:t>Dose Rate</w:t>
            </w:r>
            <w:r w:rsidRPr="001F42D3">
              <w:t>=programmed dose rate for step 1</w:t>
            </w:r>
          </w:p>
          <w:p w14:paraId="7DC50120"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09C931F9" w14:textId="77777777" w:rsidR="008630D6" w:rsidRPr="001F42D3" w:rsidRDefault="008630D6" w:rsidP="00670CCB">
            <w:pPr>
              <w:pStyle w:val="TableEntry"/>
            </w:pPr>
            <w:r w:rsidRPr="001F42D3">
              <w:rPr>
                <w:color w:val="0000FF"/>
              </w:rPr>
              <w:t>Current Segment Volume Delivered</w:t>
            </w:r>
            <w:r w:rsidRPr="001F42D3">
              <w:t>=0</w:t>
            </w:r>
          </w:p>
          <w:p w14:paraId="068ECEFD" w14:textId="77777777" w:rsidR="008630D6" w:rsidRPr="001F42D3" w:rsidRDefault="008630D6" w:rsidP="00670CCB">
            <w:pPr>
              <w:pStyle w:val="TableEntry"/>
            </w:pPr>
            <w:r w:rsidRPr="001F42D3">
              <w:rPr>
                <w:color w:val="0000FF"/>
              </w:rPr>
              <w:t>Cumulative Volume Delivered</w:t>
            </w:r>
            <w:r w:rsidRPr="001F42D3">
              <w:t>=0</w:t>
            </w:r>
          </w:p>
          <w:p w14:paraId="2FA775DC" w14:textId="77777777" w:rsidR="008630D6" w:rsidRPr="001F42D3" w:rsidRDefault="008630D6" w:rsidP="00670CCB">
            <w:pPr>
              <w:pStyle w:val="TableEntry"/>
            </w:pPr>
            <w:r w:rsidRPr="001F42D3">
              <w:rPr>
                <w:color w:val="0000FF"/>
              </w:rPr>
              <w:t>Volume Remaining</w:t>
            </w:r>
            <w:r w:rsidRPr="001F42D3">
              <w:t>=volume programmed for entire ramp/taper delivery</w:t>
            </w:r>
          </w:p>
          <w:p w14:paraId="46614A5E"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1D6EE300" w14:textId="77777777" w:rsidR="008630D6" w:rsidRPr="001F42D3" w:rsidRDefault="008630D6" w:rsidP="00670CCB">
            <w:pPr>
              <w:pStyle w:val="TableEntry"/>
            </w:pPr>
          </w:p>
        </w:tc>
      </w:tr>
      <w:tr w:rsidR="008630D6" w:rsidRPr="001F42D3" w14:paraId="5BCD8D1B" w14:textId="77777777" w:rsidTr="00670CCB">
        <w:trPr>
          <w:cantSplit/>
        </w:trPr>
        <w:tc>
          <w:tcPr>
            <w:tcW w:w="761" w:type="pct"/>
            <w:vMerge/>
          </w:tcPr>
          <w:p w14:paraId="28121AB3" w14:textId="77777777" w:rsidR="008630D6" w:rsidRPr="001F42D3" w:rsidRDefault="008630D6" w:rsidP="00670CCB">
            <w:pPr>
              <w:pStyle w:val="TableEntry"/>
            </w:pPr>
          </w:p>
        </w:tc>
        <w:tc>
          <w:tcPr>
            <w:tcW w:w="1316" w:type="pct"/>
          </w:tcPr>
          <w:p w14:paraId="59971B91" w14:textId="77777777" w:rsidR="008630D6" w:rsidRPr="001F42D3" w:rsidRDefault="008630D6" w:rsidP="00670CCB">
            <w:pPr>
              <w:pStyle w:val="TableEntry"/>
            </w:pPr>
            <w:r w:rsidRPr="001F42D3">
              <w:t>MDC_EVT_PUMP_DELIV_ STOP</w:t>
            </w:r>
          </w:p>
        </w:tc>
        <w:tc>
          <w:tcPr>
            <w:tcW w:w="1880" w:type="pct"/>
          </w:tcPr>
          <w:p w14:paraId="15098203" w14:textId="77777777" w:rsidR="008630D6" w:rsidRPr="001F42D3" w:rsidRDefault="008630D6" w:rsidP="00670CCB">
            <w:pPr>
              <w:pStyle w:val="TableEntry"/>
              <w:rPr>
                <w:u w:val="single"/>
              </w:rPr>
            </w:pPr>
            <w:r w:rsidRPr="001F42D3">
              <w:rPr>
                <w:u w:val="single"/>
              </w:rPr>
              <w:t>Pump Delivery Info Parameters:</w:t>
            </w:r>
          </w:p>
          <w:p w14:paraId="28CD7BFE" w14:textId="77777777" w:rsidR="008630D6" w:rsidRPr="001F42D3" w:rsidRDefault="008630D6" w:rsidP="00670CCB">
            <w:pPr>
              <w:pStyle w:val="TableEntry"/>
            </w:pPr>
            <w:r w:rsidRPr="001F42D3">
              <w:rPr>
                <w:color w:val="0000FF"/>
              </w:rPr>
              <w:t>Infusing Status</w:t>
            </w:r>
            <w:r w:rsidRPr="001F42D3">
              <w:t>=pump reported status</w:t>
            </w:r>
          </w:p>
          <w:p w14:paraId="6E1A7D03" w14:textId="77777777" w:rsidR="008630D6" w:rsidRPr="001F42D3" w:rsidRDefault="008630D6" w:rsidP="00670CCB">
            <w:pPr>
              <w:pStyle w:val="TableEntry"/>
            </w:pPr>
            <w:r w:rsidRPr="001F42D3">
              <w:rPr>
                <w:color w:val="0000FF"/>
              </w:rPr>
              <w:t>Current Pump Fluid Flow</w:t>
            </w:r>
            <w:r w:rsidRPr="001F42D3">
              <w:t>=pump reported rate for step 1</w:t>
            </w:r>
          </w:p>
          <w:p w14:paraId="093ACFB5" w14:textId="77777777" w:rsidR="008630D6" w:rsidRPr="001F42D3" w:rsidRDefault="008630D6" w:rsidP="00670CCB">
            <w:pPr>
              <w:pStyle w:val="TableEntry"/>
            </w:pPr>
            <w:r w:rsidRPr="001F42D3">
              <w:rPr>
                <w:color w:val="0000FF"/>
              </w:rPr>
              <w:t>Pump Active Sources</w:t>
            </w:r>
            <w:r w:rsidRPr="001F42D3">
              <w:t>=pump-source-info-*</w:t>
            </w:r>
          </w:p>
          <w:p w14:paraId="303F10B9" w14:textId="77777777" w:rsidR="008630D6" w:rsidRPr="001F42D3" w:rsidRDefault="008630D6" w:rsidP="00670CCB">
            <w:pPr>
              <w:pStyle w:val="TableEntry"/>
            </w:pPr>
          </w:p>
          <w:p w14:paraId="7E7144FF" w14:textId="77777777" w:rsidR="008630D6" w:rsidRPr="001F42D3" w:rsidRDefault="008630D6" w:rsidP="00670CCB">
            <w:pPr>
              <w:pStyle w:val="TableEntry"/>
              <w:rPr>
                <w:u w:val="single"/>
              </w:rPr>
            </w:pPr>
            <w:r w:rsidRPr="001F42D3">
              <w:rPr>
                <w:u w:val="single"/>
              </w:rPr>
              <w:t>Active Source Parameters:</w:t>
            </w:r>
          </w:p>
          <w:p w14:paraId="5A70E8E4" w14:textId="77777777" w:rsidR="008630D6" w:rsidRPr="001F42D3" w:rsidRDefault="008630D6" w:rsidP="00670CCB">
            <w:pPr>
              <w:pStyle w:val="TableEntry"/>
            </w:pPr>
            <w:r w:rsidRPr="001F42D3">
              <w:rPr>
                <w:color w:val="0000FF"/>
              </w:rPr>
              <w:t>Current Delivery Status</w:t>
            </w:r>
            <w:r w:rsidRPr="001F42D3">
              <w:t>=pump-delivery-status-transitioning</w:t>
            </w:r>
          </w:p>
          <w:p w14:paraId="38A34F37" w14:textId="77777777" w:rsidR="008630D6" w:rsidRPr="001F42D3" w:rsidRDefault="008630D6" w:rsidP="00670CCB">
            <w:pPr>
              <w:pStyle w:val="TableEntry"/>
            </w:pPr>
            <w:r w:rsidRPr="001F42D3">
              <w:rPr>
                <w:color w:val="0000FF"/>
              </w:rPr>
              <w:t>Program Delivery Mode</w:t>
            </w:r>
            <w:r w:rsidRPr="001F42D3">
              <w:t>=pump-program-delivery-mode-ramp-taper</w:t>
            </w:r>
          </w:p>
          <w:p w14:paraId="6C22C96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D950E6C" w14:textId="77777777" w:rsidR="008630D6" w:rsidRPr="001F42D3" w:rsidRDefault="008630D6" w:rsidP="00670CCB">
            <w:pPr>
              <w:pStyle w:val="TableEntry"/>
            </w:pPr>
            <w:r w:rsidRPr="001F42D3">
              <w:rPr>
                <w:color w:val="0000FF"/>
              </w:rPr>
              <w:t>Rate</w:t>
            </w:r>
            <w:r w:rsidRPr="001F42D3">
              <w:t>=programmed rate for step 1</w:t>
            </w:r>
          </w:p>
          <w:p w14:paraId="2A56F9E9" w14:textId="77777777" w:rsidR="008630D6" w:rsidRPr="001F42D3" w:rsidRDefault="008630D6" w:rsidP="00670CCB">
            <w:pPr>
              <w:pStyle w:val="TableEntry"/>
            </w:pPr>
            <w:r w:rsidRPr="001F42D3">
              <w:rPr>
                <w:color w:val="0000FF"/>
              </w:rPr>
              <w:t>Dose Rate</w:t>
            </w:r>
            <w:r w:rsidRPr="001F42D3">
              <w:t>=programmed dose rate for step 1</w:t>
            </w:r>
          </w:p>
          <w:p w14:paraId="65BE2DB8"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4BECD006"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6F54A66"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1B340B31" w14:textId="77777777" w:rsidR="008630D6" w:rsidRPr="001F42D3" w:rsidRDefault="008630D6" w:rsidP="00670CCB">
            <w:pPr>
              <w:pStyle w:val="TableEntry"/>
            </w:pPr>
            <w:r w:rsidRPr="001F42D3">
              <w:rPr>
                <w:color w:val="0000FF"/>
              </w:rPr>
              <w:t>Volume Remaining</w:t>
            </w:r>
            <w:r w:rsidRPr="001F42D3">
              <w:t>=volume remaining for entire ramp/taper delivery</w:t>
            </w:r>
          </w:p>
          <w:p w14:paraId="369E0C00"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683F347D" w14:textId="77777777" w:rsidR="008630D6" w:rsidRPr="001F42D3" w:rsidRDefault="008630D6" w:rsidP="00670CCB">
            <w:pPr>
              <w:pStyle w:val="TableEntry"/>
            </w:pPr>
          </w:p>
        </w:tc>
      </w:tr>
      <w:tr w:rsidR="008630D6" w:rsidRPr="001F42D3" w14:paraId="70BDC58A" w14:textId="77777777" w:rsidTr="00670CCB">
        <w:trPr>
          <w:cantSplit/>
        </w:trPr>
        <w:tc>
          <w:tcPr>
            <w:tcW w:w="761" w:type="pct"/>
            <w:vMerge/>
          </w:tcPr>
          <w:p w14:paraId="77AB1BA6" w14:textId="77777777" w:rsidR="008630D6" w:rsidRPr="001F42D3" w:rsidRDefault="008630D6" w:rsidP="00670CCB">
            <w:pPr>
              <w:pStyle w:val="TableEntry"/>
            </w:pPr>
          </w:p>
        </w:tc>
        <w:tc>
          <w:tcPr>
            <w:tcW w:w="1316" w:type="pct"/>
          </w:tcPr>
          <w:p w14:paraId="7A509D25" w14:textId="77777777" w:rsidR="008630D6" w:rsidRPr="001F42D3" w:rsidRDefault="008630D6" w:rsidP="00670CCB">
            <w:pPr>
              <w:pStyle w:val="TableEntry"/>
            </w:pPr>
            <w:r w:rsidRPr="001F42D3">
              <w:t>MDC_EVT_PUMP_DELIV_ START</w:t>
            </w:r>
          </w:p>
        </w:tc>
        <w:tc>
          <w:tcPr>
            <w:tcW w:w="1880" w:type="pct"/>
          </w:tcPr>
          <w:p w14:paraId="01A99FBD" w14:textId="77777777" w:rsidR="008630D6" w:rsidRPr="001F42D3" w:rsidRDefault="008630D6" w:rsidP="00670CCB">
            <w:pPr>
              <w:pStyle w:val="TableEntry"/>
              <w:rPr>
                <w:u w:val="single"/>
              </w:rPr>
            </w:pPr>
            <w:r w:rsidRPr="001F42D3">
              <w:t>based upon</w:t>
            </w:r>
            <w:r w:rsidRPr="001F42D3">
              <w:rPr>
                <w:u w:val="single"/>
              </w:rPr>
              <w:t>Pump Delivery Info Parameters:</w:t>
            </w:r>
          </w:p>
          <w:p w14:paraId="6361BC8C" w14:textId="77777777" w:rsidR="008630D6" w:rsidRPr="001F42D3" w:rsidRDefault="008630D6" w:rsidP="00670CCB">
            <w:pPr>
              <w:pStyle w:val="TableEntry"/>
            </w:pPr>
            <w:r w:rsidRPr="001F42D3">
              <w:rPr>
                <w:color w:val="0000FF"/>
              </w:rPr>
              <w:t>Infusing Status</w:t>
            </w:r>
            <w:r w:rsidRPr="001F42D3">
              <w:t>=pump-status-infusing</w:t>
            </w:r>
          </w:p>
          <w:p w14:paraId="378B2B1E" w14:textId="77777777" w:rsidR="008630D6" w:rsidRPr="001F42D3" w:rsidRDefault="008630D6" w:rsidP="00670CCB">
            <w:pPr>
              <w:pStyle w:val="TableEntry"/>
            </w:pPr>
            <w:r w:rsidRPr="001F42D3">
              <w:rPr>
                <w:color w:val="0000FF"/>
              </w:rPr>
              <w:t>Current Pump Fluid Flow</w:t>
            </w:r>
            <w:r w:rsidRPr="001F42D3">
              <w:t>=programmed rate for step 2</w:t>
            </w:r>
          </w:p>
          <w:p w14:paraId="7101DE2F" w14:textId="77777777" w:rsidR="008630D6" w:rsidRPr="001F42D3" w:rsidRDefault="008630D6" w:rsidP="00670CCB">
            <w:pPr>
              <w:pStyle w:val="TableEntry"/>
            </w:pPr>
            <w:r w:rsidRPr="001F42D3">
              <w:rPr>
                <w:color w:val="0000FF"/>
              </w:rPr>
              <w:t>Pump Active Sources</w:t>
            </w:r>
            <w:r w:rsidRPr="001F42D3">
              <w:t>=pump-source-info-*</w:t>
            </w:r>
          </w:p>
          <w:p w14:paraId="6FB5AB6E" w14:textId="77777777" w:rsidR="008630D6" w:rsidRPr="001F42D3" w:rsidRDefault="008630D6" w:rsidP="00670CCB">
            <w:pPr>
              <w:pStyle w:val="TableEntry"/>
            </w:pPr>
          </w:p>
          <w:p w14:paraId="277E8CA1" w14:textId="77777777" w:rsidR="008630D6" w:rsidRPr="001F42D3" w:rsidRDefault="008630D6" w:rsidP="00670CCB">
            <w:pPr>
              <w:pStyle w:val="TableEntry"/>
              <w:rPr>
                <w:u w:val="single"/>
              </w:rPr>
            </w:pPr>
            <w:r w:rsidRPr="001F42D3">
              <w:rPr>
                <w:u w:val="single"/>
              </w:rPr>
              <w:t>Active Source Parameters:</w:t>
            </w:r>
          </w:p>
          <w:p w14:paraId="3CE5C518" w14:textId="77777777" w:rsidR="008630D6" w:rsidRPr="001F42D3" w:rsidRDefault="008630D6" w:rsidP="00670CCB">
            <w:pPr>
              <w:pStyle w:val="TableEntry"/>
            </w:pPr>
            <w:r w:rsidRPr="001F42D3">
              <w:rPr>
                <w:color w:val="0000FF"/>
              </w:rPr>
              <w:t>Current Delivery Status</w:t>
            </w:r>
            <w:r w:rsidRPr="001F42D3">
              <w:t>=pump-delivery-status-delivering</w:t>
            </w:r>
          </w:p>
          <w:p w14:paraId="55C703EE" w14:textId="77777777" w:rsidR="008630D6" w:rsidRPr="001F42D3" w:rsidRDefault="008630D6" w:rsidP="00670CCB">
            <w:pPr>
              <w:pStyle w:val="TableEntry"/>
            </w:pPr>
            <w:r w:rsidRPr="001F42D3">
              <w:rPr>
                <w:color w:val="0000FF"/>
              </w:rPr>
              <w:t>Program Delivery Mode</w:t>
            </w:r>
            <w:r w:rsidRPr="001F42D3">
              <w:t>=pump-program-delivery-mode-ramp-taper</w:t>
            </w:r>
          </w:p>
          <w:p w14:paraId="4EEEB5F9"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6C7FC9B" w14:textId="77777777" w:rsidR="008630D6" w:rsidRPr="001F42D3" w:rsidRDefault="008630D6" w:rsidP="00670CCB">
            <w:pPr>
              <w:pStyle w:val="TableEntry"/>
            </w:pPr>
            <w:r w:rsidRPr="001F42D3">
              <w:rPr>
                <w:color w:val="0000FF"/>
              </w:rPr>
              <w:t>Rate</w:t>
            </w:r>
            <w:r w:rsidRPr="001F42D3">
              <w:t>=programmed rate for step 2</w:t>
            </w:r>
          </w:p>
          <w:p w14:paraId="31329668" w14:textId="77777777" w:rsidR="008630D6" w:rsidRPr="001F42D3" w:rsidRDefault="008630D6" w:rsidP="00670CCB">
            <w:pPr>
              <w:pStyle w:val="TableEntry"/>
            </w:pPr>
            <w:r w:rsidRPr="001F42D3">
              <w:rPr>
                <w:color w:val="0000FF"/>
              </w:rPr>
              <w:t>Dose Rate</w:t>
            </w:r>
            <w:r w:rsidRPr="001F42D3">
              <w:t>=programmed dose rate for step 2</w:t>
            </w:r>
          </w:p>
          <w:p w14:paraId="7CC0F449"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116892ED" w14:textId="77777777" w:rsidR="008630D6" w:rsidRPr="001F42D3" w:rsidRDefault="008630D6" w:rsidP="00670CCB">
            <w:pPr>
              <w:pStyle w:val="TableEntry"/>
            </w:pPr>
            <w:r w:rsidRPr="001F42D3">
              <w:rPr>
                <w:color w:val="0000FF"/>
              </w:rPr>
              <w:t>Current Segment Volume Delivered</w:t>
            </w:r>
            <w:r w:rsidRPr="001F42D3">
              <w:t>=0</w:t>
            </w:r>
          </w:p>
          <w:p w14:paraId="73D9520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732DD99F" w14:textId="77777777" w:rsidR="008630D6" w:rsidRPr="001F42D3" w:rsidRDefault="008630D6" w:rsidP="00670CCB">
            <w:pPr>
              <w:pStyle w:val="TableEntry"/>
            </w:pPr>
            <w:r w:rsidRPr="001F42D3">
              <w:rPr>
                <w:color w:val="0000FF"/>
              </w:rPr>
              <w:t>Volume Remaining</w:t>
            </w:r>
            <w:r w:rsidRPr="001F42D3">
              <w:t>=volume remaining for entire ramp/taper delivery</w:t>
            </w:r>
          </w:p>
          <w:p w14:paraId="41029063"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A6A07E6" w14:textId="77777777" w:rsidR="008630D6" w:rsidRPr="001F42D3" w:rsidRDefault="008630D6" w:rsidP="00670CCB">
            <w:pPr>
              <w:ind w:hanging="2"/>
              <w:rPr>
                <w:rFonts w:ascii="Tahoma" w:hAnsi="Tahoma" w:cs="Tahoma"/>
                <w:sz w:val="16"/>
                <w:szCs w:val="16"/>
              </w:rPr>
            </w:pPr>
          </w:p>
        </w:tc>
      </w:tr>
      <w:tr w:rsidR="008630D6" w:rsidRPr="001F42D3" w14:paraId="5D811E45" w14:textId="77777777" w:rsidTr="00670CCB">
        <w:trPr>
          <w:cantSplit/>
        </w:trPr>
        <w:tc>
          <w:tcPr>
            <w:tcW w:w="761" w:type="pct"/>
            <w:vMerge/>
          </w:tcPr>
          <w:p w14:paraId="3B5027CF" w14:textId="77777777" w:rsidR="008630D6" w:rsidRPr="001F42D3" w:rsidRDefault="008630D6" w:rsidP="00670CCB">
            <w:pPr>
              <w:pStyle w:val="TableEntry"/>
            </w:pPr>
          </w:p>
        </w:tc>
        <w:tc>
          <w:tcPr>
            <w:tcW w:w="1316" w:type="pct"/>
          </w:tcPr>
          <w:p w14:paraId="0D14009A" w14:textId="77777777" w:rsidR="008630D6" w:rsidRPr="001F42D3" w:rsidRDefault="008630D6" w:rsidP="00670CCB">
            <w:pPr>
              <w:pStyle w:val="TableEntry"/>
            </w:pPr>
            <w:r w:rsidRPr="001F42D3">
              <w:t>MDC_EVT_PUMP_DELIV_ STOP</w:t>
            </w:r>
          </w:p>
        </w:tc>
        <w:tc>
          <w:tcPr>
            <w:tcW w:w="1880" w:type="pct"/>
          </w:tcPr>
          <w:p w14:paraId="5367C399" w14:textId="77777777" w:rsidR="008630D6" w:rsidRPr="001F42D3" w:rsidRDefault="008630D6" w:rsidP="00670CCB">
            <w:pPr>
              <w:pStyle w:val="TableEntry"/>
              <w:rPr>
                <w:u w:val="single"/>
              </w:rPr>
            </w:pPr>
            <w:r w:rsidRPr="001F42D3">
              <w:rPr>
                <w:u w:val="single"/>
              </w:rPr>
              <w:t>Pump Delivery Info Parameters:</w:t>
            </w:r>
          </w:p>
          <w:p w14:paraId="4EC7B280" w14:textId="77777777" w:rsidR="008630D6" w:rsidRPr="001F42D3" w:rsidRDefault="008630D6" w:rsidP="00670CCB">
            <w:pPr>
              <w:pStyle w:val="TableEntry"/>
            </w:pPr>
            <w:r w:rsidRPr="001F42D3">
              <w:rPr>
                <w:color w:val="0000FF"/>
              </w:rPr>
              <w:t>Infusing Status</w:t>
            </w:r>
            <w:r w:rsidRPr="001F42D3">
              <w:t>=pump-status-not-infusing</w:t>
            </w:r>
          </w:p>
          <w:p w14:paraId="5E17C43F" w14:textId="77777777" w:rsidR="008630D6" w:rsidRPr="001F42D3" w:rsidRDefault="008630D6" w:rsidP="00670CCB">
            <w:pPr>
              <w:pStyle w:val="TableEntry"/>
            </w:pPr>
            <w:r w:rsidRPr="001F42D3">
              <w:rPr>
                <w:color w:val="0000FF"/>
              </w:rPr>
              <w:t>Current Pump Fluid Flow</w:t>
            </w:r>
            <w:r w:rsidRPr="001F42D3">
              <w:t>=0</w:t>
            </w:r>
          </w:p>
          <w:p w14:paraId="50D0865E" w14:textId="77777777" w:rsidR="008630D6" w:rsidRPr="001F42D3" w:rsidRDefault="008630D6" w:rsidP="00670CCB">
            <w:pPr>
              <w:pStyle w:val="TableEntry"/>
            </w:pPr>
            <w:r w:rsidRPr="001F42D3">
              <w:rPr>
                <w:color w:val="0000FF"/>
              </w:rPr>
              <w:t>Pump Active Sources</w:t>
            </w:r>
            <w:r w:rsidRPr="001F42D3">
              <w:t>=pump-source-info-*</w:t>
            </w:r>
          </w:p>
          <w:p w14:paraId="6ABFAA0C" w14:textId="77777777" w:rsidR="008630D6" w:rsidRPr="001F42D3" w:rsidRDefault="008630D6" w:rsidP="00670CCB">
            <w:pPr>
              <w:pStyle w:val="TableEntry"/>
            </w:pPr>
          </w:p>
          <w:p w14:paraId="55EB8FC2" w14:textId="77777777" w:rsidR="008630D6" w:rsidRPr="001F42D3" w:rsidRDefault="008630D6" w:rsidP="00670CCB">
            <w:pPr>
              <w:pStyle w:val="TableEntry"/>
              <w:rPr>
                <w:u w:val="single"/>
              </w:rPr>
            </w:pPr>
            <w:r w:rsidRPr="001F42D3">
              <w:rPr>
                <w:u w:val="single"/>
              </w:rPr>
              <w:t>Active Source Parameters:</w:t>
            </w:r>
          </w:p>
          <w:p w14:paraId="48F6F9EA" w14:textId="77777777" w:rsidR="008630D6" w:rsidRPr="001F42D3" w:rsidRDefault="008630D6" w:rsidP="00670CCB">
            <w:pPr>
              <w:pStyle w:val="TableEntry"/>
            </w:pPr>
            <w:r w:rsidRPr="001F42D3">
              <w:rPr>
                <w:color w:val="0000FF"/>
              </w:rPr>
              <w:t>Current Delivery Status</w:t>
            </w:r>
            <w:r w:rsidRPr="001F42D3">
              <w:t>=pump-delivery-status-not-delivering</w:t>
            </w:r>
          </w:p>
          <w:p w14:paraId="45DE6A30"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009C87A9" w14:textId="77777777" w:rsidR="008630D6" w:rsidRPr="001F42D3" w:rsidRDefault="008630D6" w:rsidP="00670CCB">
            <w:pPr>
              <w:pStyle w:val="TableEntry"/>
            </w:pPr>
            <w:r w:rsidRPr="001F42D3">
              <w:rPr>
                <w:color w:val="0000FF"/>
              </w:rPr>
              <w:t>Program Delivery Mode</w:t>
            </w:r>
            <w:r w:rsidRPr="001F42D3">
              <w:t>=pump-program-delivery-mode-ramp-taper</w:t>
            </w:r>
          </w:p>
          <w:p w14:paraId="100D182B"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6164DED2" w14:textId="77777777" w:rsidR="008630D6" w:rsidRPr="001F42D3" w:rsidRDefault="008630D6" w:rsidP="00670CCB">
            <w:pPr>
              <w:pStyle w:val="TableEntry"/>
            </w:pPr>
            <w:r w:rsidRPr="001F42D3">
              <w:rPr>
                <w:color w:val="0000FF"/>
              </w:rPr>
              <w:t>Rate</w:t>
            </w:r>
            <w:r w:rsidRPr="001F42D3">
              <w:t>=programmed rate for step 2</w:t>
            </w:r>
          </w:p>
          <w:p w14:paraId="75C50247" w14:textId="77777777" w:rsidR="008630D6" w:rsidRPr="001F42D3" w:rsidRDefault="008630D6" w:rsidP="00670CCB">
            <w:pPr>
              <w:pStyle w:val="TableEntry"/>
            </w:pPr>
            <w:r w:rsidRPr="001F42D3">
              <w:rPr>
                <w:color w:val="0000FF"/>
              </w:rPr>
              <w:t>Dose Rate</w:t>
            </w:r>
            <w:r w:rsidRPr="001F42D3">
              <w:t>=programmed dose rate for step 2</w:t>
            </w:r>
          </w:p>
          <w:p w14:paraId="21F55A2D"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5C9137E7"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4A1A84AA"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76604F3D" w14:textId="77777777" w:rsidR="008630D6" w:rsidRPr="001F42D3" w:rsidRDefault="008630D6" w:rsidP="00670CCB">
            <w:pPr>
              <w:pStyle w:val="TableEntry"/>
            </w:pPr>
            <w:r w:rsidRPr="001F42D3">
              <w:rPr>
                <w:color w:val="0000FF"/>
              </w:rPr>
              <w:t>Volume Remaining</w:t>
            </w:r>
            <w:r w:rsidRPr="001F42D3">
              <w:t>= volume remaining for entire ramp/taper delivery</w:t>
            </w:r>
          </w:p>
          <w:p w14:paraId="67CCBD0F" w14:textId="77777777" w:rsidR="008630D6" w:rsidRPr="001F42D3" w:rsidRDefault="008630D6" w:rsidP="00670CCB">
            <w:pPr>
              <w:pStyle w:val="TableEntry"/>
            </w:pPr>
            <w:r w:rsidRPr="001F42D3">
              <w:rPr>
                <w:color w:val="0000FF"/>
              </w:rPr>
              <w:t>Time Remaining</w:t>
            </w:r>
            <w:r w:rsidRPr="001F42D3">
              <w:t>= based upon Volume Remaining and Rate</w:t>
            </w:r>
          </w:p>
        </w:tc>
        <w:tc>
          <w:tcPr>
            <w:tcW w:w="1043" w:type="pct"/>
            <w:vMerge/>
          </w:tcPr>
          <w:p w14:paraId="347DE9DA" w14:textId="77777777" w:rsidR="008630D6" w:rsidRPr="001F42D3" w:rsidRDefault="008630D6" w:rsidP="00670CCB">
            <w:pPr>
              <w:pStyle w:val="TableEntry"/>
            </w:pPr>
          </w:p>
        </w:tc>
      </w:tr>
      <w:tr w:rsidR="008630D6" w:rsidRPr="001F42D3" w14:paraId="3D357307" w14:textId="77777777" w:rsidTr="00670CCB">
        <w:trPr>
          <w:cantSplit/>
        </w:trPr>
        <w:tc>
          <w:tcPr>
            <w:tcW w:w="761" w:type="pct"/>
          </w:tcPr>
          <w:p w14:paraId="3D73213F" w14:textId="77777777" w:rsidR="008630D6" w:rsidRPr="001F42D3" w:rsidRDefault="008630D6" w:rsidP="00670CCB">
            <w:pPr>
              <w:pStyle w:val="TableEntry"/>
            </w:pPr>
            <w:r w:rsidRPr="001F42D3">
              <w:lastRenderedPageBreak/>
              <w:t>Patient ID Change</w:t>
            </w:r>
          </w:p>
        </w:tc>
        <w:tc>
          <w:tcPr>
            <w:tcW w:w="1316" w:type="pct"/>
          </w:tcPr>
          <w:p w14:paraId="04CF421C" w14:textId="77777777" w:rsidR="008630D6" w:rsidRPr="001F42D3" w:rsidRDefault="008630D6" w:rsidP="00670CCB">
            <w:pPr>
              <w:pStyle w:val="TableEntry"/>
            </w:pPr>
            <w:r w:rsidRPr="001F42D3">
              <w:t>MDC_EVT_PATIENT_ID_ CHANGE</w:t>
            </w:r>
          </w:p>
        </w:tc>
        <w:tc>
          <w:tcPr>
            <w:tcW w:w="1880" w:type="pct"/>
          </w:tcPr>
          <w:p w14:paraId="1E27E5F2" w14:textId="77777777" w:rsidR="008630D6" w:rsidRPr="001F42D3" w:rsidRDefault="008630D6" w:rsidP="00670CCB">
            <w:pPr>
              <w:pStyle w:val="TableEntry"/>
            </w:pPr>
            <w:r w:rsidRPr="001F42D3">
              <w:t>New Patient ID=PID.3</w:t>
            </w:r>
          </w:p>
        </w:tc>
        <w:tc>
          <w:tcPr>
            <w:tcW w:w="1043" w:type="pct"/>
          </w:tcPr>
          <w:p w14:paraId="7BAD2A1C" w14:textId="77777777" w:rsidR="008630D6" w:rsidRPr="001F42D3" w:rsidRDefault="008630D6" w:rsidP="00670CCB">
            <w:pPr>
              <w:pStyle w:val="TableEntry"/>
            </w:pPr>
          </w:p>
        </w:tc>
      </w:tr>
      <w:tr w:rsidR="008630D6" w:rsidRPr="001F42D3" w14:paraId="2236F0D2" w14:textId="77777777" w:rsidTr="00670CCB">
        <w:trPr>
          <w:cantSplit/>
        </w:trPr>
        <w:tc>
          <w:tcPr>
            <w:tcW w:w="761" w:type="pct"/>
          </w:tcPr>
          <w:p w14:paraId="468A9AF3" w14:textId="77777777" w:rsidR="008630D6" w:rsidRPr="001F42D3" w:rsidRDefault="008630D6" w:rsidP="00670CCB">
            <w:pPr>
              <w:pStyle w:val="TableEntry"/>
            </w:pPr>
            <w:r w:rsidRPr="001F42D3">
              <w:t>New Weight or New Height or New BSA (same patient)</w:t>
            </w:r>
          </w:p>
        </w:tc>
        <w:tc>
          <w:tcPr>
            <w:tcW w:w="1316" w:type="pct"/>
          </w:tcPr>
          <w:p w14:paraId="4E673A16" w14:textId="77777777" w:rsidR="008630D6" w:rsidRPr="001F42D3" w:rsidRDefault="008630D6" w:rsidP="00670CCB">
            <w:pPr>
              <w:pStyle w:val="TableEntry"/>
            </w:pPr>
            <w:r w:rsidRPr="001F42D3">
              <w:t>MDC_EVT_PATIENT_ PARAMETER_CHANGE</w:t>
            </w:r>
          </w:p>
        </w:tc>
        <w:tc>
          <w:tcPr>
            <w:tcW w:w="1880" w:type="pct"/>
          </w:tcPr>
          <w:p w14:paraId="692C47B7" w14:textId="77777777" w:rsidR="008630D6" w:rsidRPr="001F42D3" w:rsidRDefault="008630D6" w:rsidP="00670CCB">
            <w:pPr>
              <w:pStyle w:val="TableEntry"/>
            </w:pPr>
            <w:r w:rsidRPr="001F42D3">
              <w:t>Weight=New Patient Weight, or</w:t>
            </w:r>
          </w:p>
          <w:p w14:paraId="62C81CA2" w14:textId="77777777" w:rsidR="008630D6" w:rsidRPr="001F42D3" w:rsidRDefault="008630D6" w:rsidP="00670CCB">
            <w:pPr>
              <w:pStyle w:val="TableEntry"/>
            </w:pPr>
            <w:r w:rsidRPr="001F42D3">
              <w:t xml:space="preserve">Body Surface Area=New Patient BSA, or </w:t>
            </w:r>
          </w:p>
          <w:p w14:paraId="31FF54EF" w14:textId="77777777" w:rsidR="008630D6" w:rsidRPr="001F42D3" w:rsidRDefault="008630D6" w:rsidP="00670CCB">
            <w:pPr>
              <w:pStyle w:val="TableEntry"/>
            </w:pPr>
            <w:r w:rsidRPr="001F42D3">
              <w:t>Height=New Patient Height</w:t>
            </w:r>
          </w:p>
        </w:tc>
        <w:tc>
          <w:tcPr>
            <w:tcW w:w="1043" w:type="pct"/>
          </w:tcPr>
          <w:p w14:paraId="2B6A25C0" w14:textId="77777777" w:rsidR="008630D6" w:rsidRPr="001F42D3" w:rsidRDefault="008630D6" w:rsidP="00670CCB">
            <w:pPr>
              <w:pStyle w:val="TableEntry"/>
            </w:pPr>
            <w:r w:rsidRPr="001F42D3">
              <w:t xml:space="preserve">e.g., when weight changed during an active weight-based infusion </w:t>
            </w:r>
          </w:p>
        </w:tc>
      </w:tr>
      <w:tr w:rsidR="008630D6" w:rsidRPr="001F42D3" w14:paraId="7735F3F7" w14:textId="77777777" w:rsidTr="00670CCB">
        <w:trPr>
          <w:cantSplit/>
        </w:trPr>
        <w:tc>
          <w:tcPr>
            <w:tcW w:w="761" w:type="pct"/>
            <w:vMerge w:val="restart"/>
          </w:tcPr>
          <w:p w14:paraId="30C1795D" w14:textId="77777777" w:rsidR="008630D6" w:rsidRPr="001F42D3" w:rsidRDefault="008630D6" w:rsidP="00670CCB">
            <w:pPr>
              <w:pStyle w:val="TableEntry"/>
            </w:pPr>
            <w:r w:rsidRPr="001F42D3">
              <w:lastRenderedPageBreak/>
              <w:t>Switch to library-based infusion</w:t>
            </w:r>
          </w:p>
          <w:p w14:paraId="0959ACCB" w14:textId="77777777" w:rsidR="008630D6" w:rsidRPr="001F42D3" w:rsidRDefault="008630D6" w:rsidP="00670CCB">
            <w:pPr>
              <w:pStyle w:val="TableEntry"/>
            </w:pPr>
            <w:r w:rsidRPr="001F42D3">
              <w:t>(NOTE:  events associated with the start of the non-library infusion and the completion of the library-based  infusion are not shown)</w:t>
            </w:r>
          </w:p>
          <w:p w14:paraId="5046B093" w14:textId="77777777" w:rsidR="008630D6" w:rsidRPr="001F42D3" w:rsidRDefault="008630D6" w:rsidP="00670CCB">
            <w:pPr>
              <w:pStyle w:val="TableEntry"/>
            </w:pPr>
          </w:p>
        </w:tc>
        <w:tc>
          <w:tcPr>
            <w:tcW w:w="1316" w:type="pct"/>
          </w:tcPr>
          <w:p w14:paraId="42F0E685" w14:textId="77777777" w:rsidR="008630D6" w:rsidRPr="001F42D3" w:rsidRDefault="008630D6" w:rsidP="00670CCB">
            <w:pPr>
              <w:pStyle w:val="TableEntry"/>
            </w:pPr>
            <w:r w:rsidRPr="001F42D3">
              <w:t>MDC_EVT_PUMP_DELIV_ STOP</w:t>
            </w:r>
          </w:p>
        </w:tc>
        <w:tc>
          <w:tcPr>
            <w:tcW w:w="1880" w:type="pct"/>
          </w:tcPr>
          <w:p w14:paraId="2EC86478" w14:textId="77777777" w:rsidR="008630D6" w:rsidRPr="001F42D3" w:rsidRDefault="008630D6" w:rsidP="00670CCB">
            <w:pPr>
              <w:pStyle w:val="TableEntry"/>
              <w:rPr>
                <w:u w:val="single"/>
              </w:rPr>
            </w:pPr>
            <w:r w:rsidRPr="001F42D3">
              <w:rPr>
                <w:u w:val="single"/>
              </w:rPr>
              <w:t>Pump Delivery Info Parameters:</w:t>
            </w:r>
          </w:p>
          <w:p w14:paraId="58C31580" w14:textId="77777777" w:rsidR="008630D6" w:rsidRPr="001F42D3" w:rsidRDefault="008630D6" w:rsidP="00670CCB">
            <w:pPr>
              <w:pStyle w:val="TableEntry"/>
            </w:pPr>
            <w:r w:rsidRPr="001F42D3">
              <w:rPr>
                <w:color w:val="0000FF"/>
              </w:rPr>
              <w:t>Infusing Status</w:t>
            </w:r>
            <w:r w:rsidRPr="001F42D3">
              <w:t>=pump-status-not-infusing</w:t>
            </w:r>
          </w:p>
          <w:p w14:paraId="4F1CBB65" w14:textId="77777777" w:rsidR="008630D6" w:rsidRPr="001F42D3" w:rsidRDefault="008630D6" w:rsidP="00670CCB">
            <w:pPr>
              <w:pStyle w:val="TableEntry"/>
            </w:pPr>
            <w:r w:rsidRPr="001F42D3">
              <w:rPr>
                <w:color w:val="0000FF"/>
              </w:rPr>
              <w:t>Current Pump Fluid Flow</w:t>
            </w:r>
            <w:r w:rsidRPr="001F42D3">
              <w:t>=0</w:t>
            </w:r>
          </w:p>
          <w:p w14:paraId="1C4E011D" w14:textId="77777777" w:rsidR="008630D6" w:rsidRPr="001F42D3" w:rsidRDefault="008630D6" w:rsidP="00670CCB">
            <w:pPr>
              <w:pStyle w:val="TableEntry"/>
            </w:pPr>
            <w:r w:rsidRPr="001F42D3">
              <w:rPr>
                <w:color w:val="0000FF"/>
              </w:rPr>
              <w:t>Pump Active Sources</w:t>
            </w:r>
            <w:r w:rsidRPr="001F42D3">
              <w:t>=pump-source-info-*</w:t>
            </w:r>
          </w:p>
          <w:p w14:paraId="778D6CD4" w14:textId="77777777" w:rsidR="008630D6" w:rsidRPr="001F42D3" w:rsidRDefault="008630D6" w:rsidP="00670CCB">
            <w:pPr>
              <w:pStyle w:val="TableEntry"/>
            </w:pPr>
          </w:p>
          <w:p w14:paraId="0795032B" w14:textId="77777777" w:rsidR="008630D6" w:rsidRPr="001F42D3" w:rsidRDefault="008630D6" w:rsidP="00670CCB">
            <w:pPr>
              <w:pStyle w:val="TableEntry"/>
              <w:rPr>
                <w:u w:val="single"/>
              </w:rPr>
            </w:pPr>
            <w:r w:rsidRPr="001F42D3">
              <w:rPr>
                <w:u w:val="single"/>
              </w:rPr>
              <w:t>Active Source Parameters:</w:t>
            </w:r>
          </w:p>
          <w:p w14:paraId="7AA74FBA" w14:textId="77777777" w:rsidR="008630D6" w:rsidRPr="001F42D3" w:rsidRDefault="008630D6" w:rsidP="00670CCB">
            <w:pPr>
              <w:pStyle w:val="TableEntry"/>
            </w:pPr>
            <w:r w:rsidRPr="001F42D3">
              <w:rPr>
                <w:color w:val="0000FF"/>
              </w:rPr>
              <w:t>Current Delivery Status</w:t>
            </w:r>
            <w:r w:rsidRPr="001F42D3">
              <w:t>=pump-delivery-status-not-delivering</w:t>
            </w:r>
          </w:p>
          <w:p w14:paraId="7FAA7ADE"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4A3890DB" w14:textId="77777777" w:rsidR="008630D6" w:rsidRPr="001F42D3" w:rsidRDefault="008630D6" w:rsidP="00670CCB">
            <w:pPr>
              <w:pStyle w:val="TableEntry"/>
            </w:pPr>
            <w:r w:rsidRPr="001F42D3">
              <w:rPr>
                <w:color w:val="0000FF"/>
              </w:rPr>
              <w:t>Program Delivery Mode</w:t>
            </w:r>
            <w:r w:rsidRPr="001F42D3">
              <w:t>=pump-program-delivery-mode-*</w:t>
            </w:r>
          </w:p>
          <w:p w14:paraId="771A0549"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C49B8A8" w14:textId="77777777" w:rsidR="008630D6" w:rsidRPr="001F42D3" w:rsidRDefault="008630D6" w:rsidP="00670CCB">
            <w:pPr>
              <w:pStyle w:val="TableEntry"/>
            </w:pPr>
            <w:r w:rsidRPr="001F42D3">
              <w:rPr>
                <w:color w:val="0000FF"/>
              </w:rPr>
              <w:t>Rate</w:t>
            </w:r>
            <w:r w:rsidRPr="001F42D3">
              <w:t>=rate of non-library infusion</w:t>
            </w:r>
          </w:p>
          <w:p w14:paraId="733DD7AD" w14:textId="77777777" w:rsidR="008630D6" w:rsidRPr="001F42D3" w:rsidRDefault="008630D6" w:rsidP="00670CCB">
            <w:pPr>
              <w:pStyle w:val="TableEntry"/>
            </w:pPr>
            <w:r w:rsidRPr="001F42D3">
              <w:rPr>
                <w:color w:val="0000FF"/>
              </w:rPr>
              <w:t>Dose Rate</w:t>
            </w:r>
            <w:r w:rsidRPr="001F42D3">
              <w:t>= dose rate of non-library infusion</w:t>
            </w:r>
          </w:p>
          <w:p w14:paraId="2687EF1A" w14:textId="77777777" w:rsidR="008630D6" w:rsidRPr="001F42D3" w:rsidRDefault="008630D6" w:rsidP="00670CCB">
            <w:pPr>
              <w:pStyle w:val="TableEntry"/>
            </w:pPr>
            <w:r w:rsidRPr="001F42D3">
              <w:rPr>
                <w:color w:val="0000FF"/>
              </w:rPr>
              <w:t>Volume Programmed</w:t>
            </w:r>
            <w:r w:rsidRPr="001F42D3">
              <w:t>=volume programmed for non-library infusion</w:t>
            </w:r>
          </w:p>
          <w:p w14:paraId="47EC779C"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5B57A3B"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non-library delivery, including the one just completed</w:t>
            </w:r>
          </w:p>
          <w:p w14:paraId="2E1F0C1E" w14:textId="77777777" w:rsidR="008630D6" w:rsidRPr="001F42D3" w:rsidRDefault="008630D6" w:rsidP="00670CCB">
            <w:pPr>
              <w:pStyle w:val="TableEntry"/>
            </w:pPr>
            <w:r w:rsidRPr="001F42D3">
              <w:rPr>
                <w:color w:val="0000FF"/>
              </w:rPr>
              <w:t>Volume Remaining</w:t>
            </w:r>
            <w:r w:rsidRPr="001F42D3">
              <w:t>=volume remaining of non-library infusion</w:t>
            </w:r>
          </w:p>
          <w:p w14:paraId="782096D7" w14:textId="77777777" w:rsidR="008630D6" w:rsidRPr="001F42D3" w:rsidRDefault="008630D6" w:rsidP="00670CCB">
            <w:pPr>
              <w:pStyle w:val="TableEntry"/>
              <w:tabs>
                <w:tab w:val="left" w:pos="2328"/>
              </w:tabs>
            </w:pPr>
            <w:r w:rsidRPr="001F42D3">
              <w:rPr>
                <w:color w:val="0000FF"/>
              </w:rPr>
              <w:t>Time Remaining</w:t>
            </w:r>
            <w:r w:rsidRPr="001F42D3">
              <w:t>=based upon Volume Remaining and Rate</w:t>
            </w:r>
          </w:p>
        </w:tc>
        <w:tc>
          <w:tcPr>
            <w:tcW w:w="1043" w:type="pct"/>
            <w:vMerge w:val="restart"/>
          </w:tcPr>
          <w:p w14:paraId="15479BF0" w14:textId="77777777" w:rsidR="008630D6" w:rsidRPr="001F42D3" w:rsidRDefault="008630D6" w:rsidP="00670CCB">
            <w:pPr>
              <w:pStyle w:val="TableEntry"/>
            </w:pPr>
            <w:r w:rsidRPr="001F42D3">
              <w:t>The library-based infusion is considered a new delivery</w:t>
            </w:r>
          </w:p>
        </w:tc>
      </w:tr>
      <w:tr w:rsidR="008630D6" w:rsidRPr="001F42D3" w14:paraId="34E64ED6" w14:textId="77777777" w:rsidTr="00670CCB">
        <w:trPr>
          <w:cantSplit/>
        </w:trPr>
        <w:tc>
          <w:tcPr>
            <w:tcW w:w="761" w:type="pct"/>
            <w:vMerge/>
          </w:tcPr>
          <w:p w14:paraId="6BDD4A42" w14:textId="77777777" w:rsidR="008630D6" w:rsidRPr="001F42D3" w:rsidRDefault="008630D6" w:rsidP="00670CCB">
            <w:pPr>
              <w:pStyle w:val="TableEntry"/>
            </w:pPr>
          </w:p>
        </w:tc>
        <w:tc>
          <w:tcPr>
            <w:tcW w:w="1316" w:type="pct"/>
          </w:tcPr>
          <w:p w14:paraId="2376A5D0" w14:textId="77777777" w:rsidR="008630D6" w:rsidRPr="001F42D3" w:rsidRDefault="008630D6" w:rsidP="00670CCB">
            <w:pPr>
              <w:pStyle w:val="TableEntry"/>
            </w:pPr>
            <w:r w:rsidRPr="001F42D3">
              <w:t>MDC_EVT_PUMP_DELIV_ START</w:t>
            </w:r>
          </w:p>
        </w:tc>
        <w:tc>
          <w:tcPr>
            <w:tcW w:w="1880" w:type="pct"/>
          </w:tcPr>
          <w:p w14:paraId="19C3DC54" w14:textId="77777777" w:rsidR="008630D6" w:rsidRPr="001F42D3" w:rsidRDefault="008630D6" w:rsidP="00670CCB">
            <w:pPr>
              <w:pStyle w:val="TableEntry"/>
              <w:rPr>
                <w:u w:val="single"/>
              </w:rPr>
            </w:pPr>
            <w:r w:rsidRPr="001F42D3">
              <w:rPr>
                <w:u w:val="single"/>
              </w:rPr>
              <w:t>Pump Delivery Info Parameters:</w:t>
            </w:r>
          </w:p>
          <w:p w14:paraId="09E84C19" w14:textId="77777777" w:rsidR="008630D6" w:rsidRPr="001F42D3" w:rsidRDefault="008630D6" w:rsidP="00670CCB">
            <w:pPr>
              <w:pStyle w:val="TableEntry"/>
            </w:pPr>
            <w:r w:rsidRPr="001F42D3">
              <w:rPr>
                <w:color w:val="0000FF"/>
              </w:rPr>
              <w:t>Infusing Status</w:t>
            </w:r>
            <w:r w:rsidRPr="001F42D3">
              <w:t>=pump-status-infusing</w:t>
            </w:r>
          </w:p>
          <w:p w14:paraId="2FBC1CCC" w14:textId="77777777" w:rsidR="008630D6" w:rsidRPr="001F42D3" w:rsidRDefault="008630D6" w:rsidP="00670CCB">
            <w:pPr>
              <w:pStyle w:val="TableEntry"/>
            </w:pPr>
            <w:r w:rsidRPr="001F42D3">
              <w:rPr>
                <w:color w:val="0000FF"/>
              </w:rPr>
              <w:t>Current Pump Fluid Flow</w:t>
            </w:r>
            <w:r w:rsidRPr="001F42D3">
              <w:t>=programmed rate of library-based infusion</w:t>
            </w:r>
          </w:p>
          <w:p w14:paraId="5EA97D0C" w14:textId="77777777" w:rsidR="008630D6" w:rsidRPr="001F42D3" w:rsidRDefault="008630D6" w:rsidP="00670CCB">
            <w:pPr>
              <w:pStyle w:val="TableEntry"/>
            </w:pPr>
            <w:r w:rsidRPr="001F42D3">
              <w:rPr>
                <w:color w:val="0000FF"/>
              </w:rPr>
              <w:t>Pump Active Sources</w:t>
            </w:r>
            <w:r w:rsidRPr="001F42D3">
              <w:t>=pump-source-info-*</w:t>
            </w:r>
          </w:p>
          <w:p w14:paraId="272F2561" w14:textId="77777777" w:rsidR="008630D6" w:rsidRPr="001F42D3" w:rsidRDefault="008630D6" w:rsidP="00670CCB">
            <w:pPr>
              <w:pStyle w:val="TableEntry"/>
            </w:pPr>
          </w:p>
          <w:p w14:paraId="56B9C2EB" w14:textId="77777777" w:rsidR="008630D6" w:rsidRPr="001F42D3" w:rsidRDefault="008630D6" w:rsidP="00670CCB">
            <w:pPr>
              <w:pStyle w:val="TableEntry"/>
              <w:rPr>
                <w:u w:val="single"/>
              </w:rPr>
            </w:pPr>
            <w:r w:rsidRPr="001F42D3">
              <w:rPr>
                <w:u w:val="single"/>
              </w:rPr>
              <w:t>Active Source Parameters:</w:t>
            </w:r>
          </w:p>
          <w:p w14:paraId="2F77928E" w14:textId="77777777" w:rsidR="008630D6" w:rsidRPr="001F42D3" w:rsidRDefault="008630D6" w:rsidP="00670CCB">
            <w:pPr>
              <w:pStyle w:val="TableEntry"/>
            </w:pPr>
            <w:r w:rsidRPr="001F42D3">
              <w:rPr>
                <w:color w:val="0000FF"/>
              </w:rPr>
              <w:t>Current Delivery Status</w:t>
            </w:r>
            <w:r w:rsidRPr="001F42D3">
              <w:t>=pump-delivery-status-delivering</w:t>
            </w:r>
          </w:p>
          <w:p w14:paraId="193E1B9E" w14:textId="77777777" w:rsidR="008630D6" w:rsidRPr="001F42D3" w:rsidRDefault="008630D6" w:rsidP="00670CCB">
            <w:pPr>
              <w:pStyle w:val="TableEntry"/>
            </w:pPr>
            <w:r w:rsidRPr="001F42D3">
              <w:rPr>
                <w:color w:val="0000FF"/>
              </w:rPr>
              <w:t>Program Delivery Mode</w:t>
            </w:r>
            <w:r w:rsidRPr="001F42D3">
              <w:t>=pump-program-delivery-mode-*</w:t>
            </w:r>
          </w:p>
          <w:p w14:paraId="7EB6418E"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0FDD787" w14:textId="77777777" w:rsidR="008630D6" w:rsidRPr="001F42D3" w:rsidRDefault="008630D6" w:rsidP="00670CCB">
            <w:pPr>
              <w:pStyle w:val="TableEntry"/>
            </w:pPr>
            <w:r w:rsidRPr="001F42D3">
              <w:rPr>
                <w:color w:val="0000FF"/>
              </w:rPr>
              <w:t>Rate</w:t>
            </w:r>
            <w:r w:rsidRPr="001F42D3">
              <w:t>=rate of library-based infusion</w:t>
            </w:r>
          </w:p>
          <w:p w14:paraId="15422219" w14:textId="77777777" w:rsidR="008630D6" w:rsidRPr="001F42D3" w:rsidRDefault="008630D6" w:rsidP="00670CCB">
            <w:pPr>
              <w:pStyle w:val="TableEntry"/>
            </w:pPr>
            <w:r w:rsidRPr="001F42D3">
              <w:rPr>
                <w:color w:val="0000FF"/>
              </w:rPr>
              <w:t>Dose Rate</w:t>
            </w:r>
            <w:r w:rsidRPr="001F42D3">
              <w:t>=dose rate of library-based infusion</w:t>
            </w:r>
          </w:p>
          <w:p w14:paraId="2522DA92" w14:textId="77777777" w:rsidR="008630D6" w:rsidRPr="001F42D3" w:rsidRDefault="008630D6" w:rsidP="00670CCB">
            <w:pPr>
              <w:pStyle w:val="TableEntry"/>
            </w:pPr>
            <w:r w:rsidRPr="001F42D3">
              <w:rPr>
                <w:color w:val="0000FF"/>
              </w:rPr>
              <w:t>Volume Programmed</w:t>
            </w:r>
            <w:r w:rsidRPr="001F42D3">
              <w:t>=volume programmed for library-based infusion</w:t>
            </w:r>
          </w:p>
          <w:p w14:paraId="4527E370" w14:textId="77777777" w:rsidR="008630D6" w:rsidRPr="001F42D3" w:rsidRDefault="008630D6" w:rsidP="00670CCB">
            <w:pPr>
              <w:pStyle w:val="TableEntry"/>
            </w:pPr>
            <w:r w:rsidRPr="001F42D3">
              <w:rPr>
                <w:color w:val="0000FF"/>
              </w:rPr>
              <w:t>Current Segment Volume Delivered</w:t>
            </w:r>
            <w:r w:rsidRPr="001F42D3">
              <w:t>=0</w:t>
            </w:r>
          </w:p>
          <w:p w14:paraId="264D15B5" w14:textId="77777777" w:rsidR="008630D6" w:rsidRPr="001F42D3" w:rsidRDefault="008630D6" w:rsidP="00670CCB">
            <w:pPr>
              <w:pStyle w:val="TableEntry"/>
            </w:pPr>
            <w:r w:rsidRPr="001F42D3">
              <w:rPr>
                <w:color w:val="0000FF"/>
              </w:rPr>
              <w:t>Cumulative Volume Delivered</w:t>
            </w:r>
            <w:r w:rsidRPr="001F42D3">
              <w:t>=0</w:t>
            </w:r>
          </w:p>
          <w:p w14:paraId="7646884F" w14:textId="77777777" w:rsidR="008630D6" w:rsidRPr="001F42D3" w:rsidRDefault="008630D6" w:rsidP="00670CCB">
            <w:pPr>
              <w:pStyle w:val="TableEntry"/>
            </w:pPr>
            <w:r w:rsidRPr="001F42D3">
              <w:rPr>
                <w:color w:val="0000FF"/>
              </w:rPr>
              <w:t>Volume Remaining</w:t>
            </w:r>
            <w:r w:rsidRPr="001F42D3">
              <w:t>=volume programmed for library-based infusion</w:t>
            </w:r>
          </w:p>
          <w:p w14:paraId="0AE82A73"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07B1390D" w14:textId="77777777" w:rsidR="008630D6" w:rsidRPr="001F42D3" w:rsidRDefault="008630D6" w:rsidP="00670CCB">
            <w:pPr>
              <w:ind w:hanging="2"/>
              <w:rPr>
                <w:rFonts w:ascii="Tahoma" w:hAnsi="Tahoma" w:cs="Tahoma"/>
                <w:sz w:val="16"/>
                <w:szCs w:val="16"/>
              </w:rPr>
            </w:pPr>
          </w:p>
        </w:tc>
      </w:tr>
      <w:tr w:rsidR="008630D6" w:rsidRPr="001F42D3" w14:paraId="02997CE0" w14:textId="77777777" w:rsidTr="00670CCB">
        <w:trPr>
          <w:cantSplit/>
        </w:trPr>
        <w:tc>
          <w:tcPr>
            <w:tcW w:w="761" w:type="pct"/>
            <w:vMerge w:val="restart"/>
          </w:tcPr>
          <w:p w14:paraId="026B3A8B" w14:textId="77777777" w:rsidR="008630D6" w:rsidRPr="001F42D3" w:rsidRDefault="008630D6" w:rsidP="00670CCB">
            <w:pPr>
              <w:pStyle w:val="TableEntry"/>
            </w:pPr>
            <w:r w:rsidRPr="001F42D3">
              <w:lastRenderedPageBreak/>
              <w:t>Switch from library-based infusion</w:t>
            </w:r>
          </w:p>
          <w:p w14:paraId="66B18EF5" w14:textId="77777777" w:rsidR="008630D6" w:rsidRPr="001F42D3" w:rsidRDefault="008630D6" w:rsidP="00670CCB">
            <w:pPr>
              <w:pStyle w:val="TableEntry"/>
            </w:pPr>
            <w:r w:rsidRPr="001F42D3">
              <w:t>(NOTE:  events associated with the start of the library-based infusion and the completion of the non- library-based  infusion are not shown)</w:t>
            </w:r>
          </w:p>
          <w:p w14:paraId="44C62A24" w14:textId="77777777" w:rsidR="008630D6" w:rsidRPr="001F42D3" w:rsidRDefault="008630D6" w:rsidP="00670CCB">
            <w:pPr>
              <w:pStyle w:val="TableEntry"/>
            </w:pPr>
          </w:p>
        </w:tc>
        <w:tc>
          <w:tcPr>
            <w:tcW w:w="1316" w:type="pct"/>
          </w:tcPr>
          <w:p w14:paraId="014B8F75" w14:textId="77777777" w:rsidR="008630D6" w:rsidRPr="001F42D3" w:rsidRDefault="008630D6" w:rsidP="00670CCB">
            <w:pPr>
              <w:pStyle w:val="TableEntry"/>
            </w:pPr>
            <w:r w:rsidRPr="001F42D3">
              <w:t>MDC_EVT_PUMP_DELIV_ STOP</w:t>
            </w:r>
          </w:p>
        </w:tc>
        <w:tc>
          <w:tcPr>
            <w:tcW w:w="1880" w:type="pct"/>
          </w:tcPr>
          <w:p w14:paraId="4ACB2FF4" w14:textId="77777777" w:rsidR="008630D6" w:rsidRPr="001F42D3" w:rsidRDefault="008630D6" w:rsidP="00670CCB">
            <w:pPr>
              <w:pStyle w:val="TableEntry"/>
              <w:rPr>
                <w:u w:val="single"/>
              </w:rPr>
            </w:pPr>
            <w:r w:rsidRPr="001F42D3">
              <w:rPr>
                <w:u w:val="single"/>
              </w:rPr>
              <w:t>Pump Delivery Info Parameters:</w:t>
            </w:r>
          </w:p>
          <w:p w14:paraId="6FFB832C" w14:textId="77777777" w:rsidR="008630D6" w:rsidRPr="001F42D3" w:rsidRDefault="008630D6" w:rsidP="00670CCB">
            <w:pPr>
              <w:pStyle w:val="TableEntry"/>
            </w:pPr>
            <w:r w:rsidRPr="001F42D3">
              <w:rPr>
                <w:color w:val="0000FF"/>
              </w:rPr>
              <w:t>Infusing Status</w:t>
            </w:r>
            <w:r w:rsidRPr="001F42D3">
              <w:t>=pump-status-not-infusing</w:t>
            </w:r>
          </w:p>
          <w:p w14:paraId="1EE42AFE" w14:textId="77777777" w:rsidR="008630D6" w:rsidRPr="001F42D3" w:rsidRDefault="008630D6" w:rsidP="00670CCB">
            <w:pPr>
              <w:pStyle w:val="TableEntry"/>
            </w:pPr>
            <w:r w:rsidRPr="001F42D3">
              <w:rPr>
                <w:color w:val="0000FF"/>
              </w:rPr>
              <w:t>Current Pump Fluid Flow</w:t>
            </w:r>
            <w:r w:rsidRPr="001F42D3">
              <w:t>=0</w:t>
            </w:r>
          </w:p>
          <w:p w14:paraId="32521D6D" w14:textId="77777777" w:rsidR="008630D6" w:rsidRPr="001F42D3" w:rsidRDefault="008630D6" w:rsidP="00670CCB">
            <w:pPr>
              <w:pStyle w:val="TableEntry"/>
            </w:pPr>
            <w:r w:rsidRPr="001F42D3">
              <w:rPr>
                <w:color w:val="0000FF"/>
              </w:rPr>
              <w:t>Pump Active Sources</w:t>
            </w:r>
            <w:r w:rsidRPr="001F42D3">
              <w:t>=pump-source-info-*</w:t>
            </w:r>
          </w:p>
          <w:p w14:paraId="133FBF8F" w14:textId="77777777" w:rsidR="008630D6" w:rsidRPr="001F42D3" w:rsidRDefault="008630D6" w:rsidP="00670CCB">
            <w:pPr>
              <w:pStyle w:val="TableEntry"/>
            </w:pPr>
          </w:p>
          <w:p w14:paraId="0FA48614" w14:textId="77777777" w:rsidR="008630D6" w:rsidRPr="001F42D3" w:rsidRDefault="008630D6" w:rsidP="00670CCB">
            <w:pPr>
              <w:pStyle w:val="TableEntry"/>
              <w:rPr>
                <w:u w:val="single"/>
              </w:rPr>
            </w:pPr>
            <w:r w:rsidRPr="001F42D3">
              <w:rPr>
                <w:u w:val="single"/>
              </w:rPr>
              <w:t>Active Source Parameters:</w:t>
            </w:r>
          </w:p>
          <w:p w14:paraId="35B8586D" w14:textId="77777777" w:rsidR="008630D6" w:rsidRPr="001F42D3" w:rsidRDefault="008630D6" w:rsidP="00670CCB">
            <w:pPr>
              <w:pStyle w:val="TableEntry"/>
            </w:pPr>
            <w:r w:rsidRPr="001F42D3">
              <w:rPr>
                <w:color w:val="0000FF"/>
              </w:rPr>
              <w:t>Current Delivery Status</w:t>
            </w:r>
            <w:r w:rsidRPr="001F42D3">
              <w:t>=pump-delivery-status-not-delivering</w:t>
            </w:r>
          </w:p>
          <w:p w14:paraId="7C25190C"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363EDE31" w14:textId="77777777" w:rsidR="008630D6" w:rsidRPr="001F42D3" w:rsidRDefault="008630D6" w:rsidP="00670CCB">
            <w:pPr>
              <w:pStyle w:val="TableEntry"/>
            </w:pPr>
            <w:r w:rsidRPr="001F42D3">
              <w:rPr>
                <w:color w:val="0000FF"/>
              </w:rPr>
              <w:t>Program Delivery Mode</w:t>
            </w:r>
            <w:r w:rsidRPr="001F42D3">
              <w:t>=pump-program-delivery-mode-*</w:t>
            </w:r>
          </w:p>
          <w:p w14:paraId="24DEC8F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1D0199A" w14:textId="77777777" w:rsidR="008630D6" w:rsidRPr="001F42D3" w:rsidRDefault="008630D6" w:rsidP="00670CCB">
            <w:pPr>
              <w:pStyle w:val="TableEntry"/>
            </w:pPr>
            <w:r w:rsidRPr="001F42D3">
              <w:rPr>
                <w:color w:val="0000FF"/>
              </w:rPr>
              <w:t>Rate</w:t>
            </w:r>
            <w:r w:rsidRPr="001F42D3">
              <w:t>=rate of library infusion</w:t>
            </w:r>
          </w:p>
          <w:p w14:paraId="7772DE11" w14:textId="77777777" w:rsidR="008630D6" w:rsidRPr="001F42D3" w:rsidRDefault="008630D6" w:rsidP="00670CCB">
            <w:pPr>
              <w:pStyle w:val="TableEntry"/>
            </w:pPr>
            <w:r w:rsidRPr="001F42D3">
              <w:rPr>
                <w:color w:val="0000FF"/>
              </w:rPr>
              <w:t>Dose Rate</w:t>
            </w:r>
            <w:r w:rsidRPr="001F42D3">
              <w:t>= dose rate of library infusion</w:t>
            </w:r>
          </w:p>
          <w:p w14:paraId="0CBE2A11" w14:textId="77777777" w:rsidR="008630D6" w:rsidRPr="001F42D3" w:rsidRDefault="008630D6" w:rsidP="00670CCB">
            <w:pPr>
              <w:pStyle w:val="TableEntry"/>
            </w:pPr>
            <w:r w:rsidRPr="001F42D3">
              <w:rPr>
                <w:color w:val="0000FF"/>
              </w:rPr>
              <w:t>Volume Programmed</w:t>
            </w:r>
            <w:r w:rsidRPr="001F42D3">
              <w:t>=volume programmed for library infusion</w:t>
            </w:r>
          </w:p>
          <w:p w14:paraId="76607343"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6D32CE2B"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library delivery, including the one just completed</w:t>
            </w:r>
          </w:p>
          <w:p w14:paraId="511C3923" w14:textId="77777777" w:rsidR="008630D6" w:rsidRPr="001F42D3" w:rsidRDefault="008630D6" w:rsidP="00670CCB">
            <w:pPr>
              <w:pStyle w:val="TableEntry"/>
            </w:pPr>
            <w:r w:rsidRPr="001F42D3">
              <w:rPr>
                <w:color w:val="0000FF"/>
              </w:rPr>
              <w:t>Volume Remaining</w:t>
            </w:r>
            <w:r w:rsidRPr="001F42D3">
              <w:t>=volume remaining of library infusion</w:t>
            </w:r>
          </w:p>
          <w:p w14:paraId="42C8D4BF"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2D9685D8" w14:textId="77777777" w:rsidR="008630D6" w:rsidRPr="001F42D3" w:rsidRDefault="008630D6" w:rsidP="00670CCB">
            <w:pPr>
              <w:pStyle w:val="TableEntry"/>
            </w:pPr>
          </w:p>
        </w:tc>
      </w:tr>
      <w:tr w:rsidR="008630D6" w:rsidRPr="001F42D3" w14:paraId="357D73D8" w14:textId="77777777" w:rsidTr="00670CCB">
        <w:trPr>
          <w:cantSplit/>
        </w:trPr>
        <w:tc>
          <w:tcPr>
            <w:tcW w:w="761" w:type="pct"/>
            <w:vMerge/>
          </w:tcPr>
          <w:p w14:paraId="555842D7" w14:textId="77777777" w:rsidR="008630D6" w:rsidRPr="001F42D3" w:rsidRDefault="008630D6" w:rsidP="00670CCB">
            <w:pPr>
              <w:ind w:hanging="2"/>
              <w:rPr>
                <w:rFonts w:ascii="Tahoma" w:hAnsi="Tahoma" w:cs="Tahoma"/>
                <w:sz w:val="16"/>
                <w:szCs w:val="16"/>
              </w:rPr>
            </w:pPr>
          </w:p>
        </w:tc>
        <w:tc>
          <w:tcPr>
            <w:tcW w:w="1316" w:type="pct"/>
          </w:tcPr>
          <w:p w14:paraId="3609050E" w14:textId="77777777" w:rsidR="008630D6" w:rsidRPr="001F42D3" w:rsidRDefault="008630D6" w:rsidP="00670CCB">
            <w:pPr>
              <w:pStyle w:val="TableEntry"/>
            </w:pPr>
            <w:r w:rsidRPr="001F42D3">
              <w:t>MDC_EVT_PUMP_DELIV_ START</w:t>
            </w:r>
          </w:p>
        </w:tc>
        <w:tc>
          <w:tcPr>
            <w:tcW w:w="1880" w:type="pct"/>
          </w:tcPr>
          <w:p w14:paraId="1313B77D" w14:textId="77777777" w:rsidR="008630D6" w:rsidRPr="001F42D3" w:rsidRDefault="008630D6" w:rsidP="00670CCB">
            <w:pPr>
              <w:pStyle w:val="TableEntry"/>
              <w:rPr>
                <w:u w:val="single"/>
              </w:rPr>
            </w:pPr>
            <w:r w:rsidRPr="001F42D3">
              <w:rPr>
                <w:u w:val="single"/>
              </w:rPr>
              <w:t>Pump Delivery Info Parameters:</w:t>
            </w:r>
          </w:p>
          <w:p w14:paraId="7673023C" w14:textId="77777777" w:rsidR="008630D6" w:rsidRPr="001F42D3" w:rsidRDefault="008630D6" w:rsidP="00670CCB">
            <w:pPr>
              <w:pStyle w:val="TableEntry"/>
            </w:pPr>
            <w:r w:rsidRPr="001F42D3">
              <w:rPr>
                <w:color w:val="0000FF"/>
              </w:rPr>
              <w:t>Infusing Status</w:t>
            </w:r>
            <w:r w:rsidRPr="001F42D3">
              <w:t>=pump-status-infusing</w:t>
            </w:r>
          </w:p>
          <w:p w14:paraId="3529B11B" w14:textId="77777777" w:rsidR="008630D6" w:rsidRPr="001F42D3" w:rsidRDefault="008630D6" w:rsidP="00670CCB">
            <w:pPr>
              <w:pStyle w:val="TableEntry"/>
            </w:pPr>
            <w:r w:rsidRPr="001F42D3">
              <w:rPr>
                <w:color w:val="0000FF"/>
              </w:rPr>
              <w:t>Current Pump Fluid Flow</w:t>
            </w:r>
            <w:r w:rsidRPr="001F42D3">
              <w:t>=programmed rate of non-library-based infusion</w:t>
            </w:r>
          </w:p>
          <w:p w14:paraId="1B7C35A6" w14:textId="77777777" w:rsidR="008630D6" w:rsidRPr="001F42D3" w:rsidRDefault="008630D6" w:rsidP="00670CCB">
            <w:pPr>
              <w:pStyle w:val="TableEntry"/>
            </w:pPr>
            <w:r w:rsidRPr="001F42D3">
              <w:rPr>
                <w:color w:val="0000FF"/>
              </w:rPr>
              <w:t>Pump Active Sources</w:t>
            </w:r>
            <w:r w:rsidRPr="001F42D3">
              <w:t>=pump-source-info-*</w:t>
            </w:r>
          </w:p>
          <w:p w14:paraId="0722D6CF" w14:textId="77777777" w:rsidR="008630D6" w:rsidRPr="001F42D3" w:rsidRDefault="008630D6" w:rsidP="00670CCB">
            <w:pPr>
              <w:pStyle w:val="TableEntry"/>
            </w:pPr>
          </w:p>
          <w:p w14:paraId="5E976AD6" w14:textId="77777777" w:rsidR="008630D6" w:rsidRPr="001F42D3" w:rsidRDefault="008630D6" w:rsidP="00670CCB">
            <w:pPr>
              <w:pStyle w:val="TableEntry"/>
              <w:rPr>
                <w:u w:val="single"/>
              </w:rPr>
            </w:pPr>
            <w:r w:rsidRPr="001F42D3">
              <w:rPr>
                <w:u w:val="single"/>
              </w:rPr>
              <w:t>Active Source Parameters:</w:t>
            </w:r>
          </w:p>
          <w:p w14:paraId="71EA70F3" w14:textId="77777777" w:rsidR="008630D6" w:rsidRPr="001F42D3" w:rsidRDefault="008630D6" w:rsidP="00670CCB">
            <w:pPr>
              <w:pStyle w:val="TableEntry"/>
            </w:pPr>
            <w:r w:rsidRPr="001F42D3">
              <w:rPr>
                <w:color w:val="0000FF"/>
              </w:rPr>
              <w:t>Current Delivery Status</w:t>
            </w:r>
            <w:r w:rsidRPr="001F42D3">
              <w:t>=pump-delivery-status-delivering</w:t>
            </w:r>
          </w:p>
          <w:p w14:paraId="49FC18FB" w14:textId="77777777" w:rsidR="008630D6" w:rsidRPr="001F42D3" w:rsidRDefault="008630D6" w:rsidP="00670CCB">
            <w:pPr>
              <w:pStyle w:val="TableEntry"/>
            </w:pPr>
            <w:r w:rsidRPr="001F42D3">
              <w:rPr>
                <w:color w:val="0000FF"/>
              </w:rPr>
              <w:t>Program Delivery Mode</w:t>
            </w:r>
            <w:r w:rsidRPr="001F42D3">
              <w:t>=pump-program-delivery-mode-*</w:t>
            </w:r>
          </w:p>
          <w:p w14:paraId="67573504"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799C082" w14:textId="77777777" w:rsidR="008630D6" w:rsidRPr="001F42D3" w:rsidRDefault="008630D6" w:rsidP="00670CCB">
            <w:pPr>
              <w:pStyle w:val="TableEntry"/>
            </w:pPr>
            <w:r w:rsidRPr="001F42D3">
              <w:rPr>
                <w:color w:val="0000FF"/>
              </w:rPr>
              <w:t>Rate</w:t>
            </w:r>
            <w:r w:rsidRPr="001F42D3">
              <w:t>=rate of non-library-based infusion</w:t>
            </w:r>
          </w:p>
          <w:p w14:paraId="007AFDD8" w14:textId="77777777" w:rsidR="008630D6" w:rsidRPr="001F42D3" w:rsidRDefault="008630D6" w:rsidP="00670CCB">
            <w:pPr>
              <w:pStyle w:val="TableEntry"/>
            </w:pPr>
            <w:r w:rsidRPr="001F42D3">
              <w:rPr>
                <w:color w:val="0000FF"/>
              </w:rPr>
              <w:t>Dose Rate</w:t>
            </w:r>
            <w:r w:rsidRPr="001F42D3">
              <w:t>=dose rate of non-library-based infusion</w:t>
            </w:r>
          </w:p>
          <w:p w14:paraId="0968E6F1" w14:textId="77777777" w:rsidR="008630D6" w:rsidRPr="001F42D3" w:rsidRDefault="008630D6" w:rsidP="00670CCB">
            <w:pPr>
              <w:pStyle w:val="TableEntry"/>
            </w:pPr>
            <w:r w:rsidRPr="001F42D3">
              <w:rPr>
                <w:color w:val="0000FF"/>
              </w:rPr>
              <w:t>Volume Programmed</w:t>
            </w:r>
            <w:r w:rsidRPr="001F42D3">
              <w:t>=volume programmed for non-library-based infusion</w:t>
            </w:r>
          </w:p>
          <w:p w14:paraId="18706A1F" w14:textId="77777777" w:rsidR="008630D6" w:rsidRPr="001F42D3" w:rsidRDefault="008630D6" w:rsidP="00670CCB">
            <w:pPr>
              <w:pStyle w:val="TableEntry"/>
            </w:pPr>
            <w:r w:rsidRPr="001F42D3">
              <w:rPr>
                <w:color w:val="0000FF"/>
              </w:rPr>
              <w:t>Current Segment Volume Delivered</w:t>
            </w:r>
            <w:r w:rsidRPr="001F42D3">
              <w:t>=0</w:t>
            </w:r>
          </w:p>
          <w:p w14:paraId="2BA3D994" w14:textId="77777777" w:rsidR="008630D6" w:rsidRPr="001F42D3" w:rsidRDefault="008630D6" w:rsidP="00670CCB">
            <w:pPr>
              <w:pStyle w:val="TableEntry"/>
            </w:pPr>
            <w:r w:rsidRPr="001F42D3">
              <w:rPr>
                <w:color w:val="0000FF"/>
              </w:rPr>
              <w:t>Cumulative Volume Delivered</w:t>
            </w:r>
            <w:r w:rsidRPr="001F42D3">
              <w:t>=0</w:t>
            </w:r>
          </w:p>
          <w:p w14:paraId="47DEC856" w14:textId="77777777" w:rsidR="008630D6" w:rsidRPr="001F42D3" w:rsidRDefault="008630D6" w:rsidP="00670CCB">
            <w:pPr>
              <w:pStyle w:val="TableEntry"/>
            </w:pPr>
            <w:r w:rsidRPr="001F42D3">
              <w:rPr>
                <w:color w:val="0000FF"/>
              </w:rPr>
              <w:t>Volume Remaining</w:t>
            </w:r>
            <w:r w:rsidRPr="001F42D3">
              <w:t>=volume programmed for non-library-based infusion</w:t>
            </w:r>
          </w:p>
          <w:p w14:paraId="48B86AF6"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65EC4E1C" w14:textId="77777777" w:rsidR="008630D6" w:rsidRPr="001F42D3" w:rsidRDefault="008630D6" w:rsidP="00670CCB">
            <w:pPr>
              <w:pStyle w:val="TableEntry"/>
            </w:pPr>
          </w:p>
        </w:tc>
      </w:tr>
    </w:tbl>
    <w:p w14:paraId="4BC67799" w14:textId="77777777" w:rsidR="00621E63" w:rsidRPr="001F42D3" w:rsidRDefault="00621E63" w:rsidP="00B34AEB">
      <w:pPr>
        <w:pStyle w:val="BodyText"/>
      </w:pPr>
      <w:bookmarkStart w:id="2253" w:name="_Toc371555187"/>
      <w:bookmarkStart w:id="2254" w:name="_Toc436215480"/>
    </w:p>
    <w:tbl>
      <w:tblPr>
        <w:tblW w:w="9481" w:type="dxa"/>
        <w:tblLayout w:type="fixed"/>
        <w:tblLook w:val="0000" w:firstRow="0" w:lastRow="0" w:firstColumn="0" w:lastColumn="0" w:noHBand="0" w:noVBand="0"/>
      </w:tblPr>
      <w:tblGrid>
        <w:gridCol w:w="1525"/>
        <w:gridCol w:w="2430"/>
        <w:gridCol w:w="3510"/>
        <w:gridCol w:w="1980"/>
        <w:gridCol w:w="36"/>
      </w:tblGrid>
      <w:tr w:rsidR="00E77CB8" w:rsidRPr="001F42D3" w14:paraId="4B87EC25" w14:textId="77777777" w:rsidTr="005C1693">
        <w:trPr>
          <w:trHeight w:val="275"/>
          <w:tblHeader/>
        </w:trPr>
        <w:tc>
          <w:tcPr>
            <w:tcW w:w="1525" w:type="dxa"/>
            <w:tcBorders>
              <w:top w:val="single" w:sz="4" w:space="0" w:color="000000"/>
              <w:left w:val="single" w:sz="4" w:space="0" w:color="000000"/>
              <w:bottom w:val="single" w:sz="4" w:space="0" w:color="000000"/>
            </w:tcBorders>
            <w:shd w:val="clear" w:color="auto" w:fill="D9D9D9" w:themeFill="background1" w:themeFillShade="D9"/>
          </w:tcPr>
          <w:p w14:paraId="7957D1F1" w14:textId="77777777" w:rsidR="00E77CB8" w:rsidRPr="001F42D3" w:rsidRDefault="00E77CB8" w:rsidP="005C1693">
            <w:pPr>
              <w:pStyle w:val="TableEntryHeader"/>
            </w:pPr>
            <w:r w:rsidRPr="001F42D3">
              <w:rPr>
                <w:rFonts w:eastAsia="Arial"/>
              </w:rPr>
              <w:t xml:space="preserve">Clinical Scenario </w:t>
            </w:r>
          </w:p>
        </w:tc>
        <w:tc>
          <w:tcPr>
            <w:tcW w:w="2430" w:type="dxa"/>
            <w:tcBorders>
              <w:top w:val="single" w:sz="4" w:space="0" w:color="000000"/>
              <w:left w:val="single" w:sz="4" w:space="0" w:color="000000"/>
              <w:bottom w:val="single" w:sz="4" w:space="0" w:color="000000"/>
            </w:tcBorders>
            <w:shd w:val="clear" w:color="auto" w:fill="D9D9D9" w:themeFill="background1" w:themeFillShade="D9"/>
          </w:tcPr>
          <w:p w14:paraId="391E0236" w14:textId="77777777" w:rsidR="00E77CB8" w:rsidRPr="001F42D3" w:rsidRDefault="00E77CB8" w:rsidP="005C1693">
            <w:pPr>
              <w:pStyle w:val="TableEntryHeader"/>
            </w:pPr>
            <w:r w:rsidRPr="001F42D3">
              <w:rPr>
                <w:rFonts w:eastAsia="Arial"/>
              </w:rPr>
              <w:t xml:space="preserve">PCD-10 Event </w:t>
            </w:r>
          </w:p>
        </w:tc>
        <w:tc>
          <w:tcPr>
            <w:tcW w:w="3510" w:type="dxa"/>
            <w:tcBorders>
              <w:top w:val="single" w:sz="4" w:space="0" w:color="000000"/>
              <w:left w:val="single" w:sz="4" w:space="0" w:color="000000"/>
              <w:bottom w:val="single" w:sz="4" w:space="0" w:color="000000"/>
            </w:tcBorders>
            <w:shd w:val="clear" w:color="auto" w:fill="D9D9D9" w:themeFill="background1" w:themeFillShade="D9"/>
          </w:tcPr>
          <w:p w14:paraId="4F47AE9A" w14:textId="77777777" w:rsidR="00E77CB8" w:rsidRPr="001F42D3" w:rsidRDefault="00E77CB8" w:rsidP="005C1693">
            <w:pPr>
              <w:pStyle w:val="TableEntryHeader"/>
            </w:pPr>
            <w:r w:rsidRPr="001F42D3">
              <w:rPr>
                <w:rFonts w:eastAsia="Arial"/>
              </w:rPr>
              <w:t xml:space="preserve">Parameters </w:t>
            </w: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0233BF" w14:textId="77777777" w:rsidR="00E77CB8" w:rsidRPr="001F42D3" w:rsidRDefault="00E77CB8" w:rsidP="005C1693">
            <w:pPr>
              <w:pStyle w:val="TableEntryHeader"/>
            </w:pPr>
            <w:r w:rsidRPr="001F42D3">
              <w:rPr>
                <w:rFonts w:eastAsia="Arial"/>
              </w:rPr>
              <w:t xml:space="preserve">Discussion </w:t>
            </w:r>
          </w:p>
        </w:tc>
      </w:tr>
      <w:tr w:rsidR="00E77CB8" w:rsidRPr="001F42D3" w14:paraId="4FCF84F5" w14:textId="77777777" w:rsidTr="0030483D">
        <w:trPr>
          <w:trHeight w:val="2583"/>
        </w:trPr>
        <w:tc>
          <w:tcPr>
            <w:tcW w:w="1525" w:type="dxa"/>
            <w:tcBorders>
              <w:top w:val="single" w:sz="4" w:space="0" w:color="000000"/>
              <w:left w:val="single" w:sz="4" w:space="0" w:color="000000"/>
              <w:bottom w:val="single" w:sz="4" w:space="0" w:color="000000"/>
            </w:tcBorders>
          </w:tcPr>
          <w:p w14:paraId="387B2567" w14:textId="77777777" w:rsidR="00E77CB8" w:rsidRPr="005C1693" w:rsidRDefault="00E77CB8" w:rsidP="005C1693">
            <w:pPr>
              <w:pStyle w:val="TableEntry"/>
              <w:rPr>
                <w:i/>
                <w:iCs/>
              </w:rPr>
            </w:pPr>
            <w:r w:rsidRPr="005C1693">
              <w:rPr>
                <w:i/>
                <w:iCs/>
              </w:rPr>
              <w:t>TCI Infusion – Plasma Target</w:t>
            </w:r>
          </w:p>
          <w:p w14:paraId="6756B1B7" w14:textId="77777777" w:rsidR="00E77CB8" w:rsidRPr="001F42D3" w:rsidRDefault="00E77CB8" w:rsidP="005C1693">
            <w:pPr>
              <w:pStyle w:val="TableEntry"/>
            </w:pPr>
          </w:p>
          <w:p w14:paraId="03EC9665" w14:textId="77777777" w:rsidR="00E77CB8" w:rsidRPr="001F42D3" w:rsidRDefault="00E77CB8" w:rsidP="005C1693">
            <w:pPr>
              <w:pStyle w:val="TableEntry"/>
            </w:pPr>
            <w:r w:rsidRPr="001F42D3">
              <w:rPr>
                <w:b/>
              </w:rPr>
              <w:t>Infusion starts</w:t>
            </w:r>
          </w:p>
          <w:p w14:paraId="26525D29" w14:textId="77777777" w:rsidR="00E77CB8" w:rsidRPr="001F42D3" w:rsidRDefault="00E77CB8" w:rsidP="005C1693">
            <w:pPr>
              <w:pStyle w:val="TableEntry"/>
            </w:pPr>
            <w:r w:rsidRPr="001F42D3">
              <w:t>Automatic Rate Change</w:t>
            </w:r>
          </w:p>
          <w:p w14:paraId="40CCB7C6" w14:textId="77777777" w:rsidR="00E77CB8" w:rsidRPr="001F42D3" w:rsidRDefault="00E77CB8" w:rsidP="005C1693">
            <w:pPr>
              <w:pStyle w:val="TableEntry"/>
            </w:pPr>
            <w:r w:rsidRPr="001F42D3">
              <w:t xml:space="preserve">End of Infusion </w:t>
            </w:r>
          </w:p>
        </w:tc>
        <w:tc>
          <w:tcPr>
            <w:tcW w:w="2430" w:type="dxa"/>
            <w:tcBorders>
              <w:top w:val="single" w:sz="4" w:space="0" w:color="000000"/>
              <w:left w:val="single" w:sz="4" w:space="0" w:color="000000"/>
              <w:bottom w:val="single" w:sz="4" w:space="0" w:color="000000"/>
            </w:tcBorders>
          </w:tcPr>
          <w:p w14:paraId="08B30485" w14:textId="77777777" w:rsidR="00E77CB8" w:rsidRPr="001F42D3" w:rsidRDefault="00E77CB8" w:rsidP="005C1693">
            <w:pPr>
              <w:pStyle w:val="TableEntry"/>
            </w:pPr>
            <w:r w:rsidRPr="001F42D3">
              <w:t xml:space="preserve">MDC_EVT_PUMP_DELIV_ START </w:t>
            </w:r>
          </w:p>
        </w:tc>
        <w:tc>
          <w:tcPr>
            <w:tcW w:w="3510" w:type="dxa"/>
            <w:tcBorders>
              <w:top w:val="single" w:sz="4" w:space="0" w:color="000000"/>
              <w:left w:val="single" w:sz="4" w:space="0" w:color="000000"/>
              <w:bottom w:val="single" w:sz="4" w:space="0" w:color="000000"/>
            </w:tcBorders>
          </w:tcPr>
          <w:p w14:paraId="56C110C5" w14:textId="77777777" w:rsidR="00E77CB8" w:rsidRPr="005C1693" w:rsidRDefault="00E77CB8" w:rsidP="005C1693">
            <w:pPr>
              <w:pStyle w:val="TableEntry"/>
              <w:rPr>
                <w:b/>
                <w:bCs/>
                <w:u w:val="single"/>
              </w:rPr>
            </w:pPr>
            <w:r w:rsidRPr="005C1693">
              <w:rPr>
                <w:b/>
                <w:bCs/>
                <w:u w:val="single"/>
              </w:rPr>
              <w:t xml:space="preserve">Pump Delivery Info Parameters: </w:t>
            </w:r>
          </w:p>
          <w:p w14:paraId="47AD4715" w14:textId="77777777" w:rsidR="00E77CB8" w:rsidRPr="005C1693" w:rsidRDefault="00E77CB8" w:rsidP="005C1693">
            <w:pPr>
              <w:pStyle w:val="TableEntry"/>
              <w:rPr>
                <w:rFonts w:eastAsia="Arial"/>
              </w:rPr>
            </w:pPr>
          </w:p>
          <w:p w14:paraId="5D8CD196" w14:textId="77777777" w:rsidR="00E77CB8" w:rsidRPr="001F42D3" w:rsidRDefault="00E77CB8" w:rsidP="005C1693">
            <w:pPr>
              <w:pStyle w:val="TableEntry"/>
            </w:pPr>
            <w:r w:rsidRPr="001F42D3">
              <w:t xml:space="preserve">Infusing Status=pump-status-infusing </w:t>
            </w:r>
          </w:p>
          <w:p w14:paraId="7E5142FA" w14:textId="77777777" w:rsidR="00E77CB8" w:rsidRPr="001F42D3" w:rsidRDefault="00E77CB8" w:rsidP="005C1693">
            <w:pPr>
              <w:pStyle w:val="TableEntry"/>
            </w:pPr>
            <w:r w:rsidRPr="001F42D3">
              <w:t xml:space="preserve">Current Pump Fluid Flow=current rate </w:t>
            </w:r>
          </w:p>
          <w:p w14:paraId="0E8368B5" w14:textId="77777777" w:rsidR="00E77CB8" w:rsidRPr="001F42D3" w:rsidRDefault="00E77CB8" w:rsidP="005C1693">
            <w:pPr>
              <w:pStyle w:val="TableEntry"/>
            </w:pPr>
            <w:r w:rsidRPr="001F42D3">
              <w:t>Pump Active Sources= pump-source-info-primary</w:t>
            </w:r>
          </w:p>
          <w:p w14:paraId="6254B334" w14:textId="77777777" w:rsidR="00E77CB8" w:rsidRPr="001F42D3" w:rsidRDefault="00E77CB8" w:rsidP="005C1693">
            <w:pPr>
              <w:pStyle w:val="TableEntry"/>
            </w:pPr>
          </w:p>
          <w:p w14:paraId="666BCEB8" w14:textId="77777777" w:rsidR="00E77CB8" w:rsidRPr="005C1693" w:rsidRDefault="00E77CB8" w:rsidP="005C1693">
            <w:pPr>
              <w:pStyle w:val="TableEntry"/>
              <w:rPr>
                <w:b/>
                <w:bCs/>
                <w:u w:val="single"/>
              </w:rPr>
            </w:pPr>
            <w:r w:rsidRPr="005C1693">
              <w:rPr>
                <w:b/>
                <w:bCs/>
                <w:u w:val="single"/>
              </w:rPr>
              <w:t xml:space="preserve">Active Source Parameters: </w:t>
            </w:r>
          </w:p>
          <w:p w14:paraId="50E65A36" w14:textId="77777777" w:rsidR="00E77CB8" w:rsidRPr="005C1693" w:rsidRDefault="00E77CB8" w:rsidP="005C1693">
            <w:pPr>
              <w:pStyle w:val="TableEntry"/>
              <w:rPr>
                <w:rFonts w:eastAsia="Arial"/>
              </w:rPr>
            </w:pPr>
          </w:p>
          <w:p w14:paraId="301F9CA4" w14:textId="77777777" w:rsidR="00E77CB8" w:rsidRPr="001F42D3" w:rsidRDefault="00E77CB8" w:rsidP="005C1693">
            <w:pPr>
              <w:pStyle w:val="TableEntry"/>
            </w:pPr>
            <w:r w:rsidRPr="001F42D3">
              <w:t xml:space="preserve">Current Delivery Status=pump-delivery-status-delivering </w:t>
            </w:r>
          </w:p>
          <w:p w14:paraId="47C8FCF2" w14:textId="77777777" w:rsidR="00E77CB8" w:rsidRPr="001F42D3" w:rsidRDefault="00E77CB8" w:rsidP="005C1693">
            <w:pPr>
              <w:pStyle w:val="TableEntry"/>
            </w:pPr>
            <w:r w:rsidRPr="001F42D3">
              <w:t xml:space="preserve">Program Delivery Mode=pump-program-delivery-mode-continuous </w:t>
            </w:r>
          </w:p>
          <w:p w14:paraId="049CA0B1" w14:textId="77777777" w:rsidR="00E77CB8" w:rsidRPr="001F42D3" w:rsidRDefault="00E77CB8" w:rsidP="005C1693">
            <w:pPr>
              <w:pStyle w:val="TableEntry"/>
            </w:pPr>
            <w:r w:rsidRPr="001F42D3">
              <w:t xml:space="preserve">Source Channel Label=vendor-specific </w:t>
            </w:r>
          </w:p>
          <w:p w14:paraId="07CD5270" w14:textId="77777777" w:rsidR="00E77CB8" w:rsidRPr="001F42D3" w:rsidRDefault="00E77CB8" w:rsidP="005C1693">
            <w:pPr>
              <w:pStyle w:val="TableEntry"/>
            </w:pPr>
            <w:r w:rsidRPr="001F42D3">
              <w:t xml:space="preserve">Rate=current rate </w:t>
            </w:r>
          </w:p>
          <w:p w14:paraId="6AE045A3" w14:textId="77777777" w:rsidR="00E77CB8" w:rsidRPr="001F42D3" w:rsidRDefault="00E77CB8" w:rsidP="005C1693">
            <w:pPr>
              <w:pStyle w:val="TableEntry"/>
            </w:pPr>
            <w:r w:rsidRPr="001F42D3">
              <w:t xml:space="preserve">Dose Rate=current dose rate </w:t>
            </w:r>
          </w:p>
          <w:p w14:paraId="38DC6BD6" w14:textId="77777777" w:rsidR="00E77CB8" w:rsidRPr="001F42D3" w:rsidRDefault="00E77CB8" w:rsidP="005C1693">
            <w:pPr>
              <w:pStyle w:val="TableEntry"/>
            </w:pPr>
            <w:r w:rsidRPr="001F42D3">
              <w:t>Volume Programmed= initial volume in syringe</w:t>
            </w:r>
          </w:p>
          <w:p w14:paraId="7B21C0B0" w14:textId="77777777" w:rsidR="00E77CB8" w:rsidRPr="001F42D3" w:rsidRDefault="00E77CB8" w:rsidP="005C1693">
            <w:pPr>
              <w:pStyle w:val="TableEntry"/>
            </w:pPr>
            <w:r w:rsidRPr="001F42D3">
              <w:t xml:space="preserve">Current Segment Volume Delivered=0 </w:t>
            </w:r>
          </w:p>
          <w:p w14:paraId="58EA18DF" w14:textId="77777777" w:rsidR="00E77CB8" w:rsidRPr="001F42D3" w:rsidRDefault="00E77CB8" w:rsidP="005C1693">
            <w:pPr>
              <w:pStyle w:val="TableEntry"/>
            </w:pPr>
            <w:r w:rsidRPr="001F42D3">
              <w:t xml:space="preserve">Cumulative Volume Delivered=0 </w:t>
            </w:r>
          </w:p>
          <w:p w14:paraId="27C90372" w14:textId="77777777" w:rsidR="00E77CB8" w:rsidRPr="001F42D3" w:rsidRDefault="00E77CB8" w:rsidP="005C1693">
            <w:pPr>
              <w:pStyle w:val="TableEntry"/>
            </w:pPr>
            <w:r w:rsidRPr="001F42D3">
              <w:lastRenderedPageBreak/>
              <w:t>Volume Remaining=current volume in syringe</w:t>
            </w:r>
          </w:p>
          <w:p w14:paraId="6595FD7C" w14:textId="77777777" w:rsidR="00E77CB8" w:rsidRPr="001F42D3" w:rsidRDefault="00E77CB8" w:rsidP="005C1693">
            <w:pPr>
              <w:pStyle w:val="TableEntry"/>
              <w:rPr>
                <w:strike/>
              </w:rPr>
            </w:pPr>
          </w:p>
          <w:p w14:paraId="462A6C6B" w14:textId="77777777" w:rsidR="00E77CB8" w:rsidRPr="001F42D3" w:rsidRDefault="00E77CB8" w:rsidP="005C1693">
            <w:pPr>
              <w:pStyle w:val="TableEntry"/>
            </w:pPr>
            <w:r w:rsidRPr="001F42D3">
              <w:t>TCI State=pump-tci-target-plasma</w:t>
            </w:r>
          </w:p>
          <w:p w14:paraId="648E0DB3" w14:textId="77777777" w:rsidR="00E77CB8" w:rsidRPr="001F42D3" w:rsidRDefault="00E77CB8" w:rsidP="005C1693">
            <w:pPr>
              <w:pStyle w:val="TableEntry"/>
            </w:pPr>
            <w:r w:rsidRPr="001F42D3">
              <w:t>TCI Model used= model name</w:t>
            </w:r>
          </w:p>
          <w:p w14:paraId="38B07B26" w14:textId="77777777" w:rsidR="00E77CB8" w:rsidRPr="001F42D3" w:rsidRDefault="00E77CB8" w:rsidP="005C1693">
            <w:pPr>
              <w:pStyle w:val="TableEntry"/>
            </w:pPr>
            <w:r w:rsidRPr="001F42D3">
              <w:t>TCI Target Concentration=programmed plasma concentration</w:t>
            </w:r>
          </w:p>
          <w:p w14:paraId="65712297" w14:textId="77777777" w:rsidR="00E77CB8" w:rsidRPr="001F42D3" w:rsidRDefault="00E77CB8" w:rsidP="005C1693">
            <w:pPr>
              <w:pStyle w:val="TableEntry"/>
            </w:pPr>
            <w:r w:rsidRPr="001F42D3">
              <w:t>TCI current Plasma concentration=current value</w:t>
            </w:r>
          </w:p>
          <w:p w14:paraId="4048E721"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47D7A286" w14:textId="77777777" w:rsidR="00E77CB8" w:rsidRPr="001F42D3" w:rsidRDefault="00E77CB8" w:rsidP="005C1693">
            <w:pPr>
              <w:pStyle w:val="TableEntry"/>
            </w:pPr>
            <w:r w:rsidRPr="001F42D3">
              <w:lastRenderedPageBreak/>
              <w:t xml:space="preserve">There is no </w:t>
            </w:r>
            <w:r w:rsidRPr="001F42D3">
              <w:rPr>
                <w:b/>
              </w:rPr>
              <w:t>Volume Programmed</w:t>
            </w:r>
            <w:r w:rsidRPr="001F42D3">
              <w:t xml:space="preserve"> for TCI, so the Volume Programmed is the initial volume in the syringe.</w:t>
            </w:r>
          </w:p>
          <w:p w14:paraId="3682B7BC" w14:textId="77777777" w:rsidR="00E77CB8" w:rsidRPr="001F42D3" w:rsidRDefault="00E77CB8" w:rsidP="005C1693">
            <w:pPr>
              <w:pStyle w:val="TableEntry"/>
            </w:pPr>
            <w:r w:rsidRPr="001F42D3">
              <w:t xml:space="preserve">The pump is always adapting the flowrate, so a </w:t>
            </w:r>
            <w:r w:rsidRPr="001F42D3">
              <w:rPr>
                <w:b/>
              </w:rPr>
              <w:t>Time</w:t>
            </w:r>
            <w:r w:rsidRPr="001F42D3">
              <w:t xml:space="preserve"> </w:t>
            </w:r>
            <w:r w:rsidRPr="001F42D3">
              <w:rPr>
                <w:b/>
              </w:rPr>
              <w:t xml:space="preserve">Remaining </w:t>
            </w:r>
            <w:r w:rsidRPr="001F42D3">
              <w:t>is senseless.</w:t>
            </w:r>
          </w:p>
        </w:tc>
      </w:tr>
      <w:tr w:rsidR="00E77CB8" w:rsidRPr="001F42D3" w14:paraId="2D0148C7" w14:textId="77777777" w:rsidTr="0030483D">
        <w:trPr>
          <w:trHeight w:val="2583"/>
        </w:trPr>
        <w:tc>
          <w:tcPr>
            <w:tcW w:w="1525" w:type="dxa"/>
            <w:vMerge w:val="restart"/>
            <w:tcBorders>
              <w:top w:val="single" w:sz="4" w:space="0" w:color="000000"/>
              <w:left w:val="single" w:sz="4" w:space="0" w:color="000000"/>
              <w:bottom w:val="single" w:sz="4" w:space="0" w:color="000000"/>
            </w:tcBorders>
          </w:tcPr>
          <w:p w14:paraId="672C86CA" w14:textId="77777777" w:rsidR="00E77CB8" w:rsidRPr="005C1693" w:rsidRDefault="00E77CB8" w:rsidP="005C1693">
            <w:pPr>
              <w:pStyle w:val="TableEntry"/>
              <w:rPr>
                <w:i/>
                <w:iCs/>
              </w:rPr>
            </w:pPr>
            <w:r w:rsidRPr="005C1693">
              <w:rPr>
                <w:i/>
                <w:iCs/>
              </w:rPr>
              <w:t>TCI Infusion – Plasma Target</w:t>
            </w:r>
          </w:p>
          <w:p w14:paraId="323BE0C7" w14:textId="77777777" w:rsidR="00E77CB8" w:rsidRPr="001F42D3" w:rsidRDefault="00E77CB8" w:rsidP="005C1693">
            <w:pPr>
              <w:pStyle w:val="TableEntry"/>
            </w:pPr>
          </w:p>
          <w:p w14:paraId="3E2B13A0" w14:textId="77777777" w:rsidR="00E77CB8" w:rsidRPr="001F42D3" w:rsidRDefault="00E77CB8" w:rsidP="005C1693">
            <w:pPr>
              <w:pStyle w:val="TableEntry"/>
            </w:pPr>
            <w:r w:rsidRPr="001F42D3">
              <w:t>Infusion starts</w:t>
            </w:r>
          </w:p>
          <w:p w14:paraId="159CB918" w14:textId="77777777" w:rsidR="00E77CB8" w:rsidRPr="001F42D3" w:rsidRDefault="00E77CB8" w:rsidP="005C1693">
            <w:pPr>
              <w:pStyle w:val="TableEntry"/>
            </w:pPr>
            <w:r w:rsidRPr="001F42D3">
              <w:rPr>
                <w:b/>
              </w:rPr>
              <w:t>Automatic Rate Change</w:t>
            </w:r>
          </w:p>
          <w:p w14:paraId="38758AA3" w14:textId="77777777" w:rsidR="00E77CB8" w:rsidRPr="001F42D3" w:rsidRDefault="00E77CB8" w:rsidP="005C1693">
            <w:pPr>
              <w:pStyle w:val="TableEntry"/>
            </w:pPr>
            <w:r w:rsidRPr="001F42D3">
              <w:t>End of Infusion</w:t>
            </w:r>
          </w:p>
          <w:p w14:paraId="10545C8B" w14:textId="77777777" w:rsidR="00E77CB8" w:rsidRPr="001F42D3" w:rsidRDefault="00E77CB8" w:rsidP="00ED05CE">
            <w:pPr>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0F6F055C" w14:textId="77777777" w:rsidR="00E77CB8" w:rsidRPr="001F42D3" w:rsidRDefault="00E77CB8" w:rsidP="005C1693">
            <w:pPr>
              <w:pStyle w:val="TableEntry"/>
            </w:pPr>
            <w:r w:rsidRPr="001F42D3">
              <w:t>MDC_EVT_PUMP_DELIV_ STOP</w:t>
            </w:r>
          </w:p>
          <w:p w14:paraId="312D4B20" w14:textId="77777777" w:rsidR="00E77CB8" w:rsidRPr="001F42D3" w:rsidRDefault="00E77CB8" w:rsidP="005C1693">
            <w:pPr>
              <w:pStyle w:val="TableEntry"/>
            </w:pPr>
            <w:r w:rsidRPr="001F42D3">
              <w:t xml:space="preserve"> </w:t>
            </w:r>
          </w:p>
        </w:tc>
        <w:tc>
          <w:tcPr>
            <w:tcW w:w="3510" w:type="dxa"/>
            <w:tcBorders>
              <w:top w:val="single" w:sz="4" w:space="0" w:color="000000"/>
              <w:left w:val="single" w:sz="4" w:space="0" w:color="000000"/>
              <w:bottom w:val="single" w:sz="4" w:space="0" w:color="000000"/>
            </w:tcBorders>
          </w:tcPr>
          <w:p w14:paraId="31A7E703" w14:textId="77777777" w:rsidR="00E77CB8" w:rsidRPr="005C1693" w:rsidRDefault="00E77CB8" w:rsidP="005C1693">
            <w:pPr>
              <w:pStyle w:val="TableEntry"/>
              <w:rPr>
                <w:b/>
                <w:bCs/>
                <w:u w:val="single"/>
              </w:rPr>
            </w:pPr>
            <w:r w:rsidRPr="005C1693">
              <w:rPr>
                <w:b/>
                <w:bCs/>
                <w:u w:val="single"/>
              </w:rPr>
              <w:t xml:space="preserve">Pump Delivery Info Parameters: </w:t>
            </w:r>
          </w:p>
          <w:p w14:paraId="11563682" w14:textId="77777777" w:rsidR="00E77CB8" w:rsidRPr="001F42D3" w:rsidRDefault="00E77CB8" w:rsidP="005C1693">
            <w:pPr>
              <w:pStyle w:val="TableEntry"/>
            </w:pPr>
          </w:p>
          <w:p w14:paraId="3375D997" w14:textId="77777777" w:rsidR="00E77CB8" w:rsidRPr="001F42D3" w:rsidRDefault="00E77CB8" w:rsidP="005C1693">
            <w:pPr>
              <w:pStyle w:val="TableEntry"/>
            </w:pPr>
            <w:r w:rsidRPr="001F42D3">
              <w:t>Infusing Status=pump-status-infusing</w:t>
            </w:r>
          </w:p>
          <w:p w14:paraId="4B2950D1" w14:textId="77777777" w:rsidR="00E77CB8" w:rsidRPr="001F42D3" w:rsidRDefault="00E77CB8" w:rsidP="005C1693">
            <w:pPr>
              <w:pStyle w:val="TableEntry"/>
            </w:pPr>
            <w:r w:rsidRPr="001F42D3">
              <w:t xml:space="preserve">Current Pump Fluid Flow=pump reported rate </w:t>
            </w:r>
          </w:p>
          <w:p w14:paraId="0B0E4F66" w14:textId="77777777" w:rsidR="00E77CB8" w:rsidRPr="001F42D3" w:rsidRDefault="00E77CB8" w:rsidP="005C1693">
            <w:pPr>
              <w:pStyle w:val="TableEntry"/>
            </w:pPr>
            <w:r w:rsidRPr="001F42D3">
              <w:t>Pump Active Sources=pump-source-info-primary</w:t>
            </w:r>
          </w:p>
          <w:p w14:paraId="3F08BDFE" w14:textId="77777777" w:rsidR="00E77CB8" w:rsidRPr="001F42D3" w:rsidRDefault="00E77CB8" w:rsidP="005C1693">
            <w:pPr>
              <w:pStyle w:val="TableEntry"/>
            </w:pPr>
          </w:p>
          <w:p w14:paraId="4D6D8D1E" w14:textId="77777777" w:rsidR="00E77CB8" w:rsidRPr="005C1693" w:rsidRDefault="00E77CB8" w:rsidP="005C1693">
            <w:pPr>
              <w:pStyle w:val="TableEntry"/>
              <w:rPr>
                <w:b/>
                <w:bCs/>
                <w:u w:val="single"/>
              </w:rPr>
            </w:pPr>
            <w:r w:rsidRPr="005C1693">
              <w:rPr>
                <w:b/>
                <w:bCs/>
                <w:u w:val="single"/>
              </w:rPr>
              <w:t xml:space="preserve">Active Source Parameters: </w:t>
            </w:r>
          </w:p>
          <w:p w14:paraId="7ECB9B8D" w14:textId="77777777" w:rsidR="00E77CB8" w:rsidRPr="001F42D3" w:rsidRDefault="00E77CB8" w:rsidP="005C1693">
            <w:pPr>
              <w:pStyle w:val="TableEntry"/>
            </w:pPr>
          </w:p>
          <w:p w14:paraId="641B6063" w14:textId="77777777" w:rsidR="00E77CB8" w:rsidRPr="001F42D3" w:rsidRDefault="00E77CB8" w:rsidP="005C1693">
            <w:pPr>
              <w:pStyle w:val="TableEntry"/>
            </w:pPr>
            <w:r w:rsidRPr="001F42D3">
              <w:t xml:space="preserve">Current Delivery Status=pump-delivery-status-transitioning </w:t>
            </w:r>
          </w:p>
          <w:p w14:paraId="094DB306" w14:textId="77777777" w:rsidR="00E77CB8" w:rsidRPr="001F42D3" w:rsidRDefault="00E77CB8" w:rsidP="005C1693">
            <w:pPr>
              <w:pStyle w:val="TableEntry"/>
            </w:pPr>
            <w:r w:rsidRPr="001F42D3">
              <w:t xml:space="preserve">Program Delivery Mode= pump-program-delivery-mode-continuous </w:t>
            </w:r>
          </w:p>
          <w:p w14:paraId="04D9A6BB" w14:textId="77777777" w:rsidR="00E77CB8" w:rsidRPr="001F42D3" w:rsidRDefault="00E77CB8" w:rsidP="005C1693">
            <w:pPr>
              <w:pStyle w:val="TableEntry"/>
            </w:pPr>
            <w:r w:rsidRPr="001F42D3">
              <w:t xml:space="preserve">Source Channel Label=vendor-specific </w:t>
            </w:r>
          </w:p>
          <w:p w14:paraId="2CDDF43B" w14:textId="77777777" w:rsidR="00E77CB8" w:rsidRPr="001F42D3" w:rsidRDefault="00E77CB8" w:rsidP="005C1693">
            <w:pPr>
              <w:pStyle w:val="TableEntry"/>
            </w:pPr>
            <w:r w:rsidRPr="001F42D3">
              <w:t xml:space="preserve">Rate=old rate </w:t>
            </w:r>
          </w:p>
          <w:p w14:paraId="59EF39EC" w14:textId="77777777" w:rsidR="00E77CB8" w:rsidRPr="001F42D3" w:rsidRDefault="00E77CB8" w:rsidP="005C1693">
            <w:pPr>
              <w:pStyle w:val="TableEntry"/>
            </w:pPr>
            <w:r w:rsidRPr="001F42D3">
              <w:t xml:space="preserve">Dose Rate=old dose rate </w:t>
            </w:r>
          </w:p>
          <w:p w14:paraId="498DFF4E" w14:textId="77777777" w:rsidR="00E77CB8" w:rsidRPr="001F42D3" w:rsidRDefault="00E77CB8" w:rsidP="005C1693">
            <w:pPr>
              <w:pStyle w:val="TableEntry"/>
            </w:pPr>
            <w:r w:rsidRPr="001F42D3">
              <w:t>Volume Programmed= initial volume in syringe</w:t>
            </w:r>
          </w:p>
          <w:p w14:paraId="678834BE" w14:textId="77777777" w:rsidR="00E77CB8" w:rsidRPr="001F42D3" w:rsidRDefault="00E77CB8" w:rsidP="005C1693">
            <w:pPr>
              <w:pStyle w:val="TableEntry"/>
            </w:pPr>
            <w:r w:rsidRPr="001F42D3">
              <w:t xml:space="preserve">Current Segment Volume Delivered=volume delivered since last DELIV_START </w:t>
            </w:r>
          </w:p>
          <w:p w14:paraId="6F5C3BF4" w14:textId="77777777" w:rsidR="00E77CB8" w:rsidRPr="001F42D3" w:rsidRDefault="00E77CB8" w:rsidP="005C1693">
            <w:pPr>
              <w:pStyle w:val="TableEntry"/>
            </w:pPr>
            <w:r w:rsidRPr="001F42D3">
              <w:t xml:space="preserve">Cumulative Volume Delivered=sum of “Current Segment Volume Delivered” values across all segments for the delivery, including the one just completed </w:t>
            </w:r>
          </w:p>
          <w:p w14:paraId="4075052A" w14:textId="77777777" w:rsidR="00E77CB8" w:rsidRPr="001F42D3" w:rsidRDefault="00E77CB8" w:rsidP="005C1693">
            <w:pPr>
              <w:pStyle w:val="TableEntry"/>
            </w:pPr>
            <w:r w:rsidRPr="001F42D3">
              <w:t>Volume Remaining= current volume in syringe</w:t>
            </w:r>
          </w:p>
          <w:p w14:paraId="6453EA1B" w14:textId="77777777" w:rsidR="00E77CB8" w:rsidRPr="001F42D3" w:rsidRDefault="00E77CB8" w:rsidP="005C1693">
            <w:pPr>
              <w:pStyle w:val="TableEntry"/>
              <w:rPr>
                <w:strike/>
              </w:rPr>
            </w:pPr>
          </w:p>
          <w:p w14:paraId="02490373" w14:textId="77777777" w:rsidR="00E77CB8" w:rsidRPr="001F42D3" w:rsidRDefault="00E77CB8" w:rsidP="005C1693">
            <w:pPr>
              <w:pStyle w:val="TableEntry"/>
            </w:pPr>
            <w:r w:rsidRPr="001F42D3">
              <w:t>TCI State=pump-tci-target-plasma</w:t>
            </w:r>
          </w:p>
          <w:p w14:paraId="46160CFF" w14:textId="77777777" w:rsidR="00E77CB8" w:rsidRPr="001F42D3" w:rsidRDefault="00E77CB8" w:rsidP="005C1693">
            <w:pPr>
              <w:pStyle w:val="TableEntry"/>
            </w:pPr>
            <w:r w:rsidRPr="001F42D3">
              <w:t>TCI Model used= model name</w:t>
            </w:r>
          </w:p>
          <w:p w14:paraId="56FD71A6" w14:textId="77777777" w:rsidR="00E77CB8" w:rsidRPr="001F42D3" w:rsidRDefault="00E77CB8" w:rsidP="005C1693">
            <w:pPr>
              <w:pStyle w:val="TableEntry"/>
            </w:pPr>
            <w:r w:rsidRPr="001F42D3">
              <w:t>TCI Target Concentration=programmed plasma concentration</w:t>
            </w:r>
          </w:p>
          <w:p w14:paraId="53FDC412" w14:textId="77777777" w:rsidR="00E77CB8" w:rsidRPr="001F42D3" w:rsidRDefault="00E77CB8" w:rsidP="005C1693">
            <w:pPr>
              <w:pStyle w:val="TableEntry"/>
            </w:pPr>
            <w:r w:rsidRPr="001F42D3">
              <w:t>TCI current Plasma concentration=current value</w:t>
            </w:r>
          </w:p>
          <w:p w14:paraId="4957CD6A"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48704468" w14:textId="77777777" w:rsidR="00E77CB8" w:rsidRPr="001F42D3" w:rsidRDefault="00E77CB8" w:rsidP="005C1693">
            <w:pPr>
              <w:pStyle w:val="TableEntry"/>
            </w:pPr>
            <w:r w:rsidRPr="001F42D3">
              <w:t>There will be several Automatic Rate Change</w:t>
            </w:r>
          </w:p>
          <w:p w14:paraId="15FD2F03" w14:textId="77777777" w:rsidR="00E77CB8" w:rsidRPr="001F42D3" w:rsidRDefault="00E77CB8" w:rsidP="00ED05CE">
            <w:pPr>
              <w:ind w:hanging="2"/>
              <w:rPr>
                <w:color w:val="000000"/>
                <w:sz w:val="18"/>
                <w:szCs w:val="18"/>
              </w:rPr>
            </w:pPr>
          </w:p>
        </w:tc>
      </w:tr>
      <w:tr w:rsidR="00E77CB8" w:rsidRPr="001F42D3" w14:paraId="54073B96" w14:textId="77777777" w:rsidTr="0030483D">
        <w:trPr>
          <w:trHeight w:val="2583"/>
        </w:trPr>
        <w:tc>
          <w:tcPr>
            <w:tcW w:w="1525" w:type="dxa"/>
            <w:vMerge/>
            <w:tcBorders>
              <w:top w:val="single" w:sz="4" w:space="0" w:color="000000"/>
              <w:left w:val="single" w:sz="4" w:space="0" w:color="000000"/>
              <w:bottom w:val="single" w:sz="4" w:space="0" w:color="000000"/>
            </w:tcBorders>
          </w:tcPr>
          <w:p w14:paraId="2551C719" w14:textId="77777777" w:rsidR="00E77CB8" w:rsidRPr="001F42D3" w:rsidRDefault="00E77CB8" w:rsidP="00ED05CE">
            <w:pPr>
              <w:widowControl w:val="0"/>
              <w:pBdr>
                <w:top w:val="nil"/>
                <w:left w:val="nil"/>
                <w:bottom w:val="nil"/>
                <w:right w:val="nil"/>
                <w:between w:val="nil"/>
              </w:pBdr>
              <w:spacing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4D4FC487" w14:textId="77777777" w:rsidR="00E77CB8" w:rsidRPr="001F42D3" w:rsidRDefault="00E77CB8" w:rsidP="005C1693">
            <w:pPr>
              <w:pStyle w:val="TableEntry"/>
            </w:pPr>
            <w:r w:rsidRPr="001F42D3">
              <w:t>MDC_EVT_PUMP_DELIV_ START</w:t>
            </w:r>
          </w:p>
          <w:p w14:paraId="08333C99" w14:textId="77777777" w:rsidR="00E77CB8" w:rsidRPr="001F42D3" w:rsidRDefault="00E77CB8" w:rsidP="00ED05CE">
            <w:pPr>
              <w:ind w:hanging="2"/>
              <w:rPr>
                <w:color w:val="000000"/>
                <w:sz w:val="18"/>
                <w:szCs w:val="18"/>
              </w:rPr>
            </w:pPr>
          </w:p>
        </w:tc>
        <w:tc>
          <w:tcPr>
            <w:tcW w:w="3510" w:type="dxa"/>
            <w:tcBorders>
              <w:top w:val="single" w:sz="4" w:space="0" w:color="000000"/>
              <w:left w:val="single" w:sz="4" w:space="0" w:color="000000"/>
              <w:bottom w:val="single" w:sz="4" w:space="0" w:color="000000"/>
            </w:tcBorders>
          </w:tcPr>
          <w:p w14:paraId="30A86CFC" w14:textId="77777777" w:rsidR="00E77CB8" w:rsidRPr="005C1693" w:rsidRDefault="00E77CB8" w:rsidP="005C1693">
            <w:pPr>
              <w:pStyle w:val="TableEntry"/>
              <w:rPr>
                <w:b/>
                <w:bCs/>
                <w:u w:val="single"/>
              </w:rPr>
            </w:pPr>
            <w:r w:rsidRPr="005C1693">
              <w:rPr>
                <w:b/>
                <w:bCs/>
                <w:u w:val="single"/>
              </w:rPr>
              <w:t>Pump Delivery Info Parameters:</w:t>
            </w:r>
          </w:p>
          <w:p w14:paraId="4869CA40" w14:textId="77777777" w:rsidR="00E77CB8" w:rsidRPr="001F42D3" w:rsidRDefault="00E77CB8" w:rsidP="005C1693">
            <w:pPr>
              <w:pStyle w:val="TableEntry"/>
            </w:pPr>
          </w:p>
          <w:p w14:paraId="1D80D6C3" w14:textId="77777777" w:rsidR="00E77CB8" w:rsidRPr="001F42D3" w:rsidRDefault="00E77CB8" w:rsidP="005C1693">
            <w:pPr>
              <w:pStyle w:val="TableEntry"/>
            </w:pPr>
            <w:r w:rsidRPr="001F42D3">
              <w:t xml:space="preserve">Infusing Status=pump-status-infusing </w:t>
            </w:r>
          </w:p>
          <w:p w14:paraId="72BBC4B0" w14:textId="77777777" w:rsidR="00E77CB8" w:rsidRPr="001F42D3" w:rsidRDefault="00E77CB8" w:rsidP="005C1693">
            <w:pPr>
              <w:pStyle w:val="TableEntry"/>
            </w:pPr>
            <w:r w:rsidRPr="001F42D3">
              <w:t xml:space="preserve">Current Pump Fluid Flow=new rate </w:t>
            </w:r>
          </w:p>
          <w:p w14:paraId="28758994" w14:textId="77777777" w:rsidR="00E77CB8" w:rsidRPr="001F42D3" w:rsidRDefault="00E77CB8" w:rsidP="005C1693">
            <w:pPr>
              <w:pStyle w:val="TableEntry"/>
            </w:pPr>
            <w:r w:rsidRPr="001F42D3">
              <w:t>Pump Active Sources=pump-source-info-primary</w:t>
            </w:r>
          </w:p>
          <w:p w14:paraId="402BAD23" w14:textId="77777777" w:rsidR="00E77CB8" w:rsidRPr="001F42D3" w:rsidRDefault="00E77CB8" w:rsidP="005C1693">
            <w:pPr>
              <w:pStyle w:val="TableEntry"/>
            </w:pPr>
          </w:p>
          <w:p w14:paraId="669DDE4C" w14:textId="77777777" w:rsidR="00E77CB8" w:rsidRPr="001F42D3" w:rsidRDefault="00E77CB8" w:rsidP="005C1693">
            <w:pPr>
              <w:pStyle w:val="TableEntry"/>
            </w:pPr>
          </w:p>
          <w:p w14:paraId="5165E77E" w14:textId="77777777" w:rsidR="00E77CB8" w:rsidRPr="005C1693" w:rsidRDefault="00E77CB8" w:rsidP="005C1693">
            <w:pPr>
              <w:pStyle w:val="TableEntry"/>
              <w:rPr>
                <w:b/>
                <w:bCs/>
                <w:u w:val="single"/>
              </w:rPr>
            </w:pPr>
            <w:r w:rsidRPr="005C1693">
              <w:rPr>
                <w:b/>
                <w:bCs/>
                <w:u w:val="single"/>
              </w:rPr>
              <w:t xml:space="preserve">Active Source Parameters: </w:t>
            </w:r>
          </w:p>
          <w:p w14:paraId="4D6EBD77" w14:textId="77777777" w:rsidR="00E77CB8" w:rsidRPr="001F42D3" w:rsidRDefault="00E77CB8" w:rsidP="005C1693">
            <w:pPr>
              <w:pStyle w:val="TableEntry"/>
            </w:pPr>
          </w:p>
          <w:p w14:paraId="2C675F44" w14:textId="77777777" w:rsidR="00E77CB8" w:rsidRPr="001F42D3" w:rsidRDefault="00E77CB8" w:rsidP="005C1693">
            <w:pPr>
              <w:pStyle w:val="TableEntry"/>
            </w:pPr>
            <w:r w:rsidRPr="001F42D3">
              <w:t xml:space="preserve">Current Delivery Status=pump-delivery-status-delivering </w:t>
            </w:r>
          </w:p>
          <w:p w14:paraId="14BE6FCC" w14:textId="77777777" w:rsidR="00E77CB8" w:rsidRPr="001F42D3" w:rsidRDefault="00E77CB8" w:rsidP="005C1693">
            <w:pPr>
              <w:pStyle w:val="TableEntry"/>
            </w:pPr>
            <w:r w:rsidRPr="001F42D3">
              <w:t xml:space="preserve">Program Delivery Mode= pump-program-delivery-mode-continuous </w:t>
            </w:r>
          </w:p>
          <w:p w14:paraId="68D3B282" w14:textId="77777777" w:rsidR="00E77CB8" w:rsidRPr="001F42D3" w:rsidRDefault="00E77CB8" w:rsidP="005C1693">
            <w:pPr>
              <w:pStyle w:val="TableEntry"/>
            </w:pPr>
            <w:r w:rsidRPr="001F42D3">
              <w:t xml:space="preserve">Source Channel Label=vendor-specific </w:t>
            </w:r>
          </w:p>
          <w:p w14:paraId="1C74176B" w14:textId="77777777" w:rsidR="00E77CB8" w:rsidRPr="001F42D3" w:rsidRDefault="00E77CB8" w:rsidP="005C1693">
            <w:pPr>
              <w:pStyle w:val="TableEntry"/>
            </w:pPr>
            <w:r w:rsidRPr="001F42D3">
              <w:t xml:space="preserve">Rate=new rate </w:t>
            </w:r>
          </w:p>
          <w:p w14:paraId="2CB336D1" w14:textId="77777777" w:rsidR="00E77CB8" w:rsidRPr="001F42D3" w:rsidRDefault="00E77CB8" w:rsidP="005C1693">
            <w:pPr>
              <w:pStyle w:val="TableEntry"/>
            </w:pPr>
            <w:r w:rsidRPr="001F42D3">
              <w:t xml:space="preserve">Dose Rate=new dose rate </w:t>
            </w:r>
          </w:p>
          <w:p w14:paraId="724ACCAF" w14:textId="77777777" w:rsidR="00E77CB8" w:rsidRPr="001F42D3" w:rsidRDefault="00E77CB8" w:rsidP="005C1693">
            <w:pPr>
              <w:pStyle w:val="TableEntry"/>
            </w:pPr>
            <w:r w:rsidRPr="001F42D3">
              <w:t xml:space="preserve">Volume Programmed= initial volume in syringe </w:t>
            </w:r>
          </w:p>
          <w:p w14:paraId="3A9B50D5" w14:textId="77777777" w:rsidR="00E77CB8" w:rsidRPr="001F42D3" w:rsidRDefault="00E77CB8" w:rsidP="005C1693">
            <w:pPr>
              <w:pStyle w:val="TableEntry"/>
            </w:pPr>
            <w:r w:rsidRPr="001F42D3">
              <w:t xml:space="preserve">Current Segment Volume Delivered=0 </w:t>
            </w:r>
          </w:p>
          <w:p w14:paraId="7378CD93" w14:textId="77777777" w:rsidR="00E77CB8" w:rsidRPr="001F42D3" w:rsidRDefault="00E77CB8" w:rsidP="005C1693">
            <w:pPr>
              <w:pStyle w:val="TableEntry"/>
            </w:pPr>
            <w:r w:rsidRPr="001F42D3">
              <w:t xml:space="preserve">Cumulative Volume Delivered=sum of “Current Segment Volume Delivered” values across all segments for the delivery prior to this one </w:t>
            </w:r>
          </w:p>
          <w:p w14:paraId="7C736434" w14:textId="77777777" w:rsidR="00E77CB8" w:rsidRPr="001F42D3" w:rsidRDefault="00E77CB8" w:rsidP="005C1693">
            <w:pPr>
              <w:pStyle w:val="TableEntry"/>
            </w:pPr>
            <w:r w:rsidRPr="001F42D3">
              <w:t>Volume Remaining= current volume in syringe</w:t>
            </w:r>
          </w:p>
          <w:p w14:paraId="71D81CFE" w14:textId="77777777" w:rsidR="00E77CB8" w:rsidRPr="001F42D3" w:rsidRDefault="00E77CB8" w:rsidP="005C1693">
            <w:pPr>
              <w:pStyle w:val="TableEntry"/>
              <w:rPr>
                <w:strike/>
              </w:rPr>
            </w:pPr>
          </w:p>
          <w:p w14:paraId="0ADD3117" w14:textId="77777777" w:rsidR="00E77CB8" w:rsidRPr="001F42D3" w:rsidRDefault="00E77CB8" w:rsidP="005C1693">
            <w:pPr>
              <w:pStyle w:val="TableEntry"/>
            </w:pPr>
            <w:r w:rsidRPr="001F42D3">
              <w:t>TCI State=pump-tci-target-plasma</w:t>
            </w:r>
          </w:p>
          <w:p w14:paraId="62B0F9B9" w14:textId="77777777" w:rsidR="00E77CB8" w:rsidRPr="001F42D3" w:rsidRDefault="00E77CB8" w:rsidP="005C1693">
            <w:pPr>
              <w:pStyle w:val="TableEntry"/>
            </w:pPr>
            <w:r w:rsidRPr="001F42D3">
              <w:t>TCI Model used= model name</w:t>
            </w:r>
          </w:p>
          <w:p w14:paraId="3A691B27" w14:textId="77777777" w:rsidR="00E77CB8" w:rsidRPr="001F42D3" w:rsidRDefault="00E77CB8" w:rsidP="005C1693">
            <w:pPr>
              <w:pStyle w:val="TableEntry"/>
            </w:pPr>
            <w:r w:rsidRPr="001F42D3">
              <w:t>TCI Target Concentration=programmed plasma concentration</w:t>
            </w:r>
          </w:p>
          <w:p w14:paraId="6D43850D" w14:textId="77777777" w:rsidR="00E77CB8" w:rsidRPr="001F42D3" w:rsidRDefault="00E77CB8" w:rsidP="005C1693">
            <w:pPr>
              <w:pStyle w:val="TableEntry"/>
            </w:pPr>
            <w:r w:rsidRPr="001F42D3">
              <w:t>TCI current Plasma concentration=current value</w:t>
            </w:r>
          </w:p>
          <w:p w14:paraId="5254346A"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036BA78B" w14:textId="77777777" w:rsidR="00E77CB8" w:rsidRPr="001F42D3" w:rsidRDefault="00E77CB8" w:rsidP="00ED05CE">
            <w:pPr>
              <w:ind w:hanging="2"/>
              <w:rPr>
                <w:b/>
                <w:color w:val="000000"/>
                <w:sz w:val="18"/>
                <w:szCs w:val="18"/>
                <w:u w:val="single"/>
              </w:rPr>
            </w:pPr>
          </w:p>
        </w:tc>
      </w:tr>
      <w:tr w:rsidR="00E77CB8" w:rsidRPr="001F42D3" w14:paraId="0012D51B" w14:textId="77777777" w:rsidTr="0030483D">
        <w:trPr>
          <w:trHeight w:val="2583"/>
        </w:trPr>
        <w:tc>
          <w:tcPr>
            <w:tcW w:w="1525" w:type="dxa"/>
            <w:tcBorders>
              <w:top w:val="single" w:sz="4" w:space="0" w:color="000000"/>
              <w:left w:val="single" w:sz="4" w:space="0" w:color="000000"/>
              <w:bottom w:val="single" w:sz="4" w:space="0" w:color="000000"/>
            </w:tcBorders>
          </w:tcPr>
          <w:p w14:paraId="3485DD42" w14:textId="77777777" w:rsidR="00E77CB8" w:rsidRPr="005C1693" w:rsidRDefault="00E77CB8" w:rsidP="005C1693">
            <w:pPr>
              <w:pStyle w:val="TableEntry"/>
              <w:rPr>
                <w:i/>
                <w:iCs/>
              </w:rPr>
            </w:pPr>
            <w:r w:rsidRPr="005C1693">
              <w:rPr>
                <w:i/>
                <w:iCs/>
              </w:rPr>
              <w:t>TCI Infusion – Plasma Target</w:t>
            </w:r>
          </w:p>
          <w:p w14:paraId="0E85F8CF" w14:textId="77777777" w:rsidR="00E77CB8" w:rsidRPr="001F42D3" w:rsidRDefault="00E77CB8" w:rsidP="005C1693">
            <w:pPr>
              <w:pStyle w:val="TableEntry"/>
            </w:pPr>
          </w:p>
          <w:p w14:paraId="44A6C9C8" w14:textId="77777777" w:rsidR="00E77CB8" w:rsidRPr="001F42D3" w:rsidRDefault="00E77CB8" w:rsidP="005C1693">
            <w:pPr>
              <w:pStyle w:val="TableEntry"/>
            </w:pPr>
            <w:r w:rsidRPr="001F42D3">
              <w:t>Infusion starts</w:t>
            </w:r>
          </w:p>
          <w:p w14:paraId="4D97DA6B" w14:textId="77777777" w:rsidR="00E77CB8" w:rsidRPr="001F42D3" w:rsidRDefault="00E77CB8" w:rsidP="005C1693">
            <w:pPr>
              <w:pStyle w:val="TableEntry"/>
            </w:pPr>
            <w:r w:rsidRPr="001F42D3">
              <w:t>Automatic Rate Change</w:t>
            </w:r>
          </w:p>
          <w:p w14:paraId="55A30FC4" w14:textId="77777777" w:rsidR="00E77CB8" w:rsidRPr="001F42D3" w:rsidRDefault="00E77CB8" w:rsidP="005C1693">
            <w:pPr>
              <w:pStyle w:val="TableEntry"/>
            </w:pPr>
            <w:r w:rsidRPr="001F42D3">
              <w:rPr>
                <w:b/>
              </w:rPr>
              <w:t>End of Infusion</w:t>
            </w:r>
          </w:p>
          <w:p w14:paraId="6BA0A452" w14:textId="77777777" w:rsidR="00E77CB8" w:rsidRPr="001F42D3" w:rsidRDefault="00E77CB8" w:rsidP="005C1693">
            <w:pPr>
              <w:pStyle w:val="TableEntry"/>
              <w:rPr>
                <w:b/>
              </w:rPr>
            </w:pPr>
          </w:p>
        </w:tc>
        <w:tc>
          <w:tcPr>
            <w:tcW w:w="2430" w:type="dxa"/>
            <w:tcBorders>
              <w:top w:val="single" w:sz="4" w:space="0" w:color="000000"/>
              <w:left w:val="single" w:sz="4" w:space="0" w:color="000000"/>
              <w:bottom w:val="single" w:sz="4" w:space="0" w:color="000000"/>
            </w:tcBorders>
          </w:tcPr>
          <w:p w14:paraId="0CCCE0FE" w14:textId="77777777" w:rsidR="00E77CB8" w:rsidRPr="001F42D3" w:rsidRDefault="00E77CB8" w:rsidP="005C1693">
            <w:pPr>
              <w:pStyle w:val="TableEntry"/>
            </w:pPr>
            <w:r w:rsidRPr="001F42D3">
              <w:t xml:space="preserve">MDC_EVT_PUMP_DELIV_ COMP </w:t>
            </w:r>
          </w:p>
          <w:p w14:paraId="2AE025D9" w14:textId="77777777" w:rsidR="00E77CB8" w:rsidRPr="001F42D3" w:rsidRDefault="00E77CB8" w:rsidP="005C1693">
            <w:pPr>
              <w:pStyle w:val="TableEntry"/>
            </w:pPr>
          </w:p>
        </w:tc>
        <w:tc>
          <w:tcPr>
            <w:tcW w:w="3510" w:type="dxa"/>
            <w:tcBorders>
              <w:top w:val="single" w:sz="4" w:space="0" w:color="000000"/>
              <w:left w:val="single" w:sz="4" w:space="0" w:color="000000"/>
              <w:bottom w:val="single" w:sz="4" w:space="0" w:color="000000"/>
            </w:tcBorders>
          </w:tcPr>
          <w:p w14:paraId="7418CACC" w14:textId="77777777" w:rsidR="00E77CB8" w:rsidRPr="001F42D3" w:rsidRDefault="00E77CB8" w:rsidP="005C1693">
            <w:pPr>
              <w:pStyle w:val="TableEntry"/>
            </w:pPr>
            <w:r w:rsidRPr="001F42D3">
              <w:rPr>
                <w:b/>
                <w:u w:val="single"/>
              </w:rPr>
              <w:t xml:space="preserve">Pump Delivery Info Parameters: </w:t>
            </w:r>
          </w:p>
          <w:p w14:paraId="7628F38F" w14:textId="77777777" w:rsidR="00E77CB8" w:rsidRPr="001F42D3" w:rsidRDefault="00E77CB8" w:rsidP="005C1693">
            <w:pPr>
              <w:pStyle w:val="TableEntry"/>
              <w:rPr>
                <w:b/>
                <w:u w:val="single"/>
              </w:rPr>
            </w:pPr>
          </w:p>
          <w:p w14:paraId="1C14B41B" w14:textId="77777777" w:rsidR="00E77CB8" w:rsidRPr="001F42D3" w:rsidRDefault="00E77CB8" w:rsidP="005C1693">
            <w:pPr>
              <w:pStyle w:val="TableEntry"/>
            </w:pPr>
            <w:r w:rsidRPr="001F42D3">
              <w:t xml:space="preserve">Infusing Status=pump reported status </w:t>
            </w:r>
          </w:p>
          <w:p w14:paraId="614E2CB9" w14:textId="77777777" w:rsidR="00E77CB8" w:rsidRPr="001F42D3" w:rsidRDefault="00E77CB8" w:rsidP="005C1693">
            <w:pPr>
              <w:pStyle w:val="TableEntry"/>
            </w:pPr>
            <w:r w:rsidRPr="001F42D3">
              <w:t xml:space="preserve">Current Pump Fluid Flow=pump reported rate </w:t>
            </w:r>
          </w:p>
          <w:p w14:paraId="0F16A8E6" w14:textId="77777777" w:rsidR="00E77CB8" w:rsidRPr="001F42D3" w:rsidRDefault="00E77CB8" w:rsidP="005C1693">
            <w:pPr>
              <w:pStyle w:val="TableEntry"/>
            </w:pPr>
            <w:r w:rsidRPr="001F42D3">
              <w:t>Pump Active Sources= pump-source-info-primary</w:t>
            </w:r>
          </w:p>
          <w:p w14:paraId="735A4469" w14:textId="77777777" w:rsidR="00E77CB8" w:rsidRPr="001F42D3" w:rsidRDefault="00E77CB8" w:rsidP="005C1693">
            <w:pPr>
              <w:pStyle w:val="TableEntry"/>
            </w:pPr>
          </w:p>
          <w:p w14:paraId="68FF6D93" w14:textId="77777777" w:rsidR="00E77CB8" w:rsidRPr="001F42D3" w:rsidRDefault="00E77CB8" w:rsidP="005C1693">
            <w:pPr>
              <w:pStyle w:val="TableEntry"/>
            </w:pPr>
            <w:r w:rsidRPr="001F42D3">
              <w:rPr>
                <w:b/>
                <w:u w:val="single"/>
              </w:rPr>
              <w:t xml:space="preserve">Active Source Parameters: </w:t>
            </w:r>
          </w:p>
          <w:p w14:paraId="2A1B7CF1" w14:textId="77777777" w:rsidR="00E77CB8" w:rsidRPr="001F42D3" w:rsidRDefault="00E77CB8" w:rsidP="005C1693">
            <w:pPr>
              <w:pStyle w:val="TableEntry"/>
              <w:rPr>
                <w:b/>
                <w:u w:val="single"/>
              </w:rPr>
            </w:pPr>
          </w:p>
          <w:p w14:paraId="7B94E989" w14:textId="77777777" w:rsidR="00E77CB8" w:rsidRPr="001F42D3" w:rsidRDefault="00E77CB8" w:rsidP="005C1693">
            <w:pPr>
              <w:pStyle w:val="TableEntry"/>
            </w:pPr>
            <w:r w:rsidRPr="001F42D3">
              <w:t xml:space="preserve">Current Delivery Status= pump-delivery-status-not-delivering </w:t>
            </w:r>
          </w:p>
          <w:p w14:paraId="1AD0319F" w14:textId="77777777" w:rsidR="00E77CB8" w:rsidRPr="001F42D3" w:rsidRDefault="00E77CB8" w:rsidP="005C1693">
            <w:pPr>
              <w:pStyle w:val="TableEntry"/>
            </w:pPr>
            <w:r w:rsidRPr="001F42D3">
              <w:lastRenderedPageBreak/>
              <w:t xml:space="preserve">Program Delivery Mode=pump-program-delivery-mode-continuous </w:t>
            </w:r>
          </w:p>
          <w:p w14:paraId="400C5630" w14:textId="77777777" w:rsidR="00E77CB8" w:rsidRPr="001F42D3" w:rsidRDefault="00E77CB8" w:rsidP="005C1693">
            <w:pPr>
              <w:pStyle w:val="TableEntry"/>
            </w:pPr>
            <w:r w:rsidRPr="001F42D3">
              <w:t xml:space="preserve">Source Channel Label=vendor-specific </w:t>
            </w:r>
          </w:p>
          <w:p w14:paraId="34533678" w14:textId="77777777" w:rsidR="00E77CB8" w:rsidRPr="001F42D3" w:rsidRDefault="00E77CB8" w:rsidP="005C1693">
            <w:pPr>
              <w:pStyle w:val="TableEntry"/>
            </w:pPr>
            <w:r w:rsidRPr="001F42D3">
              <w:t xml:space="preserve">Rate=last rate </w:t>
            </w:r>
          </w:p>
          <w:p w14:paraId="775D7AEC" w14:textId="77777777" w:rsidR="00E77CB8" w:rsidRPr="001F42D3" w:rsidRDefault="00E77CB8" w:rsidP="005C1693">
            <w:pPr>
              <w:pStyle w:val="TableEntry"/>
            </w:pPr>
            <w:r w:rsidRPr="001F42D3">
              <w:t xml:space="preserve">Dose Rate=last dose rate </w:t>
            </w:r>
          </w:p>
          <w:p w14:paraId="5841AE10" w14:textId="77777777" w:rsidR="00E77CB8" w:rsidRPr="001F42D3" w:rsidRDefault="00E77CB8" w:rsidP="005C1693">
            <w:pPr>
              <w:pStyle w:val="TableEntry"/>
            </w:pPr>
            <w:r w:rsidRPr="001F42D3">
              <w:t xml:space="preserve">Volume Programmed=volume programmed </w:t>
            </w:r>
          </w:p>
          <w:p w14:paraId="6ABF7F3D" w14:textId="77777777" w:rsidR="00E77CB8" w:rsidRPr="001F42D3" w:rsidRDefault="00E77CB8" w:rsidP="005C1693">
            <w:pPr>
              <w:pStyle w:val="TableEntry"/>
            </w:pPr>
            <w:r w:rsidRPr="001F42D3">
              <w:t xml:space="preserve">Current Segment Volume Delivered= volume programmed </w:t>
            </w:r>
          </w:p>
          <w:p w14:paraId="4F8148C9" w14:textId="77777777" w:rsidR="00E77CB8" w:rsidRPr="001F42D3" w:rsidRDefault="00E77CB8" w:rsidP="005C1693">
            <w:pPr>
              <w:pStyle w:val="TableEntry"/>
            </w:pPr>
            <w:r w:rsidRPr="001F42D3">
              <w:t xml:space="preserve">Cumulative Volume Delivered=volume programmed </w:t>
            </w:r>
          </w:p>
          <w:p w14:paraId="2DD22A00" w14:textId="77777777" w:rsidR="00E77CB8" w:rsidRPr="001F42D3" w:rsidRDefault="00E77CB8" w:rsidP="005C1693">
            <w:pPr>
              <w:pStyle w:val="TableEntry"/>
            </w:pPr>
            <w:r w:rsidRPr="001F42D3">
              <w:t xml:space="preserve">Volume Remaining=0 </w:t>
            </w:r>
          </w:p>
          <w:p w14:paraId="72A219D0" w14:textId="77777777" w:rsidR="00E77CB8" w:rsidRPr="001F42D3" w:rsidRDefault="00E77CB8" w:rsidP="005C1693">
            <w:pPr>
              <w:pStyle w:val="TableEntry"/>
              <w:rPr>
                <w:strike/>
              </w:rPr>
            </w:pPr>
          </w:p>
          <w:p w14:paraId="4FC53C45" w14:textId="77777777" w:rsidR="00E77CB8" w:rsidRPr="001F42D3" w:rsidRDefault="00E77CB8" w:rsidP="005C1693">
            <w:pPr>
              <w:pStyle w:val="TableEntry"/>
            </w:pPr>
            <w:r w:rsidRPr="001F42D3">
              <w:t>TCI State=pump-tci-target-plasma</w:t>
            </w:r>
          </w:p>
          <w:p w14:paraId="5CA5F8B5" w14:textId="77777777" w:rsidR="00E77CB8" w:rsidRPr="001F42D3" w:rsidRDefault="00E77CB8" w:rsidP="005C1693">
            <w:pPr>
              <w:pStyle w:val="TableEntry"/>
            </w:pPr>
            <w:r w:rsidRPr="001F42D3">
              <w:t>TCI Model used= model name</w:t>
            </w:r>
          </w:p>
          <w:p w14:paraId="66432931" w14:textId="77777777" w:rsidR="00E77CB8" w:rsidRPr="001F42D3" w:rsidRDefault="00E77CB8" w:rsidP="005C1693">
            <w:pPr>
              <w:pStyle w:val="TableEntry"/>
            </w:pPr>
            <w:r w:rsidRPr="001F42D3">
              <w:t>TCI Target Concentration=programmed plasma concentration</w:t>
            </w:r>
          </w:p>
          <w:p w14:paraId="39903D27" w14:textId="77777777" w:rsidR="00E77CB8" w:rsidRPr="001F42D3" w:rsidRDefault="00E77CB8" w:rsidP="005C1693">
            <w:pPr>
              <w:pStyle w:val="TableEntry"/>
            </w:pPr>
            <w:r w:rsidRPr="001F42D3">
              <w:t>TCI current Plasma concentration=current value</w:t>
            </w:r>
          </w:p>
          <w:p w14:paraId="6D86E0C6"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6A6A0370" w14:textId="77777777" w:rsidR="00E77CB8" w:rsidRPr="001F42D3" w:rsidRDefault="00E77CB8" w:rsidP="00ED05CE">
            <w:pPr>
              <w:ind w:hanging="2"/>
              <w:rPr>
                <w:color w:val="000000"/>
                <w:sz w:val="18"/>
                <w:szCs w:val="18"/>
              </w:rPr>
            </w:pPr>
          </w:p>
        </w:tc>
      </w:tr>
      <w:tr w:rsidR="0030483D" w:rsidRPr="001F42D3" w14:paraId="66F28707" w14:textId="77777777" w:rsidTr="0030483D">
        <w:trPr>
          <w:gridAfter w:val="1"/>
          <w:wAfter w:w="36" w:type="dxa"/>
          <w:trHeight w:val="275"/>
        </w:trPr>
        <w:tc>
          <w:tcPr>
            <w:tcW w:w="1525" w:type="dxa"/>
            <w:tcBorders>
              <w:top w:val="single" w:sz="4" w:space="0" w:color="000000"/>
              <w:left w:val="single" w:sz="4" w:space="0" w:color="000000"/>
              <w:bottom w:val="single" w:sz="4" w:space="0" w:color="000000"/>
            </w:tcBorders>
          </w:tcPr>
          <w:p w14:paraId="7F911885" w14:textId="77777777" w:rsidR="0030483D" w:rsidRPr="001F42D3" w:rsidRDefault="0030483D" w:rsidP="005C1693">
            <w:pPr>
              <w:pStyle w:val="TableEntryHeader"/>
            </w:pPr>
            <w:bookmarkStart w:id="2255" w:name="OLE_LINK129"/>
            <w:bookmarkStart w:id="2256" w:name="OLE_LINK130"/>
            <w:r w:rsidRPr="001F42D3">
              <w:rPr>
                <w:rFonts w:eastAsia="Arial"/>
              </w:rPr>
              <w:t xml:space="preserve">Clinical Scenario </w:t>
            </w:r>
          </w:p>
        </w:tc>
        <w:tc>
          <w:tcPr>
            <w:tcW w:w="2430" w:type="dxa"/>
            <w:tcBorders>
              <w:top w:val="single" w:sz="4" w:space="0" w:color="000000"/>
              <w:left w:val="single" w:sz="4" w:space="0" w:color="000000"/>
              <w:bottom w:val="single" w:sz="4" w:space="0" w:color="000000"/>
            </w:tcBorders>
          </w:tcPr>
          <w:p w14:paraId="7C669821" w14:textId="77777777" w:rsidR="0030483D" w:rsidRPr="001F42D3" w:rsidRDefault="0030483D" w:rsidP="005C1693">
            <w:pPr>
              <w:pStyle w:val="TableEntryHeader"/>
            </w:pPr>
            <w:r w:rsidRPr="001F42D3">
              <w:rPr>
                <w:rFonts w:eastAsia="Arial"/>
              </w:rPr>
              <w:t xml:space="preserve">PCD-10 Event </w:t>
            </w:r>
          </w:p>
        </w:tc>
        <w:tc>
          <w:tcPr>
            <w:tcW w:w="3510" w:type="dxa"/>
            <w:tcBorders>
              <w:top w:val="single" w:sz="4" w:space="0" w:color="000000"/>
              <w:left w:val="single" w:sz="4" w:space="0" w:color="000000"/>
              <w:bottom w:val="single" w:sz="4" w:space="0" w:color="000000"/>
            </w:tcBorders>
          </w:tcPr>
          <w:p w14:paraId="06E726E6" w14:textId="77777777" w:rsidR="0030483D" w:rsidRPr="001F42D3" w:rsidRDefault="0030483D" w:rsidP="005C1693">
            <w:pPr>
              <w:pStyle w:val="TableEntryHeader"/>
            </w:pPr>
            <w:r w:rsidRPr="001F42D3">
              <w:rPr>
                <w:rFonts w:eastAsia="Arial"/>
              </w:rPr>
              <w:t xml:space="preserve">Parameters </w:t>
            </w:r>
          </w:p>
        </w:tc>
        <w:tc>
          <w:tcPr>
            <w:tcW w:w="1980" w:type="dxa"/>
            <w:tcBorders>
              <w:top w:val="single" w:sz="4" w:space="0" w:color="000000"/>
              <w:left w:val="single" w:sz="4" w:space="0" w:color="000000"/>
              <w:bottom w:val="single" w:sz="4" w:space="0" w:color="000000"/>
              <w:right w:val="single" w:sz="4" w:space="0" w:color="000000"/>
            </w:tcBorders>
          </w:tcPr>
          <w:p w14:paraId="6CCBF13C" w14:textId="77777777" w:rsidR="0030483D" w:rsidRPr="001F42D3" w:rsidRDefault="0030483D" w:rsidP="005C1693">
            <w:pPr>
              <w:pStyle w:val="TableEntryHeader"/>
            </w:pPr>
            <w:r w:rsidRPr="001F42D3">
              <w:rPr>
                <w:rFonts w:eastAsia="Arial"/>
              </w:rPr>
              <w:t xml:space="preserve">Discussion </w:t>
            </w:r>
          </w:p>
        </w:tc>
      </w:tr>
      <w:tr w:rsidR="0030483D" w:rsidRPr="001F42D3" w14:paraId="38733E6E" w14:textId="77777777" w:rsidTr="0030483D">
        <w:trPr>
          <w:gridAfter w:val="1"/>
          <w:wAfter w:w="36" w:type="dxa"/>
          <w:trHeight w:val="2583"/>
        </w:trPr>
        <w:tc>
          <w:tcPr>
            <w:tcW w:w="1525" w:type="dxa"/>
            <w:vMerge w:val="restart"/>
            <w:tcBorders>
              <w:top w:val="single" w:sz="4" w:space="0" w:color="000000"/>
              <w:left w:val="single" w:sz="4" w:space="0" w:color="000000"/>
              <w:bottom w:val="single" w:sz="4" w:space="0" w:color="000000"/>
            </w:tcBorders>
          </w:tcPr>
          <w:p w14:paraId="0132F7AE" w14:textId="77777777" w:rsidR="0030483D" w:rsidRPr="005C1693" w:rsidRDefault="0030483D" w:rsidP="005C1693">
            <w:pPr>
              <w:pStyle w:val="TableEntry"/>
              <w:rPr>
                <w:i/>
                <w:iCs/>
              </w:rPr>
            </w:pPr>
            <w:r w:rsidRPr="005C1693">
              <w:rPr>
                <w:i/>
                <w:iCs/>
              </w:rPr>
              <w:t>Channel Relay</w:t>
            </w:r>
          </w:p>
          <w:p w14:paraId="1B54836A" w14:textId="77777777" w:rsidR="0030483D" w:rsidRPr="001F42D3" w:rsidRDefault="0030483D" w:rsidP="005C1693">
            <w:pPr>
              <w:pStyle w:val="TableEntry"/>
            </w:pPr>
          </w:p>
          <w:p w14:paraId="14422BA4" w14:textId="77777777" w:rsidR="0030483D" w:rsidRPr="001F42D3" w:rsidRDefault="0030483D" w:rsidP="005C1693">
            <w:pPr>
              <w:pStyle w:val="TableEntry"/>
            </w:pPr>
            <w:r w:rsidRPr="001F42D3">
              <w:t>An Infusion is already started.</w:t>
            </w:r>
          </w:p>
          <w:p w14:paraId="4990DF0C" w14:textId="77777777" w:rsidR="0030483D" w:rsidRPr="001F42D3" w:rsidRDefault="0030483D" w:rsidP="005C1693">
            <w:pPr>
              <w:pStyle w:val="TableEntry"/>
            </w:pPr>
            <w:r w:rsidRPr="001F42D3">
              <w:rPr>
                <w:b/>
              </w:rPr>
              <w:t>The Channel Relay is Programmed</w:t>
            </w:r>
          </w:p>
          <w:p w14:paraId="55C9B4D9" w14:textId="77777777" w:rsidR="0030483D" w:rsidRPr="001F42D3" w:rsidRDefault="0030483D" w:rsidP="005C1693">
            <w:pPr>
              <w:pStyle w:val="TableEntry"/>
            </w:pPr>
            <w:r w:rsidRPr="001F42D3">
              <w:t>The Channel Relay Occurs</w:t>
            </w:r>
          </w:p>
          <w:p w14:paraId="362BD721" w14:textId="77777777" w:rsidR="0030483D" w:rsidRPr="001F42D3" w:rsidRDefault="0030483D" w:rsidP="005C1693">
            <w:pPr>
              <w:pStyle w:val="TableEntry"/>
            </w:pPr>
            <w:r w:rsidRPr="001F42D3">
              <w:t>End of Channel Relay</w:t>
            </w:r>
          </w:p>
          <w:p w14:paraId="4AE8CEDA" w14:textId="77777777" w:rsidR="0030483D" w:rsidRPr="001F42D3" w:rsidRDefault="0030483D" w:rsidP="005C1693">
            <w:pPr>
              <w:pStyle w:val="TableEntry"/>
            </w:pPr>
            <w:r w:rsidRPr="001F42D3">
              <w:t>Broken Relay</w:t>
            </w:r>
          </w:p>
        </w:tc>
        <w:tc>
          <w:tcPr>
            <w:tcW w:w="2430" w:type="dxa"/>
            <w:tcBorders>
              <w:top w:val="single" w:sz="4" w:space="0" w:color="000000"/>
              <w:left w:val="single" w:sz="4" w:space="0" w:color="000000"/>
              <w:bottom w:val="single" w:sz="4" w:space="0" w:color="000000"/>
            </w:tcBorders>
          </w:tcPr>
          <w:p w14:paraId="60544E12" w14:textId="77777777" w:rsidR="0030483D" w:rsidRPr="001F42D3" w:rsidRDefault="0030483D" w:rsidP="005C1693">
            <w:pPr>
              <w:pStyle w:val="TableEntry"/>
            </w:pPr>
            <w:r w:rsidRPr="001F42D3">
              <w:t>MDC_EVT_PUMP_PROG_RELAY</w:t>
            </w:r>
          </w:p>
          <w:p w14:paraId="1D43F051"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52671CDB" w14:textId="77777777" w:rsidR="0030483D" w:rsidRPr="001F42D3" w:rsidRDefault="0030483D" w:rsidP="005C1693">
            <w:pPr>
              <w:pStyle w:val="TableEntry"/>
            </w:pPr>
            <w:r w:rsidRPr="001F42D3">
              <w:rPr>
                <w:b/>
                <w:u w:val="single"/>
              </w:rPr>
              <w:t xml:space="preserve">Pump Delivery Info Parameters: </w:t>
            </w:r>
          </w:p>
          <w:p w14:paraId="58CAD7B2" w14:textId="77777777" w:rsidR="0030483D" w:rsidRPr="005C1693" w:rsidRDefault="0030483D" w:rsidP="005C1693">
            <w:pPr>
              <w:pStyle w:val="TableEntry"/>
              <w:rPr>
                <w:rFonts w:eastAsia="Arial"/>
              </w:rPr>
            </w:pPr>
          </w:p>
          <w:p w14:paraId="78C1B535" w14:textId="77777777" w:rsidR="0030483D" w:rsidRPr="001F42D3" w:rsidRDefault="0030483D" w:rsidP="005C1693">
            <w:pPr>
              <w:pStyle w:val="TableEntry"/>
            </w:pPr>
            <w:r w:rsidRPr="001F42D3">
              <w:t xml:space="preserve">Infusing Status=pump-status-infusing </w:t>
            </w:r>
          </w:p>
          <w:p w14:paraId="3A51A186" w14:textId="77777777" w:rsidR="0030483D" w:rsidRPr="001F42D3" w:rsidRDefault="0030483D" w:rsidP="005C1693">
            <w:pPr>
              <w:pStyle w:val="TableEntry"/>
            </w:pPr>
            <w:r w:rsidRPr="001F42D3">
              <w:t xml:space="preserve">Current Pump Fluid Flow=current rate </w:t>
            </w:r>
          </w:p>
          <w:p w14:paraId="68AE617A" w14:textId="77777777" w:rsidR="0030483D" w:rsidRPr="001F42D3" w:rsidRDefault="0030483D" w:rsidP="005C1693">
            <w:pPr>
              <w:pStyle w:val="TableEntry"/>
            </w:pPr>
            <w:r w:rsidRPr="001F42D3">
              <w:t>Pump Active Sources= pump-source-info-primary</w:t>
            </w:r>
          </w:p>
          <w:p w14:paraId="04DE7052" w14:textId="77777777" w:rsidR="0030483D" w:rsidRPr="001F42D3" w:rsidRDefault="0030483D" w:rsidP="005C1693">
            <w:pPr>
              <w:pStyle w:val="TableEntry"/>
            </w:pPr>
          </w:p>
          <w:p w14:paraId="6487BBF3" w14:textId="77777777" w:rsidR="0030483D" w:rsidRPr="001F42D3" w:rsidRDefault="0030483D" w:rsidP="005C1693">
            <w:pPr>
              <w:pStyle w:val="TableEntry"/>
            </w:pPr>
            <w:r w:rsidRPr="001F42D3">
              <w:rPr>
                <w:b/>
                <w:u w:val="single"/>
              </w:rPr>
              <w:t xml:space="preserve">Active Source Parameters: </w:t>
            </w:r>
          </w:p>
          <w:p w14:paraId="46424207" w14:textId="77777777" w:rsidR="0030483D" w:rsidRPr="005C1693" w:rsidRDefault="0030483D" w:rsidP="005C1693">
            <w:pPr>
              <w:pStyle w:val="TableEntry"/>
              <w:rPr>
                <w:rFonts w:eastAsia="Arial"/>
              </w:rPr>
            </w:pPr>
          </w:p>
          <w:p w14:paraId="76EBDDD5" w14:textId="77777777" w:rsidR="0030483D" w:rsidRPr="001F42D3" w:rsidRDefault="0030483D" w:rsidP="005C1693">
            <w:pPr>
              <w:pStyle w:val="TableEntry"/>
            </w:pPr>
            <w:r w:rsidRPr="001F42D3">
              <w:t xml:space="preserve">Current Delivery Status=pump-delivery-status-delivering </w:t>
            </w:r>
          </w:p>
          <w:p w14:paraId="51AA25AB" w14:textId="77777777" w:rsidR="0030483D" w:rsidRPr="001F42D3" w:rsidRDefault="0030483D" w:rsidP="005C1693">
            <w:pPr>
              <w:pStyle w:val="TableEntry"/>
            </w:pPr>
            <w:r w:rsidRPr="001F42D3">
              <w:t xml:space="preserve">Program Delivery Mode=pump-program-delivery-mode-continuous </w:t>
            </w:r>
          </w:p>
          <w:p w14:paraId="0774038A" w14:textId="77777777" w:rsidR="0030483D" w:rsidRPr="001F42D3" w:rsidRDefault="0030483D" w:rsidP="005C1693">
            <w:pPr>
              <w:pStyle w:val="TableEntry"/>
            </w:pPr>
            <w:r w:rsidRPr="001F42D3">
              <w:t xml:space="preserve">Source Channel Label=vendor-specific </w:t>
            </w:r>
          </w:p>
          <w:p w14:paraId="08B886A0" w14:textId="77777777" w:rsidR="0030483D" w:rsidRPr="001F42D3" w:rsidRDefault="0030483D" w:rsidP="005C1693">
            <w:pPr>
              <w:pStyle w:val="TableEntry"/>
            </w:pPr>
            <w:r w:rsidRPr="001F42D3">
              <w:t xml:space="preserve">Rate=current rate </w:t>
            </w:r>
          </w:p>
          <w:p w14:paraId="2A115229" w14:textId="77777777" w:rsidR="0030483D" w:rsidRPr="001F42D3" w:rsidRDefault="0030483D" w:rsidP="005C1693">
            <w:pPr>
              <w:pStyle w:val="TableEntry"/>
            </w:pPr>
            <w:r w:rsidRPr="001F42D3">
              <w:t xml:space="preserve">Dose Rate=current dose rate </w:t>
            </w:r>
          </w:p>
          <w:p w14:paraId="7589C4E9" w14:textId="77777777" w:rsidR="0030483D" w:rsidRPr="001F42D3" w:rsidRDefault="0030483D" w:rsidP="005C1693">
            <w:pPr>
              <w:pStyle w:val="TableEntry"/>
            </w:pPr>
            <w:r w:rsidRPr="001F42D3">
              <w:t>Volume Programmed= initial volume in syringe</w:t>
            </w:r>
          </w:p>
          <w:p w14:paraId="41540C91" w14:textId="77777777" w:rsidR="0030483D" w:rsidRPr="001F42D3" w:rsidRDefault="0030483D" w:rsidP="005C1693">
            <w:pPr>
              <w:pStyle w:val="TableEntry"/>
              <w:rPr>
                <w:szCs w:val="24"/>
              </w:rPr>
            </w:pPr>
            <w:r w:rsidRPr="001F42D3">
              <w:t xml:space="preserve">Current Segment Volume Delivered=volume delivered since last DELIV_START </w:t>
            </w:r>
          </w:p>
          <w:p w14:paraId="5072DC22" w14:textId="77777777" w:rsidR="0030483D" w:rsidRPr="001F42D3" w:rsidRDefault="0030483D" w:rsidP="005C1693">
            <w:pPr>
              <w:pStyle w:val="TableEntry"/>
              <w:rPr>
                <w:szCs w:val="24"/>
              </w:rPr>
            </w:pPr>
            <w:r w:rsidRPr="001F42D3">
              <w:t xml:space="preserve">Cumulative Volume Delivered=sum of “Current Segment Volume Delivered” </w:t>
            </w:r>
            <w:r w:rsidRPr="001F42D3">
              <w:lastRenderedPageBreak/>
              <w:t xml:space="preserve">values across all segments for the delivery, including the current one </w:t>
            </w:r>
          </w:p>
          <w:p w14:paraId="6173ECCD" w14:textId="77777777" w:rsidR="0030483D" w:rsidRPr="001F42D3" w:rsidRDefault="0030483D" w:rsidP="005C1693">
            <w:pPr>
              <w:pStyle w:val="TableEntry"/>
            </w:pPr>
            <w:r w:rsidRPr="001F42D3">
              <w:t xml:space="preserve">Volume Remaining=current volume in syringe </w:t>
            </w:r>
          </w:p>
          <w:p w14:paraId="37505641" w14:textId="77777777" w:rsidR="0030483D" w:rsidRPr="001F42D3" w:rsidRDefault="0030483D" w:rsidP="005C1693">
            <w:pPr>
              <w:pStyle w:val="TableEntry"/>
            </w:pPr>
            <w:r w:rsidRPr="001F42D3">
              <w:t>Time Remaining=based upon Volume Remaining and Rate</w:t>
            </w:r>
          </w:p>
          <w:p w14:paraId="2009D707" w14:textId="77777777" w:rsidR="0030483D" w:rsidRPr="001F42D3" w:rsidRDefault="0030483D" w:rsidP="005C1693">
            <w:pPr>
              <w:pStyle w:val="TableEntry"/>
            </w:pPr>
          </w:p>
          <w:p w14:paraId="348AF219" w14:textId="77777777" w:rsidR="0030483D" w:rsidRPr="001F42D3" w:rsidRDefault="0030483D" w:rsidP="005C1693">
            <w:pPr>
              <w:pStyle w:val="TableEntry"/>
            </w:pPr>
            <w:r w:rsidRPr="001F42D3">
              <w:t>Channel Relay State=pump-relay-infusing</w:t>
            </w:r>
          </w:p>
          <w:p w14:paraId="517678A8" w14:textId="77777777" w:rsidR="0030483D" w:rsidRPr="001F42D3" w:rsidRDefault="0030483D" w:rsidP="005C1693">
            <w:pPr>
              <w:pStyle w:val="TableEntry"/>
            </w:pPr>
            <w:r w:rsidRPr="001F42D3">
              <w:t>Channel Relay GUID=guid</w:t>
            </w:r>
          </w:p>
        </w:tc>
        <w:tc>
          <w:tcPr>
            <w:tcW w:w="1980" w:type="dxa"/>
            <w:tcBorders>
              <w:top w:val="single" w:sz="4" w:space="0" w:color="000000"/>
              <w:left w:val="single" w:sz="4" w:space="0" w:color="000000"/>
              <w:bottom w:val="single" w:sz="4" w:space="0" w:color="000000"/>
              <w:right w:val="single" w:sz="4" w:space="0" w:color="000000"/>
            </w:tcBorders>
          </w:tcPr>
          <w:p w14:paraId="48FF9B20" w14:textId="77777777" w:rsidR="0030483D" w:rsidRPr="001F42D3" w:rsidRDefault="0030483D" w:rsidP="005C1693">
            <w:pPr>
              <w:pStyle w:val="TableEntry"/>
            </w:pPr>
            <w:r w:rsidRPr="001F42D3">
              <w:lastRenderedPageBreak/>
              <w:t>Infusing Pump</w:t>
            </w:r>
          </w:p>
          <w:p w14:paraId="10EEE927" w14:textId="77777777" w:rsidR="0030483D" w:rsidRPr="001F42D3" w:rsidRDefault="0030483D" w:rsidP="005C1693">
            <w:pPr>
              <w:pStyle w:val="TableEntry"/>
            </w:pPr>
          </w:p>
        </w:tc>
      </w:tr>
      <w:tr w:rsidR="0030483D" w:rsidRPr="001F42D3" w14:paraId="397EC412" w14:textId="77777777" w:rsidTr="0030483D">
        <w:trPr>
          <w:gridAfter w:val="1"/>
          <w:wAfter w:w="36" w:type="dxa"/>
          <w:trHeight w:val="274"/>
        </w:trPr>
        <w:tc>
          <w:tcPr>
            <w:tcW w:w="1525" w:type="dxa"/>
            <w:vMerge/>
            <w:tcBorders>
              <w:top w:val="single" w:sz="4" w:space="0" w:color="000000"/>
              <w:left w:val="single" w:sz="4" w:space="0" w:color="000000"/>
              <w:bottom w:val="single" w:sz="4" w:space="0" w:color="000000"/>
            </w:tcBorders>
          </w:tcPr>
          <w:p w14:paraId="382EE3D1" w14:textId="77777777" w:rsidR="0030483D" w:rsidRPr="001F42D3" w:rsidRDefault="0030483D" w:rsidP="00ED05CE">
            <w:pPr>
              <w:widowControl w:val="0"/>
              <w:pBdr>
                <w:top w:val="nil"/>
                <w:left w:val="nil"/>
                <w:bottom w:val="nil"/>
                <w:right w:val="nil"/>
                <w:between w:val="nil"/>
              </w:pBdr>
              <w:spacing w:before="0"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79E6AB4E" w14:textId="77777777" w:rsidR="0030483D" w:rsidRPr="001F42D3" w:rsidRDefault="0030483D" w:rsidP="005C1693">
            <w:pPr>
              <w:pStyle w:val="TableEntry"/>
            </w:pPr>
            <w:r w:rsidRPr="001F42D3">
              <w:t>MDC_EVT_PUMP_PROG_RELAY</w:t>
            </w:r>
          </w:p>
          <w:p w14:paraId="2146BC22"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31AC344D" w14:textId="77777777" w:rsidR="0030483D" w:rsidRPr="001F42D3" w:rsidRDefault="0030483D" w:rsidP="005C1693">
            <w:pPr>
              <w:pStyle w:val="TableEntry"/>
            </w:pPr>
            <w:r w:rsidRPr="001F42D3">
              <w:rPr>
                <w:b/>
                <w:u w:val="single"/>
              </w:rPr>
              <w:t xml:space="preserve">Pump Delivery Info Parameters: </w:t>
            </w:r>
          </w:p>
          <w:p w14:paraId="365F408B" w14:textId="77777777" w:rsidR="0030483D" w:rsidRPr="005C1693" w:rsidRDefault="0030483D" w:rsidP="005C1693">
            <w:pPr>
              <w:pStyle w:val="TableEntry"/>
              <w:rPr>
                <w:rFonts w:eastAsia="Arial"/>
              </w:rPr>
            </w:pPr>
          </w:p>
          <w:p w14:paraId="7F3BF4C7" w14:textId="77777777" w:rsidR="0030483D" w:rsidRPr="001F42D3" w:rsidRDefault="0030483D" w:rsidP="005C1693">
            <w:pPr>
              <w:pStyle w:val="TableEntry"/>
            </w:pPr>
            <w:r w:rsidRPr="001F42D3">
              <w:t xml:space="preserve">Infusing Status=pump-status-not-infusing </w:t>
            </w:r>
          </w:p>
          <w:p w14:paraId="3A2A5FCB" w14:textId="77777777" w:rsidR="0030483D" w:rsidRPr="001F42D3" w:rsidRDefault="0030483D" w:rsidP="005C1693">
            <w:pPr>
              <w:pStyle w:val="TableEntry"/>
            </w:pPr>
            <w:r w:rsidRPr="001F42D3">
              <w:t xml:space="preserve">Current Pump Fluid Flow=0 </w:t>
            </w:r>
          </w:p>
          <w:p w14:paraId="06A9BF00" w14:textId="77777777" w:rsidR="0030483D" w:rsidRPr="001F42D3" w:rsidRDefault="0030483D" w:rsidP="005C1693">
            <w:pPr>
              <w:pStyle w:val="TableEntry"/>
            </w:pPr>
            <w:r w:rsidRPr="001F42D3">
              <w:t>Pump Active Sources= pump-source-info-primary</w:t>
            </w:r>
          </w:p>
          <w:p w14:paraId="391104B8" w14:textId="77777777" w:rsidR="0030483D" w:rsidRPr="001F42D3" w:rsidRDefault="0030483D" w:rsidP="005C1693">
            <w:pPr>
              <w:pStyle w:val="TableEntry"/>
            </w:pPr>
          </w:p>
          <w:p w14:paraId="5CEED6A4" w14:textId="77777777" w:rsidR="0030483D" w:rsidRPr="001F42D3" w:rsidRDefault="0030483D" w:rsidP="005C1693">
            <w:pPr>
              <w:pStyle w:val="TableEntry"/>
            </w:pPr>
            <w:r w:rsidRPr="001F42D3">
              <w:rPr>
                <w:b/>
                <w:u w:val="single"/>
              </w:rPr>
              <w:t xml:space="preserve">Active Source Parameters: </w:t>
            </w:r>
          </w:p>
          <w:p w14:paraId="51AD3C93" w14:textId="77777777" w:rsidR="0030483D" w:rsidRPr="005C1693" w:rsidRDefault="0030483D" w:rsidP="005C1693">
            <w:pPr>
              <w:pStyle w:val="TableEntry"/>
              <w:rPr>
                <w:rFonts w:eastAsia="Arial"/>
              </w:rPr>
            </w:pPr>
          </w:p>
          <w:p w14:paraId="7DF9BBED" w14:textId="77777777" w:rsidR="0030483D" w:rsidRPr="001F42D3" w:rsidRDefault="0030483D" w:rsidP="005C1693">
            <w:pPr>
              <w:pStyle w:val="TableEntry"/>
            </w:pPr>
            <w:r w:rsidRPr="001F42D3">
              <w:t xml:space="preserve">Current Delivery Status=pump-delivery-status-not-delivering </w:t>
            </w:r>
          </w:p>
          <w:p w14:paraId="70AB5BD8" w14:textId="77777777" w:rsidR="0030483D" w:rsidRPr="001F42D3" w:rsidRDefault="0030483D" w:rsidP="005C1693">
            <w:pPr>
              <w:pStyle w:val="TableEntry"/>
            </w:pPr>
            <w:r w:rsidRPr="001F42D3">
              <w:t xml:space="preserve">Program Delivery Mode=pump-program-delivery-mode-continuous </w:t>
            </w:r>
          </w:p>
          <w:p w14:paraId="78EF6B45" w14:textId="77777777" w:rsidR="0030483D" w:rsidRPr="001F42D3" w:rsidRDefault="0030483D" w:rsidP="005C1693">
            <w:pPr>
              <w:pStyle w:val="TableEntry"/>
            </w:pPr>
            <w:r w:rsidRPr="001F42D3">
              <w:t xml:space="preserve">Source Channel Label=vendor-specific </w:t>
            </w:r>
          </w:p>
          <w:p w14:paraId="13F3355F" w14:textId="77777777" w:rsidR="0030483D" w:rsidRPr="001F42D3" w:rsidRDefault="0030483D" w:rsidP="005C1693">
            <w:pPr>
              <w:pStyle w:val="TableEntry"/>
            </w:pPr>
            <w:r w:rsidRPr="001F42D3">
              <w:t xml:space="preserve">Rate=programmed rate </w:t>
            </w:r>
          </w:p>
          <w:p w14:paraId="7453485D" w14:textId="77777777" w:rsidR="0030483D" w:rsidRPr="001F42D3" w:rsidRDefault="0030483D" w:rsidP="005C1693">
            <w:pPr>
              <w:pStyle w:val="TableEntry"/>
            </w:pPr>
            <w:r w:rsidRPr="001F42D3">
              <w:t xml:space="preserve">Dose Rate=programmed dose rate </w:t>
            </w:r>
          </w:p>
          <w:p w14:paraId="3A0C033C" w14:textId="77777777" w:rsidR="0030483D" w:rsidRPr="001F42D3" w:rsidRDefault="0030483D" w:rsidP="005C1693">
            <w:pPr>
              <w:pStyle w:val="TableEntry"/>
            </w:pPr>
            <w:r w:rsidRPr="001F42D3">
              <w:t>Volume Programmed= initial volume in syringe</w:t>
            </w:r>
          </w:p>
          <w:p w14:paraId="79E4DA8D" w14:textId="77777777" w:rsidR="0030483D" w:rsidRPr="001F42D3" w:rsidRDefault="0030483D" w:rsidP="005C1693">
            <w:pPr>
              <w:pStyle w:val="TableEntry"/>
              <w:rPr>
                <w:szCs w:val="24"/>
              </w:rPr>
            </w:pPr>
            <w:r w:rsidRPr="001F42D3">
              <w:t xml:space="preserve">Current Segment Volume Delivered=0 </w:t>
            </w:r>
          </w:p>
          <w:p w14:paraId="5BA1578B" w14:textId="77777777" w:rsidR="0030483D" w:rsidRPr="001F42D3" w:rsidRDefault="0030483D" w:rsidP="005C1693">
            <w:pPr>
              <w:pStyle w:val="TableEntry"/>
              <w:rPr>
                <w:szCs w:val="24"/>
              </w:rPr>
            </w:pPr>
            <w:r w:rsidRPr="001F42D3">
              <w:t xml:space="preserve">Cumulative Volume Delivered=0 </w:t>
            </w:r>
          </w:p>
          <w:p w14:paraId="57A8674E" w14:textId="77777777" w:rsidR="0030483D" w:rsidRPr="001F42D3" w:rsidRDefault="0030483D" w:rsidP="005C1693">
            <w:pPr>
              <w:pStyle w:val="TableEntry"/>
            </w:pPr>
            <w:r w:rsidRPr="001F42D3">
              <w:t xml:space="preserve">Volume Remaining=current volume in syringe </w:t>
            </w:r>
          </w:p>
          <w:p w14:paraId="7290062E" w14:textId="77777777" w:rsidR="0030483D" w:rsidRPr="001F42D3" w:rsidRDefault="0030483D" w:rsidP="005C1693">
            <w:pPr>
              <w:pStyle w:val="TableEntry"/>
            </w:pPr>
            <w:r w:rsidRPr="001F42D3">
              <w:rPr>
                <w:strike/>
              </w:rPr>
              <w:t>Time Remaining=based upon Volume Remaining and Rate</w:t>
            </w:r>
          </w:p>
          <w:p w14:paraId="1A4A13AA" w14:textId="77777777" w:rsidR="0030483D" w:rsidRPr="001F42D3" w:rsidRDefault="0030483D" w:rsidP="005C1693">
            <w:pPr>
              <w:pStyle w:val="TableEntry"/>
              <w:rPr>
                <w:b/>
                <w:strike/>
                <w:u w:val="single"/>
              </w:rPr>
            </w:pPr>
          </w:p>
          <w:p w14:paraId="26E12B77" w14:textId="77777777" w:rsidR="0030483D" w:rsidRPr="001F42D3" w:rsidRDefault="0030483D" w:rsidP="005C1693">
            <w:pPr>
              <w:pStyle w:val="TableEntry"/>
            </w:pPr>
            <w:r w:rsidRPr="001F42D3">
              <w:t>Channel Relay State=pump-relay-waiting</w:t>
            </w:r>
          </w:p>
          <w:p w14:paraId="274D2B61" w14:textId="77777777" w:rsidR="0030483D" w:rsidRPr="001F42D3" w:rsidRDefault="0030483D" w:rsidP="005C1693">
            <w:pPr>
              <w:pStyle w:val="TableEntry"/>
            </w:pPr>
            <w:r w:rsidRPr="001F42D3">
              <w:t>Channel Relay GUID=same guid as other pump</w:t>
            </w:r>
          </w:p>
        </w:tc>
        <w:tc>
          <w:tcPr>
            <w:tcW w:w="1980" w:type="dxa"/>
            <w:tcBorders>
              <w:top w:val="single" w:sz="4" w:space="0" w:color="000000"/>
              <w:left w:val="single" w:sz="4" w:space="0" w:color="000000"/>
              <w:bottom w:val="single" w:sz="4" w:space="0" w:color="000000"/>
              <w:right w:val="single" w:sz="4" w:space="0" w:color="000000"/>
            </w:tcBorders>
          </w:tcPr>
          <w:p w14:paraId="5685F616" w14:textId="77777777" w:rsidR="0030483D" w:rsidRPr="001F42D3" w:rsidRDefault="0030483D" w:rsidP="005C1693">
            <w:pPr>
              <w:pStyle w:val="TableEntry"/>
            </w:pPr>
            <w:r w:rsidRPr="001F42D3">
              <w:t>Waiting Pump</w:t>
            </w:r>
          </w:p>
          <w:p w14:paraId="6C3E9FA1" w14:textId="77777777" w:rsidR="0030483D" w:rsidRPr="001F42D3" w:rsidRDefault="0030483D" w:rsidP="005C1693">
            <w:pPr>
              <w:pStyle w:val="TableEntry"/>
            </w:pPr>
          </w:p>
        </w:tc>
      </w:tr>
      <w:tr w:rsidR="0030483D" w:rsidRPr="001F42D3" w14:paraId="13A37E85" w14:textId="77777777" w:rsidTr="0030483D">
        <w:trPr>
          <w:gridAfter w:val="1"/>
          <w:wAfter w:w="36" w:type="dxa"/>
          <w:trHeight w:val="2583"/>
        </w:trPr>
        <w:tc>
          <w:tcPr>
            <w:tcW w:w="1525" w:type="dxa"/>
            <w:vMerge w:val="restart"/>
            <w:tcBorders>
              <w:top w:val="single" w:sz="4" w:space="0" w:color="000000"/>
              <w:left w:val="single" w:sz="4" w:space="0" w:color="000000"/>
              <w:bottom w:val="single" w:sz="4" w:space="0" w:color="000000"/>
            </w:tcBorders>
          </w:tcPr>
          <w:p w14:paraId="4F34C59F" w14:textId="77777777" w:rsidR="0030483D" w:rsidRPr="005C1693" w:rsidRDefault="0030483D" w:rsidP="005C1693">
            <w:pPr>
              <w:pStyle w:val="TableEntry"/>
              <w:rPr>
                <w:i/>
                <w:iCs/>
              </w:rPr>
            </w:pPr>
            <w:r w:rsidRPr="005C1693">
              <w:rPr>
                <w:i/>
                <w:iCs/>
              </w:rPr>
              <w:lastRenderedPageBreak/>
              <w:t>Channel Relay</w:t>
            </w:r>
          </w:p>
          <w:p w14:paraId="368E51DC" w14:textId="77777777" w:rsidR="0030483D" w:rsidRPr="001F42D3" w:rsidRDefault="0030483D" w:rsidP="005C1693">
            <w:pPr>
              <w:pStyle w:val="TableEntry"/>
            </w:pPr>
          </w:p>
          <w:p w14:paraId="0CE72A62" w14:textId="77777777" w:rsidR="0030483D" w:rsidRPr="001F42D3" w:rsidRDefault="0030483D" w:rsidP="005C1693">
            <w:pPr>
              <w:pStyle w:val="TableEntry"/>
            </w:pPr>
            <w:r w:rsidRPr="001F42D3">
              <w:t>An Infusion is already started.</w:t>
            </w:r>
          </w:p>
          <w:p w14:paraId="1B51B3B1" w14:textId="77777777" w:rsidR="0030483D" w:rsidRPr="001F42D3" w:rsidRDefault="0030483D" w:rsidP="005C1693">
            <w:pPr>
              <w:pStyle w:val="TableEntry"/>
            </w:pPr>
            <w:r w:rsidRPr="001F42D3">
              <w:t>The Channel Relay is Programmed</w:t>
            </w:r>
          </w:p>
          <w:p w14:paraId="286748B8" w14:textId="77777777" w:rsidR="0030483D" w:rsidRPr="001F42D3" w:rsidRDefault="0030483D" w:rsidP="005C1693">
            <w:pPr>
              <w:pStyle w:val="TableEntry"/>
            </w:pPr>
            <w:r w:rsidRPr="001F42D3">
              <w:rPr>
                <w:b/>
              </w:rPr>
              <w:t>The Channel Relay Occurs</w:t>
            </w:r>
          </w:p>
          <w:p w14:paraId="1D5D9642" w14:textId="77777777" w:rsidR="0030483D" w:rsidRPr="001F42D3" w:rsidRDefault="0030483D" w:rsidP="005C1693">
            <w:pPr>
              <w:pStyle w:val="TableEntry"/>
            </w:pPr>
            <w:r w:rsidRPr="001F42D3">
              <w:t>End of Channel Relay</w:t>
            </w:r>
          </w:p>
          <w:p w14:paraId="2A5A2C88" w14:textId="77777777" w:rsidR="0030483D" w:rsidRPr="001F42D3" w:rsidRDefault="0030483D" w:rsidP="005C1693">
            <w:pPr>
              <w:pStyle w:val="TableEntry"/>
            </w:pPr>
          </w:p>
        </w:tc>
        <w:tc>
          <w:tcPr>
            <w:tcW w:w="2430" w:type="dxa"/>
            <w:tcBorders>
              <w:top w:val="single" w:sz="4" w:space="0" w:color="000000"/>
              <w:left w:val="single" w:sz="4" w:space="0" w:color="000000"/>
              <w:bottom w:val="single" w:sz="4" w:space="0" w:color="000000"/>
            </w:tcBorders>
          </w:tcPr>
          <w:p w14:paraId="606B2CFA" w14:textId="77777777" w:rsidR="0030483D" w:rsidRPr="001F42D3" w:rsidRDefault="0030483D" w:rsidP="005C1693">
            <w:pPr>
              <w:pStyle w:val="TableEntry"/>
            </w:pPr>
            <w:r w:rsidRPr="001F42D3">
              <w:t>MDC_EVT_PUMP_DELIV_ STOP</w:t>
            </w:r>
          </w:p>
          <w:p w14:paraId="0AA96F48" w14:textId="77777777" w:rsidR="0030483D" w:rsidRPr="001F42D3" w:rsidRDefault="0030483D" w:rsidP="005C1693">
            <w:pPr>
              <w:pStyle w:val="TableEntry"/>
            </w:pPr>
            <w:r w:rsidRPr="001F42D3">
              <w:t xml:space="preserve"> </w:t>
            </w:r>
          </w:p>
        </w:tc>
        <w:tc>
          <w:tcPr>
            <w:tcW w:w="3510" w:type="dxa"/>
            <w:tcBorders>
              <w:top w:val="single" w:sz="4" w:space="0" w:color="000000"/>
              <w:left w:val="single" w:sz="4" w:space="0" w:color="000000"/>
              <w:bottom w:val="single" w:sz="4" w:space="0" w:color="000000"/>
            </w:tcBorders>
          </w:tcPr>
          <w:p w14:paraId="211EC552" w14:textId="77777777" w:rsidR="0030483D" w:rsidRPr="005C1693" w:rsidRDefault="0030483D" w:rsidP="005C1693">
            <w:pPr>
              <w:pStyle w:val="TableEntry"/>
              <w:rPr>
                <w:b/>
                <w:bCs/>
                <w:szCs w:val="24"/>
                <w:u w:val="single"/>
              </w:rPr>
            </w:pPr>
            <w:r w:rsidRPr="005C1693">
              <w:rPr>
                <w:b/>
                <w:bCs/>
                <w:u w:val="single"/>
              </w:rPr>
              <w:t xml:space="preserve">Pump Delivery Info Parameters: </w:t>
            </w:r>
          </w:p>
          <w:p w14:paraId="34849C0D" w14:textId="77777777" w:rsidR="0030483D" w:rsidRPr="001F42D3" w:rsidRDefault="0030483D" w:rsidP="005C1693">
            <w:pPr>
              <w:pStyle w:val="TableEntry"/>
            </w:pPr>
          </w:p>
          <w:p w14:paraId="5E638094" w14:textId="77777777" w:rsidR="0030483D" w:rsidRPr="001F42D3" w:rsidRDefault="0030483D" w:rsidP="005C1693">
            <w:pPr>
              <w:pStyle w:val="TableEntry"/>
              <w:rPr>
                <w:szCs w:val="24"/>
              </w:rPr>
            </w:pPr>
            <w:r w:rsidRPr="001F42D3">
              <w:t>Infusing Status=pump-status-not-infusing</w:t>
            </w:r>
          </w:p>
          <w:p w14:paraId="2A489026" w14:textId="77777777" w:rsidR="0030483D" w:rsidRPr="001F42D3" w:rsidRDefault="0030483D" w:rsidP="005C1693">
            <w:pPr>
              <w:pStyle w:val="TableEntry"/>
              <w:rPr>
                <w:szCs w:val="24"/>
              </w:rPr>
            </w:pPr>
            <w:r w:rsidRPr="001F42D3">
              <w:t xml:space="preserve">Current Pump Fluid Flow=pump reported rate </w:t>
            </w:r>
          </w:p>
          <w:p w14:paraId="3CCEC83D" w14:textId="77777777" w:rsidR="0030483D" w:rsidRPr="001F42D3" w:rsidRDefault="0030483D" w:rsidP="005C1693">
            <w:pPr>
              <w:pStyle w:val="TableEntry"/>
              <w:rPr>
                <w:szCs w:val="24"/>
              </w:rPr>
            </w:pPr>
            <w:r w:rsidRPr="001F42D3">
              <w:t>Pump Active Sources=pump-source-info-primary</w:t>
            </w:r>
          </w:p>
          <w:p w14:paraId="63E49C1B" w14:textId="77777777" w:rsidR="0030483D" w:rsidRPr="001F42D3" w:rsidRDefault="0030483D" w:rsidP="005C1693">
            <w:pPr>
              <w:pStyle w:val="TableEntry"/>
            </w:pPr>
          </w:p>
          <w:p w14:paraId="5445B0BE" w14:textId="77777777" w:rsidR="0030483D" w:rsidRPr="005C1693" w:rsidRDefault="0030483D" w:rsidP="005C1693">
            <w:pPr>
              <w:pStyle w:val="TableEntry"/>
              <w:rPr>
                <w:b/>
                <w:bCs/>
                <w:szCs w:val="24"/>
                <w:u w:val="single"/>
              </w:rPr>
            </w:pPr>
            <w:r w:rsidRPr="005C1693">
              <w:rPr>
                <w:b/>
                <w:bCs/>
                <w:u w:val="single"/>
              </w:rPr>
              <w:t xml:space="preserve">Active Source Parameters: </w:t>
            </w:r>
          </w:p>
          <w:p w14:paraId="109A494F" w14:textId="77777777" w:rsidR="0030483D" w:rsidRPr="001F42D3" w:rsidRDefault="0030483D" w:rsidP="005C1693">
            <w:pPr>
              <w:pStyle w:val="TableEntry"/>
            </w:pPr>
          </w:p>
          <w:p w14:paraId="09FB1ED7" w14:textId="77777777" w:rsidR="0030483D" w:rsidRPr="001F42D3" w:rsidRDefault="0030483D" w:rsidP="005C1693">
            <w:pPr>
              <w:pStyle w:val="TableEntry"/>
              <w:rPr>
                <w:szCs w:val="24"/>
              </w:rPr>
            </w:pPr>
            <w:r w:rsidRPr="001F42D3">
              <w:t xml:space="preserve">Current Delivery Status=pump-delivery-status-not-delivering </w:t>
            </w:r>
          </w:p>
          <w:p w14:paraId="01DAC7FF" w14:textId="77777777" w:rsidR="0030483D" w:rsidRPr="001F42D3" w:rsidRDefault="0030483D" w:rsidP="005C1693">
            <w:pPr>
              <w:pStyle w:val="TableEntry"/>
              <w:rPr>
                <w:szCs w:val="24"/>
              </w:rPr>
            </w:pPr>
            <w:r w:rsidRPr="001F42D3">
              <w:t xml:space="preserve">Program Delivery Mode= pump-program-delivery-mode-continuous </w:t>
            </w:r>
          </w:p>
          <w:p w14:paraId="4137235B" w14:textId="77777777" w:rsidR="0030483D" w:rsidRPr="001F42D3" w:rsidRDefault="0030483D" w:rsidP="005C1693">
            <w:pPr>
              <w:pStyle w:val="TableEntry"/>
              <w:rPr>
                <w:szCs w:val="24"/>
              </w:rPr>
            </w:pPr>
            <w:r w:rsidRPr="001F42D3">
              <w:t xml:space="preserve">Source Channel Label=vendor-specific </w:t>
            </w:r>
          </w:p>
          <w:p w14:paraId="7B5429DB" w14:textId="77777777" w:rsidR="0030483D" w:rsidRPr="001F42D3" w:rsidRDefault="0030483D" w:rsidP="005C1693">
            <w:pPr>
              <w:pStyle w:val="TableEntry"/>
              <w:rPr>
                <w:szCs w:val="24"/>
              </w:rPr>
            </w:pPr>
            <w:r w:rsidRPr="001F42D3">
              <w:t xml:space="preserve">Rate=old rate </w:t>
            </w:r>
          </w:p>
          <w:p w14:paraId="66D6B88F" w14:textId="77777777" w:rsidR="0030483D" w:rsidRPr="001F42D3" w:rsidRDefault="0030483D" w:rsidP="005C1693">
            <w:pPr>
              <w:pStyle w:val="TableEntry"/>
              <w:rPr>
                <w:szCs w:val="24"/>
              </w:rPr>
            </w:pPr>
            <w:r w:rsidRPr="001F42D3">
              <w:t xml:space="preserve">Dose Rate=old dose rate </w:t>
            </w:r>
          </w:p>
          <w:p w14:paraId="5673257B" w14:textId="77777777" w:rsidR="0030483D" w:rsidRPr="001F42D3" w:rsidRDefault="0030483D" w:rsidP="005C1693">
            <w:pPr>
              <w:pStyle w:val="TableEntry"/>
            </w:pPr>
            <w:r w:rsidRPr="001F42D3">
              <w:t>Volume Programmed= initial volume in syringe</w:t>
            </w:r>
          </w:p>
          <w:p w14:paraId="1A71D03A" w14:textId="77777777" w:rsidR="0030483D" w:rsidRPr="001F42D3" w:rsidRDefault="0030483D" w:rsidP="005C1693">
            <w:pPr>
              <w:pStyle w:val="TableEntry"/>
              <w:rPr>
                <w:szCs w:val="24"/>
              </w:rPr>
            </w:pPr>
            <w:r w:rsidRPr="001F42D3">
              <w:t xml:space="preserve">Current Segment Volume Delivered=volume delivered since last DELIV_START </w:t>
            </w:r>
          </w:p>
          <w:p w14:paraId="1B4E142B" w14:textId="77777777" w:rsidR="0030483D" w:rsidRPr="001F42D3" w:rsidRDefault="0030483D" w:rsidP="005C1693">
            <w:pPr>
              <w:pStyle w:val="TableEntry"/>
              <w:rPr>
                <w:szCs w:val="24"/>
              </w:rPr>
            </w:pPr>
            <w:r w:rsidRPr="001F42D3">
              <w:t xml:space="preserve">Cumulative Volume Delivered=sum of “Current Segment Volume Delivered” values across all segments for the delivery, including the one just completed </w:t>
            </w:r>
          </w:p>
          <w:p w14:paraId="1D6879F5" w14:textId="77777777" w:rsidR="0030483D" w:rsidRPr="001F42D3" w:rsidRDefault="0030483D" w:rsidP="005C1693">
            <w:pPr>
              <w:pStyle w:val="TableEntry"/>
              <w:rPr>
                <w:szCs w:val="24"/>
              </w:rPr>
            </w:pPr>
            <w:r w:rsidRPr="001F42D3">
              <w:t xml:space="preserve">Volume Remaining= current volume in syringe </w:t>
            </w:r>
          </w:p>
          <w:p w14:paraId="4C1B78A8" w14:textId="77777777" w:rsidR="0030483D" w:rsidRPr="001F42D3" w:rsidRDefault="0030483D" w:rsidP="005C1693">
            <w:pPr>
              <w:pStyle w:val="TableEntry"/>
              <w:rPr>
                <w:strike/>
              </w:rPr>
            </w:pPr>
          </w:p>
          <w:p w14:paraId="54F097E7" w14:textId="77777777" w:rsidR="0030483D" w:rsidRPr="001F42D3" w:rsidRDefault="0030483D" w:rsidP="005C1693">
            <w:pPr>
              <w:pStyle w:val="TableEntry"/>
            </w:pPr>
            <w:r w:rsidRPr="001F42D3">
              <w:t>Channel Relay State=pump-relay-complete</w:t>
            </w:r>
          </w:p>
          <w:p w14:paraId="2D004EB6" w14:textId="77777777" w:rsidR="0030483D" w:rsidRPr="001F42D3" w:rsidRDefault="0030483D" w:rsidP="005C1693">
            <w:pPr>
              <w:pStyle w:val="TableEntry"/>
            </w:pPr>
            <w:r w:rsidRPr="001F42D3">
              <w:t>Channel Relay GUID=same guid as previously</w:t>
            </w:r>
          </w:p>
        </w:tc>
        <w:tc>
          <w:tcPr>
            <w:tcW w:w="1980" w:type="dxa"/>
            <w:tcBorders>
              <w:top w:val="single" w:sz="4" w:space="0" w:color="000000"/>
              <w:left w:val="single" w:sz="4" w:space="0" w:color="000000"/>
              <w:bottom w:val="single" w:sz="4" w:space="0" w:color="000000"/>
              <w:right w:val="single" w:sz="4" w:space="0" w:color="000000"/>
            </w:tcBorders>
          </w:tcPr>
          <w:p w14:paraId="7FD87521" w14:textId="77777777" w:rsidR="0030483D" w:rsidRPr="001F42D3" w:rsidRDefault="0030483D" w:rsidP="005C1693">
            <w:pPr>
              <w:pStyle w:val="TableEntry"/>
            </w:pPr>
            <w:r w:rsidRPr="001F42D3">
              <w:t>Pump that finished relay</w:t>
            </w:r>
          </w:p>
          <w:p w14:paraId="2E126B1A" w14:textId="77777777" w:rsidR="0030483D" w:rsidRPr="001F42D3" w:rsidRDefault="0030483D" w:rsidP="005C1693">
            <w:pPr>
              <w:pStyle w:val="TableEntry"/>
            </w:pPr>
          </w:p>
        </w:tc>
      </w:tr>
      <w:tr w:rsidR="0030483D" w:rsidRPr="001F42D3" w14:paraId="2601CAE1" w14:textId="77777777" w:rsidTr="0030483D">
        <w:trPr>
          <w:gridAfter w:val="1"/>
          <w:wAfter w:w="36" w:type="dxa"/>
          <w:trHeight w:val="2583"/>
        </w:trPr>
        <w:tc>
          <w:tcPr>
            <w:tcW w:w="1525" w:type="dxa"/>
            <w:vMerge/>
            <w:tcBorders>
              <w:top w:val="single" w:sz="4" w:space="0" w:color="000000"/>
              <w:left w:val="single" w:sz="4" w:space="0" w:color="000000"/>
              <w:bottom w:val="single" w:sz="4" w:space="0" w:color="000000"/>
            </w:tcBorders>
          </w:tcPr>
          <w:p w14:paraId="02395F08" w14:textId="77777777" w:rsidR="0030483D" w:rsidRPr="001F42D3" w:rsidRDefault="0030483D" w:rsidP="00ED05CE">
            <w:pPr>
              <w:widowControl w:val="0"/>
              <w:pBdr>
                <w:top w:val="nil"/>
                <w:left w:val="nil"/>
                <w:bottom w:val="nil"/>
                <w:right w:val="nil"/>
                <w:between w:val="nil"/>
              </w:pBdr>
              <w:spacing w:before="0"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6DFF578C" w14:textId="77777777" w:rsidR="0030483D" w:rsidRPr="001F42D3" w:rsidRDefault="0030483D" w:rsidP="005C1693">
            <w:pPr>
              <w:pStyle w:val="TableEntry"/>
            </w:pPr>
            <w:r w:rsidRPr="001F42D3">
              <w:t>MDC_EVT_PUMP_DELIV_ START</w:t>
            </w:r>
          </w:p>
          <w:p w14:paraId="77CE850D"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48D349EB" w14:textId="77777777" w:rsidR="0030483D" w:rsidRPr="001F42D3" w:rsidRDefault="0030483D" w:rsidP="005C1693">
            <w:pPr>
              <w:pStyle w:val="TableEntry"/>
              <w:rPr>
                <w:szCs w:val="24"/>
              </w:rPr>
            </w:pPr>
            <w:r w:rsidRPr="001F42D3">
              <w:rPr>
                <w:b/>
                <w:u w:val="single"/>
              </w:rPr>
              <w:t>Pump Delivery Info Parameters:</w:t>
            </w:r>
          </w:p>
          <w:p w14:paraId="6CC7A27F" w14:textId="77777777" w:rsidR="0030483D" w:rsidRPr="001F42D3" w:rsidRDefault="0030483D" w:rsidP="005C1693">
            <w:pPr>
              <w:pStyle w:val="TableEntry"/>
              <w:rPr>
                <w:b/>
                <w:u w:val="single"/>
              </w:rPr>
            </w:pPr>
          </w:p>
          <w:p w14:paraId="41B1D214" w14:textId="77777777" w:rsidR="0030483D" w:rsidRPr="001F42D3" w:rsidRDefault="0030483D" w:rsidP="005C1693">
            <w:pPr>
              <w:pStyle w:val="TableEntry"/>
              <w:rPr>
                <w:szCs w:val="24"/>
              </w:rPr>
            </w:pPr>
            <w:r w:rsidRPr="001F42D3">
              <w:t xml:space="preserve">Infusing Status=pump-status-infusing </w:t>
            </w:r>
          </w:p>
          <w:p w14:paraId="5DD5317D" w14:textId="77777777" w:rsidR="0030483D" w:rsidRPr="001F42D3" w:rsidRDefault="0030483D" w:rsidP="005C1693">
            <w:pPr>
              <w:pStyle w:val="TableEntry"/>
              <w:rPr>
                <w:szCs w:val="24"/>
              </w:rPr>
            </w:pPr>
            <w:r w:rsidRPr="001F42D3">
              <w:t xml:space="preserve">Current Pump Fluid Flow=current rate </w:t>
            </w:r>
          </w:p>
          <w:p w14:paraId="56D87BA6" w14:textId="77777777" w:rsidR="0030483D" w:rsidRPr="001F42D3" w:rsidRDefault="0030483D" w:rsidP="005C1693">
            <w:pPr>
              <w:pStyle w:val="TableEntry"/>
              <w:rPr>
                <w:szCs w:val="24"/>
              </w:rPr>
            </w:pPr>
            <w:r w:rsidRPr="001F42D3">
              <w:t>Pump Active Sources=pump-source-info-primary</w:t>
            </w:r>
          </w:p>
          <w:p w14:paraId="4A0C7715" w14:textId="77777777" w:rsidR="0030483D" w:rsidRPr="001F42D3" w:rsidRDefault="0030483D" w:rsidP="005C1693">
            <w:pPr>
              <w:pStyle w:val="TableEntry"/>
            </w:pPr>
          </w:p>
          <w:p w14:paraId="5B412A0F" w14:textId="77777777" w:rsidR="0030483D" w:rsidRPr="001F42D3" w:rsidRDefault="0030483D" w:rsidP="005C1693">
            <w:pPr>
              <w:pStyle w:val="TableEntry"/>
            </w:pPr>
          </w:p>
          <w:p w14:paraId="6DF75B96" w14:textId="77777777" w:rsidR="0030483D" w:rsidRPr="001F42D3" w:rsidRDefault="0030483D" w:rsidP="005C1693">
            <w:pPr>
              <w:pStyle w:val="TableEntry"/>
              <w:rPr>
                <w:szCs w:val="24"/>
              </w:rPr>
            </w:pPr>
            <w:r w:rsidRPr="001F42D3">
              <w:rPr>
                <w:b/>
                <w:u w:val="single"/>
              </w:rPr>
              <w:t xml:space="preserve">Active Source Parameters: </w:t>
            </w:r>
          </w:p>
          <w:p w14:paraId="4581770A" w14:textId="77777777" w:rsidR="0030483D" w:rsidRPr="001F42D3" w:rsidRDefault="0030483D" w:rsidP="005C1693">
            <w:pPr>
              <w:pStyle w:val="TableEntry"/>
              <w:rPr>
                <w:b/>
                <w:u w:val="single"/>
              </w:rPr>
            </w:pPr>
          </w:p>
          <w:p w14:paraId="12C083B1" w14:textId="77777777" w:rsidR="0030483D" w:rsidRPr="001F42D3" w:rsidRDefault="0030483D" w:rsidP="005C1693">
            <w:pPr>
              <w:pStyle w:val="TableEntry"/>
              <w:rPr>
                <w:szCs w:val="24"/>
              </w:rPr>
            </w:pPr>
            <w:r w:rsidRPr="001F42D3">
              <w:t xml:space="preserve">Current Delivery Status=pump-delivery-status-delivering </w:t>
            </w:r>
          </w:p>
          <w:p w14:paraId="7E88D498" w14:textId="77777777" w:rsidR="0030483D" w:rsidRPr="001F42D3" w:rsidRDefault="0030483D" w:rsidP="005C1693">
            <w:pPr>
              <w:pStyle w:val="TableEntry"/>
              <w:rPr>
                <w:szCs w:val="24"/>
              </w:rPr>
            </w:pPr>
            <w:r w:rsidRPr="001F42D3">
              <w:t xml:space="preserve">Program Delivery Mode= pump-program-delivery-mode-continuous </w:t>
            </w:r>
          </w:p>
          <w:p w14:paraId="6250CD5E" w14:textId="77777777" w:rsidR="0030483D" w:rsidRPr="001F42D3" w:rsidRDefault="0030483D" w:rsidP="005C1693">
            <w:pPr>
              <w:pStyle w:val="TableEntry"/>
              <w:rPr>
                <w:szCs w:val="24"/>
              </w:rPr>
            </w:pPr>
            <w:r w:rsidRPr="001F42D3">
              <w:t xml:space="preserve">Source Channel Label=vendor-specific </w:t>
            </w:r>
          </w:p>
          <w:p w14:paraId="50E37C9E" w14:textId="77777777" w:rsidR="0030483D" w:rsidRPr="001F42D3" w:rsidRDefault="0030483D" w:rsidP="005C1693">
            <w:pPr>
              <w:pStyle w:val="TableEntry"/>
              <w:rPr>
                <w:szCs w:val="24"/>
              </w:rPr>
            </w:pPr>
            <w:r w:rsidRPr="001F42D3">
              <w:lastRenderedPageBreak/>
              <w:t xml:space="preserve">Rate=programmed rate </w:t>
            </w:r>
          </w:p>
          <w:p w14:paraId="4230A1B3" w14:textId="77777777" w:rsidR="0030483D" w:rsidRPr="001F42D3" w:rsidRDefault="0030483D" w:rsidP="005C1693">
            <w:pPr>
              <w:pStyle w:val="TableEntry"/>
              <w:rPr>
                <w:szCs w:val="24"/>
              </w:rPr>
            </w:pPr>
            <w:r w:rsidRPr="001F42D3">
              <w:t xml:space="preserve">Dose Rate=programmed dose rate </w:t>
            </w:r>
          </w:p>
          <w:p w14:paraId="5EB823DF" w14:textId="77777777" w:rsidR="0030483D" w:rsidRPr="001F42D3" w:rsidRDefault="0030483D" w:rsidP="005C1693">
            <w:pPr>
              <w:pStyle w:val="TableEntry"/>
              <w:rPr>
                <w:szCs w:val="24"/>
              </w:rPr>
            </w:pPr>
            <w:r w:rsidRPr="001F42D3">
              <w:t xml:space="preserve">Volume Programmed= initial volume in syringe </w:t>
            </w:r>
          </w:p>
          <w:p w14:paraId="594505AA" w14:textId="77777777" w:rsidR="0030483D" w:rsidRPr="001F42D3" w:rsidRDefault="0030483D" w:rsidP="005C1693">
            <w:pPr>
              <w:pStyle w:val="TableEntry"/>
              <w:rPr>
                <w:szCs w:val="24"/>
              </w:rPr>
            </w:pPr>
            <w:r w:rsidRPr="001F42D3">
              <w:t xml:space="preserve">Current Segment Volume Delivered=0 </w:t>
            </w:r>
          </w:p>
          <w:p w14:paraId="47F73AED" w14:textId="77777777" w:rsidR="0030483D" w:rsidRPr="001F42D3" w:rsidRDefault="0030483D" w:rsidP="005C1693">
            <w:pPr>
              <w:pStyle w:val="TableEntry"/>
              <w:rPr>
                <w:szCs w:val="24"/>
              </w:rPr>
            </w:pPr>
            <w:r w:rsidRPr="001F42D3">
              <w:t>Cumulative Volume Delivered=0</w:t>
            </w:r>
          </w:p>
          <w:p w14:paraId="729C6CB6" w14:textId="77777777" w:rsidR="0030483D" w:rsidRPr="001F42D3" w:rsidRDefault="0030483D" w:rsidP="005C1693">
            <w:pPr>
              <w:pStyle w:val="TableEntry"/>
              <w:rPr>
                <w:szCs w:val="24"/>
              </w:rPr>
            </w:pPr>
            <w:r w:rsidRPr="001F42D3">
              <w:t xml:space="preserve">Volume Remaining= current volume in syringe </w:t>
            </w:r>
          </w:p>
          <w:p w14:paraId="7603816B" w14:textId="77777777" w:rsidR="0030483D" w:rsidRPr="001F42D3" w:rsidRDefault="0030483D" w:rsidP="005C1693">
            <w:pPr>
              <w:pStyle w:val="TableEntry"/>
              <w:rPr>
                <w:szCs w:val="24"/>
              </w:rPr>
            </w:pPr>
            <w:r w:rsidRPr="001F42D3">
              <w:t>Time Remaining=based upon Volume Remaining and Rate</w:t>
            </w:r>
          </w:p>
          <w:p w14:paraId="7F88D716" w14:textId="77777777" w:rsidR="0030483D" w:rsidRPr="001F42D3" w:rsidRDefault="0030483D" w:rsidP="005C1693">
            <w:pPr>
              <w:pStyle w:val="TableEntry"/>
              <w:rPr>
                <w:b/>
                <w:u w:val="single"/>
              </w:rPr>
            </w:pPr>
          </w:p>
          <w:p w14:paraId="3FB05284" w14:textId="77777777" w:rsidR="0030483D" w:rsidRPr="001F42D3" w:rsidRDefault="0030483D" w:rsidP="005C1693">
            <w:pPr>
              <w:pStyle w:val="TableEntry"/>
            </w:pPr>
            <w:r w:rsidRPr="001F42D3">
              <w:t>Channel Relay State=pump-relay-infusing</w:t>
            </w:r>
          </w:p>
          <w:p w14:paraId="6A5A5E9A" w14:textId="77777777" w:rsidR="0030483D" w:rsidRPr="001F42D3" w:rsidRDefault="0030483D" w:rsidP="005C1693">
            <w:pPr>
              <w:pStyle w:val="TableEntry"/>
              <w:rPr>
                <w:szCs w:val="24"/>
              </w:rPr>
            </w:pPr>
            <w:r w:rsidRPr="001F42D3">
              <w:t>Channel Relay GUID=same guid as previously</w:t>
            </w:r>
          </w:p>
        </w:tc>
        <w:tc>
          <w:tcPr>
            <w:tcW w:w="1980" w:type="dxa"/>
            <w:tcBorders>
              <w:top w:val="single" w:sz="4" w:space="0" w:color="000000"/>
              <w:left w:val="single" w:sz="4" w:space="0" w:color="000000"/>
              <w:bottom w:val="single" w:sz="4" w:space="0" w:color="000000"/>
              <w:right w:val="single" w:sz="4" w:space="0" w:color="000000"/>
            </w:tcBorders>
          </w:tcPr>
          <w:p w14:paraId="27EC332E" w14:textId="77777777" w:rsidR="0030483D" w:rsidRPr="001F42D3" w:rsidRDefault="0030483D" w:rsidP="005C1693">
            <w:pPr>
              <w:pStyle w:val="TableEntry"/>
            </w:pPr>
            <w:r w:rsidRPr="001F42D3">
              <w:lastRenderedPageBreak/>
              <w:t>Pump that started relay</w:t>
            </w:r>
          </w:p>
          <w:p w14:paraId="2B744181" w14:textId="77777777" w:rsidR="0030483D" w:rsidRPr="001F42D3" w:rsidRDefault="0030483D" w:rsidP="005C1693">
            <w:pPr>
              <w:pStyle w:val="TableEntry"/>
            </w:pPr>
          </w:p>
        </w:tc>
      </w:tr>
      <w:tr w:rsidR="0030483D" w:rsidRPr="001F42D3" w14:paraId="718B083C" w14:textId="77777777" w:rsidTr="0030483D">
        <w:trPr>
          <w:gridAfter w:val="1"/>
          <w:wAfter w:w="36" w:type="dxa"/>
          <w:trHeight w:val="2583"/>
        </w:trPr>
        <w:tc>
          <w:tcPr>
            <w:tcW w:w="1525" w:type="dxa"/>
            <w:tcBorders>
              <w:top w:val="single" w:sz="4" w:space="0" w:color="000000"/>
              <w:left w:val="single" w:sz="4" w:space="0" w:color="000000"/>
              <w:bottom w:val="single" w:sz="4" w:space="0" w:color="000000"/>
            </w:tcBorders>
          </w:tcPr>
          <w:p w14:paraId="2DD0EB7D" w14:textId="77777777" w:rsidR="0030483D" w:rsidRPr="005C1693" w:rsidRDefault="0030483D" w:rsidP="005C1693">
            <w:pPr>
              <w:pStyle w:val="TableEntry"/>
              <w:rPr>
                <w:i/>
                <w:iCs/>
              </w:rPr>
            </w:pPr>
            <w:r w:rsidRPr="005C1693">
              <w:rPr>
                <w:i/>
                <w:iCs/>
              </w:rPr>
              <w:t>Channel Relay</w:t>
            </w:r>
          </w:p>
          <w:p w14:paraId="42E6D468" w14:textId="77777777" w:rsidR="0030483D" w:rsidRPr="001F42D3" w:rsidRDefault="0030483D" w:rsidP="005C1693">
            <w:pPr>
              <w:pStyle w:val="TableEntry"/>
            </w:pPr>
          </w:p>
          <w:p w14:paraId="2C6F63E3" w14:textId="77777777" w:rsidR="0030483D" w:rsidRPr="001F42D3" w:rsidRDefault="0030483D" w:rsidP="005C1693">
            <w:pPr>
              <w:pStyle w:val="TableEntry"/>
            </w:pPr>
            <w:r w:rsidRPr="001F42D3">
              <w:t>An Infusion is already started.</w:t>
            </w:r>
          </w:p>
          <w:p w14:paraId="4857C798" w14:textId="77777777" w:rsidR="0030483D" w:rsidRPr="001F42D3" w:rsidRDefault="0030483D" w:rsidP="005C1693">
            <w:pPr>
              <w:pStyle w:val="TableEntry"/>
            </w:pPr>
            <w:r w:rsidRPr="001F42D3">
              <w:t>The Channel Relay is Programmed</w:t>
            </w:r>
          </w:p>
          <w:p w14:paraId="6A90DAAC" w14:textId="77777777" w:rsidR="0030483D" w:rsidRPr="001F42D3" w:rsidRDefault="0030483D" w:rsidP="005C1693">
            <w:pPr>
              <w:pStyle w:val="TableEntry"/>
            </w:pPr>
            <w:r w:rsidRPr="001F42D3">
              <w:t>The Channel Relay Occurs</w:t>
            </w:r>
          </w:p>
          <w:p w14:paraId="5221EB20" w14:textId="77777777" w:rsidR="0030483D" w:rsidRPr="001F42D3" w:rsidRDefault="0030483D" w:rsidP="005C1693">
            <w:pPr>
              <w:pStyle w:val="TableEntry"/>
            </w:pPr>
            <w:r w:rsidRPr="001F42D3">
              <w:rPr>
                <w:b/>
              </w:rPr>
              <w:t xml:space="preserve">End of Channel Relay </w:t>
            </w:r>
          </w:p>
          <w:p w14:paraId="7A460104" w14:textId="77777777" w:rsidR="0030483D" w:rsidRPr="001F42D3" w:rsidRDefault="0030483D" w:rsidP="005C1693">
            <w:pPr>
              <w:pStyle w:val="TableEntry"/>
            </w:pPr>
            <w:r w:rsidRPr="001F42D3">
              <w:t>Broken Relay</w:t>
            </w:r>
          </w:p>
        </w:tc>
        <w:tc>
          <w:tcPr>
            <w:tcW w:w="2430" w:type="dxa"/>
            <w:tcBorders>
              <w:top w:val="single" w:sz="4" w:space="0" w:color="000000"/>
              <w:left w:val="single" w:sz="4" w:space="0" w:color="000000"/>
              <w:bottom w:val="single" w:sz="4" w:space="0" w:color="000000"/>
            </w:tcBorders>
          </w:tcPr>
          <w:p w14:paraId="6AA1E0D9" w14:textId="77777777" w:rsidR="0030483D" w:rsidRPr="001F42D3" w:rsidRDefault="0030483D" w:rsidP="005C1693">
            <w:pPr>
              <w:pStyle w:val="TableEntry"/>
              <w:rPr>
                <w:szCs w:val="24"/>
              </w:rPr>
            </w:pPr>
            <w:r w:rsidRPr="001F42D3">
              <w:t xml:space="preserve">MDC_EVT_PUMP_DELIV_ COMP </w:t>
            </w:r>
          </w:p>
          <w:p w14:paraId="5F3BE256"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1766E09A" w14:textId="77777777" w:rsidR="0030483D" w:rsidRPr="001F42D3" w:rsidRDefault="0030483D" w:rsidP="005C1693">
            <w:pPr>
              <w:pStyle w:val="TableEntry"/>
              <w:rPr>
                <w:szCs w:val="24"/>
              </w:rPr>
            </w:pPr>
            <w:r w:rsidRPr="001F42D3">
              <w:rPr>
                <w:b/>
                <w:u w:val="single"/>
              </w:rPr>
              <w:t xml:space="preserve">Pump Delivery Info Parameters: </w:t>
            </w:r>
          </w:p>
          <w:p w14:paraId="60C321E0" w14:textId="77777777" w:rsidR="0030483D" w:rsidRPr="001F42D3" w:rsidRDefault="0030483D" w:rsidP="005C1693">
            <w:pPr>
              <w:pStyle w:val="TableEntry"/>
              <w:rPr>
                <w:b/>
                <w:u w:val="single"/>
              </w:rPr>
            </w:pPr>
          </w:p>
          <w:p w14:paraId="38F7757A" w14:textId="77777777" w:rsidR="0030483D" w:rsidRPr="001F42D3" w:rsidRDefault="0030483D" w:rsidP="005C1693">
            <w:pPr>
              <w:pStyle w:val="TableEntry"/>
              <w:rPr>
                <w:szCs w:val="24"/>
              </w:rPr>
            </w:pPr>
            <w:r w:rsidRPr="001F42D3">
              <w:t>Infusing Status=</w:t>
            </w:r>
            <w:r w:rsidRPr="001F42D3">
              <w:rPr>
                <w:szCs w:val="24"/>
              </w:rPr>
              <w:t xml:space="preserve"> </w:t>
            </w:r>
            <w:r w:rsidRPr="001F42D3">
              <w:t>pump-status-not-infusing</w:t>
            </w:r>
          </w:p>
          <w:p w14:paraId="0862A0C4" w14:textId="77777777" w:rsidR="0030483D" w:rsidRPr="001F42D3" w:rsidRDefault="0030483D" w:rsidP="005C1693">
            <w:pPr>
              <w:pStyle w:val="TableEntry"/>
              <w:rPr>
                <w:szCs w:val="24"/>
              </w:rPr>
            </w:pPr>
            <w:r w:rsidRPr="001F42D3">
              <w:t xml:space="preserve">Current Pump Fluid Flow=pump reported rate </w:t>
            </w:r>
          </w:p>
          <w:p w14:paraId="4ABE31B4" w14:textId="77777777" w:rsidR="0030483D" w:rsidRPr="001F42D3" w:rsidRDefault="0030483D" w:rsidP="005C1693">
            <w:pPr>
              <w:pStyle w:val="TableEntry"/>
              <w:rPr>
                <w:szCs w:val="24"/>
              </w:rPr>
            </w:pPr>
            <w:r w:rsidRPr="001F42D3">
              <w:t>Pump Active Sources=</w:t>
            </w:r>
            <w:r w:rsidRPr="001F42D3">
              <w:rPr>
                <w:szCs w:val="24"/>
              </w:rPr>
              <w:t xml:space="preserve"> </w:t>
            </w:r>
            <w:r w:rsidRPr="001F42D3">
              <w:t>pump-source-info-primary</w:t>
            </w:r>
          </w:p>
          <w:p w14:paraId="7D85B090" w14:textId="77777777" w:rsidR="0030483D" w:rsidRPr="001F42D3" w:rsidRDefault="0030483D" w:rsidP="005C1693">
            <w:pPr>
              <w:pStyle w:val="TableEntry"/>
            </w:pPr>
          </w:p>
          <w:p w14:paraId="0CD36CEA" w14:textId="77777777" w:rsidR="0030483D" w:rsidRPr="001F42D3" w:rsidRDefault="0030483D" w:rsidP="005C1693">
            <w:pPr>
              <w:pStyle w:val="TableEntry"/>
              <w:rPr>
                <w:szCs w:val="24"/>
              </w:rPr>
            </w:pPr>
            <w:r w:rsidRPr="001F42D3">
              <w:rPr>
                <w:b/>
                <w:u w:val="single"/>
              </w:rPr>
              <w:t xml:space="preserve">Active Source Parameters: </w:t>
            </w:r>
          </w:p>
          <w:p w14:paraId="2606165D" w14:textId="77777777" w:rsidR="0030483D" w:rsidRPr="001F42D3" w:rsidRDefault="0030483D" w:rsidP="005C1693">
            <w:pPr>
              <w:pStyle w:val="TableEntry"/>
              <w:rPr>
                <w:b/>
                <w:u w:val="single"/>
              </w:rPr>
            </w:pPr>
          </w:p>
          <w:p w14:paraId="5294C0F4" w14:textId="77777777" w:rsidR="0030483D" w:rsidRPr="001F42D3" w:rsidRDefault="0030483D" w:rsidP="005C1693">
            <w:pPr>
              <w:pStyle w:val="TableEntry"/>
              <w:rPr>
                <w:szCs w:val="24"/>
              </w:rPr>
            </w:pPr>
            <w:r w:rsidRPr="001F42D3">
              <w:t>Current Delivery Status=</w:t>
            </w:r>
            <w:r w:rsidRPr="001F42D3">
              <w:rPr>
                <w:szCs w:val="24"/>
              </w:rPr>
              <w:t xml:space="preserve"> </w:t>
            </w:r>
            <w:r w:rsidRPr="001F42D3">
              <w:t xml:space="preserve">pump-delivery-status-not-delivering </w:t>
            </w:r>
          </w:p>
          <w:p w14:paraId="2FBB424F" w14:textId="77777777" w:rsidR="0030483D" w:rsidRPr="001F42D3" w:rsidRDefault="0030483D" w:rsidP="005C1693">
            <w:pPr>
              <w:pStyle w:val="TableEntry"/>
              <w:rPr>
                <w:szCs w:val="24"/>
              </w:rPr>
            </w:pPr>
            <w:r w:rsidRPr="001F42D3">
              <w:t xml:space="preserve">Program Delivery Mode=pump-program-delivery-mode-continuous </w:t>
            </w:r>
          </w:p>
          <w:p w14:paraId="3DEB993B" w14:textId="77777777" w:rsidR="0030483D" w:rsidRPr="001F42D3" w:rsidRDefault="0030483D" w:rsidP="005C1693">
            <w:pPr>
              <w:pStyle w:val="TableEntry"/>
              <w:rPr>
                <w:szCs w:val="24"/>
              </w:rPr>
            </w:pPr>
            <w:r w:rsidRPr="001F42D3">
              <w:t xml:space="preserve">Source Channel Label=vendor-specific </w:t>
            </w:r>
          </w:p>
          <w:p w14:paraId="12623FAF" w14:textId="77777777" w:rsidR="0030483D" w:rsidRPr="001F42D3" w:rsidRDefault="0030483D" w:rsidP="005C1693">
            <w:pPr>
              <w:pStyle w:val="TableEntry"/>
              <w:rPr>
                <w:szCs w:val="24"/>
              </w:rPr>
            </w:pPr>
            <w:r w:rsidRPr="001F42D3">
              <w:t xml:space="preserve">Rate=last rate </w:t>
            </w:r>
          </w:p>
          <w:p w14:paraId="5E31C87B" w14:textId="77777777" w:rsidR="0030483D" w:rsidRPr="001F42D3" w:rsidRDefault="0030483D" w:rsidP="005C1693">
            <w:pPr>
              <w:pStyle w:val="TableEntry"/>
              <w:rPr>
                <w:szCs w:val="24"/>
              </w:rPr>
            </w:pPr>
            <w:r w:rsidRPr="001F42D3">
              <w:t xml:space="preserve">Dose Rate=last dose rate </w:t>
            </w:r>
          </w:p>
          <w:p w14:paraId="36E50175" w14:textId="77777777" w:rsidR="0030483D" w:rsidRPr="001F42D3" w:rsidRDefault="0030483D" w:rsidP="005C1693">
            <w:pPr>
              <w:pStyle w:val="TableEntry"/>
              <w:rPr>
                <w:szCs w:val="24"/>
              </w:rPr>
            </w:pPr>
            <w:r w:rsidRPr="001F42D3">
              <w:t>Volume Programmed= initial volume in syringe</w:t>
            </w:r>
          </w:p>
          <w:p w14:paraId="0A75B921" w14:textId="77777777" w:rsidR="0030483D" w:rsidRPr="001F42D3" w:rsidRDefault="0030483D" w:rsidP="005C1693">
            <w:pPr>
              <w:pStyle w:val="TableEntry"/>
              <w:rPr>
                <w:szCs w:val="24"/>
              </w:rPr>
            </w:pPr>
            <w:r w:rsidRPr="001F42D3">
              <w:t xml:space="preserve">Current Segment Volume Delivered= volume programmed </w:t>
            </w:r>
          </w:p>
          <w:p w14:paraId="614BCF5F" w14:textId="77777777" w:rsidR="0030483D" w:rsidRPr="001F42D3" w:rsidRDefault="0030483D" w:rsidP="005C1693">
            <w:pPr>
              <w:pStyle w:val="TableEntry"/>
              <w:rPr>
                <w:szCs w:val="24"/>
              </w:rPr>
            </w:pPr>
            <w:r w:rsidRPr="001F42D3">
              <w:t xml:space="preserve">Cumulative Volume Delivered=volume programmed </w:t>
            </w:r>
          </w:p>
          <w:p w14:paraId="345F6C0B" w14:textId="77777777" w:rsidR="0030483D" w:rsidRPr="001F42D3" w:rsidRDefault="0030483D" w:rsidP="005C1693">
            <w:pPr>
              <w:pStyle w:val="TableEntry"/>
              <w:rPr>
                <w:szCs w:val="24"/>
              </w:rPr>
            </w:pPr>
            <w:r w:rsidRPr="001F42D3">
              <w:t xml:space="preserve">Volume Remaining=0 </w:t>
            </w:r>
          </w:p>
        </w:tc>
        <w:tc>
          <w:tcPr>
            <w:tcW w:w="1980" w:type="dxa"/>
            <w:tcBorders>
              <w:top w:val="single" w:sz="4" w:space="0" w:color="000000"/>
              <w:left w:val="single" w:sz="4" w:space="0" w:color="000000"/>
              <w:bottom w:val="single" w:sz="4" w:space="0" w:color="000000"/>
              <w:right w:val="single" w:sz="4" w:space="0" w:color="000000"/>
            </w:tcBorders>
          </w:tcPr>
          <w:p w14:paraId="4BC0B77D" w14:textId="77777777" w:rsidR="0030483D" w:rsidRPr="001F42D3" w:rsidRDefault="0030483D" w:rsidP="005C1693">
            <w:pPr>
              <w:pStyle w:val="TableEntry"/>
            </w:pPr>
            <w:r w:rsidRPr="001F42D3">
              <w:t>Last Relay pump.</w:t>
            </w:r>
          </w:p>
          <w:p w14:paraId="3B4C19EA" w14:textId="77777777" w:rsidR="0030483D" w:rsidRPr="001F42D3" w:rsidRDefault="0030483D" w:rsidP="005C1693">
            <w:pPr>
              <w:pStyle w:val="TableEntry"/>
            </w:pPr>
            <w:r w:rsidRPr="001F42D3">
              <w:t>No other pump has been programmed for Relay</w:t>
            </w:r>
          </w:p>
        </w:tc>
      </w:tr>
      <w:tr w:rsidR="0030483D" w:rsidRPr="001F42D3" w14:paraId="7B757B86" w14:textId="77777777" w:rsidTr="0030483D">
        <w:trPr>
          <w:gridAfter w:val="1"/>
          <w:wAfter w:w="36" w:type="dxa"/>
          <w:trHeight w:val="2583"/>
        </w:trPr>
        <w:tc>
          <w:tcPr>
            <w:tcW w:w="1525" w:type="dxa"/>
            <w:vMerge w:val="restart"/>
            <w:tcBorders>
              <w:top w:val="single" w:sz="4" w:space="0" w:color="000000"/>
              <w:left w:val="single" w:sz="4" w:space="0" w:color="000000"/>
              <w:bottom w:val="single" w:sz="4" w:space="0" w:color="000000"/>
            </w:tcBorders>
          </w:tcPr>
          <w:p w14:paraId="7DC7EB04" w14:textId="77777777" w:rsidR="0030483D" w:rsidRPr="005C1693" w:rsidRDefault="0030483D" w:rsidP="005C1693">
            <w:pPr>
              <w:pStyle w:val="TableEntry"/>
              <w:rPr>
                <w:i/>
                <w:iCs/>
              </w:rPr>
            </w:pPr>
            <w:r w:rsidRPr="005C1693">
              <w:rPr>
                <w:i/>
                <w:iCs/>
              </w:rPr>
              <w:lastRenderedPageBreak/>
              <w:t>Channel Relay</w:t>
            </w:r>
          </w:p>
          <w:p w14:paraId="798FF727" w14:textId="77777777" w:rsidR="0030483D" w:rsidRPr="001F42D3" w:rsidRDefault="0030483D" w:rsidP="005C1693">
            <w:pPr>
              <w:pStyle w:val="TableEntry"/>
            </w:pPr>
          </w:p>
          <w:p w14:paraId="2309995E" w14:textId="77777777" w:rsidR="0030483D" w:rsidRPr="001F42D3" w:rsidRDefault="0030483D" w:rsidP="005C1693">
            <w:pPr>
              <w:pStyle w:val="TableEntry"/>
            </w:pPr>
            <w:r w:rsidRPr="001F42D3">
              <w:t>An Infusion is already started.</w:t>
            </w:r>
          </w:p>
          <w:p w14:paraId="424D6AEA" w14:textId="77777777" w:rsidR="0030483D" w:rsidRPr="001F42D3" w:rsidRDefault="0030483D" w:rsidP="005C1693">
            <w:pPr>
              <w:pStyle w:val="TableEntry"/>
            </w:pPr>
            <w:r w:rsidRPr="001F42D3">
              <w:t>A Relay is already programmed</w:t>
            </w:r>
          </w:p>
          <w:p w14:paraId="2F0B5C97" w14:textId="77777777" w:rsidR="0030483D" w:rsidRPr="001F42D3" w:rsidRDefault="0030483D" w:rsidP="005C1693">
            <w:pPr>
              <w:pStyle w:val="TableEntry"/>
            </w:pPr>
            <w:r w:rsidRPr="001F42D3">
              <w:rPr>
                <w:b/>
              </w:rPr>
              <w:t>Broken Relay</w:t>
            </w:r>
          </w:p>
          <w:p w14:paraId="61EBCE91" w14:textId="77777777" w:rsidR="0030483D" w:rsidRPr="001F42D3" w:rsidRDefault="0030483D" w:rsidP="005C1693">
            <w:pPr>
              <w:pStyle w:val="TableEntry"/>
              <w:rPr>
                <w:b/>
              </w:rPr>
            </w:pPr>
          </w:p>
          <w:p w14:paraId="2E6075FB" w14:textId="77777777" w:rsidR="0030483D" w:rsidRPr="001F42D3" w:rsidRDefault="0030483D" w:rsidP="005C1693">
            <w:pPr>
              <w:pStyle w:val="TableEntry"/>
            </w:pPr>
            <w:r w:rsidRPr="001F42D3">
              <w:t>Example: The Waiting pump is removed</w:t>
            </w:r>
          </w:p>
        </w:tc>
        <w:tc>
          <w:tcPr>
            <w:tcW w:w="2430" w:type="dxa"/>
            <w:tcBorders>
              <w:top w:val="single" w:sz="4" w:space="0" w:color="000000"/>
              <w:left w:val="single" w:sz="4" w:space="0" w:color="000000"/>
              <w:bottom w:val="single" w:sz="4" w:space="0" w:color="000000"/>
            </w:tcBorders>
          </w:tcPr>
          <w:p w14:paraId="459AE7D7" w14:textId="77777777" w:rsidR="0030483D" w:rsidRPr="001F42D3" w:rsidRDefault="0030483D" w:rsidP="005C1693">
            <w:pPr>
              <w:pStyle w:val="TableEntry"/>
            </w:pPr>
            <w:r w:rsidRPr="001F42D3">
              <w:t>MDC_EVT_PUMP_PROG_RELAY</w:t>
            </w:r>
          </w:p>
          <w:p w14:paraId="62BCEBC9" w14:textId="77777777" w:rsidR="0030483D" w:rsidRPr="001F42D3" w:rsidRDefault="0030483D" w:rsidP="005C1693">
            <w:pPr>
              <w:pStyle w:val="TableEntry"/>
              <w:rPr>
                <w:color w:val="000000"/>
                <w:szCs w:val="18"/>
              </w:rPr>
            </w:pPr>
          </w:p>
        </w:tc>
        <w:tc>
          <w:tcPr>
            <w:tcW w:w="3510" w:type="dxa"/>
            <w:tcBorders>
              <w:top w:val="single" w:sz="4" w:space="0" w:color="000000"/>
              <w:left w:val="single" w:sz="4" w:space="0" w:color="000000"/>
              <w:bottom w:val="single" w:sz="4" w:space="0" w:color="000000"/>
            </w:tcBorders>
          </w:tcPr>
          <w:p w14:paraId="04AE5F35" w14:textId="77777777" w:rsidR="0030483D" w:rsidRPr="005C1693" w:rsidRDefault="0030483D" w:rsidP="005C1693">
            <w:pPr>
              <w:pStyle w:val="TableEntry"/>
              <w:rPr>
                <w:b/>
                <w:bCs/>
                <w:u w:val="single"/>
              </w:rPr>
            </w:pPr>
            <w:r w:rsidRPr="005C1693">
              <w:rPr>
                <w:b/>
                <w:bCs/>
                <w:u w:val="single"/>
              </w:rPr>
              <w:t xml:space="preserve">Pump Delivery Info Parameters: </w:t>
            </w:r>
          </w:p>
          <w:p w14:paraId="308717EC" w14:textId="77777777" w:rsidR="0030483D" w:rsidRPr="005C1693" w:rsidRDefault="0030483D" w:rsidP="005C1693">
            <w:pPr>
              <w:pStyle w:val="TableEntry"/>
              <w:rPr>
                <w:rFonts w:eastAsia="Arial"/>
              </w:rPr>
            </w:pPr>
          </w:p>
          <w:p w14:paraId="49AD7DE5" w14:textId="77777777" w:rsidR="0030483D" w:rsidRPr="001F42D3" w:rsidRDefault="0030483D" w:rsidP="005C1693">
            <w:pPr>
              <w:pStyle w:val="TableEntry"/>
            </w:pPr>
            <w:r w:rsidRPr="001F42D3">
              <w:t xml:space="preserve">Infusing Status=pump-status-infusing </w:t>
            </w:r>
          </w:p>
          <w:p w14:paraId="1FC386C5" w14:textId="77777777" w:rsidR="0030483D" w:rsidRPr="001F42D3" w:rsidRDefault="0030483D" w:rsidP="005C1693">
            <w:pPr>
              <w:pStyle w:val="TableEntry"/>
            </w:pPr>
            <w:r w:rsidRPr="001F42D3">
              <w:t xml:space="preserve">Current Pump Fluid Flow=current rate </w:t>
            </w:r>
          </w:p>
          <w:p w14:paraId="2B15FF78" w14:textId="77777777" w:rsidR="0030483D" w:rsidRPr="001F42D3" w:rsidRDefault="0030483D" w:rsidP="005C1693">
            <w:pPr>
              <w:pStyle w:val="TableEntry"/>
            </w:pPr>
            <w:r w:rsidRPr="001F42D3">
              <w:t>Pump Active Sources= pump-source-info-primary</w:t>
            </w:r>
          </w:p>
          <w:p w14:paraId="05F67883" w14:textId="77777777" w:rsidR="0030483D" w:rsidRPr="001F42D3" w:rsidRDefault="0030483D" w:rsidP="005C1693">
            <w:pPr>
              <w:pStyle w:val="TableEntry"/>
            </w:pPr>
          </w:p>
          <w:p w14:paraId="5B79EBDE" w14:textId="77777777" w:rsidR="0030483D" w:rsidRPr="001F42D3" w:rsidRDefault="0030483D" w:rsidP="005C1693">
            <w:pPr>
              <w:pStyle w:val="TableEntry"/>
            </w:pPr>
            <w:r w:rsidRPr="001F42D3">
              <w:rPr>
                <w:b/>
                <w:u w:val="single"/>
              </w:rPr>
              <w:t xml:space="preserve">Active Source Parameters: </w:t>
            </w:r>
          </w:p>
          <w:p w14:paraId="6F5A78EA" w14:textId="77777777" w:rsidR="0030483D" w:rsidRPr="005C1693" w:rsidRDefault="0030483D" w:rsidP="005C1693">
            <w:pPr>
              <w:pStyle w:val="TableEntry"/>
              <w:rPr>
                <w:rFonts w:eastAsia="Arial"/>
              </w:rPr>
            </w:pPr>
          </w:p>
          <w:p w14:paraId="7CDD9DF8" w14:textId="77777777" w:rsidR="0030483D" w:rsidRPr="001F42D3" w:rsidRDefault="0030483D" w:rsidP="005C1693">
            <w:pPr>
              <w:pStyle w:val="TableEntry"/>
            </w:pPr>
            <w:r w:rsidRPr="001F42D3">
              <w:t xml:space="preserve">Current Delivery Status=pump-delivery-status-delivering </w:t>
            </w:r>
          </w:p>
          <w:p w14:paraId="5D0221C3" w14:textId="77777777" w:rsidR="0030483D" w:rsidRPr="001F42D3" w:rsidRDefault="0030483D" w:rsidP="005C1693">
            <w:pPr>
              <w:pStyle w:val="TableEntry"/>
            </w:pPr>
            <w:r w:rsidRPr="001F42D3">
              <w:t xml:space="preserve">Program Delivery Mode=pump-program-delivery-mode-continuous </w:t>
            </w:r>
          </w:p>
          <w:p w14:paraId="35D61A9F" w14:textId="77777777" w:rsidR="0030483D" w:rsidRPr="001F42D3" w:rsidRDefault="0030483D" w:rsidP="005C1693">
            <w:pPr>
              <w:pStyle w:val="TableEntry"/>
            </w:pPr>
            <w:r w:rsidRPr="001F42D3">
              <w:t xml:space="preserve">Source Channel Label=vendor-specific </w:t>
            </w:r>
          </w:p>
          <w:p w14:paraId="71C80500" w14:textId="77777777" w:rsidR="0030483D" w:rsidRPr="001F42D3" w:rsidRDefault="0030483D" w:rsidP="005C1693">
            <w:pPr>
              <w:pStyle w:val="TableEntry"/>
            </w:pPr>
            <w:r w:rsidRPr="001F42D3">
              <w:t xml:space="preserve">Rate=current rate </w:t>
            </w:r>
          </w:p>
          <w:p w14:paraId="2174B688" w14:textId="77777777" w:rsidR="0030483D" w:rsidRPr="001F42D3" w:rsidRDefault="0030483D" w:rsidP="005C1693">
            <w:pPr>
              <w:pStyle w:val="TableEntry"/>
            </w:pPr>
            <w:r w:rsidRPr="001F42D3">
              <w:t xml:space="preserve">Dose Rate=current dose rate </w:t>
            </w:r>
          </w:p>
          <w:p w14:paraId="158B37AE" w14:textId="77777777" w:rsidR="0030483D" w:rsidRPr="001F42D3" w:rsidRDefault="0030483D" w:rsidP="005C1693">
            <w:pPr>
              <w:pStyle w:val="TableEntry"/>
            </w:pPr>
            <w:r w:rsidRPr="001F42D3">
              <w:t>Volume Programmed= initial volume in syringe</w:t>
            </w:r>
          </w:p>
          <w:p w14:paraId="18E3D180" w14:textId="77777777" w:rsidR="0030483D" w:rsidRPr="001F42D3" w:rsidRDefault="0030483D" w:rsidP="005C1693">
            <w:pPr>
              <w:pStyle w:val="TableEntry"/>
              <w:rPr>
                <w:szCs w:val="24"/>
              </w:rPr>
            </w:pPr>
            <w:r w:rsidRPr="001F42D3">
              <w:t xml:space="preserve">Current Segment Volume Delivered=volume delivered since last DELIV_START </w:t>
            </w:r>
          </w:p>
          <w:p w14:paraId="76E8D352" w14:textId="77777777" w:rsidR="0030483D" w:rsidRPr="001F42D3" w:rsidRDefault="0030483D" w:rsidP="005C1693">
            <w:pPr>
              <w:pStyle w:val="TableEntry"/>
              <w:rPr>
                <w:szCs w:val="24"/>
              </w:rPr>
            </w:pPr>
            <w:r w:rsidRPr="001F42D3">
              <w:t xml:space="preserve">Cumulative Volume Delivered=sum of “Current Segment Volume Delivered” values across all segments for the delivery, including the current one </w:t>
            </w:r>
          </w:p>
          <w:p w14:paraId="5CFFD6FD" w14:textId="77777777" w:rsidR="0030483D" w:rsidRPr="001F42D3" w:rsidRDefault="0030483D" w:rsidP="005C1693">
            <w:pPr>
              <w:pStyle w:val="TableEntry"/>
            </w:pPr>
            <w:r w:rsidRPr="001F42D3">
              <w:t xml:space="preserve">Volume Remaining=current volume in syringe </w:t>
            </w:r>
          </w:p>
          <w:p w14:paraId="5DE79ED2" w14:textId="77777777" w:rsidR="0030483D" w:rsidRPr="001F42D3" w:rsidRDefault="0030483D" w:rsidP="005C1693">
            <w:pPr>
              <w:pStyle w:val="TableEntry"/>
            </w:pPr>
            <w:r w:rsidRPr="001F42D3">
              <w:t>Time Remaining=based upon Volume Remaining and Rate</w:t>
            </w:r>
          </w:p>
          <w:p w14:paraId="19C4C23F" w14:textId="77777777" w:rsidR="0030483D" w:rsidRPr="001F42D3" w:rsidRDefault="0030483D" w:rsidP="005C1693">
            <w:pPr>
              <w:pStyle w:val="TableEntry"/>
            </w:pPr>
          </w:p>
          <w:p w14:paraId="2C5CAA34" w14:textId="77777777" w:rsidR="0030483D" w:rsidRPr="001F42D3" w:rsidRDefault="0030483D" w:rsidP="005C1693">
            <w:pPr>
              <w:pStyle w:val="TableEntry"/>
            </w:pPr>
            <w:r w:rsidRPr="001F42D3">
              <w:t>Channel Relay State=pump-relay-none</w:t>
            </w:r>
          </w:p>
        </w:tc>
        <w:tc>
          <w:tcPr>
            <w:tcW w:w="1980" w:type="dxa"/>
            <w:tcBorders>
              <w:top w:val="single" w:sz="4" w:space="0" w:color="000000"/>
              <w:left w:val="single" w:sz="4" w:space="0" w:color="000000"/>
              <w:bottom w:val="single" w:sz="4" w:space="0" w:color="000000"/>
              <w:right w:val="single" w:sz="4" w:space="0" w:color="000000"/>
            </w:tcBorders>
          </w:tcPr>
          <w:p w14:paraId="79FA5305" w14:textId="77777777" w:rsidR="0030483D" w:rsidRPr="001F42D3" w:rsidRDefault="0030483D" w:rsidP="005C1693">
            <w:pPr>
              <w:pStyle w:val="TableEntry"/>
            </w:pPr>
            <w:r w:rsidRPr="001F42D3">
              <w:t>Infusing Pump</w:t>
            </w:r>
          </w:p>
          <w:p w14:paraId="134FE79F" w14:textId="77777777" w:rsidR="0030483D" w:rsidRPr="001F42D3" w:rsidRDefault="0030483D" w:rsidP="005C1693">
            <w:pPr>
              <w:pStyle w:val="TableEntry"/>
              <w:rPr>
                <w:color w:val="000000"/>
                <w:szCs w:val="18"/>
              </w:rPr>
            </w:pPr>
          </w:p>
        </w:tc>
      </w:tr>
      <w:tr w:rsidR="0030483D" w:rsidRPr="001F42D3" w14:paraId="08A8E408" w14:textId="77777777" w:rsidTr="0030483D">
        <w:trPr>
          <w:gridAfter w:val="1"/>
          <w:wAfter w:w="36" w:type="dxa"/>
          <w:trHeight w:val="959"/>
        </w:trPr>
        <w:tc>
          <w:tcPr>
            <w:tcW w:w="1525" w:type="dxa"/>
            <w:vMerge/>
            <w:tcBorders>
              <w:top w:val="single" w:sz="4" w:space="0" w:color="000000"/>
              <w:left w:val="single" w:sz="4" w:space="0" w:color="000000"/>
              <w:bottom w:val="single" w:sz="4" w:space="0" w:color="000000"/>
            </w:tcBorders>
          </w:tcPr>
          <w:p w14:paraId="6510CFCB" w14:textId="77777777" w:rsidR="0030483D" w:rsidRPr="001F42D3" w:rsidRDefault="0030483D" w:rsidP="00ED05CE">
            <w:pPr>
              <w:widowControl w:val="0"/>
              <w:pBdr>
                <w:top w:val="nil"/>
                <w:left w:val="nil"/>
                <w:bottom w:val="nil"/>
                <w:right w:val="nil"/>
                <w:between w:val="nil"/>
              </w:pBdr>
              <w:spacing w:before="0"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5100925C" w14:textId="77777777" w:rsidR="0030483D" w:rsidRPr="001F42D3" w:rsidRDefault="0030483D" w:rsidP="005C1693">
            <w:pPr>
              <w:pStyle w:val="TableEntry"/>
            </w:pPr>
            <w:r w:rsidRPr="001F42D3">
              <w:t>MDC_EVT_COMM_STATUS_CHANGE</w:t>
            </w:r>
          </w:p>
        </w:tc>
        <w:tc>
          <w:tcPr>
            <w:tcW w:w="3510" w:type="dxa"/>
            <w:tcBorders>
              <w:top w:val="single" w:sz="4" w:space="0" w:color="000000"/>
              <w:left w:val="single" w:sz="4" w:space="0" w:color="000000"/>
              <w:bottom w:val="single" w:sz="4" w:space="0" w:color="000000"/>
            </w:tcBorders>
          </w:tcPr>
          <w:p w14:paraId="1DFBB7AE" w14:textId="77777777" w:rsidR="0030483D" w:rsidRPr="001F42D3" w:rsidRDefault="0030483D" w:rsidP="005C1693">
            <w:pPr>
              <w:pStyle w:val="TableEntry"/>
            </w:pPr>
            <w:r w:rsidRPr="001F42D3">
              <w:t>Communication status=comm-status-offline</w:t>
            </w:r>
          </w:p>
          <w:p w14:paraId="5CC24309" w14:textId="77777777" w:rsidR="0030483D" w:rsidRPr="001F42D3" w:rsidRDefault="0030483D" w:rsidP="005C1693">
            <w:pPr>
              <w:pStyle w:val="TableEntry"/>
              <w:rPr>
                <w:b/>
                <w:u w:val="single"/>
              </w:rPr>
            </w:pPr>
          </w:p>
          <w:p w14:paraId="23928C49" w14:textId="77777777" w:rsidR="0030483D" w:rsidRPr="001F42D3" w:rsidRDefault="0030483D" w:rsidP="005C1693">
            <w:pPr>
              <w:pStyle w:val="TableEntry"/>
            </w:pPr>
            <w:r w:rsidRPr="001F42D3">
              <w:t>Channel Relay State=pump-relay-none</w:t>
            </w:r>
          </w:p>
        </w:tc>
        <w:tc>
          <w:tcPr>
            <w:tcW w:w="1980" w:type="dxa"/>
            <w:tcBorders>
              <w:top w:val="single" w:sz="4" w:space="0" w:color="000000"/>
              <w:left w:val="single" w:sz="4" w:space="0" w:color="000000"/>
              <w:bottom w:val="single" w:sz="4" w:space="0" w:color="000000"/>
              <w:right w:val="single" w:sz="4" w:space="0" w:color="000000"/>
            </w:tcBorders>
          </w:tcPr>
          <w:p w14:paraId="481C8218" w14:textId="77777777" w:rsidR="0030483D" w:rsidRPr="001F42D3" w:rsidRDefault="0030483D" w:rsidP="005C1693">
            <w:pPr>
              <w:pStyle w:val="TableEntry"/>
            </w:pPr>
            <w:r w:rsidRPr="001F42D3">
              <w:t>Waiting Pump</w:t>
            </w:r>
          </w:p>
          <w:p w14:paraId="08B7A7B1" w14:textId="77777777" w:rsidR="0030483D" w:rsidRPr="001F42D3" w:rsidRDefault="0030483D" w:rsidP="005C1693">
            <w:pPr>
              <w:pStyle w:val="TableEntry"/>
            </w:pPr>
          </w:p>
        </w:tc>
      </w:tr>
      <w:bookmarkEnd w:id="2255"/>
      <w:bookmarkEnd w:id="2256"/>
    </w:tbl>
    <w:p w14:paraId="670C7B04" w14:textId="77777777" w:rsidR="00621E63" w:rsidRPr="001F42D3" w:rsidRDefault="00621E63" w:rsidP="00B34AEB">
      <w:pPr>
        <w:pStyle w:val="BodyText"/>
      </w:pPr>
    </w:p>
    <w:p w14:paraId="28D1FFFC" w14:textId="69B44425" w:rsidR="008630D6" w:rsidRPr="001F42D3" w:rsidRDefault="00726697" w:rsidP="00B34AEB">
      <w:pPr>
        <w:pStyle w:val="Heading4"/>
        <w:numPr>
          <w:ilvl w:val="0"/>
          <w:numId w:val="0"/>
        </w:numPr>
        <w:rPr>
          <w:noProof w:val="0"/>
        </w:rPr>
      </w:pPr>
      <w:bookmarkStart w:id="2257" w:name="OLE_LINK39"/>
      <w:bookmarkStart w:id="2258" w:name="OLE_LINK40"/>
      <w:bookmarkStart w:id="2259" w:name="_Toc214889857"/>
      <w:r w:rsidRPr="001F42D3">
        <w:rPr>
          <w:noProof w:val="0"/>
        </w:rPr>
        <w:t>M</w:t>
      </w:r>
      <w:r w:rsidR="008630D6" w:rsidRPr="001F42D3">
        <w:rPr>
          <w:noProof w:val="0"/>
        </w:rPr>
        <w:t>.1.2.2 Infusion Event Sample Message</w:t>
      </w:r>
      <w:bookmarkEnd w:id="2253"/>
      <w:bookmarkEnd w:id="2254"/>
      <w:bookmarkEnd w:id="2259"/>
    </w:p>
    <w:bookmarkEnd w:id="2257"/>
    <w:bookmarkEnd w:id="2258"/>
    <w:p w14:paraId="1B562A36" w14:textId="77777777" w:rsidR="008630D6" w:rsidRPr="001F42D3" w:rsidRDefault="008630D6" w:rsidP="008630D6">
      <w:pPr>
        <w:pStyle w:val="BodyText"/>
        <w:rPr>
          <w:b/>
          <w:sz w:val="28"/>
          <w:szCs w:val="28"/>
        </w:rPr>
      </w:pPr>
      <w:r w:rsidRPr="001F42D3">
        <w:rPr>
          <w:b/>
          <w:sz w:val="28"/>
          <w:szCs w:val="28"/>
        </w:rPr>
        <w:t>Delivery Start Event</w:t>
      </w:r>
    </w:p>
    <w:p w14:paraId="7188C1F7" w14:textId="77777777" w:rsidR="008630D6" w:rsidRPr="001F42D3" w:rsidRDefault="008630D6" w:rsidP="005B0C7C">
      <w:pPr>
        <w:pStyle w:val="BodyText"/>
      </w:pPr>
    </w:p>
    <w:p w14:paraId="3B566F0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MSH|^~\&amp;|DEVICE_PUMPVENDOR^9999990000000000^EUI-64|PUMPVENDOR|DOC_VENDOR|DOC_VENDOR|20250515202812+0000||ORU^R42^ORU_R01|980|P|2.6|||AL|NE||UNICODE UTF-8|en^English^ISO639||IHE_PCD_010^IHE PCD^1.3.6.1.4.1.19376.1.6.4.10^ISO</w:t>
      </w:r>
    </w:p>
    <w:p w14:paraId="7DEE2D3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lastRenderedPageBreak/>
        <w:t>PID|||2010005^^^ICUPGI24^U||Doe^Baby^^^^^L|Smith^^^^^^L|20220702|F|||100 Main St^^Irving^TX^75063^^M</w:t>
      </w:r>
    </w:p>
    <w:p w14:paraId="354A8B3A"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PV1||I|Newborn Nursery^^</w:t>
      </w:r>
    </w:p>
    <w:p w14:paraId="07CBF289"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OBR|1|2012061^Pump Model^9999990000000000^EUI-64|2012061^Pump Model^9999990000000000^EUI-64|DOPamine^DOPamine|||20250515202812+0000</w:t>
      </w:r>
    </w:p>
    <w:p w14:paraId="362429AB"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OBX|1||70053^MDC_DEV_PUMP_INFUS_SYRINGE_MDS^MDC|1.0.0.0|||||||X|||||||2012061^Pump Model^9999990000000000^EUI-64</w:t>
      </w:r>
    </w:p>
    <w:p w14:paraId="245F4BEE"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OBX|2|ST|67880^MDC_ATTR_ID_MODEL^MDC|1.0.0.1|manufacturer="PumpVendor" model="Pump Model"||||||R|||20250515202812+0000|||||20250515202812+0000</w:t>
      </w:r>
    </w:p>
    <w:p w14:paraId="76F0B5E3"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OBX|3|CWE|67972^MDC_ATTR_SYS_ID^MDC|1.0.0.2|2012061^9999990000000000^EUI-64||||||R|||20250515202812+0000|||||20250515202812+0000</w:t>
      </w:r>
    </w:p>
    <w:p w14:paraId="0B7EA9CC"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OBX|4||70054^MDC_DEV_PUMP_INFUS_SYRINGE_VMD^MDC|1.1.0.0|||||||X|||||||2012061^Pump Model^9999990000000000^EUI-64</w:t>
      </w:r>
    </w:p>
    <w:p w14:paraId="1544B2FB"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OBX|5|CWE|68487^MDC_ATTR_EVT_COND^MDC|1.1.0.1|197288^MDC_EVT_PUMP_DELIV_START^MDC||||||R|||20250515202812+0000|||||20250515202812+0000</w:t>
      </w:r>
    </w:p>
    <w:p w14:paraId="0792FFAF"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OBX|6|ST|68488^MDC_ATTR_EVT_SOURCE^MDC|1.1.0.2|70071^MDC_DEV_PUMP_INFUSATE_SOURCE_PRIMARY_CHAN^MDC||||||R|||20250515202812+0000|||||20250515202812+0000</w:t>
      </w:r>
    </w:p>
    <w:p w14:paraId="2D678E6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OBX|7||70067^MDC_DEV_PUMP_DELIVERY_INFO^MDC|1.1.1.0|||||||X</w:t>
      </w:r>
    </w:p>
    <w:p w14:paraId="78CED73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OBX|8|CWE|184519^MDC_PUMP_INFUSING_STATUS^MDC|1.1.1.1|^pump-status-infusing||||||R|||20250515202812+0000|||||20250515202812+0000</w:t>
      </w:r>
    </w:p>
    <w:p w14:paraId="3224267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OBX|9|CWE|158015^MDC_PUMP_ENABLED_SOURCES^MDC|1.1.1.2|^pump-source-info-primary||||||R|||20250515202812+0000|||||20250515202812+0000</w:t>
      </w:r>
    </w:p>
    <w:p w14:paraId="2FE54F78"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OBX|10|CWE|158016^MDC_PUMP_ACTIVE_SOURCES^MDC|1.1.1.3|^pump-source-info-primary||||||R|||20250515202812+0000|||||20250515202812+0000</w:t>
      </w:r>
    </w:p>
    <w:p w14:paraId="0B268211"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OBX|11|NM|157784^MDC_FLOW_FLUID_PUMP^MDC|1.1.1.4|0.7500|265266^MDC_DIM_MILLI_L_PER_HR^MDC^mL/h^mL/h^UCUM|||||R|||20250515202812+0000|||||20250515202812+0000</w:t>
      </w:r>
    </w:p>
    <w:p w14:paraId="5F5886F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OBX|12|NM|158080^MDC_VOL_FLUID_DELIV_PUMP_TOTAL^MDC|1.1.1.5|0.0000|263762^MDC_DIM_MILLI_L^MDC^mL^mL^UCUM|||||R|||20250515202812+0000|||||20250515202812+0000</w:t>
      </w:r>
    </w:p>
    <w:p w14:paraId="623F7651"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OBX|13||70071^MDC_DEV_PUMP_INFUSATE_SOURCE_PRIMARY_CHAN^MDC|1.1.2.0|||||||X</w:t>
      </w:r>
    </w:p>
    <w:p w14:paraId="37AAFC89"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OBX|14|CWE|158005^MDC_PUMP_CURRENT_DELIVERY_STATUS^MDC|1.1.2.1|^pump-delivery-status-delivering||||||R|||20250515202812+0000|||||20250515202812+0000</w:t>
      </w:r>
    </w:p>
    <w:p w14:paraId="35A6D7F5"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OBX|15|CWE|158008^MDC_PUMP_PROGRAM_DELIVERY_MODE^MDC|1.1.2.2|^pump-program-delivery-mode-continuous||||||R|||20250515202812+0000|||||20250515202812+0000</w:t>
      </w:r>
    </w:p>
    <w:p w14:paraId="5CB790B8"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OBX|16|CWE|158009^MDC_PUMP_PROGRAM_STATUS^MDC|1.1.2.3|^pump-program-status-active||||||R|||20250515202812+0000|||||20250515202812+0000</w:t>
      </w:r>
    </w:p>
    <w:p w14:paraId="0937BDF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OBX|17|CWE|158007^MDC_PUMP_PROGRAM_COMPLETION_MODE^MDC|1.1.2.4|^pump-program-completion-mode-stop||||||R|||20250515202812+0000|||||20250515202812+0000</w:t>
      </w:r>
    </w:p>
    <w:p w14:paraId="3A7F350C"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OBX|18|ST|158012^MDC_PUMP_SOURCE_CHANNEL_LABEL^MDC|1.1.2.5|Primary||||||R|||20250515202812+0000|||||20250515202812+0000</w:t>
      </w:r>
    </w:p>
    <w:p w14:paraId="3D22ED6B"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lastRenderedPageBreak/>
        <w:t>OBX|19|NM|157993^MDC_VOL_FLUID_DELIV_TOTAL^MDC|1.1.2.6|0.0000|263762^MDC_DIM_MILLI_L^MDC^mL^mL^UCUM|||||R|||20250515202812+0000|||||20250515202812+0000</w:t>
      </w:r>
    </w:p>
    <w:p w14:paraId="7FFAF67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OBX|20|ST|184516^MDC_PUMP_DRUG_LIBRARY_CARE_AREA^MDC|1.1.2.7|Connectathon||||||R|||20250515202800+0000|||||20250515202800+0000</w:t>
      </w:r>
    </w:p>
    <w:p w14:paraId="59CE0FD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OBX|21|ST|184514^MDC_DRUG_NAME_LABEL^MDC|1.1.2.8|DOPamine||||||R|||20250515202800+0000|||||20250515202800+0000</w:t>
      </w:r>
    </w:p>
    <w:p w14:paraId="5142986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OBX|22|NM|157760^MDC_CONC_DRUG^MDC|1.1.2.9|1.6000|264306^MDC_DIM_MILLI_G_PER_ML^MDC^mg/mL^mg/mL^UCUM|||||R|||20250515202811+0000|||||20250515202811+0000</w:t>
      </w:r>
    </w:p>
    <w:p w14:paraId="02DE67F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OBX|23|NM|68063^MDC_ATTR_PT_WEIGHT^MDC|1.1.2.10|4.0000|263875^MDC_DIM_KILO_G^MDC^kg^kg^UCUM|||||R|||20250515202811+0000|||||20250515202811+0000</w:t>
      </w:r>
    </w:p>
    <w:p w14:paraId="29472475"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OBX|24|NM|158084^MDC_VOL_FLUID_DELIV_METHOD_TOTAL^MDC|1.1.2.11|0.0000|263762^MDC_DIM_MILLI_L^MDC^mL^mL^UCUM|||||R|||20250515202812+0000|||||20250515202812+0000</w:t>
      </w:r>
    </w:p>
    <w:p w14:paraId="294E590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OBX|25|NM|157924^MDC_RATE_DOSE^MDC|1.1.2.12|5.0000|265619^MDC_DIM_MICRO_G_PER_KG_PER_MIN^MDC^ug/kg/min^ug/kg/min^UCUM|||||R|||20250515202812+0000|||||20250515202812+0000</w:t>
      </w:r>
    </w:p>
    <w:p w14:paraId="3DBB093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OBX|26|NM|16935000^MDC_FLOW_FLUID_PUMP_SETTING^MDC|1.1.2.13|0.7500|265266^MDC_DIM_MILLI_L_PER_HR^MDC^mL/h^mL/h^UCUM|||||R|||20250515202812+0000|||||20250515202812+0000</w:t>
      </w:r>
    </w:p>
    <w:p w14:paraId="4B5D2D04"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OBX|27|NM|157997^MDC_TIME_PD_REMAIN_CONTAINER^MDC|1.1.2.14|41386|264320^MDC_DIM_X_SEC^MDC^s^s^UCUM|||||R|||20250515202812+0000|||||20250515202812+0000</w:t>
      </w:r>
    </w:p>
    <w:p w14:paraId="5094C878"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OBX|28||70091^MDC_DEV_PUMP_SYRINGE_INFO^MDC|1.1.7.0|||||||X</w:t>
      </w:r>
    </w:p>
    <w:p w14:paraId="76DB9183"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OBX|29|ST|184476^MDC_SYRINGE_TYPE^MDC|1.1.7.1|B-D 10||||||R|||20250515202811+0000|||||20250515202811+0000</w:t>
      </w:r>
    </w:p>
    <w:p w14:paraId="606A3A5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OBX|30|ST|184488^MDC_SYRINGE_MANUFACTURER^MDC|1.1.7.2|B-D||||||R|||20250515202811+0000|||||20250515202811+0000</w:t>
      </w:r>
    </w:p>
    <w:p w14:paraId="664CD6DF"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OBX|31|NM|157880^MDC_VOL_SYRINGE^MDC|1.1.7.3|10|263762^MDC_DIM_MILLI_L^MDC^mL^mL^UCUM|||||R|||20250515202811+0000|||||20250515202811+0000</w:t>
      </w:r>
    </w:p>
    <w:sdt>
      <w:sdtPr>
        <w:tag w:val="goog_rdk_181"/>
        <w:id w:val="946286119"/>
      </w:sdtPr>
      <w:sdtContent>
        <w:p w14:paraId="385E39A6" w14:textId="6D23C85F" w:rsidR="005C401E" w:rsidRPr="001F42D3" w:rsidRDefault="00D14684" w:rsidP="005C401E">
          <w:pPr>
            <w:ind w:hanging="2"/>
            <w:rPr>
              <w:rStyle w:val="ExampleInline"/>
            </w:rPr>
          </w:pPr>
          <w:r>
            <w:rPr>
              <w:rFonts w:ascii="Courier New" w:eastAsia="Courier New" w:hAnsi="Courier New" w:cs="Courier New"/>
              <w:sz w:val="20"/>
            </w:rPr>
            <w:t>OBX|32|NM|157984^MDC_VOL_SYRINGE_REMAIN^MDC|1.1.7.4|8.6220|263762^MDC_DIM_MILLI_L^MDC^mL^mL^UCUM|||||R|||20250515202812+0000|||||20250515202812+0000</w:t>
          </w:r>
          <w:sdt>
            <w:sdtPr>
              <w:tag w:val="goog_rdk_179"/>
              <w:id w:val="1924002452"/>
            </w:sdtPr>
            <w:sdtContent>
              <w:sdt>
                <w:sdtPr>
                  <w:tag w:val="goog_rdk_180"/>
                  <w:id w:val="2066575753"/>
                </w:sdtPr>
                <w:sdtContent/>
              </w:sdt>
            </w:sdtContent>
          </w:sdt>
        </w:p>
      </w:sdtContent>
    </w:sdt>
    <w:p w14:paraId="679B70D5" w14:textId="3B237C56" w:rsidR="00D06FBB" w:rsidRDefault="005C401E" w:rsidP="005C1693">
      <w:pPr>
        <w:pStyle w:val="BodyText"/>
        <w:rPr>
          <w:ins w:id="2260" w:author="Kurt Elliason" w:date="2025-11-24T14:55:00Z" w16du:dateUtc="2025-11-24T20:55:00Z"/>
          <w:lang w:bidi="hi-IN"/>
        </w:rPr>
      </w:pPr>
      <w:r w:rsidRPr="001F42D3">
        <w:rPr>
          <w:lang w:bidi="hi-IN"/>
        </w:rPr>
        <w:t> </w:t>
      </w:r>
    </w:p>
    <w:p w14:paraId="5B65D3CB" w14:textId="77777777" w:rsidR="00D06FBB" w:rsidRDefault="00D06FBB">
      <w:pPr>
        <w:spacing w:before="0"/>
        <w:rPr>
          <w:ins w:id="2261" w:author="Kurt Elliason" w:date="2025-11-24T14:55:00Z" w16du:dateUtc="2025-11-24T20:55:00Z"/>
          <w:lang w:bidi="hi-IN"/>
        </w:rPr>
      </w:pPr>
      <w:ins w:id="2262" w:author="Kurt Elliason" w:date="2025-11-24T14:55:00Z" w16du:dateUtc="2025-11-24T20:55:00Z">
        <w:r>
          <w:rPr>
            <w:lang w:bidi="hi-IN"/>
          </w:rPr>
          <w:br w:type="page"/>
        </w:r>
      </w:ins>
    </w:p>
    <w:p w14:paraId="5BD951C9" w14:textId="77777777" w:rsidR="005C401E" w:rsidRPr="001F42D3" w:rsidRDefault="005C401E" w:rsidP="005C1693">
      <w:pPr>
        <w:pStyle w:val="BodyText"/>
        <w:rPr>
          <w:lang w:bidi="hi-IN"/>
        </w:rPr>
      </w:pPr>
    </w:p>
    <w:p w14:paraId="5F0E821C" w14:textId="3D991195" w:rsidR="00F77A73" w:rsidRPr="001F42D3" w:rsidRDefault="00F77A73" w:rsidP="00F77A73">
      <w:pPr>
        <w:pStyle w:val="Heading4"/>
        <w:numPr>
          <w:ilvl w:val="0"/>
          <w:numId w:val="0"/>
        </w:numPr>
        <w:rPr>
          <w:noProof w:val="0"/>
        </w:rPr>
      </w:pPr>
      <w:bookmarkStart w:id="2263" w:name="_Hlk100405278"/>
      <w:bookmarkStart w:id="2264" w:name="OLE_LINK45"/>
      <w:bookmarkStart w:id="2265" w:name="_Toc214889858"/>
      <w:r w:rsidRPr="001F42D3">
        <w:rPr>
          <w:noProof w:val="0"/>
        </w:rPr>
        <w:t>M.1.2.3 Definition of Pillar/Rack/Slot topology</w:t>
      </w:r>
      <w:bookmarkEnd w:id="2265"/>
    </w:p>
    <w:bookmarkEnd w:id="2263"/>
    <w:bookmarkEnd w:id="2264"/>
    <w:p w14:paraId="0EF6EABB" w14:textId="712AC5F6" w:rsidR="00F77A73" w:rsidRPr="001F42D3" w:rsidRDefault="00F77A73" w:rsidP="00C65B36">
      <w:pPr>
        <w:pStyle w:val="BodyText"/>
        <w:rPr>
          <w:lang w:bidi="hi-IN"/>
        </w:rPr>
      </w:pPr>
      <w:r w:rsidRPr="001F42D3">
        <w:rPr>
          <w:lang w:bidi="hi-IN"/>
        </w:rPr>
        <w:t>A pump can be inserted into exactly one Slot within one Rack contained within one Pillar.</w:t>
      </w:r>
    </w:p>
    <w:p w14:paraId="10F94F41" w14:textId="77777777" w:rsidR="00C06E1E" w:rsidRPr="001F42D3" w:rsidRDefault="00C06E1E" w:rsidP="00C65B36">
      <w:pPr>
        <w:pStyle w:val="BodyText"/>
        <w:rPr>
          <w:lang w:bidi="hi-IN"/>
        </w:rPr>
      </w:pPr>
    </w:p>
    <w:p w14:paraId="5A74B89A" w14:textId="77777777" w:rsidR="00F77A73" w:rsidRPr="005C1693" w:rsidRDefault="00F77A73" w:rsidP="005C1693">
      <w:pPr>
        <w:pStyle w:val="BodyText"/>
      </w:pPr>
      <w:r w:rsidRPr="005C1693">
        <w:t>Definitions:</w:t>
      </w:r>
    </w:p>
    <w:p w14:paraId="499FB6A0" w14:textId="77777777" w:rsidR="00F77A73" w:rsidRPr="001F42D3" w:rsidRDefault="00F77A73" w:rsidP="005C1693">
      <w:pPr>
        <w:pStyle w:val="BodyText"/>
      </w:pPr>
      <w:r w:rsidRPr="001F42D3">
        <w:rPr>
          <w:b/>
          <w:bCs/>
        </w:rPr>
        <w:t>Rack</w:t>
      </w:r>
      <w:r w:rsidRPr="001F42D3">
        <w:t>: An enclosure which can house two or more pumps. Each rack can be directly connected to one or more racks to make up a “pillar”.</w:t>
      </w:r>
      <w:r w:rsidRPr="001F42D3">
        <w:br/>
        <w:t>NOTE: In the examples shown below, each rack is able to hold four pumps.</w:t>
      </w:r>
    </w:p>
    <w:p w14:paraId="71E7740B" w14:textId="77777777" w:rsidR="00F77A73" w:rsidRPr="001F42D3" w:rsidRDefault="00F77A73" w:rsidP="005C1693">
      <w:pPr>
        <w:pStyle w:val="BodyText"/>
      </w:pPr>
      <w:r w:rsidRPr="001F42D3">
        <w:rPr>
          <w:b/>
        </w:rPr>
        <w:t>Slot</w:t>
      </w:r>
      <w:r w:rsidRPr="001F42D3">
        <w:t xml:space="preserve">: One pump position in a rack within its containing pillar. Its index can be relative to a single rack or the entire pillar. </w:t>
      </w:r>
    </w:p>
    <w:p w14:paraId="77C7B3EE" w14:textId="6F7DD1F2" w:rsidR="00F77A73" w:rsidRPr="001F42D3" w:rsidRDefault="00F77A73" w:rsidP="005C1693">
      <w:pPr>
        <w:pStyle w:val="BodyText"/>
      </w:pPr>
      <w:r w:rsidRPr="001F42D3">
        <w:rPr>
          <w:b/>
        </w:rPr>
        <w:t>Pillar</w:t>
      </w:r>
      <w:r w:rsidRPr="001F42D3">
        <w:t xml:space="preserve">: A stack of one or more racks. Each pillar can be attached to a subsequent pillar in a daisy chain fashion. The examples below show two pillars. The connection between these </w:t>
      </w:r>
      <w:r w:rsidR="00E57811" w:rsidRPr="001F42D3">
        <w:t xml:space="preserve">is </w:t>
      </w:r>
      <w:r w:rsidRPr="001F42D3">
        <w:t>not shown in the diagrams.</w:t>
      </w:r>
    </w:p>
    <w:p w14:paraId="434E9C4F" w14:textId="77777777" w:rsidR="00F77A73" w:rsidRPr="001F42D3" w:rsidRDefault="00F77A73" w:rsidP="00F77A73">
      <w:pPr>
        <w:pStyle w:val="Default"/>
        <w:rPr>
          <w:sz w:val="23"/>
          <w:szCs w:val="23"/>
        </w:rPr>
      </w:pPr>
    </w:p>
    <w:p w14:paraId="39CF5D70" w14:textId="77777777" w:rsidR="00F77A73" w:rsidRPr="001F42D3" w:rsidRDefault="00F77A73" w:rsidP="00F77A73">
      <w:pPr>
        <w:pStyle w:val="Default"/>
        <w:rPr>
          <w:sz w:val="23"/>
          <w:szCs w:val="23"/>
        </w:rPr>
      </w:pPr>
      <w:r w:rsidRPr="005C1693">
        <w:rPr>
          <w:rStyle w:val="BodyTextChar"/>
          <w:bCs/>
        </w:rPr>
        <w:t>Pillar Orientation</w:t>
      </w:r>
      <w:r w:rsidRPr="005C1693">
        <w:rPr>
          <w:rStyle w:val="BodyTextChar"/>
          <w:b/>
          <w:bCs/>
        </w:rPr>
        <w:t>:</w:t>
      </w:r>
      <w:r w:rsidRPr="001F42D3">
        <w:rPr>
          <w:sz w:val="23"/>
          <w:szCs w:val="23"/>
        </w:rPr>
        <w:tab/>
        <w:t xml:space="preserve">Racks that stack in an up/down direction is called a </w:t>
      </w:r>
      <w:r w:rsidRPr="001F42D3">
        <w:rPr>
          <w:b/>
          <w:sz w:val="23"/>
          <w:szCs w:val="23"/>
        </w:rPr>
        <w:t>Vertical</w:t>
      </w:r>
      <w:r w:rsidRPr="001F42D3">
        <w:rPr>
          <w:sz w:val="23"/>
          <w:szCs w:val="23"/>
        </w:rPr>
        <w:t xml:space="preserve"> orientation. </w:t>
      </w:r>
    </w:p>
    <w:p w14:paraId="63406A40" w14:textId="77777777" w:rsidR="00F77A73" w:rsidRPr="001F42D3" w:rsidRDefault="00F77A73" w:rsidP="00F77A73">
      <w:pPr>
        <w:pStyle w:val="Default"/>
        <w:ind w:left="1440" w:firstLine="720"/>
        <w:rPr>
          <w:sz w:val="23"/>
          <w:szCs w:val="23"/>
        </w:rPr>
      </w:pPr>
      <w:r w:rsidRPr="001F42D3">
        <w:rPr>
          <w:sz w:val="23"/>
          <w:szCs w:val="23"/>
        </w:rPr>
        <w:t xml:space="preserve">Racks that stack in a left/right direction is called a </w:t>
      </w:r>
      <w:r w:rsidRPr="001F42D3">
        <w:rPr>
          <w:b/>
          <w:sz w:val="23"/>
          <w:szCs w:val="23"/>
        </w:rPr>
        <w:t>Horizontal</w:t>
      </w:r>
      <w:r w:rsidRPr="001F42D3">
        <w:rPr>
          <w:sz w:val="23"/>
          <w:szCs w:val="23"/>
        </w:rPr>
        <w:t xml:space="preserve"> orientation</w:t>
      </w:r>
    </w:p>
    <w:p w14:paraId="39390DEA" w14:textId="77777777" w:rsidR="00F77A73" w:rsidRPr="001F42D3" w:rsidRDefault="00F77A73" w:rsidP="00F77A73">
      <w:pPr>
        <w:pStyle w:val="Default"/>
        <w:rPr>
          <w:sz w:val="23"/>
          <w:szCs w:val="23"/>
        </w:rPr>
      </w:pPr>
    </w:p>
    <w:p w14:paraId="5CD79CBA" w14:textId="77777777" w:rsidR="00F77A73" w:rsidRPr="001F42D3" w:rsidRDefault="00F77A73" w:rsidP="005C1693">
      <w:pPr>
        <w:pStyle w:val="BodyText"/>
      </w:pPr>
      <w:r w:rsidRPr="001F42D3">
        <w:rPr>
          <w:b/>
        </w:rPr>
        <w:t>Pillar (Increasing) Direction</w:t>
      </w:r>
      <w:r w:rsidRPr="001F42D3">
        <w:t xml:space="preserve">: When counting pillars up from one, this is the direction where the count starts from and counts toward. For a Vertical pillar orientation, the Pillar Increasing Direction can be </w:t>
      </w:r>
      <w:r w:rsidRPr="001F42D3">
        <w:rPr>
          <w:b/>
        </w:rPr>
        <w:t>Left</w:t>
      </w:r>
      <w:r w:rsidRPr="001F42D3">
        <w:t xml:space="preserve"> or </w:t>
      </w:r>
      <w:r w:rsidRPr="001F42D3">
        <w:rPr>
          <w:b/>
        </w:rPr>
        <w:t>Right</w:t>
      </w:r>
      <w:r w:rsidRPr="001F42D3">
        <w:t xml:space="preserve">; for a Horizontal pillar orientation, the Pillar Increasing Direction can be </w:t>
      </w:r>
      <w:r w:rsidRPr="001F42D3">
        <w:rPr>
          <w:b/>
        </w:rPr>
        <w:t>Up</w:t>
      </w:r>
      <w:r w:rsidRPr="001F42D3">
        <w:t xml:space="preserve"> or </w:t>
      </w:r>
      <w:r w:rsidRPr="001F42D3">
        <w:rPr>
          <w:b/>
        </w:rPr>
        <w:t>Down</w:t>
      </w:r>
      <w:r w:rsidRPr="001F42D3">
        <w:t>.</w:t>
      </w:r>
    </w:p>
    <w:p w14:paraId="56A479CA" w14:textId="77777777" w:rsidR="00F77A73" w:rsidRPr="001F42D3" w:rsidRDefault="00F77A73" w:rsidP="00F77A73">
      <w:pPr>
        <w:pStyle w:val="Default"/>
        <w:rPr>
          <w:sz w:val="23"/>
          <w:szCs w:val="23"/>
        </w:rPr>
      </w:pPr>
    </w:p>
    <w:p w14:paraId="7EE11BA3" w14:textId="77777777" w:rsidR="00F77A73" w:rsidRPr="001F42D3" w:rsidRDefault="00F77A73" w:rsidP="005C1693">
      <w:pPr>
        <w:pStyle w:val="BodyText"/>
      </w:pPr>
      <w:r w:rsidRPr="001F42D3">
        <w:rPr>
          <w:b/>
        </w:rPr>
        <w:t>Slot &amp; Rack (Increasing) Direction</w:t>
      </w:r>
      <w:r w:rsidRPr="001F42D3">
        <w:t xml:space="preserve">: When counting pump slots (&amp;racks) up from one, this is the direction where the count starts from and counts toward. For a Vertical pillar orientation, the Slot Increasing Direction can be </w:t>
      </w:r>
      <w:r w:rsidRPr="001F42D3">
        <w:rPr>
          <w:b/>
        </w:rPr>
        <w:t>Up</w:t>
      </w:r>
      <w:r w:rsidRPr="001F42D3">
        <w:t xml:space="preserve"> or </w:t>
      </w:r>
      <w:r w:rsidRPr="001F42D3">
        <w:rPr>
          <w:b/>
        </w:rPr>
        <w:t>Down</w:t>
      </w:r>
      <w:r w:rsidRPr="001F42D3">
        <w:t xml:space="preserve">; for a Horizontal pillar orientation, the Slot Increasing Direction can be </w:t>
      </w:r>
      <w:r w:rsidRPr="001F42D3">
        <w:rPr>
          <w:b/>
        </w:rPr>
        <w:t>Left</w:t>
      </w:r>
      <w:r w:rsidRPr="001F42D3">
        <w:t xml:space="preserve"> or </w:t>
      </w:r>
      <w:r w:rsidRPr="001F42D3">
        <w:rPr>
          <w:b/>
        </w:rPr>
        <w:t>Right</w:t>
      </w:r>
      <w:r w:rsidRPr="001F42D3">
        <w:t>.</w:t>
      </w:r>
    </w:p>
    <w:p w14:paraId="1CEE3394" w14:textId="77777777" w:rsidR="00F77A73" w:rsidRPr="001F42D3" w:rsidRDefault="00F77A73" w:rsidP="00F77A73">
      <w:pPr>
        <w:pStyle w:val="Default"/>
        <w:rPr>
          <w:sz w:val="23"/>
          <w:szCs w:val="23"/>
        </w:rPr>
      </w:pPr>
    </w:p>
    <w:p w14:paraId="793D75E0" w14:textId="77777777" w:rsidR="00F77A73" w:rsidRPr="001F42D3" w:rsidRDefault="00F77A73" w:rsidP="00F77A73">
      <w:pPr>
        <w:pStyle w:val="Default"/>
        <w:rPr>
          <w:sz w:val="23"/>
          <w:szCs w:val="23"/>
        </w:rPr>
      </w:pPr>
      <w:r w:rsidRPr="001F42D3">
        <w:rPr>
          <w:sz w:val="23"/>
          <w:szCs w:val="23"/>
        </w:rPr>
        <w:br w:type="page"/>
      </w:r>
    </w:p>
    <w:p w14:paraId="45E00CA8" w14:textId="77777777" w:rsidR="00F77A73" w:rsidRPr="001F42D3" w:rsidRDefault="00F77A73" w:rsidP="005C1693">
      <w:pPr>
        <w:pStyle w:val="BodyText"/>
      </w:pPr>
      <w:r w:rsidRPr="001F42D3">
        <w:lastRenderedPageBreak/>
        <w:t xml:space="preserve">MDC_ATTR_ PILLAR_ASSEMBLY –  </w:t>
      </w:r>
    </w:p>
    <w:p w14:paraId="3F5273A8" w14:textId="64E0E25F" w:rsidR="00F77A73" w:rsidRPr="001F42D3" w:rsidRDefault="00F77A73" w:rsidP="005C1693">
      <w:pPr>
        <w:pStyle w:val="BodyText"/>
      </w:pPr>
      <w:r w:rsidRPr="001F42D3">
        <w:t>(Number of Pillars, Number of Racks In Pillars, Number of Slots in Pillars, Pillar Orientation, Pillar Direction, Slot-Rack Direction)</w:t>
      </w:r>
      <w:ins w:id="2266" w:author="Kurt Elliason" w:date="2025-11-24T14:02:00Z" w16du:dateUtc="2025-11-24T20:02:00Z">
        <w:r w:rsidR="008634BB">
          <w:t xml:space="preserve"> </w:t>
        </w:r>
        <w:r w:rsidR="008634BB" w:rsidRPr="008634BB">
          <w:t>inclusion of an OBX with MDC</w:t>
        </w:r>
      </w:ins>
      <w:ins w:id="2267" w:author="Kurt Elliason" w:date="2025-11-24T14:51:00Z" w16du:dateUtc="2025-11-24T20:51:00Z">
        <w:r w:rsidR="00D06FBB">
          <w:t>_</w:t>
        </w:r>
      </w:ins>
      <w:ins w:id="2268" w:author="Kurt Elliason" w:date="2025-11-24T14:02:00Z" w16du:dateUtc="2025-11-24T20:02:00Z">
        <w:r w:rsidR="008634BB" w:rsidRPr="008634BB">
          <w:t>ATTR_PILLAR_ASSEMBLY is optional, but if included all parameters must be provided in an OBX of data type ST with each parameter separated using the repetition separator character, the tilde ("~").</w:t>
        </w:r>
      </w:ins>
    </w:p>
    <w:p w14:paraId="592BB9B7" w14:textId="77777777" w:rsidR="00F77A73" w:rsidRPr="001F42D3" w:rsidRDefault="00F77A73" w:rsidP="00F77A73">
      <w:pPr>
        <w:pStyle w:val="Default"/>
        <w:rPr>
          <w:sz w:val="23"/>
          <w:szCs w:val="23"/>
        </w:rPr>
      </w:pPr>
    </w:p>
    <w:tbl>
      <w:tblPr>
        <w:tblW w:w="6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4011"/>
      </w:tblGrid>
      <w:tr w:rsidR="00F77A73" w:rsidRPr="001F42D3" w14:paraId="787B3269" w14:textId="77777777" w:rsidTr="005C1693">
        <w:trPr>
          <w:trHeight w:val="159"/>
          <w:jc w:val="center"/>
        </w:trPr>
        <w:tc>
          <w:tcPr>
            <w:tcW w:w="2790" w:type="dxa"/>
            <w:shd w:val="clear" w:color="auto" w:fill="D9D9D9" w:themeFill="background1" w:themeFillShade="D9"/>
          </w:tcPr>
          <w:p w14:paraId="7D807878" w14:textId="77777777" w:rsidR="00F77A73" w:rsidRPr="001F42D3" w:rsidRDefault="00F77A73" w:rsidP="005C1693">
            <w:pPr>
              <w:pStyle w:val="TableEntryHeader"/>
            </w:pPr>
            <w:r w:rsidRPr="001F42D3">
              <w:t xml:space="preserve">Parameter </w:t>
            </w:r>
          </w:p>
        </w:tc>
        <w:tc>
          <w:tcPr>
            <w:tcW w:w="4011" w:type="dxa"/>
            <w:shd w:val="clear" w:color="auto" w:fill="D9D9D9" w:themeFill="background1" w:themeFillShade="D9"/>
          </w:tcPr>
          <w:p w14:paraId="449A8F60" w14:textId="77777777" w:rsidR="00F77A73" w:rsidRPr="001F42D3" w:rsidRDefault="00F77A73" w:rsidP="005C1693">
            <w:pPr>
              <w:pStyle w:val="TableEntryHeader"/>
            </w:pPr>
            <w:r w:rsidRPr="001F42D3">
              <w:t xml:space="preserve">MDC Code </w:t>
            </w:r>
          </w:p>
        </w:tc>
      </w:tr>
      <w:tr w:rsidR="00F77A73" w:rsidRPr="001F42D3" w14:paraId="4C722937" w14:textId="77777777" w:rsidTr="005C1693">
        <w:trPr>
          <w:trHeight w:val="159"/>
          <w:jc w:val="center"/>
        </w:trPr>
        <w:tc>
          <w:tcPr>
            <w:tcW w:w="2790" w:type="dxa"/>
            <w:shd w:val="clear" w:color="auto" w:fill="D9D9D9" w:themeFill="background1" w:themeFillShade="D9"/>
          </w:tcPr>
          <w:p w14:paraId="2949CC80" w14:textId="77777777" w:rsidR="00F77A73" w:rsidRPr="001F42D3" w:rsidRDefault="00F77A73" w:rsidP="005C1693">
            <w:pPr>
              <w:pStyle w:val="TableEntryHeader"/>
            </w:pPr>
          </w:p>
        </w:tc>
        <w:tc>
          <w:tcPr>
            <w:tcW w:w="4011" w:type="dxa"/>
            <w:shd w:val="clear" w:color="auto" w:fill="D9D9D9" w:themeFill="background1" w:themeFillShade="D9"/>
          </w:tcPr>
          <w:p w14:paraId="0F3702C6" w14:textId="77777777" w:rsidR="00F77A73" w:rsidRPr="001F42D3" w:rsidRDefault="00F77A73" w:rsidP="005C1693">
            <w:pPr>
              <w:pStyle w:val="TableEntryHeader"/>
            </w:pPr>
          </w:p>
        </w:tc>
      </w:tr>
      <w:tr w:rsidR="00F77A73" w:rsidRPr="001F42D3" w14:paraId="78CD8E75" w14:textId="77777777" w:rsidTr="002D7086">
        <w:trPr>
          <w:trHeight w:val="124"/>
          <w:jc w:val="center"/>
        </w:trPr>
        <w:tc>
          <w:tcPr>
            <w:tcW w:w="6801" w:type="dxa"/>
            <w:gridSpan w:val="2"/>
          </w:tcPr>
          <w:p w14:paraId="52A4012A" w14:textId="77777777" w:rsidR="00F77A73" w:rsidRPr="005C1693" w:rsidRDefault="00F77A73" w:rsidP="005C1693">
            <w:pPr>
              <w:pStyle w:val="TableEntry"/>
              <w:rPr>
                <w:b/>
                <w:bCs/>
              </w:rPr>
            </w:pPr>
            <w:r w:rsidRPr="005C1693">
              <w:rPr>
                <w:b/>
                <w:bCs/>
              </w:rPr>
              <w:t xml:space="preserve">MDS Attribute: </w:t>
            </w:r>
          </w:p>
        </w:tc>
      </w:tr>
      <w:tr w:rsidR="00F77A73" w:rsidRPr="001F42D3" w14:paraId="46A1DF6B" w14:textId="77777777" w:rsidTr="002D7086">
        <w:trPr>
          <w:trHeight w:val="121"/>
          <w:jc w:val="center"/>
        </w:trPr>
        <w:tc>
          <w:tcPr>
            <w:tcW w:w="2790" w:type="dxa"/>
          </w:tcPr>
          <w:p w14:paraId="00DF156B" w14:textId="77777777" w:rsidR="00F77A73" w:rsidRPr="001F42D3" w:rsidRDefault="00F77A73" w:rsidP="005C1693">
            <w:pPr>
              <w:pStyle w:val="TableEntry"/>
            </w:pPr>
            <w:r w:rsidRPr="001F42D3">
              <w:t>Specification of the number, size, and orientation of pillars and their indexing directions</w:t>
            </w:r>
          </w:p>
        </w:tc>
        <w:tc>
          <w:tcPr>
            <w:tcW w:w="4011" w:type="dxa"/>
          </w:tcPr>
          <w:p w14:paraId="0945678A" w14:textId="77777777" w:rsidR="00F77A73" w:rsidRPr="001F42D3" w:rsidRDefault="00F77A73" w:rsidP="005C1693">
            <w:pPr>
              <w:pStyle w:val="TableEntry"/>
            </w:pPr>
            <w:r w:rsidRPr="001F42D3">
              <w:rPr>
                <w:b/>
                <w:bCs/>
              </w:rPr>
              <w:t>MDC_ATTR_PILLAR_ASSEMBLY</w:t>
            </w:r>
          </w:p>
        </w:tc>
      </w:tr>
    </w:tbl>
    <w:p w14:paraId="4B04D962" w14:textId="77777777" w:rsidR="00F77A73" w:rsidRPr="001F42D3" w:rsidRDefault="00F77A73" w:rsidP="00F77A73">
      <w:pPr>
        <w:pStyle w:val="Default"/>
        <w:rPr>
          <w:sz w:val="23"/>
          <w:szCs w:val="23"/>
        </w:rPr>
      </w:pPr>
    </w:p>
    <w:p w14:paraId="14146E1B" w14:textId="77777777" w:rsidR="00F77A73" w:rsidRPr="001F42D3" w:rsidRDefault="00F77A73" w:rsidP="005C1693">
      <w:pPr>
        <w:pStyle w:val="BodyText"/>
      </w:pPr>
    </w:p>
    <w:tbl>
      <w:tblPr>
        <w:tblW w:w="7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4791"/>
      </w:tblGrid>
      <w:tr w:rsidR="00F77A73" w:rsidRPr="001F42D3" w14:paraId="78CBD655" w14:textId="77777777" w:rsidTr="005C1693">
        <w:trPr>
          <w:trHeight w:val="159"/>
          <w:jc w:val="center"/>
        </w:trPr>
        <w:tc>
          <w:tcPr>
            <w:tcW w:w="2790" w:type="dxa"/>
            <w:shd w:val="clear" w:color="auto" w:fill="D9D9D9" w:themeFill="background1" w:themeFillShade="D9"/>
          </w:tcPr>
          <w:p w14:paraId="6ED0ABB1" w14:textId="77777777" w:rsidR="00F77A73" w:rsidRPr="001F42D3" w:rsidRDefault="00F77A73" w:rsidP="005C1693">
            <w:pPr>
              <w:pStyle w:val="TableEntryHeader"/>
            </w:pPr>
            <w:r w:rsidRPr="001F42D3">
              <w:t xml:space="preserve">Parameter </w:t>
            </w:r>
          </w:p>
        </w:tc>
        <w:tc>
          <w:tcPr>
            <w:tcW w:w="4791" w:type="dxa"/>
            <w:shd w:val="clear" w:color="auto" w:fill="D9D9D9" w:themeFill="background1" w:themeFillShade="D9"/>
          </w:tcPr>
          <w:p w14:paraId="565793BE" w14:textId="77777777" w:rsidR="00F77A73" w:rsidRPr="001F42D3" w:rsidRDefault="00F77A73" w:rsidP="005C1693">
            <w:pPr>
              <w:pStyle w:val="TableEntryHeader"/>
            </w:pPr>
            <w:r w:rsidRPr="001F42D3">
              <w:t>Note</w:t>
            </w:r>
          </w:p>
        </w:tc>
      </w:tr>
      <w:tr w:rsidR="00F77A73" w:rsidRPr="001F42D3" w14:paraId="4DD051B5" w14:textId="77777777" w:rsidTr="002D7086">
        <w:trPr>
          <w:trHeight w:val="121"/>
          <w:jc w:val="center"/>
        </w:trPr>
        <w:tc>
          <w:tcPr>
            <w:tcW w:w="2790" w:type="dxa"/>
          </w:tcPr>
          <w:p w14:paraId="3EEA73D0" w14:textId="77777777" w:rsidR="00F77A73" w:rsidRPr="001F42D3" w:rsidRDefault="00F77A73" w:rsidP="005C1693">
            <w:pPr>
              <w:pStyle w:val="TableEntry"/>
            </w:pPr>
            <w:r w:rsidRPr="001F42D3">
              <w:t>Number of Pillars</w:t>
            </w:r>
          </w:p>
        </w:tc>
        <w:tc>
          <w:tcPr>
            <w:tcW w:w="4791" w:type="dxa"/>
          </w:tcPr>
          <w:p w14:paraId="4369D2FF" w14:textId="1D440F4E" w:rsidR="00F77A73" w:rsidRPr="001F42D3" w:rsidRDefault="00F77A73" w:rsidP="005C1693">
            <w:pPr>
              <w:pStyle w:val="TableEntry"/>
            </w:pPr>
            <w:del w:id="2269" w:author="Kurt Elliason" w:date="2025-11-24T14:03:00Z" w16du:dateUtc="2025-11-24T20:03:00Z">
              <w:r w:rsidRPr="001F42D3" w:rsidDel="008634BB">
                <w:delText>Optional - If a pump resides in a Pillar, t</w:delText>
              </w:r>
            </w:del>
            <w:ins w:id="2270" w:author="Kurt Elliason" w:date="2025-11-24T14:03:00Z" w16du:dateUtc="2025-11-24T20:03:00Z">
              <w:r w:rsidR="008634BB">
                <w:t>T</w:t>
              </w:r>
            </w:ins>
            <w:r w:rsidRPr="001F42D3">
              <w:t xml:space="preserve">his field </w:t>
            </w:r>
            <w:del w:id="2271" w:author="Kurt Elliason" w:date="2025-11-24T14:51:00Z" w16du:dateUtc="2025-11-24T20:51:00Z">
              <w:r w:rsidRPr="001F42D3" w:rsidDel="00D06FBB">
                <w:delText xml:space="preserve">may </w:delText>
              </w:r>
            </w:del>
            <w:r w:rsidRPr="001F42D3">
              <w:t>contain</w:t>
            </w:r>
            <w:ins w:id="2272" w:author="Kurt Elliason" w:date="2025-11-24T14:51:00Z" w16du:dateUtc="2025-11-24T20:51:00Z">
              <w:r w:rsidR="00D06FBB">
                <w:t>s</w:t>
              </w:r>
            </w:ins>
            <w:r w:rsidRPr="001F42D3">
              <w:t xml:space="preserve"> the number of Pillars present in the pillar system</w:t>
            </w:r>
            <w:ins w:id="2273" w:author="Kurt Elliason" w:date="2025-11-24T14:52:00Z" w16du:dateUtc="2025-11-24T20:52:00Z">
              <w:r w:rsidR="00D06FBB">
                <w:rPr>
                  <w:color w:val="000000"/>
                  <w:szCs w:val="18"/>
                </w:rPr>
                <w:t>(1..n)</w:t>
              </w:r>
            </w:ins>
            <w:r w:rsidRPr="001F42D3">
              <w:t xml:space="preserve">. </w:t>
            </w:r>
          </w:p>
        </w:tc>
      </w:tr>
      <w:tr w:rsidR="00F77A73" w:rsidRPr="001F42D3" w14:paraId="7092D420" w14:textId="77777777" w:rsidTr="002D7086">
        <w:trPr>
          <w:trHeight w:val="121"/>
          <w:jc w:val="center"/>
        </w:trPr>
        <w:tc>
          <w:tcPr>
            <w:tcW w:w="2790" w:type="dxa"/>
          </w:tcPr>
          <w:p w14:paraId="4BDB7B1F" w14:textId="77777777" w:rsidR="00F77A73" w:rsidRPr="001F42D3" w:rsidRDefault="00F77A73" w:rsidP="005C1693">
            <w:pPr>
              <w:pStyle w:val="TableEntry"/>
            </w:pPr>
            <w:r w:rsidRPr="001F42D3">
              <w:t>Number of Racks In Pillars</w:t>
            </w:r>
          </w:p>
        </w:tc>
        <w:tc>
          <w:tcPr>
            <w:tcW w:w="4791" w:type="dxa"/>
          </w:tcPr>
          <w:p w14:paraId="3E0F4375" w14:textId="09671E79" w:rsidR="00F77A73" w:rsidRPr="001F42D3" w:rsidRDefault="00F77A73" w:rsidP="006D36C7">
            <w:pPr>
              <w:pStyle w:val="TableEntry"/>
            </w:pPr>
            <w:del w:id="2274" w:author="Kurt Elliason" w:date="2025-11-24T14:03:00Z" w16du:dateUtc="2025-11-24T20:03:00Z">
              <w:r w:rsidRPr="001F42D3" w:rsidDel="008634BB">
                <w:delText xml:space="preserve">Optional – </w:delText>
              </w:r>
            </w:del>
            <w:r w:rsidRPr="001F42D3">
              <w:t xml:space="preserve">ARRAY of “Number of </w:t>
            </w:r>
            <w:del w:id="2275" w:author="Kurt Elliason" w:date="2025-11-24T14:03:00Z" w16du:dateUtc="2025-11-24T20:03:00Z">
              <w:r w:rsidRPr="001F42D3" w:rsidDel="008634BB">
                <w:delText>Pillars</w:delText>
              </w:r>
            </w:del>
            <w:ins w:id="2276" w:author="Kurt Elliason" w:date="2025-11-24T14:03:00Z" w16du:dateUtc="2025-11-24T20:03:00Z">
              <w:r w:rsidR="008634BB">
                <w:t>Racks</w:t>
              </w:r>
            </w:ins>
            <w:r w:rsidRPr="001F42D3">
              <w:t>” entries</w:t>
            </w:r>
          </w:p>
          <w:p w14:paraId="614A7DD8" w14:textId="77777777" w:rsidR="006D36C7" w:rsidRPr="001F42D3" w:rsidRDefault="006D36C7" w:rsidP="005C1693">
            <w:pPr>
              <w:pStyle w:val="TableEntry"/>
            </w:pPr>
          </w:p>
          <w:p w14:paraId="4F42373B" w14:textId="76C2A5EB" w:rsidR="008634BB" w:rsidRDefault="00F77A73" w:rsidP="008634BB">
            <w:pPr>
              <w:pStyle w:val="TableEntry"/>
              <w:rPr>
                <w:ins w:id="2277" w:author="Kurt Elliason" w:date="2025-11-24T14:07:00Z" w16du:dateUtc="2025-11-24T20:07:00Z"/>
              </w:rPr>
            </w:pPr>
            <w:del w:id="2278" w:author="Kurt Elliason" w:date="2025-11-24T14:03:00Z" w16du:dateUtc="2025-11-24T20:03:00Z">
              <w:r w:rsidRPr="001F42D3" w:rsidDel="008634BB">
                <w:delText>If a pump resides in a Pillar, t</w:delText>
              </w:r>
            </w:del>
            <w:ins w:id="2279" w:author="Kurt Elliason" w:date="2025-11-24T14:03:00Z" w16du:dateUtc="2025-11-24T20:03:00Z">
              <w:r w:rsidR="008634BB">
                <w:t>T</w:t>
              </w:r>
            </w:ins>
            <w:r w:rsidRPr="001F42D3">
              <w:t xml:space="preserve">his field </w:t>
            </w:r>
            <w:del w:id="2280" w:author="Kurt Elliason" w:date="2025-11-24T14:08:00Z" w16du:dateUtc="2025-11-24T20:08:00Z">
              <w:r w:rsidRPr="001F42D3" w:rsidDel="008634BB">
                <w:delText xml:space="preserve">may </w:delText>
              </w:r>
            </w:del>
            <w:r w:rsidRPr="001F42D3">
              <w:t>contain</w:t>
            </w:r>
            <w:ins w:id="2281" w:author="Kurt Elliason" w:date="2025-11-24T14:05:00Z" w16du:dateUtc="2025-11-24T20:05:00Z">
              <w:r w:rsidR="008634BB">
                <w:t>s</w:t>
              </w:r>
            </w:ins>
            <w:r w:rsidRPr="001F42D3">
              <w:t xml:space="preserve"> the number of Racks present in each Pillar in the system</w:t>
            </w:r>
            <w:ins w:id="2282" w:author="Kurt Elliason" w:date="2025-11-24T14:07:00Z" w16du:dateUtc="2025-11-24T20:07:00Z">
              <w:r w:rsidR="008634BB">
                <w:t xml:space="preserve"> (1..n).</w:t>
              </w:r>
            </w:ins>
          </w:p>
          <w:p w14:paraId="6A9BA842" w14:textId="106E2D3A" w:rsidR="00F77A73" w:rsidRPr="001F42D3" w:rsidRDefault="008634BB" w:rsidP="008634BB">
            <w:pPr>
              <w:pStyle w:val="TableEntry"/>
            </w:pPr>
            <w:ins w:id="2283" w:author="Kurt Elliason" w:date="2025-11-24T14:07:00Z" w16du:dateUtc="2025-11-24T20:07:00Z">
              <w:r>
                <w:t>If the number of racks in all pillars is the same then this is a single parameter.  If the number of racks in each pillar is different</w:t>
              </w:r>
            </w:ins>
            <w:ins w:id="2284" w:author="Kurt Elliason" w:date="2025-11-24T14:08:00Z" w16du:dateUtc="2025-11-24T20:08:00Z">
              <w:r>
                <w:t>,</w:t>
              </w:r>
            </w:ins>
            <w:ins w:id="2285" w:author="Kurt Elliason" w:date="2025-11-24T14:07:00Z" w16du:dateUtc="2025-11-24T20:07:00Z">
              <w:r>
                <w:t xml:space="preserve"> th</w:t>
              </w:r>
            </w:ins>
            <w:ins w:id="2286" w:author="Kurt Elliason" w:date="2025-11-24T14:08:00Z" w16du:dateUtc="2025-11-24T20:08:00Z">
              <w:r>
                <w:t>e</w:t>
              </w:r>
            </w:ins>
            <w:ins w:id="2287" w:author="Kurt Elliason" w:date="2025-11-24T14:07:00Z" w16du:dateUtc="2025-11-24T20:07:00Z">
              <w:r>
                <w:t>n this parameter is a string of comma separated values.</w:t>
              </w:r>
            </w:ins>
            <w:r w:rsidR="00F77A73" w:rsidRPr="001F42D3">
              <w:t>.</w:t>
            </w:r>
          </w:p>
        </w:tc>
      </w:tr>
      <w:tr w:rsidR="00F77A73" w:rsidRPr="001F42D3" w14:paraId="30A5FEB2" w14:textId="77777777" w:rsidTr="002D7086">
        <w:trPr>
          <w:trHeight w:val="121"/>
          <w:jc w:val="center"/>
        </w:trPr>
        <w:tc>
          <w:tcPr>
            <w:tcW w:w="2790" w:type="dxa"/>
          </w:tcPr>
          <w:p w14:paraId="4BE0BBE5" w14:textId="77777777" w:rsidR="00F77A73" w:rsidRPr="001F42D3" w:rsidRDefault="00F77A73" w:rsidP="005C1693">
            <w:pPr>
              <w:pStyle w:val="TableEntry"/>
            </w:pPr>
            <w:r w:rsidRPr="001F42D3">
              <w:t>Number of Slots in Pillars</w:t>
            </w:r>
          </w:p>
        </w:tc>
        <w:tc>
          <w:tcPr>
            <w:tcW w:w="4791" w:type="dxa"/>
          </w:tcPr>
          <w:p w14:paraId="07952C2B" w14:textId="41A2BB2A" w:rsidR="00F77A73" w:rsidRPr="001F42D3" w:rsidRDefault="00F77A73" w:rsidP="006D36C7">
            <w:pPr>
              <w:pStyle w:val="TableEntry"/>
            </w:pPr>
            <w:del w:id="2288" w:author="Kurt Elliason" w:date="2025-11-24T14:08:00Z" w16du:dateUtc="2025-11-24T20:08:00Z">
              <w:r w:rsidRPr="001F42D3" w:rsidDel="008634BB">
                <w:delText xml:space="preserve">Optional – </w:delText>
              </w:r>
            </w:del>
            <w:r w:rsidRPr="001F42D3">
              <w:t xml:space="preserve">ARRAY of “Number of </w:t>
            </w:r>
            <w:del w:id="2289" w:author="Kurt Elliason" w:date="2025-11-24T14:08:00Z" w16du:dateUtc="2025-11-24T20:08:00Z">
              <w:r w:rsidRPr="001F42D3" w:rsidDel="008634BB">
                <w:delText>Pillars</w:delText>
              </w:r>
            </w:del>
            <w:ins w:id="2290" w:author="Kurt Elliason" w:date="2025-11-24T14:08:00Z" w16du:dateUtc="2025-11-24T20:08:00Z">
              <w:r w:rsidR="008634BB">
                <w:t>Slots</w:t>
              </w:r>
            </w:ins>
            <w:r w:rsidRPr="001F42D3">
              <w:t>” entries</w:t>
            </w:r>
          </w:p>
          <w:p w14:paraId="5D063864" w14:textId="77777777" w:rsidR="006D36C7" w:rsidRPr="001F42D3" w:rsidRDefault="006D36C7" w:rsidP="005C1693">
            <w:pPr>
              <w:pStyle w:val="TableEntry"/>
            </w:pPr>
          </w:p>
          <w:p w14:paraId="2BFF2CD3" w14:textId="556BA8C6" w:rsidR="008634BB" w:rsidRDefault="00F77A73" w:rsidP="008634BB">
            <w:pPr>
              <w:pStyle w:val="TableEntry"/>
              <w:rPr>
                <w:ins w:id="2291" w:author="Kurt Elliason" w:date="2025-11-24T14:09:00Z" w16du:dateUtc="2025-11-24T20:09:00Z"/>
              </w:rPr>
            </w:pPr>
            <w:del w:id="2292" w:author="Kurt Elliason" w:date="2025-11-24T14:08:00Z" w16du:dateUtc="2025-11-24T20:08:00Z">
              <w:r w:rsidRPr="001F42D3" w:rsidDel="008634BB">
                <w:delText>If a pump resides in a Pillar, t</w:delText>
              </w:r>
            </w:del>
            <w:ins w:id="2293" w:author="Kurt Elliason" w:date="2025-11-24T14:08:00Z" w16du:dateUtc="2025-11-24T20:08:00Z">
              <w:r w:rsidR="008634BB">
                <w:t>T</w:t>
              </w:r>
            </w:ins>
            <w:r w:rsidRPr="001F42D3">
              <w:t xml:space="preserve">his field </w:t>
            </w:r>
            <w:del w:id="2294" w:author="Kurt Elliason" w:date="2025-11-24T14:08:00Z" w16du:dateUtc="2025-11-24T20:08:00Z">
              <w:r w:rsidRPr="001F42D3" w:rsidDel="008634BB">
                <w:delText xml:space="preserve">may </w:delText>
              </w:r>
            </w:del>
            <w:r w:rsidRPr="001F42D3">
              <w:t>contain</w:t>
            </w:r>
            <w:ins w:id="2295" w:author="Kurt Elliason" w:date="2025-11-24T14:08:00Z" w16du:dateUtc="2025-11-24T20:08:00Z">
              <w:r w:rsidR="008634BB">
                <w:t>s</w:t>
              </w:r>
            </w:ins>
            <w:r w:rsidRPr="001F42D3">
              <w:t xml:space="preserve"> the number of Pump Slots present in each Pillar in the system</w:t>
            </w:r>
            <w:ins w:id="2296" w:author="Kurt Elliason" w:date="2025-11-24T14:09:00Z" w16du:dateUtc="2025-11-24T20:09:00Z">
              <w:r w:rsidR="008634BB">
                <w:t xml:space="preserve"> (2..n).</w:t>
              </w:r>
            </w:ins>
          </w:p>
          <w:p w14:paraId="00CC1749" w14:textId="334F684F" w:rsidR="00F77A73" w:rsidRPr="001F42D3" w:rsidRDefault="008634BB" w:rsidP="008634BB">
            <w:pPr>
              <w:pStyle w:val="TableEntry"/>
            </w:pPr>
            <w:ins w:id="2297" w:author="Kurt Elliason" w:date="2025-11-24T14:09:00Z" w16du:dateUtc="2025-11-24T20:09:00Z">
              <w:r>
                <w:t>If the number of slots in all pillars is the same then this is a single parameter.  If the number of slots in each pillar is different, then this parameter is a string of comma separated values.</w:t>
              </w:r>
            </w:ins>
            <w:r w:rsidR="00F77A73" w:rsidRPr="001F42D3">
              <w:t>.</w:t>
            </w:r>
          </w:p>
        </w:tc>
      </w:tr>
      <w:tr w:rsidR="00F77A73" w:rsidRPr="001F42D3" w14:paraId="1CB0F56B" w14:textId="77777777" w:rsidTr="002D7086">
        <w:trPr>
          <w:trHeight w:val="121"/>
          <w:jc w:val="center"/>
        </w:trPr>
        <w:tc>
          <w:tcPr>
            <w:tcW w:w="2790" w:type="dxa"/>
          </w:tcPr>
          <w:p w14:paraId="6B28CED3" w14:textId="77777777" w:rsidR="00F77A73" w:rsidRPr="001F42D3" w:rsidRDefault="00F77A73" w:rsidP="005C1693">
            <w:pPr>
              <w:pStyle w:val="TableEntry"/>
            </w:pPr>
            <w:r w:rsidRPr="001F42D3">
              <w:t>Pillar Orientation</w:t>
            </w:r>
          </w:p>
        </w:tc>
        <w:tc>
          <w:tcPr>
            <w:tcW w:w="4791" w:type="dxa"/>
          </w:tcPr>
          <w:p w14:paraId="17936A08" w14:textId="727C220A" w:rsidR="00F77A73" w:rsidRPr="001F42D3" w:rsidRDefault="009E3C6C" w:rsidP="005C1693">
            <w:pPr>
              <w:pStyle w:val="TableEntry"/>
            </w:pPr>
            <w:ins w:id="2298" w:author="Kurt Elliason" w:date="2025-11-24T14:09:00Z" w16du:dateUtc="2025-11-24T20:09:00Z">
              <w:r w:rsidRPr="009E3C6C">
                <w:t>Required if there is more than one Rack.</w:t>
              </w:r>
            </w:ins>
            <w:ins w:id="2299" w:author="Kurt Elliason" w:date="2025-11-24T14:52:00Z" w16du:dateUtc="2025-11-24T20:52:00Z">
              <w:r w:rsidR="00D06FBB">
                <w:t xml:space="preserve">  </w:t>
              </w:r>
            </w:ins>
            <w:del w:id="2300" w:author="Kurt Elliason" w:date="2025-11-24T14:09:00Z" w16du:dateUtc="2025-11-24T20:09:00Z">
              <w:r w:rsidR="00F77A73" w:rsidRPr="001F42D3" w:rsidDel="009E3C6C">
                <w:delText>Optional – If a pump is contained within a pillar, t</w:delText>
              </w:r>
            </w:del>
            <w:ins w:id="2301" w:author="Kurt Elliason" w:date="2025-11-24T14:09:00Z" w16du:dateUtc="2025-11-24T20:09:00Z">
              <w:r>
                <w:t>T</w:t>
              </w:r>
            </w:ins>
            <w:r w:rsidR="00F77A73" w:rsidRPr="001F42D3">
              <w:t xml:space="preserve">his value </w:t>
            </w:r>
            <w:del w:id="2302" w:author="Kurt Elliason" w:date="2025-11-24T14:11:00Z" w16du:dateUtc="2025-11-24T20:11:00Z">
              <w:r w:rsidR="00F77A73" w:rsidRPr="001F42D3" w:rsidDel="009E3C6C">
                <w:delText>may be</w:delText>
              </w:r>
            </w:del>
            <w:ins w:id="2303" w:author="Kurt Elliason" w:date="2025-11-24T14:11:00Z" w16du:dateUtc="2025-11-24T20:11:00Z">
              <w:r>
                <w:t>is</w:t>
              </w:r>
            </w:ins>
            <w:r w:rsidR="00F77A73" w:rsidRPr="001F42D3">
              <w:t xml:space="preserve"> populated with an ENUM value</w:t>
            </w:r>
            <w:ins w:id="2304" w:author="Kurt Elliason" w:date="2025-11-24T14:10:00Z" w16du:dateUtc="2025-11-24T20:10:00Z">
              <w:r>
                <w:t xml:space="preserve"> </w:t>
              </w:r>
              <w:r w:rsidRPr="009E3C6C">
                <w:t>otherwise it is NA:</w:t>
              </w:r>
            </w:ins>
            <w:del w:id="2305" w:author="Kurt Elliason" w:date="2025-11-24T14:10:00Z" w16du:dateUtc="2025-11-24T20:10:00Z">
              <w:r w:rsidR="00F77A73" w:rsidRPr="001F42D3" w:rsidDel="009E3C6C">
                <w:delText>:</w:delText>
              </w:r>
            </w:del>
          </w:p>
          <w:p w14:paraId="0D576A09" w14:textId="77777777" w:rsidR="00F77A73" w:rsidRPr="001F42D3" w:rsidRDefault="00F77A73" w:rsidP="005C1693">
            <w:pPr>
              <w:pStyle w:val="TableEntry"/>
            </w:pPr>
            <w:r w:rsidRPr="001F42D3">
              <w:t xml:space="preserve">Vertical      </w:t>
            </w:r>
            <w:r w:rsidRPr="005C1693">
              <w:rPr>
                <w:b/>
                <w:bCs/>
              </w:rPr>
              <w:t xml:space="preserve"> pillar-orientation-vertical</w:t>
            </w:r>
          </w:p>
          <w:p w14:paraId="6D8B866D" w14:textId="77777777" w:rsidR="00F77A73" w:rsidRPr="001F42D3" w:rsidRDefault="00F77A73" w:rsidP="005C1693">
            <w:pPr>
              <w:pStyle w:val="TableEntry"/>
            </w:pPr>
            <w:r w:rsidRPr="001F42D3">
              <w:t xml:space="preserve">Horizontal  </w:t>
            </w:r>
            <w:r w:rsidRPr="005C1693">
              <w:rPr>
                <w:b/>
                <w:bCs/>
              </w:rPr>
              <w:t xml:space="preserve"> pillar-orientation-horizontal</w:t>
            </w:r>
          </w:p>
        </w:tc>
      </w:tr>
      <w:tr w:rsidR="00F77A73" w:rsidRPr="001F42D3" w14:paraId="3F74CF24" w14:textId="77777777" w:rsidTr="002D7086">
        <w:trPr>
          <w:trHeight w:val="121"/>
          <w:jc w:val="center"/>
        </w:trPr>
        <w:tc>
          <w:tcPr>
            <w:tcW w:w="2790" w:type="dxa"/>
          </w:tcPr>
          <w:p w14:paraId="4BC3BA0D" w14:textId="77777777" w:rsidR="00F77A73" w:rsidRPr="001F42D3" w:rsidRDefault="00F77A73" w:rsidP="005C1693">
            <w:pPr>
              <w:pStyle w:val="TableEntry"/>
            </w:pPr>
            <w:r w:rsidRPr="001F42D3">
              <w:t>Pillar Direction</w:t>
            </w:r>
          </w:p>
        </w:tc>
        <w:tc>
          <w:tcPr>
            <w:tcW w:w="4791" w:type="dxa"/>
          </w:tcPr>
          <w:p w14:paraId="2EC556B2" w14:textId="45DE855F" w:rsidR="00F77A73" w:rsidRPr="001F42D3" w:rsidRDefault="009E3C6C" w:rsidP="005C1693">
            <w:pPr>
              <w:pStyle w:val="TableEntry"/>
            </w:pPr>
            <w:ins w:id="2306" w:author="Kurt Elliason" w:date="2025-11-24T14:10:00Z" w16du:dateUtc="2025-11-24T20:10:00Z">
              <w:r w:rsidRPr="009E3C6C">
                <w:t>Required if there is more than one Pillar</w:t>
              </w:r>
            </w:ins>
            <w:ins w:id="2307" w:author="Kurt Elliason" w:date="2025-11-24T14:52:00Z" w16du:dateUtc="2025-11-24T20:52:00Z">
              <w:r w:rsidR="00D06FBB">
                <w:t xml:space="preserve">.  </w:t>
              </w:r>
            </w:ins>
            <w:del w:id="2308" w:author="Kurt Elliason" w:date="2025-11-24T14:10:00Z" w16du:dateUtc="2025-11-24T20:10:00Z">
              <w:r w:rsidR="00F77A73" w:rsidRPr="001F42D3" w:rsidDel="009E3C6C">
                <w:delText>Optional – If a pump is contained within a pillar, t</w:delText>
              </w:r>
            </w:del>
            <w:ins w:id="2309" w:author="Kurt Elliason" w:date="2025-11-24T14:10:00Z" w16du:dateUtc="2025-11-24T20:10:00Z">
              <w:r>
                <w:t>T</w:t>
              </w:r>
            </w:ins>
            <w:r w:rsidR="00F77A73" w:rsidRPr="001F42D3">
              <w:t xml:space="preserve">his value </w:t>
            </w:r>
            <w:del w:id="2310" w:author="Kurt Elliason" w:date="2025-11-24T14:10:00Z" w16du:dateUtc="2025-11-24T20:10:00Z">
              <w:r w:rsidR="00F77A73" w:rsidRPr="001F42D3" w:rsidDel="009E3C6C">
                <w:delText>may be</w:delText>
              </w:r>
            </w:del>
            <w:ins w:id="2311" w:author="Kurt Elliason" w:date="2025-11-24T14:10:00Z" w16du:dateUtc="2025-11-24T20:10:00Z">
              <w:r>
                <w:t>is</w:t>
              </w:r>
            </w:ins>
            <w:r w:rsidR="00F77A73" w:rsidRPr="001F42D3">
              <w:t xml:space="preserve"> populated with an ENUM value:</w:t>
            </w:r>
          </w:p>
          <w:p w14:paraId="639BB990" w14:textId="77777777" w:rsidR="00F77A73" w:rsidRPr="005C1693" w:rsidRDefault="00F77A73" w:rsidP="005C1693">
            <w:pPr>
              <w:pStyle w:val="TableEntry"/>
              <w:rPr>
                <w:b/>
                <w:bCs/>
              </w:rPr>
            </w:pPr>
            <w:r w:rsidRPr="001F42D3">
              <w:t xml:space="preserve">Up…    </w:t>
            </w:r>
            <w:r w:rsidRPr="005C1693">
              <w:rPr>
                <w:b/>
                <w:bCs/>
              </w:rPr>
              <w:t>pillar-direction-up</w:t>
            </w:r>
          </w:p>
          <w:p w14:paraId="682AAD6A" w14:textId="77777777" w:rsidR="00F77A73" w:rsidRPr="001F42D3" w:rsidRDefault="00F77A73" w:rsidP="005C1693">
            <w:pPr>
              <w:pStyle w:val="TableEntry"/>
            </w:pPr>
            <w:r w:rsidRPr="001F42D3">
              <w:t xml:space="preserve">Down   </w:t>
            </w:r>
            <w:r w:rsidRPr="005C1693">
              <w:rPr>
                <w:b/>
                <w:bCs/>
              </w:rPr>
              <w:t>pillar-direction-down</w:t>
            </w:r>
          </w:p>
          <w:p w14:paraId="484BAF1F" w14:textId="77777777" w:rsidR="00F77A73" w:rsidRPr="005C1693" w:rsidRDefault="00F77A73" w:rsidP="005C1693">
            <w:pPr>
              <w:pStyle w:val="TableEntry"/>
              <w:rPr>
                <w:b/>
                <w:bCs/>
              </w:rPr>
            </w:pPr>
            <w:r w:rsidRPr="001F42D3">
              <w:lastRenderedPageBreak/>
              <w:t xml:space="preserve">Left      </w:t>
            </w:r>
            <w:r w:rsidRPr="005C1693">
              <w:rPr>
                <w:b/>
                <w:bCs/>
              </w:rPr>
              <w:t>pillar-direction-left</w:t>
            </w:r>
          </w:p>
          <w:p w14:paraId="1A8A1C85" w14:textId="77777777" w:rsidR="00F77A73" w:rsidRPr="001F42D3" w:rsidRDefault="00F77A73" w:rsidP="005C1693">
            <w:pPr>
              <w:pStyle w:val="TableEntry"/>
            </w:pPr>
            <w:r w:rsidRPr="001F42D3">
              <w:t xml:space="preserve">Right    </w:t>
            </w:r>
            <w:r w:rsidRPr="005C1693">
              <w:rPr>
                <w:b/>
                <w:bCs/>
              </w:rPr>
              <w:t>pillar-direction-right</w:t>
            </w:r>
          </w:p>
        </w:tc>
      </w:tr>
      <w:tr w:rsidR="00F77A73" w:rsidRPr="001F42D3" w14:paraId="5041B40B" w14:textId="77777777" w:rsidTr="002D7086">
        <w:trPr>
          <w:trHeight w:val="121"/>
          <w:jc w:val="center"/>
        </w:trPr>
        <w:tc>
          <w:tcPr>
            <w:tcW w:w="2790" w:type="dxa"/>
          </w:tcPr>
          <w:p w14:paraId="7F3B7416" w14:textId="77777777" w:rsidR="00F77A73" w:rsidRPr="001F42D3" w:rsidRDefault="00F77A73" w:rsidP="005C1693">
            <w:pPr>
              <w:pStyle w:val="TableEntry"/>
            </w:pPr>
            <w:r w:rsidRPr="001F42D3">
              <w:lastRenderedPageBreak/>
              <w:t>Slot-Rack Direction</w:t>
            </w:r>
          </w:p>
        </w:tc>
        <w:tc>
          <w:tcPr>
            <w:tcW w:w="4791" w:type="dxa"/>
          </w:tcPr>
          <w:p w14:paraId="26E1724B" w14:textId="37DA7E14" w:rsidR="00F77A73" w:rsidRPr="001F42D3" w:rsidRDefault="00F77A73" w:rsidP="005C1693">
            <w:pPr>
              <w:pStyle w:val="TableEntry"/>
            </w:pPr>
            <w:del w:id="2312" w:author="Kurt Elliason" w:date="2025-11-24T14:11:00Z" w16du:dateUtc="2025-11-24T20:11:00Z">
              <w:r w:rsidRPr="001F42D3" w:rsidDel="009E3C6C">
                <w:delText xml:space="preserve">Optional – If a pump is contained within a pillar, </w:delText>
              </w:r>
            </w:del>
            <w:ins w:id="2313" w:author="Kurt Elliason" w:date="2025-11-24T14:11:00Z" w16du:dateUtc="2025-11-24T20:11:00Z">
              <w:r w:rsidR="009E3C6C">
                <w:t>T</w:t>
              </w:r>
            </w:ins>
            <w:del w:id="2314" w:author="Kurt Elliason" w:date="2025-11-24T14:11:00Z" w16du:dateUtc="2025-11-24T20:11:00Z">
              <w:r w:rsidRPr="001F42D3" w:rsidDel="009E3C6C">
                <w:delText>t</w:delText>
              </w:r>
            </w:del>
            <w:r w:rsidRPr="001F42D3">
              <w:t xml:space="preserve">his value </w:t>
            </w:r>
            <w:del w:id="2315" w:author="Kurt Elliason" w:date="2025-11-24T14:11:00Z" w16du:dateUtc="2025-11-24T20:11:00Z">
              <w:r w:rsidRPr="001F42D3" w:rsidDel="009E3C6C">
                <w:delText>may be</w:delText>
              </w:r>
            </w:del>
            <w:ins w:id="2316" w:author="Kurt Elliason" w:date="2025-11-24T14:11:00Z" w16du:dateUtc="2025-11-24T20:11:00Z">
              <w:r w:rsidR="009E3C6C">
                <w:t>is</w:t>
              </w:r>
            </w:ins>
            <w:r w:rsidRPr="001F42D3">
              <w:t xml:space="preserve"> populated with an ENUM value:</w:t>
            </w:r>
          </w:p>
          <w:p w14:paraId="31EA7C4A" w14:textId="77777777" w:rsidR="00F77A73" w:rsidRPr="001F42D3" w:rsidRDefault="00F77A73" w:rsidP="005C1693">
            <w:pPr>
              <w:pStyle w:val="TableEntry"/>
            </w:pPr>
            <w:r w:rsidRPr="001F42D3">
              <w:t xml:space="preserve">Up…    </w:t>
            </w:r>
            <w:r w:rsidRPr="005C1693">
              <w:rPr>
                <w:b/>
                <w:bCs/>
              </w:rPr>
              <w:t>slot-rack-direction-up</w:t>
            </w:r>
          </w:p>
          <w:p w14:paraId="0BAF02F2" w14:textId="77777777" w:rsidR="00F77A73" w:rsidRPr="001F42D3" w:rsidRDefault="00F77A73" w:rsidP="005C1693">
            <w:pPr>
              <w:pStyle w:val="TableEntry"/>
            </w:pPr>
            <w:r w:rsidRPr="001F42D3">
              <w:t xml:space="preserve">Down   </w:t>
            </w:r>
            <w:r w:rsidRPr="005C1693">
              <w:t>slot-rack-direction-down</w:t>
            </w:r>
          </w:p>
          <w:p w14:paraId="5410AC25" w14:textId="77777777" w:rsidR="00F77A73" w:rsidRPr="001F42D3" w:rsidRDefault="00F77A73" w:rsidP="005C1693">
            <w:pPr>
              <w:pStyle w:val="TableEntry"/>
            </w:pPr>
            <w:r w:rsidRPr="001F42D3">
              <w:t xml:space="preserve">Left      </w:t>
            </w:r>
            <w:r w:rsidRPr="005C1693">
              <w:t>slot-rack-direction-left</w:t>
            </w:r>
          </w:p>
          <w:p w14:paraId="1EA8E40E" w14:textId="77777777" w:rsidR="00F77A73" w:rsidRPr="001F42D3" w:rsidRDefault="00F77A73" w:rsidP="005C1693">
            <w:pPr>
              <w:pStyle w:val="TableEntry"/>
            </w:pPr>
            <w:r w:rsidRPr="001F42D3">
              <w:t xml:space="preserve">Right    </w:t>
            </w:r>
            <w:r w:rsidRPr="005C1693">
              <w:t>slot-rack-direction-right</w:t>
            </w:r>
          </w:p>
        </w:tc>
      </w:tr>
    </w:tbl>
    <w:p w14:paraId="420195E7" w14:textId="33E73447" w:rsidR="00F77A73" w:rsidRPr="001F42D3" w:rsidRDefault="00F77A73" w:rsidP="00F77A73">
      <w:pPr>
        <w:pStyle w:val="Default"/>
        <w:rPr>
          <w:sz w:val="23"/>
          <w:szCs w:val="23"/>
        </w:rPr>
      </w:pPr>
    </w:p>
    <w:p w14:paraId="51E09B14" w14:textId="2BC727D4" w:rsidR="00F77A73" w:rsidRPr="001F42D3" w:rsidRDefault="00F77A73" w:rsidP="005C1693">
      <w:pPr>
        <w:pStyle w:val="BodyText"/>
      </w:pPr>
    </w:p>
    <w:p w14:paraId="5E0F4706" w14:textId="37A0BDD2" w:rsidR="00F77A73" w:rsidRPr="001F42D3" w:rsidRDefault="00F77A73" w:rsidP="005C1693">
      <w:pPr>
        <w:pStyle w:val="Heading4"/>
        <w:numPr>
          <w:ilvl w:val="0"/>
          <w:numId w:val="0"/>
        </w:numPr>
        <w:rPr>
          <w:noProof w:val="0"/>
        </w:rPr>
      </w:pPr>
      <w:bookmarkStart w:id="2317" w:name="_Toc214889859"/>
      <w:r w:rsidRPr="001F42D3">
        <w:rPr>
          <w:noProof w:val="0"/>
        </w:rPr>
        <w:t>M.1.2.</w:t>
      </w:r>
      <w:del w:id="2318" w:author="Kurt Elliason" w:date="2025-11-24T14:55:00Z" w16du:dateUtc="2025-11-24T20:55:00Z">
        <w:r w:rsidRPr="001F42D3" w:rsidDel="00D06FBB">
          <w:rPr>
            <w:noProof w:val="0"/>
          </w:rPr>
          <w:delText xml:space="preserve">3 </w:delText>
        </w:r>
      </w:del>
      <w:ins w:id="2319" w:author="Kurt Elliason" w:date="2025-11-24T14:55:00Z" w16du:dateUtc="2025-11-24T20:55:00Z">
        <w:r w:rsidR="00D06FBB">
          <w:rPr>
            <w:noProof w:val="0"/>
          </w:rPr>
          <w:t>4</w:t>
        </w:r>
        <w:r w:rsidR="00D06FBB" w:rsidRPr="001F42D3">
          <w:rPr>
            <w:noProof w:val="0"/>
          </w:rPr>
          <w:t xml:space="preserve"> </w:t>
        </w:r>
      </w:ins>
      <w:r w:rsidRPr="001F42D3">
        <w:rPr>
          <w:noProof w:val="0"/>
        </w:rPr>
        <w:t>Specifying a pump location within a Pillar (and Rack)</w:t>
      </w:r>
      <w:bookmarkEnd w:id="2317"/>
    </w:p>
    <w:p w14:paraId="4CDBD5A3" w14:textId="77777777" w:rsidR="00F77A73" w:rsidRPr="005C1693" w:rsidRDefault="00F77A73" w:rsidP="005C1693">
      <w:pPr>
        <w:pStyle w:val="BodyText"/>
      </w:pPr>
      <w:r w:rsidRPr="005C1693">
        <w:t xml:space="preserve">MDC_ATTR_PUMP_PILLAR_DETAILS –  </w:t>
      </w:r>
    </w:p>
    <w:p w14:paraId="289FA9DB" w14:textId="36C41A51" w:rsidR="00F77A73" w:rsidRPr="005C1693" w:rsidRDefault="00F77A73" w:rsidP="005C1693">
      <w:pPr>
        <w:pStyle w:val="BodyText"/>
      </w:pPr>
      <w:r w:rsidRPr="005C1693">
        <w:t>(Pillar Index, Rack Index, Rack Slot Index, Pillar Slot Index)</w:t>
      </w:r>
      <w:ins w:id="2320" w:author="Kurt Elliason" w:date="2025-11-24T14:12:00Z" w16du:dateUtc="2025-11-24T20:12:00Z">
        <w:r w:rsidR="009E3C6C">
          <w:t xml:space="preserve"> </w:t>
        </w:r>
        <w:r w:rsidR="009E3C6C" w:rsidRPr="009E3C6C">
          <w:t>Inclusion of MDC_ATTR_PUMP_PILLAR_DETAILS in the VMD is conditional on inclusion of MDC_ATTR_PILLAR_ASSEMBLY in the MDS, but if included all parameters must be provided in an OBX of data type ST with each parameter separated using the repetition separator character, the tilde ("~").</w:t>
        </w:r>
      </w:ins>
    </w:p>
    <w:p w14:paraId="1043EFA8" w14:textId="77777777" w:rsidR="00F77A73" w:rsidRPr="001F42D3" w:rsidRDefault="00F77A73" w:rsidP="00F77A73">
      <w:pPr>
        <w:pStyle w:val="Default"/>
        <w:rPr>
          <w:sz w:val="23"/>
          <w:szCs w:val="23"/>
        </w:rPr>
      </w:pP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55"/>
        <w:gridCol w:w="4405"/>
      </w:tblGrid>
      <w:tr w:rsidR="00F77A73" w:rsidRPr="001F42D3" w14:paraId="7F1E54FB" w14:textId="77777777" w:rsidTr="005C1693">
        <w:trPr>
          <w:trHeight w:val="159"/>
          <w:jc w:val="center"/>
        </w:trPr>
        <w:tc>
          <w:tcPr>
            <w:tcW w:w="3155" w:type="dxa"/>
            <w:shd w:val="clear" w:color="auto" w:fill="BFBFBF"/>
          </w:tcPr>
          <w:p w14:paraId="194DC33F" w14:textId="77777777" w:rsidR="00F77A73" w:rsidRPr="005C1693" w:rsidRDefault="00F77A73" w:rsidP="005C1693">
            <w:pPr>
              <w:pStyle w:val="TableEntryHeader"/>
            </w:pPr>
            <w:r w:rsidRPr="005C1693">
              <w:t xml:space="preserve">Parameter </w:t>
            </w:r>
          </w:p>
        </w:tc>
        <w:tc>
          <w:tcPr>
            <w:tcW w:w="4405" w:type="dxa"/>
            <w:shd w:val="clear" w:color="auto" w:fill="BFBFBF"/>
          </w:tcPr>
          <w:p w14:paraId="5747F8BD" w14:textId="77777777" w:rsidR="00F77A73" w:rsidRPr="005C1693" w:rsidRDefault="00F77A73" w:rsidP="005C1693">
            <w:pPr>
              <w:pStyle w:val="TableEntryHeader"/>
            </w:pPr>
            <w:r w:rsidRPr="005C1693">
              <w:t xml:space="preserve">MDC Code </w:t>
            </w:r>
          </w:p>
        </w:tc>
      </w:tr>
      <w:tr w:rsidR="00F77A73" w:rsidRPr="001F42D3" w14:paraId="5D2DD578" w14:textId="77777777" w:rsidTr="005C1693">
        <w:trPr>
          <w:trHeight w:val="124"/>
          <w:jc w:val="center"/>
        </w:trPr>
        <w:tc>
          <w:tcPr>
            <w:tcW w:w="7560" w:type="dxa"/>
            <w:gridSpan w:val="2"/>
          </w:tcPr>
          <w:p w14:paraId="49AF17B8" w14:textId="77777777" w:rsidR="00F77A73" w:rsidRPr="005C1693" w:rsidRDefault="00F77A73" w:rsidP="005C1693">
            <w:pPr>
              <w:pStyle w:val="TableEntry"/>
              <w:rPr>
                <w:b/>
                <w:bCs/>
              </w:rPr>
            </w:pPr>
            <w:r w:rsidRPr="005C1693">
              <w:rPr>
                <w:b/>
                <w:bCs/>
              </w:rPr>
              <w:t xml:space="preserve">VMD Attribute: </w:t>
            </w:r>
          </w:p>
        </w:tc>
      </w:tr>
      <w:tr w:rsidR="00F77A73" w:rsidRPr="001F42D3" w14:paraId="14297F55" w14:textId="77777777" w:rsidTr="005C1693">
        <w:trPr>
          <w:trHeight w:val="121"/>
          <w:jc w:val="center"/>
        </w:trPr>
        <w:tc>
          <w:tcPr>
            <w:tcW w:w="3155" w:type="dxa"/>
          </w:tcPr>
          <w:p w14:paraId="42633E73" w14:textId="77777777" w:rsidR="00F77A73" w:rsidRPr="001F42D3" w:rsidRDefault="00F77A73" w:rsidP="005C1693">
            <w:pPr>
              <w:pStyle w:val="TableEntry"/>
              <w:rPr>
                <w:color w:val="000000"/>
              </w:rPr>
            </w:pPr>
            <w:r w:rsidRPr="001F42D3">
              <w:rPr>
                <w:color w:val="000000"/>
              </w:rPr>
              <w:t>Location of pump in a Pillar</w:t>
            </w:r>
          </w:p>
        </w:tc>
        <w:tc>
          <w:tcPr>
            <w:tcW w:w="4405" w:type="dxa"/>
          </w:tcPr>
          <w:p w14:paraId="745FA428" w14:textId="77777777" w:rsidR="00F77A73" w:rsidRPr="005C1693" w:rsidRDefault="00F77A73" w:rsidP="005C1693">
            <w:pPr>
              <w:pStyle w:val="TableEntry"/>
              <w:rPr>
                <w:b/>
                <w:bCs/>
                <w:color w:val="000000"/>
              </w:rPr>
            </w:pPr>
            <w:r w:rsidRPr="005C1693">
              <w:rPr>
                <w:b/>
                <w:bCs/>
                <w:color w:val="000000"/>
              </w:rPr>
              <w:t>MDC_ATTR_PUMP_PILLAR_DETAILS</w:t>
            </w:r>
          </w:p>
        </w:tc>
      </w:tr>
    </w:tbl>
    <w:p w14:paraId="17068978" w14:textId="77777777" w:rsidR="00F77A73" w:rsidRPr="001F42D3" w:rsidRDefault="00F77A73" w:rsidP="00F77A73">
      <w:pPr>
        <w:pStyle w:val="Default"/>
        <w:rPr>
          <w:sz w:val="23"/>
          <w:szCs w:val="23"/>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5"/>
        <w:gridCol w:w="5305"/>
      </w:tblGrid>
      <w:tr w:rsidR="00F77A73" w:rsidRPr="001F42D3" w14:paraId="7114D9AF" w14:textId="77777777" w:rsidTr="005C1693">
        <w:trPr>
          <w:cantSplit/>
          <w:trHeight w:val="159"/>
          <w:tblHeader/>
          <w:jc w:val="center"/>
        </w:trPr>
        <w:tc>
          <w:tcPr>
            <w:tcW w:w="3695" w:type="dxa"/>
            <w:shd w:val="clear" w:color="auto" w:fill="BFBFBF"/>
          </w:tcPr>
          <w:p w14:paraId="70D46CCC" w14:textId="77777777" w:rsidR="00F77A73" w:rsidRPr="001F42D3" w:rsidRDefault="00F77A73" w:rsidP="005C1693">
            <w:pPr>
              <w:pStyle w:val="TableEntryHeader"/>
            </w:pPr>
            <w:r w:rsidRPr="001F42D3">
              <w:t xml:space="preserve">Parameter </w:t>
            </w:r>
          </w:p>
        </w:tc>
        <w:tc>
          <w:tcPr>
            <w:tcW w:w="5305" w:type="dxa"/>
            <w:shd w:val="clear" w:color="auto" w:fill="BFBFBF"/>
          </w:tcPr>
          <w:p w14:paraId="205ED4C2" w14:textId="77777777" w:rsidR="00F77A73" w:rsidRPr="001F42D3" w:rsidRDefault="00F77A73" w:rsidP="005C1693">
            <w:pPr>
              <w:pStyle w:val="TableEntryHeader"/>
            </w:pPr>
            <w:r w:rsidRPr="001F42D3">
              <w:t>Note</w:t>
            </w:r>
          </w:p>
        </w:tc>
      </w:tr>
      <w:tr w:rsidR="00F77A73" w:rsidRPr="001F42D3" w14:paraId="57FF0664" w14:textId="77777777" w:rsidTr="005C1693">
        <w:trPr>
          <w:trHeight w:val="121"/>
          <w:jc w:val="center"/>
        </w:trPr>
        <w:tc>
          <w:tcPr>
            <w:tcW w:w="3695" w:type="dxa"/>
          </w:tcPr>
          <w:p w14:paraId="47F00C27" w14:textId="77777777" w:rsidR="00F77A73" w:rsidRPr="001F42D3" w:rsidRDefault="00F77A73" w:rsidP="005C1693">
            <w:pPr>
              <w:pStyle w:val="TableEntry"/>
            </w:pPr>
            <w:r w:rsidRPr="001F42D3">
              <w:t>Pillar Index</w:t>
            </w:r>
          </w:p>
        </w:tc>
        <w:tc>
          <w:tcPr>
            <w:tcW w:w="5305" w:type="dxa"/>
          </w:tcPr>
          <w:p w14:paraId="5F0F1E7D" w14:textId="7991D118" w:rsidR="00F77A73" w:rsidRPr="001F42D3" w:rsidDel="009E3C6C" w:rsidRDefault="00F77A73" w:rsidP="00BB7406">
            <w:pPr>
              <w:pStyle w:val="TableEntry"/>
              <w:rPr>
                <w:del w:id="2321" w:author="Kurt Elliason" w:date="2025-11-24T14:12:00Z" w16du:dateUtc="2025-11-24T20:12:00Z"/>
              </w:rPr>
            </w:pPr>
            <w:del w:id="2322" w:author="Kurt Elliason" w:date="2025-11-24T14:12:00Z" w16du:dateUtc="2025-11-24T20:12:00Z">
              <w:r w:rsidRPr="001F42D3" w:rsidDel="009E3C6C">
                <w:delText>Optional</w:delText>
              </w:r>
            </w:del>
          </w:p>
          <w:p w14:paraId="503D51C2" w14:textId="6A0F8B04" w:rsidR="006D36C7" w:rsidRPr="001F42D3" w:rsidDel="009E3C6C" w:rsidRDefault="006D36C7" w:rsidP="005C1693">
            <w:pPr>
              <w:pStyle w:val="TableEntry"/>
              <w:rPr>
                <w:del w:id="2323" w:author="Kurt Elliason" w:date="2025-11-24T14:12:00Z" w16du:dateUtc="2025-11-24T20:12:00Z"/>
              </w:rPr>
            </w:pPr>
          </w:p>
          <w:p w14:paraId="621197F2" w14:textId="77777777" w:rsidR="00F77A73" w:rsidRPr="001F42D3" w:rsidRDefault="00F77A73" w:rsidP="005C1693">
            <w:pPr>
              <w:pStyle w:val="TableEntry"/>
            </w:pPr>
            <w:r w:rsidRPr="001F42D3">
              <w:t xml:space="preserve">If a pump resides in a Pillar, this field must contain which pillar the pump is located in. </w:t>
            </w:r>
          </w:p>
        </w:tc>
      </w:tr>
      <w:tr w:rsidR="00F77A73" w:rsidRPr="001F42D3" w14:paraId="71303BD0" w14:textId="77777777" w:rsidTr="005C1693">
        <w:trPr>
          <w:trHeight w:val="287"/>
          <w:jc w:val="center"/>
        </w:trPr>
        <w:tc>
          <w:tcPr>
            <w:tcW w:w="3695" w:type="dxa"/>
          </w:tcPr>
          <w:p w14:paraId="6DA4FE3F" w14:textId="77777777" w:rsidR="00F77A73" w:rsidRPr="001F42D3" w:rsidRDefault="00F77A73" w:rsidP="005C1693">
            <w:pPr>
              <w:pStyle w:val="TableEntry"/>
            </w:pPr>
            <w:r w:rsidRPr="001F42D3">
              <w:t>Rack Index</w:t>
            </w:r>
          </w:p>
        </w:tc>
        <w:tc>
          <w:tcPr>
            <w:tcW w:w="5305" w:type="dxa"/>
          </w:tcPr>
          <w:p w14:paraId="6DBAA182" w14:textId="120A5B6F" w:rsidR="00F77A73" w:rsidRPr="001F42D3" w:rsidRDefault="00F77A73" w:rsidP="005C1693">
            <w:pPr>
              <w:pStyle w:val="TableEntry"/>
            </w:pPr>
            <w:del w:id="2324" w:author="Kurt Elliason" w:date="2025-11-24T14:13:00Z" w16du:dateUtc="2025-11-24T20:13:00Z">
              <w:r w:rsidRPr="001F42D3" w:rsidDel="009E3C6C">
                <w:delText xml:space="preserve">Optional – </w:delText>
              </w:r>
            </w:del>
            <w:r w:rsidRPr="001F42D3">
              <w:t>If a pump resides in a Pillar, it must also be contained within a Rack, since Pillars consist of one or more Racks. If this field is populated, “Rack Slot Index” must also be populated to specify a unique location within the entire Pillar topology. It indicates which Rack within the specified Pillar that the pump is located in</w:t>
            </w:r>
            <w:r w:rsidR="001F42D3">
              <w:t xml:space="preserve">. </w:t>
            </w:r>
            <w:r w:rsidRPr="001F42D3">
              <w:t>If rack position is not tracked, this field may be NA.</w:t>
            </w:r>
          </w:p>
          <w:p w14:paraId="19A37D92" w14:textId="77777777" w:rsidR="006D36C7" w:rsidRPr="001F42D3" w:rsidRDefault="006D36C7" w:rsidP="00BB7406">
            <w:pPr>
              <w:pStyle w:val="TableEntry"/>
            </w:pPr>
          </w:p>
          <w:p w14:paraId="2BD2E45A" w14:textId="0D087CAC" w:rsidR="00F77A73" w:rsidRPr="001F42D3" w:rsidRDefault="00F77A73" w:rsidP="005C1693">
            <w:pPr>
              <w:pStyle w:val="TableEntry"/>
            </w:pPr>
            <w:r w:rsidRPr="001F42D3">
              <w:t>If this field is specified, “Pillar Slot Index” must be NA.</w:t>
            </w:r>
          </w:p>
          <w:p w14:paraId="00A7F13D" w14:textId="77777777" w:rsidR="006D36C7" w:rsidRPr="001F42D3" w:rsidRDefault="006D36C7" w:rsidP="00BB7406">
            <w:pPr>
              <w:pStyle w:val="TableEntry"/>
            </w:pPr>
          </w:p>
          <w:p w14:paraId="548F085E" w14:textId="69B28512" w:rsidR="00F77A73" w:rsidRPr="001F42D3" w:rsidRDefault="00F77A73" w:rsidP="005C1693">
            <w:pPr>
              <w:pStyle w:val="TableEntry"/>
            </w:pPr>
            <w:r w:rsidRPr="001F42D3">
              <w:t>Only one of the two ways to indicate pump position within a Pillar can be populated with non-NA values:</w:t>
            </w:r>
          </w:p>
          <w:p w14:paraId="0E40D66B" w14:textId="2E799DBA" w:rsidR="00F77A73" w:rsidRPr="001F42D3" w:rsidDel="009E3C6C" w:rsidRDefault="00F77A73" w:rsidP="009E3C6C">
            <w:pPr>
              <w:pStyle w:val="TableEntry"/>
              <w:rPr>
                <w:del w:id="2325" w:author="Kurt Elliason" w:date="2025-11-24T14:13:00Z" w16du:dateUtc="2025-11-24T20:13:00Z"/>
              </w:rPr>
            </w:pPr>
            <w:r w:rsidRPr="001F42D3">
              <w:t>Both “Rack Index” and “Rack Slot Index”  or</w:t>
            </w:r>
            <w:ins w:id="2326" w:author="Kurt Elliason" w:date="2025-11-24T14:13:00Z" w16du:dateUtc="2025-11-24T20:13:00Z">
              <w:r w:rsidR="009E3C6C">
                <w:t xml:space="preserve"> </w:t>
              </w:r>
            </w:ins>
          </w:p>
          <w:p w14:paraId="686E794C" w14:textId="77777777" w:rsidR="00F77A73" w:rsidRPr="001F42D3" w:rsidRDefault="00F77A73" w:rsidP="005C1693">
            <w:pPr>
              <w:pStyle w:val="TableEntry"/>
            </w:pPr>
            <w:r w:rsidRPr="001F42D3">
              <w:t>“Pillar Slot Index”</w:t>
            </w:r>
          </w:p>
        </w:tc>
      </w:tr>
      <w:tr w:rsidR="00F77A73" w:rsidRPr="001F42D3" w14:paraId="1F577BA2" w14:textId="77777777" w:rsidTr="005C1693">
        <w:trPr>
          <w:trHeight w:val="121"/>
          <w:jc w:val="center"/>
        </w:trPr>
        <w:tc>
          <w:tcPr>
            <w:tcW w:w="3695" w:type="dxa"/>
          </w:tcPr>
          <w:p w14:paraId="62738748" w14:textId="77777777" w:rsidR="00F77A73" w:rsidRPr="001F42D3" w:rsidRDefault="00F77A73" w:rsidP="005C1693">
            <w:pPr>
              <w:pStyle w:val="TableEntry"/>
            </w:pPr>
            <w:r w:rsidRPr="001F42D3">
              <w:t>Rack Slot Index</w:t>
            </w:r>
          </w:p>
        </w:tc>
        <w:tc>
          <w:tcPr>
            <w:tcW w:w="5305" w:type="dxa"/>
          </w:tcPr>
          <w:p w14:paraId="0519C494" w14:textId="5525AE56" w:rsidR="00F77A73" w:rsidRPr="001F42D3" w:rsidRDefault="00F77A73" w:rsidP="005C1693">
            <w:pPr>
              <w:pStyle w:val="TableEntry"/>
            </w:pPr>
            <w:del w:id="2327" w:author="Kurt Elliason" w:date="2025-11-24T14:14:00Z" w16du:dateUtc="2025-11-24T20:14:00Z">
              <w:r w:rsidRPr="001F42D3" w:rsidDel="009E3C6C">
                <w:delText xml:space="preserve">Optional – </w:delText>
              </w:r>
            </w:del>
            <w:r w:rsidRPr="001F42D3">
              <w:t xml:space="preserve">If a pump resides in a Pillar, it must also be contained within a Rack since Pillars consist of one or more Racks. If this field is populated, “Rack Index” must also be populated to specify a unique location within the entire Pillar topology. It indicates which </w:t>
            </w:r>
            <w:r w:rsidRPr="001F42D3">
              <w:lastRenderedPageBreak/>
              <w:t>position within the specified Rack and Pillar the pump is located in</w:t>
            </w:r>
            <w:r w:rsidR="001F42D3">
              <w:t xml:space="preserve">. </w:t>
            </w:r>
            <w:r w:rsidRPr="001F42D3">
              <w:t xml:space="preserve"> If “Rack Index” is NA, this field must also be NA.</w:t>
            </w:r>
          </w:p>
          <w:p w14:paraId="17F1A100" w14:textId="77777777" w:rsidR="006D36C7" w:rsidRPr="001F42D3" w:rsidRDefault="006D36C7" w:rsidP="00BB7406">
            <w:pPr>
              <w:pStyle w:val="TableEntry"/>
            </w:pPr>
          </w:p>
          <w:p w14:paraId="48971910" w14:textId="08F0C63C" w:rsidR="00F77A73" w:rsidRPr="001F42D3" w:rsidRDefault="00F77A73" w:rsidP="005C1693">
            <w:pPr>
              <w:pStyle w:val="TableEntry"/>
            </w:pPr>
            <w:r w:rsidRPr="001F42D3">
              <w:t>If this field is specified, “Pillar Slot Index” must also be NA.</w:t>
            </w:r>
          </w:p>
          <w:p w14:paraId="24B0374C" w14:textId="77777777" w:rsidR="006D36C7" w:rsidRPr="001F42D3" w:rsidRDefault="006D36C7" w:rsidP="00BB7406">
            <w:pPr>
              <w:pStyle w:val="TableEntry"/>
            </w:pPr>
          </w:p>
          <w:p w14:paraId="67A95699" w14:textId="06A93704" w:rsidR="00F77A73" w:rsidRPr="001F42D3" w:rsidRDefault="00F77A73" w:rsidP="005C1693">
            <w:pPr>
              <w:pStyle w:val="TableEntry"/>
            </w:pPr>
            <w:r w:rsidRPr="001F42D3">
              <w:t>Only one of the two ways to indicate pump position within a Pillar can be populated with non-NA values:</w:t>
            </w:r>
          </w:p>
          <w:p w14:paraId="08B11A3D" w14:textId="77777777" w:rsidR="006D36C7" w:rsidRPr="001F42D3" w:rsidRDefault="006D36C7" w:rsidP="00BB7406">
            <w:pPr>
              <w:pStyle w:val="TableEntry"/>
            </w:pPr>
          </w:p>
          <w:p w14:paraId="666C18FA" w14:textId="544D3F12" w:rsidR="00F77A73" w:rsidRPr="001F42D3" w:rsidDel="009E3C6C" w:rsidRDefault="00F77A73" w:rsidP="005C1693">
            <w:pPr>
              <w:pStyle w:val="TableEntry"/>
              <w:rPr>
                <w:del w:id="2328" w:author="Kurt Elliason" w:date="2025-11-24T14:14:00Z" w16du:dateUtc="2025-11-24T20:14:00Z"/>
              </w:rPr>
            </w:pPr>
            <w:r w:rsidRPr="001F42D3">
              <w:t>Both “Rack Index” and “Rack Slot Index”  or</w:t>
            </w:r>
            <w:ins w:id="2329" w:author="Kurt Elliason" w:date="2025-11-24T14:14:00Z" w16du:dateUtc="2025-11-24T20:14:00Z">
              <w:r w:rsidR="009E3C6C">
                <w:t xml:space="preserve"> </w:t>
              </w:r>
            </w:ins>
          </w:p>
          <w:p w14:paraId="05C92789" w14:textId="140E76B7" w:rsidR="006D36C7" w:rsidRPr="001F42D3" w:rsidDel="009E3C6C" w:rsidRDefault="006D36C7" w:rsidP="0032385F">
            <w:pPr>
              <w:pStyle w:val="TableEntry"/>
              <w:rPr>
                <w:del w:id="2330" w:author="Kurt Elliason" w:date="2025-11-24T14:14:00Z" w16du:dateUtc="2025-11-24T20:14:00Z"/>
              </w:rPr>
            </w:pPr>
          </w:p>
          <w:p w14:paraId="16038023" w14:textId="4C6A68A4" w:rsidR="00F77A73" w:rsidRPr="001F42D3" w:rsidRDefault="00F77A73" w:rsidP="005C1693">
            <w:pPr>
              <w:pStyle w:val="TableEntry"/>
            </w:pPr>
            <w:r w:rsidRPr="001F42D3">
              <w:t>“Pillar Slot Index”</w:t>
            </w:r>
          </w:p>
        </w:tc>
      </w:tr>
      <w:tr w:rsidR="00F77A73" w:rsidRPr="001F42D3" w14:paraId="5B2C220B" w14:textId="77777777" w:rsidTr="005C1693">
        <w:trPr>
          <w:trHeight w:val="121"/>
          <w:jc w:val="center"/>
        </w:trPr>
        <w:tc>
          <w:tcPr>
            <w:tcW w:w="3695" w:type="dxa"/>
          </w:tcPr>
          <w:p w14:paraId="7A2EC32D" w14:textId="77777777" w:rsidR="00F77A73" w:rsidRPr="001F42D3" w:rsidRDefault="00F77A73" w:rsidP="005C1693">
            <w:pPr>
              <w:pStyle w:val="TableEntry"/>
            </w:pPr>
            <w:r w:rsidRPr="001F42D3">
              <w:lastRenderedPageBreak/>
              <w:t>Pillar Slot Index</w:t>
            </w:r>
          </w:p>
        </w:tc>
        <w:tc>
          <w:tcPr>
            <w:tcW w:w="5305" w:type="dxa"/>
          </w:tcPr>
          <w:p w14:paraId="6F028091" w14:textId="719C20B6" w:rsidR="00F77A73" w:rsidRPr="001F42D3" w:rsidRDefault="00F77A73" w:rsidP="005C1693">
            <w:pPr>
              <w:pStyle w:val="TableEntry"/>
            </w:pPr>
            <w:del w:id="2331" w:author="Kurt Elliason" w:date="2025-11-24T14:14:00Z" w16du:dateUtc="2025-11-24T20:14:00Z">
              <w:r w:rsidRPr="001F42D3" w:rsidDel="009E3C6C">
                <w:delText xml:space="preserve">Optional – </w:delText>
              </w:r>
            </w:del>
            <w:r w:rsidRPr="001F42D3">
              <w:t>If a pump is contained within a Pillar, this field indicates which position it is located in within that Pillar.</w:t>
            </w:r>
          </w:p>
          <w:p w14:paraId="607771E7" w14:textId="77777777" w:rsidR="006D36C7" w:rsidRPr="001F42D3" w:rsidRDefault="006D36C7" w:rsidP="00BB7406">
            <w:pPr>
              <w:pStyle w:val="TableEntry"/>
            </w:pPr>
          </w:p>
          <w:p w14:paraId="4E0B382E" w14:textId="639183BA" w:rsidR="00F77A73" w:rsidRPr="001F42D3" w:rsidRDefault="00F77A73" w:rsidP="005C1693">
            <w:pPr>
              <w:pStyle w:val="TableEntry"/>
            </w:pPr>
            <w:r w:rsidRPr="001F42D3">
              <w:t>If this field is specified, “Rack Index” and “Rack Slot Index” must be NA.</w:t>
            </w:r>
          </w:p>
          <w:p w14:paraId="624BC41A" w14:textId="77777777" w:rsidR="006D36C7" w:rsidRPr="001F42D3" w:rsidRDefault="006D36C7" w:rsidP="00BB7406">
            <w:pPr>
              <w:pStyle w:val="TableEntry"/>
            </w:pPr>
          </w:p>
          <w:p w14:paraId="1F772025" w14:textId="23ED5111" w:rsidR="00F77A73" w:rsidRPr="001F42D3" w:rsidRDefault="00F77A73" w:rsidP="005C1693">
            <w:pPr>
              <w:pStyle w:val="TableEntry"/>
            </w:pPr>
            <w:r w:rsidRPr="001F42D3">
              <w:t>Only one of the two ways to indicate pump position within a Pillar can be populated with non-NA values:</w:t>
            </w:r>
          </w:p>
          <w:p w14:paraId="185C047B" w14:textId="77777777" w:rsidR="006D36C7" w:rsidRPr="001F42D3" w:rsidRDefault="006D36C7" w:rsidP="00BB7406">
            <w:pPr>
              <w:pStyle w:val="TableEntry"/>
            </w:pPr>
          </w:p>
          <w:p w14:paraId="3818E057" w14:textId="17FCCBF9" w:rsidR="00F77A73" w:rsidRPr="001F42D3" w:rsidDel="009E3C6C" w:rsidRDefault="00F77A73" w:rsidP="005C1693">
            <w:pPr>
              <w:pStyle w:val="TableEntry"/>
              <w:rPr>
                <w:del w:id="2332" w:author="Kurt Elliason" w:date="2025-11-24T14:14:00Z" w16du:dateUtc="2025-11-24T20:14:00Z"/>
              </w:rPr>
            </w:pPr>
            <w:r w:rsidRPr="001F42D3">
              <w:t>Both “Rack Index” and “Rack Slot Index”  or</w:t>
            </w:r>
            <w:ins w:id="2333" w:author="Kurt Elliason" w:date="2025-11-24T14:14:00Z" w16du:dateUtc="2025-11-24T20:14:00Z">
              <w:r w:rsidR="009E3C6C">
                <w:t xml:space="preserve"> </w:t>
              </w:r>
            </w:ins>
          </w:p>
          <w:p w14:paraId="527DB0FD" w14:textId="43215576" w:rsidR="006D36C7" w:rsidRPr="001F42D3" w:rsidDel="009E3C6C" w:rsidRDefault="006D36C7" w:rsidP="0032385F">
            <w:pPr>
              <w:pStyle w:val="TableEntry"/>
              <w:rPr>
                <w:del w:id="2334" w:author="Kurt Elliason" w:date="2025-11-24T14:14:00Z" w16du:dateUtc="2025-11-24T20:14:00Z"/>
              </w:rPr>
            </w:pPr>
          </w:p>
          <w:p w14:paraId="557DEE4F" w14:textId="293D33EC" w:rsidR="00F77A73" w:rsidRPr="001F42D3" w:rsidRDefault="00F77A73" w:rsidP="005C1693">
            <w:pPr>
              <w:pStyle w:val="TableEntry"/>
            </w:pPr>
            <w:r w:rsidRPr="001F42D3">
              <w:t>“Pillar Slot Index”</w:t>
            </w:r>
          </w:p>
        </w:tc>
      </w:tr>
    </w:tbl>
    <w:p w14:paraId="6B54C05B" w14:textId="77777777" w:rsidR="00C06E1E" w:rsidRPr="001F42D3" w:rsidRDefault="00C06E1E">
      <w:pPr>
        <w:ind w:hanging="2"/>
        <w:rPr>
          <w:rFonts w:ascii="LiberationSerif" w:hAnsi="LiberationSerif" w:cs="LiberationSerif"/>
          <w:sz w:val="18"/>
          <w:szCs w:val="18"/>
        </w:rPr>
      </w:pPr>
      <w:r w:rsidRPr="001F42D3">
        <w:rPr>
          <w:rFonts w:ascii="LiberationSerif" w:hAnsi="LiberationSerif" w:cs="LiberationSerif"/>
          <w:sz w:val="18"/>
          <w:szCs w:val="18"/>
        </w:rPr>
        <w:br w:type="page"/>
      </w:r>
    </w:p>
    <w:p w14:paraId="12010022" w14:textId="2EFE42C8"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erif" w:hAnsi="LiberationSerif" w:cs="LiberationSerif"/>
          <w:sz w:val="18"/>
          <w:szCs w:val="18"/>
        </w:rPr>
        <w:lastRenderedPageBreak/>
        <w:t>Enum: Pillar Orientation</w:t>
      </w:r>
      <w:r w:rsidRPr="001F42D3">
        <w:rPr>
          <w:rFonts w:ascii="LiberationSerif" w:hAnsi="LiberationSerif" w:cs="LiberationSerif"/>
          <w:sz w:val="18"/>
          <w:szCs w:val="18"/>
        </w:rPr>
        <w:tab/>
      </w:r>
      <w:r w:rsidRPr="001F42D3">
        <w:rPr>
          <w:rFonts w:ascii="LiberationSerif" w:hAnsi="LiberationSerif" w:cs="LiberationSerif"/>
          <w:sz w:val="18"/>
          <w:szCs w:val="18"/>
        </w:rPr>
        <w:tab/>
      </w:r>
      <w:r w:rsidRPr="001F42D3">
        <w:rPr>
          <w:rFonts w:ascii="LiberationSerif" w:hAnsi="LiberationSerif" w:cs="LiberationSerif"/>
          <w:b/>
          <w:sz w:val="18"/>
          <w:szCs w:val="18"/>
        </w:rPr>
        <w:t>ENUM_PILLAR_ORIENTATION</w:t>
      </w:r>
    </w:p>
    <w:p w14:paraId="4B6ED139" w14:textId="1661EE02"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pillar-orientation-vertical</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0032385F" w:rsidRPr="001F42D3">
        <w:rPr>
          <w:rFonts w:ascii="LiberationSerif" w:hAnsi="LiberationSerif" w:cs="LiberationSerif"/>
          <w:sz w:val="18"/>
          <w:szCs w:val="18"/>
        </w:rPr>
        <w:tab/>
      </w:r>
      <w:r w:rsidRPr="001F42D3">
        <w:rPr>
          <w:rFonts w:ascii="LiberationSerif" w:hAnsi="LiberationSerif" w:cs="LiberationSerif"/>
          <w:sz w:val="18"/>
          <w:szCs w:val="18"/>
        </w:rPr>
        <w:t>pillar consists of pumps/racks that are stacked vertically</w:t>
      </w:r>
    </w:p>
    <w:p w14:paraId="755D4C60"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pillar-orientation-horizontal</w:t>
      </w:r>
      <w:r w:rsidRPr="001F42D3">
        <w:rPr>
          <w:rFonts w:ascii="LiberationSerif" w:hAnsi="LiberationSerif" w:cs="LiberationSerif"/>
          <w:sz w:val="18"/>
          <w:szCs w:val="18"/>
        </w:rPr>
        <w:t>:</w:t>
      </w:r>
      <w:r w:rsidRPr="001F42D3">
        <w:rPr>
          <w:rFonts w:ascii="LiberationSerif" w:hAnsi="LiberationSerif" w:cs="LiberationSerif"/>
          <w:sz w:val="18"/>
          <w:szCs w:val="18"/>
        </w:rPr>
        <w:tab/>
        <w:t>pillar consists of pumps/racks that are stacked horizontally</w:t>
      </w:r>
    </w:p>
    <w:p w14:paraId="1747E275" w14:textId="77777777" w:rsidR="00F77A73" w:rsidRPr="001F42D3" w:rsidRDefault="00F77A73" w:rsidP="00F77A73">
      <w:pPr>
        <w:autoSpaceDE w:val="0"/>
        <w:autoSpaceDN w:val="0"/>
        <w:adjustRightInd w:val="0"/>
        <w:ind w:hanging="2"/>
        <w:rPr>
          <w:rFonts w:ascii="LiberationSerif" w:hAnsi="LiberationSerif" w:cs="LiberationSerif"/>
          <w:sz w:val="18"/>
          <w:szCs w:val="18"/>
        </w:rPr>
      </w:pPr>
    </w:p>
    <w:p w14:paraId="3BC7656A"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erif" w:hAnsi="LiberationSerif" w:cs="LiberationSerif"/>
          <w:sz w:val="18"/>
          <w:szCs w:val="18"/>
        </w:rPr>
        <w:t xml:space="preserve">Enum: Pillar Direction </w:t>
      </w:r>
      <w:r w:rsidRPr="001F42D3">
        <w:rPr>
          <w:rFonts w:ascii="LiberationSerif" w:hAnsi="LiberationSerif" w:cs="LiberationSerif"/>
          <w:sz w:val="18"/>
          <w:szCs w:val="18"/>
        </w:rPr>
        <w:tab/>
      </w:r>
      <w:r w:rsidRPr="001F42D3">
        <w:rPr>
          <w:rFonts w:ascii="LiberationSerif" w:hAnsi="LiberationSerif" w:cs="LiberationSerif"/>
          <w:sz w:val="18"/>
          <w:szCs w:val="18"/>
        </w:rPr>
        <w:tab/>
      </w:r>
      <w:r w:rsidRPr="001F42D3">
        <w:rPr>
          <w:rFonts w:ascii="LiberationSerif" w:hAnsi="LiberationSerif" w:cs="LiberationSerif"/>
          <w:b/>
          <w:sz w:val="18"/>
          <w:szCs w:val="18"/>
        </w:rPr>
        <w:t>ENUM_PILLAR_DIRECTION</w:t>
      </w:r>
    </w:p>
    <w:p w14:paraId="6B8A7536"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pillar-direction-up</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in the “up” direction</w:t>
      </w:r>
    </w:p>
    <w:p w14:paraId="39BF936D"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pillar-direction-down</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in the “down” direction</w:t>
      </w:r>
      <w:r w:rsidRPr="001F42D3">
        <w:rPr>
          <w:rFonts w:ascii="LiberationSerif" w:hAnsi="LiberationSerif" w:cs="LiberationSerif"/>
          <w:sz w:val="23"/>
          <w:szCs w:val="23"/>
        </w:rPr>
        <w:t xml:space="preserve"> </w:t>
      </w:r>
    </w:p>
    <w:p w14:paraId="05878B5A"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pillar-direction-right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from left to right</w:t>
      </w:r>
      <w:r w:rsidRPr="001F42D3">
        <w:rPr>
          <w:rFonts w:ascii="LiberationSerif" w:hAnsi="LiberationSerif" w:cs="LiberationSerif"/>
          <w:sz w:val="23"/>
          <w:szCs w:val="23"/>
        </w:rPr>
        <w:t xml:space="preserve"> </w:t>
      </w:r>
    </w:p>
    <w:p w14:paraId="3BF9AB80"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pillar-direction-left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from right to left</w:t>
      </w:r>
      <w:r w:rsidRPr="001F42D3">
        <w:rPr>
          <w:rFonts w:ascii="LiberationSerif" w:hAnsi="LiberationSerif" w:cs="LiberationSerif"/>
          <w:sz w:val="23"/>
          <w:szCs w:val="23"/>
        </w:rPr>
        <w:t xml:space="preserve"> </w:t>
      </w:r>
    </w:p>
    <w:p w14:paraId="743522FE" w14:textId="77777777" w:rsidR="00F77A73" w:rsidRPr="001F42D3" w:rsidRDefault="00F77A73" w:rsidP="00F77A73">
      <w:pPr>
        <w:autoSpaceDE w:val="0"/>
        <w:autoSpaceDN w:val="0"/>
        <w:adjustRightInd w:val="0"/>
        <w:ind w:hanging="2"/>
        <w:rPr>
          <w:rFonts w:ascii="LiberationSerif" w:hAnsi="LiberationSerif" w:cs="LiberationSerif"/>
          <w:sz w:val="23"/>
          <w:szCs w:val="23"/>
        </w:rPr>
      </w:pPr>
    </w:p>
    <w:p w14:paraId="358C4DC7"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erif" w:hAnsi="LiberationSerif" w:cs="LiberationSerif"/>
          <w:sz w:val="18"/>
          <w:szCs w:val="18"/>
        </w:rPr>
        <w:t>Enum: Slot-Rack Direction</w:t>
      </w:r>
      <w:r w:rsidRPr="001F42D3">
        <w:rPr>
          <w:rFonts w:ascii="LiberationSerif" w:hAnsi="LiberationSerif" w:cs="LiberationSerif"/>
          <w:sz w:val="18"/>
          <w:szCs w:val="18"/>
        </w:rPr>
        <w:tab/>
      </w:r>
      <w:r w:rsidRPr="001F42D3">
        <w:rPr>
          <w:rFonts w:ascii="LiberationSerif" w:hAnsi="LiberationSerif" w:cs="LiberationSerif"/>
          <w:sz w:val="18"/>
          <w:szCs w:val="18"/>
        </w:rPr>
        <w:tab/>
      </w:r>
      <w:r w:rsidRPr="001F42D3">
        <w:rPr>
          <w:rFonts w:ascii="LiberationSerif" w:hAnsi="LiberationSerif" w:cs="LiberationSerif"/>
          <w:b/>
          <w:sz w:val="18"/>
          <w:szCs w:val="18"/>
        </w:rPr>
        <w:t>ENUM_SLOT_RACK_DIRECTION</w:t>
      </w:r>
    </w:p>
    <w:p w14:paraId="6290AD86"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slot-rack-direction-up</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Pr="001F42D3">
        <w:rPr>
          <w:rFonts w:ascii="LiberationSerif" w:hAnsi="LiberationSerif" w:cs="LiberationSerif"/>
          <w:sz w:val="18"/>
          <w:szCs w:val="18"/>
        </w:rPr>
        <w:tab/>
        <w:t>pump slot/rack indexing increments in the “up” direction</w:t>
      </w:r>
    </w:p>
    <w:p w14:paraId="635DCC89" w14:textId="70A256A2"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slot-rack-direction-down</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006D36C7" w:rsidRPr="001F42D3">
        <w:rPr>
          <w:rFonts w:ascii="LiberationSerif" w:hAnsi="LiberationSerif" w:cs="LiberationSerif"/>
          <w:sz w:val="18"/>
          <w:szCs w:val="18"/>
        </w:rPr>
        <w:tab/>
      </w:r>
      <w:r w:rsidRPr="001F42D3">
        <w:rPr>
          <w:rFonts w:ascii="LiberationSerif" w:hAnsi="LiberationSerif" w:cs="LiberationSerif"/>
          <w:sz w:val="18"/>
          <w:szCs w:val="18"/>
        </w:rPr>
        <w:t>pump slot/rack indexing increments in the “down” direction</w:t>
      </w:r>
      <w:r w:rsidRPr="001F42D3">
        <w:rPr>
          <w:rFonts w:ascii="LiberationSerif" w:hAnsi="LiberationSerif" w:cs="LiberationSerif"/>
          <w:sz w:val="23"/>
          <w:szCs w:val="23"/>
        </w:rPr>
        <w:t xml:space="preserve"> </w:t>
      </w:r>
    </w:p>
    <w:p w14:paraId="207CA253" w14:textId="51F0652F"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slot-rack-direction-right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006D36C7" w:rsidRPr="001F42D3">
        <w:rPr>
          <w:rFonts w:ascii="LiberationSerif" w:hAnsi="LiberationSerif" w:cs="LiberationSerif"/>
          <w:sz w:val="18"/>
          <w:szCs w:val="18"/>
        </w:rPr>
        <w:tab/>
      </w:r>
      <w:r w:rsidRPr="001F42D3">
        <w:rPr>
          <w:rFonts w:ascii="LiberationSerif" w:hAnsi="LiberationSerif" w:cs="LiberationSerif"/>
          <w:sz w:val="18"/>
          <w:szCs w:val="18"/>
        </w:rPr>
        <w:t>pump slot/rack indexing increments from left to right</w:t>
      </w:r>
      <w:r w:rsidRPr="001F42D3">
        <w:rPr>
          <w:rFonts w:ascii="LiberationSerif" w:hAnsi="LiberationSerif" w:cs="LiberationSerif"/>
          <w:sz w:val="23"/>
          <w:szCs w:val="23"/>
        </w:rPr>
        <w:t xml:space="preserve"> </w:t>
      </w:r>
    </w:p>
    <w:p w14:paraId="686C1BF9"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slot-rack-direction-left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Pr="001F42D3">
        <w:rPr>
          <w:rFonts w:ascii="LiberationSerif" w:hAnsi="LiberationSerif" w:cs="LiberationSerif"/>
          <w:sz w:val="18"/>
          <w:szCs w:val="18"/>
        </w:rPr>
        <w:tab/>
        <w:t>pump slot/rack indexing increments from right to left</w:t>
      </w:r>
      <w:r w:rsidRPr="001F42D3">
        <w:rPr>
          <w:rFonts w:ascii="LiberationSerif" w:hAnsi="LiberationSerif" w:cs="LiberationSerif"/>
          <w:sz w:val="23"/>
          <w:szCs w:val="23"/>
        </w:rPr>
        <w:t xml:space="preserve"> </w:t>
      </w:r>
    </w:p>
    <w:p w14:paraId="167A06C9" w14:textId="77777777" w:rsidR="00F77A73" w:rsidRPr="001F42D3" w:rsidRDefault="00F77A73" w:rsidP="00F77A73">
      <w:pPr>
        <w:pStyle w:val="Default"/>
      </w:pPr>
    </w:p>
    <w:p w14:paraId="62631300" w14:textId="77777777" w:rsidR="00F77A73" w:rsidRPr="001F42D3" w:rsidRDefault="00F77A73" w:rsidP="005C1693">
      <w:pPr>
        <w:pStyle w:val="BodyText"/>
      </w:pPr>
      <w:r w:rsidRPr="001F42D3">
        <w:t>For the following diagram, the following settings apply:</w:t>
      </w:r>
    </w:p>
    <w:p w14:paraId="0DDCD9DE" w14:textId="77777777" w:rsidR="00F77A73" w:rsidRPr="001F42D3" w:rsidRDefault="00F77A73" w:rsidP="00F77A73">
      <w:pPr>
        <w:pStyle w:val="Default"/>
        <w:ind w:left="142"/>
      </w:pPr>
    </w:p>
    <w:p w14:paraId="6C9EDE94"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MDC_ATTR_PILLAR_ASSEMBLY (2, (3,2), (12,8), pillar-orientation-vertical, pillar-direction-right, slot-rack-direction-up)</w:t>
      </w:r>
    </w:p>
    <w:p w14:paraId="25CDD82A" w14:textId="77777777" w:rsidR="00F77A73" w:rsidRPr="001F42D3" w:rsidRDefault="00F77A73" w:rsidP="00F77A73">
      <w:pPr>
        <w:pStyle w:val="Default"/>
        <w:ind w:left="2302" w:firstLine="578"/>
        <w:rPr>
          <w:b/>
          <w:bCs/>
          <w:sz w:val="18"/>
          <w:szCs w:val="18"/>
          <w:lang w:eastAsia="zh-CN"/>
        </w:rPr>
      </w:pPr>
    </w:p>
    <w:p w14:paraId="64EA9B99"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17601C58"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5D2C14B0"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7F229108" w14:textId="77777777" w:rsidR="00F77A73" w:rsidRDefault="00F77A73" w:rsidP="00F77A73">
      <w:pPr>
        <w:pStyle w:val="Default"/>
        <w:ind w:left="142" w:firstLine="578"/>
        <w:rPr>
          <w:ins w:id="2335" w:author="Kurt Elliason" w:date="2025-11-24T14:20:00Z" w16du:dateUtc="2025-11-24T20:20:00Z"/>
          <w:b/>
          <w:bCs/>
          <w:sz w:val="18"/>
          <w:szCs w:val="18"/>
          <w:lang w:eastAsia="zh-CN"/>
        </w:rPr>
      </w:pPr>
      <w:r w:rsidRPr="001F42D3">
        <w:rPr>
          <w:bCs/>
          <w:sz w:val="18"/>
          <w:szCs w:val="18"/>
          <w:lang w:eastAsia="zh-CN"/>
        </w:rPr>
        <w:t>Pillar Orientation -</w:t>
      </w:r>
      <w:r w:rsidRPr="001F42D3">
        <w:rPr>
          <w:b/>
          <w:bCs/>
          <w:sz w:val="18"/>
          <w:szCs w:val="18"/>
          <w:lang w:eastAsia="zh-CN"/>
        </w:rPr>
        <w:t xml:space="preserve"> VERTICAL,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RIGHT,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UP</w:t>
      </w:r>
    </w:p>
    <w:p w14:paraId="646BC5A6" w14:textId="77777777" w:rsidR="00CB36F6" w:rsidRPr="001F42D3" w:rsidRDefault="00CB36F6" w:rsidP="00F77A73">
      <w:pPr>
        <w:pStyle w:val="Default"/>
        <w:ind w:left="142" w:firstLine="578"/>
        <w:rPr>
          <w:b/>
          <w:bCs/>
          <w:sz w:val="18"/>
          <w:szCs w:val="18"/>
          <w:lang w:eastAsia="zh-CN"/>
        </w:rPr>
      </w:pPr>
    </w:p>
    <w:p w14:paraId="6C22CBBA" w14:textId="6D32FB5D" w:rsidR="00F77A73" w:rsidRPr="008C2DDC" w:rsidRDefault="009E3C6C">
      <w:pPr>
        <w:pStyle w:val="Default"/>
        <w:ind w:left="180"/>
        <w:rPr>
          <w:rFonts w:ascii="Courier New" w:hAnsi="Courier New" w:cs="Courier New"/>
          <w:sz w:val="20"/>
          <w:szCs w:val="20"/>
          <w:rPrChange w:id="2336" w:author="Kurt Elliason" w:date="2025-11-24T14:50:00Z" w16du:dateUtc="2025-11-24T20:50:00Z">
            <w:rPr>
              <w:sz w:val="23"/>
              <w:szCs w:val="23"/>
            </w:rPr>
          </w:rPrChange>
        </w:rPr>
        <w:pPrChange w:id="2337" w:author="Kurt Elliason" w:date="2025-11-24T14:23:00Z" w16du:dateUtc="2025-11-24T20:23:00Z">
          <w:pPr>
            <w:pStyle w:val="Default"/>
          </w:pPr>
        </w:pPrChange>
      </w:pPr>
      <w:ins w:id="2338" w:author="Kurt Elliason" w:date="2025-11-24T14:18:00Z" w16du:dateUtc="2025-11-24T20:18:00Z">
        <w:r w:rsidRPr="008C2DDC">
          <w:rPr>
            <w:rFonts w:ascii="Courier New" w:hAnsi="Courier New" w:cs="Courier New"/>
            <w:sz w:val="20"/>
            <w:szCs w:val="20"/>
            <w:rPrChange w:id="2339" w:author="Kurt Elliason" w:date="2025-11-24T14:50:00Z" w16du:dateUtc="2025-11-24T20:50:00Z">
              <w:rPr>
                <w:sz w:val="23"/>
                <w:szCs w:val="23"/>
              </w:rPr>
            </w:rPrChange>
          </w:rPr>
          <w:t>OBX|2|ST|68549^MDC_ATTR_PILLAR_ASSEMBLY^MDC|1.0.0.2|2~3,2~12,8~pillar-orientation-vertical~pillar-direction-right~slot-rack-direction-up||||||F|||||||PillarEntityIdentifier^^PillarUniversalId^EUI-64</w:t>
        </w:r>
      </w:ins>
    </w:p>
    <w:p w14:paraId="0DEE8719" w14:textId="77777777" w:rsidR="00F77A73" w:rsidRPr="001F42D3" w:rsidRDefault="00464782" w:rsidP="00F77A73">
      <w:pPr>
        <w:pStyle w:val="Default"/>
        <w:ind w:left="142"/>
      </w:pPr>
      <w:r>
        <w:lastRenderedPageBreak/>
        <w:pict w14:anchorId="426A3847">
          <v:shape id="_x0000_i1026" type="#_x0000_t75" alt="" style="width:367pt;height:266.5pt;mso-width-percent:0;mso-height-percent:0;mso-width-percent:0;mso-height-percent:0">
            <v:imagedata r:id="rId90" o:title=""/>
          </v:shape>
        </w:pict>
      </w:r>
    </w:p>
    <w:p w14:paraId="12C18C8C" w14:textId="77777777" w:rsidR="00F77A73" w:rsidRPr="001F42D3" w:rsidRDefault="00F77A73" w:rsidP="005C1693">
      <w:pPr>
        <w:pStyle w:val="BodyText"/>
        <w:rPr>
          <w:b/>
          <w:lang w:eastAsia="zh-CN"/>
        </w:rPr>
      </w:pPr>
      <w:r w:rsidRPr="001F42D3">
        <w:rPr>
          <w:lang w:eastAsia="zh-CN"/>
        </w:rPr>
        <w:t>The slot highlighted above would have the following values…</w:t>
      </w:r>
    </w:p>
    <w:p w14:paraId="26398EC2" w14:textId="0C4823A3" w:rsidR="00F77A73" w:rsidRPr="00CB36F6" w:rsidRDefault="009E3C6C">
      <w:pPr>
        <w:pStyle w:val="Default"/>
        <w:ind w:left="90"/>
        <w:rPr>
          <w:rPrChange w:id="2340" w:author="Kurt Elliason" w:date="2025-11-24T14:19:00Z" w16du:dateUtc="2025-11-24T20:19:00Z">
            <w:rPr>
              <w:sz w:val="23"/>
              <w:szCs w:val="23"/>
            </w:rPr>
          </w:rPrChange>
        </w:rPr>
        <w:pPrChange w:id="2341" w:author="Kurt Elliason" w:date="2025-11-24T14:56:00Z" w16du:dateUtc="2025-11-24T20:56:00Z">
          <w:pPr>
            <w:pStyle w:val="Default"/>
          </w:pPr>
        </w:pPrChange>
      </w:pPr>
      <w:ins w:id="2342" w:author="Kurt Elliason" w:date="2025-11-24T14:19:00Z" w16du:dateUtc="2025-11-24T20:19:00Z">
        <w:r w:rsidRPr="00CB36F6">
          <w:rPr>
            <w:rPrChange w:id="2343" w:author="Kurt Elliason" w:date="2025-11-24T14:19:00Z" w16du:dateUtc="2025-11-24T20:19:00Z">
              <w:rPr>
                <w:sz w:val="23"/>
                <w:szCs w:val="23"/>
              </w:rPr>
            </w:rPrChange>
          </w:rPr>
          <w:t>When tracking rack position (left diagram above)</w:t>
        </w:r>
      </w:ins>
    </w:p>
    <w:p w14:paraId="09266F4A"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2, 3, NA)</w:t>
      </w:r>
    </w:p>
    <w:p w14:paraId="22880FF3" w14:textId="6BB2A4B4" w:rsidR="00F77A73" w:rsidRDefault="00F77A73" w:rsidP="00F77A73">
      <w:pPr>
        <w:pStyle w:val="Default"/>
        <w:rPr>
          <w:ins w:id="2344" w:author="Kurt Elliason" w:date="2025-11-24T14:20:00Z" w16du:dateUtc="2025-11-24T20:20:00Z"/>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3</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w:t>
      </w:r>
      <w:del w:id="2345" w:author="Kurt Elliason" w:date="2025-11-24T14:19:00Z" w16du:dateUtc="2025-11-24T20:19:00Z">
        <w:r w:rsidRPr="001F42D3" w:rsidDel="009E3C6C">
          <w:rPr>
            <w:b/>
            <w:bCs/>
            <w:sz w:val="18"/>
            <w:szCs w:val="18"/>
            <w:lang w:eastAsia="zh-CN"/>
          </w:rPr>
          <w:delText>-</w:delText>
        </w:r>
      </w:del>
      <w:ins w:id="2346" w:author="Kurt Elliason" w:date="2025-11-24T14:19:00Z" w16du:dateUtc="2025-11-24T20:19:00Z">
        <w:r w:rsidR="009E3C6C">
          <w:rPr>
            <w:b/>
            <w:bCs/>
            <w:sz w:val="18"/>
            <w:szCs w:val="18"/>
            <w:lang w:eastAsia="zh-CN"/>
          </w:rPr>
          <w:t>–</w:t>
        </w:r>
      </w:ins>
      <w:r w:rsidRPr="001F42D3">
        <w:rPr>
          <w:b/>
          <w:bCs/>
          <w:sz w:val="18"/>
          <w:szCs w:val="18"/>
          <w:lang w:eastAsia="zh-CN"/>
        </w:rPr>
        <w:t xml:space="preserve"> NA</w:t>
      </w:r>
    </w:p>
    <w:p w14:paraId="29D592F7" w14:textId="77777777" w:rsidR="00CB36F6" w:rsidRDefault="00CB36F6" w:rsidP="00F77A73">
      <w:pPr>
        <w:pStyle w:val="Default"/>
        <w:rPr>
          <w:ins w:id="2347" w:author="Kurt Elliason" w:date="2025-11-24T14:19:00Z" w16du:dateUtc="2025-11-24T20:19:00Z"/>
          <w:b/>
          <w:bCs/>
          <w:sz w:val="18"/>
          <w:szCs w:val="18"/>
          <w:lang w:eastAsia="zh-CN"/>
        </w:rPr>
      </w:pPr>
    </w:p>
    <w:p w14:paraId="447CDFCA" w14:textId="57B6833B" w:rsidR="009E3C6C" w:rsidRPr="008C2DDC" w:rsidRDefault="009E3C6C" w:rsidP="00CB36F6">
      <w:pPr>
        <w:pStyle w:val="Default"/>
        <w:ind w:left="180"/>
        <w:rPr>
          <w:ins w:id="2348" w:author="Kurt Elliason" w:date="2025-11-24T14:19:00Z" w16du:dateUtc="2025-11-24T20:19:00Z"/>
          <w:rFonts w:ascii="Courier New" w:hAnsi="Courier New" w:cs="Courier New"/>
          <w:sz w:val="20"/>
          <w:szCs w:val="20"/>
          <w:lang w:eastAsia="zh-CN"/>
          <w:rPrChange w:id="2349" w:author="Kurt Elliason" w:date="2025-11-24T14:49:00Z" w16du:dateUtc="2025-11-24T20:49:00Z">
            <w:rPr>
              <w:ins w:id="2350" w:author="Kurt Elliason" w:date="2025-11-24T14:19:00Z" w16du:dateUtc="2025-11-24T20:19:00Z"/>
              <w:b/>
              <w:bCs/>
              <w:sz w:val="18"/>
              <w:szCs w:val="18"/>
              <w:lang w:eastAsia="zh-CN"/>
            </w:rPr>
          </w:rPrChange>
        </w:rPr>
      </w:pPr>
      <w:ins w:id="2351" w:author="Kurt Elliason" w:date="2025-11-24T14:19:00Z" w16du:dateUtc="2025-11-24T20:19:00Z">
        <w:r w:rsidRPr="008C2DDC">
          <w:rPr>
            <w:rFonts w:ascii="Courier New" w:hAnsi="Courier New" w:cs="Courier New"/>
            <w:sz w:val="20"/>
            <w:szCs w:val="20"/>
            <w:lang w:eastAsia="zh-CN"/>
            <w:rPrChange w:id="2352" w:author="Kurt Elliason" w:date="2025-11-24T14:49:00Z" w16du:dateUtc="2025-11-24T20:49:00Z">
              <w:rPr>
                <w:b/>
                <w:bCs/>
                <w:sz w:val="18"/>
                <w:szCs w:val="18"/>
                <w:lang w:eastAsia="zh-CN"/>
              </w:rPr>
            </w:rPrChange>
          </w:rPr>
          <w:t>OBX|9|ST|68550^MDC_ATTR_PUMP_PILLAR_DETAILS^MDC|1.1.0.24|2~2~3~NA||||||F</w:t>
        </w:r>
      </w:ins>
    </w:p>
    <w:p w14:paraId="6E15ADD6" w14:textId="77777777" w:rsidR="009E3C6C" w:rsidRPr="008C2DDC" w:rsidRDefault="009E3C6C" w:rsidP="00F77A73">
      <w:pPr>
        <w:pStyle w:val="Default"/>
        <w:rPr>
          <w:lang w:eastAsia="zh-CN"/>
          <w:rPrChange w:id="2353" w:author="Kurt Elliason" w:date="2025-11-24T14:49:00Z" w16du:dateUtc="2025-11-24T20:49:00Z">
            <w:rPr>
              <w:b/>
              <w:bCs/>
              <w:sz w:val="18"/>
              <w:szCs w:val="18"/>
              <w:lang w:eastAsia="zh-CN"/>
            </w:rPr>
          </w:rPrChange>
        </w:rPr>
      </w:pPr>
    </w:p>
    <w:p w14:paraId="58D89B3E" w14:textId="4589F250" w:rsidR="00F77A73" w:rsidRPr="008C2DDC" w:rsidRDefault="00CB36F6" w:rsidP="00F77A73">
      <w:pPr>
        <w:pStyle w:val="Default"/>
        <w:ind w:left="142"/>
        <w:rPr>
          <w:lang w:eastAsia="zh-CN"/>
          <w:rPrChange w:id="2354" w:author="Kurt Elliason" w:date="2025-11-24T14:49:00Z" w16du:dateUtc="2025-11-24T20:49:00Z">
            <w:rPr>
              <w:b/>
              <w:bCs/>
              <w:sz w:val="18"/>
              <w:szCs w:val="18"/>
              <w:lang w:eastAsia="zh-CN"/>
            </w:rPr>
          </w:rPrChange>
        </w:rPr>
      </w:pPr>
      <w:ins w:id="2355" w:author="Kurt Elliason" w:date="2025-11-24T14:19:00Z" w16du:dateUtc="2025-11-24T20:19:00Z">
        <w:r w:rsidRPr="008C2DDC">
          <w:rPr>
            <w:lang w:eastAsia="zh-CN"/>
            <w:rPrChange w:id="2356" w:author="Kurt Elliason" w:date="2025-11-24T14:49:00Z" w16du:dateUtc="2025-11-24T20:49:00Z">
              <w:rPr>
                <w:b/>
                <w:bCs/>
                <w:sz w:val="18"/>
                <w:szCs w:val="18"/>
                <w:lang w:eastAsia="zh-CN"/>
              </w:rPr>
            </w:rPrChange>
          </w:rPr>
          <w:t>When not tracking rack position (right diagram above)</w:t>
        </w:r>
      </w:ins>
    </w:p>
    <w:p w14:paraId="08C87BAF"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NA, NA, 7)</w:t>
      </w:r>
    </w:p>
    <w:p w14:paraId="0E3D9A1B" w14:textId="77777777" w:rsidR="00F77A73" w:rsidRDefault="00F77A73" w:rsidP="00F77A73">
      <w:pPr>
        <w:pStyle w:val="Default"/>
        <w:rPr>
          <w:ins w:id="2357" w:author="Kurt Elliason" w:date="2025-11-24T14:20:00Z" w16du:dateUtc="2025-11-24T20:20:00Z"/>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7</w:t>
      </w:r>
    </w:p>
    <w:p w14:paraId="1A76A788" w14:textId="77777777" w:rsidR="00CB36F6" w:rsidRDefault="00CB36F6" w:rsidP="00F77A73">
      <w:pPr>
        <w:pStyle w:val="Default"/>
        <w:rPr>
          <w:ins w:id="2358" w:author="Kurt Elliason" w:date="2025-11-24T14:20:00Z" w16du:dateUtc="2025-11-24T20:20:00Z"/>
          <w:b/>
          <w:bCs/>
          <w:sz w:val="18"/>
          <w:szCs w:val="18"/>
          <w:lang w:eastAsia="zh-CN"/>
        </w:rPr>
      </w:pPr>
    </w:p>
    <w:p w14:paraId="6623C7B0" w14:textId="6539FB62" w:rsidR="00CB36F6" w:rsidRPr="008C2DDC" w:rsidRDefault="00CB36F6" w:rsidP="00CB36F6">
      <w:pPr>
        <w:pStyle w:val="Default"/>
        <w:ind w:left="180"/>
        <w:rPr>
          <w:rFonts w:ascii="Courier New" w:hAnsi="Courier New" w:cs="Courier New"/>
          <w:sz w:val="20"/>
          <w:szCs w:val="20"/>
          <w:lang w:eastAsia="zh-CN"/>
          <w:rPrChange w:id="2359" w:author="Kurt Elliason" w:date="2025-11-24T14:49:00Z" w16du:dateUtc="2025-11-24T20:49:00Z">
            <w:rPr>
              <w:b/>
              <w:bCs/>
              <w:sz w:val="18"/>
              <w:szCs w:val="18"/>
              <w:lang w:eastAsia="zh-CN"/>
            </w:rPr>
          </w:rPrChange>
        </w:rPr>
      </w:pPr>
      <w:ins w:id="2360" w:author="Kurt Elliason" w:date="2025-11-24T14:21:00Z" w16du:dateUtc="2025-11-24T20:21:00Z">
        <w:r w:rsidRPr="008C2DDC">
          <w:rPr>
            <w:rFonts w:ascii="Courier New" w:hAnsi="Courier New" w:cs="Courier New"/>
            <w:sz w:val="20"/>
            <w:szCs w:val="20"/>
            <w:lang w:eastAsia="zh-CN"/>
            <w:rPrChange w:id="2361" w:author="Kurt Elliason" w:date="2025-11-24T14:49:00Z" w16du:dateUtc="2025-11-24T20:49:00Z">
              <w:rPr>
                <w:b/>
                <w:bCs/>
                <w:sz w:val="18"/>
                <w:szCs w:val="18"/>
                <w:lang w:eastAsia="zh-CN"/>
              </w:rPr>
            </w:rPrChange>
          </w:rPr>
          <w:t>OBX|9|ST|68550^MDC_ATTR_PUMP_PILLAR_DETAILS^MDC|1.1.0.24|2~NA~NA~7||||||F</w:t>
        </w:r>
      </w:ins>
    </w:p>
    <w:p w14:paraId="6C4DB3C1" w14:textId="77777777" w:rsidR="00F77A73" w:rsidRPr="001F42D3" w:rsidRDefault="00F77A73" w:rsidP="00F77A73">
      <w:pPr>
        <w:pStyle w:val="Default"/>
        <w:rPr>
          <w:b/>
          <w:bCs/>
          <w:sz w:val="18"/>
          <w:szCs w:val="18"/>
          <w:lang w:eastAsia="zh-CN"/>
        </w:rPr>
      </w:pPr>
      <w:r w:rsidRPr="001F42D3">
        <w:rPr>
          <w:b/>
          <w:bCs/>
          <w:sz w:val="18"/>
          <w:szCs w:val="18"/>
          <w:lang w:eastAsia="zh-CN"/>
        </w:rPr>
        <w:br w:type="page"/>
      </w:r>
    </w:p>
    <w:p w14:paraId="7BF5EAEC" w14:textId="40043EFA" w:rsidR="00F77A73" w:rsidRPr="001F42D3" w:rsidDel="00CB36F6" w:rsidRDefault="00F77A73" w:rsidP="00F77A73">
      <w:pPr>
        <w:pStyle w:val="Default"/>
        <w:rPr>
          <w:del w:id="2362" w:author="Kurt Elliason" w:date="2025-11-24T14:27:00Z" w16du:dateUtc="2025-11-24T20:27:00Z"/>
          <w:b/>
          <w:bCs/>
          <w:sz w:val="18"/>
          <w:szCs w:val="18"/>
          <w:lang w:eastAsia="zh-CN"/>
        </w:rPr>
      </w:pPr>
    </w:p>
    <w:p w14:paraId="24424AA9" w14:textId="77777777" w:rsidR="00F77A73" w:rsidRPr="005C1693" w:rsidRDefault="00F77A73" w:rsidP="005C1693">
      <w:pPr>
        <w:pStyle w:val="BodyText"/>
      </w:pPr>
      <w:r w:rsidRPr="001F42D3">
        <w:t>For the following diagram, the following settings apply:</w:t>
      </w:r>
    </w:p>
    <w:p w14:paraId="1E36F0AA" w14:textId="77777777" w:rsidR="00F77A73" w:rsidRPr="001F42D3" w:rsidRDefault="00F77A73" w:rsidP="005C1693">
      <w:pPr>
        <w:pStyle w:val="BodyText"/>
      </w:pPr>
    </w:p>
    <w:p w14:paraId="3CBB773C"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MDC_ATTR_PILLAR_ASSEMBLY (2, (3,2), (12,8), pillar-orientation-vertical, pillar-direction-right, slot-rack-direction-down)</w:t>
      </w:r>
    </w:p>
    <w:p w14:paraId="7EDA0B97" w14:textId="77777777" w:rsidR="00F77A73" w:rsidRPr="001F42D3" w:rsidRDefault="00F77A73" w:rsidP="00F77A73">
      <w:pPr>
        <w:pStyle w:val="Default"/>
        <w:ind w:left="2302" w:firstLine="578"/>
        <w:rPr>
          <w:b/>
          <w:bCs/>
          <w:sz w:val="18"/>
          <w:szCs w:val="18"/>
          <w:lang w:eastAsia="zh-CN"/>
        </w:rPr>
      </w:pPr>
    </w:p>
    <w:p w14:paraId="0DFB950C"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0791A423"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79527DB8"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6CAE0616"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Pillar Orientation -</w:t>
      </w:r>
      <w:r w:rsidRPr="001F42D3">
        <w:rPr>
          <w:b/>
          <w:bCs/>
          <w:sz w:val="18"/>
          <w:szCs w:val="18"/>
          <w:lang w:eastAsia="zh-CN"/>
        </w:rPr>
        <w:t xml:space="preserve"> VERTICAL,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RIGHT,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DOWN</w:t>
      </w:r>
    </w:p>
    <w:p w14:paraId="6B2C58C6" w14:textId="77777777" w:rsidR="00F77A73" w:rsidRDefault="00F77A73" w:rsidP="00F77A73">
      <w:pPr>
        <w:pStyle w:val="Default"/>
        <w:ind w:left="142" w:firstLine="578"/>
        <w:rPr>
          <w:ins w:id="2363" w:author="Kurt Elliason" w:date="2025-11-24T14:22:00Z" w16du:dateUtc="2025-11-24T20:22:00Z"/>
          <w:b/>
          <w:bCs/>
          <w:sz w:val="18"/>
          <w:szCs w:val="18"/>
          <w:lang w:eastAsia="zh-CN"/>
        </w:rPr>
      </w:pPr>
    </w:p>
    <w:p w14:paraId="6DD19330" w14:textId="0EA33967" w:rsidR="00CB36F6" w:rsidRPr="008C2DDC" w:rsidRDefault="00CB36F6">
      <w:pPr>
        <w:pStyle w:val="Default"/>
        <w:ind w:left="180"/>
        <w:rPr>
          <w:rFonts w:ascii="Courier New" w:hAnsi="Courier New" w:cs="Courier New"/>
          <w:sz w:val="20"/>
          <w:szCs w:val="20"/>
          <w:lang w:eastAsia="zh-CN"/>
          <w:rPrChange w:id="2364" w:author="Kurt Elliason" w:date="2025-11-24T14:49:00Z" w16du:dateUtc="2025-11-24T20:49:00Z">
            <w:rPr>
              <w:b/>
              <w:bCs/>
              <w:sz w:val="18"/>
              <w:szCs w:val="18"/>
              <w:lang w:eastAsia="zh-CN"/>
            </w:rPr>
          </w:rPrChange>
        </w:rPr>
        <w:pPrChange w:id="2365" w:author="Kurt Elliason" w:date="2025-11-24T14:28:00Z" w16du:dateUtc="2025-11-24T20:28:00Z">
          <w:pPr>
            <w:pStyle w:val="Default"/>
            <w:ind w:left="142" w:firstLine="578"/>
          </w:pPr>
        </w:pPrChange>
      </w:pPr>
      <w:ins w:id="2366" w:author="Kurt Elliason" w:date="2025-11-24T14:23:00Z" w16du:dateUtc="2025-11-24T20:23:00Z">
        <w:r w:rsidRPr="008C2DDC">
          <w:rPr>
            <w:rFonts w:ascii="Courier New" w:hAnsi="Courier New" w:cs="Courier New"/>
            <w:sz w:val="20"/>
            <w:szCs w:val="20"/>
            <w:lang w:eastAsia="zh-CN"/>
            <w:rPrChange w:id="2367" w:author="Kurt Elliason" w:date="2025-11-24T14:49:00Z" w16du:dateUtc="2025-11-24T20:49:00Z">
              <w:rPr>
                <w:b/>
                <w:bCs/>
                <w:sz w:val="18"/>
                <w:szCs w:val="18"/>
                <w:lang w:eastAsia="zh-CN"/>
              </w:rPr>
            </w:rPrChange>
          </w:rPr>
          <w:t>OBX|2|ST|68549^MDC_ATTR_PILLAR_ASSEMBLY^MDC|1.0.0.2|2~3,2~12,8~pillar-orientation-vertical~pillar-direction-right~slot-rack-direction-down||||||F|||||||PillarEntityIdentifier^^PillarUniversalId ^EUI-64</w:t>
        </w:r>
      </w:ins>
    </w:p>
    <w:p w14:paraId="1F569B98" w14:textId="77777777" w:rsidR="00F77A73" w:rsidRPr="001F42D3" w:rsidRDefault="00F77A73" w:rsidP="00F77A73">
      <w:pPr>
        <w:pStyle w:val="Default"/>
        <w:ind w:left="142" w:firstLine="578"/>
        <w:rPr>
          <w:b/>
          <w:bCs/>
          <w:sz w:val="18"/>
          <w:szCs w:val="18"/>
          <w:lang w:eastAsia="zh-CN"/>
        </w:rPr>
      </w:pPr>
    </w:p>
    <w:p w14:paraId="589BCCD7" w14:textId="77777777" w:rsidR="00F77A73" w:rsidRPr="001F42D3" w:rsidRDefault="00464782" w:rsidP="00F77A73">
      <w:pPr>
        <w:pStyle w:val="Default"/>
        <w:rPr>
          <w:b/>
          <w:bCs/>
          <w:sz w:val="18"/>
          <w:szCs w:val="18"/>
          <w:lang w:eastAsia="zh-CN"/>
        </w:rPr>
      </w:pPr>
      <w:r>
        <w:pict w14:anchorId="7A42B5E0">
          <v:shape id="_x0000_i1027" type="#_x0000_t75" alt="" style="width:381.5pt;height:266.5pt;mso-width-percent:0;mso-height-percent:0;mso-width-percent:0;mso-height-percent:0">
            <v:imagedata r:id="rId91" o:title=""/>
          </v:shape>
        </w:pict>
      </w:r>
    </w:p>
    <w:p w14:paraId="6C0E3DE7" w14:textId="77777777" w:rsidR="00F77A73" w:rsidRPr="001F42D3" w:rsidRDefault="00F77A73" w:rsidP="00F77A73">
      <w:pPr>
        <w:pStyle w:val="Default"/>
        <w:ind w:left="142"/>
        <w:rPr>
          <w:bCs/>
          <w:sz w:val="18"/>
          <w:szCs w:val="18"/>
          <w:lang w:eastAsia="zh-CN"/>
        </w:rPr>
      </w:pPr>
    </w:p>
    <w:p w14:paraId="7969B309" w14:textId="7920ED81" w:rsidR="00F77A73" w:rsidRPr="001F42D3" w:rsidDel="00CB36F6" w:rsidRDefault="00F77A73" w:rsidP="00F77A73">
      <w:pPr>
        <w:pStyle w:val="Default"/>
        <w:ind w:left="142"/>
        <w:rPr>
          <w:del w:id="2368" w:author="Kurt Elliason" w:date="2025-11-24T14:26:00Z" w16du:dateUtc="2025-11-24T20:26:00Z"/>
          <w:bCs/>
          <w:sz w:val="18"/>
          <w:szCs w:val="18"/>
          <w:lang w:eastAsia="zh-CN"/>
        </w:rPr>
      </w:pPr>
    </w:p>
    <w:p w14:paraId="670664AA" w14:textId="77777777" w:rsidR="00F77A73" w:rsidRPr="001F42D3" w:rsidRDefault="00F77A73" w:rsidP="005C1693">
      <w:pPr>
        <w:pStyle w:val="BodyText"/>
        <w:rPr>
          <w:b/>
          <w:lang w:eastAsia="zh-CN"/>
        </w:rPr>
      </w:pPr>
      <w:r w:rsidRPr="001F42D3">
        <w:rPr>
          <w:lang w:eastAsia="zh-CN"/>
        </w:rPr>
        <w:t>The slot highlighted above would have the following values…</w:t>
      </w:r>
    </w:p>
    <w:p w14:paraId="7B50CC75" w14:textId="34FF1580" w:rsidR="00F77A73" w:rsidRPr="00CB36F6" w:rsidRDefault="00CB36F6" w:rsidP="00CB36F6">
      <w:pPr>
        <w:pStyle w:val="Default"/>
        <w:ind w:left="180"/>
        <w:rPr>
          <w:rPrChange w:id="2369" w:author="Kurt Elliason" w:date="2025-11-24T14:24:00Z" w16du:dateUtc="2025-11-24T20:24:00Z">
            <w:rPr>
              <w:sz w:val="23"/>
              <w:szCs w:val="23"/>
            </w:rPr>
          </w:rPrChange>
        </w:rPr>
      </w:pPr>
      <w:ins w:id="2370" w:author="Kurt Elliason" w:date="2025-11-24T14:24:00Z" w16du:dateUtc="2025-11-24T20:24:00Z">
        <w:r w:rsidRPr="00CB36F6">
          <w:rPr>
            <w:rPrChange w:id="2371" w:author="Kurt Elliason" w:date="2025-11-24T14:24:00Z" w16du:dateUtc="2025-11-24T20:24:00Z">
              <w:rPr>
                <w:sz w:val="23"/>
                <w:szCs w:val="23"/>
              </w:rPr>
            </w:rPrChange>
          </w:rPr>
          <w:t>When tracking rack position (left diagram above)</w:t>
        </w:r>
      </w:ins>
    </w:p>
    <w:p w14:paraId="65C0AAA0"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1, 2, NA)</w:t>
      </w:r>
    </w:p>
    <w:p w14:paraId="2B5E9B5C"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2</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NA</w:t>
      </w:r>
    </w:p>
    <w:p w14:paraId="677AED17" w14:textId="77777777" w:rsidR="00F77A73" w:rsidRDefault="00F77A73" w:rsidP="00F77A73">
      <w:pPr>
        <w:pStyle w:val="Default"/>
        <w:ind w:left="142"/>
        <w:rPr>
          <w:ins w:id="2372" w:author="Kurt Elliason" w:date="2025-11-24T14:25:00Z" w16du:dateUtc="2025-11-24T20:25:00Z"/>
          <w:b/>
          <w:bCs/>
          <w:sz w:val="18"/>
          <w:szCs w:val="18"/>
          <w:lang w:eastAsia="zh-CN"/>
        </w:rPr>
      </w:pPr>
    </w:p>
    <w:p w14:paraId="68D06FA3" w14:textId="13ECB4BB" w:rsidR="00CB36F6" w:rsidRPr="008C2DDC" w:rsidRDefault="00CB36F6" w:rsidP="00F77A73">
      <w:pPr>
        <w:pStyle w:val="Default"/>
        <w:ind w:left="142"/>
        <w:rPr>
          <w:ins w:id="2373" w:author="Kurt Elliason" w:date="2025-11-24T14:25:00Z" w16du:dateUtc="2025-11-24T20:25:00Z"/>
          <w:rFonts w:ascii="Courier New" w:hAnsi="Courier New" w:cs="Courier New"/>
          <w:sz w:val="20"/>
          <w:szCs w:val="20"/>
          <w:lang w:eastAsia="zh-CN"/>
          <w:rPrChange w:id="2374" w:author="Kurt Elliason" w:date="2025-11-24T14:49:00Z" w16du:dateUtc="2025-11-24T20:49:00Z">
            <w:rPr>
              <w:ins w:id="2375" w:author="Kurt Elliason" w:date="2025-11-24T14:25:00Z" w16du:dateUtc="2025-11-24T20:25:00Z"/>
              <w:b/>
              <w:bCs/>
              <w:sz w:val="18"/>
              <w:szCs w:val="18"/>
              <w:lang w:eastAsia="zh-CN"/>
            </w:rPr>
          </w:rPrChange>
        </w:rPr>
      </w:pPr>
      <w:ins w:id="2376" w:author="Kurt Elliason" w:date="2025-11-24T14:25:00Z" w16du:dateUtc="2025-11-24T20:25:00Z">
        <w:r w:rsidRPr="008C2DDC">
          <w:rPr>
            <w:rFonts w:ascii="Courier New" w:hAnsi="Courier New" w:cs="Courier New"/>
            <w:sz w:val="20"/>
            <w:szCs w:val="20"/>
            <w:lang w:eastAsia="zh-CN"/>
            <w:rPrChange w:id="2377" w:author="Kurt Elliason" w:date="2025-11-24T14:49:00Z" w16du:dateUtc="2025-11-24T20:49:00Z">
              <w:rPr>
                <w:b/>
                <w:bCs/>
                <w:sz w:val="18"/>
                <w:szCs w:val="18"/>
                <w:lang w:eastAsia="zh-CN"/>
              </w:rPr>
            </w:rPrChange>
          </w:rPr>
          <w:t>OBX|9|ST|68550^MDC_ATTR_PUMP_PILLAR_DETAILS^MDC|1.1.0.24|2~1~2~NA||||||F</w:t>
        </w:r>
      </w:ins>
    </w:p>
    <w:p w14:paraId="6DE60DA0" w14:textId="77777777" w:rsidR="00CB36F6" w:rsidRPr="008C2DDC" w:rsidRDefault="00CB36F6" w:rsidP="00F77A73">
      <w:pPr>
        <w:pStyle w:val="Default"/>
        <w:ind w:left="142"/>
        <w:rPr>
          <w:ins w:id="2378" w:author="Kurt Elliason" w:date="2025-11-24T14:25:00Z" w16du:dateUtc="2025-11-24T20:25:00Z"/>
          <w:rFonts w:ascii="Courier New" w:hAnsi="Courier New" w:cs="Courier New"/>
          <w:sz w:val="18"/>
          <w:szCs w:val="18"/>
          <w:lang w:eastAsia="zh-CN"/>
          <w:rPrChange w:id="2379" w:author="Kurt Elliason" w:date="2025-11-24T14:49:00Z" w16du:dateUtc="2025-11-24T20:49:00Z">
            <w:rPr>
              <w:ins w:id="2380" w:author="Kurt Elliason" w:date="2025-11-24T14:25:00Z" w16du:dateUtc="2025-11-24T20:25:00Z"/>
              <w:b/>
              <w:bCs/>
              <w:sz w:val="18"/>
              <w:szCs w:val="18"/>
              <w:lang w:eastAsia="zh-CN"/>
            </w:rPr>
          </w:rPrChange>
        </w:rPr>
      </w:pPr>
    </w:p>
    <w:p w14:paraId="60AC9844" w14:textId="0B7947C4" w:rsidR="00CB36F6" w:rsidRPr="008C2DDC" w:rsidRDefault="00CB36F6" w:rsidP="00F77A73">
      <w:pPr>
        <w:pStyle w:val="Default"/>
        <w:ind w:left="142"/>
        <w:rPr>
          <w:lang w:eastAsia="zh-CN"/>
          <w:rPrChange w:id="2381" w:author="Kurt Elliason" w:date="2025-11-24T14:49:00Z" w16du:dateUtc="2025-11-24T20:49:00Z">
            <w:rPr>
              <w:b/>
              <w:bCs/>
              <w:sz w:val="18"/>
              <w:szCs w:val="18"/>
              <w:lang w:eastAsia="zh-CN"/>
            </w:rPr>
          </w:rPrChange>
        </w:rPr>
      </w:pPr>
      <w:ins w:id="2382" w:author="Kurt Elliason" w:date="2025-11-24T14:25:00Z" w16du:dateUtc="2025-11-24T20:25:00Z">
        <w:r w:rsidRPr="008C2DDC">
          <w:rPr>
            <w:lang w:eastAsia="zh-CN"/>
            <w:rPrChange w:id="2383" w:author="Kurt Elliason" w:date="2025-11-24T14:49:00Z" w16du:dateUtc="2025-11-24T20:49:00Z">
              <w:rPr>
                <w:b/>
                <w:bCs/>
                <w:sz w:val="18"/>
                <w:szCs w:val="18"/>
                <w:lang w:eastAsia="zh-CN"/>
              </w:rPr>
            </w:rPrChange>
          </w:rPr>
          <w:t>When not tracking rack position (right diagram above)</w:t>
        </w:r>
      </w:ins>
    </w:p>
    <w:p w14:paraId="71E66EEF"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NA, NA, 2)</w:t>
      </w:r>
    </w:p>
    <w:p w14:paraId="303AB006" w14:textId="52F7C8BA" w:rsidR="00F77A73" w:rsidRDefault="00F77A73" w:rsidP="00F77A73">
      <w:pPr>
        <w:pStyle w:val="Default"/>
        <w:rPr>
          <w:ins w:id="2384" w:author="Kurt Elliason" w:date="2025-11-24T14:26:00Z" w16du:dateUtc="2025-11-24T20:26:00Z"/>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w:t>
      </w:r>
      <w:del w:id="2385" w:author="Kurt Elliason" w:date="2025-11-24T14:26:00Z" w16du:dateUtc="2025-11-24T20:26:00Z">
        <w:r w:rsidRPr="001F42D3" w:rsidDel="00CB36F6">
          <w:rPr>
            <w:b/>
            <w:bCs/>
            <w:sz w:val="18"/>
            <w:szCs w:val="18"/>
            <w:lang w:eastAsia="zh-CN"/>
          </w:rPr>
          <w:delText>-</w:delText>
        </w:r>
      </w:del>
      <w:ins w:id="2386" w:author="Kurt Elliason" w:date="2025-11-24T14:26:00Z" w16du:dateUtc="2025-11-24T20:26:00Z">
        <w:r w:rsidR="00CB36F6">
          <w:rPr>
            <w:b/>
            <w:bCs/>
            <w:sz w:val="18"/>
            <w:szCs w:val="18"/>
            <w:lang w:eastAsia="zh-CN"/>
          </w:rPr>
          <w:t>–</w:t>
        </w:r>
      </w:ins>
      <w:r w:rsidRPr="001F42D3">
        <w:rPr>
          <w:b/>
          <w:bCs/>
          <w:sz w:val="18"/>
          <w:szCs w:val="18"/>
          <w:lang w:eastAsia="zh-CN"/>
        </w:rPr>
        <w:t xml:space="preserve"> 2</w:t>
      </w:r>
    </w:p>
    <w:p w14:paraId="69043F28" w14:textId="77777777" w:rsidR="00CB36F6" w:rsidRDefault="00CB36F6" w:rsidP="00F77A73">
      <w:pPr>
        <w:pStyle w:val="Default"/>
        <w:rPr>
          <w:ins w:id="2387" w:author="Kurt Elliason" w:date="2025-11-24T14:26:00Z" w16du:dateUtc="2025-11-24T20:26:00Z"/>
          <w:b/>
          <w:bCs/>
          <w:sz w:val="18"/>
          <w:szCs w:val="18"/>
          <w:lang w:eastAsia="zh-CN"/>
        </w:rPr>
      </w:pPr>
    </w:p>
    <w:p w14:paraId="2F7B71CB" w14:textId="077A8F81" w:rsidR="00CB36F6" w:rsidRPr="008C2DDC" w:rsidDel="00CB36F6" w:rsidRDefault="00CB36F6" w:rsidP="00F77A73">
      <w:pPr>
        <w:pStyle w:val="Default"/>
        <w:rPr>
          <w:del w:id="2388" w:author="Kurt Elliason" w:date="2025-11-24T14:27:00Z" w16du:dateUtc="2025-11-24T20:27:00Z"/>
          <w:rFonts w:ascii="Courier New" w:hAnsi="Courier New" w:cs="Courier New"/>
          <w:sz w:val="20"/>
          <w:szCs w:val="20"/>
          <w:lang w:eastAsia="zh-CN"/>
          <w:rPrChange w:id="2389" w:author="Kurt Elliason" w:date="2025-11-24T14:48:00Z" w16du:dateUtc="2025-11-24T20:48:00Z">
            <w:rPr>
              <w:del w:id="2390" w:author="Kurt Elliason" w:date="2025-11-24T14:27:00Z" w16du:dateUtc="2025-11-24T20:27:00Z"/>
              <w:b/>
              <w:bCs/>
              <w:sz w:val="18"/>
              <w:szCs w:val="18"/>
              <w:lang w:eastAsia="zh-CN"/>
            </w:rPr>
          </w:rPrChange>
        </w:rPr>
      </w:pPr>
      <w:ins w:id="2391" w:author="Kurt Elliason" w:date="2025-11-24T14:26:00Z" w16du:dateUtc="2025-11-24T20:26:00Z">
        <w:r w:rsidRPr="008C2DDC">
          <w:rPr>
            <w:rFonts w:ascii="Courier New" w:hAnsi="Courier New" w:cs="Courier New"/>
            <w:sz w:val="20"/>
            <w:szCs w:val="20"/>
            <w:lang w:eastAsia="zh-CN"/>
            <w:rPrChange w:id="2392" w:author="Kurt Elliason" w:date="2025-11-24T14:48:00Z" w16du:dateUtc="2025-11-24T20:48:00Z">
              <w:rPr>
                <w:b/>
                <w:bCs/>
                <w:sz w:val="18"/>
                <w:szCs w:val="18"/>
                <w:lang w:eastAsia="zh-CN"/>
              </w:rPr>
            </w:rPrChange>
          </w:rPr>
          <w:t>OBX|9|ST|68550^MDC_ATTR_PUMP_PILLAR_DETAILS^MDC|1.1.0.24|2~NA~NA~2||||||F</w:t>
        </w:r>
      </w:ins>
    </w:p>
    <w:p w14:paraId="567FB0EB" w14:textId="5BFBDEC5" w:rsidR="00F77A73" w:rsidRPr="008C2DDC" w:rsidDel="00CB36F6" w:rsidRDefault="00F77A73" w:rsidP="00F77A73">
      <w:pPr>
        <w:pStyle w:val="Default"/>
        <w:ind w:left="142"/>
        <w:rPr>
          <w:del w:id="2393" w:author="Kurt Elliason" w:date="2025-11-24T14:27:00Z" w16du:dateUtc="2025-11-24T20:27:00Z"/>
          <w:rFonts w:ascii="Courier New" w:hAnsi="Courier New" w:cs="Courier New"/>
          <w:sz w:val="23"/>
          <w:szCs w:val="23"/>
          <w:rPrChange w:id="2394" w:author="Kurt Elliason" w:date="2025-11-24T14:48:00Z" w16du:dateUtc="2025-11-24T20:48:00Z">
            <w:rPr>
              <w:del w:id="2395" w:author="Kurt Elliason" w:date="2025-11-24T14:27:00Z" w16du:dateUtc="2025-11-24T20:27:00Z"/>
              <w:sz w:val="23"/>
              <w:szCs w:val="23"/>
            </w:rPr>
          </w:rPrChange>
        </w:rPr>
      </w:pPr>
    </w:p>
    <w:p w14:paraId="7BB2FFEF" w14:textId="77777777" w:rsidR="00F77A73" w:rsidRPr="001F42D3" w:rsidRDefault="00F77A73">
      <w:pPr>
        <w:pStyle w:val="Default"/>
        <w:rPr>
          <w:sz w:val="23"/>
          <w:szCs w:val="23"/>
        </w:rPr>
        <w:pPrChange w:id="2396" w:author="Kurt Elliason" w:date="2025-11-24T14:27:00Z" w16du:dateUtc="2025-11-24T20:27:00Z">
          <w:pPr>
            <w:pStyle w:val="Default"/>
            <w:ind w:left="142"/>
          </w:pPr>
        </w:pPrChange>
      </w:pPr>
      <w:r w:rsidRPr="001F42D3">
        <w:rPr>
          <w:sz w:val="23"/>
          <w:szCs w:val="23"/>
        </w:rPr>
        <w:br w:type="page"/>
      </w:r>
    </w:p>
    <w:p w14:paraId="1D11687D" w14:textId="77777777" w:rsidR="00F77A73" w:rsidRPr="001F42D3" w:rsidRDefault="00F77A73" w:rsidP="00F77A73">
      <w:pPr>
        <w:pStyle w:val="Default"/>
        <w:rPr>
          <w:b/>
          <w:bCs/>
          <w:sz w:val="18"/>
          <w:szCs w:val="18"/>
          <w:lang w:eastAsia="zh-CN"/>
        </w:rPr>
      </w:pPr>
    </w:p>
    <w:p w14:paraId="3FE25635" w14:textId="77777777" w:rsidR="00F77A73" w:rsidRPr="005C1693" w:rsidRDefault="00F77A73" w:rsidP="005C1693">
      <w:pPr>
        <w:pStyle w:val="BodyText"/>
      </w:pPr>
      <w:r w:rsidRPr="001F42D3">
        <w:t>For the following diagram, the following settings apply:</w:t>
      </w:r>
    </w:p>
    <w:p w14:paraId="6911FE14" w14:textId="77777777" w:rsidR="00F77A73" w:rsidRPr="001F42D3" w:rsidRDefault="00F77A73" w:rsidP="00F77A73">
      <w:pPr>
        <w:pStyle w:val="Default"/>
        <w:ind w:left="142"/>
      </w:pPr>
    </w:p>
    <w:p w14:paraId="724D2266" w14:textId="77777777" w:rsidR="00F77A73" w:rsidRPr="001F42D3" w:rsidRDefault="00F77A73" w:rsidP="00F77A73">
      <w:pPr>
        <w:pStyle w:val="Default"/>
        <w:ind w:left="142"/>
        <w:rPr>
          <w:b/>
          <w:bCs/>
          <w:sz w:val="18"/>
          <w:szCs w:val="18"/>
          <w:lang w:eastAsia="zh-CN"/>
        </w:rPr>
      </w:pPr>
      <w:r w:rsidRPr="001F42D3">
        <w:rPr>
          <w:b/>
          <w:bCs/>
          <w:sz w:val="18"/>
          <w:szCs w:val="18"/>
          <w:lang w:eastAsia="zh-CN"/>
        </w:rPr>
        <w:t xml:space="preserve">MDC_ATTR_PILLAR_ASSEMBLY (2, (3,2), (12,8), pillar-orientation-horizontal, pillar-direction-down, </w:t>
      </w:r>
    </w:p>
    <w:p w14:paraId="142D9ACB" w14:textId="77777777" w:rsidR="00F77A73" w:rsidRPr="001F42D3" w:rsidRDefault="00F77A73" w:rsidP="00F77A73">
      <w:pPr>
        <w:pStyle w:val="Default"/>
        <w:ind w:left="3022" w:firstLine="578"/>
        <w:rPr>
          <w:b/>
          <w:bCs/>
          <w:sz w:val="18"/>
          <w:szCs w:val="18"/>
          <w:lang w:eastAsia="zh-CN"/>
        </w:rPr>
      </w:pPr>
      <w:r w:rsidRPr="001F42D3">
        <w:rPr>
          <w:b/>
          <w:bCs/>
          <w:sz w:val="18"/>
          <w:szCs w:val="18"/>
          <w:lang w:eastAsia="zh-CN"/>
        </w:rPr>
        <w:t>slot-rack-direction-right)</w:t>
      </w:r>
    </w:p>
    <w:p w14:paraId="34981B6A" w14:textId="77777777" w:rsidR="00F77A73" w:rsidRPr="001F42D3" w:rsidRDefault="00F77A73" w:rsidP="00F77A73">
      <w:pPr>
        <w:pStyle w:val="Default"/>
        <w:ind w:left="2302" w:firstLine="578"/>
        <w:rPr>
          <w:b/>
          <w:bCs/>
          <w:sz w:val="18"/>
          <w:szCs w:val="18"/>
          <w:lang w:eastAsia="zh-CN"/>
        </w:rPr>
      </w:pPr>
    </w:p>
    <w:p w14:paraId="4A6077CA"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71E068C1"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491FB54A"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607AB76A" w14:textId="2BFD9E22" w:rsidR="00F77A73" w:rsidRPr="001F42D3" w:rsidRDefault="00F77A73" w:rsidP="00F77A73">
      <w:pPr>
        <w:pStyle w:val="Default"/>
        <w:ind w:left="142" w:firstLine="578"/>
        <w:rPr>
          <w:b/>
          <w:bCs/>
          <w:sz w:val="18"/>
          <w:szCs w:val="18"/>
          <w:lang w:eastAsia="zh-CN"/>
        </w:rPr>
      </w:pPr>
      <w:r w:rsidRPr="001F42D3">
        <w:rPr>
          <w:bCs/>
          <w:sz w:val="18"/>
          <w:szCs w:val="18"/>
          <w:lang w:eastAsia="zh-CN"/>
        </w:rPr>
        <w:t>Pillar Orientation -</w:t>
      </w:r>
      <w:r w:rsidRPr="001F42D3">
        <w:rPr>
          <w:b/>
          <w:bCs/>
          <w:sz w:val="18"/>
          <w:szCs w:val="18"/>
          <w:lang w:eastAsia="zh-CN"/>
        </w:rPr>
        <w:t xml:space="preserve"> </w:t>
      </w:r>
      <w:r w:rsidR="006521CC" w:rsidRPr="001F42D3">
        <w:rPr>
          <w:b/>
          <w:bCs/>
          <w:sz w:val="18"/>
          <w:szCs w:val="18"/>
          <w:lang w:eastAsia="zh-CN"/>
        </w:rPr>
        <w:t>HORIZONTAL</w:t>
      </w:r>
      <w:r w:rsidRPr="001F42D3">
        <w:rPr>
          <w:b/>
          <w:bCs/>
          <w:sz w:val="18"/>
          <w:szCs w:val="18"/>
          <w:lang w:eastAsia="zh-CN"/>
        </w:rPr>
        <w:t xml:space="preserve">,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DOWN,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RIGHT</w:t>
      </w:r>
    </w:p>
    <w:p w14:paraId="5EDB4E0C" w14:textId="77777777" w:rsidR="00F77A73" w:rsidRPr="001F42D3" w:rsidRDefault="00F77A73" w:rsidP="00F77A73">
      <w:pPr>
        <w:pStyle w:val="Default"/>
        <w:ind w:left="142" w:firstLine="578"/>
        <w:rPr>
          <w:b/>
          <w:bCs/>
          <w:sz w:val="18"/>
          <w:szCs w:val="18"/>
          <w:lang w:eastAsia="zh-CN"/>
        </w:rPr>
      </w:pPr>
    </w:p>
    <w:p w14:paraId="7846A033" w14:textId="77777777" w:rsidR="00CB36F6" w:rsidRPr="008C2DDC" w:rsidRDefault="00CB36F6">
      <w:pPr>
        <w:ind w:left="180"/>
        <w:rPr>
          <w:ins w:id="2397" w:author="Kurt Elliason" w:date="2025-11-24T14:28:00Z" w16du:dateUtc="2025-11-24T20:28:00Z"/>
          <w:rFonts w:ascii="Courier New" w:hAnsi="Courier New" w:cs="Courier New"/>
          <w:color w:val="000000"/>
          <w:sz w:val="20"/>
          <w:rPrChange w:id="2398" w:author="Kurt Elliason" w:date="2025-11-24T14:47:00Z" w16du:dateUtc="2025-11-24T20:47:00Z">
            <w:rPr>
              <w:ins w:id="2399" w:author="Kurt Elliason" w:date="2025-11-24T14:28:00Z" w16du:dateUtc="2025-11-24T20:28:00Z"/>
              <w:color w:val="000000"/>
              <w:sz w:val="23"/>
              <w:szCs w:val="23"/>
            </w:rPr>
          </w:rPrChange>
        </w:rPr>
        <w:pPrChange w:id="2400" w:author="Kurt Elliason" w:date="2025-11-24T14:28:00Z" w16du:dateUtc="2025-11-24T20:28:00Z">
          <w:pPr/>
        </w:pPrChange>
      </w:pPr>
      <w:ins w:id="2401" w:author="Kurt Elliason" w:date="2025-11-24T14:28:00Z" w16du:dateUtc="2025-11-24T20:28:00Z">
        <w:r w:rsidRPr="008C2DDC">
          <w:rPr>
            <w:rFonts w:ascii="Courier New" w:hAnsi="Courier New" w:cs="Courier New"/>
            <w:color w:val="000000"/>
            <w:sz w:val="20"/>
            <w:rPrChange w:id="2402" w:author="Kurt Elliason" w:date="2025-11-24T14:47:00Z" w16du:dateUtc="2025-11-24T20:47:00Z">
              <w:rPr>
                <w:color w:val="000000"/>
                <w:sz w:val="23"/>
                <w:szCs w:val="23"/>
              </w:rPr>
            </w:rPrChange>
          </w:rPr>
          <w:t>OBX|2|ST|68549^MDC_ATTR_PILLAR_ASSEMBLY^MDC|1.0.0.2|2~3,2~12,8~pillar-orientation-horizontal~pillar-direction-down~slot-rack-direction-right||||||F|||||||PillarEntityIdentifier^^PillarUniversalId ^EUI-64</w:t>
        </w:r>
      </w:ins>
    </w:p>
    <w:p w14:paraId="1E4E1BD2" w14:textId="77777777" w:rsidR="00F77A73" w:rsidRPr="001F42D3" w:rsidRDefault="00F77A73" w:rsidP="00F77A73">
      <w:pPr>
        <w:pStyle w:val="Default"/>
        <w:rPr>
          <w:sz w:val="23"/>
          <w:szCs w:val="23"/>
        </w:rPr>
      </w:pPr>
    </w:p>
    <w:p w14:paraId="358E0BA0" w14:textId="77777777" w:rsidR="00F77A73" w:rsidRPr="001F42D3" w:rsidRDefault="00F77A73" w:rsidP="00F77A73">
      <w:pPr>
        <w:pStyle w:val="Default"/>
        <w:ind w:left="142"/>
        <w:rPr>
          <w:sz w:val="23"/>
          <w:szCs w:val="23"/>
        </w:rPr>
      </w:pPr>
    </w:p>
    <w:p w14:paraId="2560C5C7" w14:textId="77777777" w:rsidR="00F77A73" w:rsidRPr="001F42D3" w:rsidRDefault="00464782" w:rsidP="00F77A73">
      <w:pPr>
        <w:pStyle w:val="Default"/>
        <w:ind w:left="142"/>
      </w:pPr>
      <w:r>
        <w:pict w14:anchorId="7B94ADB3">
          <v:shape id="_x0000_i1028" type="#_x0000_t75" alt="" style="width:295.5pt;height:272.5pt;mso-width-percent:0;mso-height-percent:0;mso-width-percent:0;mso-height-percent:0">
            <v:imagedata r:id="rId92" o:title=""/>
          </v:shape>
        </w:pict>
      </w:r>
    </w:p>
    <w:p w14:paraId="137ABF0E" w14:textId="77777777" w:rsidR="00F77A73" w:rsidRPr="005C1693" w:rsidRDefault="00F77A73" w:rsidP="005C1693">
      <w:pPr>
        <w:pStyle w:val="BodyText"/>
      </w:pPr>
      <w:r w:rsidRPr="005C1693">
        <w:t>The slot highlighted above would have the following values…</w:t>
      </w:r>
    </w:p>
    <w:p w14:paraId="67002EBC" w14:textId="77777777" w:rsidR="00F77A73" w:rsidRPr="001F42D3" w:rsidRDefault="00F77A73" w:rsidP="00F77A73">
      <w:pPr>
        <w:pStyle w:val="Default"/>
        <w:rPr>
          <w:b/>
          <w:bCs/>
          <w:sz w:val="18"/>
          <w:szCs w:val="18"/>
          <w:lang w:eastAsia="zh-CN"/>
        </w:rPr>
      </w:pPr>
    </w:p>
    <w:p w14:paraId="0D0DDA69" w14:textId="0FB3355D" w:rsidR="00F77A73" w:rsidRPr="00CB36F6" w:rsidRDefault="00CB36F6" w:rsidP="00F77A73">
      <w:pPr>
        <w:pStyle w:val="Default"/>
        <w:ind w:left="142"/>
        <w:rPr>
          <w:rPrChange w:id="2403" w:author="Kurt Elliason" w:date="2025-11-24T14:29:00Z" w16du:dateUtc="2025-11-24T20:29:00Z">
            <w:rPr>
              <w:sz w:val="23"/>
              <w:szCs w:val="23"/>
            </w:rPr>
          </w:rPrChange>
        </w:rPr>
      </w:pPr>
      <w:ins w:id="2404" w:author="Kurt Elliason" w:date="2025-11-24T14:29:00Z" w16du:dateUtc="2025-11-24T20:29:00Z">
        <w:r w:rsidRPr="00CB36F6">
          <w:rPr>
            <w:rPrChange w:id="2405" w:author="Kurt Elliason" w:date="2025-11-24T14:29:00Z" w16du:dateUtc="2025-11-24T20:29:00Z">
              <w:rPr>
                <w:sz w:val="23"/>
                <w:szCs w:val="23"/>
              </w:rPr>
            </w:rPrChange>
          </w:rPr>
          <w:t>When tracking rack position (upper diagram above)</w:t>
        </w:r>
      </w:ins>
    </w:p>
    <w:p w14:paraId="6780A823"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2, 3, NA)</w:t>
      </w:r>
    </w:p>
    <w:p w14:paraId="4DBF372F"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3</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NA</w:t>
      </w:r>
    </w:p>
    <w:p w14:paraId="3BB4D234" w14:textId="77777777" w:rsidR="00F77A73" w:rsidRDefault="00F77A73" w:rsidP="00F77A73">
      <w:pPr>
        <w:pStyle w:val="Default"/>
        <w:ind w:left="142"/>
        <w:rPr>
          <w:ins w:id="2406" w:author="Kurt Elliason" w:date="2025-11-24T14:29:00Z" w16du:dateUtc="2025-11-24T20:29:00Z"/>
          <w:b/>
          <w:bCs/>
          <w:sz w:val="18"/>
          <w:szCs w:val="18"/>
          <w:lang w:eastAsia="zh-CN"/>
        </w:rPr>
      </w:pPr>
    </w:p>
    <w:p w14:paraId="31789CF6" w14:textId="19ACD98D" w:rsidR="00CB36F6" w:rsidRPr="008C2DDC" w:rsidRDefault="00CB36F6" w:rsidP="00F77A73">
      <w:pPr>
        <w:pStyle w:val="Default"/>
        <w:ind w:left="142"/>
        <w:rPr>
          <w:ins w:id="2407" w:author="Kurt Elliason" w:date="2025-11-24T14:29:00Z" w16du:dateUtc="2025-11-24T20:29:00Z"/>
          <w:rFonts w:ascii="Courier New" w:hAnsi="Courier New" w:cs="Courier New"/>
          <w:sz w:val="20"/>
          <w:szCs w:val="20"/>
          <w:lang w:eastAsia="zh-CN"/>
          <w:rPrChange w:id="2408" w:author="Kurt Elliason" w:date="2025-11-24T14:47:00Z" w16du:dateUtc="2025-11-24T20:47:00Z">
            <w:rPr>
              <w:ins w:id="2409" w:author="Kurt Elliason" w:date="2025-11-24T14:29:00Z" w16du:dateUtc="2025-11-24T20:29:00Z"/>
              <w:b/>
              <w:bCs/>
              <w:sz w:val="18"/>
              <w:szCs w:val="18"/>
              <w:lang w:eastAsia="zh-CN"/>
            </w:rPr>
          </w:rPrChange>
        </w:rPr>
      </w:pPr>
      <w:ins w:id="2410" w:author="Kurt Elliason" w:date="2025-11-24T14:29:00Z" w16du:dateUtc="2025-11-24T20:29:00Z">
        <w:r w:rsidRPr="008C2DDC">
          <w:rPr>
            <w:rFonts w:ascii="Courier New" w:hAnsi="Courier New" w:cs="Courier New"/>
            <w:sz w:val="20"/>
            <w:szCs w:val="20"/>
            <w:lang w:eastAsia="zh-CN"/>
            <w:rPrChange w:id="2411" w:author="Kurt Elliason" w:date="2025-11-24T14:47:00Z" w16du:dateUtc="2025-11-24T20:47:00Z">
              <w:rPr>
                <w:b/>
                <w:bCs/>
                <w:sz w:val="18"/>
                <w:szCs w:val="18"/>
                <w:lang w:eastAsia="zh-CN"/>
              </w:rPr>
            </w:rPrChange>
          </w:rPr>
          <w:t>OBX|9|ST|68550^MDC_ATTR_PUMP_PILLAR_DETAILS^MDC|1.1.0.24|2~2~3~NA||||||F</w:t>
        </w:r>
      </w:ins>
    </w:p>
    <w:p w14:paraId="5A3D3D16" w14:textId="77777777" w:rsidR="00CB36F6" w:rsidRDefault="00CB36F6" w:rsidP="00F77A73">
      <w:pPr>
        <w:pStyle w:val="Default"/>
        <w:ind w:left="142"/>
        <w:rPr>
          <w:ins w:id="2412" w:author="Kurt Elliason" w:date="2025-11-24T14:29:00Z" w16du:dateUtc="2025-11-24T20:29:00Z"/>
          <w:b/>
          <w:bCs/>
          <w:sz w:val="18"/>
          <w:szCs w:val="18"/>
          <w:lang w:eastAsia="zh-CN"/>
        </w:rPr>
      </w:pPr>
    </w:p>
    <w:p w14:paraId="7A6740F4" w14:textId="09E71D59" w:rsidR="00CB36F6" w:rsidRPr="008C2DDC" w:rsidRDefault="00E03793" w:rsidP="00F77A73">
      <w:pPr>
        <w:pStyle w:val="Default"/>
        <w:ind w:left="142"/>
        <w:rPr>
          <w:lang w:eastAsia="zh-CN"/>
          <w:rPrChange w:id="2413" w:author="Kurt Elliason" w:date="2025-11-24T14:47:00Z" w16du:dateUtc="2025-11-24T20:47:00Z">
            <w:rPr>
              <w:b/>
              <w:bCs/>
              <w:sz w:val="18"/>
              <w:szCs w:val="18"/>
              <w:lang w:eastAsia="zh-CN"/>
            </w:rPr>
          </w:rPrChange>
        </w:rPr>
      </w:pPr>
      <w:ins w:id="2414" w:author="Kurt Elliason" w:date="2025-11-24T14:29:00Z" w16du:dateUtc="2025-11-24T20:29:00Z">
        <w:r w:rsidRPr="008C2DDC">
          <w:rPr>
            <w:lang w:eastAsia="zh-CN"/>
            <w:rPrChange w:id="2415" w:author="Kurt Elliason" w:date="2025-11-24T14:47:00Z" w16du:dateUtc="2025-11-24T20:47:00Z">
              <w:rPr>
                <w:b/>
                <w:bCs/>
                <w:sz w:val="18"/>
                <w:szCs w:val="18"/>
                <w:lang w:eastAsia="zh-CN"/>
              </w:rPr>
            </w:rPrChange>
          </w:rPr>
          <w:t>When not tracking rack position (lower diagram above)</w:t>
        </w:r>
      </w:ins>
    </w:p>
    <w:p w14:paraId="22F0DD59"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NA, NA, 7)</w:t>
      </w:r>
    </w:p>
    <w:p w14:paraId="0D686B9D" w14:textId="77777777" w:rsidR="00F77A73" w:rsidRPr="001F42D3" w:rsidRDefault="00F77A73" w:rsidP="00F77A73">
      <w:pPr>
        <w:pStyle w:val="Default"/>
        <w:rPr>
          <w:b/>
          <w:bCs/>
          <w:sz w:val="18"/>
          <w:szCs w:val="18"/>
          <w:lang w:eastAsia="zh-CN"/>
        </w:rPr>
      </w:pPr>
      <w:r w:rsidRPr="001F42D3">
        <w:rPr>
          <w:b/>
          <w:bCs/>
          <w:sz w:val="18"/>
          <w:szCs w:val="18"/>
          <w:lang w:eastAsia="zh-CN"/>
        </w:rPr>
        <w:lastRenderedPageBreak/>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- 7</w:t>
      </w:r>
    </w:p>
    <w:p w14:paraId="79F51610" w14:textId="77777777" w:rsidR="00F77A73" w:rsidRDefault="00F77A73" w:rsidP="00F77A73">
      <w:pPr>
        <w:pStyle w:val="Default"/>
        <w:ind w:left="142"/>
        <w:rPr>
          <w:ins w:id="2416" w:author="Kurt Elliason" w:date="2025-11-24T14:30:00Z" w16du:dateUtc="2025-11-24T20:30:00Z"/>
        </w:rPr>
      </w:pPr>
    </w:p>
    <w:p w14:paraId="68A17B9A" w14:textId="4DD78A2D" w:rsidR="00E03793" w:rsidRPr="008C2DDC" w:rsidRDefault="00E03793" w:rsidP="00F77A73">
      <w:pPr>
        <w:pStyle w:val="Default"/>
        <w:ind w:left="142"/>
        <w:rPr>
          <w:rFonts w:ascii="Courier New" w:hAnsi="Courier New" w:cs="Courier New"/>
          <w:sz w:val="20"/>
          <w:szCs w:val="20"/>
          <w:rPrChange w:id="2417" w:author="Kurt Elliason" w:date="2025-11-24T14:47:00Z" w16du:dateUtc="2025-11-24T20:47:00Z">
            <w:rPr/>
          </w:rPrChange>
        </w:rPr>
      </w:pPr>
      <w:ins w:id="2418" w:author="Kurt Elliason" w:date="2025-11-24T14:30:00Z" w16du:dateUtc="2025-11-24T20:30:00Z">
        <w:r w:rsidRPr="008C2DDC">
          <w:rPr>
            <w:rFonts w:ascii="Courier New" w:hAnsi="Courier New" w:cs="Courier New"/>
            <w:sz w:val="20"/>
            <w:szCs w:val="20"/>
            <w:rPrChange w:id="2419" w:author="Kurt Elliason" w:date="2025-11-24T14:47:00Z" w16du:dateUtc="2025-11-24T20:47:00Z">
              <w:rPr/>
            </w:rPrChange>
          </w:rPr>
          <w:t>OBX|9|ST|68550^MDC_ATTR_PUMP_PILLAR_DETAILS^MDC|1.1.0.24|2~NA~NA~7||||||F</w:t>
        </w:r>
      </w:ins>
    </w:p>
    <w:p w14:paraId="4A5C4E36" w14:textId="01F09509" w:rsidR="00F77A73" w:rsidRPr="001F42D3" w:rsidDel="00D06FBB" w:rsidRDefault="00F77A73" w:rsidP="00F77A73">
      <w:pPr>
        <w:pStyle w:val="Default"/>
        <w:ind w:left="142"/>
        <w:rPr>
          <w:del w:id="2420" w:author="Kurt Elliason" w:date="2025-11-24T14:56:00Z" w16du:dateUtc="2025-11-24T20:56:00Z"/>
        </w:rPr>
      </w:pPr>
      <w:del w:id="2421" w:author="Kurt Elliason" w:date="2025-11-24T14:56:00Z" w16du:dateUtc="2025-11-24T20:56:00Z">
        <w:r w:rsidRPr="001F42D3" w:rsidDel="00D06FBB">
          <w:br w:type="page"/>
        </w:r>
      </w:del>
    </w:p>
    <w:p w14:paraId="41DEB8CA" w14:textId="77777777" w:rsidR="00D06FBB" w:rsidRPr="001F42D3" w:rsidRDefault="00D06FBB" w:rsidP="005C1693">
      <w:pPr>
        <w:pStyle w:val="BodyText"/>
        <w:rPr>
          <w:lang w:eastAsia="zh-CN"/>
        </w:rPr>
      </w:pPr>
    </w:p>
    <w:p w14:paraId="4727A9D5" w14:textId="77777777" w:rsidR="00F77A73" w:rsidRPr="001F42D3" w:rsidRDefault="00F77A73" w:rsidP="005C1693">
      <w:pPr>
        <w:pStyle w:val="BodyText"/>
        <w:rPr>
          <w:lang w:eastAsia="zh-CN"/>
        </w:rPr>
      </w:pPr>
      <w:r w:rsidRPr="001F42D3">
        <w:t>For the following diagram, the following settings apply:</w:t>
      </w:r>
    </w:p>
    <w:p w14:paraId="57AB24AC" w14:textId="77777777" w:rsidR="00F77A73" w:rsidRPr="001F42D3" w:rsidRDefault="00F77A73" w:rsidP="00F77A73">
      <w:pPr>
        <w:pStyle w:val="Default"/>
        <w:ind w:left="142"/>
      </w:pPr>
    </w:p>
    <w:p w14:paraId="5BAAC196"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MDC_ATTR_PILLAR_ASSEMBLY (2, (3,2), (12,8), pillar-orientation-horizontal, pillar-direction-up, slot-rack-direction-left)</w:t>
      </w:r>
    </w:p>
    <w:p w14:paraId="40D16EEF" w14:textId="77777777" w:rsidR="00F77A73" w:rsidRPr="001F42D3" w:rsidRDefault="00F77A73" w:rsidP="00F77A73">
      <w:pPr>
        <w:pStyle w:val="Default"/>
        <w:ind w:left="2302" w:firstLine="578"/>
        <w:rPr>
          <w:b/>
          <w:bCs/>
          <w:sz w:val="18"/>
          <w:szCs w:val="18"/>
          <w:lang w:eastAsia="zh-CN"/>
        </w:rPr>
      </w:pPr>
    </w:p>
    <w:p w14:paraId="3D999FB1"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49900D1C"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3653D3C6"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48F01C49"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Pillar Orientation -</w:t>
      </w:r>
      <w:r w:rsidRPr="001F42D3">
        <w:rPr>
          <w:b/>
          <w:bCs/>
          <w:sz w:val="18"/>
          <w:szCs w:val="18"/>
          <w:lang w:eastAsia="zh-CN"/>
        </w:rPr>
        <w:t xml:space="preserve"> HORIZONTAL,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UP,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LEFT</w:t>
      </w:r>
    </w:p>
    <w:p w14:paraId="3E79EFB1" w14:textId="77777777" w:rsidR="00F77A73" w:rsidRPr="001F42D3" w:rsidRDefault="00F77A73" w:rsidP="00F77A73">
      <w:pPr>
        <w:pStyle w:val="Default"/>
        <w:ind w:left="142" w:firstLine="578"/>
        <w:rPr>
          <w:b/>
          <w:bCs/>
          <w:sz w:val="18"/>
          <w:szCs w:val="18"/>
          <w:lang w:eastAsia="zh-CN"/>
        </w:rPr>
      </w:pPr>
    </w:p>
    <w:p w14:paraId="66ED249A" w14:textId="31A7DE51" w:rsidR="00F77A73" w:rsidRPr="001F42D3" w:rsidDel="00D06FBB" w:rsidRDefault="00F77A73" w:rsidP="00F77A73">
      <w:pPr>
        <w:pStyle w:val="Default"/>
        <w:rPr>
          <w:del w:id="2422" w:author="Kurt Elliason" w:date="2025-11-24T14:57:00Z" w16du:dateUtc="2025-11-24T20:57:00Z"/>
        </w:rPr>
      </w:pPr>
    </w:p>
    <w:p w14:paraId="32A216D7" w14:textId="77777777" w:rsidR="00F77A73" w:rsidRPr="001F42D3" w:rsidRDefault="00F77A73" w:rsidP="00F77A73">
      <w:pPr>
        <w:pStyle w:val="Default"/>
      </w:pPr>
    </w:p>
    <w:p w14:paraId="0F53095B" w14:textId="77777777" w:rsidR="00F77A73" w:rsidRPr="001F42D3" w:rsidRDefault="00464782" w:rsidP="00F77A73">
      <w:pPr>
        <w:pStyle w:val="Default"/>
        <w:ind w:left="142"/>
      </w:pPr>
      <w:r>
        <w:pict w14:anchorId="5269F101">
          <v:shape id="_x0000_i1029" type="#_x0000_t75" alt="" style="width:295.5pt;height:273.5pt;mso-width-percent:0;mso-height-percent:0;mso-width-percent:0;mso-height-percent:0">
            <v:imagedata r:id="rId93" o:title=""/>
          </v:shape>
        </w:pict>
      </w:r>
    </w:p>
    <w:p w14:paraId="7F9A93F7" w14:textId="77777777" w:rsidR="00F77A73" w:rsidRPr="001F42D3" w:rsidRDefault="00F77A73" w:rsidP="00F77A73">
      <w:pPr>
        <w:pStyle w:val="Default"/>
        <w:ind w:left="142"/>
      </w:pPr>
    </w:p>
    <w:p w14:paraId="682B5580" w14:textId="77777777" w:rsidR="00F77A73" w:rsidRPr="001F42D3" w:rsidRDefault="00F77A73" w:rsidP="005C1693">
      <w:pPr>
        <w:pStyle w:val="BodyText"/>
        <w:rPr>
          <w:b/>
          <w:lang w:eastAsia="zh-CN"/>
        </w:rPr>
      </w:pPr>
      <w:r w:rsidRPr="001F42D3">
        <w:rPr>
          <w:lang w:eastAsia="zh-CN"/>
        </w:rPr>
        <w:t>The slot highlighted above would have the following values…</w:t>
      </w:r>
    </w:p>
    <w:p w14:paraId="617C098E" w14:textId="3F868C61" w:rsidR="00F77A73" w:rsidRPr="001F42D3" w:rsidDel="00D06FBB" w:rsidRDefault="00F77A73" w:rsidP="005C1693">
      <w:pPr>
        <w:pStyle w:val="BodyText"/>
        <w:rPr>
          <w:del w:id="2423" w:author="Kurt Elliason" w:date="2025-11-24T14:57:00Z" w16du:dateUtc="2025-11-24T20:57:00Z"/>
          <w:b/>
          <w:lang w:eastAsia="zh-CN"/>
        </w:rPr>
      </w:pPr>
    </w:p>
    <w:p w14:paraId="6E8788AA" w14:textId="77777777" w:rsidR="00F77A73" w:rsidRPr="001F42D3" w:rsidRDefault="00F77A73" w:rsidP="00F77A73">
      <w:pPr>
        <w:pStyle w:val="Default"/>
        <w:ind w:left="142"/>
        <w:rPr>
          <w:sz w:val="23"/>
          <w:szCs w:val="23"/>
        </w:rPr>
      </w:pPr>
    </w:p>
    <w:p w14:paraId="6092DA2A"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(1, 1, 2, NA)</w:t>
      </w:r>
    </w:p>
    <w:p w14:paraId="7CC8798F"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2</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NA</w:t>
      </w:r>
    </w:p>
    <w:p w14:paraId="31EC7044" w14:textId="77777777" w:rsidR="00F77A73" w:rsidRPr="001F42D3" w:rsidRDefault="00F77A73" w:rsidP="00F77A73">
      <w:pPr>
        <w:pStyle w:val="Default"/>
        <w:ind w:left="142"/>
        <w:rPr>
          <w:b/>
          <w:bCs/>
          <w:sz w:val="18"/>
          <w:szCs w:val="18"/>
          <w:lang w:eastAsia="zh-CN"/>
        </w:rPr>
      </w:pPr>
    </w:p>
    <w:p w14:paraId="569BAA5B"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(1, NA, NA, 2)</w:t>
      </w:r>
    </w:p>
    <w:p w14:paraId="2CE3541B"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- 2</w:t>
      </w:r>
    </w:p>
    <w:p w14:paraId="124FAA76" w14:textId="77777777" w:rsidR="00F77A73" w:rsidRPr="001F42D3" w:rsidRDefault="00F77A73" w:rsidP="005C1693">
      <w:pPr>
        <w:pStyle w:val="BodyText"/>
      </w:pPr>
    </w:p>
    <w:p w14:paraId="5A5809F4" w14:textId="75363F5A" w:rsidR="00F77A73" w:rsidRDefault="00F77A73" w:rsidP="005C1693">
      <w:pPr>
        <w:pStyle w:val="BodyText"/>
        <w:rPr>
          <w:ins w:id="2424" w:author="Kurt Elliason" w:date="2025-11-24T14:35:00Z" w16du:dateUtc="2025-11-24T20:35:00Z"/>
        </w:rPr>
      </w:pPr>
      <w:r w:rsidRPr="001F42D3">
        <w:br w:type="page"/>
      </w:r>
    </w:p>
    <w:p w14:paraId="1B111AA9" w14:textId="6691F347" w:rsidR="00E03793" w:rsidRPr="001F42D3" w:rsidRDefault="00E03793" w:rsidP="00E03793">
      <w:pPr>
        <w:pStyle w:val="Heading4"/>
        <w:numPr>
          <w:ilvl w:val="0"/>
          <w:numId w:val="0"/>
        </w:numPr>
        <w:rPr>
          <w:ins w:id="2425" w:author="Kurt Elliason" w:date="2025-11-24T14:35:00Z" w16du:dateUtc="2025-11-24T20:35:00Z"/>
          <w:noProof w:val="0"/>
        </w:rPr>
      </w:pPr>
      <w:bookmarkStart w:id="2426" w:name="_Toc214889860"/>
      <w:ins w:id="2427" w:author="Kurt Elliason" w:date="2025-11-24T14:35:00Z" w16du:dateUtc="2025-11-24T20:35:00Z">
        <w:r w:rsidRPr="001F42D3">
          <w:rPr>
            <w:noProof w:val="0"/>
          </w:rPr>
          <w:lastRenderedPageBreak/>
          <w:t>M.1.2.</w:t>
        </w:r>
      </w:ins>
      <w:ins w:id="2428" w:author="Kurt Elliason" w:date="2025-11-24T14:57:00Z" w16du:dateUtc="2025-11-24T20:57:00Z">
        <w:r w:rsidR="00D06FBB">
          <w:rPr>
            <w:noProof w:val="0"/>
          </w:rPr>
          <w:t>5</w:t>
        </w:r>
      </w:ins>
      <w:ins w:id="2429" w:author="Kurt Elliason" w:date="2025-11-24T14:35:00Z" w16du:dateUtc="2025-11-24T20:35:00Z">
        <w:r w:rsidRPr="001F42D3">
          <w:rPr>
            <w:noProof w:val="0"/>
          </w:rPr>
          <w:t xml:space="preserve"> </w:t>
        </w:r>
        <w:r w:rsidRPr="00E03793">
          <w:rPr>
            <w:noProof w:val="0"/>
          </w:rPr>
          <w:t>Infusion event sample message for a single Rack in a Pillar</w:t>
        </w:r>
        <w:bookmarkEnd w:id="2426"/>
      </w:ins>
    </w:p>
    <w:p w14:paraId="64EE535F" w14:textId="77777777" w:rsidR="00E03793" w:rsidRPr="00E03793" w:rsidRDefault="00E03793" w:rsidP="00E03793">
      <w:pPr>
        <w:pStyle w:val="BodyText"/>
        <w:rPr>
          <w:ins w:id="2430" w:author="Kurt Elliason" w:date="2025-11-24T14:35:00Z" w16du:dateUtc="2025-11-24T20:35:00Z"/>
          <w:rFonts w:ascii="Courier New" w:hAnsi="Courier New" w:cs="Courier New"/>
          <w:sz w:val="20"/>
        </w:rPr>
      </w:pPr>
      <w:ins w:id="2431" w:author="Kurt Elliason" w:date="2025-11-24T14:35:00Z" w16du:dateUtc="2025-11-24T20:35:00Z">
        <w:r w:rsidRPr="00E03793">
          <w:rPr>
            <w:rFonts w:ascii="Courier New" w:hAnsi="Courier New" w:cs="Courier New"/>
            <w:sz w:val="20"/>
          </w:rPr>
          <w:t>MSH|^~\&amp;|DEVICE_PUMPVENDOR^9999990000000000^EUI-64|PUMPVENDOR|DOC_VENDOR|DOC_VENDOR|20250515202812+0000||ORU^R42^ORU_R01|980|P|2.6|||AL|NE||UNICODE UTF-8|en^English^ISO639||IHE_PCD_010^IHE PCD^1.3.6.1.4.1.19376.1.6.4.10^ISO</w:t>
        </w:r>
      </w:ins>
    </w:p>
    <w:p w14:paraId="26014572" w14:textId="77777777" w:rsidR="00E03793" w:rsidRPr="00E03793" w:rsidRDefault="00E03793" w:rsidP="00E03793">
      <w:pPr>
        <w:pStyle w:val="BodyText"/>
        <w:rPr>
          <w:ins w:id="2432" w:author="Kurt Elliason" w:date="2025-11-24T14:35:00Z" w16du:dateUtc="2025-11-24T20:35:00Z"/>
          <w:rFonts w:ascii="Courier New" w:hAnsi="Courier New" w:cs="Courier New"/>
          <w:sz w:val="20"/>
        </w:rPr>
      </w:pPr>
      <w:ins w:id="2433" w:author="Kurt Elliason" w:date="2025-11-24T14:35:00Z" w16du:dateUtc="2025-11-24T20:35:00Z">
        <w:r w:rsidRPr="00E03793">
          <w:rPr>
            <w:rFonts w:ascii="Courier New" w:hAnsi="Courier New" w:cs="Courier New"/>
            <w:sz w:val="20"/>
          </w:rPr>
          <w:t>PID|||2010005^^^ICUPGI24^U||Doe^Baby^^^^^L|Smith^^^^^^L|20220702|F|||100 Main St^^Irving^TX^75063^^M</w:t>
        </w:r>
      </w:ins>
    </w:p>
    <w:p w14:paraId="19D1E967" w14:textId="77777777" w:rsidR="00E03793" w:rsidRPr="00E03793" w:rsidRDefault="00E03793" w:rsidP="00E03793">
      <w:pPr>
        <w:pStyle w:val="BodyText"/>
        <w:rPr>
          <w:ins w:id="2434" w:author="Kurt Elliason" w:date="2025-11-24T14:35:00Z" w16du:dateUtc="2025-11-24T20:35:00Z"/>
          <w:rFonts w:ascii="Courier New" w:hAnsi="Courier New" w:cs="Courier New"/>
          <w:sz w:val="20"/>
        </w:rPr>
      </w:pPr>
      <w:ins w:id="2435" w:author="Kurt Elliason" w:date="2025-11-24T14:35:00Z" w16du:dateUtc="2025-11-24T20:35:00Z">
        <w:r w:rsidRPr="00E03793">
          <w:rPr>
            <w:rFonts w:ascii="Courier New" w:hAnsi="Courier New" w:cs="Courier New"/>
            <w:sz w:val="20"/>
          </w:rPr>
          <w:t>PV1||I|Newborn Nursery^^</w:t>
        </w:r>
      </w:ins>
    </w:p>
    <w:p w14:paraId="24F3D6BB" w14:textId="77777777" w:rsidR="00E03793" w:rsidRPr="00E03793" w:rsidRDefault="00E03793" w:rsidP="00E03793">
      <w:pPr>
        <w:pStyle w:val="BodyText"/>
        <w:rPr>
          <w:ins w:id="2436" w:author="Kurt Elliason" w:date="2025-11-24T14:35:00Z" w16du:dateUtc="2025-11-24T20:35:00Z"/>
          <w:rFonts w:ascii="Courier New" w:hAnsi="Courier New" w:cs="Courier New"/>
          <w:sz w:val="20"/>
        </w:rPr>
      </w:pPr>
      <w:ins w:id="2437" w:author="Kurt Elliason" w:date="2025-11-24T14:35:00Z" w16du:dateUtc="2025-11-24T20:35:00Z">
        <w:r w:rsidRPr="00E03793">
          <w:rPr>
            <w:rFonts w:ascii="Courier New" w:hAnsi="Courier New" w:cs="Courier New"/>
            <w:sz w:val="20"/>
          </w:rPr>
          <w:t>OBR|1|2012061^Pump Model^9999990000000000^EUI-64|2012061^Pump Model^9999990000000000^EUI-64|DOPamine^DOPamine|||20250515202812+0000</w:t>
        </w:r>
      </w:ins>
    </w:p>
    <w:p w14:paraId="39819442" w14:textId="77777777" w:rsidR="00E03793" w:rsidRPr="00E03793" w:rsidRDefault="00E03793" w:rsidP="00E03793">
      <w:pPr>
        <w:pStyle w:val="BodyText"/>
        <w:rPr>
          <w:ins w:id="2438" w:author="Kurt Elliason" w:date="2025-11-24T14:35:00Z" w16du:dateUtc="2025-11-24T20:35:00Z"/>
          <w:rFonts w:ascii="Courier New" w:hAnsi="Courier New" w:cs="Courier New"/>
          <w:sz w:val="20"/>
        </w:rPr>
      </w:pPr>
      <w:ins w:id="2439" w:author="Kurt Elliason" w:date="2025-11-24T14:35:00Z" w16du:dateUtc="2025-11-24T20:35:00Z">
        <w:r w:rsidRPr="00E03793">
          <w:rPr>
            <w:rFonts w:ascii="Courier New" w:hAnsi="Courier New" w:cs="Courier New"/>
            <w:sz w:val="20"/>
          </w:rPr>
          <w:t>OBX|1||70101^MDC_DEV_PUMP_INFUS_RACK_MDS^MDC|1.0.0.0|||||||X|||||||100256^Rack Model^9999990000000000^EUI-64</w:t>
        </w:r>
      </w:ins>
    </w:p>
    <w:p w14:paraId="3B217707" w14:textId="77777777" w:rsidR="00E03793" w:rsidRPr="00E03793" w:rsidRDefault="00E03793" w:rsidP="00E03793">
      <w:pPr>
        <w:pStyle w:val="BodyText"/>
        <w:rPr>
          <w:ins w:id="2440" w:author="Kurt Elliason" w:date="2025-11-24T14:35:00Z" w16du:dateUtc="2025-11-24T20:35:00Z"/>
          <w:rFonts w:ascii="Courier New" w:hAnsi="Courier New" w:cs="Courier New"/>
          <w:sz w:val="20"/>
        </w:rPr>
      </w:pPr>
      <w:ins w:id="2441" w:author="Kurt Elliason" w:date="2025-11-24T14:35:00Z" w16du:dateUtc="2025-11-24T20:35:00Z">
        <w:r w:rsidRPr="00E03793">
          <w:rPr>
            <w:rFonts w:ascii="Courier New" w:hAnsi="Courier New" w:cs="Courier New"/>
            <w:sz w:val="20"/>
          </w:rPr>
          <w:t>OBX|2|ST|67880^MDC_ATTR_ID_MODEL^MDC|1.0.0.1|manufacturer="PumpVendor" model="Rack Model"||||||R|||20250515202812+0000|||||20250515202812+0000</w:t>
        </w:r>
      </w:ins>
    </w:p>
    <w:p w14:paraId="0DE01339" w14:textId="77777777" w:rsidR="00E03793" w:rsidRPr="00E03793" w:rsidRDefault="00E03793" w:rsidP="00E03793">
      <w:pPr>
        <w:pStyle w:val="BodyText"/>
        <w:rPr>
          <w:ins w:id="2442" w:author="Kurt Elliason" w:date="2025-11-24T14:35:00Z" w16du:dateUtc="2025-11-24T20:35:00Z"/>
          <w:rFonts w:ascii="Courier New" w:hAnsi="Courier New" w:cs="Courier New"/>
          <w:sz w:val="20"/>
        </w:rPr>
      </w:pPr>
      <w:ins w:id="2443" w:author="Kurt Elliason" w:date="2025-11-24T14:35:00Z" w16du:dateUtc="2025-11-24T20:35:00Z">
        <w:r w:rsidRPr="00E03793">
          <w:rPr>
            <w:rFonts w:ascii="Courier New" w:hAnsi="Courier New" w:cs="Courier New"/>
            <w:sz w:val="20"/>
          </w:rPr>
          <w:t>OBX|3|CWE|67972^MDC_ATTR_SYS_ID^MDC|1.0.0.2|100256^9999990000000000^EUI-64||||||R|||20250515202812+0000|||||20250515202812+0000</w:t>
        </w:r>
      </w:ins>
    </w:p>
    <w:p w14:paraId="684E36B7" w14:textId="77777777" w:rsidR="00E03793" w:rsidRPr="00E03793" w:rsidRDefault="00E03793" w:rsidP="00E03793">
      <w:pPr>
        <w:pStyle w:val="BodyText"/>
        <w:rPr>
          <w:ins w:id="2444" w:author="Kurt Elliason" w:date="2025-11-24T14:35:00Z" w16du:dateUtc="2025-11-24T20:35:00Z"/>
          <w:rFonts w:ascii="Courier New" w:hAnsi="Courier New" w:cs="Courier New"/>
          <w:sz w:val="20"/>
        </w:rPr>
      </w:pPr>
      <w:ins w:id="2445" w:author="Kurt Elliason" w:date="2025-11-24T14:35:00Z" w16du:dateUtc="2025-11-24T20:35:00Z">
        <w:r w:rsidRPr="00E03793">
          <w:rPr>
            <w:rFonts w:ascii="Courier New" w:hAnsi="Courier New" w:cs="Courier New"/>
            <w:sz w:val="20"/>
          </w:rPr>
          <w:t>OBX|4|ST|68549^MDC_ATTR_PILLAR_ASSEMBLY^MDC|1.0.0.3|1~1~6~NA~NA~slot-rack-direction-down||||||F|</w:t>
        </w:r>
      </w:ins>
    </w:p>
    <w:p w14:paraId="1B95EF7D" w14:textId="77777777" w:rsidR="00E03793" w:rsidRPr="00E03793" w:rsidRDefault="00E03793" w:rsidP="00E03793">
      <w:pPr>
        <w:pStyle w:val="BodyText"/>
        <w:rPr>
          <w:ins w:id="2446" w:author="Kurt Elliason" w:date="2025-11-24T14:35:00Z" w16du:dateUtc="2025-11-24T20:35:00Z"/>
          <w:rFonts w:ascii="Courier New" w:hAnsi="Courier New" w:cs="Courier New"/>
          <w:sz w:val="20"/>
        </w:rPr>
      </w:pPr>
      <w:ins w:id="2447" w:author="Kurt Elliason" w:date="2025-11-24T14:35:00Z" w16du:dateUtc="2025-11-24T20:35:00Z">
        <w:r w:rsidRPr="00E03793">
          <w:rPr>
            <w:rFonts w:ascii="Courier New" w:hAnsi="Courier New" w:cs="Courier New"/>
            <w:sz w:val="20"/>
          </w:rPr>
          <w:t>OBX|5||70054^MDC_DEV_PUMP_INFUS_SYRINGE_VMD^MDC|1.1.0.0|||||||X|||||||2012061^Pump Model^9999990000000000^EUI-64</w:t>
        </w:r>
      </w:ins>
    </w:p>
    <w:p w14:paraId="62113C31" w14:textId="77777777" w:rsidR="00E03793" w:rsidRPr="00E03793" w:rsidRDefault="00E03793" w:rsidP="00E03793">
      <w:pPr>
        <w:pStyle w:val="BodyText"/>
        <w:rPr>
          <w:ins w:id="2448" w:author="Kurt Elliason" w:date="2025-11-24T14:35:00Z" w16du:dateUtc="2025-11-24T20:35:00Z"/>
          <w:rFonts w:ascii="Courier New" w:hAnsi="Courier New" w:cs="Courier New"/>
          <w:sz w:val="20"/>
        </w:rPr>
      </w:pPr>
      <w:ins w:id="2449" w:author="Kurt Elliason" w:date="2025-11-24T14:35:00Z" w16du:dateUtc="2025-11-24T20:35:00Z">
        <w:r w:rsidRPr="00E03793">
          <w:rPr>
            <w:rFonts w:ascii="Courier New" w:hAnsi="Courier New" w:cs="Courier New"/>
            <w:sz w:val="20"/>
          </w:rPr>
          <w:t>OBX|6|ST|67880^MDC_ATTR_ID_MODEL^MDC|1.0.0.1|manufacturer="PumpVendor" model="Pump Model"||||||R|||20250515202812+0000|||||20250515202812+0000</w:t>
        </w:r>
      </w:ins>
    </w:p>
    <w:p w14:paraId="4A3EFCF7" w14:textId="77777777" w:rsidR="00E03793" w:rsidRPr="00E03793" w:rsidRDefault="00E03793" w:rsidP="00E03793">
      <w:pPr>
        <w:pStyle w:val="BodyText"/>
        <w:rPr>
          <w:ins w:id="2450" w:author="Kurt Elliason" w:date="2025-11-24T14:35:00Z" w16du:dateUtc="2025-11-24T20:35:00Z"/>
          <w:rFonts w:ascii="Courier New" w:hAnsi="Courier New" w:cs="Courier New"/>
          <w:sz w:val="20"/>
        </w:rPr>
      </w:pPr>
      <w:ins w:id="2451" w:author="Kurt Elliason" w:date="2025-11-24T14:35:00Z" w16du:dateUtc="2025-11-24T20:35:00Z">
        <w:r w:rsidRPr="00E03793">
          <w:rPr>
            <w:rFonts w:ascii="Courier New" w:hAnsi="Courier New" w:cs="Courier New"/>
            <w:sz w:val="20"/>
          </w:rPr>
          <w:t>OBX|7|CWE|67972^MDC_ATTR_SYS_ID^MDC|1.0.0.2|2012061^9999990000000000^EUI-64||||||R|||20250515202812+0000|||||20250515202812+0000</w:t>
        </w:r>
      </w:ins>
    </w:p>
    <w:p w14:paraId="6D7B6F69" w14:textId="77777777" w:rsidR="00E03793" w:rsidRPr="00E03793" w:rsidRDefault="00E03793" w:rsidP="00E03793">
      <w:pPr>
        <w:pStyle w:val="BodyText"/>
        <w:rPr>
          <w:ins w:id="2452" w:author="Kurt Elliason" w:date="2025-11-24T14:35:00Z" w16du:dateUtc="2025-11-24T20:35:00Z"/>
          <w:rFonts w:ascii="Courier New" w:hAnsi="Courier New" w:cs="Courier New"/>
          <w:sz w:val="20"/>
        </w:rPr>
      </w:pPr>
      <w:ins w:id="2453" w:author="Kurt Elliason" w:date="2025-11-24T14:35:00Z" w16du:dateUtc="2025-11-24T20:35:00Z">
        <w:r w:rsidRPr="00E03793">
          <w:rPr>
            <w:rFonts w:ascii="Courier New" w:hAnsi="Courier New" w:cs="Courier New"/>
            <w:sz w:val="20"/>
          </w:rPr>
          <w:t>OBX|8|CWE|68487^MDC_ATTR_EVT_COND^MDC|1.1.0.6|197288^MDC_EVT_PUMP_DELIV_START^MDC||||||R|||20250515202812+0000|||||20250515202812+0000</w:t>
        </w:r>
      </w:ins>
    </w:p>
    <w:p w14:paraId="336E0DA0" w14:textId="77777777" w:rsidR="00E03793" w:rsidRPr="00E03793" w:rsidRDefault="00E03793" w:rsidP="00E03793">
      <w:pPr>
        <w:pStyle w:val="BodyText"/>
        <w:rPr>
          <w:ins w:id="2454" w:author="Kurt Elliason" w:date="2025-11-24T14:35:00Z" w16du:dateUtc="2025-11-24T20:35:00Z"/>
          <w:rFonts w:ascii="Courier New" w:hAnsi="Courier New" w:cs="Courier New"/>
          <w:sz w:val="20"/>
        </w:rPr>
      </w:pPr>
      <w:ins w:id="2455" w:author="Kurt Elliason" w:date="2025-11-24T14:35:00Z" w16du:dateUtc="2025-11-24T20:35:00Z">
        <w:r w:rsidRPr="00E03793">
          <w:rPr>
            <w:rFonts w:ascii="Courier New" w:hAnsi="Courier New" w:cs="Courier New"/>
            <w:sz w:val="20"/>
          </w:rPr>
          <w:t>OBX|9|CWE|68488^MDC_ATTR_EVT_SOURCE^MDC|1.1.0.4|70071^MDC_DEV_PUMP_INFUSATE_SOURCE_PRIMARY_CHAN^MDC||||||R|||20250515202812+0000|||||20250515202812+0000</w:t>
        </w:r>
      </w:ins>
    </w:p>
    <w:p w14:paraId="200D7DFB" w14:textId="77777777" w:rsidR="00E03793" w:rsidRPr="00E03793" w:rsidRDefault="00E03793" w:rsidP="00E03793">
      <w:pPr>
        <w:pStyle w:val="BodyText"/>
        <w:rPr>
          <w:ins w:id="2456" w:author="Kurt Elliason" w:date="2025-11-24T14:35:00Z" w16du:dateUtc="2025-11-24T20:35:00Z"/>
          <w:rFonts w:ascii="Courier New" w:hAnsi="Courier New" w:cs="Courier New"/>
          <w:sz w:val="20"/>
        </w:rPr>
      </w:pPr>
      <w:ins w:id="2457" w:author="Kurt Elliason" w:date="2025-11-24T14:35:00Z" w16du:dateUtc="2025-11-24T20:35:00Z">
        <w:r w:rsidRPr="00E03793">
          <w:rPr>
            <w:rFonts w:ascii="Courier New" w:hAnsi="Courier New" w:cs="Courier New"/>
            <w:sz w:val="20"/>
          </w:rPr>
          <w:t>OBX|10|ST|68550^MDC_ATTR_PUMP_PILLAR_DETAILS^MDC|1.1.0.5|1~1~4~NA||||||F</w:t>
        </w:r>
      </w:ins>
    </w:p>
    <w:p w14:paraId="40A6CB45" w14:textId="77777777" w:rsidR="00E03793" w:rsidRPr="00E03793" w:rsidRDefault="00E03793" w:rsidP="00E03793">
      <w:pPr>
        <w:pStyle w:val="BodyText"/>
        <w:rPr>
          <w:ins w:id="2458" w:author="Kurt Elliason" w:date="2025-11-24T14:35:00Z" w16du:dateUtc="2025-11-24T20:35:00Z"/>
          <w:rFonts w:ascii="Courier New" w:hAnsi="Courier New" w:cs="Courier New"/>
          <w:sz w:val="20"/>
        </w:rPr>
      </w:pPr>
      <w:ins w:id="2459" w:author="Kurt Elliason" w:date="2025-11-24T14:35:00Z" w16du:dateUtc="2025-11-24T20:35:00Z">
        <w:r w:rsidRPr="00E03793">
          <w:rPr>
            <w:rFonts w:ascii="Courier New" w:hAnsi="Courier New" w:cs="Courier New"/>
            <w:sz w:val="20"/>
          </w:rPr>
          <w:t>OBX|11||70067^MDC_DEV_PUMP_DELIVERY_INFO^MDC|1.1.1.0|||||||X</w:t>
        </w:r>
      </w:ins>
    </w:p>
    <w:p w14:paraId="59D0DBAC" w14:textId="77777777" w:rsidR="00E03793" w:rsidRPr="00E03793" w:rsidRDefault="00E03793" w:rsidP="00E03793">
      <w:pPr>
        <w:pStyle w:val="BodyText"/>
        <w:rPr>
          <w:ins w:id="2460" w:author="Kurt Elliason" w:date="2025-11-24T14:35:00Z" w16du:dateUtc="2025-11-24T20:35:00Z"/>
          <w:rFonts w:ascii="Courier New" w:hAnsi="Courier New" w:cs="Courier New"/>
          <w:sz w:val="20"/>
        </w:rPr>
      </w:pPr>
      <w:ins w:id="2461" w:author="Kurt Elliason" w:date="2025-11-24T14:35:00Z" w16du:dateUtc="2025-11-24T20:35:00Z">
        <w:r w:rsidRPr="00E03793">
          <w:rPr>
            <w:rFonts w:ascii="Courier New" w:hAnsi="Courier New" w:cs="Courier New"/>
            <w:sz w:val="20"/>
          </w:rPr>
          <w:t>OBX|12|CWE|184519^MDC_PUMP_INFUSING_STATUS^MDC|1.1.1.1|^pump-status-infusing||||||R|||20250515202812+0000|||||20250515202812+0000</w:t>
        </w:r>
      </w:ins>
    </w:p>
    <w:p w14:paraId="3C884BDF" w14:textId="77777777" w:rsidR="00E03793" w:rsidRPr="00E03793" w:rsidRDefault="00E03793" w:rsidP="00E03793">
      <w:pPr>
        <w:pStyle w:val="BodyText"/>
        <w:rPr>
          <w:ins w:id="2462" w:author="Kurt Elliason" w:date="2025-11-24T14:35:00Z" w16du:dateUtc="2025-11-24T20:35:00Z"/>
          <w:rFonts w:ascii="Courier New" w:hAnsi="Courier New" w:cs="Courier New"/>
          <w:sz w:val="20"/>
        </w:rPr>
      </w:pPr>
      <w:ins w:id="2463" w:author="Kurt Elliason" w:date="2025-11-24T14:35:00Z" w16du:dateUtc="2025-11-24T20:35:00Z">
        <w:r w:rsidRPr="00E03793">
          <w:rPr>
            <w:rFonts w:ascii="Courier New" w:hAnsi="Courier New" w:cs="Courier New"/>
            <w:sz w:val="20"/>
          </w:rPr>
          <w:t>OBX|13|CWE|158015^MDC_PUMP_ENABLED_SOURCES^MDC|1.1.1.2|^pump-source-info-primary||||||R|||20250515202812+0000|||||20250515202812+0000</w:t>
        </w:r>
      </w:ins>
    </w:p>
    <w:p w14:paraId="53D3838D" w14:textId="77777777" w:rsidR="00E03793" w:rsidRPr="00E03793" w:rsidRDefault="00E03793" w:rsidP="00E03793">
      <w:pPr>
        <w:pStyle w:val="BodyText"/>
        <w:rPr>
          <w:ins w:id="2464" w:author="Kurt Elliason" w:date="2025-11-24T14:35:00Z" w16du:dateUtc="2025-11-24T20:35:00Z"/>
          <w:rFonts w:ascii="Courier New" w:hAnsi="Courier New" w:cs="Courier New"/>
          <w:sz w:val="20"/>
        </w:rPr>
      </w:pPr>
      <w:ins w:id="2465" w:author="Kurt Elliason" w:date="2025-11-24T14:35:00Z" w16du:dateUtc="2025-11-24T20:35:00Z">
        <w:r w:rsidRPr="00E03793">
          <w:rPr>
            <w:rFonts w:ascii="Courier New" w:hAnsi="Courier New" w:cs="Courier New"/>
            <w:sz w:val="20"/>
          </w:rPr>
          <w:t>OBX|14|CWE|158016^MDC_PUMP_ACTIVE_SOURCES^MDC|1.1.1.3|^pump-source-info-primary||||||R|||20250515202812+0000|||||20250515202812+0000</w:t>
        </w:r>
      </w:ins>
    </w:p>
    <w:p w14:paraId="746A9462" w14:textId="77777777" w:rsidR="00E03793" w:rsidRPr="00E03793" w:rsidRDefault="00E03793" w:rsidP="00E03793">
      <w:pPr>
        <w:pStyle w:val="BodyText"/>
        <w:rPr>
          <w:ins w:id="2466" w:author="Kurt Elliason" w:date="2025-11-24T14:35:00Z" w16du:dateUtc="2025-11-24T20:35:00Z"/>
          <w:rFonts w:ascii="Courier New" w:hAnsi="Courier New" w:cs="Courier New"/>
          <w:sz w:val="20"/>
        </w:rPr>
      </w:pPr>
      <w:ins w:id="2467" w:author="Kurt Elliason" w:date="2025-11-24T14:35:00Z" w16du:dateUtc="2025-11-24T20:35:00Z">
        <w:r w:rsidRPr="00E03793">
          <w:rPr>
            <w:rFonts w:ascii="Courier New" w:hAnsi="Courier New" w:cs="Courier New"/>
            <w:sz w:val="20"/>
          </w:rPr>
          <w:t>OBX|15|NM|157784^MDC_FLOW_FLUID_PUMP^MDC|1.1.1.4|0.7500|265266^MDC_DIM_MILLI_L_PER_HR^MDC^mL/h^mL/h^UCUM|||||R|||20250515202812+0000|||||20250515202812+0000</w:t>
        </w:r>
      </w:ins>
    </w:p>
    <w:p w14:paraId="37CB5D7A" w14:textId="77777777" w:rsidR="00E03793" w:rsidRPr="00E03793" w:rsidRDefault="00E03793" w:rsidP="00E03793">
      <w:pPr>
        <w:pStyle w:val="BodyText"/>
        <w:rPr>
          <w:ins w:id="2468" w:author="Kurt Elliason" w:date="2025-11-24T14:35:00Z" w16du:dateUtc="2025-11-24T20:35:00Z"/>
          <w:rFonts w:ascii="Courier New" w:hAnsi="Courier New" w:cs="Courier New"/>
          <w:sz w:val="20"/>
        </w:rPr>
      </w:pPr>
      <w:ins w:id="2469" w:author="Kurt Elliason" w:date="2025-11-24T14:35:00Z" w16du:dateUtc="2025-11-24T20:35:00Z">
        <w:r w:rsidRPr="00E03793">
          <w:rPr>
            <w:rFonts w:ascii="Courier New" w:hAnsi="Courier New" w:cs="Courier New"/>
            <w:sz w:val="20"/>
          </w:rPr>
          <w:lastRenderedPageBreak/>
          <w:t>OBX|16|NM|158080^MDC_VOL_FLUID_DELIV_PUMP_TOTAL^MDC|1.1.1.5|0.0000|263762^MDC_DIM_MILLI_L^MDC^mL^mL^UCUM|||||R|||20250515202812+0000|||||20250515202812+0000</w:t>
        </w:r>
      </w:ins>
    </w:p>
    <w:p w14:paraId="0FCDDE20" w14:textId="77777777" w:rsidR="00E03793" w:rsidRPr="00E03793" w:rsidRDefault="00E03793" w:rsidP="00E03793">
      <w:pPr>
        <w:pStyle w:val="BodyText"/>
        <w:rPr>
          <w:ins w:id="2470" w:author="Kurt Elliason" w:date="2025-11-24T14:35:00Z" w16du:dateUtc="2025-11-24T20:35:00Z"/>
          <w:rFonts w:ascii="Courier New" w:hAnsi="Courier New" w:cs="Courier New"/>
          <w:sz w:val="20"/>
        </w:rPr>
      </w:pPr>
      <w:ins w:id="2471" w:author="Kurt Elliason" w:date="2025-11-24T14:35:00Z" w16du:dateUtc="2025-11-24T20:35:00Z">
        <w:r w:rsidRPr="00E03793">
          <w:rPr>
            <w:rFonts w:ascii="Courier New" w:hAnsi="Courier New" w:cs="Courier New"/>
            <w:sz w:val="20"/>
          </w:rPr>
          <w:t>OBX|17||70071^MDC_DEV_PUMP_INFUSATE_SOURCE_PRIMARY_CHAN^MDC|1.1.2.0|||||||X</w:t>
        </w:r>
      </w:ins>
    </w:p>
    <w:p w14:paraId="67CF2C11" w14:textId="77777777" w:rsidR="00E03793" w:rsidRPr="00E03793" w:rsidRDefault="00E03793" w:rsidP="00E03793">
      <w:pPr>
        <w:pStyle w:val="BodyText"/>
        <w:rPr>
          <w:ins w:id="2472" w:author="Kurt Elliason" w:date="2025-11-24T14:35:00Z" w16du:dateUtc="2025-11-24T20:35:00Z"/>
          <w:rFonts w:ascii="Courier New" w:hAnsi="Courier New" w:cs="Courier New"/>
          <w:sz w:val="20"/>
        </w:rPr>
      </w:pPr>
      <w:ins w:id="2473" w:author="Kurt Elliason" w:date="2025-11-24T14:35:00Z" w16du:dateUtc="2025-11-24T20:35:00Z">
        <w:r w:rsidRPr="00E03793">
          <w:rPr>
            <w:rFonts w:ascii="Courier New" w:hAnsi="Courier New" w:cs="Courier New"/>
            <w:sz w:val="20"/>
          </w:rPr>
          <w:t>OBX|18|CWE|158005^MDC_PUMP_CURRENT_DELIVERY_STATUS^MDC|1.1.2.1|^pump-delivery-status-delivering||||||R|||20250515202812+0000|||||20250515202812+0000</w:t>
        </w:r>
      </w:ins>
    </w:p>
    <w:p w14:paraId="11DA7C18" w14:textId="77777777" w:rsidR="00E03793" w:rsidRPr="00E03793" w:rsidRDefault="00E03793" w:rsidP="00E03793">
      <w:pPr>
        <w:pStyle w:val="BodyText"/>
        <w:rPr>
          <w:ins w:id="2474" w:author="Kurt Elliason" w:date="2025-11-24T14:35:00Z" w16du:dateUtc="2025-11-24T20:35:00Z"/>
          <w:rFonts w:ascii="Courier New" w:hAnsi="Courier New" w:cs="Courier New"/>
          <w:sz w:val="20"/>
        </w:rPr>
      </w:pPr>
      <w:ins w:id="2475" w:author="Kurt Elliason" w:date="2025-11-24T14:35:00Z" w16du:dateUtc="2025-11-24T20:35:00Z">
        <w:r w:rsidRPr="00E03793">
          <w:rPr>
            <w:rFonts w:ascii="Courier New" w:hAnsi="Courier New" w:cs="Courier New"/>
            <w:sz w:val="20"/>
          </w:rPr>
          <w:t>OBX|19|CWE|158008^MDC_PUMP_PROGRAM_DELIVERY_MODE^MDC|1.1.2.2|^pump-program-delivery-mode-continuous||||||R|||20250515202812+0000|||||20250515202812+0000</w:t>
        </w:r>
      </w:ins>
    </w:p>
    <w:p w14:paraId="05D75820" w14:textId="77777777" w:rsidR="00E03793" w:rsidRPr="00E03793" w:rsidRDefault="00E03793" w:rsidP="00E03793">
      <w:pPr>
        <w:pStyle w:val="BodyText"/>
        <w:rPr>
          <w:ins w:id="2476" w:author="Kurt Elliason" w:date="2025-11-24T14:35:00Z" w16du:dateUtc="2025-11-24T20:35:00Z"/>
          <w:rFonts w:ascii="Courier New" w:hAnsi="Courier New" w:cs="Courier New"/>
          <w:sz w:val="20"/>
        </w:rPr>
      </w:pPr>
      <w:ins w:id="2477" w:author="Kurt Elliason" w:date="2025-11-24T14:35:00Z" w16du:dateUtc="2025-11-24T20:35:00Z">
        <w:r w:rsidRPr="00E03793">
          <w:rPr>
            <w:rFonts w:ascii="Courier New" w:hAnsi="Courier New" w:cs="Courier New"/>
            <w:sz w:val="20"/>
          </w:rPr>
          <w:t>OBX|20|CWE|158009^MDC_PUMP_PROGRAM_STATUS^MDC|1.1.2.3|^pump-program-status-active||||||R|||20250515202812+0000|||||20250515202812+0000</w:t>
        </w:r>
      </w:ins>
    </w:p>
    <w:p w14:paraId="315C67F7" w14:textId="77777777" w:rsidR="00E03793" w:rsidRPr="00E03793" w:rsidRDefault="00E03793" w:rsidP="00E03793">
      <w:pPr>
        <w:pStyle w:val="BodyText"/>
        <w:rPr>
          <w:ins w:id="2478" w:author="Kurt Elliason" w:date="2025-11-24T14:35:00Z" w16du:dateUtc="2025-11-24T20:35:00Z"/>
          <w:rFonts w:ascii="Courier New" w:hAnsi="Courier New" w:cs="Courier New"/>
          <w:sz w:val="20"/>
        </w:rPr>
      </w:pPr>
      <w:ins w:id="2479" w:author="Kurt Elliason" w:date="2025-11-24T14:35:00Z" w16du:dateUtc="2025-11-24T20:35:00Z">
        <w:r w:rsidRPr="00E03793">
          <w:rPr>
            <w:rFonts w:ascii="Courier New" w:hAnsi="Courier New" w:cs="Courier New"/>
            <w:sz w:val="20"/>
          </w:rPr>
          <w:t>OBX|21|CWE|158007^MDC_PUMP_PROGRAM_COMPLETION_MODE^MDC|1.1.2.4|^pump-program-completion-mode-stop||||||R|||20250515202812+0000|||||20250515202812+0000</w:t>
        </w:r>
      </w:ins>
    </w:p>
    <w:p w14:paraId="410D4C3E" w14:textId="77777777" w:rsidR="00E03793" w:rsidRPr="00E03793" w:rsidRDefault="00E03793" w:rsidP="00E03793">
      <w:pPr>
        <w:pStyle w:val="BodyText"/>
        <w:rPr>
          <w:ins w:id="2480" w:author="Kurt Elliason" w:date="2025-11-24T14:35:00Z" w16du:dateUtc="2025-11-24T20:35:00Z"/>
          <w:rFonts w:ascii="Courier New" w:hAnsi="Courier New" w:cs="Courier New"/>
          <w:sz w:val="20"/>
        </w:rPr>
      </w:pPr>
      <w:ins w:id="2481" w:author="Kurt Elliason" w:date="2025-11-24T14:35:00Z" w16du:dateUtc="2025-11-24T20:35:00Z">
        <w:r w:rsidRPr="00E03793">
          <w:rPr>
            <w:rFonts w:ascii="Courier New" w:hAnsi="Courier New" w:cs="Courier New"/>
            <w:sz w:val="20"/>
          </w:rPr>
          <w:t>OBX|22|ST|158012^MDC_PUMP_SOURCE_CHANNEL_LABEL^MDC|1.1.2.5|Primary||||||R|||20250515202812+0000|||||20250515202812+0000</w:t>
        </w:r>
      </w:ins>
    </w:p>
    <w:p w14:paraId="3632B460" w14:textId="77777777" w:rsidR="00E03793" w:rsidRPr="00E03793" w:rsidRDefault="00E03793" w:rsidP="00E03793">
      <w:pPr>
        <w:pStyle w:val="BodyText"/>
        <w:rPr>
          <w:ins w:id="2482" w:author="Kurt Elliason" w:date="2025-11-24T14:35:00Z" w16du:dateUtc="2025-11-24T20:35:00Z"/>
          <w:rFonts w:ascii="Courier New" w:hAnsi="Courier New" w:cs="Courier New"/>
          <w:sz w:val="20"/>
        </w:rPr>
      </w:pPr>
      <w:ins w:id="2483" w:author="Kurt Elliason" w:date="2025-11-24T14:35:00Z" w16du:dateUtc="2025-11-24T20:35:00Z">
        <w:r w:rsidRPr="00E03793">
          <w:rPr>
            <w:rFonts w:ascii="Courier New" w:hAnsi="Courier New" w:cs="Courier New"/>
            <w:sz w:val="20"/>
          </w:rPr>
          <w:t>OBX|23|NM|157993^MDC_VOL_FLUID_DELIV_TOTAL^MDC|1.1.2.6|0.0000|263762^MDC_DIM_MILLI_L^MDC^mL^mL^UCUM|||||R|||20250515202812+0000|||||20250515202812+0000</w:t>
        </w:r>
      </w:ins>
    </w:p>
    <w:p w14:paraId="523E9626" w14:textId="77777777" w:rsidR="00E03793" w:rsidRPr="00E03793" w:rsidRDefault="00E03793" w:rsidP="00E03793">
      <w:pPr>
        <w:pStyle w:val="BodyText"/>
        <w:rPr>
          <w:ins w:id="2484" w:author="Kurt Elliason" w:date="2025-11-24T14:35:00Z" w16du:dateUtc="2025-11-24T20:35:00Z"/>
          <w:rFonts w:ascii="Courier New" w:hAnsi="Courier New" w:cs="Courier New"/>
          <w:sz w:val="20"/>
        </w:rPr>
      </w:pPr>
      <w:ins w:id="2485" w:author="Kurt Elliason" w:date="2025-11-24T14:35:00Z" w16du:dateUtc="2025-11-24T20:35:00Z">
        <w:r w:rsidRPr="00E03793">
          <w:rPr>
            <w:rFonts w:ascii="Courier New" w:hAnsi="Courier New" w:cs="Courier New"/>
            <w:sz w:val="20"/>
          </w:rPr>
          <w:t>OBX|24|ST|184516^MDC_PUMP_DRUG_LIBRARY_CARE_AREA^MDC|1.1.2.7|Connectathon||||||R|||20250515202800+0000|||||20250515202800+0000</w:t>
        </w:r>
      </w:ins>
    </w:p>
    <w:p w14:paraId="46131063" w14:textId="77777777" w:rsidR="00E03793" w:rsidRPr="00E03793" w:rsidRDefault="00E03793" w:rsidP="00E03793">
      <w:pPr>
        <w:pStyle w:val="BodyText"/>
        <w:rPr>
          <w:ins w:id="2486" w:author="Kurt Elliason" w:date="2025-11-24T14:35:00Z" w16du:dateUtc="2025-11-24T20:35:00Z"/>
          <w:rFonts w:ascii="Courier New" w:hAnsi="Courier New" w:cs="Courier New"/>
          <w:sz w:val="20"/>
        </w:rPr>
      </w:pPr>
      <w:ins w:id="2487" w:author="Kurt Elliason" w:date="2025-11-24T14:35:00Z" w16du:dateUtc="2025-11-24T20:35:00Z">
        <w:r w:rsidRPr="00E03793">
          <w:rPr>
            <w:rFonts w:ascii="Courier New" w:hAnsi="Courier New" w:cs="Courier New"/>
            <w:sz w:val="20"/>
          </w:rPr>
          <w:t>OBX|25|ST|184514^MDC_DRUG_NAME_LABEL^MDC|1.1.2.8|DOPamine||||||R|||20250515202800+0000|||||20250515202800+0000</w:t>
        </w:r>
      </w:ins>
    </w:p>
    <w:p w14:paraId="646884F9" w14:textId="77777777" w:rsidR="00E03793" w:rsidRPr="00E03793" w:rsidRDefault="00E03793" w:rsidP="00E03793">
      <w:pPr>
        <w:pStyle w:val="BodyText"/>
        <w:rPr>
          <w:ins w:id="2488" w:author="Kurt Elliason" w:date="2025-11-24T14:35:00Z" w16du:dateUtc="2025-11-24T20:35:00Z"/>
          <w:rFonts w:ascii="Courier New" w:hAnsi="Courier New" w:cs="Courier New"/>
          <w:sz w:val="20"/>
        </w:rPr>
      </w:pPr>
      <w:ins w:id="2489" w:author="Kurt Elliason" w:date="2025-11-24T14:35:00Z" w16du:dateUtc="2025-11-24T20:35:00Z">
        <w:r w:rsidRPr="00E03793">
          <w:rPr>
            <w:rFonts w:ascii="Courier New" w:hAnsi="Courier New" w:cs="Courier New"/>
            <w:sz w:val="20"/>
          </w:rPr>
          <w:t>OBX|26|NM|157760^MDC_CONC_DRUG^MDC|1.1.2.9|1.6000|264306^MDC_DIM_MILLI_G_PER_ML^MDC^mg/mL^mg/mL^UCUM|||||R|||20250515202811+0000|||||20250515202811+0000</w:t>
        </w:r>
      </w:ins>
    </w:p>
    <w:p w14:paraId="18C22A96" w14:textId="77777777" w:rsidR="00E03793" w:rsidRPr="00E03793" w:rsidRDefault="00E03793" w:rsidP="00E03793">
      <w:pPr>
        <w:pStyle w:val="BodyText"/>
        <w:rPr>
          <w:ins w:id="2490" w:author="Kurt Elliason" w:date="2025-11-24T14:35:00Z" w16du:dateUtc="2025-11-24T20:35:00Z"/>
          <w:rFonts w:ascii="Courier New" w:hAnsi="Courier New" w:cs="Courier New"/>
          <w:sz w:val="20"/>
        </w:rPr>
      </w:pPr>
      <w:ins w:id="2491" w:author="Kurt Elliason" w:date="2025-11-24T14:35:00Z" w16du:dateUtc="2025-11-24T20:35:00Z">
        <w:r w:rsidRPr="00E03793">
          <w:rPr>
            <w:rFonts w:ascii="Courier New" w:hAnsi="Courier New" w:cs="Courier New"/>
            <w:sz w:val="20"/>
          </w:rPr>
          <w:t>OBX|27|NM|68063^MDC_ATTR_PT_WEIGHT^MDC|1.1.2.10|4.0000|263875^MDC_DIM_KILO_G^MDC^kg^kg^UCUM|||||R|||20250515202811+0000|||||20250515202811+0000</w:t>
        </w:r>
      </w:ins>
    </w:p>
    <w:p w14:paraId="6BE88612" w14:textId="77777777" w:rsidR="00E03793" w:rsidRPr="00E03793" w:rsidRDefault="00E03793" w:rsidP="00E03793">
      <w:pPr>
        <w:pStyle w:val="BodyText"/>
        <w:rPr>
          <w:ins w:id="2492" w:author="Kurt Elliason" w:date="2025-11-24T14:35:00Z" w16du:dateUtc="2025-11-24T20:35:00Z"/>
          <w:rFonts w:ascii="Courier New" w:hAnsi="Courier New" w:cs="Courier New"/>
          <w:sz w:val="20"/>
        </w:rPr>
      </w:pPr>
      <w:ins w:id="2493" w:author="Kurt Elliason" w:date="2025-11-24T14:35:00Z" w16du:dateUtc="2025-11-24T20:35:00Z">
        <w:r w:rsidRPr="00E03793">
          <w:rPr>
            <w:rFonts w:ascii="Courier New" w:hAnsi="Courier New" w:cs="Courier New"/>
            <w:sz w:val="20"/>
          </w:rPr>
          <w:t>OBX|28|NM|158084^MDC_VOL_FLUID_DELIV_METHOD_TOTAL^MDC|1.1.2.11|0.0000|263762^MDC_DIM_MILLI_L^MDC^mL^mL^UCUM|||||R|||20250515202812+0000|||||20250515202812+0000</w:t>
        </w:r>
      </w:ins>
    </w:p>
    <w:p w14:paraId="526C489D" w14:textId="77777777" w:rsidR="00E03793" w:rsidRPr="00E03793" w:rsidRDefault="00E03793" w:rsidP="00E03793">
      <w:pPr>
        <w:pStyle w:val="BodyText"/>
        <w:rPr>
          <w:ins w:id="2494" w:author="Kurt Elliason" w:date="2025-11-24T14:35:00Z" w16du:dateUtc="2025-11-24T20:35:00Z"/>
          <w:rFonts w:ascii="Courier New" w:hAnsi="Courier New" w:cs="Courier New"/>
          <w:sz w:val="20"/>
        </w:rPr>
      </w:pPr>
      <w:ins w:id="2495" w:author="Kurt Elliason" w:date="2025-11-24T14:35:00Z" w16du:dateUtc="2025-11-24T20:35:00Z">
        <w:r w:rsidRPr="00E03793">
          <w:rPr>
            <w:rFonts w:ascii="Courier New" w:hAnsi="Courier New" w:cs="Courier New"/>
            <w:sz w:val="20"/>
          </w:rPr>
          <w:t>OBX|29|NM|157924^MDC_RATE_DOSE^MDC|1.1.2.12|5.0000|265619^MDC_DIM_MICRO_G_PER_KG_PER_MIN^MDC^ug/kg/min^ug/kg/min^UCUM|||||R|||20250515202812+0000|||||20250515202812+0000</w:t>
        </w:r>
      </w:ins>
    </w:p>
    <w:p w14:paraId="1F2A946A" w14:textId="77777777" w:rsidR="00E03793" w:rsidRPr="00E03793" w:rsidRDefault="00E03793" w:rsidP="00E03793">
      <w:pPr>
        <w:pStyle w:val="BodyText"/>
        <w:rPr>
          <w:ins w:id="2496" w:author="Kurt Elliason" w:date="2025-11-24T14:35:00Z" w16du:dateUtc="2025-11-24T20:35:00Z"/>
          <w:rFonts w:ascii="Courier New" w:hAnsi="Courier New" w:cs="Courier New"/>
          <w:sz w:val="20"/>
        </w:rPr>
      </w:pPr>
      <w:ins w:id="2497" w:author="Kurt Elliason" w:date="2025-11-24T14:35:00Z" w16du:dateUtc="2025-11-24T20:35:00Z">
        <w:r w:rsidRPr="00E03793">
          <w:rPr>
            <w:rFonts w:ascii="Courier New" w:hAnsi="Courier New" w:cs="Courier New"/>
            <w:sz w:val="20"/>
          </w:rPr>
          <w:t>OBX|30|NM|16935000^MDC_FLOW_FLUID_PUMP_SETTING^MDC|1.1.2.13|0.7500|265266^MDC_DIM_MILLI_L_PER_HR^MDC^mL/h^mL/h^UCUM|||||R|||20250515202812+0000|||||20250515202812+0000</w:t>
        </w:r>
      </w:ins>
    </w:p>
    <w:p w14:paraId="3F8C7722" w14:textId="77777777" w:rsidR="00E03793" w:rsidRPr="00E03793" w:rsidRDefault="00E03793" w:rsidP="00E03793">
      <w:pPr>
        <w:pStyle w:val="BodyText"/>
        <w:rPr>
          <w:ins w:id="2498" w:author="Kurt Elliason" w:date="2025-11-24T14:35:00Z" w16du:dateUtc="2025-11-24T20:35:00Z"/>
          <w:rFonts w:ascii="Courier New" w:hAnsi="Courier New" w:cs="Courier New"/>
          <w:sz w:val="20"/>
        </w:rPr>
      </w:pPr>
      <w:ins w:id="2499" w:author="Kurt Elliason" w:date="2025-11-24T14:35:00Z" w16du:dateUtc="2025-11-24T20:35:00Z">
        <w:r w:rsidRPr="00E03793">
          <w:rPr>
            <w:rFonts w:ascii="Courier New" w:hAnsi="Courier New" w:cs="Courier New"/>
            <w:sz w:val="20"/>
          </w:rPr>
          <w:t>OBX|31|NM|157997^MDC_TIME_PD_REMAIN_CONTAINER^MDC|1.1.2.14|41386|264320^MDC_DIM_X_SEC^MDC^s^s^UCUM|||||R|||20250515202812+0000|||||20250515202812+0000</w:t>
        </w:r>
      </w:ins>
    </w:p>
    <w:p w14:paraId="0AC317EA" w14:textId="77777777" w:rsidR="00E03793" w:rsidRPr="00E03793" w:rsidRDefault="00E03793" w:rsidP="00E03793">
      <w:pPr>
        <w:pStyle w:val="BodyText"/>
        <w:rPr>
          <w:ins w:id="2500" w:author="Kurt Elliason" w:date="2025-11-24T14:35:00Z" w16du:dateUtc="2025-11-24T20:35:00Z"/>
          <w:rFonts w:ascii="Courier New" w:hAnsi="Courier New" w:cs="Courier New"/>
          <w:sz w:val="20"/>
        </w:rPr>
      </w:pPr>
      <w:ins w:id="2501" w:author="Kurt Elliason" w:date="2025-11-24T14:35:00Z" w16du:dateUtc="2025-11-24T20:35:00Z">
        <w:r w:rsidRPr="00E03793">
          <w:rPr>
            <w:rFonts w:ascii="Courier New" w:hAnsi="Courier New" w:cs="Courier New"/>
            <w:sz w:val="20"/>
          </w:rPr>
          <w:t>OBX|32||70091^MDC_DEV_PUMP_SYRINGE_INFO^MDC|1.1.7.0|||||||X</w:t>
        </w:r>
      </w:ins>
    </w:p>
    <w:p w14:paraId="79792733" w14:textId="77777777" w:rsidR="00E03793" w:rsidRPr="00E03793" w:rsidRDefault="00E03793" w:rsidP="00E03793">
      <w:pPr>
        <w:pStyle w:val="BodyText"/>
        <w:rPr>
          <w:ins w:id="2502" w:author="Kurt Elliason" w:date="2025-11-24T14:35:00Z" w16du:dateUtc="2025-11-24T20:35:00Z"/>
          <w:rFonts w:ascii="Courier New" w:hAnsi="Courier New" w:cs="Courier New"/>
          <w:sz w:val="20"/>
        </w:rPr>
      </w:pPr>
      <w:ins w:id="2503" w:author="Kurt Elliason" w:date="2025-11-24T14:35:00Z" w16du:dateUtc="2025-11-24T20:35:00Z">
        <w:r w:rsidRPr="00E03793">
          <w:rPr>
            <w:rFonts w:ascii="Courier New" w:hAnsi="Courier New" w:cs="Courier New"/>
            <w:sz w:val="20"/>
          </w:rPr>
          <w:t>OBX|33|ST|184476^MDC_SYRINGE_TYPE^MDC|1.1.7.1|B-D 10||||||R|||20250515202811+0000|||||20250515202811+0000</w:t>
        </w:r>
      </w:ins>
    </w:p>
    <w:p w14:paraId="37E1BC66" w14:textId="77777777" w:rsidR="00E03793" w:rsidRPr="00E03793" w:rsidRDefault="00E03793" w:rsidP="00E03793">
      <w:pPr>
        <w:pStyle w:val="BodyText"/>
        <w:rPr>
          <w:ins w:id="2504" w:author="Kurt Elliason" w:date="2025-11-24T14:35:00Z" w16du:dateUtc="2025-11-24T20:35:00Z"/>
          <w:rFonts w:ascii="Courier New" w:hAnsi="Courier New" w:cs="Courier New"/>
          <w:sz w:val="20"/>
        </w:rPr>
      </w:pPr>
      <w:ins w:id="2505" w:author="Kurt Elliason" w:date="2025-11-24T14:35:00Z" w16du:dateUtc="2025-11-24T20:35:00Z">
        <w:r w:rsidRPr="00E03793">
          <w:rPr>
            <w:rFonts w:ascii="Courier New" w:hAnsi="Courier New" w:cs="Courier New"/>
            <w:sz w:val="20"/>
          </w:rPr>
          <w:t>OBX|34|ST|184488^MDC_SYRINGE_MANUFACTURER^MDC|1.1.7.2|B-D||||||R|||20250515202811+0000|||||20250515202811+0000</w:t>
        </w:r>
      </w:ins>
    </w:p>
    <w:p w14:paraId="6A056C0B" w14:textId="77777777" w:rsidR="00E03793" w:rsidRPr="00E03793" w:rsidRDefault="00E03793" w:rsidP="00E03793">
      <w:pPr>
        <w:pStyle w:val="BodyText"/>
        <w:rPr>
          <w:ins w:id="2506" w:author="Kurt Elliason" w:date="2025-11-24T14:35:00Z" w16du:dateUtc="2025-11-24T20:35:00Z"/>
          <w:rFonts w:ascii="Courier New" w:hAnsi="Courier New" w:cs="Courier New"/>
          <w:sz w:val="20"/>
        </w:rPr>
      </w:pPr>
      <w:ins w:id="2507" w:author="Kurt Elliason" w:date="2025-11-24T14:35:00Z" w16du:dateUtc="2025-11-24T20:35:00Z">
        <w:r w:rsidRPr="00E03793">
          <w:rPr>
            <w:rFonts w:ascii="Courier New" w:hAnsi="Courier New" w:cs="Courier New"/>
            <w:sz w:val="20"/>
          </w:rPr>
          <w:lastRenderedPageBreak/>
          <w:t>OBX|35|NM|157880^MDC_VOL_SYRINGE^MDC|1.1.7.3|10|263762^MDC_DIM_MILLI_L^MDC^mL^mL^UCUM|||||R|||20250515202811+0000|||||20250515202811+0000</w:t>
        </w:r>
      </w:ins>
    </w:p>
    <w:p w14:paraId="5AA60EF3" w14:textId="6D0EDDC6" w:rsidR="00E03793" w:rsidRPr="00E03793" w:rsidRDefault="00E03793" w:rsidP="00E03793">
      <w:pPr>
        <w:pStyle w:val="BodyText"/>
        <w:rPr>
          <w:rFonts w:ascii="Courier New" w:hAnsi="Courier New" w:cs="Courier New"/>
          <w:sz w:val="20"/>
        </w:rPr>
      </w:pPr>
      <w:ins w:id="2508" w:author="Kurt Elliason" w:date="2025-11-24T14:35:00Z" w16du:dateUtc="2025-11-24T20:35:00Z">
        <w:r w:rsidRPr="00E03793">
          <w:rPr>
            <w:rFonts w:ascii="Courier New" w:hAnsi="Courier New" w:cs="Courier New"/>
            <w:sz w:val="20"/>
          </w:rPr>
          <w:t>OBX|36|NM|157984^MDC_VOL_SYRINGE_REMAIN^MDC|1.1.7.4|8.6220|263762^MDC_DIM_MILLI_L^MDC^mL^mL^UCUM|||||R|||20250515202812+0000|||||20250515202812+0000</w:t>
        </w:r>
      </w:ins>
    </w:p>
    <w:p w14:paraId="46418874" w14:textId="77777777" w:rsidR="00B11855" w:rsidRPr="001F42D3" w:rsidRDefault="003D003E" w:rsidP="005C1693">
      <w:pPr>
        <w:pStyle w:val="Heading1"/>
        <w:numPr>
          <w:ilvl w:val="0"/>
          <w:numId w:val="0"/>
        </w:numPr>
        <w:rPr>
          <w:noProof w:val="0"/>
        </w:rPr>
      </w:pPr>
      <w:bookmarkStart w:id="2509" w:name="_Toc214889861"/>
      <w:r w:rsidRPr="001F42D3">
        <w:rPr>
          <w:noProof w:val="0"/>
        </w:rPr>
        <w:lastRenderedPageBreak/>
        <w:t>Glossary</w:t>
      </w:r>
      <w:bookmarkEnd w:id="2222"/>
      <w:bookmarkEnd w:id="2223"/>
      <w:bookmarkEnd w:id="2509"/>
      <w:r w:rsidRPr="001F42D3">
        <w:rPr>
          <w:noProof w:val="0"/>
        </w:rPr>
        <w:t xml:space="preserve"> </w:t>
      </w:r>
    </w:p>
    <w:p w14:paraId="23174AAD" w14:textId="028DB2B6" w:rsidR="00800492" w:rsidRPr="001F42D3" w:rsidRDefault="0032385F" w:rsidP="00800492">
      <w:pPr>
        <w:pStyle w:val="BodyText"/>
      </w:pPr>
      <w:bookmarkStart w:id="2510" w:name="_Hlk31371198"/>
      <w:bookmarkStart w:id="2511" w:name="OLE_LINK5"/>
      <w:r w:rsidRPr="001F42D3">
        <w:t xml:space="preserve">Please see the IHE Technical Frameworks General Introduction, </w:t>
      </w:r>
      <w:hyperlink r:id="rId94" w:history="1">
        <w:r w:rsidRPr="001F42D3">
          <w:rPr>
            <w:rStyle w:val="Hyperlink"/>
          </w:rPr>
          <w:t>Appendix D - Glossary</w:t>
        </w:r>
      </w:hyperlink>
      <w:r w:rsidRPr="001F42D3">
        <w:t xml:space="preserve"> for the IHE Glossary</w:t>
      </w:r>
      <w:bookmarkEnd w:id="2510"/>
      <w:r w:rsidRPr="001F42D3">
        <w:t>.</w:t>
      </w:r>
      <w:bookmarkEnd w:id="2511"/>
    </w:p>
    <w:p w14:paraId="5B1C9EBC" w14:textId="21A8BBB0" w:rsidR="00B11855" w:rsidRPr="001F42D3" w:rsidRDefault="00B11855" w:rsidP="00800492">
      <w:pPr>
        <w:pStyle w:val="BodyText"/>
        <w:rPr>
          <w:highlight w:val="yellow"/>
        </w:rPr>
      </w:pPr>
    </w:p>
    <w:sectPr w:rsidR="00B11855" w:rsidRPr="001F42D3" w:rsidSect="002E782A">
      <w:headerReference w:type="even" r:id="rId95"/>
      <w:headerReference w:type="default" r:id="rId96"/>
      <w:footerReference w:type="even" r:id="rId97"/>
      <w:footerReference w:type="default" r:id="rId98"/>
      <w:headerReference w:type="first" r:id="rId99"/>
      <w:footerReference w:type="first" r:id="rId100"/>
      <w:pgSz w:w="12240" w:h="15840" w:code="1"/>
      <w:pgMar w:top="1440" w:right="1080" w:bottom="1440" w:left="1800" w:header="720" w:footer="720" w:gutter="0"/>
      <w:lnNumType w:countBy="5"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C7D9" w14:textId="77777777" w:rsidR="00720195" w:rsidRDefault="00720195">
      <w:pPr>
        <w:ind w:hanging="2"/>
      </w:pPr>
      <w:r>
        <w:separator/>
      </w:r>
    </w:p>
  </w:endnote>
  <w:endnote w:type="continuationSeparator" w:id="0">
    <w:p w14:paraId="0B806E1A" w14:textId="77777777" w:rsidR="00720195" w:rsidRDefault="00720195">
      <w:pPr>
        <w:ind w:hanging="2"/>
      </w:pPr>
      <w:r>
        <w:continuationSeparator/>
      </w:r>
    </w:p>
  </w:endnote>
  <w:endnote w:type="continuationNotice" w:id="1">
    <w:p w14:paraId="522CE165" w14:textId="77777777" w:rsidR="00720195" w:rsidRDefault="00720195" w:rsidP="00B75A62">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sto MT">
    <w:panose1 w:val="02040603050505030304"/>
    <w:charset w:val="00"/>
    <w:family w:val="roman"/>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NewPSMT">
    <w:altName w:val="Courier New"/>
    <w:charset w:val="00"/>
    <w:family w:val="roma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r ??’c">
    <w:altName w:val="MS Gothic"/>
    <w:panose1 w:val="00000000000000000000"/>
    <w:charset w:val="80"/>
    <w:family w:val="modern"/>
    <w:notTrueType/>
    <w:pitch w:val="default"/>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ArialMT">
    <w:altName w:val="Arial"/>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LucidaConsole">
    <w:altName w:val="Calibri"/>
    <w:charset w:val="00"/>
    <w:family w:val="swiss"/>
    <w:pitch w:val="fixed"/>
    <w:sig w:usb0="8000028F" w:usb1="00001800" w:usb2="00000000" w:usb3="00000000" w:csb0="0000001F" w:csb1="00000000"/>
  </w:font>
  <w:font w:name="LiberationSerif">
    <w:altName w:val="Calibri"/>
    <w:panose1 w:val="00000000000000000000"/>
    <w:charset w:val="00"/>
    <w:family w:val="auto"/>
    <w:notTrueType/>
    <w:pitch w:val="default"/>
    <w:sig w:usb0="00000003" w:usb1="00000000" w:usb2="00000000" w:usb3="00000000" w:csb0="00000001" w:csb1="00000000"/>
  </w:font>
  <w:font w:name="LiberationSans">
    <w:altName w:val="Calibri"/>
    <w:panose1 w:val="00000000000000000000"/>
    <w:charset w:val="00"/>
    <w:family w:val="auto"/>
    <w:notTrueType/>
    <w:pitch w:val="default"/>
    <w:sig w:usb0="00000003" w:usb1="00000000" w:usb2="00000000" w:usb3="00000000" w:csb0="00000001" w:csb1="00000000"/>
  </w:font>
  <w:font w:name="LiberationSerif-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A07B" w14:textId="77777777" w:rsidR="00822F0A" w:rsidRDefault="00822F0A">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2F2C" w14:textId="77777777" w:rsidR="00351E42" w:rsidRDefault="00351E42" w:rsidP="00C15551">
    <w:pPr>
      <w:pStyle w:val="Header"/>
      <w:ind w:hanging="2"/>
    </w:pPr>
    <w:r>
      <w:t>______________________________________________________________________________</w:t>
    </w:r>
  </w:p>
  <w:p w14:paraId="32789383" w14:textId="0EBA50CB" w:rsidR="00351E42" w:rsidRPr="00506FBD" w:rsidRDefault="00351E42" w:rsidP="00C15551">
    <w:pPr>
      <w:pStyle w:val="Footer"/>
      <w:ind w:hanging="2"/>
      <w:rPr>
        <w:sz w:val="20"/>
      </w:rPr>
    </w:pPr>
    <w:r w:rsidRPr="00506FBD">
      <w:rPr>
        <w:sz w:val="20"/>
      </w:rPr>
      <w:t xml:space="preserve">Rev. </w:t>
    </w:r>
    <w:r w:rsidR="00673D6E">
      <w:rPr>
        <w:sz w:val="20"/>
      </w:rPr>
      <w:t>11</w:t>
    </w:r>
    <w:r w:rsidRPr="00506FBD">
      <w:rPr>
        <w:sz w:val="20"/>
      </w:rPr>
      <w:t xml:space="preserve">.0 – </w:t>
    </w:r>
    <w:r w:rsidR="001F42D3">
      <w:rPr>
        <w:sz w:val="20"/>
      </w:rPr>
      <w:t>Final Text</w:t>
    </w:r>
    <w:r w:rsidR="00C376F6">
      <w:rPr>
        <w:sz w:val="20"/>
      </w:rPr>
      <w:t xml:space="preserve"> </w:t>
    </w:r>
    <w:r w:rsidR="00673D6E">
      <w:rPr>
        <w:sz w:val="20"/>
      </w:rPr>
      <w:t>2025</w:t>
    </w:r>
    <w:r w:rsidR="00C376F6">
      <w:rPr>
        <w:sz w:val="20"/>
      </w:rPr>
      <w:t>-</w:t>
    </w:r>
    <w:r w:rsidR="00673D6E">
      <w:rPr>
        <w:sz w:val="20"/>
      </w:rPr>
      <w:t>xx</w:t>
    </w:r>
    <w:r w:rsidR="00F5417D">
      <w:rPr>
        <w:sz w:val="20"/>
      </w:rPr>
      <w:t>-</w:t>
    </w:r>
    <w:r w:rsidR="00673D6E">
      <w:rPr>
        <w:sz w:val="20"/>
      </w:rPr>
      <w:t>xx</w:t>
    </w:r>
    <w:r w:rsidR="00673D6E" w:rsidRPr="00506FBD">
      <w:rPr>
        <w:sz w:val="20"/>
      </w:rPr>
      <w:t xml:space="preserve">                               </w:t>
    </w:r>
    <w:r w:rsidRPr="00506FBD">
      <w:rPr>
        <w:rStyle w:val="PageNumber"/>
        <w:sz w:val="20"/>
      </w:rPr>
      <w:fldChar w:fldCharType="begin"/>
    </w:r>
    <w:r w:rsidRPr="00506FBD">
      <w:rPr>
        <w:rStyle w:val="PageNumber"/>
        <w:sz w:val="20"/>
      </w:rPr>
      <w:instrText xml:space="preserve"> PAGE </w:instrText>
    </w:r>
    <w:r w:rsidRPr="00506FBD">
      <w:rPr>
        <w:rStyle w:val="PageNumber"/>
        <w:sz w:val="20"/>
      </w:rPr>
      <w:fldChar w:fldCharType="separate"/>
    </w:r>
    <w:r>
      <w:rPr>
        <w:rStyle w:val="PageNumber"/>
        <w:noProof/>
        <w:sz w:val="20"/>
      </w:rPr>
      <w:t>123</w:t>
    </w:r>
    <w:r w:rsidRPr="00506FBD">
      <w:rPr>
        <w:rStyle w:val="PageNumber"/>
        <w:sz w:val="20"/>
      </w:rPr>
      <w:fldChar w:fldCharType="end"/>
    </w:r>
    <w:r w:rsidRPr="00506FBD">
      <w:rPr>
        <w:sz w:val="20"/>
      </w:rPr>
      <w:t xml:space="preserve">                           Copyright © </w:t>
    </w:r>
    <w:r w:rsidR="00673D6E">
      <w:rPr>
        <w:sz w:val="20"/>
      </w:rPr>
      <w:t>2025</w:t>
    </w:r>
    <w:r w:rsidRPr="00506FBD">
      <w:rPr>
        <w:sz w:val="20"/>
      </w:rPr>
      <w:t>: IHE International, Inc.</w:t>
    </w:r>
  </w:p>
  <w:p w14:paraId="6FAF9D62" w14:textId="4B5FA067" w:rsidR="00C376F6" w:rsidRPr="00A92110" w:rsidRDefault="001F42D3" w:rsidP="00A92110">
    <w:pPr>
      <w:pStyle w:val="Footer"/>
      <w:ind w:hanging="2"/>
      <w:rPr>
        <w:sz w:val="20"/>
      </w:rPr>
    </w:pPr>
    <w:r>
      <w:rPr>
        <w:sz w:val="20"/>
      </w:rPr>
      <w:t>Template Rev. 1.3 – 2021-08-16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1376" w14:textId="2F6FFB56" w:rsidR="00351E42" w:rsidRDefault="00351E42" w:rsidP="00A92110">
    <w:pPr>
      <w:pStyle w:val="BodyText"/>
      <w:jc w:val="center"/>
    </w:pPr>
    <w:r w:rsidRPr="00C30B37">
      <w:t xml:space="preserve">Copyright © </w:t>
    </w:r>
    <w:r w:rsidR="00673D6E" w:rsidRPr="00C30B37">
      <w:t>20</w:t>
    </w:r>
    <w:r w:rsidR="00673D6E">
      <w:t>25</w:t>
    </w:r>
    <w:r w:rsidRPr="00C30B37">
      <w:t>: IHE International, Inc</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D3E8B" w14:textId="77777777" w:rsidR="00720195" w:rsidRDefault="00720195">
      <w:pPr>
        <w:ind w:hanging="2"/>
      </w:pPr>
      <w:r>
        <w:separator/>
      </w:r>
    </w:p>
  </w:footnote>
  <w:footnote w:type="continuationSeparator" w:id="0">
    <w:p w14:paraId="7B218FD5" w14:textId="77777777" w:rsidR="00720195" w:rsidRDefault="00720195">
      <w:pPr>
        <w:ind w:hanging="2"/>
      </w:pPr>
      <w:r>
        <w:continuationSeparator/>
      </w:r>
    </w:p>
  </w:footnote>
  <w:footnote w:type="continuationNotice" w:id="1">
    <w:p w14:paraId="4A00AEC6" w14:textId="77777777" w:rsidR="00720195" w:rsidRDefault="00720195" w:rsidP="00B75A62">
      <w:pPr>
        <w:ind w:hanging="2"/>
      </w:pPr>
    </w:p>
  </w:footnote>
  <w:footnote w:id="2">
    <w:p w14:paraId="246E04E3" w14:textId="77777777" w:rsidR="00351E42" w:rsidRDefault="00351E42">
      <w:pPr>
        <w:autoSpaceDE w:val="0"/>
        <w:autoSpaceDN w:val="0"/>
        <w:adjustRightInd w:val="0"/>
        <w:ind w:hanging="2"/>
      </w:pPr>
      <w:r>
        <w:rPr>
          <w:sz w:val="20"/>
          <w:vertAlign w:val="superscript"/>
        </w:rPr>
        <w:footnoteRef/>
      </w:r>
      <w:r>
        <w:t xml:space="preserve"> </w:t>
      </w:r>
      <w:r>
        <w:rPr>
          <w:sz w:val="20"/>
        </w:rPr>
        <w:t>The HL7 V2.6 IS data type is limited to 5 chars and so these mnemonics cannot be used. Although HL7 V2.7 replaces the IS datatype with the CWE datatype and longer mnemonics we need to restrict this to be compatible with HL7 V2.6 for now. OBX-8 can be a repeated field with ~ separators.</w:t>
      </w:r>
    </w:p>
  </w:footnote>
  <w:footnote w:id="3">
    <w:p w14:paraId="2BBE3396" w14:textId="77777777" w:rsidR="00351E42" w:rsidRDefault="00351E42" w:rsidP="0034511D">
      <w:pPr>
        <w:pStyle w:val="BodyText"/>
      </w:pPr>
    </w:p>
    <w:p w14:paraId="3ACDC108" w14:textId="77777777" w:rsidR="00351E42" w:rsidRDefault="00351E42" w:rsidP="0034511D">
      <w:pPr>
        <w:pStyle w:val="BodyText"/>
      </w:pPr>
    </w:p>
  </w:footnote>
  <w:footnote w:id="4">
    <w:p w14:paraId="02732AF3" w14:textId="77777777" w:rsidR="00351E42" w:rsidRDefault="00351E42" w:rsidP="00A32D52">
      <w:pPr>
        <w:autoSpaceDE w:val="0"/>
        <w:autoSpaceDN w:val="0"/>
        <w:adjustRightInd w:val="0"/>
        <w:ind w:hanging="2"/>
      </w:pPr>
      <w:r>
        <w:rPr>
          <w:sz w:val="20"/>
          <w:vertAlign w:val="superscript"/>
        </w:rPr>
        <w:footnoteRef/>
      </w:r>
      <w:r>
        <w:t xml:space="preserve"> </w:t>
      </w:r>
      <w:r>
        <w:rPr>
          <w:sz w:val="20"/>
        </w:rPr>
        <w:t>The ‘EBWW’ code was defined in ISO/IEEE 11073-30200, indicating a local time-of-day clock that was manually set by the ‘eyeball and wristwatch’ method.</w:t>
      </w:r>
    </w:p>
  </w:footnote>
  <w:footnote w:id="5">
    <w:p w14:paraId="174353FE" w14:textId="62341F3B" w:rsidR="00351E42" w:rsidRDefault="00351E42" w:rsidP="00A32D52">
      <w:pPr>
        <w:autoSpaceDE w:val="0"/>
        <w:autoSpaceDN w:val="0"/>
        <w:adjustRightInd w:val="0"/>
        <w:ind w:hanging="2"/>
      </w:pPr>
      <w:r>
        <w:rPr>
          <w:sz w:val="20"/>
          <w:vertAlign w:val="superscript"/>
        </w:rPr>
        <w:footnoteRef/>
      </w:r>
      <w:r>
        <w:t xml:space="preserve"> </w:t>
      </w:r>
      <w:r>
        <w:rPr>
          <w:sz w:val="20"/>
        </w:rPr>
        <w:t>The synchronization accuracy of the Bluetooth BTV1 clock to an absolute time reference should be reported using MDC_ATTR_TIME_HI_RES, and OBX-5 should contain the value of the BTV1 clock.</w:t>
      </w:r>
    </w:p>
  </w:footnote>
  <w:footnote w:id="6">
    <w:p w14:paraId="5357EAF9" w14:textId="104D2891" w:rsidR="00351E42" w:rsidRDefault="00351E42">
      <w:pPr>
        <w:pStyle w:val="FootnoteText"/>
        <w:ind w:hanging="2"/>
      </w:pPr>
      <w:r>
        <w:rPr>
          <w:rStyle w:val="FootnoteReference"/>
        </w:rPr>
        <w:footnoteRef/>
      </w:r>
      <w:r>
        <w:t xml:space="preserve"> FHIR </w:t>
      </w:r>
      <w:r w:rsidRPr="00E20D3D">
        <w:t>is the registered trademark of Health Level Seven International.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F8CF" w14:textId="77777777" w:rsidR="00822F0A" w:rsidRDefault="00822F0A">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3813" w14:textId="1421D2CB" w:rsidR="00351E42" w:rsidRDefault="00351E42" w:rsidP="001466DF">
    <w:pPr>
      <w:pStyle w:val="BodyText"/>
    </w:pPr>
    <w:r>
      <w:t>IHE Device</w:t>
    </w:r>
    <w:r w:rsidR="00822F0A">
      <w:t>s</w:t>
    </w:r>
    <w:r>
      <w:t xml:space="preserve"> Technical Framework, Vol. 2 (</w:t>
    </w:r>
    <w:r w:rsidR="00822F0A">
      <w:t>DEV</w:t>
    </w:r>
    <w:r>
      <w:t xml:space="preserve"> TF-2): Transactions</w:t>
    </w:r>
  </w:p>
  <w:p w14:paraId="50E62783" w14:textId="77777777" w:rsidR="00351E42" w:rsidRDefault="00351E42" w:rsidP="001466DF">
    <w:pPr>
      <w:pStyle w:val="BodyText"/>
    </w:pPr>
    <w:r>
      <w:t>______________________________________________________________________________</w:t>
    </w:r>
  </w:p>
  <w:p w14:paraId="2886BB09" w14:textId="77777777" w:rsidR="00351E42" w:rsidRPr="0081118B" w:rsidRDefault="00351E42" w:rsidP="001466DF">
    <w:pPr>
      <w:pStyle w:val="Body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FF2A" w14:textId="77777777" w:rsidR="00822F0A" w:rsidRDefault="00822F0A">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6"/>
    <w:multiLevelType w:val="singleLevel"/>
    <w:tmpl w:val="00000006"/>
    <w:name w:val="WW8Num8"/>
    <w:lvl w:ilvl="0">
      <w:start w:val="1"/>
      <w:numFmt w:val="bullet"/>
      <w:lvlText w:val=""/>
      <w:lvlJc w:val="left"/>
      <w:pPr>
        <w:tabs>
          <w:tab w:val="num" w:pos="0"/>
        </w:tabs>
        <w:ind w:left="720" w:hanging="360"/>
      </w:pPr>
      <w:rPr>
        <w:rFonts w:ascii="Symbol" w:hAnsi="Symbol" w:cs="Symbol" w:hint="default"/>
      </w:rPr>
    </w:lvl>
  </w:abstractNum>
  <w:abstractNum w:abstractNumId="11" w15:restartNumberingAfterBreak="0">
    <w:nsid w:val="00000007"/>
    <w:multiLevelType w:val="multilevel"/>
    <w:tmpl w:val="00000007"/>
    <w:name w:val="WW8Num10"/>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00000008"/>
    <w:multiLevelType w:val="singleLevel"/>
    <w:tmpl w:val="00000008"/>
    <w:name w:val="WW8Num12"/>
    <w:lvl w:ilvl="0">
      <w:start w:val="1"/>
      <w:numFmt w:val="bullet"/>
      <w:lvlText w:val=""/>
      <w:lvlJc w:val="left"/>
      <w:pPr>
        <w:tabs>
          <w:tab w:val="num" w:pos="0"/>
        </w:tabs>
        <w:ind w:left="720" w:hanging="360"/>
      </w:pPr>
      <w:rPr>
        <w:rFonts w:ascii="Symbol" w:hAnsi="Symbol" w:cs="Symbol" w:hint="default"/>
      </w:rPr>
    </w:lvl>
  </w:abstractNum>
  <w:abstractNum w:abstractNumId="13" w15:restartNumberingAfterBreak="0">
    <w:nsid w:val="0000000A"/>
    <w:multiLevelType w:val="singleLevel"/>
    <w:tmpl w:val="0000000A"/>
    <w:name w:val="WW8Num19"/>
    <w:lvl w:ilvl="0">
      <w:start w:val="1"/>
      <w:numFmt w:val="bullet"/>
      <w:lvlText w:val=""/>
      <w:lvlJc w:val="left"/>
      <w:pPr>
        <w:tabs>
          <w:tab w:val="num" w:pos="0"/>
        </w:tabs>
        <w:ind w:left="720" w:hanging="360"/>
      </w:pPr>
      <w:rPr>
        <w:rFonts w:ascii="Symbol" w:hAnsi="Symbol" w:cs="Symbol" w:hint="default"/>
      </w:rPr>
    </w:lvl>
  </w:abstractNum>
  <w:abstractNum w:abstractNumId="14" w15:restartNumberingAfterBreak="0">
    <w:nsid w:val="0000000B"/>
    <w:multiLevelType w:val="singleLevel"/>
    <w:tmpl w:val="0000000B"/>
    <w:name w:val="WW8Num23"/>
    <w:lvl w:ilvl="0">
      <w:start w:val="1"/>
      <w:numFmt w:val="bullet"/>
      <w:lvlText w:val=""/>
      <w:lvlJc w:val="left"/>
      <w:pPr>
        <w:tabs>
          <w:tab w:val="num" w:pos="0"/>
        </w:tabs>
        <w:ind w:left="720" w:hanging="360"/>
      </w:pPr>
      <w:rPr>
        <w:rFonts w:ascii="Symbol" w:hAnsi="Symbol" w:cs="Symbol" w:hint="default"/>
      </w:rPr>
    </w:lvl>
  </w:abstractNum>
  <w:abstractNum w:abstractNumId="15" w15:restartNumberingAfterBreak="0">
    <w:nsid w:val="0000009B"/>
    <w:multiLevelType w:val="hybridMultilevel"/>
    <w:tmpl w:val="E3643706"/>
    <w:lvl w:ilvl="0" w:tplc="2954FFB6">
      <w:start w:val="1"/>
      <w:numFmt w:val="bullet"/>
      <w:pStyle w:val="HL7IndentBulleted"/>
      <w:lvlText w:val="•"/>
      <w:lvlJc w:val="left"/>
      <w:pPr>
        <w:ind w:left="720" w:hanging="360"/>
      </w:pPr>
    </w:lvl>
    <w:lvl w:ilvl="1" w:tplc="5860D51E">
      <w:start w:val="1"/>
      <w:numFmt w:val="decimal"/>
      <w:lvlText w:val=""/>
      <w:lvlJc w:val="left"/>
      <w:rPr>
        <w:rFonts w:cs="Times New Roman"/>
      </w:rPr>
    </w:lvl>
    <w:lvl w:ilvl="2" w:tplc="90023B50">
      <w:start w:val="1"/>
      <w:numFmt w:val="decimal"/>
      <w:lvlText w:val=""/>
      <w:lvlJc w:val="left"/>
      <w:rPr>
        <w:rFonts w:cs="Times New Roman"/>
      </w:rPr>
    </w:lvl>
    <w:lvl w:ilvl="3" w:tplc="F9E2005A">
      <w:start w:val="1"/>
      <w:numFmt w:val="decimal"/>
      <w:lvlText w:val=""/>
      <w:lvlJc w:val="left"/>
      <w:rPr>
        <w:rFonts w:cs="Times New Roman"/>
      </w:rPr>
    </w:lvl>
    <w:lvl w:ilvl="4" w:tplc="FC366DF4">
      <w:start w:val="1"/>
      <w:numFmt w:val="decimal"/>
      <w:lvlText w:val=""/>
      <w:lvlJc w:val="left"/>
      <w:rPr>
        <w:rFonts w:cs="Times New Roman"/>
      </w:rPr>
    </w:lvl>
    <w:lvl w:ilvl="5" w:tplc="B4246788">
      <w:start w:val="1"/>
      <w:numFmt w:val="decimal"/>
      <w:lvlText w:val=""/>
      <w:lvlJc w:val="left"/>
      <w:rPr>
        <w:rFonts w:cs="Times New Roman"/>
      </w:rPr>
    </w:lvl>
    <w:lvl w:ilvl="6" w:tplc="55F88D36">
      <w:start w:val="1"/>
      <w:numFmt w:val="decimal"/>
      <w:lvlText w:val=""/>
      <w:lvlJc w:val="left"/>
      <w:rPr>
        <w:rFonts w:cs="Times New Roman"/>
      </w:rPr>
    </w:lvl>
    <w:lvl w:ilvl="7" w:tplc="B45A5264">
      <w:start w:val="1"/>
      <w:numFmt w:val="decimal"/>
      <w:lvlText w:val=""/>
      <w:lvlJc w:val="left"/>
      <w:rPr>
        <w:rFonts w:cs="Times New Roman"/>
      </w:rPr>
    </w:lvl>
    <w:lvl w:ilvl="8" w:tplc="47E2241C">
      <w:start w:val="1"/>
      <w:numFmt w:val="decimal"/>
      <w:lvlText w:val=""/>
      <w:lvlJc w:val="left"/>
      <w:rPr>
        <w:rFonts w:cs="Times New Roman"/>
      </w:rPr>
    </w:lvl>
  </w:abstractNum>
  <w:abstractNum w:abstractNumId="16" w15:restartNumberingAfterBreak="0">
    <w:nsid w:val="02E544C2"/>
    <w:multiLevelType w:val="hybridMultilevel"/>
    <w:tmpl w:val="00EA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5B4C61"/>
    <w:multiLevelType w:val="multilevel"/>
    <w:tmpl w:val="E61C56E8"/>
    <w:styleLink w:val="Style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D465FDE"/>
    <w:multiLevelType w:val="multilevel"/>
    <w:tmpl w:val="3BF8145A"/>
    <w:styleLink w:val="CurrentList1"/>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CE5389D"/>
    <w:multiLevelType w:val="multilevel"/>
    <w:tmpl w:val="8DFC9ECC"/>
    <w:numStyleLink w:val="AppendixHeadingList"/>
  </w:abstractNum>
  <w:abstractNum w:abstractNumId="20" w15:restartNumberingAfterBreak="0">
    <w:nsid w:val="1EB24562"/>
    <w:multiLevelType w:val="multilevel"/>
    <w:tmpl w:val="A8F65478"/>
    <w:styleLink w:val="Headings"/>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21921701"/>
    <w:multiLevelType w:val="multilevel"/>
    <w:tmpl w:val="47DADA88"/>
    <w:lvl w:ilvl="0">
      <w:start w:val="1"/>
      <w:numFmt w:val="bullet"/>
      <w:lvlText w:val="•"/>
      <w:lvlJc w:val="left"/>
      <w:pPr>
        <w:ind w:left="720" w:hanging="360"/>
      </w:pPr>
      <w:rPr>
        <w:rFonts w:ascii="Arial" w:eastAsia="Arial" w:hAnsi="Arial" w:cs="Arial"/>
        <w:color w:val="000000"/>
        <w:sz w:val="18"/>
        <w:szCs w:val="18"/>
        <w:vertAlign w:val="baseline"/>
      </w:rPr>
    </w:lvl>
    <w:lvl w:ilvl="1">
      <w:start w:val="1"/>
      <w:numFmt w:val="bullet"/>
      <w:lvlText w:val="•"/>
      <w:lvlJc w:val="left"/>
      <w:pPr>
        <w:ind w:left="1440" w:hanging="360"/>
      </w:pPr>
      <w:rPr>
        <w:rFonts w:ascii="Arial" w:eastAsia="Arial" w:hAnsi="Arial" w:cs="Arial"/>
        <w:color w:val="000000"/>
        <w:sz w:val="18"/>
        <w:szCs w:val="18"/>
        <w:vertAlign w:val="baseline"/>
      </w:rPr>
    </w:lvl>
    <w:lvl w:ilvl="2">
      <w:start w:val="1"/>
      <w:numFmt w:val="bullet"/>
      <w:lvlText w:val="•"/>
      <w:lvlJc w:val="left"/>
      <w:pPr>
        <w:ind w:left="2160" w:hanging="360"/>
      </w:pPr>
      <w:rPr>
        <w:rFonts w:ascii="Arial" w:eastAsia="Arial" w:hAnsi="Arial" w:cs="Arial"/>
        <w:color w:val="000000"/>
        <w:sz w:val="18"/>
        <w:szCs w:val="18"/>
        <w:vertAlign w:val="baseline"/>
      </w:rPr>
    </w:lvl>
    <w:lvl w:ilvl="3">
      <w:start w:val="10"/>
      <w:numFmt w:val="bullet"/>
      <w:lvlText w:val="-"/>
      <w:lvlJc w:val="left"/>
      <w:pPr>
        <w:ind w:left="2880" w:hanging="360"/>
      </w:pPr>
      <w:rPr>
        <w:rFonts w:ascii="Times New Roman" w:eastAsia="Times New Roman" w:hAnsi="Times New Roman" w:cs="Times New Roman"/>
        <w:sz w:val="23"/>
        <w:szCs w:val="23"/>
        <w:vertAlign w:val="baseline"/>
      </w:rPr>
    </w:lvl>
    <w:lvl w:ilvl="4">
      <w:start w:val="1"/>
      <w:numFmt w:val="bullet"/>
      <w:lvlText w:val="•"/>
      <w:lvlJc w:val="left"/>
      <w:pPr>
        <w:ind w:left="3600" w:hanging="360"/>
      </w:pPr>
      <w:rPr>
        <w:rFonts w:ascii="Arial" w:eastAsia="Arial" w:hAnsi="Arial" w:cs="Arial"/>
        <w:color w:val="000000"/>
        <w:sz w:val="18"/>
        <w:szCs w:val="18"/>
        <w:vertAlign w:val="baseline"/>
      </w:rPr>
    </w:lvl>
    <w:lvl w:ilvl="5">
      <w:start w:val="1"/>
      <w:numFmt w:val="bullet"/>
      <w:lvlText w:val="•"/>
      <w:lvlJc w:val="left"/>
      <w:pPr>
        <w:ind w:left="4320" w:hanging="360"/>
      </w:pPr>
      <w:rPr>
        <w:rFonts w:ascii="Arial" w:eastAsia="Arial" w:hAnsi="Arial" w:cs="Arial"/>
        <w:color w:val="000000"/>
        <w:sz w:val="18"/>
        <w:szCs w:val="18"/>
        <w:vertAlign w:val="baseline"/>
      </w:rPr>
    </w:lvl>
    <w:lvl w:ilvl="6">
      <w:start w:val="1"/>
      <w:numFmt w:val="bullet"/>
      <w:lvlText w:val="•"/>
      <w:lvlJc w:val="left"/>
      <w:pPr>
        <w:ind w:left="5040" w:hanging="360"/>
      </w:pPr>
      <w:rPr>
        <w:rFonts w:ascii="Arial" w:eastAsia="Arial" w:hAnsi="Arial" w:cs="Arial"/>
        <w:color w:val="000000"/>
        <w:sz w:val="18"/>
        <w:szCs w:val="18"/>
        <w:vertAlign w:val="baseline"/>
      </w:rPr>
    </w:lvl>
    <w:lvl w:ilvl="7">
      <w:start w:val="1"/>
      <w:numFmt w:val="bullet"/>
      <w:lvlText w:val="•"/>
      <w:lvlJc w:val="left"/>
      <w:pPr>
        <w:ind w:left="5760" w:hanging="360"/>
      </w:pPr>
      <w:rPr>
        <w:rFonts w:ascii="Arial" w:eastAsia="Arial" w:hAnsi="Arial" w:cs="Arial"/>
        <w:color w:val="000000"/>
        <w:sz w:val="18"/>
        <w:szCs w:val="18"/>
        <w:vertAlign w:val="baseline"/>
      </w:rPr>
    </w:lvl>
    <w:lvl w:ilvl="8">
      <w:start w:val="1"/>
      <w:numFmt w:val="bullet"/>
      <w:lvlText w:val="•"/>
      <w:lvlJc w:val="left"/>
      <w:pPr>
        <w:ind w:left="6480" w:hanging="360"/>
      </w:pPr>
      <w:rPr>
        <w:rFonts w:ascii="Arial" w:eastAsia="Arial" w:hAnsi="Arial" w:cs="Arial"/>
        <w:color w:val="000000"/>
        <w:sz w:val="18"/>
        <w:szCs w:val="18"/>
        <w:vertAlign w:val="baseline"/>
      </w:rPr>
    </w:lvl>
  </w:abstractNum>
  <w:abstractNum w:abstractNumId="22" w15:restartNumberingAfterBreak="0">
    <w:nsid w:val="219C0F1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3B80056"/>
    <w:multiLevelType w:val="multilevel"/>
    <w:tmpl w:val="2DB86FD8"/>
    <w:lvl w:ilvl="0">
      <w:start w:val="1"/>
      <w:numFmt w:val="bullet"/>
      <w:lvlText w:val=""/>
      <w:lvlJc w:val="left"/>
      <w:pPr>
        <w:ind w:left="720" w:hanging="360"/>
      </w:pPr>
      <w:rPr>
        <w:rFonts w:ascii="Symbol" w:hAnsi="Symbol" w:cs="Symbol" w:hint="default"/>
        <w:sz w:val="19"/>
        <w:szCs w:val="19"/>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2C237B0A"/>
    <w:multiLevelType w:val="hybridMultilevel"/>
    <w:tmpl w:val="1BB422D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5" w15:restartNumberingAfterBreak="0">
    <w:nsid w:val="2ED42C9A"/>
    <w:multiLevelType w:val="multilevel"/>
    <w:tmpl w:val="0409001D"/>
    <w:styleLink w:val="KurtBulletList"/>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0CB05CB"/>
    <w:multiLevelType w:val="multilevel"/>
    <w:tmpl w:val="F2E4CA5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12752DC"/>
    <w:multiLevelType w:val="multilevel"/>
    <w:tmpl w:val="8DFC9ECC"/>
    <w:styleLink w:val="AppendixHeadingList"/>
    <w:lvl w:ilvl="0">
      <w:start w:val="2"/>
      <w:numFmt w:val="upperLetter"/>
      <w:suff w:val="space"/>
      <w:lvlText w:val="Appendix %1"/>
      <w:lvlJc w:val="left"/>
      <w:pPr>
        <w:ind w:left="0" w:firstLine="0"/>
      </w:pPr>
      <w:rPr>
        <w:rFonts w:hint="default"/>
      </w:rPr>
    </w:lvl>
    <w:lvl w:ilvl="1">
      <w:start w:val="8"/>
      <w:numFmt w:val="decimal"/>
      <w:suff w:val="space"/>
      <w:lvlText w:val="%1.%2"/>
      <w:lvlJc w:val="left"/>
      <w:pPr>
        <w:ind w:left="0" w:firstLine="0"/>
      </w:pPr>
      <w:rPr>
        <w:rFonts w:hint="default"/>
      </w:rPr>
    </w:lvl>
    <w:lvl w:ilvl="2">
      <w:start w:val="1"/>
      <w:numFmt w:val="decimal"/>
      <w:suff w:val="space"/>
      <w:lvlText w:val="%1.%2.%3"/>
      <w:lvlJc w:val="left"/>
      <w:pPr>
        <w:ind w:left="1800" w:firstLine="0"/>
      </w:pPr>
      <w:rPr>
        <w:rFonts w:hint="default"/>
      </w:rPr>
    </w:lvl>
    <w:lvl w:ilvl="3">
      <w:start w:val="1"/>
      <w:numFmt w:val="decimal"/>
      <w:suff w:val="space"/>
      <w:lvlText w:val="%1.%2..%4"/>
      <w:lvlJc w:val="left"/>
      <w:pPr>
        <w:ind w:left="0" w:firstLine="0"/>
      </w:pPr>
      <w:rPr>
        <w:rFonts w:hint="default"/>
      </w:rPr>
    </w:lvl>
    <w:lvl w:ilvl="4">
      <w:start w:val="1"/>
      <w:numFmt w:val="decimal"/>
      <w:lvlText w:val="%1.%2.%3.%4.%5"/>
      <w:lvlJc w:val="left"/>
      <w:pPr>
        <w:ind w:left="0" w:firstLine="0"/>
      </w:pPr>
      <w:rPr>
        <w:rFonts w:hint="default"/>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8" w15:restartNumberingAfterBreak="0">
    <w:nsid w:val="35CD2B02"/>
    <w:multiLevelType w:val="hybridMultilevel"/>
    <w:tmpl w:val="CA800678"/>
    <w:lvl w:ilvl="0" w:tplc="027A6D8A">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80088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B3A5A69"/>
    <w:multiLevelType w:val="hybridMultilevel"/>
    <w:tmpl w:val="B444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35646F"/>
    <w:multiLevelType w:val="multilevel"/>
    <w:tmpl w:val="3BF8145A"/>
    <w:styleLink w:val="CurrentList2"/>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3DDB28D4"/>
    <w:multiLevelType w:val="hybridMultilevel"/>
    <w:tmpl w:val="08D0559C"/>
    <w:lvl w:ilvl="0" w:tplc="027A6D8A">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EC392C"/>
    <w:multiLevelType w:val="hybridMultilevel"/>
    <w:tmpl w:val="E8D83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4647F2"/>
    <w:multiLevelType w:val="hybridMultilevel"/>
    <w:tmpl w:val="FEC0B7F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65828D3"/>
    <w:multiLevelType w:val="multilevel"/>
    <w:tmpl w:val="06EA82C8"/>
    <w:lvl w:ilvl="0">
      <w:start w:val="1"/>
      <w:numFmt w:val="upperLetter"/>
      <w:lvlText w:val="Appendix %1 "/>
      <w:lvlJc w:val="left"/>
      <w:pPr>
        <w:ind w:left="360" w:hanging="36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1"/>
      <w:lvlJc w:val="left"/>
      <w:pPr>
        <w:tabs>
          <w:tab w:val="num" w:pos="900"/>
        </w:tabs>
        <w:ind w:left="900" w:hanging="90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3"/>
      <w:lvlText w:val="%1.%2.%3:  "/>
      <w:lvlJc w:val="left"/>
      <w:pPr>
        <w:tabs>
          <w:tab w:val="num" w:pos="1080"/>
        </w:tabs>
        <w:ind w:left="1080" w:hanging="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16A62BE"/>
    <w:multiLevelType w:val="multilevel"/>
    <w:tmpl w:val="EC80875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7" w15:restartNumberingAfterBreak="0">
    <w:nsid w:val="662D1F13"/>
    <w:multiLevelType w:val="multilevel"/>
    <w:tmpl w:val="E05A7F0A"/>
    <w:styleLink w:val="HeadingsListStyl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864173A"/>
    <w:multiLevelType w:val="multilevel"/>
    <w:tmpl w:val="0409001D"/>
    <w:numStyleLink w:val="KurtBulletList"/>
  </w:abstractNum>
  <w:abstractNum w:abstractNumId="39" w15:restartNumberingAfterBreak="0">
    <w:nsid w:val="6B347C2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3141CF5"/>
    <w:multiLevelType w:val="hybridMultilevel"/>
    <w:tmpl w:val="5928C24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41" w15:restartNumberingAfterBreak="0">
    <w:nsid w:val="77B53D11"/>
    <w:multiLevelType w:val="multilevel"/>
    <w:tmpl w:val="C8CA79A6"/>
    <w:lvl w:ilvl="0">
      <w:start w:val="1"/>
      <w:numFmt w:val="bullet"/>
      <w:lvlText w:val="•"/>
      <w:lvlJc w:val="left"/>
      <w:pPr>
        <w:ind w:left="720" w:hanging="360"/>
      </w:pPr>
      <w:rPr>
        <w:rFonts w:ascii="Arial" w:eastAsia="Arial" w:hAnsi="Arial" w:cs="Arial"/>
        <w:color w:val="000000"/>
        <w:sz w:val="18"/>
        <w:szCs w:val="18"/>
        <w:vertAlign w:val="baseline"/>
      </w:rPr>
    </w:lvl>
    <w:lvl w:ilvl="1">
      <w:start w:val="1"/>
      <w:numFmt w:val="bullet"/>
      <w:lvlText w:val="•"/>
      <w:lvlJc w:val="left"/>
      <w:pPr>
        <w:ind w:left="1440" w:hanging="360"/>
      </w:pPr>
      <w:rPr>
        <w:rFonts w:ascii="Arial" w:eastAsia="Arial" w:hAnsi="Arial" w:cs="Arial"/>
        <w:color w:val="000000"/>
        <w:sz w:val="18"/>
        <w:szCs w:val="18"/>
        <w:vertAlign w:val="baseline"/>
      </w:rPr>
    </w:lvl>
    <w:lvl w:ilvl="2">
      <w:start w:val="1"/>
      <w:numFmt w:val="bullet"/>
      <w:lvlText w:val="•"/>
      <w:lvlJc w:val="left"/>
      <w:pPr>
        <w:ind w:left="2160" w:hanging="360"/>
      </w:pPr>
      <w:rPr>
        <w:rFonts w:ascii="Arial" w:eastAsia="Arial" w:hAnsi="Arial" w:cs="Arial"/>
        <w:color w:val="000000"/>
        <w:sz w:val="18"/>
        <w:szCs w:val="18"/>
        <w:vertAlign w:val="baseline"/>
      </w:rPr>
    </w:lvl>
    <w:lvl w:ilvl="3">
      <w:start w:val="1"/>
      <w:numFmt w:val="bullet"/>
      <w:lvlText w:val="•"/>
      <w:lvlJc w:val="left"/>
      <w:pPr>
        <w:ind w:left="2880" w:hanging="360"/>
      </w:pPr>
      <w:rPr>
        <w:rFonts w:ascii="Arial" w:eastAsia="Arial" w:hAnsi="Arial" w:cs="Arial"/>
        <w:color w:val="000000"/>
        <w:sz w:val="18"/>
        <w:szCs w:val="18"/>
        <w:vertAlign w:val="baseline"/>
      </w:rPr>
    </w:lvl>
    <w:lvl w:ilvl="4">
      <w:start w:val="1"/>
      <w:numFmt w:val="bullet"/>
      <w:lvlText w:val="•"/>
      <w:lvlJc w:val="left"/>
      <w:pPr>
        <w:ind w:left="3600" w:hanging="360"/>
      </w:pPr>
      <w:rPr>
        <w:rFonts w:ascii="Arial" w:eastAsia="Arial" w:hAnsi="Arial" w:cs="Arial"/>
        <w:color w:val="000000"/>
        <w:sz w:val="18"/>
        <w:szCs w:val="18"/>
        <w:vertAlign w:val="baseline"/>
      </w:rPr>
    </w:lvl>
    <w:lvl w:ilvl="5">
      <w:start w:val="1"/>
      <w:numFmt w:val="bullet"/>
      <w:lvlText w:val="•"/>
      <w:lvlJc w:val="left"/>
      <w:pPr>
        <w:ind w:left="4320" w:hanging="360"/>
      </w:pPr>
      <w:rPr>
        <w:rFonts w:ascii="Arial" w:eastAsia="Arial" w:hAnsi="Arial" w:cs="Arial"/>
        <w:color w:val="000000"/>
        <w:sz w:val="18"/>
        <w:szCs w:val="18"/>
        <w:vertAlign w:val="baseline"/>
      </w:rPr>
    </w:lvl>
    <w:lvl w:ilvl="6">
      <w:start w:val="1"/>
      <w:numFmt w:val="bullet"/>
      <w:lvlText w:val="•"/>
      <w:lvlJc w:val="left"/>
      <w:pPr>
        <w:ind w:left="5040" w:hanging="360"/>
      </w:pPr>
      <w:rPr>
        <w:rFonts w:ascii="Arial" w:eastAsia="Arial" w:hAnsi="Arial" w:cs="Arial"/>
        <w:color w:val="000000"/>
        <w:sz w:val="18"/>
        <w:szCs w:val="18"/>
        <w:vertAlign w:val="baseline"/>
      </w:rPr>
    </w:lvl>
    <w:lvl w:ilvl="7">
      <w:start w:val="1"/>
      <w:numFmt w:val="bullet"/>
      <w:lvlText w:val="•"/>
      <w:lvlJc w:val="left"/>
      <w:pPr>
        <w:ind w:left="5760" w:hanging="360"/>
      </w:pPr>
      <w:rPr>
        <w:rFonts w:ascii="Arial" w:eastAsia="Arial" w:hAnsi="Arial" w:cs="Arial"/>
        <w:color w:val="000000"/>
        <w:sz w:val="18"/>
        <w:szCs w:val="18"/>
        <w:vertAlign w:val="baseline"/>
      </w:rPr>
    </w:lvl>
    <w:lvl w:ilvl="8">
      <w:start w:val="1"/>
      <w:numFmt w:val="bullet"/>
      <w:lvlText w:val="•"/>
      <w:lvlJc w:val="left"/>
      <w:pPr>
        <w:ind w:left="6480" w:hanging="360"/>
      </w:pPr>
      <w:rPr>
        <w:rFonts w:ascii="Arial" w:eastAsia="Arial" w:hAnsi="Arial" w:cs="Arial"/>
        <w:color w:val="000000"/>
        <w:sz w:val="18"/>
        <w:szCs w:val="18"/>
        <w:vertAlign w:val="baseline"/>
      </w:rPr>
    </w:lvl>
  </w:abstractNum>
  <w:abstractNum w:abstractNumId="42" w15:restartNumberingAfterBreak="0">
    <w:nsid w:val="7C006240"/>
    <w:multiLevelType w:val="multilevel"/>
    <w:tmpl w:val="7B943E18"/>
    <w:styleLink w:val="Constraints"/>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3" w15:restartNumberingAfterBreak="0">
    <w:nsid w:val="7C8F5169"/>
    <w:multiLevelType w:val="hybridMultilevel"/>
    <w:tmpl w:val="EC66A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363167">
    <w:abstractNumId w:val="15"/>
  </w:num>
  <w:num w:numId="2" w16cid:durableId="2106606360">
    <w:abstractNumId w:val="26"/>
  </w:num>
  <w:num w:numId="3" w16cid:durableId="1931037926">
    <w:abstractNumId w:val="37"/>
  </w:num>
  <w:num w:numId="4" w16cid:durableId="1471173588">
    <w:abstractNumId w:val="17"/>
  </w:num>
  <w:num w:numId="5" w16cid:durableId="1688361026">
    <w:abstractNumId w:val="9"/>
  </w:num>
  <w:num w:numId="6" w16cid:durableId="320812492">
    <w:abstractNumId w:val="7"/>
  </w:num>
  <w:num w:numId="7" w16cid:durableId="1049375240">
    <w:abstractNumId w:val="6"/>
  </w:num>
  <w:num w:numId="8" w16cid:durableId="1237278983">
    <w:abstractNumId w:val="5"/>
  </w:num>
  <w:num w:numId="9" w16cid:durableId="2102750216">
    <w:abstractNumId w:val="4"/>
  </w:num>
  <w:num w:numId="10" w16cid:durableId="1565800445">
    <w:abstractNumId w:val="8"/>
  </w:num>
  <w:num w:numId="11" w16cid:durableId="1475101156">
    <w:abstractNumId w:val="3"/>
  </w:num>
  <w:num w:numId="12" w16cid:durableId="624702531">
    <w:abstractNumId w:val="2"/>
  </w:num>
  <w:num w:numId="13" w16cid:durableId="448354645">
    <w:abstractNumId w:val="1"/>
  </w:num>
  <w:num w:numId="14" w16cid:durableId="596518861">
    <w:abstractNumId w:val="0"/>
  </w:num>
  <w:num w:numId="15" w16cid:durableId="809443831">
    <w:abstractNumId w:val="3"/>
    <w:lvlOverride w:ilvl="0">
      <w:startOverride w:val="1"/>
    </w:lvlOverride>
  </w:num>
  <w:num w:numId="16" w16cid:durableId="432746847">
    <w:abstractNumId w:val="20"/>
  </w:num>
  <w:num w:numId="17" w16cid:durableId="433672552">
    <w:abstractNumId w:val="3"/>
    <w:lvlOverride w:ilvl="0">
      <w:startOverride w:val="1"/>
    </w:lvlOverride>
  </w:num>
  <w:num w:numId="18" w16cid:durableId="540358885">
    <w:abstractNumId w:val="3"/>
    <w:lvlOverride w:ilvl="0">
      <w:startOverride w:val="1"/>
    </w:lvlOverride>
  </w:num>
  <w:num w:numId="19" w16cid:durableId="492258703">
    <w:abstractNumId w:val="3"/>
    <w:lvlOverride w:ilvl="0">
      <w:startOverride w:val="1"/>
    </w:lvlOverride>
  </w:num>
  <w:num w:numId="20" w16cid:durableId="393626574">
    <w:abstractNumId w:val="3"/>
    <w:lvlOverride w:ilvl="0">
      <w:startOverride w:val="1"/>
    </w:lvlOverride>
  </w:num>
  <w:num w:numId="21" w16cid:durableId="1625624286">
    <w:abstractNumId w:val="3"/>
    <w:lvlOverride w:ilvl="0">
      <w:startOverride w:val="1"/>
    </w:lvlOverride>
  </w:num>
  <w:num w:numId="22" w16cid:durableId="663357198">
    <w:abstractNumId w:val="3"/>
    <w:lvlOverride w:ilvl="0">
      <w:startOverride w:val="1"/>
    </w:lvlOverride>
  </w:num>
  <w:num w:numId="23" w16cid:durableId="1353919692">
    <w:abstractNumId w:val="3"/>
    <w:lvlOverride w:ilvl="0">
      <w:startOverride w:val="1"/>
    </w:lvlOverride>
  </w:num>
  <w:num w:numId="24" w16cid:durableId="837157875">
    <w:abstractNumId w:val="36"/>
  </w:num>
  <w:num w:numId="25" w16cid:durableId="1019432579">
    <w:abstractNumId w:val="27"/>
  </w:num>
  <w:num w:numId="26" w16cid:durableId="1608272578">
    <w:abstractNumId w:val="29"/>
  </w:num>
  <w:num w:numId="27" w16cid:durableId="496190701">
    <w:abstractNumId w:val="39"/>
  </w:num>
  <w:num w:numId="28" w16cid:durableId="957377860">
    <w:abstractNumId w:val="22"/>
  </w:num>
  <w:num w:numId="29" w16cid:durableId="1480001593">
    <w:abstractNumId w:val="19"/>
  </w:num>
  <w:num w:numId="30" w16cid:durableId="155194755">
    <w:abstractNumId w:val="18"/>
  </w:num>
  <w:num w:numId="31" w16cid:durableId="1420520772">
    <w:abstractNumId w:val="31"/>
  </w:num>
  <w:num w:numId="32" w16cid:durableId="631518901">
    <w:abstractNumId w:val="41"/>
  </w:num>
  <w:num w:numId="33" w16cid:durableId="1973557086">
    <w:abstractNumId w:val="21"/>
  </w:num>
  <w:num w:numId="34" w16cid:durableId="170263508">
    <w:abstractNumId w:val="23"/>
  </w:num>
  <w:num w:numId="35" w16cid:durableId="328103279">
    <w:abstractNumId w:val="16"/>
  </w:num>
  <w:num w:numId="36" w16cid:durableId="667711986">
    <w:abstractNumId w:val="28"/>
  </w:num>
  <w:num w:numId="37" w16cid:durableId="2003436208">
    <w:abstractNumId w:val="32"/>
  </w:num>
  <w:num w:numId="38" w16cid:durableId="1945766300">
    <w:abstractNumId w:val="25"/>
  </w:num>
  <w:num w:numId="39" w16cid:durableId="1771126029">
    <w:abstractNumId w:val="38"/>
  </w:num>
  <w:num w:numId="40" w16cid:durableId="2039431915">
    <w:abstractNumId w:val="35"/>
  </w:num>
  <w:num w:numId="41" w16cid:durableId="1687631824">
    <w:abstractNumId w:val="36"/>
  </w:num>
  <w:num w:numId="42" w16cid:durableId="1637753692">
    <w:abstractNumId w:val="36"/>
  </w:num>
  <w:num w:numId="43" w16cid:durableId="903369147">
    <w:abstractNumId w:val="36"/>
  </w:num>
  <w:num w:numId="44" w16cid:durableId="1279795377">
    <w:abstractNumId w:val="42"/>
  </w:num>
  <w:num w:numId="45" w16cid:durableId="1754736730">
    <w:abstractNumId w:val="9"/>
  </w:num>
  <w:num w:numId="46" w16cid:durableId="1240561964">
    <w:abstractNumId w:val="9"/>
  </w:num>
  <w:num w:numId="47" w16cid:durableId="1464036818">
    <w:abstractNumId w:val="7"/>
  </w:num>
  <w:num w:numId="48" w16cid:durableId="1732193316">
    <w:abstractNumId w:val="6"/>
  </w:num>
  <w:num w:numId="49" w16cid:durableId="311376685">
    <w:abstractNumId w:val="5"/>
  </w:num>
  <w:num w:numId="50" w16cid:durableId="2028754563">
    <w:abstractNumId w:val="4"/>
  </w:num>
  <w:num w:numId="51" w16cid:durableId="577402501">
    <w:abstractNumId w:val="8"/>
  </w:num>
  <w:num w:numId="52" w16cid:durableId="639264881">
    <w:abstractNumId w:val="8"/>
  </w:num>
  <w:num w:numId="53" w16cid:durableId="9333444">
    <w:abstractNumId w:val="3"/>
  </w:num>
  <w:num w:numId="54" w16cid:durableId="635910899">
    <w:abstractNumId w:val="2"/>
  </w:num>
  <w:num w:numId="55" w16cid:durableId="1328901432">
    <w:abstractNumId w:val="1"/>
  </w:num>
  <w:num w:numId="56" w16cid:durableId="1573463368">
    <w:abstractNumId w:val="0"/>
  </w:num>
  <w:num w:numId="57" w16cid:durableId="1016692175">
    <w:abstractNumId w:val="35"/>
  </w:num>
  <w:num w:numId="58" w16cid:durableId="983001049">
    <w:abstractNumId w:val="36"/>
  </w:num>
  <w:num w:numId="59" w16cid:durableId="841820708">
    <w:abstractNumId w:val="36"/>
  </w:num>
  <w:num w:numId="60" w16cid:durableId="1886717850">
    <w:abstractNumId w:val="36"/>
  </w:num>
  <w:num w:numId="61" w16cid:durableId="1514683782">
    <w:abstractNumId w:val="42"/>
  </w:num>
  <w:num w:numId="62" w16cid:durableId="8918461">
    <w:abstractNumId w:val="9"/>
  </w:num>
  <w:num w:numId="63" w16cid:durableId="606621538">
    <w:abstractNumId w:val="9"/>
  </w:num>
  <w:num w:numId="64" w16cid:durableId="876163668">
    <w:abstractNumId w:val="7"/>
  </w:num>
  <w:num w:numId="65" w16cid:durableId="1822963005">
    <w:abstractNumId w:val="6"/>
  </w:num>
  <w:num w:numId="66" w16cid:durableId="596713174">
    <w:abstractNumId w:val="5"/>
  </w:num>
  <w:num w:numId="67" w16cid:durableId="517694733">
    <w:abstractNumId w:val="4"/>
  </w:num>
  <w:num w:numId="68" w16cid:durableId="1799371282">
    <w:abstractNumId w:val="8"/>
  </w:num>
  <w:num w:numId="69" w16cid:durableId="1987196085">
    <w:abstractNumId w:val="8"/>
  </w:num>
  <w:num w:numId="70" w16cid:durableId="898830910">
    <w:abstractNumId w:val="3"/>
  </w:num>
  <w:num w:numId="71" w16cid:durableId="162739853">
    <w:abstractNumId w:val="2"/>
  </w:num>
  <w:num w:numId="72" w16cid:durableId="1997103249">
    <w:abstractNumId w:val="1"/>
  </w:num>
  <w:num w:numId="73" w16cid:durableId="1798185055">
    <w:abstractNumId w:val="0"/>
  </w:num>
  <w:num w:numId="74" w16cid:durableId="296574064">
    <w:abstractNumId w:val="36"/>
  </w:num>
  <w:num w:numId="75" w16cid:durableId="1960841314">
    <w:abstractNumId w:val="36"/>
  </w:num>
  <w:num w:numId="76" w16cid:durableId="815802322">
    <w:abstractNumId w:val="36"/>
  </w:num>
  <w:num w:numId="77" w16cid:durableId="1580290190">
    <w:abstractNumId w:val="36"/>
  </w:num>
  <w:num w:numId="78" w16cid:durableId="799540053">
    <w:abstractNumId w:val="36"/>
  </w:num>
  <w:num w:numId="79" w16cid:durableId="1879780303">
    <w:abstractNumId w:val="36"/>
  </w:num>
  <w:num w:numId="80" w16cid:durableId="1582643377">
    <w:abstractNumId w:val="36"/>
  </w:num>
  <w:num w:numId="81" w16cid:durableId="676349339">
    <w:abstractNumId w:val="36"/>
  </w:num>
  <w:num w:numId="82" w16cid:durableId="59137202">
    <w:abstractNumId w:val="36"/>
  </w:num>
  <w:num w:numId="83" w16cid:durableId="1067067891">
    <w:abstractNumId w:val="36"/>
  </w:num>
  <w:num w:numId="84" w16cid:durableId="1901828">
    <w:abstractNumId w:val="36"/>
  </w:num>
  <w:num w:numId="85" w16cid:durableId="544635044">
    <w:abstractNumId w:val="36"/>
  </w:num>
  <w:num w:numId="86" w16cid:durableId="2094159941">
    <w:abstractNumId w:val="36"/>
  </w:num>
  <w:num w:numId="87" w16cid:durableId="441194634">
    <w:abstractNumId w:val="36"/>
  </w:num>
  <w:num w:numId="88" w16cid:durableId="754984724">
    <w:abstractNumId w:val="36"/>
  </w:num>
  <w:num w:numId="89" w16cid:durableId="1373731113">
    <w:abstractNumId w:val="36"/>
  </w:num>
  <w:num w:numId="90" w16cid:durableId="1841116736">
    <w:abstractNumId w:val="36"/>
  </w:num>
  <w:num w:numId="91" w16cid:durableId="2137677592">
    <w:abstractNumId w:val="36"/>
  </w:num>
  <w:num w:numId="92" w16cid:durableId="1411538864">
    <w:abstractNumId w:val="24"/>
  </w:num>
  <w:num w:numId="93" w16cid:durableId="288555794">
    <w:abstractNumId w:val="40"/>
  </w:num>
  <w:num w:numId="94" w16cid:durableId="464198662">
    <w:abstractNumId w:val="36"/>
  </w:num>
  <w:num w:numId="95" w16cid:durableId="1611623123">
    <w:abstractNumId w:val="33"/>
  </w:num>
  <w:num w:numId="96" w16cid:durableId="7216324">
    <w:abstractNumId w:val="30"/>
  </w:num>
  <w:num w:numId="97" w16cid:durableId="632905737">
    <w:abstractNumId w:val="43"/>
  </w:num>
  <w:num w:numId="98" w16cid:durableId="925958885">
    <w:abstractNumId w:val="34"/>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rt Elliason">
    <w15:presenceInfo w15:providerId="AD" w15:userId="S::Kurt.Elliason@Icumed.com::37a4814b-2bf0-4573-8850-723b159821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ShadeFormData/>
  <w:characterSpacingControl w:val="doNotCompress"/>
  <w:hdrShapeDefaults>
    <o:shapedefaults v:ext="edit" spidmax="2055"/>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55"/>
    <w:rsid w:val="00000A84"/>
    <w:rsid w:val="00001023"/>
    <w:rsid w:val="000032C9"/>
    <w:rsid w:val="000047AE"/>
    <w:rsid w:val="00006A89"/>
    <w:rsid w:val="000102D6"/>
    <w:rsid w:val="00012AD5"/>
    <w:rsid w:val="00015AA6"/>
    <w:rsid w:val="00016370"/>
    <w:rsid w:val="000166DD"/>
    <w:rsid w:val="000208A1"/>
    <w:rsid w:val="000209A7"/>
    <w:rsid w:val="00021767"/>
    <w:rsid w:val="00022016"/>
    <w:rsid w:val="00023C75"/>
    <w:rsid w:val="00024943"/>
    <w:rsid w:val="00027104"/>
    <w:rsid w:val="000313C3"/>
    <w:rsid w:val="00031C29"/>
    <w:rsid w:val="00033FC2"/>
    <w:rsid w:val="000345C1"/>
    <w:rsid w:val="00035DED"/>
    <w:rsid w:val="000416B2"/>
    <w:rsid w:val="000439B1"/>
    <w:rsid w:val="00044885"/>
    <w:rsid w:val="00044ECC"/>
    <w:rsid w:val="00047321"/>
    <w:rsid w:val="0005027F"/>
    <w:rsid w:val="000519C1"/>
    <w:rsid w:val="00060CF0"/>
    <w:rsid w:val="00062272"/>
    <w:rsid w:val="00064AAA"/>
    <w:rsid w:val="00064DB9"/>
    <w:rsid w:val="00065105"/>
    <w:rsid w:val="00065D1A"/>
    <w:rsid w:val="00066F48"/>
    <w:rsid w:val="00067307"/>
    <w:rsid w:val="000750BB"/>
    <w:rsid w:val="00075480"/>
    <w:rsid w:val="00077EF1"/>
    <w:rsid w:val="00081513"/>
    <w:rsid w:val="000818C2"/>
    <w:rsid w:val="00084DF4"/>
    <w:rsid w:val="00085AA2"/>
    <w:rsid w:val="00085AD9"/>
    <w:rsid w:val="00086C44"/>
    <w:rsid w:val="00091726"/>
    <w:rsid w:val="00094DE0"/>
    <w:rsid w:val="00095AE0"/>
    <w:rsid w:val="000967DE"/>
    <w:rsid w:val="000A2B21"/>
    <w:rsid w:val="000A363B"/>
    <w:rsid w:val="000A5525"/>
    <w:rsid w:val="000A55B9"/>
    <w:rsid w:val="000A5604"/>
    <w:rsid w:val="000A7ADE"/>
    <w:rsid w:val="000B0875"/>
    <w:rsid w:val="000B2DEE"/>
    <w:rsid w:val="000B3A40"/>
    <w:rsid w:val="000B42A1"/>
    <w:rsid w:val="000B7F15"/>
    <w:rsid w:val="000C046B"/>
    <w:rsid w:val="000C5CEF"/>
    <w:rsid w:val="000D15D7"/>
    <w:rsid w:val="000D4E05"/>
    <w:rsid w:val="000D58F0"/>
    <w:rsid w:val="000D6B00"/>
    <w:rsid w:val="000D6ECF"/>
    <w:rsid w:val="000E02A5"/>
    <w:rsid w:val="000E36C3"/>
    <w:rsid w:val="000E4F8D"/>
    <w:rsid w:val="000E62AE"/>
    <w:rsid w:val="000E663C"/>
    <w:rsid w:val="000F19A6"/>
    <w:rsid w:val="000F208B"/>
    <w:rsid w:val="000F7A61"/>
    <w:rsid w:val="000F7B11"/>
    <w:rsid w:val="00100CA2"/>
    <w:rsid w:val="00105EE9"/>
    <w:rsid w:val="001060A2"/>
    <w:rsid w:val="00106BFA"/>
    <w:rsid w:val="001116DE"/>
    <w:rsid w:val="00112DB3"/>
    <w:rsid w:val="00113C9C"/>
    <w:rsid w:val="00115CB5"/>
    <w:rsid w:val="00116FF2"/>
    <w:rsid w:val="00117883"/>
    <w:rsid w:val="00121BFD"/>
    <w:rsid w:val="00123C7B"/>
    <w:rsid w:val="00123F43"/>
    <w:rsid w:val="00125200"/>
    <w:rsid w:val="00125969"/>
    <w:rsid w:val="00125C8F"/>
    <w:rsid w:val="0012636E"/>
    <w:rsid w:val="0012698E"/>
    <w:rsid w:val="00130543"/>
    <w:rsid w:val="00133872"/>
    <w:rsid w:val="0013430C"/>
    <w:rsid w:val="00136B08"/>
    <w:rsid w:val="00137115"/>
    <w:rsid w:val="001371EA"/>
    <w:rsid w:val="001408A0"/>
    <w:rsid w:val="001422D4"/>
    <w:rsid w:val="00144946"/>
    <w:rsid w:val="001466DF"/>
    <w:rsid w:val="001468AF"/>
    <w:rsid w:val="00147101"/>
    <w:rsid w:val="001501FA"/>
    <w:rsid w:val="00150927"/>
    <w:rsid w:val="001535AF"/>
    <w:rsid w:val="00153B19"/>
    <w:rsid w:val="00156753"/>
    <w:rsid w:val="001612B3"/>
    <w:rsid w:val="001632F8"/>
    <w:rsid w:val="00166EF7"/>
    <w:rsid w:val="00167949"/>
    <w:rsid w:val="00170507"/>
    <w:rsid w:val="00170D38"/>
    <w:rsid w:val="001711A5"/>
    <w:rsid w:val="00171618"/>
    <w:rsid w:val="0017202E"/>
    <w:rsid w:val="00175ABB"/>
    <w:rsid w:val="0017799F"/>
    <w:rsid w:val="0018204B"/>
    <w:rsid w:val="001823F3"/>
    <w:rsid w:val="00185E26"/>
    <w:rsid w:val="00185E79"/>
    <w:rsid w:val="00190A56"/>
    <w:rsid w:val="001915B9"/>
    <w:rsid w:val="00191B9D"/>
    <w:rsid w:val="0019314D"/>
    <w:rsid w:val="001938E5"/>
    <w:rsid w:val="001A1DD9"/>
    <w:rsid w:val="001A4392"/>
    <w:rsid w:val="001A58D4"/>
    <w:rsid w:val="001A6186"/>
    <w:rsid w:val="001A673A"/>
    <w:rsid w:val="001A727C"/>
    <w:rsid w:val="001B0908"/>
    <w:rsid w:val="001B11A5"/>
    <w:rsid w:val="001B33A7"/>
    <w:rsid w:val="001B4BA9"/>
    <w:rsid w:val="001B6A17"/>
    <w:rsid w:val="001C2E4D"/>
    <w:rsid w:val="001C4567"/>
    <w:rsid w:val="001C51C0"/>
    <w:rsid w:val="001C570D"/>
    <w:rsid w:val="001D0318"/>
    <w:rsid w:val="001D0767"/>
    <w:rsid w:val="001D3853"/>
    <w:rsid w:val="001D3EF8"/>
    <w:rsid w:val="001D604E"/>
    <w:rsid w:val="001E1150"/>
    <w:rsid w:val="001E1AC6"/>
    <w:rsid w:val="001E2437"/>
    <w:rsid w:val="001E4D71"/>
    <w:rsid w:val="001E5ED3"/>
    <w:rsid w:val="001F2D3C"/>
    <w:rsid w:val="001F42D3"/>
    <w:rsid w:val="001F5A5C"/>
    <w:rsid w:val="001F65FA"/>
    <w:rsid w:val="00200052"/>
    <w:rsid w:val="002004B0"/>
    <w:rsid w:val="0020205D"/>
    <w:rsid w:val="0020378C"/>
    <w:rsid w:val="00204515"/>
    <w:rsid w:val="00205B3C"/>
    <w:rsid w:val="00205E9F"/>
    <w:rsid w:val="00206D92"/>
    <w:rsid w:val="0020727D"/>
    <w:rsid w:val="0021200B"/>
    <w:rsid w:val="00214C1C"/>
    <w:rsid w:val="002150B2"/>
    <w:rsid w:val="0021531D"/>
    <w:rsid w:val="00216861"/>
    <w:rsid w:val="00217414"/>
    <w:rsid w:val="002176A5"/>
    <w:rsid w:val="0022113D"/>
    <w:rsid w:val="00221AE7"/>
    <w:rsid w:val="00221B4F"/>
    <w:rsid w:val="002241B6"/>
    <w:rsid w:val="00225602"/>
    <w:rsid w:val="00227594"/>
    <w:rsid w:val="0023286C"/>
    <w:rsid w:val="00235CEC"/>
    <w:rsid w:val="00236FCF"/>
    <w:rsid w:val="00240C9C"/>
    <w:rsid w:val="002426EE"/>
    <w:rsid w:val="00242B41"/>
    <w:rsid w:val="00245408"/>
    <w:rsid w:val="00246789"/>
    <w:rsid w:val="0024732D"/>
    <w:rsid w:val="00247A61"/>
    <w:rsid w:val="00247E12"/>
    <w:rsid w:val="0025002A"/>
    <w:rsid w:val="00250B1F"/>
    <w:rsid w:val="00252C66"/>
    <w:rsid w:val="00254205"/>
    <w:rsid w:val="00254D17"/>
    <w:rsid w:val="00255B09"/>
    <w:rsid w:val="00257A60"/>
    <w:rsid w:val="002617DB"/>
    <w:rsid w:val="00263CC2"/>
    <w:rsid w:val="00264692"/>
    <w:rsid w:val="00264DBA"/>
    <w:rsid w:val="00265176"/>
    <w:rsid w:val="00266817"/>
    <w:rsid w:val="00267F2A"/>
    <w:rsid w:val="00267F4F"/>
    <w:rsid w:val="002726AD"/>
    <w:rsid w:val="00273EF2"/>
    <w:rsid w:val="00275046"/>
    <w:rsid w:val="00277D6B"/>
    <w:rsid w:val="0028214A"/>
    <w:rsid w:val="002826FA"/>
    <w:rsid w:val="0028379E"/>
    <w:rsid w:val="00283A4C"/>
    <w:rsid w:val="00283FC3"/>
    <w:rsid w:val="0028464C"/>
    <w:rsid w:val="00285EFB"/>
    <w:rsid w:val="00286499"/>
    <w:rsid w:val="00286763"/>
    <w:rsid w:val="002924C0"/>
    <w:rsid w:val="0029412E"/>
    <w:rsid w:val="00295F1B"/>
    <w:rsid w:val="00295F78"/>
    <w:rsid w:val="00296955"/>
    <w:rsid w:val="002A04AE"/>
    <w:rsid w:val="002A190C"/>
    <w:rsid w:val="002A3F18"/>
    <w:rsid w:val="002A42F5"/>
    <w:rsid w:val="002A7F9F"/>
    <w:rsid w:val="002B062D"/>
    <w:rsid w:val="002B1378"/>
    <w:rsid w:val="002B195C"/>
    <w:rsid w:val="002B3DC0"/>
    <w:rsid w:val="002B3E76"/>
    <w:rsid w:val="002B3F13"/>
    <w:rsid w:val="002B48BB"/>
    <w:rsid w:val="002B53BA"/>
    <w:rsid w:val="002B686F"/>
    <w:rsid w:val="002C051E"/>
    <w:rsid w:val="002C19C3"/>
    <w:rsid w:val="002C24D9"/>
    <w:rsid w:val="002C2B90"/>
    <w:rsid w:val="002C4C2A"/>
    <w:rsid w:val="002C7EFF"/>
    <w:rsid w:val="002D1895"/>
    <w:rsid w:val="002D22C9"/>
    <w:rsid w:val="002D2404"/>
    <w:rsid w:val="002D3607"/>
    <w:rsid w:val="002D6B24"/>
    <w:rsid w:val="002D6D20"/>
    <w:rsid w:val="002E102A"/>
    <w:rsid w:val="002E13FF"/>
    <w:rsid w:val="002E185D"/>
    <w:rsid w:val="002E1A10"/>
    <w:rsid w:val="002E3ED0"/>
    <w:rsid w:val="002E527B"/>
    <w:rsid w:val="002E6C5E"/>
    <w:rsid w:val="002E6FDC"/>
    <w:rsid w:val="002E782A"/>
    <w:rsid w:val="002E7B88"/>
    <w:rsid w:val="002F0668"/>
    <w:rsid w:val="002F0ADB"/>
    <w:rsid w:val="002F16E3"/>
    <w:rsid w:val="002F16FE"/>
    <w:rsid w:val="002F241F"/>
    <w:rsid w:val="002F3FF7"/>
    <w:rsid w:val="002F6FDA"/>
    <w:rsid w:val="002F745D"/>
    <w:rsid w:val="00301745"/>
    <w:rsid w:val="003019C5"/>
    <w:rsid w:val="00301FD0"/>
    <w:rsid w:val="003024C8"/>
    <w:rsid w:val="00302DA7"/>
    <w:rsid w:val="00303506"/>
    <w:rsid w:val="0030483D"/>
    <w:rsid w:val="00305080"/>
    <w:rsid w:val="00307764"/>
    <w:rsid w:val="00307838"/>
    <w:rsid w:val="00313016"/>
    <w:rsid w:val="00313CCE"/>
    <w:rsid w:val="003161C1"/>
    <w:rsid w:val="003168CC"/>
    <w:rsid w:val="0032385F"/>
    <w:rsid w:val="00330E11"/>
    <w:rsid w:val="00331638"/>
    <w:rsid w:val="003321E1"/>
    <w:rsid w:val="00332388"/>
    <w:rsid w:val="00334399"/>
    <w:rsid w:val="003353D3"/>
    <w:rsid w:val="00336750"/>
    <w:rsid w:val="003373DF"/>
    <w:rsid w:val="003400A6"/>
    <w:rsid w:val="0034367E"/>
    <w:rsid w:val="0034511D"/>
    <w:rsid w:val="003462CA"/>
    <w:rsid w:val="003469A7"/>
    <w:rsid w:val="00346BD0"/>
    <w:rsid w:val="00351E42"/>
    <w:rsid w:val="00351ED7"/>
    <w:rsid w:val="00352B7D"/>
    <w:rsid w:val="00353E05"/>
    <w:rsid w:val="0035627C"/>
    <w:rsid w:val="003570BC"/>
    <w:rsid w:val="00360829"/>
    <w:rsid w:val="00360D3E"/>
    <w:rsid w:val="00362C0D"/>
    <w:rsid w:val="00364D21"/>
    <w:rsid w:val="0036528F"/>
    <w:rsid w:val="0037008C"/>
    <w:rsid w:val="00371D46"/>
    <w:rsid w:val="0037233D"/>
    <w:rsid w:val="003746C3"/>
    <w:rsid w:val="003761A8"/>
    <w:rsid w:val="00376620"/>
    <w:rsid w:val="00377D7D"/>
    <w:rsid w:val="00381A39"/>
    <w:rsid w:val="00383DAD"/>
    <w:rsid w:val="00384679"/>
    <w:rsid w:val="00385D84"/>
    <w:rsid w:val="00386C6C"/>
    <w:rsid w:val="00387700"/>
    <w:rsid w:val="0039029B"/>
    <w:rsid w:val="00391418"/>
    <w:rsid w:val="00391747"/>
    <w:rsid w:val="003926FA"/>
    <w:rsid w:val="0039288C"/>
    <w:rsid w:val="00395E55"/>
    <w:rsid w:val="003962DD"/>
    <w:rsid w:val="00396374"/>
    <w:rsid w:val="003977E5"/>
    <w:rsid w:val="003A0B29"/>
    <w:rsid w:val="003A256D"/>
    <w:rsid w:val="003A3CCC"/>
    <w:rsid w:val="003A3D68"/>
    <w:rsid w:val="003A4802"/>
    <w:rsid w:val="003A64E3"/>
    <w:rsid w:val="003A66AE"/>
    <w:rsid w:val="003A7621"/>
    <w:rsid w:val="003A7D86"/>
    <w:rsid w:val="003A7E0D"/>
    <w:rsid w:val="003B0CEB"/>
    <w:rsid w:val="003B0FA4"/>
    <w:rsid w:val="003B458D"/>
    <w:rsid w:val="003B4808"/>
    <w:rsid w:val="003B5FA0"/>
    <w:rsid w:val="003C0409"/>
    <w:rsid w:val="003C0F9E"/>
    <w:rsid w:val="003C1D89"/>
    <w:rsid w:val="003C2AB5"/>
    <w:rsid w:val="003C5B97"/>
    <w:rsid w:val="003C7390"/>
    <w:rsid w:val="003D003E"/>
    <w:rsid w:val="003D16A3"/>
    <w:rsid w:val="003D4971"/>
    <w:rsid w:val="003D7138"/>
    <w:rsid w:val="003E0620"/>
    <w:rsid w:val="003E06E5"/>
    <w:rsid w:val="003E1B4E"/>
    <w:rsid w:val="003E7A21"/>
    <w:rsid w:val="003F1E5B"/>
    <w:rsid w:val="003F3969"/>
    <w:rsid w:val="003F55BE"/>
    <w:rsid w:val="003F5C0B"/>
    <w:rsid w:val="003F6D43"/>
    <w:rsid w:val="003F7F45"/>
    <w:rsid w:val="00403636"/>
    <w:rsid w:val="0040460A"/>
    <w:rsid w:val="00404616"/>
    <w:rsid w:val="0040502E"/>
    <w:rsid w:val="004054E8"/>
    <w:rsid w:val="0040793F"/>
    <w:rsid w:val="00410780"/>
    <w:rsid w:val="00411936"/>
    <w:rsid w:val="004119E0"/>
    <w:rsid w:val="00412293"/>
    <w:rsid w:val="004124D6"/>
    <w:rsid w:val="00414594"/>
    <w:rsid w:val="00422BFB"/>
    <w:rsid w:val="00423BE8"/>
    <w:rsid w:val="00424346"/>
    <w:rsid w:val="00424AE4"/>
    <w:rsid w:val="00424D92"/>
    <w:rsid w:val="00424F66"/>
    <w:rsid w:val="00425190"/>
    <w:rsid w:val="004251D6"/>
    <w:rsid w:val="00430811"/>
    <w:rsid w:val="00430F57"/>
    <w:rsid w:val="0043596B"/>
    <w:rsid w:val="0044113C"/>
    <w:rsid w:val="004443F8"/>
    <w:rsid w:val="00444B8C"/>
    <w:rsid w:val="00445DDD"/>
    <w:rsid w:val="00446183"/>
    <w:rsid w:val="00450E3E"/>
    <w:rsid w:val="00451129"/>
    <w:rsid w:val="00452006"/>
    <w:rsid w:val="00453F76"/>
    <w:rsid w:val="004574FE"/>
    <w:rsid w:val="004608B6"/>
    <w:rsid w:val="004609CD"/>
    <w:rsid w:val="00464782"/>
    <w:rsid w:val="0046625E"/>
    <w:rsid w:val="00467BFE"/>
    <w:rsid w:val="00470496"/>
    <w:rsid w:val="00471147"/>
    <w:rsid w:val="00471A96"/>
    <w:rsid w:val="00473DC1"/>
    <w:rsid w:val="004740C7"/>
    <w:rsid w:val="0047502B"/>
    <w:rsid w:val="004766DD"/>
    <w:rsid w:val="00477062"/>
    <w:rsid w:val="00480879"/>
    <w:rsid w:val="0048128D"/>
    <w:rsid w:val="004824A8"/>
    <w:rsid w:val="0048497C"/>
    <w:rsid w:val="00485905"/>
    <w:rsid w:val="004863B8"/>
    <w:rsid w:val="00490763"/>
    <w:rsid w:val="00493141"/>
    <w:rsid w:val="00496066"/>
    <w:rsid w:val="004A1EE2"/>
    <w:rsid w:val="004A2E9B"/>
    <w:rsid w:val="004A497D"/>
    <w:rsid w:val="004A7AC0"/>
    <w:rsid w:val="004B004B"/>
    <w:rsid w:val="004B2D77"/>
    <w:rsid w:val="004B4A6A"/>
    <w:rsid w:val="004C1C83"/>
    <w:rsid w:val="004C200E"/>
    <w:rsid w:val="004C3F4B"/>
    <w:rsid w:val="004C49BE"/>
    <w:rsid w:val="004C5906"/>
    <w:rsid w:val="004C5D28"/>
    <w:rsid w:val="004C60BF"/>
    <w:rsid w:val="004C702C"/>
    <w:rsid w:val="004C71B2"/>
    <w:rsid w:val="004C720B"/>
    <w:rsid w:val="004C7AD0"/>
    <w:rsid w:val="004D10A4"/>
    <w:rsid w:val="004D12F4"/>
    <w:rsid w:val="004D19E8"/>
    <w:rsid w:val="004D3918"/>
    <w:rsid w:val="004D4923"/>
    <w:rsid w:val="004D5BD2"/>
    <w:rsid w:val="004E4498"/>
    <w:rsid w:val="004E5351"/>
    <w:rsid w:val="004E547A"/>
    <w:rsid w:val="004F1718"/>
    <w:rsid w:val="004F45EF"/>
    <w:rsid w:val="004F5977"/>
    <w:rsid w:val="004F7525"/>
    <w:rsid w:val="00500C7F"/>
    <w:rsid w:val="00502827"/>
    <w:rsid w:val="005032ED"/>
    <w:rsid w:val="00504C30"/>
    <w:rsid w:val="00506166"/>
    <w:rsid w:val="00506FBD"/>
    <w:rsid w:val="005126B5"/>
    <w:rsid w:val="00513A74"/>
    <w:rsid w:val="005160F6"/>
    <w:rsid w:val="00517B3F"/>
    <w:rsid w:val="0052109C"/>
    <w:rsid w:val="00524156"/>
    <w:rsid w:val="005253AB"/>
    <w:rsid w:val="00526563"/>
    <w:rsid w:val="00526C5F"/>
    <w:rsid w:val="00527019"/>
    <w:rsid w:val="00531785"/>
    <w:rsid w:val="005332D1"/>
    <w:rsid w:val="005333EE"/>
    <w:rsid w:val="00534810"/>
    <w:rsid w:val="00534F95"/>
    <w:rsid w:val="005354B1"/>
    <w:rsid w:val="00540FB6"/>
    <w:rsid w:val="005419D8"/>
    <w:rsid w:val="005420DB"/>
    <w:rsid w:val="005424B7"/>
    <w:rsid w:val="00542F89"/>
    <w:rsid w:val="00551C13"/>
    <w:rsid w:val="00552781"/>
    <w:rsid w:val="00555DD3"/>
    <w:rsid w:val="00557CF6"/>
    <w:rsid w:val="00560D31"/>
    <w:rsid w:val="00563ADA"/>
    <w:rsid w:val="00563DCF"/>
    <w:rsid w:val="0056463F"/>
    <w:rsid w:val="00564BEB"/>
    <w:rsid w:val="00567B21"/>
    <w:rsid w:val="005709A4"/>
    <w:rsid w:val="00573433"/>
    <w:rsid w:val="00573FF2"/>
    <w:rsid w:val="005741A0"/>
    <w:rsid w:val="005742D1"/>
    <w:rsid w:val="005757BE"/>
    <w:rsid w:val="00576EDB"/>
    <w:rsid w:val="005807BA"/>
    <w:rsid w:val="00583053"/>
    <w:rsid w:val="00585576"/>
    <w:rsid w:val="0058613A"/>
    <w:rsid w:val="00590D01"/>
    <w:rsid w:val="00591F6E"/>
    <w:rsid w:val="0059237F"/>
    <w:rsid w:val="005926E9"/>
    <w:rsid w:val="00593BE6"/>
    <w:rsid w:val="00593CD0"/>
    <w:rsid w:val="00594ACB"/>
    <w:rsid w:val="00596708"/>
    <w:rsid w:val="00596EBF"/>
    <w:rsid w:val="005A1205"/>
    <w:rsid w:val="005A4C3E"/>
    <w:rsid w:val="005A4CB1"/>
    <w:rsid w:val="005A6CE9"/>
    <w:rsid w:val="005B0C7C"/>
    <w:rsid w:val="005B313C"/>
    <w:rsid w:val="005B47DF"/>
    <w:rsid w:val="005B77EE"/>
    <w:rsid w:val="005C1693"/>
    <w:rsid w:val="005C17EC"/>
    <w:rsid w:val="005C34E8"/>
    <w:rsid w:val="005C401E"/>
    <w:rsid w:val="005D0383"/>
    <w:rsid w:val="005D1446"/>
    <w:rsid w:val="005D2F26"/>
    <w:rsid w:val="005D5A16"/>
    <w:rsid w:val="005D629F"/>
    <w:rsid w:val="005D79DE"/>
    <w:rsid w:val="005D7BE4"/>
    <w:rsid w:val="005E01AF"/>
    <w:rsid w:val="005E1C84"/>
    <w:rsid w:val="005E1DC7"/>
    <w:rsid w:val="005E7A2D"/>
    <w:rsid w:val="005F16F9"/>
    <w:rsid w:val="005F2535"/>
    <w:rsid w:val="005F2DA6"/>
    <w:rsid w:val="005F401D"/>
    <w:rsid w:val="005F4B36"/>
    <w:rsid w:val="005F597F"/>
    <w:rsid w:val="005F5A47"/>
    <w:rsid w:val="006014EE"/>
    <w:rsid w:val="0060163E"/>
    <w:rsid w:val="00601D25"/>
    <w:rsid w:val="006021CC"/>
    <w:rsid w:val="0060777A"/>
    <w:rsid w:val="006101D3"/>
    <w:rsid w:val="00611115"/>
    <w:rsid w:val="006114A4"/>
    <w:rsid w:val="00614713"/>
    <w:rsid w:val="00621AD9"/>
    <w:rsid w:val="00621E63"/>
    <w:rsid w:val="006234DE"/>
    <w:rsid w:val="00623960"/>
    <w:rsid w:val="00624693"/>
    <w:rsid w:val="0062538D"/>
    <w:rsid w:val="006257A2"/>
    <w:rsid w:val="00627790"/>
    <w:rsid w:val="00630ABB"/>
    <w:rsid w:val="006355FB"/>
    <w:rsid w:val="00640381"/>
    <w:rsid w:val="0064158E"/>
    <w:rsid w:val="006421A7"/>
    <w:rsid w:val="00645B27"/>
    <w:rsid w:val="00646289"/>
    <w:rsid w:val="00646FD3"/>
    <w:rsid w:val="00647994"/>
    <w:rsid w:val="0065066B"/>
    <w:rsid w:val="006521CC"/>
    <w:rsid w:val="00657C79"/>
    <w:rsid w:val="00657D9F"/>
    <w:rsid w:val="00660950"/>
    <w:rsid w:val="0066360D"/>
    <w:rsid w:val="00663A3B"/>
    <w:rsid w:val="006649D9"/>
    <w:rsid w:val="00665842"/>
    <w:rsid w:val="00670CCB"/>
    <w:rsid w:val="00670F96"/>
    <w:rsid w:val="00673D6E"/>
    <w:rsid w:val="00674011"/>
    <w:rsid w:val="00675F82"/>
    <w:rsid w:val="00677278"/>
    <w:rsid w:val="00681109"/>
    <w:rsid w:val="00681240"/>
    <w:rsid w:val="006833FF"/>
    <w:rsid w:val="00686A41"/>
    <w:rsid w:val="00687460"/>
    <w:rsid w:val="00687A87"/>
    <w:rsid w:val="00687E46"/>
    <w:rsid w:val="00691B71"/>
    <w:rsid w:val="0069296E"/>
    <w:rsid w:val="006931BB"/>
    <w:rsid w:val="006933A5"/>
    <w:rsid w:val="00693DA1"/>
    <w:rsid w:val="00694D54"/>
    <w:rsid w:val="00696289"/>
    <w:rsid w:val="0069650B"/>
    <w:rsid w:val="006970E5"/>
    <w:rsid w:val="006A0318"/>
    <w:rsid w:val="006A2ADD"/>
    <w:rsid w:val="006A4D1A"/>
    <w:rsid w:val="006A73F0"/>
    <w:rsid w:val="006B03D1"/>
    <w:rsid w:val="006B0708"/>
    <w:rsid w:val="006B0EC7"/>
    <w:rsid w:val="006B1888"/>
    <w:rsid w:val="006B68F1"/>
    <w:rsid w:val="006B77B2"/>
    <w:rsid w:val="006B78C6"/>
    <w:rsid w:val="006B7942"/>
    <w:rsid w:val="006C0E8E"/>
    <w:rsid w:val="006C221A"/>
    <w:rsid w:val="006C4608"/>
    <w:rsid w:val="006C4856"/>
    <w:rsid w:val="006C6891"/>
    <w:rsid w:val="006D03F6"/>
    <w:rsid w:val="006D07B7"/>
    <w:rsid w:val="006D1F19"/>
    <w:rsid w:val="006D36C7"/>
    <w:rsid w:val="006D4433"/>
    <w:rsid w:val="006D48A4"/>
    <w:rsid w:val="006D552F"/>
    <w:rsid w:val="006D613E"/>
    <w:rsid w:val="006D6592"/>
    <w:rsid w:val="006D73DE"/>
    <w:rsid w:val="006D7FD4"/>
    <w:rsid w:val="006E192C"/>
    <w:rsid w:val="006E20D6"/>
    <w:rsid w:val="006E73C1"/>
    <w:rsid w:val="006E7D3E"/>
    <w:rsid w:val="006F068D"/>
    <w:rsid w:val="006F5240"/>
    <w:rsid w:val="006F6436"/>
    <w:rsid w:val="006F789F"/>
    <w:rsid w:val="006F7DBC"/>
    <w:rsid w:val="006F7F52"/>
    <w:rsid w:val="0070054E"/>
    <w:rsid w:val="00700617"/>
    <w:rsid w:val="007017FC"/>
    <w:rsid w:val="00701AF7"/>
    <w:rsid w:val="007023FB"/>
    <w:rsid w:val="00703891"/>
    <w:rsid w:val="00703D8F"/>
    <w:rsid w:val="0070402F"/>
    <w:rsid w:val="00705976"/>
    <w:rsid w:val="007075BE"/>
    <w:rsid w:val="00710F05"/>
    <w:rsid w:val="0071129F"/>
    <w:rsid w:val="0071158F"/>
    <w:rsid w:val="007115F5"/>
    <w:rsid w:val="00711FFF"/>
    <w:rsid w:val="00713AF3"/>
    <w:rsid w:val="00714B20"/>
    <w:rsid w:val="00720195"/>
    <w:rsid w:val="0072093A"/>
    <w:rsid w:val="007214E4"/>
    <w:rsid w:val="007226F4"/>
    <w:rsid w:val="00724EB3"/>
    <w:rsid w:val="00726697"/>
    <w:rsid w:val="00727C9A"/>
    <w:rsid w:val="0073090B"/>
    <w:rsid w:val="00732596"/>
    <w:rsid w:val="00732CE5"/>
    <w:rsid w:val="00734BC3"/>
    <w:rsid w:val="00736772"/>
    <w:rsid w:val="00736906"/>
    <w:rsid w:val="00741817"/>
    <w:rsid w:val="0074196F"/>
    <w:rsid w:val="007419BB"/>
    <w:rsid w:val="00741C54"/>
    <w:rsid w:val="00742243"/>
    <w:rsid w:val="007426DD"/>
    <w:rsid w:val="00742706"/>
    <w:rsid w:val="007436FF"/>
    <w:rsid w:val="00744F22"/>
    <w:rsid w:val="007468EF"/>
    <w:rsid w:val="007471F0"/>
    <w:rsid w:val="0075042C"/>
    <w:rsid w:val="007526A3"/>
    <w:rsid w:val="0075308A"/>
    <w:rsid w:val="007600B9"/>
    <w:rsid w:val="007607B7"/>
    <w:rsid w:val="00761B9B"/>
    <w:rsid w:val="00765E57"/>
    <w:rsid w:val="00770586"/>
    <w:rsid w:val="00771A96"/>
    <w:rsid w:val="0077204B"/>
    <w:rsid w:val="00772E92"/>
    <w:rsid w:val="0077381D"/>
    <w:rsid w:val="00773986"/>
    <w:rsid w:val="0077420A"/>
    <w:rsid w:val="0077636A"/>
    <w:rsid w:val="0077787A"/>
    <w:rsid w:val="00777DFB"/>
    <w:rsid w:val="007805FF"/>
    <w:rsid w:val="007822F8"/>
    <w:rsid w:val="00784D15"/>
    <w:rsid w:val="00785E9D"/>
    <w:rsid w:val="00785FAE"/>
    <w:rsid w:val="00790569"/>
    <w:rsid w:val="00791B22"/>
    <w:rsid w:val="00792D5F"/>
    <w:rsid w:val="007936DE"/>
    <w:rsid w:val="00795E7E"/>
    <w:rsid w:val="007978F7"/>
    <w:rsid w:val="007A527B"/>
    <w:rsid w:val="007A6B87"/>
    <w:rsid w:val="007A6C1E"/>
    <w:rsid w:val="007B21C7"/>
    <w:rsid w:val="007B28E5"/>
    <w:rsid w:val="007B44D8"/>
    <w:rsid w:val="007B4C17"/>
    <w:rsid w:val="007B51D2"/>
    <w:rsid w:val="007B6223"/>
    <w:rsid w:val="007B7B66"/>
    <w:rsid w:val="007C0ACA"/>
    <w:rsid w:val="007C1FFA"/>
    <w:rsid w:val="007C22C1"/>
    <w:rsid w:val="007C5247"/>
    <w:rsid w:val="007C53A1"/>
    <w:rsid w:val="007C55E3"/>
    <w:rsid w:val="007C6AFA"/>
    <w:rsid w:val="007C6C72"/>
    <w:rsid w:val="007D32B5"/>
    <w:rsid w:val="007D46DB"/>
    <w:rsid w:val="007E0357"/>
    <w:rsid w:val="007E06A3"/>
    <w:rsid w:val="007E095D"/>
    <w:rsid w:val="007E3A28"/>
    <w:rsid w:val="007E3D39"/>
    <w:rsid w:val="007E5D01"/>
    <w:rsid w:val="007E67D4"/>
    <w:rsid w:val="007E6EC2"/>
    <w:rsid w:val="007E76B9"/>
    <w:rsid w:val="007E7E84"/>
    <w:rsid w:val="007E7F91"/>
    <w:rsid w:val="007F0B93"/>
    <w:rsid w:val="007F3216"/>
    <w:rsid w:val="007F34D4"/>
    <w:rsid w:val="007F67EB"/>
    <w:rsid w:val="00800492"/>
    <w:rsid w:val="00801CA6"/>
    <w:rsid w:val="00805168"/>
    <w:rsid w:val="00805BA1"/>
    <w:rsid w:val="00805FC3"/>
    <w:rsid w:val="00806C6B"/>
    <w:rsid w:val="0081118B"/>
    <w:rsid w:val="008123A8"/>
    <w:rsid w:val="00812475"/>
    <w:rsid w:val="00812581"/>
    <w:rsid w:val="00812AEC"/>
    <w:rsid w:val="00813541"/>
    <w:rsid w:val="00814FDF"/>
    <w:rsid w:val="00815FAB"/>
    <w:rsid w:val="0081605E"/>
    <w:rsid w:val="00822CCB"/>
    <w:rsid w:val="00822F0A"/>
    <w:rsid w:val="008232CC"/>
    <w:rsid w:val="00825D74"/>
    <w:rsid w:val="0082741E"/>
    <w:rsid w:val="008315EB"/>
    <w:rsid w:val="00831ACE"/>
    <w:rsid w:val="00832EAE"/>
    <w:rsid w:val="008343B4"/>
    <w:rsid w:val="008345CC"/>
    <w:rsid w:val="0083495B"/>
    <w:rsid w:val="0084235B"/>
    <w:rsid w:val="008430DB"/>
    <w:rsid w:val="00843545"/>
    <w:rsid w:val="008465AC"/>
    <w:rsid w:val="0085278B"/>
    <w:rsid w:val="00852E72"/>
    <w:rsid w:val="008543E6"/>
    <w:rsid w:val="00855E0D"/>
    <w:rsid w:val="00855E3C"/>
    <w:rsid w:val="00860EB9"/>
    <w:rsid w:val="00861B79"/>
    <w:rsid w:val="00861F2A"/>
    <w:rsid w:val="00862BAD"/>
    <w:rsid w:val="00862D66"/>
    <w:rsid w:val="008630D6"/>
    <w:rsid w:val="008634BB"/>
    <w:rsid w:val="0086376B"/>
    <w:rsid w:val="00863A9A"/>
    <w:rsid w:val="00863E9C"/>
    <w:rsid w:val="00864173"/>
    <w:rsid w:val="00864BBC"/>
    <w:rsid w:val="00864BEB"/>
    <w:rsid w:val="008677A4"/>
    <w:rsid w:val="008679BF"/>
    <w:rsid w:val="00867DE0"/>
    <w:rsid w:val="0087008C"/>
    <w:rsid w:val="00870139"/>
    <w:rsid w:val="00871B1F"/>
    <w:rsid w:val="00872BF9"/>
    <w:rsid w:val="00873E53"/>
    <w:rsid w:val="008805B4"/>
    <w:rsid w:val="00880887"/>
    <w:rsid w:val="00881CB5"/>
    <w:rsid w:val="008919B9"/>
    <w:rsid w:val="00892C12"/>
    <w:rsid w:val="00892C57"/>
    <w:rsid w:val="00894AC6"/>
    <w:rsid w:val="00894DD9"/>
    <w:rsid w:val="00895208"/>
    <w:rsid w:val="00896D23"/>
    <w:rsid w:val="00897F1A"/>
    <w:rsid w:val="008A2F99"/>
    <w:rsid w:val="008A4701"/>
    <w:rsid w:val="008A47FB"/>
    <w:rsid w:val="008A7CAB"/>
    <w:rsid w:val="008B1957"/>
    <w:rsid w:val="008B4747"/>
    <w:rsid w:val="008B48D9"/>
    <w:rsid w:val="008B6CED"/>
    <w:rsid w:val="008B70D7"/>
    <w:rsid w:val="008B728A"/>
    <w:rsid w:val="008C0E24"/>
    <w:rsid w:val="008C2DDC"/>
    <w:rsid w:val="008C3E59"/>
    <w:rsid w:val="008C57B0"/>
    <w:rsid w:val="008C6449"/>
    <w:rsid w:val="008C78EC"/>
    <w:rsid w:val="008D1511"/>
    <w:rsid w:val="008D1D85"/>
    <w:rsid w:val="008D645E"/>
    <w:rsid w:val="008E18BD"/>
    <w:rsid w:val="008E1A0C"/>
    <w:rsid w:val="008E1C27"/>
    <w:rsid w:val="008E3695"/>
    <w:rsid w:val="008E5533"/>
    <w:rsid w:val="008E79E6"/>
    <w:rsid w:val="00901663"/>
    <w:rsid w:val="00902A4B"/>
    <w:rsid w:val="0090340D"/>
    <w:rsid w:val="00904B73"/>
    <w:rsid w:val="00911B50"/>
    <w:rsid w:val="0091263F"/>
    <w:rsid w:val="00913212"/>
    <w:rsid w:val="009141B3"/>
    <w:rsid w:val="009167AE"/>
    <w:rsid w:val="00916BBE"/>
    <w:rsid w:val="00916CFE"/>
    <w:rsid w:val="00917728"/>
    <w:rsid w:val="009233C8"/>
    <w:rsid w:val="009239AD"/>
    <w:rsid w:val="00924885"/>
    <w:rsid w:val="00927537"/>
    <w:rsid w:val="009424A7"/>
    <w:rsid w:val="00945224"/>
    <w:rsid w:val="00947B25"/>
    <w:rsid w:val="00952547"/>
    <w:rsid w:val="009536D7"/>
    <w:rsid w:val="00954169"/>
    <w:rsid w:val="0095587B"/>
    <w:rsid w:val="00957489"/>
    <w:rsid w:val="00957C13"/>
    <w:rsid w:val="00960C64"/>
    <w:rsid w:val="00961510"/>
    <w:rsid w:val="009622F0"/>
    <w:rsid w:val="009624F6"/>
    <w:rsid w:val="009629BD"/>
    <w:rsid w:val="009640BC"/>
    <w:rsid w:val="009642E4"/>
    <w:rsid w:val="0096715B"/>
    <w:rsid w:val="00972FDD"/>
    <w:rsid w:val="009730CB"/>
    <w:rsid w:val="009753FB"/>
    <w:rsid w:val="00976327"/>
    <w:rsid w:val="00976F39"/>
    <w:rsid w:val="00980552"/>
    <w:rsid w:val="00981239"/>
    <w:rsid w:val="00982236"/>
    <w:rsid w:val="009843AA"/>
    <w:rsid w:val="00986EB7"/>
    <w:rsid w:val="00987C65"/>
    <w:rsid w:val="00990BCF"/>
    <w:rsid w:val="00990F3E"/>
    <w:rsid w:val="00991ED6"/>
    <w:rsid w:val="00993CC0"/>
    <w:rsid w:val="00993D66"/>
    <w:rsid w:val="009941E6"/>
    <w:rsid w:val="00994C54"/>
    <w:rsid w:val="00995105"/>
    <w:rsid w:val="00995849"/>
    <w:rsid w:val="00995BC0"/>
    <w:rsid w:val="00995CD0"/>
    <w:rsid w:val="00997BF8"/>
    <w:rsid w:val="009A0495"/>
    <w:rsid w:val="009A2E27"/>
    <w:rsid w:val="009A2F5F"/>
    <w:rsid w:val="009A35CA"/>
    <w:rsid w:val="009A43AC"/>
    <w:rsid w:val="009A5E2F"/>
    <w:rsid w:val="009B10B7"/>
    <w:rsid w:val="009B1FF0"/>
    <w:rsid w:val="009B451B"/>
    <w:rsid w:val="009B6563"/>
    <w:rsid w:val="009C0DFD"/>
    <w:rsid w:val="009C2EBF"/>
    <w:rsid w:val="009C3179"/>
    <w:rsid w:val="009C38DC"/>
    <w:rsid w:val="009C4A84"/>
    <w:rsid w:val="009C6C15"/>
    <w:rsid w:val="009D16B6"/>
    <w:rsid w:val="009D1F0A"/>
    <w:rsid w:val="009D34BB"/>
    <w:rsid w:val="009D387F"/>
    <w:rsid w:val="009D39AD"/>
    <w:rsid w:val="009D5C7F"/>
    <w:rsid w:val="009D6627"/>
    <w:rsid w:val="009E2AFA"/>
    <w:rsid w:val="009E2B46"/>
    <w:rsid w:val="009E3628"/>
    <w:rsid w:val="009E3C6C"/>
    <w:rsid w:val="009E4111"/>
    <w:rsid w:val="009E470E"/>
    <w:rsid w:val="009E6C9B"/>
    <w:rsid w:val="009F089B"/>
    <w:rsid w:val="009F1CF0"/>
    <w:rsid w:val="009F3347"/>
    <w:rsid w:val="009F3CB2"/>
    <w:rsid w:val="009F40C9"/>
    <w:rsid w:val="009F4303"/>
    <w:rsid w:val="009F71CB"/>
    <w:rsid w:val="009F785A"/>
    <w:rsid w:val="00A01166"/>
    <w:rsid w:val="00A0187E"/>
    <w:rsid w:val="00A02587"/>
    <w:rsid w:val="00A04B63"/>
    <w:rsid w:val="00A059D9"/>
    <w:rsid w:val="00A06F9A"/>
    <w:rsid w:val="00A1351F"/>
    <w:rsid w:val="00A1424C"/>
    <w:rsid w:val="00A1645A"/>
    <w:rsid w:val="00A167E4"/>
    <w:rsid w:val="00A17802"/>
    <w:rsid w:val="00A17D16"/>
    <w:rsid w:val="00A22356"/>
    <w:rsid w:val="00A23076"/>
    <w:rsid w:val="00A25FE4"/>
    <w:rsid w:val="00A30141"/>
    <w:rsid w:val="00A3064F"/>
    <w:rsid w:val="00A31A9F"/>
    <w:rsid w:val="00A32D52"/>
    <w:rsid w:val="00A32FC1"/>
    <w:rsid w:val="00A334CD"/>
    <w:rsid w:val="00A34843"/>
    <w:rsid w:val="00A353A4"/>
    <w:rsid w:val="00A400F1"/>
    <w:rsid w:val="00A41DFF"/>
    <w:rsid w:val="00A427B4"/>
    <w:rsid w:val="00A429E5"/>
    <w:rsid w:val="00A4326F"/>
    <w:rsid w:val="00A4475D"/>
    <w:rsid w:val="00A47063"/>
    <w:rsid w:val="00A478C1"/>
    <w:rsid w:val="00A554FA"/>
    <w:rsid w:val="00A57350"/>
    <w:rsid w:val="00A60E41"/>
    <w:rsid w:val="00A6229B"/>
    <w:rsid w:val="00A6278B"/>
    <w:rsid w:val="00A717B2"/>
    <w:rsid w:val="00A72BFD"/>
    <w:rsid w:val="00A75E59"/>
    <w:rsid w:val="00A7620D"/>
    <w:rsid w:val="00A80B91"/>
    <w:rsid w:val="00A82740"/>
    <w:rsid w:val="00A83543"/>
    <w:rsid w:val="00A83C87"/>
    <w:rsid w:val="00A85A43"/>
    <w:rsid w:val="00A86910"/>
    <w:rsid w:val="00A8747E"/>
    <w:rsid w:val="00A87C9A"/>
    <w:rsid w:val="00A91B0D"/>
    <w:rsid w:val="00A92110"/>
    <w:rsid w:val="00A92400"/>
    <w:rsid w:val="00A95F69"/>
    <w:rsid w:val="00A9614E"/>
    <w:rsid w:val="00A96603"/>
    <w:rsid w:val="00A96D37"/>
    <w:rsid w:val="00A975EB"/>
    <w:rsid w:val="00A97B69"/>
    <w:rsid w:val="00AA1492"/>
    <w:rsid w:val="00AA2519"/>
    <w:rsid w:val="00AA383B"/>
    <w:rsid w:val="00AA4872"/>
    <w:rsid w:val="00AA56EE"/>
    <w:rsid w:val="00AA5F3D"/>
    <w:rsid w:val="00AA7491"/>
    <w:rsid w:val="00AB11B5"/>
    <w:rsid w:val="00AB64D7"/>
    <w:rsid w:val="00AC1081"/>
    <w:rsid w:val="00AC2E3D"/>
    <w:rsid w:val="00AC3C47"/>
    <w:rsid w:val="00AC559F"/>
    <w:rsid w:val="00AC5FA6"/>
    <w:rsid w:val="00AC79B3"/>
    <w:rsid w:val="00AC7B6C"/>
    <w:rsid w:val="00AD0552"/>
    <w:rsid w:val="00AD69C9"/>
    <w:rsid w:val="00AE24BC"/>
    <w:rsid w:val="00AE3122"/>
    <w:rsid w:val="00AE3D03"/>
    <w:rsid w:val="00AE47C1"/>
    <w:rsid w:val="00AE4B58"/>
    <w:rsid w:val="00AE6681"/>
    <w:rsid w:val="00AE6A47"/>
    <w:rsid w:val="00AE6C62"/>
    <w:rsid w:val="00AE7908"/>
    <w:rsid w:val="00AF07D0"/>
    <w:rsid w:val="00AF4ED1"/>
    <w:rsid w:val="00AF7F19"/>
    <w:rsid w:val="00B006D3"/>
    <w:rsid w:val="00B00D48"/>
    <w:rsid w:val="00B018C1"/>
    <w:rsid w:val="00B01EBB"/>
    <w:rsid w:val="00B054A1"/>
    <w:rsid w:val="00B05507"/>
    <w:rsid w:val="00B07DBC"/>
    <w:rsid w:val="00B10663"/>
    <w:rsid w:val="00B11855"/>
    <w:rsid w:val="00B1231E"/>
    <w:rsid w:val="00B15BAF"/>
    <w:rsid w:val="00B22B66"/>
    <w:rsid w:val="00B2325B"/>
    <w:rsid w:val="00B23A41"/>
    <w:rsid w:val="00B246F4"/>
    <w:rsid w:val="00B27426"/>
    <w:rsid w:val="00B2751F"/>
    <w:rsid w:val="00B278C4"/>
    <w:rsid w:val="00B3125A"/>
    <w:rsid w:val="00B32F82"/>
    <w:rsid w:val="00B33AC4"/>
    <w:rsid w:val="00B3430A"/>
    <w:rsid w:val="00B34624"/>
    <w:rsid w:val="00B34AEB"/>
    <w:rsid w:val="00B34FD5"/>
    <w:rsid w:val="00B36450"/>
    <w:rsid w:val="00B37DF5"/>
    <w:rsid w:val="00B40084"/>
    <w:rsid w:val="00B40222"/>
    <w:rsid w:val="00B4317E"/>
    <w:rsid w:val="00B43978"/>
    <w:rsid w:val="00B447F1"/>
    <w:rsid w:val="00B44A50"/>
    <w:rsid w:val="00B4782C"/>
    <w:rsid w:val="00B500AC"/>
    <w:rsid w:val="00B5093C"/>
    <w:rsid w:val="00B50AA1"/>
    <w:rsid w:val="00B50B8A"/>
    <w:rsid w:val="00B520F3"/>
    <w:rsid w:val="00B540F7"/>
    <w:rsid w:val="00B54C11"/>
    <w:rsid w:val="00B54CC6"/>
    <w:rsid w:val="00B5629A"/>
    <w:rsid w:val="00B617F4"/>
    <w:rsid w:val="00B627FB"/>
    <w:rsid w:val="00B62B28"/>
    <w:rsid w:val="00B63979"/>
    <w:rsid w:val="00B71DAC"/>
    <w:rsid w:val="00B7340A"/>
    <w:rsid w:val="00B74AE3"/>
    <w:rsid w:val="00B758AA"/>
    <w:rsid w:val="00B75A62"/>
    <w:rsid w:val="00B762D3"/>
    <w:rsid w:val="00B806D7"/>
    <w:rsid w:val="00B8365C"/>
    <w:rsid w:val="00B8578C"/>
    <w:rsid w:val="00B86F03"/>
    <w:rsid w:val="00B9381B"/>
    <w:rsid w:val="00B953F5"/>
    <w:rsid w:val="00B95569"/>
    <w:rsid w:val="00BA0007"/>
    <w:rsid w:val="00BA08F3"/>
    <w:rsid w:val="00BA2D2B"/>
    <w:rsid w:val="00BA3791"/>
    <w:rsid w:val="00BA4ECE"/>
    <w:rsid w:val="00BA5119"/>
    <w:rsid w:val="00BA6DD2"/>
    <w:rsid w:val="00BB02E9"/>
    <w:rsid w:val="00BB1B9E"/>
    <w:rsid w:val="00BB3E0D"/>
    <w:rsid w:val="00BB3E15"/>
    <w:rsid w:val="00BB59F9"/>
    <w:rsid w:val="00BB5CE6"/>
    <w:rsid w:val="00BB7406"/>
    <w:rsid w:val="00BC309B"/>
    <w:rsid w:val="00BC3164"/>
    <w:rsid w:val="00BC48D7"/>
    <w:rsid w:val="00BC5827"/>
    <w:rsid w:val="00BC58BD"/>
    <w:rsid w:val="00BC5AF1"/>
    <w:rsid w:val="00BC67C1"/>
    <w:rsid w:val="00BD161D"/>
    <w:rsid w:val="00BD1DEB"/>
    <w:rsid w:val="00BD1F30"/>
    <w:rsid w:val="00BD4E58"/>
    <w:rsid w:val="00BD501D"/>
    <w:rsid w:val="00BD6B62"/>
    <w:rsid w:val="00BE0D9E"/>
    <w:rsid w:val="00BE1C63"/>
    <w:rsid w:val="00BE286E"/>
    <w:rsid w:val="00BE2BFA"/>
    <w:rsid w:val="00BE499B"/>
    <w:rsid w:val="00BE4B53"/>
    <w:rsid w:val="00BE7816"/>
    <w:rsid w:val="00BF19CA"/>
    <w:rsid w:val="00BF1B52"/>
    <w:rsid w:val="00BF1D81"/>
    <w:rsid w:val="00BF3B08"/>
    <w:rsid w:val="00C02F32"/>
    <w:rsid w:val="00C06E1E"/>
    <w:rsid w:val="00C10546"/>
    <w:rsid w:val="00C10A6C"/>
    <w:rsid w:val="00C11AB9"/>
    <w:rsid w:val="00C11DE7"/>
    <w:rsid w:val="00C12E69"/>
    <w:rsid w:val="00C136DC"/>
    <w:rsid w:val="00C138A6"/>
    <w:rsid w:val="00C1478C"/>
    <w:rsid w:val="00C15551"/>
    <w:rsid w:val="00C156EC"/>
    <w:rsid w:val="00C22FF3"/>
    <w:rsid w:val="00C23FBA"/>
    <w:rsid w:val="00C253D0"/>
    <w:rsid w:val="00C2685E"/>
    <w:rsid w:val="00C30A59"/>
    <w:rsid w:val="00C32CCC"/>
    <w:rsid w:val="00C376F6"/>
    <w:rsid w:val="00C40CEE"/>
    <w:rsid w:val="00C40FD5"/>
    <w:rsid w:val="00C41DC7"/>
    <w:rsid w:val="00C42BD4"/>
    <w:rsid w:val="00C43DFA"/>
    <w:rsid w:val="00C44528"/>
    <w:rsid w:val="00C45AB6"/>
    <w:rsid w:val="00C47738"/>
    <w:rsid w:val="00C5129A"/>
    <w:rsid w:val="00C51DFA"/>
    <w:rsid w:val="00C52305"/>
    <w:rsid w:val="00C52F23"/>
    <w:rsid w:val="00C60ECD"/>
    <w:rsid w:val="00C61282"/>
    <w:rsid w:val="00C63478"/>
    <w:rsid w:val="00C63EC2"/>
    <w:rsid w:val="00C64370"/>
    <w:rsid w:val="00C65B36"/>
    <w:rsid w:val="00C660CF"/>
    <w:rsid w:val="00C70AE3"/>
    <w:rsid w:val="00C714D3"/>
    <w:rsid w:val="00C71E32"/>
    <w:rsid w:val="00C74AF7"/>
    <w:rsid w:val="00C74E6B"/>
    <w:rsid w:val="00C75AB4"/>
    <w:rsid w:val="00C761D7"/>
    <w:rsid w:val="00C76995"/>
    <w:rsid w:val="00C8064D"/>
    <w:rsid w:val="00C815FF"/>
    <w:rsid w:val="00C838A7"/>
    <w:rsid w:val="00C91987"/>
    <w:rsid w:val="00C927E0"/>
    <w:rsid w:val="00C92A4B"/>
    <w:rsid w:val="00C93633"/>
    <w:rsid w:val="00C93762"/>
    <w:rsid w:val="00C93FC0"/>
    <w:rsid w:val="00C94C3F"/>
    <w:rsid w:val="00C958B0"/>
    <w:rsid w:val="00C958DD"/>
    <w:rsid w:val="00C9643C"/>
    <w:rsid w:val="00C9692E"/>
    <w:rsid w:val="00CA011D"/>
    <w:rsid w:val="00CA0B84"/>
    <w:rsid w:val="00CA126A"/>
    <w:rsid w:val="00CA1AF3"/>
    <w:rsid w:val="00CA2D9B"/>
    <w:rsid w:val="00CA398F"/>
    <w:rsid w:val="00CA3A2C"/>
    <w:rsid w:val="00CA505F"/>
    <w:rsid w:val="00CB0A15"/>
    <w:rsid w:val="00CB13DC"/>
    <w:rsid w:val="00CB1FD5"/>
    <w:rsid w:val="00CB346D"/>
    <w:rsid w:val="00CB36F6"/>
    <w:rsid w:val="00CB393A"/>
    <w:rsid w:val="00CB44CB"/>
    <w:rsid w:val="00CB50F2"/>
    <w:rsid w:val="00CB5472"/>
    <w:rsid w:val="00CB5640"/>
    <w:rsid w:val="00CB6BE2"/>
    <w:rsid w:val="00CB723D"/>
    <w:rsid w:val="00CB789D"/>
    <w:rsid w:val="00CC1D05"/>
    <w:rsid w:val="00CD4339"/>
    <w:rsid w:val="00CD5A43"/>
    <w:rsid w:val="00CE1CA8"/>
    <w:rsid w:val="00CE1DB2"/>
    <w:rsid w:val="00CE39C8"/>
    <w:rsid w:val="00CE616C"/>
    <w:rsid w:val="00CE6466"/>
    <w:rsid w:val="00CE6ED0"/>
    <w:rsid w:val="00CF1EEC"/>
    <w:rsid w:val="00CF201F"/>
    <w:rsid w:val="00CF41A9"/>
    <w:rsid w:val="00CF5627"/>
    <w:rsid w:val="00CF7336"/>
    <w:rsid w:val="00CF75BB"/>
    <w:rsid w:val="00D00146"/>
    <w:rsid w:val="00D001D3"/>
    <w:rsid w:val="00D021FA"/>
    <w:rsid w:val="00D02B49"/>
    <w:rsid w:val="00D03CB8"/>
    <w:rsid w:val="00D04981"/>
    <w:rsid w:val="00D05CDF"/>
    <w:rsid w:val="00D06FBB"/>
    <w:rsid w:val="00D10416"/>
    <w:rsid w:val="00D139C2"/>
    <w:rsid w:val="00D14684"/>
    <w:rsid w:val="00D23D96"/>
    <w:rsid w:val="00D24A64"/>
    <w:rsid w:val="00D26EBD"/>
    <w:rsid w:val="00D26FE7"/>
    <w:rsid w:val="00D321DD"/>
    <w:rsid w:val="00D370DC"/>
    <w:rsid w:val="00D37DAC"/>
    <w:rsid w:val="00D41741"/>
    <w:rsid w:val="00D42ACB"/>
    <w:rsid w:val="00D44BAE"/>
    <w:rsid w:val="00D45382"/>
    <w:rsid w:val="00D473A8"/>
    <w:rsid w:val="00D47C24"/>
    <w:rsid w:val="00D50293"/>
    <w:rsid w:val="00D5185F"/>
    <w:rsid w:val="00D52943"/>
    <w:rsid w:val="00D53E5C"/>
    <w:rsid w:val="00D53FC4"/>
    <w:rsid w:val="00D557B6"/>
    <w:rsid w:val="00D55F5E"/>
    <w:rsid w:val="00D560CD"/>
    <w:rsid w:val="00D57E5E"/>
    <w:rsid w:val="00D60817"/>
    <w:rsid w:val="00D612C5"/>
    <w:rsid w:val="00D61654"/>
    <w:rsid w:val="00D6183E"/>
    <w:rsid w:val="00D62951"/>
    <w:rsid w:val="00D62F5D"/>
    <w:rsid w:val="00D63672"/>
    <w:rsid w:val="00D639E4"/>
    <w:rsid w:val="00D63A5F"/>
    <w:rsid w:val="00D653F0"/>
    <w:rsid w:val="00D65F7D"/>
    <w:rsid w:val="00D66F44"/>
    <w:rsid w:val="00D7018D"/>
    <w:rsid w:val="00D705CF"/>
    <w:rsid w:val="00D71B9B"/>
    <w:rsid w:val="00D722DE"/>
    <w:rsid w:val="00D72462"/>
    <w:rsid w:val="00D74715"/>
    <w:rsid w:val="00D748EA"/>
    <w:rsid w:val="00D761F6"/>
    <w:rsid w:val="00D77190"/>
    <w:rsid w:val="00D77880"/>
    <w:rsid w:val="00D81844"/>
    <w:rsid w:val="00D84706"/>
    <w:rsid w:val="00D84EB0"/>
    <w:rsid w:val="00D8511F"/>
    <w:rsid w:val="00D858A6"/>
    <w:rsid w:val="00D859BF"/>
    <w:rsid w:val="00D85A9B"/>
    <w:rsid w:val="00D92FE9"/>
    <w:rsid w:val="00D93221"/>
    <w:rsid w:val="00D93F40"/>
    <w:rsid w:val="00D94986"/>
    <w:rsid w:val="00D94E81"/>
    <w:rsid w:val="00D95BB6"/>
    <w:rsid w:val="00D96896"/>
    <w:rsid w:val="00D96CB4"/>
    <w:rsid w:val="00D9793F"/>
    <w:rsid w:val="00DA0123"/>
    <w:rsid w:val="00DA05C8"/>
    <w:rsid w:val="00DA2CAD"/>
    <w:rsid w:val="00DA33CD"/>
    <w:rsid w:val="00DA360B"/>
    <w:rsid w:val="00DA495E"/>
    <w:rsid w:val="00DA4C12"/>
    <w:rsid w:val="00DA55E7"/>
    <w:rsid w:val="00DB0178"/>
    <w:rsid w:val="00DB0579"/>
    <w:rsid w:val="00DB1536"/>
    <w:rsid w:val="00DB1A46"/>
    <w:rsid w:val="00DB22D4"/>
    <w:rsid w:val="00DB31A9"/>
    <w:rsid w:val="00DB51CB"/>
    <w:rsid w:val="00DB5483"/>
    <w:rsid w:val="00DC044A"/>
    <w:rsid w:val="00DC0BE2"/>
    <w:rsid w:val="00DC2467"/>
    <w:rsid w:val="00DC2A90"/>
    <w:rsid w:val="00DC4557"/>
    <w:rsid w:val="00DC78FE"/>
    <w:rsid w:val="00DC7CC3"/>
    <w:rsid w:val="00DD05C9"/>
    <w:rsid w:val="00DD1615"/>
    <w:rsid w:val="00DD1A0C"/>
    <w:rsid w:val="00DD3513"/>
    <w:rsid w:val="00DD48EE"/>
    <w:rsid w:val="00DD5C56"/>
    <w:rsid w:val="00DD6772"/>
    <w:rsid w:val="00DD6930"/>
    <w:rsid w:val="00DD6F69"/>
    <w:rsid w:val="00DE090F"/>
    <w:rsid w:val="00DE1252"/>
    <w:rsid w:val="00DE25C9"/>
    <w:rsid w:val="00DE2F03"/>
    <w:rsid w:val="00DE39CA"/>
    <w:rsid w:val="00DE3FA5"/>
    <w:rsid w:val="00DE724E"/>
    <w:rsid w:val="00DF2B6A"/>
    <w:rsid w:val="00DF4204"/>
    <w:rsid w:val="00DF5B7A"/>
    <w:rsid w:val="00DF61EC"/>
    <w:rsid w:val="00DF648F"/>
    <w:rsid w:val="00DF7BAC"/>
    <w:rsid w:val="00E00D2E"/>
    <w:rsid w:val="00E0151E"/>
    <w:rsid w:val="00E02A0E"/>
    <w:rsid w:val="00E03793"/>
    <w:rsid w:val="00E05350"/>
    <w:rsid w:val="00E05E82"/>
    <w:rsid w:val="00E06852"/>
    <w:rsid w:val="00E07A3A"/>
    <w:rsid w:val="00E11053"/>
    <w:rsid w:val="00E13F58"/>
    <w:rsid w:val="00E1471D"/>
    <w:rsid w:val="00E16AE5"/>
    <w:rsid w:val="00E20D3D"/>
    <w:rsid w:val="00E21780"/>
    <w:rsid w:val="00E22A5A"/>
    <w:rsid w:val="00E22B55"/>
    <w:rsid w:val="00E22F31"/>
    <w:rsid w:val="00E23ECF"/>
    <w:rsid w:val="00E25427"/>
    <w:rsid w:val="00E2583A"/>
    <w:rsid w:val="00E27C06"/>
    <w:rsid w:val="00E3091E"/>
    <w:rsid w:val="00E3104C"/>
    <w:rsid w:val="00E31CD7"/>
    <w:rsid w:val="00E332A9"/>
    <w:rsid w:val="00E3785E"/>
    <w:rsid w:val="00E4212B"/>
    <w:rsid w:val="00E44B3E"/>
    <w:rsid w:val="00E47AE7"/>
    <w:rsid w:val="00E47C3F"/>
    <w:rsid w:val="00E5113D"/>
    <w:rsid w:val="00E51575"/>
    <w:rsid w:val="00E51F77"/>
    <w:rsid w:val="00E54579"/>
    <w:rsid w:val="00E561AC"/>
    <w:rsid w:val="00E573C7"/>
    <w:rsid w:val="00E57811"/>
    <w:rsid w:val="00E62330"/>
    <w:rsid w:val="00E6297A"/>
    <w:rsid w:val="00E63593"/>
    <w:rsid w:val="00E64111"/>
    <w:rsid w:val="00E64CD9"/>
    <w:rsid w:val="00E65E4B"/>
    <w:rsid w:val="00E66581"/>
    <w:rsid w:val="00E67CE0"/>
    <w:rsid w:val="00E7383E"/>
    <w:rsid w:val="00E74D10"/>
    <w:rsid w:val="00E7559D"/>
    <w:rsid w:val="00E769CF"/>
    <w:rsid w:val="00E76CA1"/>
    <w:rsid w:val="00E77CB8"/>
    <w:rsid w:val="00E8084A"/>
    <w:rsid w:val="00E8246C"/>
    <w:rsid w:val="00E82F99"/>
    <w:rsid w:val="00E8331E"/>
    <w:rsid w:val="00E83E4D"/>
    <w:rsid w:val="00E83F03"/>
    <w:rsid w:val="00E84D6B"/>
    <w:rsid w:val="00E85A2A"/>
    <w:rsid w:val="00E86328"/>
    <w:rsid w:val="00E86B15"/>
    <w:rsid w:val="00E87518"/>
    <w:rsid w:val="00E91EF8"/>
    <w:rsid w:val="00E921F1"/>
    <w:rsid w:val="00E92A44"/>
    <w:rsid w:val="00E95ACC"/>
    <w:rsid w:val="00E97927"/>
    <w:rsid w:val="00EA270E"/>
    <w:rsid w:val="00EA31E4"/>
    <w:rsid w:val="00EA34BF"/>
    <w:rsid w:val="00EA43D4"/>
    <w:rsid w:val="00EA58E4"/>
    <w:rsid w:val="00EB205B"/>
    <w:rsid w:val="00EB281A"/>
    <w:rsid w:val="00EB2E36"/>
    <w:rsid w:val="00EB3D00"/>
    <w:rsid w:val="00EB3FC8"/>
    <w:rsid w:val="00EB6596"/>
    <w:rsid w:val="00EB6E71"/>
    <w:rsid w:val="00EB7483"/>
    <w:rsid w:val="00EC05BD"/>
    <w:rsid w:val="00EC0F74"/>
    <w:rsid w:val="00EC4045"/>
    <w:rsid w:val="00EC590B"/>
    <w:rsid w:val="00ED031A"/>
    <w:rsid w:val="00ED075B"/>
    <w:rsid w:val="00ED2A63"/>
    <w:rsid w:val="00ED3C39"/>
    <w:rsid w:val="00ED3FBF"/>
    <w:rsid w:val="00ED535E"/>
    <w:rsid w:val="00ED73DD"/>
    <w:rsid w:val="00ED7D61"/>
    <w:rsid w:val="00EE0E31"/>
    <w:rsid w:val="00EE3242"/>
    <w:rsid w:val="00EE391A"/>
    <w:rsid w:val="00EE799D"/>
    <w:rsid w:val="00EF02F2"/>
    <w:rsid w:val="00EF0604"/>
    <w:rsid w:val="00EF1957"/>
    <w:rsid w:val="00EF1CAC"/>
    <w:rsid w:val="00EF4E87"/>
    <w:rsid w:val="00EF5BCE"/>
    <w:rsid w:val="00EF5BD8"/>
    <w:rsid w:val="00EF66D8"/>
    <w:rsid w:val="00EF7ED1"/>
    <w:rsid w:val="00F00B75"/>
    <w:rsid w:val="00F00D19"/>
    <w:rsid w:val="00F03A80"/>
    <w:rsid w:val="00F07D04"/>
    <w:rsid w:val="00F119C5"/>
    <w:rsid w:val="00F124D9"/>
    <w:rsid w:val="00F15F7F"/>
    <w:rsid w:val="00F160A1"/>
    <w:rsid w:val="00F16154"/>
    <w:rsid w:val="00F16DA2"/>
    <w:rsid w:val="00F17B2C"/>
    <w:rsid w:val="00F22E0D"/>
    <w:rsid w:val="00F22FB9"/>
    <w:rsid w:val="00F25368"/>
    <w:rsid w:val="00F26F1D"/>
    <w:rsid w:val="00F27F6F"/>
    <w:rsid w:val="00F30138"/>
    <w:rsid w:val="00F317E7"/>
    <w:rsid w:val="00F32404"/>
    <w:rsid w:val="00F3251B"/>
    <w:rsid w:val="00F340C4"/>
    <w:rsid w:val="00F357A0"/>
    <w:rsid w:val="00F3721D"/>
    <w:rsid w:val="00F4205E"/>
    <w:rsid w:val="00F432CB"/>
    <w:rsid w:val="00F47093"/>
    <w:rsid w:val="00F47238"/>
    <w:rsid w:val="00F50C62"/>
    <w:rsid w:val="00F5365B"/>
    <w:rsid w:val="00F54011"/>
    <w:rsid w:val="00F5417D"/>
    <w:rsid w:val="00F5584B"/>
    <w:rsid w:val="00F55D8A"/>
    <w:rsid w:val="00F56771"/>
    <w:rsid w:val="00F6058F"/>
    <w:rsid w:val="00F610D7"/>
    <w:rsid w:val="00F615E7"/>
    <w:rsid w:val="00F61918"/>
    <w:rsid w:val="00F620ED"/>
    <w:rsid w:val="00F6415B"/>
    <w:rsid w:val="00F641DB"/>
    <w:rsid w:val="00F65B33"/>
    <w:rsid w:val="00F66EAD"/>
    <w:rsid w:val="00F6710E"/>
    <w:rsid w:val="00F67236"/>
    <w:rsid w:val="00F67594"/>
    <w:rsid w:val="00F70522"/>
    <w:rsid w:val="00F70993"/>
    <w:rsid w:val="00F71447"/>
    <w:rsid w:val="00F72311"/>
    <w:rsid w:val="00F73333"/>
    <w:rsid w:val="00F7428B"/>
    <w:rsid w:val="00F76540"/>
    <w:rsid w:val="00F77A73"/>
    <w:rsid w:val="00F82FDF"/>
    <w:rsid w:val="00F83005"/>
    <w:rsid w:val="00F8313D"/>
    <w:rsid w:val="00F838C1"/>
    <w:rsid w:val="00F83F0E"/>
    <w:rsid w:val="00F85229"/>
    <w:rsid w:val="00F8594A"/>
    <w:rsid w:val="00F903B8"/>
    <w:rsid w:val="00F92A87"/>
    <w:rsid w:val="00FA0D06"/>
    <w:rsid w:val="00FA17C2"/>
    <w:rsid w:val="00FA22AE"/>
    <w:rsid w:val="00FA3EC5"/>
    <w:rsid w:val="00FA6C0F"/>
    <w:rsid w:val="00FA7C5D"/>
    <w:rsid w:val="00FB19D1"/>
    <w:rsid w:val="00FB1CE7"/>
    <w:rsid w:val="00FB22C3"/>
    <w:rsid w:val="00FB2D5E"/>
    <w:rsid w:val="00FB3A7E"/>
    <w:rsid w:val="00FB657C"/>
    <w:rsid w:val="00FB668A"/>
    <w:rsid w:val="00FB6FC1"/>
    <w:rsid w:val="00FB7FAE"/>
    <w:rsid w:val="00FC4803"/>
    <w:rsid w:val="00FC70DB"/>
    <w:rsid w:val="00FC72BC"/>
    <w:rsid w:val="00FC7AE9"/>
    <w:rsid w:val="00FD1985"/>
    <w:rsid w:val="00FD5C6F"/>
    <w:rsid w:val="00FD69CB"/>
    <w:rsid w:val="00FD7EFA"/>
    <w:rsid w:val="00FD7F20"/>
    <w:rsid w:val="00FD7F8F"/>
    <w:rsid w:val="00FE1495"/>
    <w:rsid w:val="00FE2367"/>
    <w:rsid w:val="00FE5769"/>
    <w:rsid w:val="00FE59D8"/>
    <w:rsid w:val="00FE5DCA"/>
    <w:rsid w:val="00FF09AB"/>
    <w:rsid w:val="00FF0C11"/>
    <w:rsid w:val="00FF0C18"/>
    <w:rsid w:val="00FF19C6"/>
    <w:rsid w:val="00FF1C3C"/>
    <w:rsid w:val="00FF2B2D"/>
    <w:rsid w:val="00FF31A4"/>
    <w:rsid w:val="00FF5498"/>
    <w:rsid w:val="00FF55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2"/>
    </o:shapelayout>
  </w:shapeDefaults>
  <w:decimalSymbol w:val="."/>
  <w:listSeparator w:val=","/>
  <w14:docId w14:val="5E719626"/>
  <w14:defaultImageDpi w14:val="96"/>
  <w15:docId w15:val="{41BADC45-5ADD-41D3-A527-30D84C40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NewRomanPSMT" w:eastAsia="Times New Roman" w:hAnsi="TimesNewRomanPSMT"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lsdException w:name="Subtle Reference" w:uiPriority="31" w:qFormat="1"/>
    <w:lsdException w:name="Intense Reference" w:uiPriority="68"/>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A0"/>
    <w:pPr>
      <w:spacing w:before="120"/>
    </w:pPr>
    <w:rPr>
      <w:rFonts w:ascii="Times New Roman" w:hAnsi="Times New Roman"/>
      <w:sz w:val="24"/>
    </w:rPr>
  </w:style>
  <w:style w:type="paragraph" w:styleId="Heading1">
    <w:name w:val="heading 1"/>
    <w:next w:val="BodyText"/>
    <w:link w:val="Heading1Char"/>
    <w:qFormat/>
    <w:rsid w:val="003B5FA0"/>
    <w:pPr>
      <w:keepNext/>
      <w:pageBreakBefore/>
      <w:numPr>
        <w:numId w:val="91"/>
      </w:numPr>
      <w:spacing w:before="240" w:after="60"/>
      <w:outlineLvl w:val="0"/>
    </w:pPr>
    <w:rPr>
      <w:rFonts w:ascii="Arial" w:hAnsi="Arial"/>
      <w:b/>
      <w:noProof/>
      <w:kern w:val="28"/>
      <w:sz w:val="28"/>
    </w:rPr>
  </w:style>
  <w:style w:type="paragraph" w:styleId="Heading2">
    <w:name w:val="heading 2"/>
    <w:basedOn w:val="Heading1"/>
    <w:next w:val="BodyText"/>
    <w:link w:val="Heading2Char"/>
    <w:qFormat/>
    <w:rsid w:val="003B5FA0"/>
    <w:pPr>
      <w:pageBreakBefore w:val="0"/>
      <w:numPr>
        <w:ilvl w:val="1"/>
      </w:numPr>
      <w:outlineLvl w:val="1"/>
    </w:pPr>
  </w:style>
  <w:style w:type="paragraph" w:styleId="Heading3">
    <w:name w:val="heading 3"/>
    <w:basedOn w:val="Heading2"/>
    <w:next w:val="BodyText"/>
    <w:link w:val="Heading3Char"/>
    <w:qFormat/>
    <w:rsid w:val="003B5FA0"/>
    <w:pPr>
      <w:numPr>
        <w:ilvl w:val="2"/>
      </w:numPr>
      <w:outlineLvl w:val="2"/>
    </w:pPr>
    <w:rPr>
      <w:sz w:val="24"/>
    </w:rPr>
  </w:style>
  <w:style w:type="paragraph" w:styleId="Heading4">
    <w:name w:val="heading 4"/>
    <w:basedOn w:val="Heading3"/>
    <w:next w:val="BodyText"/>
    <w:link w:val="Heading4Char"/>
    <w:qFormat/>
    <w:rsid w:val="003B5FA0"/>
    <w:pPr>
      <w:numPr>
        <w:ilvl w:val="3"/>
      </w:numPr>
      <w:outlineLvl w:val="3"/>
    </w:pPr>
  </w:style>
  <w:style w:type="paragraph" w:styleId="Heading5">
    <w:name w:val="heading 5"/>
    <w:basedOn w:val="Heading4"/>
    <w:next w:val="BodyText"/>
    <w:link w:val="Heading5Char"/>
    <w:qFormat/>
    <w:rsid w:val="003B5FA0"/>
    <w:pPr>
      <w:numPr>
        <w:ilvl w:val="4"/>
      </w:numPr>
      <w:outlineLvl w:val="4"/>
    </w:pPr>
  </w:style>
  <w:style w:type="paragraph" w:styleId="Heading6">
    <w:name w:val="heading 6"/>
    <w:basedOn w:val="Heading5"/>
    <w:next w:val="BodyText"/>
    <w:link w:val="Heading6Char"/>
    <w:qFormat/>
    <w:rsid w:val="003B5FA0"/>
    <w:pPr>
      <w:numPr>
        <w:ilvl w:val="5"/>
      </w:numPr>
      <w:outlineLvl w:val="5"/>
    </w:pPr>
  </w:style>
  <w:style w:type="paragraph" w:styleId="Heading7">
    <w:name w:val="heading 7"/>
    <w:basedOn w:val="Heading6"/>
    <w:next w:val="BodyText"/>
    <w:link w:val="Heading7Char"/>
    <w:qFormat/>
    <w:rsid w:val="003B5FA0"/>
    <w:pPr>
      <w:numPr>
        <w:ilvl w:val="6"/>
      </w:numPr>
      <w:outlineLvl w:val="6"/>
    </w:pPr>
  </w:style>
  <w:style w:type="paragraph" w:styleId="Heading8">
    <w:name w:val="heading 8"/>
    <w:basedOn w:val="Heading7"/>
    <w:next w:val="BodyText"/>
    <w:link w:val="Heading8Char"/>
    <w:qFormat/>
    <w:rsid w:val="003B5FA0"/>
    <w:pPr>
      <w:numPr>
        <w:ilvl w:val="7"/>
      </w:numPr>
      <w:outlineLvl w:val="7"/>
    </w:pPr>
  </w:style>
  <w:style w:type="paragraph" w:styleId="Heading9">
    <w:name w:val="heading 9"/>
    <w:basedOn w:val="Heading8"/>
    <w:next w:val="BodyText"/>
    <w:link w:val="Heading9Char"/>
    <w:qFormat/>
    <w:rsid w:val="003B5FA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3B5FA0"/>
    <w:rPr>
      <w:rFonts w:ascii="Arial" w:hAnsi="Arial"/>
      <w:b/>
      <w:noProof/>
      <w:kern w:val="28"/>
      <w:sz w:val="28"/>
    </w:rPr>
  </w:style>
  <w:style w:type="character" w:customStyle="1" w:styleId="Heading2Char">
    <w:name w:val="Heading 2 Char"/>
    <w:basedOn w:val="DefaultParagraphFont"/>
    <w:link w:val="Heading2"/>
    <w:locked/>
    <w:rsid w:val="003B5FA0"/>
    <w:rPr>
      <w:rFonts w:ascii="Arial" w:hAnsi="Arial"/>
      <w:b/>
      <w:noProof/>
      <w:kern w:val="28"/>
      <w:sz w:val="28"/>
    </w:rPr>
  </w:style>
  <w:style w:type="character" w:customStyle="1" w:styleId="Heading3Char">
    <w:name w:val="Heading 3 Char"/>
    <w:basedOn w:val="DefaultParagraphFont"/>
    <w:link w:val="Heading3"/>
    <w:locked/>
    <w:rsid w:val="003B5FA0"/>
    <w:rPr>
      <w:rFonts w:ascii="Arial" w:hAnsi="Arial"/>
      <w:b/>
      <w:noProof/>
      <w:kern w:val="28"/>
      <w:sz w:val="24"/>
    </w:rPr>
  </w:style>
  <w:style w:type="character" w:customStyle="1" w:styleId="Heading4Char">
    <w:name w:val="Heading 4 Char"/>
    <w:basedOn w:val="DefaultParagraphFont"/>
    <w:link w:val="Heading4"/>
    <w:locked/>
    <w:rsid w:val="003B5FA0"/>
    <w:rPr>
      <w:rFonts w:ascii="Arial" w:hAnsi="Arial"/>
      <w:b/>
      <w:noProof/>
      <w:kern w:val="28"/>
      <w:sz w:val="24"/>
    </w:rPr>
  </w:style>
  <w:style w:type="character" w:customStyle="1" w:styleId="Heading5Char">
    <w:name w:val="Heading 5 Char"/>
    <w:basedOn w:val="DefaultParagraphFont"/>
    <w:link w:val="Heading5"/>
    <w:locked/>
    <w:rsid w:val="003B5FA0"/>
    <w:rPr>
      <w:rFonts w:ascii="Arial" w:hAnsi="Arial"/>
      <w:b/>
      <w:noProof/>
      <w:kern w:val="28"/>
      <w:sz w:val="24"/>
    </w:rPr>
  </w:style>
  <w:style w:type="character" w:customStyle="1" w:styleId="Heading6Char">
    <w:name w:val="Heading 6 Char"/>
    <w:link w:val="Heading6"/>
    <w:locked/>
    <w:rsid w:val="00C15551"/>
    <w:rPr>
      <w:rFonts w:ascii="Arial" w:hAnsi="Arial"/>
      <w:b/>
      <w:noProof/>
      <w:kern w:val="28"/>
      <w:sz w:val="24"/>
    </w:rPr>
  </w:style>
  <w:style w:type="paragraph" w:styleId="CommentText">
    <w:name w:val="annotation text"/>
    <w:basedOn w:val="Normal"/>
    <w:link w:val="CommentTextChar"/>
    <w:rsid w:val="003B5FA0"/>
    <w:rPr>
      <w:sz w:val="20"/>
    </w:rPr>
  </w:style>
  <w:style w:type="character" w:customStyle="1" w:styleId="CommentTextChar">
    <w:name w:val="Comment Text Char"/>
    <w:link w:val="CommentText"/>
    <w:locked/>
    <w:rsid w:val="003B5FA0"/>
    <w:rPr>
      <w:rFonts w:ascii="Times New Roman" w:hAnsi="Times New Roman"/>
    </w:rPr>
  </w:style>
  <w:style w:type="character" w:styleId="CommentReference">
    <w:name w:val="annotation reference"/>
    <w:rsid w:val="003B5FA0"/>
    <w:rPr>
      <w:sz w:val="16"/>
      <w:szCs w:val="16"/>
    </w:rPr>
  </w:style>
  <w:style w:type="paragraph" w:styleId="BalloonText">
    <w:name w:val="Balloon Text"/>
    <w:basedOn w:val="Normal"/>
    <w:link w:val="BalloonTextChar"/>
    <w:uiPriority w:val="99"/>
    <w:semiHidden/>
    <w:unhideWhenUsed/>
    <w:rsid w:val="003B5FA0"/>
    <w:pPr>
      <w:spacing w:before="0"/>
    </w:pPr>
    <w:rPr>
      <w:rFonts w:ascii="Tahoma" w:hAnsi="Tahoma" w:cs="Tahoma"/>
      <w:sz w:val="16"/>
      <w:szCs w:val="16"/>
    </w:rPr>
  </w:style>
  <w:style w:type="character" w:customStyle="1" w:styleId="BalloonTextChar">
    <w:name w:val="Balloon Text Char"/>
    <w:link w:val="BalloonText"/>
    <w:uiPriority w:val="99"/>
    <w:semiHidden/>
    <w:locked/>
    <w:rsid w:val="003B5FA0"/>
    <w:rPr>
      <w:rFonts w:ascii="Tahoma" w:hAnsi="Tahoma" w:cs="Tahoma"/>
      <w:sz w:val="16"/>
      <w:szCs w:val="16"/>
    </w:rPr>
  </w:style>
  <w:style w:type="character" w:styleId="Hyperlink">
    <w:name w:val="Hyperlink"/>
    <w:uiPriority w:val="99"/>
    <w:rsid w:val="003B5FA0"/>
    <w:rPr>
      <w:color w:val="0000FF"/>
      <w:u w:val="single"/>
    </w:rPr>
  </w:style>
  <w:style w:type="paragraph" w:styleId="BodyText">
    <w:name w:val="Body Text"/>
    <w:link w:val="BodyTextChar"/>
    <w:qFormat/>
    <w:rsid w:val="003B5FA0"/>
    <w:pPr>
      <w:spacing w:before="120"/>
    </w:pPr>
    <w:rPr>
      <w:rFonts w:ascii="Times New Roman" w:hAnsi="Times New Roman"/>
      <w:sz w:val="24"/>
    </w:rPr>
  </w:style>
  <w:style w:type="character" w:customStyle="1" w:styleId="BodyTextChar">
    <w:name w:val="Body Text Char"/>
    <w:link w:val="BodyText"/>
    <w:locked/>
    <w:rsid w:val="003B5FA0"/>
    <w:rPr>
      <w:rFonts w:ascii="Times New Roman" w:hAnsi="Times New Roman"/>
      <w:sz w:val="24"/>
    </w:rPr>
  </w:style>
  <w:style w:type="paragraph" w:customStyle="1" w:styleId="TableEntry">
    <w:name w:val="Table Entry"/>
    <w:basedOn w:val="BodyText"/>
    <w:link w:val="TableEntryChar"/>
    <w:qFormat/>
    <w:rsid w:val="003B5FA0"/>
    <w:pPr>
      <w:spacing w:before="40" w:after="40"/>
      <w:ind w:left="72" w:right="72"/>
    </w:pPr>
    <w:rPr>
      <w:sz w:val="18"/>
    </w:rPr>
  </w:style>
  <w:style w:type="paragraph" w:customStyle="1" w:styleId="TableEntryHeader">
    <w:name w:val="Table Entry Header"/>
    <w:basedOn w:val="TableEntry"/>
    <w:link w:val="TableEntryHeaderChar"/>
    <w:qFormat/>
    <w:rsid w:val="003B5FA0"/>
    <w:pPr>
      <w:keepNext/>
      <w:jc w:val="center"/>
    </w:pPr>
    <w:rPr>
      <w:rFonts w:ascii="Arial" w:hAnsi="Arial"/>
      <w:b/>
      <w:sz w:val="20"/>
    </w:rPr>
  </w:style>
  <w:style w:type="table" w:styleId="TableGrid">
    <w:name w:val="Table Grid"/>
    <w:basedOn w:val="TableNormal"/>
    <w:rsid w:val="003B5FA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1">
    <w:name w:val="Appendix Heading 1"/>
    <w:next w:val="BodyText"/>
    <w:rsid w:val="003B5FA0"/>
    <w:pPr>
      <w:tabs>
        <w:tab w:val="left" w:pos="900"/>
      </w:tabs>
      <w:spacing w:before="240" w:after="60"/>
      <w:outlineLvl w:val="0"/>
    </w:pPr>
    <w:rPr>
      <w:rFonts w:ascii="Arial" w:hAnsi="Arial"/>
      <w:b/>
      <w:noProof/>
      <w:kern w:val="28"/>
      <w:sz w:val="28"/>
    </w:rPr>
  </w:style>
  <w:style w:type="paragraph" w:customStyle="1" w:styleId="AppendixHeading2">
    <w:name w:val="Appendix Heading 2"/>
    <w:basedOn w:val="AppendixHeading1"/>
    <w:next w:val="BodyText"/>
    <w:link w:val="AppendixHeading2Char"/>
    <w:rsid w:val="003B5FA0"/>
    <w:pPr>
      <w:outlineLvl w:val="1"/>
    </w:pPr>
  </w:style>
  <w:style w:type="paragraph" w:customStyle="1" w:styleId="AppendixHeading3">
    <w:name w:val="Appendix Heading 3"/>
    <w:basedOn w:val="AppendixHeading2"/>
    <w:next w:val="BodyText"/>
    <w:link w:val="AppendixHeading3Char"/>
    <w:rsid w:val="003B5FA0"/>
    <w:pPr>
      <w:numPr>
        <w:ilvl w:val="2"/>
        <w:numId w:val="57"/>
      </w:numPr>
      <w:outlineLvl w:val="2"/>
    </w:pPr>
    <w:rPr>
      <w:sz w:val="24"/>
    </w:rPr>
  </w:style>
  <w:style w:type="paragraph" w:customStyle="1" w:styleId="AuthorInstructions">
    <w:name w:val="Author Instructions"/>
    <w:basedOn w:val="BodyText"/>
    <w:link w:val="AuthorInstructionsChar"/>
    <w:qFormat/>
    <w:rsid w:val="003B5FA0"/>
    <w:rPr>
      <w:i/>
    </w:rPr>
  </w:style>
  <w:style w:type="character" w:customStyle="1" w:styleId="AuthorInstructionsChar">
    <w:name w:val="Author Instructions Char"/>
    <w:link w:val="AuthorInstructions"/>
    <w:locked/>
    <w:rsid w:val="003B5FA0"/>
    <w:rPr>
      <w:rFonts w:ascii="Times New Roman" w:hAnsi="Times New Roman"/>
      <w:i/>
      <w:sz w:val="24"/>
    </w:rPr>
  </w:style>
  <w:style w:type="character" w:styleId="Strong">
    <w:name w:val="Strong"/>
    <w:uiPriority w:val="22"/>
    <w:qFormat/>
    <w:rsid w:val="009141B3"/>
    <w:rPr>
      <w:rFonts w:cs="Times New Roman"/>
      <w:b/>
      <w:bCs/>
    </w:rPr>
  </w:style>
  <w:style w:type="table" w:customStyle="1" w:styleId="TableStyleJR1">
    <w:name w:val="TableStyleJR1"/>
    <w:basedOn w:val="TableNormal"/>
    <w:uiPriority w:val="99"/>
    <w:rsid w:val="009141B3"/>
    <w:rPr>
      <w:rFonts w:cs="TimesNewRomanPSMT"/>
      <w:sz w:val="18"/>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jc w:val="center"/>
    </w:trPr>
    <w:tblStylePr w:type="firstRow">
      <w:rPr>
        <w:rFonts w:ascii="Courier New" w:hAnsi="Courier New" w:cs="PMingLiU"/>
        <w:sz w:val="20"/>
      </w:rPr>
      <w:tblPr/>
      <w:tcPr>
        <w:shd w:val="clear" w:color="auto" w:fill="F2F2F2"/>
      </w:tcPr>
    </w:tblStylePr>
  </w:style>
  <w:style w:type="character" w:styleId="Emphasis">
    <w:name w:val="Emphasis"/>
    <w:uiPriority w:val="20"/>
    <w:qFormat/>
    <w:rsid w:val="009141B3"/>
    <w:rPr>
      <w:i/>
    </w:rPr>
  </w:style>
  <w:style w:type="paragraph" w:customStyle="1" w:styleId="HL7IndentBulleted">
    <w:name w:val="HL7IndentBulleted"/>
    <w:basedOn w:val="Normal"/>
    <w:link w:val="HL7IndentBulletedChar"/>
    <w:qFormat/>
    <w:rsid w:val="00BB3E0D"/>
    <w:pPr>
      <w:numPr>
        <w:numId w:val="1"/>
      </w:numPr>
      <w:tabs>
        <w:tab w:val="left" w:pos="720"/>
      </w:tabs>
      <w:autoSpaceDE w:val="0"/>
      <w:autoSpaceDN w:val="0"/>
      <w:adjustRightInd w:val="0"/>
      <w:spacing w:line="260" w:lineRule="atLeast"/>
      <w:ind w:left="1080"/>
      <w:contextualSpacing/>
    </w:pPr>
    <w:rPr>
      <w:rFonts w:cs="TimesNewRomanPSMT"/>
    </w:rPr>
  </w:style>
  <w:style w:type="paragraph" w:customStyle="1" w:styleId="FigureTitle">
    <w:name w:val="Figure Title"/>
    <w:basedOn w:val="TableTitle"/>
    <w:rsid w:val="00B7340A"/>
    <w:pPr>
      <w:keepNext w:val="0"/>
      <w:keepLines/>
      <w:spacing w:before="60" w:after="300"/>
    </w:pPr>
  </w:style>
  <w:style w:type="paragraph" w:customStyle="1" w:styleId="HL7FieldIndent2">
    <w:name w:val="HL7 Field Indent 2"/>
    <w:basedOn w:val="BodyTextIndent"/>
    <w:link w:val="HL7FieldIndent2Char"/>
    <w:qFormat/>
    <w:rsid w:val="00021767"/>
    <w:pPr>
      <w:spacing w:after="0" w:line="240" w:lineRule="atLeast"/>
      <w:ind w:left="720"/>
    </w:pPr>
    <w:rPr>
      <w:noProof/>
    </w:rPr>
  </w:style>
  <w:style w:type="character" w:customStyle="1" w:styleId="HL7FieldIndent2Char">
    <w:name w:val="HL7 Field Indent 2 Char"/>
    <w:link w:val="HL7FieldIndent2"/>
    <w:locked/>
    <w:rsid w:val="00021767"/>
    <w:rPr>
      <w:rFonts w:ascii="Calisto MT" w:hAnsi="Calisto MT"/>
      <w:noProof/>
      <w:sz w:val="22"/>
    </w:rPr>
  </w:style>
  <w:style w:type="paragraph" w:styleId="BodyTextIndent">
    <w:name w:val="Body Text Indent"/>
    <w:basedOn w:val="Normal"/>
    <w:link w:val="BodyTextIndentChar"/>
    <w:unhideWhenUsed/>
    <w:rsid w:val="003B5FA0"/>
    <w:pPr>
      <w:spacing w:after="120"/>
      <w:ind w:left="360"/>
    </w:pPr>
  </w:style>
  <w:style w:type="character" w:customStyle="1" w:styleId="BodyTextIndentChar">
    <w:name w:val="Body Text Indent Char"/>
    <w:basedOn w:val="DefaultParagraphFont"/>
    <w:link w:val="BodyTextIndent"/>
    <w:locked/>
    <w:rsid w:val="003B5FA0"/>
    <w:rPr>
      <w:rFonts w:ascii="Times New Roman" w:hAnsi="Times New Roman"/>
      <w:sz w:val="24"/>
    </w:rPr>
  </w:style>
  <w:style w:type="paragraph" w:styleId="ListBullet2">
    <w:name w:val="List Bullet 2"/>
    <w:basedOn w:val="Normal"/>
    <w:link w:val="ListBullet2Char"/>
    <w:rsid w:val="003B5FA0"/>
    <w:pPr>
      <w:numPr>
        <w:numId w:val="64"/>
      </w:numPr>
    </w:pPr>
  </w:style>
  <w:style w:type="character" w:customStyle="1" w:styleId="ListBullet2Char">
    <w:name w:val="List Bullet 2 Char"/>
    <w:link w:val="ListBullet2"/>
    <w:locked/>
    <w:rsid w:val="003B5FA0"/>
    <w:rPr>
      <w:rFonts w:ascii="Times New Roman" w:hAnsi="Times New Roman"/>
      <w:sz w:val="24"/>
    </w:rPr>
  </w:style>
  <w:style w:type="paragraph" w:customStyle="1" w:styleId="ListBullet2Continue">
    <w:name w:val="List Bullet 2 Continue"/>
    <w:basedOn w:val="ListBullet2"/>
    <w:rsid w:val="00C15551"/>
    <w:pPr>
      <w:numPr>
        <w:numId w:val="0"/>
      </w:numPr>
      <w:tabs>
        <w:tab w:val="num" w:pos="720"/>
      </w:tabs>
      <w:ind w:left="1080"/>
    </w:pPr>
  </w:style>
  <w:style w:type="paragraph" w:customStyle="1" w:styleId="listing">
    <w:name w:val="listing"/>
    <w:qFormat/>
    <w:rsid w:val="009141B3"/>
    <w:pPr>
      <w:tabs>
        <w:tab w:val="left" w:pos="360"/>
        <w:tab w:val="left" w:pos="720"/>
        <w:tab w:val="left" w:pos="1080"/>
        <w:tab w:val="left" w:pos="1440"/>
        <w:tab w:val="left" w:pos="1800"/>
        <w:tab w:val="left" w:pos="2160"/>
        <w:tab w:val="left" w:pos="2520"/>
      </w:tabs>
      <w:spacing w:line="200" w:lineRule="atLeast"/>
    </w:pPr>
    <w:rPr>
      <w:rFonts w:ascii="Lucida Console" w:hAnsi="Lucida Console"/>
      <w:noProof/>
      <w:kern w:val="17"/>
      <w:sz w:val="18"/>
      <w:lang w:eastAsia="de-DE"/>
    </w:rPr>
  </w:style>
  <w:style w:type="paragraph" w:customStyle="1" w:styleId="TableCaption">
    <w:name w:val="Table Caption"/>
    <w:basedOn w:val="Caption"/>
    <w:next w:val="Normal"/>
    <w:rsid w:val="009141B3"/>
    <w:pPr>
      <w:keepNext/>
      <w:spacing w:before="240" w:after="120"/>
      <w:jc w:val="center"/>
    </w:pPr>
    <w:rPr>
      <w:bCs/>
    </w:rPr>
  </w:style>
  <w:style w:type="paragraph" w:styleId="Caption">
    <w:name w:val="caption"/>
    <w:basedOn w:val="BodyText"/>
    <w:next w:val="BodyText"/>
    <w:qFormat/>
    <w:rsid w:val="003B5FA0"/>
    <w:rPr>
      <w:rFonts w:ascii="Arial" w:hAnsi="Arial"/>
      <w:b/>
    </w:rPr>
  </w:style>
  <w:style w:type="paragraph" w:customStyle="1" w:styleId="Components">
    <w:name w:val="Components"/>
    <w:basedOn w:val="Normal"/>
    <w:rsid w:val="009141B3"/>
    <w:pPr>
      <w:spacing w:after="120" w:line="160" w:lineRule="atLeast"/>
      <w:ind w:left="2160" w:hanging="1080"/>
    </w:pPr>
    <w:rPr>
      <w:rFonts w:ascii="Courier New" w:hAnsi="Courier New"/>
      <w:kern w:val="14"/>
      <w:sz w:val="16"/>
    </w:rPr>
  </w:style>
  <w:style w:type="paragraph" w:customStyle="1" w:styleId="ExampleValue">
    <w:name w:val="ExampleValue"/>
    <w:basedOn w:val="listing"/>
    <w:rsid w:val="00997BF8"/>
    <w:pPr>
      <w:ind w:left="720"/>
    </w:pPr>
    <w:rPr>
      <w:rFonts w:ascii="Consolas" w:hAnsi="Consolas"/>
    </w:rPr>
  </w:style>
  <w:style w:type="paragraph" w:customStyle="1" w:styleId="HL7Field">
    <w:name w:val="HL7 Field"/>
    <w:basedOn w:val="Normal"/>
    <w:qFormat/>
    <w:rsid w:val="006931BB"/>
    <w:pPr>
      <w:keepNext/>
      <w:spacing w:after="60" w:line="260" w:lineRule="atLeast"/>
    </w:pPr>
    <w:rPr>
      <w:b/>
      <w:bCs/>
    </w:rPr>
  </w:style>
  <w:style w:type="table" w:styleId="MediumShading2-Accent4">
    <w:name w:val="Medium Shading 2 Accent 4"/>
    <w:basedOn w:val="TableNormal"/>
    <w:uiPriority w:val="60"/>
    <w:rsid w:val="009141B3"/>
    <w:rPr>
      <w:rFonts w:cs="TimesNewRomanPSMT"/>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PMingLiU"/>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PMingLiU"/>
        <w:b/>
        <w:bCs/>
      </w:rPr>
      <w:tblPr/>
      <w:tcPr>
        <w:tcBorders>
          <w:top w:val="single" w:sz="8" w:space="0" w:color="9BBB59"/>
          <w:left w:val="nil"/>
          <w:bottom w:val="single" w:sz="8" w:space="0" w:color="9BBB59"/>
          <w:right w:val="nil"/>
          <w:insideH w:val="nil"/>
          <w:insideV w:val="nil"/>
        </w:tcBorders>
      </w:tcPr>
    </w:tblStylePr>
    <w:tblStylePr w:type="firstCol">
      <w:rPr>
        <w:rFonts w:cs="PMingLiU"/>
        <w:b/>
        <w:bCs/>
      </w:rPr>
    </w:tblStylePr>
    <w:tblStylePr w:type="lastCol">
      <w:rPr>
        <w:rFonts w:cs="PMingLiU"/>
        <w:b/>
        <w:bCs/>
      </w:rPr>
    </w:tblStylePr>
    <w:tblStylePr w:type="band1Vert">
      <w:rPr>
        <w:rFonts w:cs="PMingLiU"/>
      </w:rPr>
      <w:tblPr/>
      <w:tcPr>
        <w:tcBorders>
          <w:left w:val="nil"/>
          <w:right w:val="nil"/>
          <w:insideH w:val="nil"/>
          <w:insideV w:val="nil"/>
        </w:tcBorders>
        <w:shd w:val="clear" w:color="auto" w:fill="E6EED5"/>
      </w:tcPr>
    </w:tblStylePr>
    <w:tblStylePr w:type="band1Horz">
      <w:rPr>
        <w:rFonts w:cs="PMingLiU"/>
      </w:rPr>
      <w:tblPr/>
      <w:tcPr>
        <w:tcBorders>
          <w:left w:val="nil"/>
          <w:right w:val="nil"/>
          <w:insideH w:val="nil"/>
          <w:insideV w:val="nil"/>
        </w:tcBorders>
        <w:shd w:val="clear" w:color="auto" w:fill="E6EED5"/>
      </w:tcPr>
    </w:tblStylePr>
  </w:style>
  <w:style w:type="paragraph" w:customStyle="1" w:styleId="Note">
    <w:name w:val="Note"/>
    <w:basedOn w:val="Normal"/>
    <w:qFormat/>
    <w:rsid w:val="003B5FA0"/>
    <w:pPr>
      <w:tabs>
        <w:tab w:val="left" w:pos="720"/>
        <w:tab w:val="left" w:pos="1216"/>
        <w:tab w:val="left" w:pos="1936"/>
        <w:tab w:val="left" w:pos="2536"/>
        <w:tab w:val="left" w:pos="3616"/>
        <w:tab w:val="left" w:pos="5056"/>
        <w:tab w:val="right" w:leader="dot" w:pos="8644"/>
      </w:tabs>
      <w:suppressAutoHyphens/>
      <w:spacing w:after="60"/>
      <w:ind w:left="734" w:hanging="547"/>
    </w:pPr>
    <w:rPr>
      <w:sz w:val="18"/>
    </w:rPr>
  </w:style>
  <w:style w:type="paragraph" w:customStyle="1" w:styleId="TableTitle">
    <w:name w:val="Table Title"/>
    <w:basedOn w:val="BodyText"/>
    <w:rsid w:val="003B5FA0"/>
    <w:pPr>
      <w:keepNext/>
      <w:spacing w:before="300" w:after="60"/>
      <w:jc w:val="center"/>
    </w:pPr>
    <w:rPr>
      <w:rFonts w:ascii="Arial" w:hAnsi="Arial"/>
      <w:b/>
      <w:sz w:val="22"/>
    </w:rPr>
  </w:style>
  <w:style w:type="character" w:customStyle="1" w:styleId="HL7IndentBulletedChar">
    <w:name w:val="HL7IndentBulleted Char"/>
    <w:link w:val="HL7IndentBulleted"/>
    <w:locked/>
    <w:rsid w:val="00021767"/>
    <w:rPr>
      <w:rFonts w:ascii="Times New Roman" w:hAnsi="Times New Roman" w:cs="TimesNewRomanPSMT"/>
      <w:sz w:val="24"/>
      <w:szCs w:val="24"/>
    </w:rPr>
  </w:style>
  <w:style w:type="paragraph" w:styleId="CommentSubject">
    <w:name w:val="annotation subject"/>
    <w:basedOn w:val="CommentText"/>
    <w:next w:val="CommentText"/>
    <w:link w:val="CommentSubjectChar"/>
    <w:rsid w:val="003B5FA0"/>
    <w:rPr>
      <w:b/>
      <w:bCs/>
    </w:rPr>
  </w:style>
  <w:style w:type="character" w:customStyle="1" w:styleId="CommentSubjectChar">
    <w:name w:val="Comment Subject Char"/>
    <w:link w:val="CommentSubject"/>
    <w:rsid w:val="003B5FA0"/>
    <w:rPr>
      <w:rFonts w:ascii="Times New Roman" w:hAnsi="Times New Roman"/>
      <w:b/>
      <w:bCs/>
    </w:rPr>
  </w:style>
  <w:style w:type="paragraph" w:customStyle="1" w:styleId="ColorfulShading-Accent11">
    <w:name w:val="Colorful Shading - Accent 11"/>
    <w:hidden/>
    <w:uiPriority w:val="99"/>
    <w:semiHidden/>
    <w:rsid w:val="00852E72"/>
    <w:rPr>
      <w:rFonts w:cs="TimesNewRomanPSMT"/>
      <w:sz w:val="24"/>
      <w:szCs w:val="24"/>
    </w:rPr>
  </w:style>
  <w:style w:type="paragraph" w:customStyle="1" w:styleId="SubheadMinorIndent">
    <w:name w:val="SubheadMinorIndent"/>
    <w:basedOn w:val="Normal"/>
    <w:rsid w:val="007B51D2"/>
    <w:pPr>
      <w:spacing w:line="260" w:lineRule="atLeast"/>
      <w:ind w:left="720"/>
    </w:pPr>
    <w:rPr>
      <w:b/>
      <w:bCs/>
      <w:kern w:val="1"/>
    </w:rPr>
  </w:style>
  <w:style w:type="paragraph" w:styleId="Title">
    <w:name w:val="Title"/>
    <w:basedOn w:val="Normal"/>
    <w:next w:val="Normal"/>
    <w:link w:val="TitleChar"/>
    <w:uiPriority w:val="10"/>
    <w:qFormat/>
    <w:rsid w:val="003B5FA0"/>
    <w:pPr>
      <w:pBdr>
        <w:bottom w:val="single" w:sz="8" w:space="4" w:color="4F81BD"/>
      </w:pBdr>
      <w:spacing w:before="0" w:after="300"/>
      <w:contextualSpacing/>
    </w:pPr>
    <w:rPr>
      <w:rFonts w:ascii="Cambria" w:hAnsi="Cambria"/>
      <w:color w:val="17365D"/>
      <w:spacing w:val="5"/>
      <w:kern w:val="28"/>
      <w:sz w:val="52"/>
      <w:szCs w:val="52"/>
    </w:rPr>
  </w:style>
  <w:style w:type="character" w:customStyle="1" w:styleId="TitleChar">
    <w:name w:val="Title Char"/>
    <w:link w:val="Title"/>
    <w:uiPriority w:val="10"/>
    <w:rsid w:val="003B5FA0"/>
    <w:rPr>
      <w:rFonts w:ascii="Cambria" w:hAnsi="Cambria"/>
      <w:color w:val="17365D"/>
      <w:spacing w:val="5"/>
      <w:kern w:val="28"/>
      <w:sz w:val="52"/>
      <w:szCs w:val="52"/>
    </w:rPr>
  </w:style>
  <w:style w:type="paragraph" w:customStyle="1" w:styleId="TableXML">
    <w:name w:val="TableXML"/>
    <w:basedOn w:val="TableEntry"/>
    <w:rsid w:val="00242B41"/>
    <w:rPr>
      <w:rFonts w:ascii="Consolas" w:hAnsi="Consolas"/>
      <w:noProof/>
    </w:rPr>
  </w:style>
  <w:style w:type="character" w:customStyle="1" w:styleId="StrongEmphasis">
    <w:name w:val="StrongEmphasis"/>
    <w:uiPriority w:val="1"/>
    <w:rsid w:val="009141B3"/>
    <w:rPr>
      <w:b/>
      <w:i/>
    </w:rPr>
  </w:style>
  <w:style w:type="character" w:customStyle="1" w:styleId="ExampleInline">
    <w:name w:val="ExampleInline"/>
    <w:uiPriority w:val="1"/>
    <w:rsid w:val="009141B3"/>
    <w:rPr>
      <w:rFonts w:ascii="CourierNewPSMT" w:hAnsi="CourierNewPSMT"/>
      <w:sz w:val="20"/>
    </w:rPr>
  </w:style>
  <w:style w:type="character" w:customStyle="1" w:styleId="Red">
    <w:name w:val="Red"/>
    <w:basedOn w:val="DefaultParagraphFont"/>
    <w:uiPriority w:val="1"/>
    <w:rsid w:val="009141B3"/>
  </w:style>
  <w:style w:type="paragraph" w:customStyle="1" w:styleId="FigureText">
    <w:name w:val="FigureText"/>
    <w:basedOn w:val="Normal"/>
    <w:rsid w:val="00BA6DD2"/>
    <w:pPr>
      <w:jc w:val="center"/>
    </w:pPr>
    <w:rPr>
      <w:rFonts w:ascii="Arial" w:hAnsi="Arial" w:cs="Arial"/>
      <w:sz w:val="16"/>
      <w:szCs w:val="18"/>
    </w:rPr>
  </w:style>
  <w:style w:type="paragraph" w:styleId="Header">
    <w:name w:val="header"/>
    <w:basedOn w:val="Normal"/>
    <w:link w:val="HeaderChar"/>
    <w:rsid w:val="003B5FA0"/>
    <w:pPr>
      <w:tabs>
        <w:tab w:val="center" w:pos="4320"/>
        <w:tab w:val="right" w:pos="8640"/>
      </w:tabs>
    </w:pPr>
  </w:style>
  <w:style w:type="character" w:customStyle="1" w:styleId="HeaderChar">
    <w:name w:val="Header Char"/>
    <w:link w:val="Header"/>
    <w:rsid w:val="00C15551"/>
    <w:rPr>
      <w:rFonts w:ascii="Times New Roman" w:hAnsi="Times New Roman"/>
      <w:sz w:val="24"/>
    </w:rPr>
  </w:style>
  <w:style w:type="paragraph" w:styleId="Footer">
    <w:name w:val="footer"/>
    <w:basedOn w:val="Normal"/>
    <w:link w:val="FooterChar"/>
    <w:rsid w:val="003B5FA0"/>
    <w:pPr>
      <w:tabs>
        <w:tab w:val="center" w:pos="4320"/>
        <w:tab w:val="right" w:pos="8640"/>
      </w:tabs>
    </w:pPr>
  </w:style>
  <w:style w:type="character" w:customStyle="1" w:styleId="FooterChar">
    <w:name w:val="Footer Char"/>
    <w:link w:val="Footer"/>
    <w:rsid w:val="0081118B"/>
    <w:rPr>
      <w:rFonts w:ascii="Times New Roman" w:hAnsi="Times New Roman"/>
      <w:sz w:val="24"/>
    </w:rPr>
  </w:style>
  <w:style w:type="character" w:styleId="PageNumber">
    <w:name w:val="page number"/>
    <w:rsid w:val="003B5FA0"/>
  </w:style>
  <w:style w:type="character" w:styleId="FollowedHyperlink">
    <w:name w:val="FollowedHyperlink"/>
    <w:rsid w:val="003B5FA0"/>
    <w:rPr>
      <w:color w:val="800080"/>
      <w:u w:val="single"/>
    </w:rPr>
  </w:style>
  <w:style w:type="paragraph" w:customStyle="1" w:styleId="TOCHeading1">
    <w:name w:val="TOC Heading1"/>
    <w:basedOn w:val="Heading1"/>
    <w:next w:val="Normal"/>
    <w:uiPriority w:val="39"/>
    <w:semiHidden/>
    <w:unhideWhenUsed/>
    <w:qFormat/>
    <w:rsid w:val="00AA383B"/>
    <w:pPr>
      <w:keepLines/>
      <w:pageBreakBefore w:val="0"/>
      <w:numPr>
        <w:numId w:val="0"/>
      </w:numPr>
      <w:spacing w:before="480" w:after="0" w:line="276" w:lineRule="auto"/>
      <w:outlineLvl w:val="9"/>
    </w:pPr>
    <w:rPr>
      <w:rFonts w:eastAsia="MS Gothic"/>
      <w:bCs/>
      <w:noProof w:val="0"/>
      <w:color w:val="365F91"/>
      <w:kern w:val="0"/>
      <w:szCs w:val="28"/>
      <w:lang w:eastAsia="ja-JP"/>
    </w:rPr>
  </w:style>
  <w:style w:type="paragraph" w:styleId="TOC1">
    <w:name w:val="toc 1"/>
    <w:next w:val="Normal"/>
    <w:uiPriority w:val="39"/>
    <w:rsid w:val="003B5FA0"/>
    <w:pPr>
      <w:tabs>
        <w:tab w:val="right" w:leader="dot" w:pos="9346"/>
      </w:tabs>
      <w:ind w:left="288" w:hanging="288"/>
    </w:pPr>
    <w:rPr>
      <w:rFonts w:ascii="Times New Roman" w:hAnsi="Times New Roman"/>
      <w:sz w:val="24"/>
      <w:szCs w:val="24"/>
    </w:rPr>
  </w:style>
  <w:style w:type="paragraph" w:styleId="TOC2">
    <w:name w:val="toc 2"/>
    <w:basedOn w:val="TOC1"/>
    <w:next w:val="Normal"/>
    <w:uiPriority w:val="39"/>
    <w:rsid w:val="003B5FA0"/>
    <w:pPr>
      <w:tabs>
        <w:tab w:val="clear" w:pos="9346"/>
        <w:tab w:val="right" w:leader="dot" w:pos="9350"/>
      </w:tabs>
      <w:ind w:left="720" w:hanging="432"/>
    </w:pPr>
  </w:style>
  <w:style w:type="paragraph" w:styleId="TOC3">
    <w:name w:val="toc 3"/>
    <w:basedOn w:val="TOC2"/>
    <w:next w:val="Normal"/>
    <w:uiPriority w:val="39"/>
    <w:rsid w:val="003B5FA0"/>
    <w:pPr>
      <w:ind w:left="1152" w:hanging="576"/>
    </w:pPr>
  </w:style>
  <w:style w:type="paragraph" w:styleId="TOC4">
    <w:name w:val="toc 4"/>
    <w:basedOn w:val="TOC3"/>
    <w:next w:val="Normal"/>
    <w:uiPriority w:val="39"/>
    <w:rsid w:val="003B5FA0"/>
    <w:pPr>
      <w:ind w:left="1584" w:hanging="720"/>
    </w:pPr>
  </w:style>
  <w:style w:type="paragraph" w:styleId="TOC5">
    <w:name w:val="toc 5"/>
    <w:basedOn w:val="TOC4"/>
    <w:next w:val="Normal"/>
    <w:uiPriority w:val="39"/>
    <w:rsid w:val="003B5FA0"/>
    <w:pPr>
      <w:ind w:left="2160" w:hanging="1008"/>
    </w:pPr>
  </w:style>
  <w:style w:type="paragraph" w:styleId="TOC6">
    <w:name w:val="toc 6"/>
    <w:basedOn w:val="TOC5"/>
    <w:next w:val="Normal"/>
    <w:uiPriority w:val="39"/>
    <w:rsid w:val="003B5FA0"/>
    <w:pPr>
      <w:ind w:left="2592" w:hanging="1152"/>
    </w:pPr>
  </w:style>
  <w:style w:type="paragraph" w:styleId="TOC7">
    <w:name w:val="toc 7"/>
    <w:basedOn w:val="TOC6"/>
    <w:next w:val="Normal"/>
    <w:uiPriority w:val="39"/>
    <w:rsid w:val="003B5FA0"/>
    <w:pPr>
      <w:ind w:left="3024" w:hanging="1296"/>
    </w:pPr>
  </w:style>
  <w:style w:type="paragraph" w:styleId="TOC8">
    <w:name w:val="toc 8"/>
    <w:basedOn w:val="TOC7"/>
    <w:next w:val="Normal"/>
    <w:uiPriority w:val="39"/>
    <w:rsid w:val="003B5FA0"/>
    <w:pPr>
      <w:ind w:left="3456" w:hanging="1440"/>
    </w:pPr>
  </w:style>
  <w:style w:type="paragraph" w:styleId="TOC9">
    <w:name w:val="toc 9"/>
    <w:basedOn w:val="TOC8"/>
    <w:next w:val="Normal"/>
    <w:uiPriority w:val="39"/>
    <w:rsid w:val="003B5FA0"/>
    <w:pPr>
      <w:ind w:left="4032" w:hanging="1728"/>
    </w:pPr>
  </w:style>
  <w:style w:type="numbering" w:customStyle="1" w:styleId="AppendixHeadingList">
    <w:name w:val="AppendixHeadingList"/>
    <w:uiPriority w:val="99"/>
    <w:rsid w:val="00170507"/>
    <w:pPr>
      <w:numPr>
        <w:numId w:val="25"/>
      </w:numPr>
    </w:pPr>
  </w:style>
  <w:style w:type="paragraph" w:styleId="ListContinue2">
    <w:name w:val="List Continue 2"/>
    <w:basedOn w:val="Normal"/>
    <w:uiPriority w:val="99"/>
    <w:unhideWhenUsed/>
    <w:rsid w:val="003B5FA0"/>
    <w:pPr>
      <w:ind w:left="720"/>
      <w:contextualSpacing/>
    </w:pPr>
  </w:style>
  <w:style w:type="numbering" w:customStyle="1" w:styleId="HeadingsListStyle">
    <w:name w:val="HeadingsListStyle"/>
    <w:uiPriority w:val="99"/>
    <w:rsid w:val="00E921F1"/>
    <w:pPr>
      <w:numPr>
        <w:numId w:val="3"/>
      </w:numPr>
    </w:pPr>
  </w:style>
  <w:style w:type="character" w:styleId="FootnoteReference">
    <w:name w:val="footnote reference"/>
    <w:uiPriority w:val="99"/>
    <w:rsid w:val="003B5FA0"/>
    <w:rPr>
      <w:vertAlign w:val="superscript"/>
    </w:rPr>
  </w:style>
  <w:style w:type="paragraph" w:styleId="FootnoteText">
    <w:name w:val="footnote text"/>
    <w:basedOn w:val="Normal"/>
    <w:link w:val="FootnoteTextChar"/>
    <w:uiPriority w:val="99"/>
    <w:semiHidden/>
    <w:rsid w:val="003B5FA0"/>
    <w:rPr>
      <w:sz w:val="20"/>
    </w:rPr>
  </w:style>
  <w:style w:type="character" w:customStyle="1" w:styleId="FootnoteTextChar">
    <w:name w:val="Footnote Text Char"/>
    <w:link w:val="FootnoteText"/>
    <w:uiPriority w:val="99"/>
    <w:semiHidden/>
    <w:rsid w:val="003B5FA0"/>
    <w:rPr>
      <w:rFonts w:ascii="Times New Roman" w:hAnsi="Times New Roman"/>
    </w:rPr>
  </w:style>
  <w:style w:type="paragraph" w:customStyle="1" w:styleId="SubheadMinor">
    <w:name w:val="SubheadMinor"/>
    <w:basedOn w:val="SubheadMinorIndent"/>
    <w:next w:val="BodyText"/>
    <w:rsid w:val="00993D66"/>
    <w:pPr>
      <w:ind w:left="0"/>
    </w:pPr>
    <w:rPr>
      <w:rFonts w:ascii="Calibri" w:hAnsi="Calibri"/>
    </w:rPr>
  </w:style>
  <w:style w:type="numbering" w:customStyle="1" w:styleId="Style1">
    <w:name w:val="Style1"/>
    <w:uiPriority w:val="99"/>
    <w:rsid w:val="007B51D2"/>
    <w:pPr>
      <w:numPr>
        <w:numId w:val="4"/>
      </w:numPr>
    </w:pPr>
  </w:style>
  <w:style w:type="paragraph" w:customStyle="1" w:styleId="UnnumberedHeadingIndent">
    <w:name w:val="Unnumbered Heading Indent"/>
    <w:basedOn w:val="BodyText"/>
    <w:next w:val="BodyText"/>
    <w:qFormat/>
    <w:rsid w:val="00FA17C2"/>
    <w:pPr>
      <w:ind w:left="720"/>
    </w:pPr>
    <w:rPr>
      <w:b/>
    </w:rPr>
  </w:style>
  <w:style w:type="paragraph" w:styleId="BlockText">
    <w:name w:val="Block Text"/>
    <w:basedOn w:val="Normal"/>
    <w:rsid w:val="003B5FA0"/>
    <w:pPr>
      <w:spacing w:after="120"/>
      <w:ind w:left="1440" w:right="1440"/>
    </w:pPr>
  </w:style>
  <w:style w:type="paragraph" w:styleId="BodyText2">
    <w:name w:val="Body Text 2"/>
    <w:basedOn w:val="Normal"/>
    <w:link w:val="BodyText2Char"/>
    <w:rsid w:val="003B5FA0"/>
    <w:pPr>
      <w:spacing w:before="0"/>
    </w:pPr>
    <w:rPr>
      <w:i/>
    </w:rPr>
  </w:style>
  <w:style w:type="character" w:customStyle="1" w:styleId="BodyText2Char">
    <w:name w:val="Body Text 2 Char"/>
    <w:basedOn w:val="DefaultParagraphFont"/>
    <w:link w:val="BodyText2"/>
    <w:rsid w:val="003B5FA0"/>
    <w:rPr>
      <w:rFonts w:ascii="Times New Roman" w:hAnsi="Times New Roman"/>
      <w:i/>
      <w:sz w:val="24"/>
    </w:rPr>
  </w:style>
  <w:style w:type="paragraph" w:styleId="BodyText3">
    <w:name w:val="Body Text 3"/>
    <w:basedOn w:val="Normal"/>
    <w:link w:val="BodyText3Char"/>
    <w:rsid w:val="003B5FA0"/>
    <w:pPr>
      <w:spacing w:after="120"/>
    </w:pPr>
    <w:rPr>
      <w:sz w:val="16"/>
      <w:szCs w:val="16"/>
    </w:rPr>
  </w:style>
  <w:style w:type="character" w:customStyle="1" w:styleId="BodyText3Char">
    <w:name w:val="Body Text 3 Char"/>
    <w:link w:val="BodyText3"/>
    <w:rsid w:val="003B5FA0"/>
    <w:rPr>
      <w:rFonts w:ascii="Times New Roman" w:hAnsi="Times New Roman"/>
      <w:sz w:val="16"/>
      <w:szCs w:val="16"/>
    </w:rPr>
  </w:style>
  <w:style w:type="paragraph" w:styleId="BodyTextFirstIndent">
    <w:name w:val="Body Text First Indent"/>
    <w:basedOn w:val="BodyText"/>
    <w:link w:val="BodyTextFirstIndentChar"/>
    <w:rsid w:val="003B5FA0"/>
    <w:pPr>
      <w:spacing w:after="120"/>
      <w:ind w:firstLine="210"/>
    </w:pPr>
  </w:style>
  <w:style w:type="character" w:customStyle="1" w:styleId="BodyTextFirstIndentChar">
    <w:name w:val="Body Text First Indent Char"/>
    <w:basedOn w:val="BodyTextChar"/>
    <w:link w:val="BodyTextFirstIndent"/>
    <w:rsid w:val="003B5FA0"/>
    <w:rPr>
      <w:rFonts w:ascii="Times New Roman" w:hAnsi="Times New Roman"/>
      <w:sz w:val="24"/>
    </w:rPr>
  </w:style>
  <w:style w:type="paragraph" w:styleId="BodyTextFirstIndent2">
    <w:name w:val="Body Text First Indent 2"/>
    <w:basedOn w:val="Normal"/>
    <w:link w:val="BodyTextFirstIndent2Char"/>
    <w:rsid w:val="003B5FA0"/>
    <w:pPr>
      <w:ind w:left="360" w:firstLine="210"/>
    </w:pPr>
  </w:style>
  <w:style w:type="character" w:customStyle="1" w:styleId="BodyTextFirstIndent2Char">
    <w:name w:val="Body Text First Indent 2 Char"/>
    <w:link w:val="BodyTextFirstIndent2"/>
    <w:rsid w:val="003B5FA0"/>
    <w:rPr>
      <w:rFonts w:ascii="Times New Roman" w:hAnsi="Times New Roman"/>
      <w:sz w:val="24"/>
    </w:rPr>
  </w:style>
  <w:style w:type="paragraph" w:styleId="BodyTextIndent2">
    <w:name w:val="Body Text Indent 2"/>
    <w:basedOn w:val="Normal"/>
    <w:link w:val="BodyTextIndent2Char"/>
    <w:rsid w:val="003B5FA0"/>
    <w:pPr>
      <w:ind w:left="1620" w:hanging="360"/>
    </w:pPr>
  </w:style>
  <w:style w:type="character" w:customStyle="1" w:styleId="BodyTextIndent2Char">
    <w:name w:val="Body Text Indent 2 Char"/>
    <w:link w:val="BodyTextIndent2"/>
    <w:rsid w:val="00C927E0"/>
    <w:rPr>
      <w:rFonts w:ascii="Times New Roman" w:hAnsi="Times New Roman"/>
      <w:sz w:val="24"/>
    </w:rPr>
  </w:style>
  <w:style w:type="paragraph" w:styleId="BodyTextIndent3">
    <w:name w:val="Body Text Indent 3"/>
    <w:basedOn w:val="Normal"/>
    <w:link w:val="BodyTextIndent3Char"/>
    <w:rsid w:val="003B5FA0"/>
    <w:pPr>
      <w:spacing w:after="120"/>
      <w:ind w:left="360"/>
    </w:pPr>
    <w:rPr>
      <w:sz w:val="16"/>
      <w:szCs w:val="16"/>
    </w:rPr>
  </w:style>
  <w:style w:type="character" w:customStyle="1" w:styleId="BodyTextIndent3Char">
    <w:name w:val="Body Text Indent 3 Char"/>
    <w:link w:val="BodyTextIndent3"/>
    <w:rsid w:val="003B5FA0"/>
    <w:rPr>
      <w:rFonts w:ascii="Times New Roman" w:hAnsi="Times New Roman"/>
      <w:sz w:val="16"/>
      <w:szCs w:val="16"/>
    </w:rPr>
  </w:style>
  <w:style w:type="paragraph" w:styleId="Closing">
    <w:name w:val="Closing"/>
    <w:basedOn w:val="Normal"/>
    <w:link w:val="ClosingChar"/>
    <w:rsid w:val="003B5FA0"/>
    <w:pPr>
      <w:ind w:left="4320"/>
    </w:pPr>
  </w:style>
  <w:style w:type="character" w:customStyle="1" w:styleId="ClosingChar">
    <w:name w:val="Closing Char"/>
    <w:link w:val="Closing"/>
    <w:rsid w:val="003B5FA0"/>
    <w:rPr>
      <w:rFonts w:ascii="Times New Roman" w:hAnsi="Times New Roman"/>
      <w:sz w:val="24"/>
    </w:rPr>
  </w:style>
  <w:style w:type="paragraph" w:styleId="Date">
    <w:name w:val="Date"/>
    <w:basedOn w:val="Normal"/>
    <w:next w:val="Normal"/>
    <w:link w:val="DateChar"/>
    <w:rsid w:val="003B5FA0"/>
  </w:style>
  <w:style w:type="character" w:customStyle="1" w:styleId="DateChar">
    <w:name w:val="Date Char"/>
    <w:link w:val="Date"/>
    <w:rsid w:val="003B5FA0"/>
    <w:rPr>
      <w:rFonts w:ascii="Times New Roman" w:hAnsi="Times New Roman"/>
      <w:sz w:val="24"/>
    </w:rPr>
  </w:style>
  <w:style w:type="paragraph" w:styleId="DocumentMap">
    <w:name w:val="Document Map"/>
    <w:basedOn w:val="Normal"/>
    <w:link w:val="DocumentMapChar"/>
    <w:semiHidden/>
    <w:rsid w:val="003B5FA0"/>
    <w:pPr>
      <w:shd w:val="clear" w:color="auto" w:fill="000080"/>
    </w:pPr>
    <w:rPr>
      <w:rFonts w:ascii="Tahoma" w:hAnsi="Tahoma" w:cs="Tahoma"/>
    </w:rPr>
  </w:style>
  <w:style w:type="character" w:customStyle="1" w:styleId="DocumentMapChar">
    <w:name w:val="Document Map Char"/>
    <w:link w:val="DocumentMap"/>
    <w:semiHidden/>
    <w:rsid w:val="00C927E0"/>
    <w:rPr>
      <w:rFonts w:ascii="Tahoma" w:hAnsi="Tahoma" w:cs="Tahoma"/>
      <w:sz w:val="24"/>
      <w:shd w:val="clear" w:color="auto" w:fill="000080"/>
    </w:rPr>
  </w:style>
  <w:style w:type="paragraph" w:styleId="E-mailSignature">
    <w:name w:val="E-mail Signature"/>
    <w:basedOn w:val="Normal"/>
    <w:link w:val="E-mailSignatureChar"/>
    <w:rsid w:val="003B5FA0"/>
  </w:style>
  <w:style w:type="character" w:customStyle="1" w:styleId="E-mailSignatureChar">
    <w:name w:val="E-mail Signature Char"/>
    <w:link w:val="E-mailSignature"/>
    <w:rsid w:val="003B5FA0"/>
    <w:rPr>
      <w:rFonts w:ascii="Times New Roman" w:hAnsi="Times New Roman"/>
      <w:sz w:val="24"/>
    </w:rPr>
  </w:style>
  <w:style w:type="paragraph" w:styleId="EndnoteText">
    <w:name w:val="endnote text"/>
    <w:basedOn w:val="Normal"/>
    <w:link w:val="EndnoteTextChar"/>
    <w:rsid w:val="003B5FA0"/>
    <w:rPr>
      <w:sz w:val="20"/>
    </w:rPr>
  </w:style>
  <w:style w:type="character" w:customStyle="1" w:styleId="EndnoteTextChar">
    <w:name w:val="Endnote Text Char"/>
    <w:basedOn w:val="DefaultParagraphFont"/>
    <w:link w:val="EndnoteText"/>
    <w:rsid w:val="003B5FA0"/>
    <w:rPr>
      <w:rFonts w:ascii="Times New Roman" w:hAnsi="Times New Roman"/>
    </w:rPr>
  </w:style>
  <w:style w:type="paragraph" w:styleId="EnvelopeAddress">
    <w:name w:val="envelope address"/>
    <w:basedOn w:val="Normal"/>
    <w:rsid w:val="003B5FA0"/>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3B5FA0"/>
    <w:rPr>
      <w:rFonts w:ascii="Cambria" w:hAnsi="Cambria"/>
      <w:sz w:val="20"/>
    </w:rPr>
  </w:style>
  <w:style w:type="character" w:customStyle="1" w:styleId="Heading7Char">
    <w:name w:val="Heading 7 Char"/>
    <w:link w:val="Heading7"/>
    <w:rsid w:val="00C15551"/>
    <w:rPr>
      <w:rFonts w:ascii="Arial" w:hAnsi="Arial"/>
      <w:b/>
      <w:noProof/>
      <w:kern w:val="28"/>
      <w:sz w:val="24"/>
    </w:rPr>
  </w:style>
  <w:style w:type="character" w:customStyle="1" w:styleId="Heading8Char">
    <w:name w:val="Heading 8 Char"/>
    <w:link w:val="Heading8"/>
    <w:rsid w:val="00C15551"/>
    <w:rPr>
      <w:rFonts w:ascii="Arial" w:hAnsi="Arial"/>
      <w:b/>
      <w:noProof/>
      <w:kern w:val="28"/>
      <w:sz w:val="24"/>
    </w:rPr>
  </w:style>
  <w:style w:type="character" w:customStyle="1" w:styleId="Heading9Char">
    <w:name w:val="Heading 9 Char"/>
    <w:link w:val="Heading9"/>
    <w:rsid w:val="00C15551"/>
    <w:rPr>
      <w:rFonts w:ascii="Arial" w:hAnsi="Arial"/>
      <w:b/>
      <w:noProof/>
      <w:kern w:val="28"/>
      <w:sz w:val="24"/>
    </w:rPr>
  </w:style>
  <w:style w:type="paragraph" w:styleId="HTMLAddress">
    <w:name w:val="HTML Address"/>
    <w:basedOn w:val="Normal"/>
    <w:link w:val="HTMLAddressChar"/>
    <w:rsid w:val="003B5FA0"/>
    <w:rPr>
      <w:i/>
      <w:iCs/>
    </w:rPr>
  </w:style>
  <w:style w:type="character" w:customStyle="1" w:styleId="HTMLAddressChar">
    <w:name w:val="HTML Address Char"/>
    <w:link w:val="HTMLAddress"/>
    <w:rsid w:val="003B5FA0"/>
    <w:rPr>
      <w:rFonts w:ascii="Times New Roman" w:hAnsi="Times New Roman"/>
      <w:i/>
      <w:iCs/>
      <w:sz w:val="24"/>
    </w:rPr>
  </w:style>
  <w:style w:type="paragraph" w:styleId="HTMLPreformatted">
    <w:name w:val="HTML Preformatted"/>
    <w:basedOn w:val="Normal"/>
    <w:link w:val="HTMLPreformattedChar"/>
    <w:rsid w:val="003B5FA0"/>
    <w:rPr>
      <w:rFonts w:ascii="Courier New" w:hAnsi="Courier New" w:cs="Courier New"/>
      <w:sz w:val="20"/>
    </w:rPr>
  </w:style>
  <w:style w:type="character" w:customStyle="1" w:styleId="HTMLPreformattedChar">
    <w:name w:val="HTML Preformatted Char"/>
    <w:link w:val="HTMLPreformatted"/>
    <w:rsid w:val="003B5FA0"/>
    <w:rPr>
      <w:rFonts w:ascii="Courier New" w:hAnsi="Courier New" w:cs="Courier New"/>
    </w:rPr>
  </w:style>
  <w:style w:type="paragraph" w:styleId="Index1">
    <w:name w:val="index 1"/>
    <w:basedOn w:val="Normal"/>
    <w:next w:val="Normal"/>
    <w:autoRedefine/>
    <w:rsid w:val="003B5FA0"/>
    <w:pPr>
      <w:ind w:left="240" w:hanging="240"/>
    </w:pPr>
  </w:style>
  <w:style w:type="paragraph" w:styleId="Index2">
    <w:name w:val="index 2"/>
    <w:basedOn w:val="Normal"/>
    <w:next w:val="Normal"/>
    <w:autoRedefine/>
    <w:rsid w:val="003B5FA0"/>
    <w:pPr>
      <w:ind w:left="480" w:hanging="240"/>
    </w:pPr>
  </w:style>
  <w:style w:type="paragraph" w:styleId="Index3">
    <w:name w:val="index 3"/>
    <w:basedOn w:val="Normal"/>
    <w:next w:val="Normal"/>
    <w:autoRedefine/>
    <w:rsid w:val="003B5FA0"/>
    <w:pPr>
      <w:ind w:left="720" w:hanging="240"/>
    </w:pPr>
  </w:style>
  <w:style w:type="paragraph" w:styleId="Index4">
    <w:name w:val="index 4"/>
    <w:basedOn w:val="Normal"/>
    <w:next w:val="Normal"/>
    <w:autoRedefine/>
    <w:rsid w:val="003B5FA0"/>
    <w:pPr>
      <w:ind w:left="960" w:hanging="240"/>
    </w:pPr>
  </w:style>
  <w:style w:type="paragraph" w:styleId="Index5">
    <w:name w:val="index 5"/>
    <w:basedOn w:val="Normal"/>
    <w:next w:val="Normal"/>
    <w:autoRedefine/>
    <w:rsid w:val="003B5FA0"/>
    <w:pPr>
      <w:ind w:left="1200" w:hanging="240"/>
    </w:pPr>
  </w:style>
  <w:style w:type="paragraph" w:styleId="Index6">
    <w:name w:val="index 6"/>
    <w:basedOn w:val="Normal"/>
    <w:next w:val="Normal"/>
    <w:autoRedefine/>
    <w:rsid w:val="003B5FA0"/>
    <w:pPr>
      <w:ind w:left="1440" w:hanging="240"/>
    </w:pPr>
  </w:style>
  <w:style w:type="paragraph" w:styleId="Index7">
    <w:name w:val="index 7"/>
    <w:basedOn w:val="Normal"/>
    <w:next w:val="Normal"/>
    <w:autoRedefine/>
    <w:rsid w:val="003B5FA0"/>
    <w:pPr>
      <w:ind w:left="1680" w:hanging="240"/>
    </w:pPr>
  </w:style>
  <w:style w:type="paragraph" w:styleId="Index8">
    <w:name w:val="index 8"/>
    <w:basedOn w:val="Normal"/>
    <w:next w:val="Normal"/>
    <w:autoRedefine/>
    <w:rsid w:val="003B5FA0"/>
    <w:pPr>
      <w:ind w:left="1920" w:hanging="240"/>
    </w:pPr>
  </w:style>
  <w:style w:type="paragraph" w:styleId="Index9">
    <w:name w:val="index 9"/>
    <w:basedOn w:val="Normal"/>
    <w:next w:val="Normal"/>
    <w:autoRedefine/>
    <w:rsid w:val="003B5FA0"/>
    <w:pPr>
      <w:ind w:left="2160" w:hanging="240"/>
    </w:pPr>
  </w:style>
  <w:style w:type="paragraph" w:styleId="IndexHeading">
    <w:name w:val="index heading"/>
    <w:basedOn w:val="Normal"/>
    <w:next w:val="Index1"/>
    <w:rsid w:val="003B5FA0"/>
    <w:rPr>
      <w:rFonts w:ascii="Cambria" w:hAnsi="Cambria"/>
      <w:b/>
      <w:bCs/>
    </w:rPr>
  </w:style>
  <w:style w:type="paragraph" w:styleId="List">
    <w:name w:val="List"/>
    <w:basedOn w:val="BodyText"/>
    <w:link w:val="ListChar"/>
    <w:rsid w:val="003B5FA0"/>
    <w:pPr>
      <w:ind w:left="1080" w:hanging="720"/>
    </w:pPr>
  </w:style>
  <w:style w:type="paragraph" w:styleId="List2">
    <w:name w:val="List 2"/>
    <w:basedOn w:val="List"/>
    <w:link w:val="List2Char"/>
    <w:rsid w:val="003B5FA0"/>
    <w:pPr>
      <w:ind w:left="1440"/>
    </w:pPr>
  </w:style>
  <w:style w:type="paragraph" w:styleId="List3">
    <w:name w:val="List 3"/>
    <w:basedOn w:val="Normal"/>
    <w:link w:val="List3Char"/>
    <w:rsid w:val="003B5FA0"/>
    <w:pPr>
      <w:ind w:left="1800" w:hanging="720"/>
    </w:pPr>
  </w:style>
  <w:style w:type="paragraph" w:styleId="List4">
    <w:name w:val="List 4"/>
    <w:basedOn w:val="Normal"/>
    <w:uiPriority w:val="99"/>
    <w:unhideWhenUsed/>
    <w:rsid w:val="003B5FA0"/>
    <w:pPr>
      <w:ind w:left="1800" w:hanging="360"/>
    </w:pPr>
  </w:style>
  <w:style w:type="paragraph" w:styleId="List5">
    <w:name w:val="List 5"/>
    <w:basedOn w:val="Normal"/>
    <w:link w:val="List5Char"/>
    <w:rsid w:val="003B5FA0"/>
    <w:pPr>
      <w:ind w:left="1800" w:hanging="360"/>
    </w:pPr>
  </w:style>
  <w:style w:type="paragraph" w:styleId="ListBullet">
    <w:name w:val="List Bullet"/>
    <w:basedOn w:val="Normal"/>
    <w:link w:val="ListBulletChar"/>
    <w:unhideWhenUsed/>
    <w:rsid w:val="003B5FA0"/>
    <w:pPr>
      <w:numPr>
        <w:numId w:val="63"/>
      </w:numPr>
    </w:pPr>
  </w:style>
  <w:style w:type="paragraph" w:styleId="ListBullet3">
    <w:name w:val="List Bullet 3"/>
    <w:basedOn w:val="Normal"/>
    <w:link w:val="ListBullet3Char"/>
    <w:rsid w:val="003B5FA0"/>
    <w:pPr>
      <w:numPr>
        <w:numId w:val="65"/>
      </w:numPr>
    </w:pPr>
  </w:style>
  <w:style w:type="paragraph" w:styleId="ListBullet4">
    <w:name w:val="List Bullet 4"/>
    <w:basedOn w:val="Normal"/>
    <w:rsid w:val="003B5FA0"/>
    <w:pPr>
      <w:numPr>
        <w:numId w:val="66"/>
      </w:numPr>
    </w:pPr>
  </w:style>
  <w:style w:type="paragraph" w:styleId="ListBullet5">
    <w:name w:val="List Bullet 5"/>
    <w:basedOn w:val="Normal"/>
    <w:uiPriority w:val="99"/>
    <w:unhideWhenUsed/>
    <w:rsid w:val="003B5FA0"/>
    <w:pPr>
      <w:numPr>
        <w:numId w:val="67"/>
      </w:numPr>
    </w:pPr>
  </w:style>
  <w:style w:type="paragraph" w:styleId="ListContinue">
    <w:name w:val="List Continue"/>
    <w:basedOn w:val="Normal"/>
    <w:link w:val="ListContinueChar"/>
    <w:uiPriority w:val="99"/>
    <w:unhideWhenUsed/>
    <w:rsid w:val="003B5FA0"/>
    <w:pPr>
      <w:ind w:left="360"/>
      <w:contextualSpacing/>
    </w:pPr>
  </w:style>
  <w:style w:type="paragraph" w:styleId="ListContinue3">
    <w:name w:val="List Continue 3"/>
    <w:basedOn w:val="Normal"/>
    <w:uiPriority w:val="99"/>
    <w:unhideWhenUsed/>
    <w:rsid w:val="003B5FA0"/>
    <w:pPr>
      <w:ind w:left="1080"/>
      <w:contextualSpacing/>
    </w:pPr>
  </w:style>
  <w:style w:type="paragraph" w:styleId="ListContinue4">
    <w:name w:val="List Continue 4"/>
    <w:basedOn w:val="Normal"/>
    <w:uiPriority w:val="99"/>
    <w:unhideWhenUsed/>
    <w:rsid w:val="003B5FA0"/>
    <w:pPr>
      <w:ind w:left="1440"/>
      <w:contextualSpacing/>
    </w:pPr>
  </w:style>
  <w:style w:type="paragraph" w:styleId="ListContinue5">
    <w:name w:val="List Continue 5"/>
    <w:basedOn w:val="Normal"/>
    <w:uiPriority w:val="99"/>
    <w:unhideWhenUsed/>
    <w:rsid w:val="003B5FA0"/>
    <w:pPr>
      <w:ind w:left="1800"/>
      <w:contextualSpacing/>
    </w:pPr>
  </w:style>
  <w:style w:type="paragraph" w:styleId="ListNumber">
    <w:name w:val="List Number"/>
    <w:basedOn w:val="Normal"/>
    <w:uiPriority w:val="99"/>
    <w:unhideWhenUsed/>
    <w:rsid w:val="003B5FA0"/>
    <w:pPr>
      <w:numPr>
        <w:numId w:val="69"/>
      </w:numPr>
      <w:contextualSpacing/>
    </w:pPr>
  </w:style>
  <w:style w:type="paragraph" w:styleId="ListNumber2">
    <w:name w:val="List Number 2"/>
    <w:basedOn w:val="Normal"/>
    <w:link w:val="ListNumber2Char"/>
    <w:rsid w:val="003B5FA0"/>
    <w:pPr>
      <w:numPr>
        <w:numId w:val="70"/>
      </w:numPr>
    </w:pPr>
  </w:style>
  <w:style w:type="paragraph" w:styleId="ListNumber3">
    <w:name w:val="List Number 3"/>
    <w:basedOn w:val="Normal"/>
    <w:rsid w:val="003B5FA0"/>
    <w:pPr>
      <w:numPr>
        <w:numId w:val="71"/>
      </w:numPr>
    </w:pPr>
  </w:style>
  <w:style w:type="paragraph" w:styleId="ListNumber4">
    <w:name w:val="List Number 4"/>
    <w:basedOn w:val="Normal"/>
    <w:rsid w:val="003B5FA0"/>
    <w:pPr>
      <w:numPr>
        <w:numId w:val="72"/>
      </w:numPr>
    </w:pPr>
  </w:style>
  <w:style w:type="paragraph" w:styleId="ListNumber5">
    <w:name w:val="List Number 5"/>
    <w:basedOn w:val="Normal"/>
    <w:uiPriority w:val="99"/>
    <w:unhideWhenUsed/>
    <w:rsid w:val="003B5FA0"/>
    <w:pPr>
      <w:numPr>
        <w:numId w:val="73"/>
      </w:numPr>
    </w:pPr>
  </w:style>
  <w:style w:type="paragraph" w:styleId="MacroText">
    <w:name w:val="macro"/>
    <w:link w:val="MacroTextChar"/>
    <w:rsid w:val="003B5FA0"/>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rPr>
  </w:style>
  <w:style w:type="character" w:customStyle="1" w:styleId="MacroTextChar">
    <w:name w:val="Macro Text Char"/>
    <w:link w:val="MacroText"/>
    <w:rsid w:val="003B5FA0"/>
    <w:rPr>
      <w:rFonts w:ascii="Courier New" w:hAnsi="Courier New" w:cs="Courier New"/>
    </w:rPr>
  </w:style>
  <w:style w:type="paragraph" w:styleId="MessageHeader">
    <w:name w:val="Message Header"/>
    <w:basedOn w:val="Normal"/>
    <w:link w:val="MessageHeaderChar"/>
    <w:rsid w:val="003B5FA0"/>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3B5FA0"/>
    <w:rPr>
      <w:rFonts w:ascii="Cambria" w:hAnsi="Cambria"/>
      <w:sz w:val="24"/>
      <w:szCs w:val="24"/>
      <w:shd w:val="pct20" w:color="auto" w:fill="auto"/>
    </w:rPr>
  </w:style>
  <w:style w:type="paragraph" w:customStyle="1" w:styleId="MediumGrid21">
    <w:name w:val="Medium Grid 21"/>
    <w:uiPriority w:val="1"/>
    <w:rsid w:val="00C927E0"/>
    <w:rPr>
      <w:rFonts w:ascii="Constantia" w:hAnsi="Constantia" w:cs="TimesNewRomanPSMT"/>
      <w:sz w:val="22"/>
      <w:szCs w:val="24"/>
    </w:rPr>
  </w:style>
  <w:style w:type="paragraph" w:styleId="NormalWeb">
    <w:name w:val="Normal (Web)"/>
    <w:basedOn w:val="Normal"/>
    <w:uiPriority w:val="99"/>
    <w:rsid w:val="003B5FA0"/>
    <w:rPr>
      <w:szCs w:val="24"/>
    </w:rPr>
  </w:style>
  <w:style w:type="paragraph" w:styleId="NormalIndent">
    <w:name w:val="Normal Indent"/>
    <w:basedOn w:val="Normal"/>
    <w:rsid w:val="003B5FA0"/>
    <w:pPr>
      <w:ind w:left="720"/>
    </w:pPr>
  </w:style>
  <w:style w:type="paragraph" w:styleId="NoteHeading">
    <w:name w:val="Note Heading"/>
    <w:basedOn w:val="Normal"/>
    <w:next w:val="Normal"/>
    <w:link w:val="NoteHeadingChar"/>
    <w:rsid w:val="003B5FA0"/>
  </w:style>
  <w:style w:type="character" w:customStyle="1" w:styleId="NoteHeadingChar">
    <w:name w:val="Note Heading Char"/>
    <w:link w:val="NoteHeading"/>
    <w:rsid w:val="003B5FA0"/>
    <w:rPr>
      <w:rFonts w:ascii="Times New Roman" w:hAnsi="Times New Roman"/>
      <w:sz w:val="24"/>
    </w:rPr>
  </w:style>
  <w:style w:type="paragraph" w:styleId="PlainText">
    <w:name w:val="Plain Text"/>
    <w:basedOn w:val="Normal"/>
    <w:link w:val="PlainTextChar"/>
    <w:rsid w:val="003B5FA0"/>
    <w:rPr>
      <w:rFonts w:ascii="Courier New" w:hAnsi="Courier New" w:cs="Courier New"/>
      <w:sz w:val="20"/>
    </w:rPr>
  </w:style>
  <w:style w:type="character" w:customStyle="1" w:styleId="PlainTextChar">
    <w:name w:val="Plain Text Char"/>
    <w:link w:val="PlainText"/>
    <w:rsid w:val="00C927E0"/>
    <w:rPr>
      <w:rFonts w:ascii="Courier New" w:hAnsi="Courier New" w:cs="Courier New"/>
    </w:rPr>
  </w:style>
  <w:style w:type="paragraph" w:styleId="Salutation">
    <w:name w:val="Salutation"/>
    <w:basedOn w:val="Normal"/>
    <w:next w:val="Normal"/>
    <w:link w:val="SalutationChar"/>
    <w:rsid w:val="003B5FA0"/>
  </w:style>
  <w:style w:type="character" w:customStyle="1" w:styleId="SalutationChar">
    <w:name w:val="Salutation Char"/>
    <w:link w:val="Salutation"/>
    <w:rsid w:val="003B5FA0"/>
    <w:rPr>
      <w:rFonts w:ascii="Times New Roman" w:hAnsi="Times New Roman"/>
      <w:sz w:val="24"/>
    </w:rPr>
  </w:style>
  <w:style w:type="paragraph" w:styleId="Signature">
    <w:name w:val="Signature"/>
    <w:basedOn w:val="Normal"/>
    <w:link w:val="SignatureChar"/>
    <w:rsid w:val="003B5FA0"/>
    <w:pPr>
      <w:ind w:left="4320"/>
    </w:pPr>
  </w:style>
  <w:style w:type="character" w:customStyle="1" w:styleId="SignatureChar">
    <w:name w:val="Signature Char"/>
    <w:link w:val="Signature"/>
    <w:rsid w:val="003B5FA0"/>
    <w:rPr>
      <w:rFonts w:ascii="Times New Roman" w:hAnsi="Times New Roman"/>
      <w:sz w:val="24"/>
    </w:rPr>
  </w:style>
  <w:style w:type="paragraph" w:styleId="Subtitle">
    <w:name w:val="Subtitle"/>
    <w:basedOn w:val="Normal"/>
    <w:next w:val="Normal"/>
    <w:link w:val="SubtitleChar"/>
    <w:qFormat/>
    <w:rsid w:val="003B5FA0"/>
    <w:pPr>
      <w:spacing w:after="60"/>
      <w:jc w:val="center"/>
      <w:outlineLvl w:val="1"/>
    </w:pPr>
    <w:rPr>
      <w:rFonts w:ascii="Cambria" w:hAnsi="Cambria"/>
      <w:szCs w:val="24"/>
    </w:rPr>
  </w:style>
  <w:style w:type="character" w:customStyle="1" w:styleId="SubtitleChar">
    <w:name w:val="Subtitle Char"/>
    <w:link w:val="Subtitle"/>
    <w:rsid w:val="003B5FA0"/>
    <w:rPr>
      <w:rFonts w:ascii="Cambria" w:hAnsi="Cambria"/>
      <w:sz w:val="24"/>
      <w:szCs w:val="24"/>
    </w:rPr>
  </w:style>
  <w:style w:type="paragraph" w:customStyle="1" w:styleId="Warning">
    <w:name w:val="Warning"/>
    <w:basedOn w:val="BodyText"/>
    <w:rsid w:val="00DF648F"/>
    <w:pPr>
      <w:pBdr>
        <w:top w:val="single" w:sz="18" w:space="1" w:color="auto"/>
        <w:left w:val="single" w:sz="18" w:space="4" w:color="auto"/>
        <w:bottom w:val="single" w:sz="18" w:space="1" w:color="auto"/>
        <w:right w:val="single" w:sz="18" w:space="4" w:color="auto"/>
      </w:pBdr>
      <w:spacing w:line="276" w:lineRule="auto"/>
      <w:jc w:val="center"/>
    </w:pPr>
  </w:style>
  <w:style w:type="paragraph" w:styleId="TableofFigures">
    <w:name w:val="table of figures"/>
    <w:basedOn w:val="Normal"/>
    <w:next w:val="Normal"/>
    <w:semiHidden/>
    <w:rsid w:val="003B5FA0"/>
    <w:pPr>
      <w:ind w:left="480" w:hanging="480"/>
    </w:pPr>
  </w:style>
  <w:style w:type="paragraph" w:styleId="TOAHeading">
    <w:name w:val="toa heading"/>
    <w:basedOn w:val="Normal"/>
    <w:next w:val="Normal"/>
    <w:rsid w:val="003B5FA0"/>
    <w:rPr>
      <w:rFonts w:ascii="Cambria" w:hAnsi="Cambria"/>
      <w:b/>
      <w:bCs/>
      <w:szCs w:val="24"/>
    </w:rPr>
  </w:style>
  <w:style w:type="table" w:customStyle="1" w:styleId="IntenseEmphasis1">
    <w:name w:val="Intense Emphasis1"/>
    <w:basedOn w:val="TableNormal"/>
    <w:uiPriority w:val="66"/>
    <w:qFormat/>
    <w:rsid w:val="006014EE"/>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paragraph" w:customStyle="1" w:styleId="ExampleText">
    <w:name w:val="ExampleText"/>
    <w:basedOn w:val="Normal"/>
    <w:rsid w:val="006014EE"/>
    <w:pPr>
      <w:spacing w:line="260" w:lineRule="atLeast"/>
    </w:pPr>
    <w:rPr>
      <w:rFonts w:eastAsia="MS Gothic" w:cs="TimesNewRomanPSMT"/>
      <w:color w:val="000000"/>
    </w:rPr>
  </w:style>
  <w:style w:type="character" w:styleId="LineNumber">
    <w:name w:val="line number"/>
    <w:rsid w:val="003B5FA0"/>
  </w:style>
  <w:style w:type="paragraph" w:customStyle="1" w:styleId="UnnumberedHeading">
    <w:name w:val="Unnumbered Heading"/>
    <w:basedOn w:val="UnnumberedHeadingIndent"/>
    <w:next w:val="HL7FieldIndent2"/>
    <w:qFormat/>
    <w:rsid w:val="00F7428B"/>
    <w:pPr>
      <w:keepNext/>
      <w:ind w:left="0"/>
    </w:pPr>
  </w:style>
  <w:style w:type="paragraph" w:customStyle="1" w:styleId="ColorfulShading-Accent110">
    <w:name w:val="Colorful Shading - Accent 11"/>
    <w:hidden/>
    <w:uiPriority w:val="99"/>
    <w:semiHidden/>
    <w:rsid w:val="003019C5"/>
    <w:rPr>
      <w:rFonts w:cs="TimesNewRomanPSMT"/>
      <w:sz w:val="24"/>
      <w:szCs w:val="24"/>
    </w:rPr>
  </w:style>
  <w:style w:type="paragraph" w:customStyle="1" w:styleId="TOCHeading10">
    <w:name w:val="TOC Heading1"/>
    <w:basedOn w:val="Heading1"/>
    <w:next w:val="Normal"/>
    <w:uiPriority w:val="39"/>
    <w:semiHidden/>
    <w:unhideWhenUsed/>
    <w:qFormat/>
    <w:rsid w:val="003019C5"/>
    <w:pPr>
      <w:keepLines/>
      <w:pageBreakBefore w:val="0"/>
      <w:numPr>
        <w:numId w:val="0"/>
      </w:numPr>
      <w:spacing w:before="480" w:after="0" w:line="276" w:lineRule="auto"/>
      <w:outlineLvl w:val="9"/>
    </w:pPr>
    <w:rPr>
      <w:rFonts w:eastAsia="MS Gothic"/>
      <w:bCs/>
      <w:noProof w:val="0"/>
      <w:color w:val="365F91"/>
      <w:kern w:val="0"/>
      <w:szCs w:val="28"/>
      <w:lang w:eastAsia="ja-JP"/>
    </w:rPr>
  </w:style>
  <w:style w:type="paragraph" w:customStyle="1" w:styleId="TitlePage2">
    <w:name w:val="Title Page 2"/>
    <w:basedOn w:val="BodyText"/>
    <w:rsid w:val="001A673A"/>
    <w:pPr>
      <w:jc w:val="center"/>
    </w:pPr>
    <w:rPr>
      <w:b/>
      <w:bCs/>
      <w:sz w:val="28"/>
    </w:rPr>
  </w:style>
  <w:style w:type="paragraph" w:customStyle="1" w:styleId="MediumGrid210">
    <w:name w:val="Medium Grid 21"/>
    <w:uiPriority w:val="1"/>
    <w:rsid w:val="003019C5"/>
    <w:rPr>
      <w:rFonts w:ascii="Constantia" w:hAnsi="Constantia" w:cs="TimesNewRomanPSMT"/>
      <w:sz w:val="22"/>
      <w:szCs w:val="24"/>
    </w:rPr>
  </w:style>
  <w:style w:type="table" w:customStyle="1" w:styleId="IntenseEmphasis10">
    <w:name w:val="Intense Emphasis1"/>
    <w:basedOn w:val="TableNormal"/>
    <w:uiPriority w:val="66"/>
    <w:qFormat/>
    <w:rsid w:val="003019C5"/>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paragraph" w:customStyle="1" w:styleId="ColorfulShading-Accent12">
    <w:name w:val="Colorful Shading - Accent 12"/>
    <w:hidden/>
    <w:uiPriority w:val="71"/>
    <w:rsid w:val="003019C5"/>
    <w:rPr>
      <w:rFonts w:ascii="Calisto MT" w:hAnsi="Calisto MT" w:cs="TimesNewRomanPSMT"/>
      <w:sz w:val="22"/>
      <w:szCs w:val="24"/>
    </w:rPr>
  </w:style>
  <w:style w:type="paragraph" w:customStyle="1" w:styleId="TitlePage1">
    <w:name w:val="Title Page 1"/>
    <w:basedOn w:val="BodyText"/>
    <w:rsid w:val="001A673A"/>
    <w:pPr>
      <w:jc w:val="center"/>
    </w:pPr>
    <w:rPr>
      <w:b/>
      <w:bCs/>
      <w:sz w:val="44"/>
      <w:szCs w:val="44"/>
    </w:rPr>
  </w:style>
  <w:style w:type="paragraph" w:customStyle="1" w:styleId="EditorInstructions">
    <w:name w:val="Editor Instructions"/>
    <w:basedOn w:val="BodyText"/>
    <w:rsid w:val="003B5FA0"/>
    <w:pPr>
      <w:pBdr>
        <w:top w:val="single" w:sz="4" w:space="1" w:color="auto"/>
        <w:left w:val="single" w:sz="4" w:space="4" w:color="auto"/>
        <w:bottom w:val="single" w:sz="4" w:space="1" w:color="auto"/>
        <w:right w:val="single" w:sz="4" w:space="4" w:color="auto"/>
      </w:pBdr>
    </w:pPr>
    <w:rPr>
      <w:i/>
      <w:iCs/>
    </w:rPr>
  </w:style>
  <w:style w:type="paragraph" w:customStyle="1" w:styleId="Glossary">
    <w:name w:val="Glossary"/>
    <w:basedOn w:val="Heading1"/>
    <w:rsid w:val="003B5FA0"/>
    <w:pPr>
      <w:numPr>
        <w:numId w:val="0"/>
      </w:numPr>
    </w:pPr>
  </w:style>
  <w:style w:type="character" w:customStyle="1" w:styleId="ListChar">
    <w:name w:val="List Char"/>
    <w:link w:val="List"/>
    <w:rsid w:val="003B5FA0"/>
    <w:rPr>
      <w:rFonts w:ascii="Times New Roman" w:hAnsi="Times New Roman"/>
      <w:sz w:val="24"/>
    </w:rPr>
  </w:style>
  <w:style w:type="paragraph" w:customStyle="1" w:styleId="List1">
    <w:name w:val="List 1"/>
    <w:basedOn w:val="List"/>
    <w:link w:val="List1Char"/>
    <w:qFormat/>
    <w:rsid w:val="003B5FA0"/>
  </w:style>
  <w:style w:type="character" w:customStyle="1" w:styleId="List1Char">
    <w:name w:val="List 1 Char"/>
    <w:link w:val="List1"/>
    <w:rsid w:val="003B5FA0"/>
    <w:rPr>
      <w:rFonts w:ascii="Times New Roman" w:hAnsi="Times New Roman"/>
      <w:sz w:val="24"/>
    </w:rPr>
  </w:style>
  <w:style w:type="character" w:customStyle="1" w:styleId="List2Char">
    <w:name w:val="List 2 Char"/>
    <w:link w:val="List2"/>
    <w:rsid w:val="003B5FA0"/>
    <w:rPr>
      <w:rFonts w:ascii="Times New Roman" w:hAnsi="Times New Roman"/>
      <w:sz w:val="24"/>
    </w:rPr>
  </w:style>
  <w:style w:type="character" w:customStyle="1" w:styleId="List3Char">
    <w:name w:val="List 3 Char"/>
    <w:link w:val="List3"/>
    <w:rsid w:val="003B5FA0"/>
    <w:rPr>
      <w:rFonts w:ascii="Times New Roman" w:hAnsi="Times New Roman"/>
      <w:sz w:val="24"/>
    </w:rPr>
  </w:style>
  <w:style w:type="paragraph" w:customStyle="1" w:styleId="List3Continue">
    <w:name w:val="List 3 Continue"/>
    <w:basedOn w:val="List3"/>
    <w:rsid w:val="003B5FA0"/>
    <w:pPr>
      <w:ind w:firstLine="0"/>
    </w:pPr>
  </w:style>
  <w:style w:type="character" w:customStyle="1" w:styleId="List5Char">
    <w:name w:val="List 5 Char"/>
    <w:link w:val="List5"/>
    <w:rsid w:val="003B5FA0"/>
    <w:rPr>
      <w:rFonts w:ascii="Times New Roman" w:hAnsi="Times New Roman"/>
      <w:sz w:val="24"/>
    </w:rPr>
  </w:style>
  <w:style w:type="character" w:customStyle="1" w:styleId="ListBulletChar">
    <w:name w:val="List Bullet Char"/>
    <w:link w:val="ListBullet"/>
    <w:rsid w:val="003B5FA0"/>
    <w:rPr>
      <w:rFonts w:ascii="Times New Roman" w:hAnsi="Times New Roman"/>
      <w:sz w:val="24"/>
    </w:rPr>
  </w:style>
  <w:style w:type="paragraph" w:customStyle="1" w:styleId="ListBullet1">
    <w:name w:val="List Bullet 1"/>
    <w:basedOn w:val="ListBullet"/>
    <w:link w:val="ListBullet1Char"/>
    <w:qFormat/>
    <w:rsid w:val="003B5FA0"/>
  </w:style>
  <w:style w:type="character" w:customStyle="1" w:styleId="ListBullet1Char">
    <w:name w:val="List Bullet 1 Char"/>
    <w:link w:val="ListBullet1"/>
    <w:rsid w:val="003B5FA0"/>
    <w:rPr>
      <w:rFonts w:ascii="Times New Roman" w:hAnsi="Times New Roman"/>
      <w:sz w:val="24"/>
    </w:rPr>
  </w:style>
  <w:style w:type="character" w:customStyle="1" w:styleId="ListBullet3Char">
    <w:name w:val="List Bullet 3 Char"/>
    <w:link w:val="ListBullet3"/>
    <w:rsid w:val="003B5FA0"/>
    <w:rPr>
      <w:rFonts w:ascii="Times New Roman" w:hAnsi="Times New Roman"/>
      <w:sz w:val="24"/>
    </w:rPr>
  </w:style>
  <w:style w:type="paragraph" w:customStyle="1" w:styleId="ListBullet3Continue">
    <w:name w:val="List Bullet 3 Continue"/>
    <w:basedOn w:val="ListBullet3"/>
    <w:rsid w:val="00C15551"/>
    <w:pPr>
      <w:numPr>
        <w:numId w:val="0"/>
      </w:numPr>
      <w:tabs>
        <w:tab w:val="num" w:pos="1080"/>
      </w:tabs>
      <w:ind w:left="1440"/>
    </w:pPr>
  </w:style>
  <w:style w:type="paragraph" w:customStyle="1" w:styleId="ListBulletContinue">
    <w:name w:val="List Bullet Continue"/>
    <w:basedOn w:val="ListBullet"/>
    <w:rsid w:val="00C15551"/>
    <w:pPr>
      <w:numPr>
        <w:numId w:val="0"/>
      </w:numPr>
    </w:pPr>
  </w:style>
  <w:style w:type="character" w:customStyle="1" w:styleId="ListContinueChar">
    <w:name w:val="List Continue Char"/>
    <w:link w:val="ListContinue"/>
    <w:uiPriority w:val="99"/>
    <w:rsid w:val="003B5FA0"/>
    <w:rPr>
      <w:rFonts w:ascii="Times New Roman" w:hAnsi="Times New Roman"/>
      <w:sz w:val="24"/>
    </w:rPr>
  </w:style>
  <w:style w:type="paragraph" w:customStyle="1" w:styleId="ListContinue1">
    <w:name w:val="List Continue 1"/>
    <w:basedOn w:val="ListContinue"/>
    <w:link w:val="ListContinue1Char"/>
    <w:qFormat/>
    <w:rsid w:val="003B5FA0"/>
  </w:style>
  <w:style w:type="character" w:customStyle="1" w:styleId="ListContinue1Char">
    <w:name w:val="List Continue 1 Char"/>
    <w:link w:val="ListContinue1"/>
    <w:rsid w:val="003B5FA0"/>
    <w:rPr>
      <w:rFonts w:ascii="Times New Roman" w:hAnsi="Times New Roman"/>
      <w:sz w:val="24"/>
    </w:rPr>
  </w:style>
  <w:style w:type="paragraph" w:customStyle="1" w:styleId="ListNumber1">
    <w:name w:val="List Number 1"/>
    <w:basedOn w:val="ListNumber"/>
    <w:link w:val="ListNumber1Char"/>
    <w:qFormat/>
    <w:rsid w:val="003B5FA0"/>
    <w:pPr>
      <w:contextualSpacing w:val="0"/>
    </w:pPr>
  </w:style>
  <w:style w:type="character" w:customStyle="1" w:styleId="ListNumber1Char">
    <w:name w:val="List Number 1 Char"/>
    <w:link w:val="ListNumber1"/>
    <w:rsid w:val="003B5FA0"/>
    <w:rPr>
      <w:rFonts w:ascii="Times New Roman" w:hAnsi="Times New Roman"/>
      <w:sz w:val="24"/>
    </w:rPr>
  </w:style>
  <w:style w:type="character" w:customStyle="1" w:styleId="ListNumber2Char">
    <w:name w:val="List Number 2 Char"/>
    <w:link w:val="ListNumber2"/>
    <w:rsid w:val="003B5FA0"/>
    <w:rPr>
      <w:rFonts w:ascii="Times New Roman" w:hAnsi="Times New Roman"/>
      <w:sz w:val="24"/>
    </w:rPr>
  </w:style>
  <w:style w:type="paragraph" w:customStyle="1" w:styleId="ListNumberContinue">
    <w:name w:val="List Number Continue"/>
    <w:basedOn w:val="Normal"/>
    <w:rsid w:val="003B5FA0"/>
    <w:pPr>
      <w:spacing w:before="60"/>
      <w:ind w:left="900"/>
    </w:pPr>
  </w:style>
  <w:style w:type="paragraph" w:customStyle="1" w:styleId="PartTitle">
    <w:name w:val="Part Title"/>
    <w:basedOn w:val="Title"/>
    <w:next w:val="BodyText"/>
    <w:rsid w:val="003B5FA0"/>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character" w:customStyle="1" w:styleId="TableEntryChar">
    <w:name w:val="Table Entry Char"/>
    <w:link w:val="TableEntry"/>
    <w:rsid w:val="003B5FA0"/>
    <w:rPr>
      <w:rFonts w:ascii="Times New Roman" w:hAnsi="Times New Roman"/>
      <w:sz w:val="18"/>
    </w:rPr>
  </w:style>
  <w:style w:type="character" w:customStyle="1" w:styleId="TableEntryHeaderChar">
    <w:name w:val="Table Entry Header Char"/>
    <w:link w:val="TableEntryHeader"/>
    <w:rsid w:val="003B5FA0"/>
    <w:rPr>
      <w:rFonts w:ascii="Arial" w:hAnsi="Arial"/>
      <w:b/>
    </w:rPr>
  </w:style>
  <w:style w:type="paragraph" w:customStyle="1" w:styleId="XMLText">
    <w:name w:val="XML Text"/>
    <w:basedOn w:val="Normal"/>
    <w:link w:val="XMLTextChar"/>
    <w:qFormat/>
    <w:rsid w:val="00805FC3"/>
    <w:pPr>
      <w:autoSpaceDE w:val="0"/>
      <w:autoSpaceDN w:val="0"/>
      <w:adjustRightInd w:val="0"/>
    </w:pPr>
    <w:rPr>
      <w:rFonts w:ascii="Courier New" w:eastAsia="Calibri" w:hAnsi="Courier New"/>
      <w:sz w:val="20"/>
    </w:rPr>
  </w:style>
  <w:style w:type="character" w:customStyle="1" w:styleId="XMLTextChar">
    <w:name w:val="XML Text Char"/>
    <w:link w:val="XMLText"/>
    <w:rsid w:val="00805FC3"/>
    <w:rPr>
      <w:rFonts w:ascii="Courier New" w:eastAsia="Calibri" w:hAnsi="Courier New"/>
    </w:rPr>
  </w:style>
  <w:style w:type="character" w:styleId="EndnoteReference">
    <w:name w:val="endnote reference"/>
    <w:uiPriority w:val="99"/>
    <w:rsid w:val="00C15551"/>
    <w:rPr>
      <w:vertAlign w:val="superscript"/>
    </w:rPr>
  </w:style>
  <w:style w:type="paragraph" w:styleId="ListParagraph">
    <w:name w:val="List Paragraph"/>
    <w:basedOn w:val="Normal"/>
    <w:uiPriority w:val="34"/>
    <w:qFormat/>
    <w:rsid w:val="003B5FA0"/>
    <w:pPr>
      <w:ind w:left="720"/>
    </w:pPr>
  </w:style>
  <w:style w:type="paragraph" w:customStyle="1" w:styleId="IHELogo">
    <w:name w:val="IHE Logo"/>
    <w:basedOn w:val="BodyText"/>
    <w:qFormat/>
    <w:rsid w:val="001A673A"/>
    <w:pPr>
      <w:jc w:val="center"/>
    </w:pPr>
  </w:style>
  <w:style w:type="paragraph" w:styleId="Revision">
    <w:name w:val="Revision"/>
    <w:hidden/>
    <w:uiPriority w:val="99"/>
    <w:rsid w:val="00FF0C18"/>
    <w:rPr>
      <w:rFonts w:ascii="Times New Roman" w:hAnsi="Times New Roman" w:cs="TimesNewRomanPSMT"/>
      <w:sz w:val="24"/>
      <w:szCs w:val="24"/>
    </w:rPr>
  </w:style>
  <w:style w:type="paragraph" w:styleId="TOCHeading">
    <w:name w:val="TOC Heading"/>
    <w:basedOn w:val="Normal"/>
    <w:next w:val="Normal"/>
    <w:uiPriority w:val="39"/>
    <w:unhideWhenUsed/>
    <w:qFormat/>
    <w:rsid w:val="003B5FA0"/>
    <w:pPr>
      <w:spacing w:before="0"/>
    </w:pPr>
    <w:rPr>
      <w:b/>
    </w:rPr>
  </w:style>
  <w:style w:type="paragraph" w:customStyle="1" w:styleId="AttributeTableHeader">
    <w:name w:val="Attribute Table Header"/>
    <w:basedOn w:val="AttributeTableBody"/>
    <w:next w:val="AttributeTableBody"/>
    <w:rsid w:val="0012698E"/>
    <w:pPr>
      <w:keepNext/>
      <w:spacing w:after="20"/>
    </w:pPr>
    <w:rPr>
      <w:b/>
    </w:rPr>
  </w:style>
  <w:style w:type="numbering" w:customStyle="1" w:styleId="Headings">
    <w:name w:val="Headings"/>
    <w:uiPriority w:val="99"/>
    <w:rsid w:val="00296955"/>
    <w:pPr>
      <w:numPr>
        <w:numId w:val="16"/>
      </w:numPr>
    </w:pPr>
  </w:style>
  <w:style w:type="paragraph" w:customStyle="1" w:styleId="AttributeTableBody">
    <w:name w:val="Attribute Table Body"/>
    <w:basedOn w:val="Normal"/>
    <w:rsid w:val="0012698E"/>
    <w:pPr>
      <w:spacing w:before="40" w:after="30"/>
      <w:jc w:val="center"/>
    </w:pPr>
    <w:rPr>
      <w:rFonts w:ascii="Arial" w:eastAsia="Calibri" w:hAnsi="Arial" w:cs="Arial"/>
      <w:kern w:val="16"/>
      <w:sz w:val="16"/>
    </w:rPr>
  </w:style>
  <w:style w:type="character" w:customStyle="1" w:styleId="HyperlinkTable">
    <w:name w:val="Hyperlink Table"/>
    <w:rsid w:val="0012698E"/>
    <w:rPr>
      <w:rFonts w:ascii="Arial" w:hAnsi="Arial" w:cs="Arial" w:hint="default"/>
      <w:strike w:val="0"/>
      <w:dstrike w:val="0"/>
      <w:color w:val="0000FF"/>
      <w:kern w:val="20"/>
      <w:sz w:val="16"/>
      <w:u w:val="none"/>
      <w:effect w:val="none"/>
      <w:vertAlign w:val="baseline"/>
    </w:rPr>
  </w:style>
  <w:style w:type="paragraph" w:customStyle="1" w:styleId="TableEntryItalicindent">
    <w:name w:val="Table Entry + Italic +indent"/>
    <w:basedOn w:val="TableEntry"/>
    <w:rsid w:val="006D1F19"/>
    <w:pPr>
      <w:ind w:left="216"/>
    </w:pPr>
    <w:rPr>
      <w:i/>
      <w:iCs/>
    </w:rPr>
  </w:style>
  <w:style w:type="character" w:styleId="UnresolvedMention">
    <w:name w:val="Unresolved Mention"/>
    <w:basedOn w:val="DefaultParagraphFont"/>
    <w:uiPriority w:val="99"/>
    <w:semiHidden/>
    <w:unhideWhenUsed/>
    <w:rsid w:val="003B5FA0"/>
    <w:rPr>
      <w:color w:val="605E5C"/>
      <w:shd w:val="clear" w:color="auto" w:fill="E1DFDD"/>
    </w:rPr>
  </w:style>
  <w:style w:type="paragraph" w:customStyle="1" w:styleId="XMLExample">
    <w:name w:val="XML Example"/>
    <w:basedOn w:val="BodyText"/>
    <w:rsid w:val="003B5FA0"/>
    <w:pPr>
      <w:spacing w:before="0"/>
    </w:pPr>
    <w:rPr>
      <w:rFonts w:ascii="Courier New" w:hAnsi="Courier New" w:cs="Courier New"/>
      <w:sz w:val="20"/>
    </w:rPr>
  </w:style>
  <w:style w:type="paragraph" w:customStyle="1" w:styleId="ParagraphHeading">
    <w:name w:val="Paragraph Heading"/>
    <w:basedOn w:val="Caption"/>
    <w:next w:val="BodyText"/>
    <w:rsid w:val="003B5FA0"/>
    <w:pPr>
      <w:spacing w:before="180"/>
    </w:pPr>
  </w:style>
  <w:style w:type="paragraph" w:styleId="TableofAuthorities">
    <w:name w:val="table of authorities"/>
    <w:basedOn w:val="Normal"/>
    <w:next w:val="Normal"/>
    <w:rsid w:val="003B5FA0"/>
    <w:pPr>
      <w:ind w:left="240" w:hanging="240"/>
    </w:pPr>
  </w:style>
  <w:style w:type="character" w:customStyle="1" w:styleId="DeleteText">
    <w:name w:val="Delete Text"/>
    <w:rsid w:val="003B5FA0"/>
    <w:rPr>
      <w:b/>
      <w:strike/>
      <w:dstrike w:val="0"/>
      <w:vertAlign w:val="baseline"/>
    </w:rPr>
  </w:style>
  <w:style w:type="paragraph" w:customStyle="1" w:styleId="instructions">
    <w:name w:val="instructions"/>
    <w:basedOn w:val="BodyText"/>
    <w:rsid w:val="008630D6"/>
    <w:pPr>
      <w:pBdr>
        <w:top w:val="single" w:sz="4" w:space="1" w:color="auto"/>
        <w:left w:val="single" w:sz="4" w:space="4" w:color="auto"/>
        <w:bottom w:val="single" w:sz="4" w:space="1" w:color="auto"/>
        <w:right w:val="single" w:sz="4" w:space="4" w:color="auto"/>
      </w:pBdr>
    </w:pPr>
    <w:rPr>
      <w:b/>
      <w:i/>
      <w:sz w:val="22"/>
    </w:rPr>
  </w:style>
  <w:style w:type="character" w:customStyle="1" w:styleId="InsertText">
    <w:name w:val="Insert Text"/>
    <w:rsid w:val="003B5FA0"/>
    <w:rPr>
      <w:b/>
      <w:dstrike w:val="0"/>
      <w:u w:val="single"/>
      <w:vertAlign w:val="baseline"/>
    </w:rPr>
  </w:style>
  <w:style w:type="paragraph" w:customStyle="1" w:styleId="Listing0">
    <w:name w:val="Listing"/>
    <w:basedOn w:val="Normal"/>
    <w:rsid w:val="008630D6"/>
    <w:rPr>
      <w:rFonts w:ascii="Courier New" w:hAnsi="Courier New" w:cs="Courier New"/>
      <w:sz w:val="18"/>
      <w:szCs w:val="18"/>
    </w:rPr>
  </w:style>
  <w:style w:type="paragraph" w:customStyle="1" w:styleId="Default">
    <w:name w:val="Default"/>
    <w:qFormat/>
    <w:rsid w:val="008630D6"/>
    <w:pPr>
      <w:autoSpaceDE w:val="0"/>
      <w:autoSpaceDN w:val="0"/>
      <w:adjustRightInd w:val="0"/>
    </w:pPr>
    <w:rPr>
      <w:rFonts w:ascii="Times New Roman" w:hAnsi="Times New Roman"/>
      <w:color w:val="000000"/>
      <w:sz w:val="24"/>
      <w:szCs w:val="24"/>
    </w:rPr>
  </w:style>
  <w:style w:type="paragraph" w:styleId="Bibliography">
    <w:name w:val="Bibliography"/>
    <w:basedOn w:val="Normal"/>
    <w:next w:val="Normal"/>
    <w:uiPriority w:val="37"/>
    <w:unhideWhenUsed/>
    <w:rsid w:val="003B5FA0"/>
  </w:style>
  <w:style w:type="paragraph" w:customStyle="1" w:styleId="AppendixHeading4">
    <w:name w:val="Appendix Heading 4"/>
    <w:basedOn w:val="Heading4"/>
    <w:link w:val="AppendixHeading4Char"/>
    <w:qFormat/>
    <w:rsid w:val="003B5FA0"/>
    <w:pPr>
      <w:numPr>
        <w:ilvl w:val="0"/>
        <w:numId w:val="0"/>
      </w:numPr>
    </w:pPr>
  </w:style>
  <w:style w:type="character" w:customStyle="1" w:styleId="AppendixHeading2Char">
    <w:name w:val="Appendix Heading 2 Char"/>
    <w:link w:val="AppendixHeading2"/>
    <w:rsid w:val="008630D6"/>
    <w:rPr>
      <w:rFonts w:ascii="Arial" w:hAnsi="Arial"/>
      <w:b/>
      <w:noProof/>
      <w:kern w:val="28"/>
      <w:sz w:val="28"/>
    </w:rPr>
  </w:style>
  <w:style w:type="character" w:customStyle="1" w:styleId="AppendixHeading3Char">
    <w:name w:val="Appendix Heading 3 Char"/>
    <w:link w:val="AppendixHeading3"/>
    <w:rsid w:val="003B0CEB"/>
    <w:rPr>
      <w:rFonts w:ascii="Arial" w:hAnsi="Arial"/>
      <w:b/>
      <w:noProof/>
      <w:kern w:val="28"/>
      <w:sz w:val="24"/>
    </w:rPr>
  </w:style>
  <w:style w:type="character" w:customStyle="1" w:styleId="AppendixHeading4Char">
    <w:name w:val="Appendix Heading 4 Char"/>
    <w:basedOn w:val="Heading4Char"/>
    <w:link w:val="AppendixHeading4"/>
    <w:rsid w:val="003B5FA0"/>
    <w:rPr>
      <w:rFonts w:ascii="Arial" w:hAnsi="Arial"/>
      <w:b/>
      <w:noProof/>
      <w:kern w:val="28"/>
      <w:sz w:val="24"/>
    </w:rPr>
  </w:style>
  <w:style w:type="paragraph" w:styleId="IntenseQuote">
    <w:name w:val="Intense Quote"/>
    <w:basedOn w:val="Normal"/>
    <w:next w:val="Normal"/>
    <w:link w:val="IntenseQuoteChar"/>
    <w:uiPriority w:val="30"/>
    <w:qFormat/>
    <w:rsid w:val="003B5FA0"/>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B5FA0"/>
    <w:rPr>
      <w:rFonts w:ascii="Times New Roman" w:hAnsi="Times New Roman"/>
      <w:b/>
      <w:bCs/>
      <w:i/>
      <w:iCs/>
      <w:color w:val="4F81BD"/>
      <w:sz w:val="24"/>
    </w:rPr>
  </w:style>
  <w:style w:type="paragraph" w:styleId="NoSpacing">
    <w:name w:val="No Spacing"/>
    <w:uiPriority w:val="1"/>
    <w:qFormat/>
    <w:rsid w:val="003B5FA0"/>
    <w:rPr>
      <w:rFonts w:ascii="Times New Roman" w:hAnsi="Times New Roman"/>
      <w:sz w:val="24"/>
    </w:rPr>
  </w:style>
  <w:style w:type="paragraph" w:styleId="Quote">
    <w:name w:val="Quote"/>
    <w:basedOn w:val="Normal"/>
    <w:next w:val="Normal"/>
    <w:link w:val="QuoteChar"/>
    <w:uiPriority w:val="29"/>
    <w:qFormat/>
    <w:rsid w:val="003B5FA0"/>
    <w:rPr>
      <w:i/>
      <w:iCs/>
      <w:color w:val="000000"/>
    </w:rPr>
  </w:style>
  <w:style w:type="character" w:customStyle="1" w:styleId="QuoteChar">
    <w:name w:val="Quote Char"/>
    <w:link w:val="Quote"/>
    <w:uiPriority w:val="29"/>
    <w:rsid w:val="003B5FA0"/>
    <w:rPr>
      <w:rFonts w:ascii="Times New Roman" w:hAnsi="Times New Roman"/>
      <w:i/>
      <w:iCs/>
      <w:color w:val="000000"/>
      <w:sz w:val="24"/>
    </w:rPr>
  </w:style>
  <w:style w:type="paragraph" w:customStyle="1" w:styleId="tableentryheader0">
    <w:name w:val="tableentryheader"/>
    <w:basedOn w:val="Normal"/>
    <w:rsid w:val="00627790"/>
    <w:pPr>
      <w:spacing w:before="100" w:beforeAutospacing="1" w:after="100" w:afterAutospacing="1"/>
    </w:pPr>
    <w:rPr>
      <w:rFonts w:ascii="Calibri" w:eastAsia="Calibri" w:hAnsi="Calibri" w:cs="Calibri"/>
      <w:sz w:val="22"/>
      <w:szCs w:val="22"/>
    </w:rPr>
  </w:style>
  <w:style w:type="paragraph" w:customStyle="1" w:styleId="tableentry0">
    <w:name w:val="tableentry"/>
    <w:basedOn w:val="Normal"/>
    <w:rsid w:val="00627790"/>
    <w:pPr>
      <w:spacing w:before="100" w:beforeAutospacing="1" w:after="100" w:afterAutospacing="1"/>
    </w:pPr>
    <w:rPr>
      <w:rFonts w:ascii="Calibri" w:eastAsia="Calibri" w:hAnsi="Calibri" w:cs="Calibri"/>
      <w:sz w:val="22"/>
      <w:szCs w:val="22"/>
    </w:rPr>
  </w:style>
  <w:style w:type="numbering" w:styleId="111111">
    <w:name w:val="Outline List 2"/>
    <w:basedOn w:val="NoList"/>
    <w:uiPriority w:val="99"/>
    <w:semiHidden/>
    <w:unhideWhenUsed/>
    <w:rsid w:val="00E769CF"/>
    <w:pPr>
      <w:numPr>
        <w:numId w:val="26"/>
      </w:numPr>
    </w:pPr>
  </w:style>
  <w:style w:type="numbering" w:styleId="1ai">
    <w:name w:val="Outline List 1"/>
    <w:basedOn w:val="NoList"/>
    <w:uiPriority w:val="99"/>
    <w:semiHidden/>
    <w:unhideWhenUsed/>
    <w:rsid w:val="00E769CF"/>
    <w:pPr>
      <w:numPr>
        <w:numId w:val="27"/>
      </w:numPr>
    </w:pPr>
  </w:style>
  <w:style w:type="numbering" w:styleId="ArticleSection">
    <w:name w:val="Outline List 3"/>
    <w:basedOn w:val="NoList"/>
    <w:uiPriority w:val="99"/>
    <w:semiHidden/>
    <w:unhideWhenUsed/>
    <w:rsid w:val="00E769CF"/>
    <w:pPr>
      <w:numPr>
        <w:numId w:val="28"/>
      </w:numPr>
    </w:pPr>
  </w:style>
  <w:style w:type="numbering" w:customStyle="1" w:styleId="CurrentList1">
    <w:name w:val="Current List1"/>
    <w:uiPriority w:val="99"/>
    <w:rsid w:val="004D5BD2"/>
    <w:pPr>
      <w:numPr>
        <w:numId w:val="30"/>
      </w:numPr>
    </w:pPr>
  </w:style>
  <w:style w:type="numbering" w:customStyle="1" w:styleId="CurrentList2">
    <w:name w:val="Current List2"/>
    <w:uiPriority w:val="99"/>
    <w:rsid w:val="004D5BD2"/>
    <w:pPr>
      <w:numPr>
        <w:numId w:val="31"/>
      </w:numPr>
    </w:pPr>
  </w:style>
  <w:style w:type="numbering" w:customStyle="1" w:styleId="KurtBulletList">
    <w:name w:val="KurtBulletList"/>
    <w:uiPriority w:val="99"/>
    <w:rsid w:val="00EC590B"/>
    <w:pPr>
      <w:numPr>
        <w:numId w:val="38"/>
      </w:numPr>
    </w:pPr>
  </w:style>
  <w:style w:type="paragraph" w:customStyle="1" w:styleId="BodyText22ptBoldCenteredKernat14pt">
    <w:name w:val="Body Text 22 pt Bold Centered Kern at 14 pt"/>
    <w:basedOn w:val="BodyText"/>
    <w:rsid w:val="003B5FA0"/>
    <w:pPr>
      <w:jc w:val="center"/>
    </w:pPr>
    <w:rPr>
      <w:b/>
      <w:bCs/>
      <w:kern w:val="28"/>
      <w:sz w:val="44"/>
    </w:rPr>
  </w:style>
  <w:style w:type="character" w:customStyle="1" w:styleId="BodyTextChar3">
    <w:name w:val="Body Text Char3"/>
    <w:aliases w:val="Body Text Char Char Char Char"/>
    <w:rsid w:val="003B5FA0"/>
    <w:rPr>
      <w:noProof/>
      <w:sz w:val="24"/>
      <w:lang w:val="en-US" w:eastAsia="en-US" w:bidi="ar-SA"/>
    </w:rPr>
  </w:style>
  <w:style w:type="paragraph" w:customStyle="1" w:styleId="BodyText0">
    <w:name w:val="BodyText"/>
    <w:link w:val="BodyTextChar0"/>
    <w:qFormat/>
    <w:rsid w:val="003B5FA0"/>
    <w:pPr>
      <w:tabs>
        <w:tab w:val="left" w:pos="1080"/>
        <w:tab w:val="left" w:pos="1440"/>
      </w:tabs>
      <w:spacing w:after="120" w:line="260" w:lineRule="exact"/>
      <w:ind w:left="720"/>
    </w:pPr>
    <w:rPr>
      <w:rFonts w:ascii="Bookman Old Style" w:eastAsia="?l?r ??’c" w:hAnsi="Bookman Old Style"/>
      <w:noProof/>
      <w:szCs w:val="24"/>
    </w:rPr>
  </w:style>
  <w:style w:type="character" w:customStyle="1" w:styleId="BodyTextChar0">
    <w:name w:val="BodyText Char"/>
    <w:link w:val="BodyText0"/>
    <w:rsid w:val="003B5FA0"/>
    <w:rPr>
      <w:rFonts w:ascii="Bookman Old Style" w:eastAsia="?l?r ??’c" w:hAnsi="Bookman Old Style"/>
      <w:noProof/>
      <w:szCs w:val="24"/>
    </w:rPr>
  </w:style>
  <w:style w:type="character" w:styleId="BookTitle">
    <w:name w:val="Book Title"/>
    <w:uiPriority w:val="33"/>
    <w:qFormat/>
    <w:rsid w:val="003B5FA0"/>
    <w:rPr>
      <w:b/>
      <w:bCs/>
      <w:smallCaps/>
      <w:spacing w:val="5"/>
    </w:rPr>
  </w:style>
  <w:style w:type="paragraph" w:customStyle="1" w:styleId="BracketData">
    <w:name w:val="BracketData"/>
    <w:basedOn w:val="Normal"/>
    <w:next w:val="BodyText0"/>
    <w:rsid w:val="003B5FA0"/>
    <w:pPr>
      <w:keepNext/>
      <w:spacing w:before="40" w:after="120"/>
      <w:ind w:left="720"/>
    </w:pPr>
    <w:rPr>
      <w:rFonts w:ascii="Courier New" w:eastAsia="SimSun" w:hAnsi="Courier New" w:cs="Courier New"/>
      <w:sz w:val="20"/>
      <w:lang w:eastAsia="zh-CN"/>
    </w:rPr>
  </w:style>
  <w:style w:type="numbering" w:customStyle="1" w:styleId="Constraints">
    <w:name w:val="Constraints"/>
    <w:rsid w:val="003B5FA0"/>
    <w:pPr>
      <w:numPr>
        <w:numId w:val="44"/>
      </w:numPr>
    </w:pPr>
  </w:style>
  <w:style w:type="paragraph" w:customStyle="1" w:styleId="Example">
    <w:name w:val="Example"/>
    <w:basedOn w:val="Normal"/>
    <w:link w:val="ExampleChar"/>
    <w:rsid w:val="003B5FA0"/>
    <w:pPr>
      <w:keepNext/>
      <w:pBdr>
        <w:top w:val="single" w:sz="4" w:space="1" w:color="auto"/>
        <w:left w:val="single" w:sz="4" w:space="4" w:color="auto"/>
        <w:bottom w:val="single" w:sz="4" w:space="1" w:color="auto"/>
        <w:right w:val="single" w:sz="4" w:space="4" w:color="auto"/>
      </w:pBdr>
      <w:spacing w:before="0" w:after="120" w:line="220" w:lineRule="exact"/>
      <w:ind w:left="720"/>
      <w:contextualSpacing/>
    </w:pPr>
    <w:rPr>
      <w:rFonts w:ascii="Courier New" w:hAnsi="Courier New"/>
      <w:sz w:val="18"/>
      <w:lang w:val="x-none" w:eastAsia="x-none"/>
    </w:rPr>
  </w:style>
  <w:style w:type="character" w:customStyle="1" w:styleId="ExampleChar">
    <w:name w:val="Example Char"/>
    <w:link w:val="Example"/>
    <w:rsid w:val="003B5FA0"/>
    <w:rPr>
      <w:rFonts w:ascii="Courier New" w:hAnsi="Courier New"/>
      <w:sz w:val="18"/>
      <w:lang w:val="x-none" w:eastAsia="x-none"/>
    </w:rPr>
  </w:style>
  <w:style w:type="character" w:customStyle="1" w:styleId="HyperlinkCourierBold">
    <w:name w:val="Hyperlink Courier Bold"/>
    <w:rsid w:val="003B5FA0"/>
    <w:rPr>
      <w:rFonts w:ascii="Courier New" w:hAnsi="Courier New" w:cs="Arial"/>
      <w:b/>
      <w:dstrike w:val="0"/>
      <w:color w:val="333399"/>
      <w:sz w:val="20"/>
      <w:szCs w:val="24"/>
      <w:u w:val="single"/>
      <w:vertAlign w:val="baseline"/>
      <w:lang w:val="en-US" w:eastAsia="zh-CN" w:bidi="ar-SA"/>
    </w:rPr>
  </w:style>
  <w:style w:type="character" w:customStyle="1" w:styleId="keyword">
    <w:name w:val="keyword"/>
    <w:rsid w:val="003B5FA0"/>
    <w:rPr>
      <w:rFonts w:ascii="Bookman Old Style" w:hAnsi="Bookman Old Style"/>
      <w:b/>
      <w:caps/>
      <w:sz w:val="16"/>
    </w:rPr>
  </w:style>
  <w:style w:type="paragraph" w:customStyle="1" w:styleId="StyleBodyTextTopSinglesolidlineAuto6ptLinewidth">
    <w:name w:val="Style Body Text + Top: (Single solid line Auto  6 pt Line width)..."/>
    <w:basedOn w:val="BodyText"/>
    <w:rsid w:val="003B5FA0"/>
    <w:pPr>
      <w:pBdr>
        <w:top w:val="single" w:sz="36" w:space="1" w:color="auto"/>
        <w:left w:val="single" w:sz="36" w:space="4" w:color="auto"/>
        <w:bottom w:val="single" w:sz="36" w:space="12" w:color="auto"/>
        <w:right w:val="single" w:sz="36" w:space="4" w:color="auto"/>
      </w:pBdr>
    </w:pPr>
  </w:style>
  <w:style w:type="character" w:styleId="SubtleReference">
    <w:name w:val="Subtle Reference"/>
    <w:uiPriority w:val="31"/>
    <w:qFormat/>
    <w:rsid w:val="003B5FA0"/>
    <w:rPr>
      <w:smallCaps/>
      <w:color w:val="C0504D"/>
      <w:u w:val="single"/>
    </w:rPr>
  </w:style>
  <w:style w:type="paragraph" w:customStyle="1" w:styleId="TableEntryCentered">
    <w:name w:val="Table Entry Centered"/>
    <w:basedOn w:val="TableEntry"/>
    <w:rsid w:val="003B5FA0"/>
    <w:pPr>
      <w:jc w:val="center"/>
    </w:pPr>
  </w:style>
  <w:style w:type="character" w:customStyle="1" w:styleId="TableEntryChar1">
    <w:name w:val="Table Entry Char1"/>
    <w:locked/>
    <w:rsid w:val="003B5FA0"/>
    <w:rPr>
      <w:sz w:val="18"/>
    </w:rPr>
  </w:style>
  <w:style w:type="paragraph" w:customStyle="1" w:styleId="TableText">
    <w:name w:val="TableText"/>
    <w:basedOn w:val="Normal"/>
    <w:link w:val="TableTextChar"/>
    <w:rsid w:val="003B5FA0"/>
    <w:pPr>
      <w:keepNext/>
      <w:spacing w:before="40" w:after="40" w:line="220" w:lineRule="exact"/>
    </w:pPr>
    <w:rPr>
      <w:rFonts w:ascii="Bookman Old Style" w:hAnsi="Bookman Old Style"/>
      <w:noProof/>
      <w:sz w:val="18"/>
      <w:szCs w:val="18"/>
      <w:lang w:val="x-none" w:eastAsia="x-none"/>
    </w:rPr>
  </w:style>
  <w:style w:type="character" w:customStyle="1" w:styleId="TableTextChar">
    <w:name w:val="TableText Char"/>
    <w:link w:val="TableText"/>
    <w:rsid w:val="003B5FA0"/>
    <w:rPr>
      <w:rFonts w:ascii="Bookman Old Style" w:hAnsi="Bookman Old Style"/>
      <w:noProof/>
      <w:sz w:val="18"/>
      <w:szCs w:val="18"/>
      <w:lang w:val="x-none" w:eastAsia="x-none"/>
    </w:rPr>
  </w:style>
  <w:style w:type="paragraph" w:customStyle="1" w:styleId="XMLFragment">
    <w:name w:val="XML Fragment"/>
    <w:basedOn w:val="PlainText"/>
    <w:rsid w:val="003B5FA0"/>
    <w:pPr>
      <w:keepNext/>
      <w:keepLines/>
      <w:pBdr>
        <w:top w:val="single" w:sz="4" w:space="1" w:color="auto"/>
        <w:left w:val="single" w:sz="4" w:space="4" w:color="auto"/>
        <w:bottom w:val="single" w:sz="4" w:space="1" w:color="auto"/>
        <w:right w:val="single" w:sz="4" w:space="4" w:color="auto"/>
      </w:pBdr>
      <w:tabs>
        <w:tab w:val="left" w:pos="187"/>
      </w:tabs>
      <w:spacing w:before="0"/>
    </w:pPr>
    <w:rPr>
      <w:noProof/>
    </w:rPr>
  </w:style>
  <w:style w:type="character" w:customStyle="1" w:styleId="XMLname">
    <w:name w:val="XMLname"/>
    <w:qFormat/>
    <w:rsid w:val="003B5FA0"/>
    <w:rPr>
      <w:rFonts w:ascii="Courier New" w:hAnsi="Courier New" w:cs="TimesNewRomanPSMT"/>
      <w:sz w:val="20"/>
      <w:lang w:eastAsia="en-US"/>
    </w:rPr>
  </w:style>
  <w:style w:type="character" w:customStyle="1" w:styleId="XMLnameBold">
    <w:name w:val="XMLnameBold"/>
    <w:rsid w:val="003B5FA0"/>
    <w:rPr>
      <w:rFonts w:ascii="Courier New" w:hAnsi="Courier New" w:cs="TimesNewRomanPSMT"/>
      <w:b/>
      <w:bCs/>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4365">
      <w:bodyDiv w:val="1"/>
      <w:marLeft w:val="0"/>
      <w:marRight w:val="0"/>
      <w:marTop w:val="0"/>
      <w:marBottom w:val="0"/>
      <w:divBdr>
        <w:top w:val="none" w:sz="0" w:space="0" w:color="auto"/>
        <w:left w:val="none" w:sz="0" w:space="0" w:color="auto"/>
        <w:bottom w:val="none" w:sz="0" w:space="0" w:color="auto"/>
        <w:right w:val="none" w:sz="0" w:space="0" w:color="auto"/>
      </w:divBdr>
    </w:div>
    <w:div w:id="50808600">
      <w:bodyDiv w:val="1"/>
      <w:marLeft w:val="0"/>
      <w:marRight w:val="0"/>
      <w:marTop w:val="0"/>
      <w:marBottom w:val="0"/>
      <w:divBdr>
        <w:top w:val="none" w:sz="0" w:space="0" w:color="auto"/>
        <w:left w:val="none" w:sz="0" w:space="0" w:color="auto"/>
        <w:bottom w:val="none" w:sz="0" w:space="0" w:color="auto"/>
        <w:right w:val="none" w:sz="0" w:space="0" w:color="auto"/>
      </w:divBdr>
    </w:div>
    <w:div w:id="60182947">
      <w:bodyDiv w:val="1"/>
      <w:marLeft w:val="0"/>
      <w:marRight w:val="0"/>
      <w:marTop w:val="0"/>
      <w:marBottom w:val="0"/>
      <w:divBdr>
        <w:top w:val="none" w:sz="0" w:space="0" w:color="auto"/>
        <w:left w:val="none" w:sz="0" w:space="0" w:color="auto"/>
        <w:bottom w:val="none" w:sz="0" w:space="0" w:color="auto"/>
        <w:right w:val="none" w:sz="0" w:space="0" w:color="auto"/>
      </w:divBdr>
    </w:div>
    <w:div w:id="73748880">
      <w:bodyDiv w:val="1"/>
      <w:marLeft w:val="0"/>
      <w:marRight w:val="0"/>
      <w:marTop w:val="0"/>
      <w:marBottom w:val="0"/>
      <w:divBdr>
        <w:top w:val="none" w:sz="0" w:space="0" w:color="auto"/>
        <w:left w:val="none" w:sz="0" w:space="0" w:color="auto"/>
        <w:bottom w:val="none" w:sz="0" w:space="0" w:color="auto"/>
        <w:right w:val="none" w:sz="0" w:space="0" w:color="auto"/>
      </w:divBdr>
    </w:div>
    <w:div w:id="73865439">
      <w:bodyDiv w:val="1"/>
      <w:marLeft w:val="0"/>
      <w:marRight w:val="0"/>
      <w:marTop w:val="0"/>
      <w:marBottom w:val="0"/>
      <w:divBdr>
        <w:top w:val="none" w:sz="0" w:space="0" w:color="auto"/>
        <w:left w:val="none" w:sz="0" w:space="0" w:color="auto"/>
        <w:bottom w:val="none" w:sz="0" w:space="0" w:color="auto"/>
        <w:right w:val="none" w:sz="0" w:space="0" w:color="auto"/>
      </w:divBdr>
    </w:div>
    <w:div w:id="76486249">
      <w:bodyDiv w:val="1"/>
      <w:marLeft w:val="0"/>
      <w:marRight w:val="0"/>
      <w:marTop w:val="0"/>
      <w:marBottom w:val="0"/>
      <w:divBdr>
        <w:top w:val="none" w:sz="0" w:space="0" w:color="auto"/>
        <w:left w:val="none" w:sz="0" w:space="0" w:color="auto"/>
        <w:bottom w:val="none" w:sz="0" w:space="0" w:color="auto"/>
        <w:right w:val="none" w:sz="0" w:space="0" w:color="auto"/>
      </w:divBdr>
    </w:div>
    <w:div w:id="89012209">
      <w:bodyDiv w:val="1"/>
      <w:marLeft w:val="0"/>
      <w:marRight w:val="0"/>
      <w:marTop w:val="0"/>
      <w:marBottom w:val="0"/>
      <w:divBdr>
        <w:top w:val="none" w:sz="0" w:space="0" w:color="auto"/>
        <w:left w:val="none" w:sz="0" w:space="0" w:color="auto"/>
        <w:bottom w:val="none" w:sz="0" w:space="0" w:color="auto"/>
        <w:right w:val="none" w:sz="0" w:space="0" w:color="auto"/>
      </w:divBdr>
    </w:div>
    <w:div w:id="105929550">
      <w:bodyDiv w:val="1"/>
      <w:marLeft w:val="0"/>
      <w:marRight w:val="0"/>
      <w:marTop w:val="0"/>
      <w:marBottom w:val="0"/>
      <w:divBdr>
        <w:top w:val="none" w:sz="0" w:space="0" w:color="auto"/>
        <w:left w:val="none" w:sz="0" w:space="0" w:color="auto"/>
        <w:bottom w:val="none" w:sz="0" w:space="0" w:color="auto"/>
        <w:right w:val="none" w:sz="0" w:space="0" w:color="auto"/>
      </w:divBdr>
    </w:div>
    <w:div w:id="151147358">
      <w:bodyDiv w:val="1"/>
      <w:marLeft w:val="0"/>
      <w:marRight w:val="0"/>
      <w:marTop w:val="0"/>
      <w:marBottom w:val="0"/>
      <w:divBdr>
        <w:top w:val="none" w:sz="0" w:space="0" w:color="auto"/>
        <w:left w:val="none" w:sz="0" w:space="0" w:color="auto"/>
        <w:bottom w:val="none" w:sz="0" w:space="0" w:color="auto"/>
        <w:right w:val="none" w:sz="0" w:space="0" w:color="auto"/>
      </w:divBdr>
    </w:div>
    <w:div w:id="220747650">
      <w:bodyDiv w:val="1"/>
      <w:marLeft w:val="0"/>
      <w:marRight w:val="0"/>
      <w:marTop w:val="0"/>
      <w:marBottom w:val="0"/>
      <w:divBdr>
        <w:top w:val="none" w:sz="0" w:space="0" w:color="auto"/>
        <w:left w:val="none" w:sz="0" w:space="0" w:color="auto"/>
        <w:bottom w:val="none" w:sz="0" w:space="0" w:color="auto"/>
        <w:right w:val="none" w:sz="0" w:space="0" w:color="auto"/>
      </w:divBdr>
    </w:div>
    <w:div w:id="289672884">
      <w:bodyDiv w:val="1"/>
      <w:marLeft w:val="0"/>
      <w:marRight w:val="0"/>
      <w:marTop w:val="0"/>
      <w:marBottom w:val="0"/>
      <w:divBdr>
        <w:top w:val="none" w:sz="0" w:space="0" w:color="auto"/>
        <w:left w:val="none" w:sz="0" w:space="0" w:color="auto"/>
        <w:bottom w:val="none" w:sz="0" w:space="0" w:color="auto"/>
        <w:right w:val="none" w:sz="0" w:space="0" w:color="auto"/>
      </w:divBdr>
    </w:div>
    <w:div w:id="325328936">
      <w:bodyDiv w:val="1"/>
      <w:marLeft w:val="0"/>
      <w:marRight w:val="0"/>
      <w:marTop w:val="0"/>
      <w:marBottom w:val="0"/>
      <w:divBdr>
        <w:top w:val="none" w:sz="0" w:space="0" w:color="auto"/>
        <w:left w:val="none" w:sz="0" w:space="0" w:color="auto"/>
        <w:bottom w:val="none" w:sz="0" w:space="0" w:color="auto"/>
        <w:right w:val="none" w:sz="0" w:space="0" w:color="auto"/>
      </w:divBdr>
    </w:div>
    <w:div w:id="351080375">
      <w:bodyDiv w:val="1"/>
      <w:marLeft w:val="0"/>
      <w:marRight w:val="0"/>
      <w:marTop w:val="0"/>
      <w:marBottom w:val="0"/>
      <w:divBdr>
        <w:top w:val="none" w:sz="0" w:space="0" w:color="auto"/>
        <w:left w:val="none" w:sz="0" w:space="0" w:color="auto"/>
        <w:bottom w:val="none" w:sz="0" w:space="0" w:color="auto"/>
        <w:right w:val="none" w:sz="0" w:space="0" w:color="auto"/>
      </w:divBdr>
    </w:div>
    <w:div w:id="359598702">
      <w:bodyDiv w:val="1"/>
      <w:marLeft w:val="0"/>
      <w:marRight w:val="0"/>
      <w:marTop w:val="0"/>
      <w:marBottom w:val="0"/>
      <w:divBdr>
        <w:top w:val="none" w:sz="0" w:space="0" w:color="auto"/>
        <w:left w:val="none" w:sz="0" w:space="0" w:color="auto"/>
        <w:bottom w:val="none" w:sz="0" w:space="0" w:color="auto"/>
        <w:right w:val="none" w:sz="0" w:space="0" w:color="auto"/>
      </w:divBdr>
    </w:div>
    <w:div w:id="416370962">
      <w:bodyDiv w:val="1"/>
      <w:marLeft w:val="0"/>
      <w:marRight w:val="0"/>
      <w:marTop w:val="0"/>
      <w:marBottom w:val="0"/>
      <w:divBdr>
        <w:top w:val="none" w:sz="0" w:space="0" w:color="auto"/>
        <w:left w:val="none" w:sz="0" w:space="0" w:color="auto"/>
        <w:bottom w:val="none" w:sz="0" w:space="0" w:color="auto"/>
        <w:right w:val="none" w:sz="0" w:space="0" w:color="auto"/>
      </w:divBdr>
    </w:div>
    <w:div w:id="418528118">
      <w:bodyDiv w:val="1"/>
      <w:marLeft w:val="0"/>
      <w:marRight w:val="0"/>
      <w:marTop w:val="0"/>
      <w:marBottom w:val="0"/>
      <w:divBdr>
        <w:top w:val="none" w:sz="0" w:space="0" w:color="auto"/>
        <w:left w:val="none" w:sz="0" w:space="0" w:color="auto"/>
        <w:bottom w:val="none" w:sz="0" w:space="0" w:color="auto"/>
        <w:right w:val="none" w:sz="0" w:space="0" w:color="auto"/>
      </w:divBdr>
    </w:div>
    <w:div w:id="419717769">
      <w:bodyDiv w:val="1"/>
      <w:marLeft w:val="0"/>
      <w:marRight w:val="0"/>
      <w:marTop w:val="0"/>
      <w:marBottom w:val="0"/>
      <w:divBdr>
        <w:top w:val="none" w:sz="0" w:space="0" w:color="auto"/>
        <w:left w:val="none" w:sz="0" w:space="0" w:color="auto"/>
        <w:bottom w:val="none" w:sz="0" w:space="0" w:color="auto"/>
        <w:right w:val="none" w:sz="0" w:space="0" w:color="auto"/>
      </w:divBdr>
    </w:div>
    <w:div w:id="442921671">
      <w:bodyDiv w:val="1"/>
      <w:marLeft w:val="0"/>
      <w:marRight w:val="0"/>
      <w:marTop w:val="0"/>
      <w:marBottom w:val="0"/>
      <w:divBdr>
        <w:top w:val="none" w:sz="0" w:space="0" w:color="auto"/>
        <w:left w:val="none" w:sz="0" w:space="0" w:color="auto"/>
        <w:bottom w:val="none" w:sz="0" w:space="0" w:color="auto"/>
        <w:right w:val="none" w:sz="0" w:space="0" w:color="auto"/>
      </w:divBdr>
    </w:div>
    <w:div w:id="471679708">
      <w:bodyDiv w:val="1"/>
      <w:marLeft w:val="0"/>
      <w:marRight w:val="0"/>
      <w:marTop w:val="0"/>
      <w:marBottom w:val="0"/>
      <w:divBdr>
        <w:top w:val="none" w:sz="0" w:space="0" w:color="auto"/>
        <w:left w:val="none" w:sz="0" w:space="0" w:color="auto"/>
        <w:bottom w:val="none" w:sz="0" w:space="0" w:color="auto"/>
        <w:right w:val="none" w:sz="0" w:space="0" w:color="auto"/>
      </w:divBdr>
      <w:divsChild>
        <w:div w:id="27872573">
          <w:marLeft w:val="0"/>
          <w:marRight w:val="0"/>
          <w:marTop w:val="0"/>
          <w:marBottom w:val="0"/>
          <w:divBdr>
            <w:top w:val="none" w:sz="0" w:space="0" w:color="auto"/>
            <w:left w:val="none" w:sz="0" w:space="0" w:color="auto"/>
            <w:bottom w:val="none" w:sz="0" w:space="0" w:color="auto"/>
            <w:right w:val="none" w:sz="0" w:space="0" w:color="auto"/>
          </w:divBdr>
        </w:div>
        <w:div w:id="35591729">
          <w:marLeft w:val="0"/>
          <w:marRight w:val="0"/>
          <w:marTop w:val="0"/>
          <w:marBottom w:val="0"/>
          <w:divBdr>
            <w:top w:val="none" w:sz="0" w:space="0" w:color="auto"/>
            <w:left w:val="none" w:sz="0" w:space="0" w:color="auto"/>
            <w:bottom w:val="none" w:sz="0" w:space="0" w:color="auto"/>
            <w:right w:val="none" w:sz="0" w:space="0" w:color="auto"/>
          </w:divBdr>
        </w:div>
        <w:div w:id="39135922">
          <w:marLeft w:val="0"/>
          <w:marRight w:val="0"/>
          <w:marTop w:val="0"/>
          <w:marBottom w:val="0"/>
          <w:divBdr>
            <w:top w:val="none" w:sz="0" w:space="0" w:color="auto"/>
            <w:left w:val="none" w:sz="0" w:space="0" w:color="auto"/>
            <w:bottom w:val="none" w:sz="0" w:space="0" w:color="auto"/>
            <w:right w:val="none" w:sz="0" w:space="0" w:color="auto"/>
          </w:divBdr>
        </w:div>
        <w:div w:id="73475118">
          <w:marLeft w:val="0"/>
          <w:marRight w:val="0"/>
          <w:marTop w:val="0"/>
          <w:marBottom w:val="0"/>
          <w:divBdr>
            <w:top w:val="none" w:sz="0" w:space="0" w:color="auto"/>
            <w:left w:val="none" w:sz="0" w:space="0" w:color="auto"/>
            <w:bottom w:val="none" w:sz="0" w:space="0" w:color="auto"/>
            <w:right w:val="none" w:sz="0" w:space="0" w:color="auto"/>
          </w:divBdr>
        </w:div>
        <w:div w:id="122769314">
          <w:marLeft w:val="0"/>
          <w:marRight w:val="0"/>
          <w:marTop w:val="0"/>
          <w:marBottom w:val="0"/>
          <w:divBdr>
            <w:top w:val="none" w:sz="0" w:space="0" w:color="auto"/>
            <w:left w:val="none" w:sz="0" w:space="0" w:color="auto"/>
            <w:bottom w:val="none" w:sz="0" w:space="0" w:color="auto"/>
            <w:right w:val="none" w:sz="0" w:space="0" w:color="auto"/>
          </w:divBdr>
        </w:div>
        <w:div w:id="161047515">
          <w:marLeft w:val="0"/>
          <w:marRight w:val="0"/>
          <w:marTop w:val="0"/>
          <w:marBottom w:val="0"/>
          <w:divBdr>
            <w:top w:val="none" w:sz="0" w:space="0" w:color="auto"/>
            <w:left w:val="none" w:sz="0" w:space="0" w:color="auto"/>
            <w:bottom w:val="none" w:sz="0" w:space="0" w:color="auto"/>
            <w:right w:val="none" w:sz="0" w:space="0" w:color="auto"/>
          </w:divBdr>
        </w:div>
        <w:div w:id="162473443">
          <w:marLeft w:val="0"/>
          <w:marRight w:val="0"/>
          <w:marTop w:val="0"/>
          <w:marBottom w:val="0"/>
          <w:divBdr>
            <w:top w:val="none" w:sz="0" w:space="0" w:color="auto"/>
            <w:left w:val="none" w:sz="0" w:space="0" w:color="auto"/>
            <w:bottom w:val="none" w:sz="0" w:space="0" w:color="auto"/>
            <w:right w:val="none" w:sz="0" w:space="0" w:color="auto"/>
          </w:divBdr>
        </w:div>
        <w:div w:id="167673594">
          <w:marLeft w:val="0"/>
          <w:marRight w:val="0"/>
          <w:marTop w:val="0"/>
          <w:marBottom w:val="0"/>
          <w:divBdr>
            <w:top w:val="none" w:sz="0" w:space="0" w:color="auto"/>
            <w:left w:val="none" w:sz="0" w:space="0" w:color="auto"/>
            <w:bottom w:val="none" w:sz="0" w:space="0" w:color="auto"/>
            <w:right w:val="none" w:sz="0" w:space="0" w:color="auto"/>
          </w:divBdr>
        </w:div>
        <w:div w:id="236861025">
          <w:marLeft w:val="0"/>
          <w:marRight w:val="0"/>
          <w:marTop w:val="0"/>
          <w:marBottom w:val="0"/>
          <w:divBdr>
            <w:top w:val="none" w:sz="0" w:space="0" w:color="auto"/>
            <w:left w:val="none" w:sz="0" w:space="0" w:color="auto"/>
            <w:bottom w:val="none" w:sz="0" w:space="0" w:color="auto"/>
            <w:right w:val="none" w:sz="0" w:space="0" w:color="auto"/>
          </w:divBdr>
        </w:div>
        <w:div w:id="248315962">
          <w:marLeft w:val="0"/>
          <w:marRight w:val="0"/>
          <w:marTop w:val="0"/>
          <w:marBottom w:val="0"/>
          <w:divBdr>
            <w:top w:val="none" w:sz="0" w:space="0" w:color="auto"/>
            <w:left w:val="none" w:sz="0" w:space="0" w:color="auto"/>
            <w:bottom w:val="none" w:sz="0" w:space="0" w:color="auto"/>
            <w:right w:val="none" w:sz="0" w:space="0" w:color="auto"/>
          </w:divBdr>
        </w:div>
        <w:div w:id="271330165">
          <w:marLeft w:val="0"/>
          <w:marRight w:val="0"/>
          <w:marTop w:val="0"/>
          <w:marBottom w:val="0"/>
          <w:divBdr>
            <w:top w:val="none" w:sz="0" w:space="0" w:color="auto"/>
            <w:left w:val="none" w:sz="0" w:space="0" w:color="auto"/>
            <w:bottom w:val="none" w:sz="0" w:space="0" w:color="auto"/>
            <w:right w:val="none" w:sz="0" w:space="0" w:color="auto"/>
          </w:divBdr>
        </w:div>
        <w:div w:id="346449113">
          <w:marLeft w:val="0"/>
          <w:marRight w:val="0"/>
          <w:marTop w:val="0"/>
          <w:marBottom w:val="0"/>
          <w:divBdr>
            <w:top w:val="none" w:sz="0" w:space="0" w:color="auto"/>
            <w:left w:val="none" w:sz="0" w:space="0" w:color="auto"/>
            <w:bottom w:val="none" w:sz="0" w:space="0" w:color="auto"/>
            <w:right w:val="none" w:sz="0" w:space="0" w:color="auto"/>
          </w:divBdr>
        </w:div>
        <w:div w:id="390469735">
          <w:marLeft w:val="0"/>
          <w:marRight w:val="0"/>
          <w:marTop w:val="0"/>
          <w:marBottom w:val="0"/>
          <w:divBdr>
            <w:top w:val="none" w:sz="0" w:space="0" w:color="auto"/>
            <w:left w:val="none" w:sz="0" w:space="0" w:color="auto"/>
            <w:bottom w:val="none" w:sz="0" w:space="0" w:color="auto"/>
            <w:right w:val="none" w:sz="0" w:space="0" w:color="auto"/>
          </w:divBdr>
        </w:div>
        <w:div w:id="424573806">
          <w:marLeft w:val="0"/>
          <w:marRight w:val="0"/>
          <w:marTop w:val="0"/>
          <w:marBottom w:val="0"/>
          <w:divBdr>
            <w:top w:val="none" w:sz="0" w:space="0" w:color="auto"/>
            <w:left w:val="none" w:sz="0" w:space="0" w:color="auto"/>
            <w:bottom w:val="none" w:sz="0" w:space="0" w:color="auto"/>
            <w:right w:val="none" w:sz="0" w:space="0" w:color="auto"/>
          </w:divBdr>
        </w:div>
        <w:div w:id="490146314">
          <w:marLeft w:val="0"/>
          <w:marRight w:val="0"/>
          <w:marTop w:val="0"/>
          <w:marBottom w:val="0"/>
          <w:divBdr>
            <w:top w:val="none" w:sz="0" w:space="0" w:color="auto"/>
            <w:left w:val="none" w:sz="0" w:space="0" w:color="auto"/>
            <w:bottom w:val="none" w:sz="0" w:space="0" w:color="auto"/>
            <w:right w:val="none" w:sz="0" w:space="0" w:color="auto"/>
          </w:divBdr>
        </w:div>
        <w:div w:id="516432596">
          <w:marLeft w:val="0"/>
          <w:marRight w:val="0"/>
          <w:marTop w:val="0"/>
          <w:marBottom w:val="0"/>
          <w:divBdr>
            <w:top w:val="none" w:sz="0" w:space="0" w:color="auto"/>
            <w:left w:val="none" w:sz="0" w:space="0" w:color="auto"/>
            <w:bottom w:val="none" w:sz="0" w:space="0" w:color="auto"/>
            <w:right w:val="none" w:sz="0" w:space="0" w:color="auto"/>
          </w:divBdr>
        </w:div>
        <w:div w:id="562103889">
          <w:marLeft w:val="0"/>
          <w:marRight w:val="0"/>
          <w:marTop w:val="0"/>
          <w:marBottom w:val="0"/>
          <w:divBdr>
            <w:top w:val="none" w:sz="0" w:space="0" w:color="auto"/>
            <w:left w:val="none" w:sz="0" w:space="0" w:color="auto"/>
            <w:bottom w:val="none" w:sz="0" w:space="0" w:color="auto"/>
            <w:right w:val="none" w:sz="0" w:space="0" w:color="auto"/>
          </w:divBdr>
        </w:div>
        <w:div w:id="572199966">
          <w:marLeft w:val="0"/>
          <w:marRight w:val="0"/>
          <w:marTop w:val="0"/>
          <w:marBottom w:val="0"/>
          <w:divBdr>
            <w:top w:val="none" w:sz="0" w:space="0" w:color="auto"/>
            <w:left w:val="none" w:sz="0" w:space="0" w:color="auto"/>
            <w:bottom w:val="none" w:sz="0" w:space="0" w:color="auto"/>
            <w:right w:val="none" w:sz="0" w:space="0" w:color="auto"/>
          </w:divBdr>
        </w:div>
        <w:div w:id="635987392">
          <w:marLeft w:val="0"/>
          <w:marRight w:val="0"/>
          <w:marTop w:val="0"/>
          <w:marBottom w:val="0"/>
          <w:divBdr>
            <w:top w:val="none" w:sz="0" w:space="0" w:color="auto"/>
            <w:left w:val="none" w:sz="0" w:space="0" w:color="auto"/>
            <w:bottom w:val="none" w:sz="0" w:space="0" w:color="auto"/>
            <w:right w:val="none" w:sz="0" w:space="0" w:color="auto"/>
          </w:divBdr>
        </w:div>
        <w:div w:id="646475431">
          <w:marLeft w:val="0"/>
          <w:marRight w:val="0"/>
          <w:marTop w:val="0"/>
          <w:marBottom w:val="0"/>
          <w:divBdr>
            <w:top w:val="none" w:sz="0" w:space="0" w:color="auto"/>
            <w:left w:val="none" w:sz="0" w:space="0" w:color="auto"/>
            <w:bottom w:val="none" w:sz="0" w:space="0" w:color="auto"/>
            <w:right w:val="none" w:sz="0" w:space="0" w:color="auto"/>
          </w:divBdr>
        </w:div>
        <w:div w:id="690493437">
          <w:marLeft w:val="0"/>
          <w:marRight w:val="0"/>
          <w:marTop w:val="0"/>
          <w:marBottom w:val="0"/>
          <w:divBdr>
            <w:top w:val="none" w:sz="0" w:space="0" w:color="auto"/>
            <w:left w:val="none" w:sz="0" w:space="0" w:color="auto"/>
            <w:bottom w:val="none" w:sz="0" w:space="0" w:color="auto"/>
            <w:right w:val="none" w:sz="0" w:space="0" w:color="auto"/>
          </w:divBdr>
        </w:div>
        <w:div w:id="756632138">
          <w:marLeft w:val="0"/>
          <w:marRight w:val="0"/>
          <w:marTop w:val="0"/>
          <w:marBottom w:val="0"/>
          <w:divBdr>
            <w:top w:val="none" w:sz="0" w:space="0" w:color="auto"/>
            <w:left w:val="none" w:sz="0" w:space="0" w:color="auto"/>
            <w:bottom w:val="none" w:sz="0" w:space="0" w:color="auto"/>
            <w:right w:val="none" w:sz="0" w:space="0" w:color="auto"/>
          </w:divBdr>
        </w:div>
        <w:div w:id="785540658">
          <w:marLeft w:val="0"/>
          <w:marRight w:val="0"/>
          <w:marTop w:val="0"/>
          <w:marBottom w:val="0"/>
          <w:divBdr>
            <w:top w:val="none" w:sz="0" w:space="0" w:color="auto"/>
            <w:left w:val="none" w:sz="0" w:space="0" w:color="auto"/>
            <w:bottom w:val="none" w:sz="0" w:space="0" w:color="auto"/>
            <w:right w:val="none" w:sz="0" w:space="0" w:color="auto"/>
          </w:divBdr>
          <w:divsChild>
            <w:div w:id="658654554">
              <w:marLeft w:val="0"/>
              <w:marRight w:val="0"/>
              <w:marTop w:val="0"/>
              <w:marBottom w:val="0"/>
              <w:divBdr>
                <w:top w:val="none" w:sz="0" w:space="0" w:color="auto"/>
                <w:left w:val="none" w:sz="0" w:space="0" w:color="auto"/>
                <w:bottom w:val="none" w:sz="0" w:space="0" w:color="auto"/>
                <w:right w:val="none" w:sz="0" w:space="0" w:color="auto"/>
              </w:divBdr>
              <w:divsChild>
                <w:div w:id="37977211">
                  <w:marLeft w:val="0"/>
                  <w:marRight w:val="0"/>
                  <w:marTop w:val="0"/>
                  <w:marBottom w:val="0"/>
                  <w:divBdr>
                    <w:top w:val="none" w:sz="0" w:space="0" w:color="auto"/>
                    <w:left w:val="none" w:sz="0" w:space="0" w:color="auto"/>
                    <w:bottom w:val="none" w:sz="0" w:space="0" w:color="auto"/>
                    <w:right w:val="none" w:sz="0" w:space="0" w:color="auto"/>
                  </w:divBdr>
                </w:div>
                <w:div w:id="57173945">
                  <w:marLeft w:val="0"/>
                  <w:marRight w:val="0"/>
                  <w:marTop w:val="0"/>
                  <w:marBottom w:val="0"/>
                  <w:divBdr>
                    <w:top w:val="none" w:sz="0" w:space="0" w:color="auto"/>
                    <w:left w:val="none" w:sz="0" w:space="0" w:color="auto"/>
                    <w:bottom w:val="none" w:sz="0" w:space="0" w:color="auto"/>
                    <w:right w:val="none" w:sz="0" w:space="0" w:color="auto"/>
                  </w:divBdr>
                </w:div>
                <w:div w:id="218713329">
                  <w:marLeft w:val="0"/>
                  <w:marRight w:val="0"/>
                  <w:marTop w:val="0"/>
                  <w:marBottom w:val="0"/>
                  <w:divBdr>
                    <w:top w:val="none" w:sz="0" w:space="0" w:color="auto"/>
                    <w:left w:val="none" w:sz="0" w:space="0" w:color="auto"/>
                    <w:bottom w:val="none" w:sz="0" w:space="0" w:color="auto"/>
                    <w:right w:val="none" w:sz="0" w:space="0" w:color="auto"/>
                  </w:divBdr>
                </w:div>
                <w:div w:id="240649339">
                  <w:marLeft w:val="0"/>
                  <w:marRight w:val="0"/>
                  <w:marTop w:val="0"/>
                  <w:marBottom w:val="0"/>
                  <w:divBdr>
                    <w:top w:val="none" w:sz="0" w:space="0" w:color="auto"/>
                    <w:left w:val="none" w:sz="0" w:space="0" w:color="auto"/>
                    <w:bottom w:val="none" w:sz="0" w:space="0" w:color="auto"/>
                    <w:right w:val="none" w:sz="0" w:space="0" w:color="auto"/>
                  </w:divBdr>
                </w:div>
                <w:div w:id="283922285">
                  <w:marLeft w:val="0"/>
                  <w:marRight w:val="0"/>
                  <w:marTop w:val="0"/>
                  <w:marBottom w:val="0"/>
                  <w:divBdr>
                    <w:top w:val="none" w:sz="0" w:space="0" w:color="auto"/>
                    <w:left w:val="none" w:sz="0" w:space="0" w:color="auto"/>
                    <w:bottom w:val="none" w:sz="0" w:space="0" w:color="auto"/>
                    <w:right w:val="none" w:sz="0" w:space="0" w:color="auto"/>
                  </w:divBdr>
                </w:div>
                <w:div w:id="309136626">
                  <w:marLeft w:val="0"/>
                  <w:marRight w:val="0"/>
                  <w:marTop w:val="0"/>
                  <w:marBottom w:val="0"/>
                  <w:divBdr>
                    <w:top w:val="none" w:sz="0" w:space="0" w:color="auto"/>
                    <w:left w:val="none" w:sz="0" w:space="0" w:color="auto"/>
                    <w:bottom w:val="none" w:sz="0" w:space="0" w:color="auto"/>
                    <w:right w:val="none" w:sz="0" w:space="0" w:color="auto"/>
                  </w:divBdr>
                </w:div>
                <w:div w:id="336543465">
                  <w:marLeft w:val="0"/>
                  <w:marRight w:val="0"/>
                  <w:marTop w:val="0"/>
                  <w:marBottom w:val="0"/>
                  <w:divBdr>
                    <w:top w:val="none" w:sz="0" w:space="0" w:color="auto"/>
                    <w:left w:val="none" w:sz="0" w:space="0" w:color="auto"/>
                    <w:bottom w:val="none" w:sz="0" w:space="0" w:color="auto"/>
                    <w:right w:val="none" w:sz="0" w:space="0" w:color="auto"/>
                  </w:divBdr>
                </w:div>
                <w:div w:id="456720468">
                  <w:marLeft w:val="0"/>
                  <w:marRight w:val="0"/>
                  <w:marTop w:val="0"/>
                  <w:marBottom w:val="0"/>
                  <w:divBdr>
                    <w:top w:val="none" w:sz="0" w:space="0" w:color="auto"/>
                    <w:left w:val="none" w:sz="0" w:space="0" w:color="auto"/>
                    <w:bottom w:val="none" w:sz="0" w:space="0" w:color="auto"/>
                    <w:right w:val="none" w:sz="0" w:space="0" w:color="auto"/>
                  </w:divBdr>
                </w:div>
                <w:div w:id="474874119">
                  <w:marLeft w:val="0"/>
                  <w:marRight w:val="0"/>
                  <w:marTop w:val="0"/>
                  <w:marBottom w:val="0"/>
                  <w:divBdr>
                    <w:top w:val="none" w:sz="0" w:space="0" w:color="auto"/>
                    <w:left w:val="none" w:sz="0" w:space="0" w:color="auto"/>
                    <w:bottom w:val="none" w:sz="0" w:space="0" w:color="auto"/>
                    <w:right w:val="none" w:sz="0" w:space="0" w:color="auto"/>
                  </w:divBdr>
                </w:div>
                <w:div w:id="522520646">
                  <w:marLeft w:val="0"/>
                  <w:marRight w:val="0"/>
                  <w:marTop w:val="0"/>
                  <w:marBottom w:val="0"/>
                  <w:divBdr>
                    <w:top w:val="none" w:sz="0" w:space="0" w:color="auto"/>
                    <w:left w:val="none" w:sz="0" w:space="0" w:color="auto"/>
                    <w:bottom w:val="none" w:sz="0" w:space="0" w:color="auto"/>
                    <w:right w:val="none" w:sz="0" w:space="0" w:color="auto"/>
                  </w:divBdr>
                </w:div>
                <w:div w:id="609433229">
                  <w:marLeft w:val="0"/>
                  <w:marRight w:val="0"/>
                  <w:marTop w:val="0"/>
                  <w:marBottom w:val="0"/>
                  <w:divBdr>
                    <w:top w:val="none" w:sz="0" w:space="0" w:color="auto"/>
                    <w:left w:val="none" w:sz="0" w:space="0" w:color="auto"/>
                    <w:bottom w:val="none" w:sz="0" w:space="0" w:color="auto"/>
                    <w:right w:val="none" w:sz="0" w:space="0" w:color="auto"/>
                  </w:divBdr>
                </w:div>
                <w:div w:id="639841287">
                  <w:marLeft w:val="0"/>
                  <w:marRight w:val="0"/>
                  <w:marTop w:val="0"/>
                  <w:marBottom w:val="0"/>
                  <w:divBdr>
                    <w:top w:val="none" w:sz="0" w:space="0" w:color="auto"/>
                    <w:left w:val="none" w:sz="0" w:space="0" w:color="auto"/>
                    <w:bottom w:val="none" w:sz="0" w:space="0" w:color="auto"/>
                    <w:right w:val="none" w:sz="0" w:space="0" w:color="auto"/>
                  </w:divBdr>
                </w:div>
                <w:div w:id="724380272">
                  <w:marLeft w:val="0"/>
                  <w:marRight w:val="0"/>
                  <w:marTop w:val="0"/>
                  <w:marBottom w:val="0"/>
                  <w:divBdr>
                    <w:top w:val="none" w:sz="0" w:space="0" w:color="auto"/>
                    <w:left w:val="none" w:sz="0" w:space="0" w:color="auto"/>
                    <w:bottom w:val="none" w:sz="0" w:space="0" w:color="auto"/>
                    <w:right w:val="none" w:sz="0" w:space="0" w:color="auto"/>
                  </w:divBdr>
                </w:div>
                <w:div w:id="760446609">
                  <w:marLeft w:val="0"/>
                  <w:marRight w:val="0"/>
                  <w:marTop w:val="0"/>
                  <w:marBottom w:val="0"/>
                  <w:divBdr>
                    <w:top w:val="none" w:sz="0" w:space="0" w:color="auto"/>
                    <w:left w:val="none" w:sz="0" w:space="0" w:color="auto"/>
                    <w:bottom w:val="none" w:sz="0" w:space="0" w:color="auto"/>
                    <w:right w:val="none" w:sz="0" w:space="0" w:color="auto"/>
                  </w:divBdr>
                </w:div>
                <w:div w:id="785000426">
                  <w:marLeft w:val="0"/>
                  <w:marRight w:val="0"/>
                  <w:marTop w:val="0"/>
                  <w:marBottom w:val="0"/>
                  <w:divBdr>
                    <w:top w:val="none" w:sz="0" w:space="0" w:color="auto"/>
                    <w:left w:val="none" w:sz="0" w:space="0" w:color="auto"/>
                    <w:bottom w:val="none" w:sz="0" w:space="0" w:color="auto"/>
                    <w:right w:val="none" w:sz="0" w:space="0" w:color="auto"/>
                  </w:divBdr>
                </w:div>
                <w:div w:id="918755300">
                  <w:marLeft w:val="0"/>
                  <w:marRight w:val="0"/>
                  <w:marTop w:val="0"/>
                  <w:marBottom w:val="0"/>
                  <w:divBdr>
                    <w:top w:val="none" w:sz="0" w:space="0" w:color="auto"/>
                    <w:left w:val="none" w:sz="0" w:space="0" w:color="auto"/>
                    <w:bottom w:val="none" w:sz="0" w:space="0" w:color="auto"/>
                    <w:right w:val="none" w:sz="0" w:space="0" w:color="auto"/>
                  </w:divBdr>
                </w:div>
                <w:div w:id="988677065">
                  <w:marLeft w:val="0"/>
                  <w:marRight w:val="0"/>
                  <w:marTop w:val="0"/>
                  <w:marBottom w:val="0"/>
                  <w:divBdr>
                    <w:top w:val="none" w:sz="0" w:space="0" w:color="auto"/>
                    <w:left w:val="none" w:sz="0" w:space="0" w:color="auto"/>
                    <w:bottom w:val="none" w:sz="0" w:space="0" w:color="auto"/>
                    <w:right w:val="none" w:sz="0" w:space="0" w:color="auto"/>
                  </w:divBdr>
                </w:div>
                <w:div w:id="1183982748">
                  <w:marLeft w:val="0"/>
                  <w:marRight w:val="0"/>
                  <w:marTop w:val="0"/>
                  <w:marBottom w:val="0"/>
                  <w:divBdr>
                    <w:top w:val="none" w:sz="0" w:space="0" w:color="auto"/>
                    <w:left w:val="none" w:sz="0" w:space="0" w:color="auto"/>
                    <w:bottom w:val="none" w:sz="0" w:space="0" w:color="auto"/>
                    <w:right w:val="none" w:sz="0" w:space="0" w:color="auto"/>
                  </w:divBdr>
                </w:div>
                <w:div w:id="1262493255">
                  <w:marLeft w:val="0"/>
                  <w:marRight w:val="0"/>
                  <w:marTop w:val="0"/>
                  <w:marBottom w:val="0"/>
                  <w:divBdr>
                    <w:top w:val="none" w:sz="0" w:space="0" w:color="auto"/>
                    <w:left w:val="none" w:sz="0" w:space="0" w:color="auto"/>
                    <w:bottom w:val="none" w:sz="0" w:space="0" w:color="auto"/>
                    <w:right w:val="none" w:sz="0" w:space="0" w:color="auto"/>
                  </w:divBdr>
                </w:div>
                <w:div w:id="1448235885">
                  <w:marLeft w:val="0"/>
                  <w:marRight w:val="0"/>
                  <w:marTop w:val="0"/>
                  <w:marBottom w:val="0"/>
                  <w:divBdr>
                    <w:top w:val="none" w:sz="0" w:space="0" w:color="auto"/>
                    <w:left w:val="none" w:sz="0" w:space="0" w:color="auto"/>
                    <w:bottom w:val="none" w:sz="0" w:space="0" w:color="auto"/>
                    <w:right w:val="none" w:sz="0" w:space="0" w:color="auto"/>
                  </w:divBdr>
                </w:div>
                <w:div w:id="1595242203">
                  <w:marLeft w:val="0"/>
                  <w:marRight w:val="0"/>
                  <w:marTop w:val="0"/>
                  <w:marBottom w:val="0"/>
                  <w:divBdr>
                    <w:top w:val="none" w:sz="0" w:space="0" w:color="auto"/>
                    <w:left w:val="none" w:sz="0" w:space="0" w:color="auto"/>
                    <w:bottom w:val="none" w:sz="0" w:space="0" w:color="auto"/>
                    <w:right w:val="none" w:sz="0" w:space="0" w:color="auto"/>
                  </w:divBdr>
                </w:div>
                <w:div w:id="1615015352">
                  <w:marLeft w:val="0"/>
                  <w:marRight w:val="0"/>
                  <w:marTop w:val="0"/>
                  <w:marBottom w:val="0"/>
                  <w:divBdr>
                    <w:top w:val="none" w:sz="0" w:space="0" w:color="auto"/>
                    <w:left w:val="none" w:sz="0" w:space="0" w:color="auto"/>
                    <w:bottom w:val="none" w:sz="0" w:space="0" w:color="auto"/>
                    <w:right w:val="none" w:sz="0" w:space="0" w:color="auto"/>
                  </w:divBdr>
                </w:div>
                <w:div w:id="1635452340">
                  <w:marLeft w:val="0"/>
                  <w:marRight w:val="0"/>
                  <w:marTop w:val="0"/>
                  <w:marBottom w:val="0"/>
                  <w:divBdr>
                    <w:top w:val="none" w:sz="0" w:space="0" w:color="auto"/>
                    <w:left w:val="none" w:sz="0" w:space="0" w:color="auto"/>
                    <w:bottom w:val="none" w:sz="0" w:space="0" w:color="auto"/>
                    <w:right w:val="none" w:sz="0" w:space="0" w:color="auto"/>
                  </w:divBdr>
                </w:div>
                <w:div w:id="1693802683">
                  <w:marLeft w:val="0"/>
                  <w:marRight w:val="0"/>
                  <w:marTop w:val="0"/>
                  <w:marBottom w:val="0"/>
                  <w:divBdr>
                    <w:top w:val="none" w:sz="0" w:space="0" w:color="auto"/>
                    <w:left w:val="none" w:sz="0" w:space="0" w:color="auto"/>
                    <w:bottom w:val="none" w:sz="0" w:space="0" w:color="auto"/>
                    <w:right w:val="none" w:sz="0" w:space="0" w:color="auto"/>
                  </w:divBdr>
                </w:div>
                <w:div w:id="1711800810">
                  <w:marLeft w:val="0"/>
                  <w:marRight w:val="0"/>
                  <w:marTop w:val="0"/>
                  <w:marBottom w:val="0"/>
                  <w:divBdr>
                    <w:top w:val="none" w:sz="0" w:space="0" w:color="auto"/>
                    <w:left w:val="none" w:sz="0" w:space="0" w:color="auto"/>
                    <w:bottom w:val="none" w:sz="0" w:space="0" w:color="auto"/>
                    <w:right w:val="none" w:sz="0" w:space="0" w:color="auto"/>
                  </w:divBdr>
                </w:div>
                <w:div w:id="1830905718">
                  <w:marLeft w:val="0"/>
                  <w:marRight w:val="0"/>
                  <w:marTop w:val="0"/>
                  <w:marBottom w:val="0"/>
                  <w:divBdr>
                    <w:top w:val="none" w:sz="0" w:space="0" w:color="auto"/>
                    <w:left w:val="none" w:sz="0" w:space="0" w:color="auto"/>
                    <w:bottom w:val="none" w:sz="0" w:space="0" w:color="auto"/>
                    <w:right w:val="none" w:sz="0" w:space="0" w:color="auto"/>
                  </w:divBdr>
                </w:div>
                <w:div w:id="1925069883">
                  <w:marLeft w:val="0"/>
                  <w:marRight w:val="0"/>
                  <w:marTop w:val="0"/>
                  <w:marBottom w:val="0"/>
                  <w:divBdr>
                    <w:top w:val="none" w:sz="0" w:space="0" w:color="auto"/>
                    <w:left w:val="none" w:sz="0" w:space="0" w:color="auto"/>
                    <w:bottom w:val="none" w:sz="0" w:space="0" w:color="auto"/>
                    <w:right w:val="none" w:sz="0" w:space="0" w:color="auto"/>
                  </w:divBdr>
                </w:div>
                <w:div w:id="20857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9316">
          <w:marLeft w:val="0"/>
          <w:marRight w:val="0"/>
          <w:marTop w:val="0"/>
          <w:marBottom w:val="0"/>
          <w:divBdr>
            <w:top w:val="none" w:sz="0" w:space="0" w:color="auto"/>
            <w:left w:val="none" w:sz="0" w:space="0" w:color="auto"/>
            <w:bottom w:val="none" w:sz="0" w:space="0" w:color="auto"/>
            <w:right w:val="none" w:sz="0" w:space="0" w:color="auto"/>
          </w:divBdr>
        </w:div>
        <w:div w:id="833033150">
          <w:marLeft w:val="0"/>
          <w:marRight w:val="0"/>
          <w:marTop w:val="0"/>
          <w:marBottom w:val="0"/>
          <w:divBdr>
            <w:top w:val="none" w:sz="0" w:space="0" w:color="auto"/>
            <w:left w:val="none" w:sz="0" w:space="0" w:color="auto"/>
            <w:bottom w:val="none" w:sz="0" w:space="0" w:color="auto"/>
            <w:right w:val="none" w:sz="0" w:space="0" w:color="auto"/>
          </w:divBdr>
        </w:div>
        <w:div w:id="843861459">
          <w:marLeft w:val="0"/>
          <w:marRight w:val="0"/>
          <w:marTop w:val="0"/>
          <w:marBottom w:val="0"/>
          <w:divBdr>
            <w:top w:val="none" w:sz="0" w:space="0" w:color="auto"/>
            <w:left w:val="none" w:sz="0" w:space="0" w:color="auto"/>
            <w:bottom w:val="none" w:sz="0" w:space="0" w:color="auto"/>
            <w:right w:val="none" w:sz="0" w:space="0" w:color="auto"/>
          </w:divBdr>
        </w:div>
        <w:div w:id="846360835">
          <w:marLeft w:val="0"/>
          <w:marRight w:val="0"/>
          <w:marTop w:val="0"/>
          <w:marBottom w:val="0"/>
          <w:divBdr>
            <w:top w:val="none" w:sz="0" w:space="0" w:color="auto"/>
            <w:left w:val="none" w:sz="0" w:space="0" w:color="auto"/>
            <w:bottom w:val="none" w:sz="0" w:space="0" w:color="auto"/>
            <w:right w:val="none" w:sz="0" w:space="0" w:color="auto"/>
          </w:divBdr>
        </w:div>
        <w:div w:id="936332494">
          <w:marLeft w:val="0"/>
          <w:marRight w:val="0"/>
          <w:marTop w:val="0"/>
          <w:marBottom w:val="0"/>
          <w:divBdr>
            <w:top w:val="none" w:sz="0" w:space="0" w:color="auto"/>
            <w:left w:val="none" w:sz="0" w:space="0" w:color="auto"/>
            <w:bottom w:val="none" w:sz="0" w:space="0" w:color="auto"/>
            <w:right w:val="none" w:sz="0" w:space="0" w:color="auto"/>
          </w:divBdr>
        </w:div>
        <w:div w:id="951984980">
          <w:marLeft w:val="0"/>
          <w:marRight w:val="0"/>
          <w:marTop w:val="0"/>
          <w:marBottom w:val="0"/>
          <w:divBdr>
            <w:top w:val="none" w:sz="0" w:space="0" w:color="auto"/>
            <w:left w:val="none" w:sz="0" w:space="0" w:color="auto"/>
            <w:bottom w:val="none" w:sz="0" w:space="0" w:color="auto"/>
            <w:right w:val="none" w:sz="0" w:space="0" w:color="auto"/>
          </w:divBdr>
        </w:div>
        <w:div w:id="967054905">
          <w:marLeft w:val="0"/>
          <w:marRight w:val="0"/>
          <w:marTop w:val="0"/>
          <w:marBottom w:val="0"/>
          <w:divBdr>
            <w:top w:val="none" w:sz="0" w:space="0" w:color="auto"/>
            <w:left w:val="none" w:sz="0" w:space="0" w:color="auto"/>
            <w:bottom w:val="none" w:sz="0" w:space="0" w:color="auto"/>
            <w:right w:val="none" w:sz="0" w:space="0" w:color="auto"/>
          </w:divBdr>
        </w:div>
        <w:div w:id="993142232">
          <w:marLeft w:val="0"/>
          <w:marRight w:val="0"/>
          <w:marTop w:val="0"/>
          <w:marBottom w:val="0"/>
          <w:divBdr>
            <w:top w:val="none" w:sz="0" w:space="0" w:color="auto"/>
            <w:left w:val="none" w:sz="0" w:space="0" w:color="auto"/>
            <w:bottom w:val="none" w:sz="0" w:space="0" w:color="auto"/>
            <w:right w:val="none" w:sz="0" w:space="0" w:color="auto"/>
          </w:divBdr>
        </w:div>
        <w:div w:id="1011030797">
          <w:marLeft w:val="0"/>
          <w:marRight w:val="0"/>
          <w:marTop w:val="0"/>
          <w:marBottom w:val="0"/>
          <w:divBdr>
            <w:top w:val="none" w:sz="0" w:space="0" w:color="auto"/>
            <w:left w:val="none" w:sz="0" w:space="0" w:color="auto"/>
            <w:bottom w:val="none" w:sz="0" w:space="0" w:color="auto"/>
            <w:right w:val="none" w:sz="0" w:space="0" w:color="auto"/>
          </w:divBdr>
        </w:div>
        <w:div w:id="1076048557">
          <w:marLeft w:val="0"/>
          <w:marRight w:val="0"/>
          <w:marTop w:val="0"/>
          <w:marBottom w:val="0"/>
          <w:divBdr>
            <w:top w:val="none" w:sz="0" w:space="0" w:color="auto"/>
            <w:left w:val="none" w:sz="0" w:space="0" w:color="auto"/>
            <w:bottom w:val="none" w:sz="0" w:space="0" w:color="auto"/>
            <w:right w:val="none" w:sz="0" w:space="0" w:color="auto"/>
          </w:divBdr>
        </w:div>
        <w:div w:id="1099980999">
          <w:marLeft w:val="0"/>
          <w:marRight w:val="0"/>
          <w:marTop w:val="0"/>
          <w:marBottom w:val="0"/>
          <w:divBdr>
            <w:top w:val="none" w:sz="0" w:space="0" w:color="auto"/>
            <w:left w:val="none" w:sz="0" w:space="0" w:color="auto"/>
            <w:bottom w:val="none" w:sz="0" w:space="0" w:color="auto"/>
            <w:right w:val="none" w:sz="0" w:space="0" w:color="auto"/>
          </w:divBdr>
        </w:div>
        <w:div w:id="1129664307">
          <w:marLeft w:val="0"/>
          <w:marRight w:val="0"/>
          <w:marTop w:val="0"/>
          <w:marBottom w:val="0"/>
          <w:divBdr>
            <w:top w:val="none" w:sz="0" w:space="0" w:color="auto"/>
            <w:left w:val="none" w:sz="0" w:space="0" w:color="auto"/>
            <w:bottom w:val="none" w:sz="0" w:space="0" w:color="auto"/>
            <w:right w:val="none" w:sz="0" w:space="0" w:color="auto"/>
          </w:divBdr>
        </w:div>
        <w:div w:id="1147476706">
          <w:marLeft w:val="0"/>
          <w:marRight w:val="0"/>
          <w:marTop w:val="0"/>
          <w:marBottom w:val="0"/>
          <w:divBdr>
            <w:top w:val="none" w:sz="0" w:space="0" w:color="auto"/>
            <w:left w:val="none" w:sz="0" w:space="0" w:color="auto"/>
            <w:bottom w:val="none" w:sz="0" w:space="0" w:color="auto"/>
            <w:right w:val="none" w:sz="0" w:space="0" w:color="auto"/>
          </w:divBdr>
        </w:div>
        <w:div w:id="1151406236">
          <w:marLeft w:val="0"/>
          <w:marRight w:val="0"/>
          <w:marTop w:val="0"/>
          <w:marBottom w:val="0"/>
          <w:divBdr>
            <w:top w:val="none" w:sz="0" w:space="0" w:color="auto"/>
            <w:left w:val="none" w:sz="0" w:space="0" w:color="auto"/>
            <w:bottom w:val="none" w:sz="0" w:space="0" w:color="auto"/>
            <w:right w:val="none" w:sz="0" w:space="0" w:color="auto"/>
          </w:divBdr>
        </w:div>
        <w:div w:id="1242181051">
          <w:marLeft w:val="0"/>
          <w:marRight w:val="0"/>
          <w:marTop w:val="0"/>
          <w:marBottom w:val="0"/>
          <w:divBdr>
            <w:top w:val="none" w:sz="0" w:space="0" w:color="auto"/>
            <w:left w:val="none" w:sz="0" w:space="0" w:color="auto"/>
            <w:bottom w:val="none" w:sz="0" w:space="0" w:color="auto"/>
            <w:right w:val="none" w:sz="0" w:space="0" w:color="auto"/>
          </w:divBdr>
        </w:div>
        <w:div w:id="1301613095">
          <w:marLeft w:val="0"/>
          <w:marRight w:val="0"/>
          <w:marTop w:val="0"/>
          <w:marBottom w:val="0"/>
          <w:divBdr>
            <w:top w:val="none" w:sz="0" w:space="0" w:color="auto"/>
            <w:left w:val="none" w:sz="0" w:space="0" w:color="auto"/>
            <w:bottom w:val="none" w:sz="0" w:space="0" w:color="auto"/>
            <w:right w:val="none" w:sz="0" w:space="0" w:color="auto"/>
          </w:divBdr>
        </w:div>
        <w:div w:id="1387415905">
          <w:marLeft w:val="0"/>
          <w:marRight w:val="0"/>
          <w:marTop w:val="0"/>
          <w:marBottom w:val="0"/>
          <w:divBdr>
            <w:top w:val="none" w:sz="0" w:space="0" w:color="auto"/>
            <w:left w:val="none" w:sz="0" w:space="0" w:color="auto"/>
            <w:bottom w:val="none" w:sz="0" w:space="0" w:color="auto"/>
            <w:right w:val="none" w:sz="0" w:space="0" w:color="auto"/>
          </w:divBdr>
        </w:div>
        <w:div w:id="1430154887">
          <w:marLeft w:val="0"/>
          <w:marRight w:val="0"/>
          <w:marTop w:val="0"/>
          <w:marBottom w:val="0"/>
          <w:divBdr>
            <w:top w:val="none" w:sz="0" w:space="0" w:color="auto"/>
            <w:left w:val="none" w:sz="0" w:space="0" w:color="auto"/>
            <w:bottom w:val="none" w:sz="0" w:space="0" w:color="auto"/>
            <w:right w:val="none" w:sz="0" w:space="0" w:color="auto"/>
          </w:divBdr>
        </w:div>
        <w:div w:id="1431312755">
          <w:marLeft w:val="0"/>
          <w:marRight w:val="0"/>
          <w:marTop w:val="0"/>
          <w:marBottom w:val="0"/>
          <w:divBdr>
            <w:top w:val="none" w:sz="0" w:space="0" w:color="auto"/>
            <w:left w:val="none" w:sz="0" w:space="0" w:color="auto"/>
            <w:bottom w:val="none" w:sz="0" w:space="0" w:color="auto"/>
            <w:right w:val="none" w:sz="0" w:space="0" w:color="auto"/>
          </w:divBdr>
        </w:div>
        <w:div w:id="1475028683">
          <w:marLeft w:val="0"/>
          <w:marRight w:val="0"/>
          <w:marTop w:val="0"/>
          <w:marBottom w:val="0"/>
          <w:divBdr>
            <w:top w:val="none" w:sz="0" w:space="0" w:color="auto"/>
            <w:left w:val="none" w:sz="0" w:space="0" w:color="auto"/>
            <w:bottom w:val="none" w:sz="0" w:space="0" w:color="auto"/>
            <w:right w:val="none" w:sz="0" w:space="0" w:color="auto"/>
          </w:divBdr>
        </w:div>
        <w:div w:id="1505392876">
          <w:marLeft w:val="0"/>
          <w:marRight w:val="0"/>
          <w:marTop w:val="0"/>
          <w:marBottom w:val="0"/>
          <w:divBdr>
            <w:top w:val="none" w:sz="0" w:space="0" w:color="auto"/>
            <w:left w:val="none" w:sz="0" w:space="0" w:color="auto"/>
            <w:bottom w:val="none" w:sz="0" w:space="0" w:color="auto"/>
            <w:right w:val="none" w:sz="0" w:space="0" w:color="auto"/>
          </w:divBdr>
        </w:div>
        <w:div w:id="1510679478">
          <w:marLeft w:val="0"/>
          <w:marRight w:val="0"/>
          <w:marTop w:val="0"/>
          <w:marBottom w:val="0"/>
          <w:divBdr>
            <w:top w:val="none" w:sz="0" w:space="0" w:color="auto"/>
            <w:left w:val="none" w:sz="0" w:space="0" w:color="auto"/>
            <w:bottom w:val="none" w:sz="0" w:space="0" w:color="auto"/>
            <w:right w:val="none" w:sz="0" w:space="0" w:color="auto"/>
          </w:divBdr>
        </w:div>
        <w:div w:id="1512715541">
          <w:marLeft w:val="0"/>
          <w:marRight w:val="0"/>
          <w:marTop w:val="0"/>
          <w:marBottom w:val="0"/>
          <w:divBdr>
            <w:top w:val="none" w:sz="0" w:space="0" w:color="auto"/>
            <w:left w:val="none" w:sz="0" w:space="0" w:color="auto"/>
            <w:bottom w:val="none" w:sz="0" w:space="0" w:color="auto"/>
            <w:right w:val="none" w:sz="0" w:space="0" w:color="auto"/>
          </w:divBdr>
        </w:div>
        <w:div w:id="1552813860">
          <w:marLeft w:val="0"/>
          <w:marRight w:val="0"/>
          <w:marTop w:val="0"/>
          <w:marBottom w:val="0"/>
          <w:divBdr>
            <w:top w:val="none" w:sz="0" w:space="0" w:color="auto"/>
            <w:left w:val="none" w:sz="0" w:space="0" w:color="auto"/>
            <w:bottom w:val="none" w:sz="0" w:space="0" w:color="auto"/>
            <w:right w:val="none" w:sz="0" w:space="0" w:color="auto"/>
          </w:divBdr>
        </w:div>
        <w:div w:id="1603339153">
          <w:marLeft w:val="0"/>
          <w:marRight w:val="0"/>
          <w:marTop w:val="0"/>
          <w:marBottom w:val="0"/>
          <w:divBdr>
            <w:top w:val="none" w:sz="0" w:space="0" w:color="auto"/>
            <w:left w:val="none" w:sz="0" w:space="0" w:color="auto"/>
            <w:bottom w:val="none" w:sz="0" w:space="0" w:color="auto"/>
            <w:right w:val="none" w:sz="0" w:space="0" w:color="auto"/>
          </w:divBdr>
        </w:div>
        <w:div w:id="1635598581">
          <w:marLeft w:val="0"/>
          <w:marRight w:val="0"/>
          <w:marTop w:val="0"/>
          <w:marBottom w:val="0"/>
          <w:divBdr>
            <w:top w:val="none" w:sz="0" w:space="0" w:color="auto"/>
            <w:left w:val="none" w:sz="0" w:space="0" w:color="auto"/>
            <w:bottom w:val="none" w:sz="0" w:space="0" w:color="auto"/>
            <w:right w:val="none" w:sz="0" w:space="0" w:color="auto"/>
          </w:divBdr>
        </w:div>
        <w:div w:id="1642808631">
          <w:marLeft w:val="0"/>
          <w:marRight w:val="0"/>
          <w:marTop w:val="0"/>
          <w:marBottom w:val="0"/>
          <w:divBdr>
            <w:top w:val="none" w:sz="0" w:space="0" w:color="auto"/>
            <w:left w:val="none" w:sz="0" w:space="0" w:color="auto"/>
            <w:bottom w:val="none" w:sz="0" w:space="0" w:color="auto"/>
            <w:right w:val="none" w:sz="0" w:space="0" w:color="auto"/>
          </w:divBdr>
        </w:div>
        <w:div w:id="1670402165">
          <w:marLeft w:val="0"/>
          <w:marRight w:val="0"/>
          <w:marTop w:val="0"/>
          <w:marBottom w:val="0"/>
          <w:divBdr>
            <w:top w:val="none" w:sz="0" w:space="0" w:color="auto"/>
            <w:left w:val="none" w:sz="0" w:space="0" w:color="auto"/>
            <w:bottom w:val="none" w:sz="0" w:space="0" w:color="auto"/>
            <w:right w:val="none" w:sz="0" w:space="0" w:color="auto"/>
          </w:divBdr>
        </w:div>
        <w:div w:id="1710449791">
          <w:marLeft w:val="0"/>
          <w:marRight w:val="0"/>
          <w:marTop w:val="0"/>
          <w:marBottom w:val="0"/>
          <w:divBdr>
            <w:top w:val="none" w:sz="0" w:space="0" w:color="auto"/>
            <w:left w:val="none" w:sz="0" w:space="0" w:color="auto"/>
            <w:bottom w:val="none" w:sz="0" w:space="0" w:color="auto"/>
            <w:right w:val="none" w:sz="0" w:space="0" w:color="auto"/>
          </w:divBdr>
        </w:div>
        <w:div w:id="1726444301">
          <w:marLeft w:val="0"/>
          <w:marRight w:val="0"/>
          <w:marTop w:val="0"/>
          <w:marBottom w:val="0"/>
          <w:divBdr>
            <w:top w:val="none" w:sz="0" w:space="0" w:color="auto"/>
            <w:left w:val="none" w:sz="0" w:space="0" w:color="auto"/>
            <w:bottom w:val="none" w:sz="0" w:space="0" w:color="auto"/>
            <w:right w:val="none" w:sz="0" w:space="0" w:color="auto"/>
          </w:divBdr>
        </w:div>
        <w:div w:id="1767068615">
          <w:marLeft w:val="0"/>
          <w:marRight w:val="0"/>
          <w:marTop w:val="0"/>
          <w:marBottom w:val="0"/>
          <w:divBdr>
            <w:top w:val="none" w:sz="0" w:space="0" w:color="auto"/>
            <w:left w:val="none" w:sz="0" w:space="0" w:color="auto"/>
            <w:bottom w:val="none" w:sz="0" w:space="0" w:color="auto"/>
            <w:right w:val="none" w:sz="0" w:space="0" w:color="auto"/>
          </w:divBdr>
        </w:div>
        <w:div w:id="1782843020">
          <w:marLeft w:val="0"/>
          <w:marRight w:val="0"/>
          <w:marTop w:val="0"/>
          <w:marBottom w:val="0"/>
          <w:divBdr>
            <w:top w:val="none" w:sz="0" w:space="0" w:color="auto"/>
            <w:left w:val="none" w:sz="0" w:space="0" w:color="auto"/>
            <w:bottom w:val="none" w:sz="0" w:space="0" w:color="auto"/>
            <w:right w:val="none" w:sz="0" w:space="0" w:color="auto"/>
          </w:divBdr>
        </w:div>
        <w:div w:id="1836608662">
          <w:marLeft w:val="0"/>
          <w:marRight w:val="0"/>
          <w:marTop w:val="0"/>
          <w:marBottom w:val="0"/>
          <w:divBdr>
            <w:top w:val="none" w:sz="0" w:space="0" w:color="auto"/>
            <w:left w:val="none" w:sz="0" w:space="0" w:color="auto"/>
            <w:bottom w:val="none" w:sz="0" w:space="0" w:color="auto"/>
            <w:right w:val="none" w:sz="0" w:space="0" w:color="auto"/>
          </w:divBdr>
        </w:div>
        <w:div w:id="1847209711">
          <w:marLeft w:val="0"/>
          <w:marRight w:val="0"/>
          <w:marTop w:val="0"/>
          <w:marBottom w:val="0"/>
          <w:divBdr>
            <w:top w:val="none" w:sz="0" w:space="0" w:color="auto"/>
            <w:left w:val="none" w:sz="0" w:space="0" w:color="auto"/>
            <w:bottom w:val="none" w:sz="0" w:space="0" w:color="auto"/>
            <w:right w:val="none" w:sz="0" w:space="0" w:color="auto"/>
          </w:divBdr>
        </w:div>
        <w:div w:id="1896161773">
          <w:marLeft w:val="0"/>
          <w:marRight w:val="0"/>
          <w:marTop w:val="0"/>
          <w:marBottom w:val="0"/>
          <w:divBdr>
            <w:top w:val="none" w:sz="0" w:space="0" w:color="auto"/>
            <w:left w:val="none" w:sz="0" w:space="0" w:color="auto"/>
            <w:bottom w:val="none" w:sz="0" w:space="0" w:color="auto"/>
            <w:right w:val="none" w:sz="0" w:space="0" w:color="auto"/>
          </w:divBdr>
        </w:div>
        <w:div w:id="1916083277">
          <w:marLeft w:val="0"/>
          <w:marRight w:val="0"/>
          <w:marTop w:val="0"/>
          <w:marBottom w:val="0"/>
          <w:divBdr>
            <w:top w:val="none" w:sz="0" w:space="0" w:color="auto"/>
            <w:left w:val="none" w:sz="0" w:space="0" w:color="auto"/>
            <w:bottom w:val="none" w:sz="0" w:space="0" w:color="auto"/>
            <w:right w:val="none" w:sz="0" w:space="0" w:color="auto"/>
          </w:divBdr>
        </w:div>
        <w:div w:id="1926765986">
          <w:marLeft w:val="0"/>
          <w:marRight w:val="0"/>
          <w:marTop w:val="0"/>
          <w:marBottom w:val="0"/>
          <w:divBdr>
            <w:top w:val="none" w:sz="0" w:space="0" w:color="auto"/>
            <w:left w:val="none" w:sz="0" w:space="0" w:color="auto"/>
            <w:bottom w:val="none" w:sz="0" w:space="0" w:color="auto"/>
            <w:right w:val="none" w:sz="0" w:space="0" w:color="auto"/>
          </w:divBdr>
        </w:div>
        <w:div w:id="1936472239">
          <w:marLeft w:val="0"/>
          <w:marRight w:val="0"/>
          <w:marTop w:val="0"/>
          <w:marBottom w:val="0"/>
          <w:divBdr>
            <w:top w:val="none" w:sz="0" w:space="0" w:color="auto"/>
            <w:left w:val="none" w:sz="0" w:space="0" w:color="auto"/>
            <w:bottom w:val="none" w:sz="0" w:space="0" w:color="auto"/>
            <w:right w:val="none" w:sz="0" w:space="0" w:color="auto"/>
          </w:divBdr>
        </w:div>
        <w:div w:id="1971087495">
          <w:marLeft w:val="0"/>
          <w:marRight w:val="0"/>
          <w:marTop w:val="0"/>
          <w:marBottom w:val="0"/>
          <w:divBdr>
            <w:top w:val="none" w:sz="0" w:space="0" w:color="auto"/>
            <w:left w:val="none" w:sz="0" w:space="0" w:color="auto"/>
            <w:bottom w:val="none" w:sz="0" w:space="0" w:color="auto"/>
            <w:right w:val="none" w:sz="0" w:space="0" w:color="auto"/>
          </w:divBdr>
        </w:div>
        <w:div w:id="1985312142">
          <w:marLeft w:val="0"/>
          <w:marRight w:val="0"/>
          <w:marTop w:val="0"/>
          <w:marBottom w:val="0"/>
          <w:divBdr>
            <w:top w:val="none" w:sz="0" w:space="0" w:color="auto"/>
            <w:left w:val="none" w:sz="0" w:space="0" w:color="auto"/>
            <w:bottom w:val="none" w:sz="0" w:space="0" w:color="auto"/>
            <w:right w:val="none" w:sz="0" w:space="0" w:color="auto"/>
          </w:divBdr>
        </w:div>
        <w:div w:id="1986548282">
          <w:marLeft w:val="0"/>
          <w:marRight w:val="0"/>
          <w:marTop w:val="0"/>
          <w:marBottom w:val="0"/>
          <w:divBdr>
            <w:top w:val="none" w:sz="0" w:space="0" w:color="auto"/>
            <w:left w:val="none" w:sz="0" w:space="0" w:color="auto"/>
            <w:bottom w:val="none" w:sz="0" w:space="0" w:color="auto"/>
            <w:right w:val="none" w:sz="0" w:space="0" w:color="auto"/>
          </w:divBdr>
        </w:div>
        <w:div w:id="2031367944">
          <w:marLeft w:val="0"/>
          <w:marRight w:val="0"/>
          <w:marTop w:val="0"/>
          <w:marBottom w:val="0"/>
          <w:divBdr>
            <w:top w:val="none" w:sz="0" w:space="0" w:color="auto"/>
            <w:left w:val="none" w:sz="0" w:space="0" w:color="auto"/>
            <w:bottom w:val="none" w:sz="0" w:space="0" w:color="auto"/>
            <w:right w:val="none" w:sz="0" w:space="0" w:color="auto"/>
          </w:divBdr>
        </w:div>
        <w:div w:id="2061250187">
          <w:marLeft w:val="0"/>
          <w:marRight w:val="0"/>
          <w:marTop w:val="0"/>
          <w:marBottom w:val="0"/>
          <w:divBdr>
            <w:top w:val="none" w:sz="0" w:space="0" w:color="auto"/>
            <w:left w:val="none" w:sz="0" w:space="0" w:color="auto"/>
            <w:bottom w:val="none" w:sz="0" w:space="0" w:color="auto"/>
            <w:right w:val="none" w:sz="0" w:space="0" w:color="auto"/>
          </w:divBdr>
        </w:div>
        <w:div w:id="2092000230">
          <w:marLeft w:val="0"/>
          <w:marRight w:val="0"/>
          <w:marTop w:val="0"/>
          <w:marBottom w:val="0"/>
          <w:divBdr>
            <w:top w:val="none" w:sz="0" w:space="0" w:color="auto"/>
            <w:left w:val="none" w:sz="0" w:space="0" w:color="auto"/>
            <w:bottom w:val="none" w:sz="0" w:space="0" w:color="auto"/>
            <w:right w:val="none" w:sz="0" w:space="0" w:color="auto"/>
          </w:divBdr>
        </w:div>
      </w:divsChild>
    </w:div>
    <w:div w:id="476075019">
      <w:bodyDiv w:val="1"/>
      <w:marLeft w:val="0"/>
      <w:marRight w:val="0"/>
      <w:marTop w:val="0"/>
      <w:marBottom w:val="0"/>
      <w:divBdr>
        <w:top w:val="none" w:sz="0" w:space="0" w:color="auto"/>
        <w:left w:val="none" w:sz="0" w:space="0" w:color="auto"/>
        <w:bottom w:val="none" w:sz="0" w:space="0" w:color="auto"/>
        <w:right w:val="none" w:sz="0" w:space="0" w:color="auto"/>
      </w:divBdr>
    </w:div>
    <w:div w:id="486560159">
      <w:bodyDiv w:val="1"/>
      <w:marLeft w:val="0"/>
      <w:marRight w:val="0"/>
      <w:marTop w:val="0"/>
      <w:marBottom w:val="0"/>
      <w:divBdr>
        <w:top w:val="none" w:sz="0" w:space="0" w:color="auto"/>
        <w:left w:val="none" w:sz="0" w:space="0" w:color="auto"/>
        <w:bottom w:val="none" w:sz="0" w:space="0" w:color="auto"/>
        <w:right w:val="none" w:sz="0" w:space="0" w:color="auto"/>
      </w:divBdr>
    </w:div>
    <w:div w:id="542642421">
      <w:bodyDiv w:val="1"/>
      <w:marLeft w:val="0"/>
      <w:marRight w:val="0"/>
      <w:marTop w:val="0"/>
      <w:marBottom w:val="0"/>
      <w:divBdr>
        <w:top w:val="none" w:sz="0" w:space="0" w:color="auto"/>
        <w:left w:val="none" w:sz="0" w:space="0" w:color="auto"/>
        <w:bottom w:val="none" w:sz="0" w:space="0" w:color="auto"/>
        <w:right w:val="none" w:sz="0" w:space="0" w:color="auto"/>
      </w:divBdr>
    </w:div>
    <w:div w:id="565192256">
      <w:bodyDiv w:val="1"/>
      <w:marLeft w:val="0"/>
      <w:marRight w:val="0"/>
      <w:marTop w:val="0"/>
      <w:marBottom w:val="0"/>
      <w:divBdr>
        <w:top w:val="none" w:sz="0" w:space="0" w:color="auto"/>
        <w:left w:val="none" w:sz="0" w:space="0" w:color="auto"/>
        <w:bottom w:val="none" w:sz="0" w:space="0" w:color="auto"/>
        <w:right w:val="none" w:sz="0" w:space="0" w:color="auto"/>
      </w:divBdr>
      <w:divsChild>
        <w:div w:id="714499614">
          <w:marLeft w:val="0"/>
          <w:marRight w:val="0"/>
          <w:marTop w:val="0"/>
          <w:marBottom w:val="0"/>
          <w:divBdr>
            <w:top w:val="none" w:sz="0" w:space="0" w:color="auto"/>
            <w:left w:val="none" w:sz="0" w:space="0" w:color="auto"/>
            <w:bottom w:val="none" w:sz="0" w:space="0" w:color="auto"/>
            <w:right w:val="none" w:sz="0" w:space="0" w:color="auto"/>
          </w:divBdr>
          <w:divsChild>
            <w:div w:id="353728805">
              <w:marLeft w:val="0"/>
              <w:marRight w:val="0"/>
              <w:marTop w:val="0"/>
              <w:marBottom w:val="0"/>
              <w:divBdr>
                <w:top w:val="none" w:sz="0" w:space="0" w:color="auto"/>
                <w:left w:val="none" w:sz="0" w:space="0" w:color="auto"/>
                <w:bottom w:val="none" w:sz="0" w:space="0" w:color="auto"/>
                <w:right w:val="none" w:sz="0" w:space="0" w:color="auto"/>
              </w:divBdr>
              <w:divsChild>
                <w:div w:id="16120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49234">
      <w:bodyDiv w:val="1"/>
      <w:marLeft w:val="0"/>
      <w:marRight w:val="0"/>
      <w:marTop w:val="0"/>
      <w:marBottom w:val="0"/>
      <w:divBdr>
        <w:top w:val="none" w:sz="0" w:space="0" w:color="auto"/>
        <w:left w:val="none" w:sz="0" w:space="0" w:color="auto"/>
        <w:bottom w:val="none" w:sz="0" w:space="0" w:color="auto"/>
        <w:right w:val="none" w:sz="0" w:space="0" w:color="auto"/>
      </w:divBdr>
    </w:div>
    <w:div w:id="655574397">
      <w:bodyDiv w:val="1"/>
      <w:marLeft w:val="0"/>
      <w:marRight w:val="0"/>
      <w:marTop w:val="0"/>
      <w:marBottom w:val="0"/>
      <w:divBdr>
        <w:top w:val="none" w:sz="0" w:space="0" w:color="auto"/>
        <w:left w:val="none" w:sz="0" w:space="0" w:color="auto"/>
        <w:bottom w:val="none" w:sz="0" w:space="0" w:color="auto"/>
        <w:right w:val="none" w:sz="0" w:space="0" w:color="auto"/>
      </w:divBdr>
    </w:div>
    <w:div w:id="658078220">
      <w:bodyDiv w:val="1"/>
      <w:marLeft w:val="0"/>
      <w:marRight w:val="0"/>
      <w:marTop w:val="0"/>
      <w:marBottom w:val="0"/>
      <w:divBdr>
        <w:top w:val="none" w:sz="0" w:space="0" w:color="auto"/>
        <w:left w:val="none" w:sz="0" w:space="0" w:color="auto"/>
        <w:bottom w:val="none" w:sz="0" w:space="0" w:color="auto"/>
        <w:right w:val="none" w:sz="0" w:space="0" w:color="auto"/>
      </w:divBdr>
    </w:div>
    <w:div w:id="671220647">
      <w:bodyDiv w:val="1"/>
      <w:marLeft w:val="0"/>
      <w:marRight w:val="0"/>
      <w:marTop w:val="0"/>
      <w:marBottom w:val="0"/>
      <w:divBdr>
        <w:top w:val="none" w:sz="0" w:space="0" w:color="auto"/>
        <w:left w:val="none" w:sz="0" w:space="0" w:color="auto"/>
        <w:bottom w:val="none" w:sz="0" w:space="0" w:color="auto"/>
        <w:right w:val="none" w:sz="0" w:space="0" w:color="auto"/>
      </w:divBdr>
    </w:div>
    <w:div w:id="686177012">
      <w:bodyDiv w:val="1"/>
      <w:marLeft w:val="0"/>
      <w:marRight w:val="0"/>
      <w:marTop w:val="0"/>
      <w:marBottom w:val="0"/>
      <w:divBdr>
        <w:top w:val="none" w:sz="0" w:space="0" w:color="auto"/>
        <w:left w:val="none" w:sz="0" w:space="0" w:color="auto"/>
        <w:bottom w:val="none" w:sz="0" w:space="0" w:color="auto"/>
        <w:right w:val="none" w:sz="0" w:space="0" w:color="auto"/>
      </w:divBdr>
    </w:div>
    <w:div w:id="690373292">
      <w:bodyDiv w:val="1"/>
      <w:marLeft w:val="0"/>
      <w:marRight w:val="0"/>
      <w:marTop w:val="0"/>
      <w:marBottom w:val="0"/>
      <w:divBdr>
        <w:top w:val="none" w:sz="0" w:space="0" w:color="auto"/>
        <w:left w:val="none" w:sz="0" w:space="0" w:color="auto"/>
        <w:bottom w:val="none" w:sz="0" w:space="0" w:color="auto"/>
        <w:right w:val="none" w:sz="0" w:space="0" w:color="auto"/>
      </w:divBdr>
    </w:div>
    <w:div w:id="703941982">
      <w:bodyDiv w:val="1"/>
      <w:marLeft w:val="0"/>
      <w:marRight w:val="0"/>
      <w:marTop w:val="0"/>
      <w:marBottom w:val="0"/>
      <w:divBdr>
        <w:top w:val="none" w:sz="0" w:space="0" w:color="auto"/>
        <w:left w:val="none" w:sz="0" w:space="0" w:color="auto"/>
        <w:bottom w:val="none" w:sz="0" w:space="0" w:color="auto"/>
        <w:right w:val="none" w:sz="0" w:space="0" w:color="auto"/>
      </w:divBdr>
    </w:div>
    <w:div w:id="705443606">
      <w:bodyDiv w:val="1"/>
      <w:marLeft w:val="0"/>
      <w:marRight w:val="0"/>
      <w:marTop w:val="0"/>
      <w:marBottom w:val="0"/>
      <w:divBdr>
        <w:top w:val="none" w:sz="0" w:space="0" w:color="auto"/>
        <w:left w:val="none" w:sz="0" w:space="0" w:color="auto"/>
        <w:bottom w:val="none" w:sz="0" w:space="0" w:color="auto"/>
        <w:right w:val="none" w:sz="0" w:space="0" w:color="auto"/>
      </w:divBdr>
    </w:div>
    <w:div w:id="708577472">
      <w:bodyDiv w:val="1"/>
      <w:marLeft w:val="0"/>
      <w:marRight w:val="0"/>
      <w:marTop w:val="0"/>
      <w:marBottom w:val="0"/>
      <w:divBdr>
        <w:top w:val="none" w:sz="0" w:space="0" w:color="auto"/>
        <w:left w:val="none" w:sz="0" w:space="0" w:color="auto"/>
        <w:bottom w:val="none" w:sz="0" w:space="0" w:color="auto"/>
        <w:right w:val="none" w:sz="0" w:space="0" w:color="auto"/>
      </w:divBdr>
    </w:div>
    <w:div w:id="721828326">
      <w:bodyDiv w:val="1"/>
      <w:marLeft w:val="0"/>
      <w:marRight w:val="0"/>
      <w:marTop w:val="0"/>
      <w:marBottom w:val="0"/>
      <w:divBdr>
        <w:top w:val="none" w:sz="0" w:space="0" w:color="auto"/>
        <w:left w:val="none" w:sz="0" w:space="0" w:color="auto"/>
        <w:bottom w:val="none" w:sz="0" w:space="0" w:color="auto"/>
        <w:right w:val="none" w:sz="0" w:space="0" w:color="auto"/>
      </w:divBdr>
    </w:div>
    <w:div w:id="801191565">
      <w:bodyDiv w:val="1"/>
      <w:marLeft w:val="0"/>
      <w:marRight w:val="0"/>
      <w:marTop w:val="0"/>
      <w:marBottom w:val="0"/>
      <w:divBdr>
        <w:top w:val="none" w:sz="0" w:space="0" w:color="auto"/>
        <w:left w:val="none" w:sz="0" w:space="0" w:color="auto"/>
        <w:bottom w:val="none" w:sz="0" w:space="0" w:color="auto"/>
        <w:right w:val="none" w:sz="0" w:space="0" w:color="auto"/>
      </w:divBdr>
    </w:div>
    <w:div w:id="806435662">
      <w:bodyDiv w:val="1"/>
      <w:marLeft w:val="0"/>
      <w:marRight w:val="0"/>
      <w:marTop w:val="0"/>
      <w:marBottom w:val="0"/>
      <w:divBdr>
        <w:top w:val="none" w:sz="0" w:space="0" w:color="auto"/>
        <w:left w:val="none" w:sz="0" w:space="0" w:color="auto"/>
        <w:bottom w:val="none" w:sz="0" w:space="0" w:color="auto"/>
        <w:right w:val="none" w:sz="0" w:space="0" w:color="auto"/>
      </w:divBdr>
    </w:div>
    <w:div w:id="834490404">
      <w:bodyDiv w:val="1"/>
      <w:marLeft w:val="0"/>
      <w:marRight w:val="0"/>
      <w:marTop w:val="0"/>
      <w:marBottom w:val="0"/>
      <w:divBdr>
        <w:top w:val="none" w:sz="0" w:space="0" w:color="auto"/>
        <w:left w:val="none" w:sz="0" w:space="0" w:color="auto"/>
        <w:bottom w:val="none" w:sz="0" w:space="0" w:color="auto"/>
        <w:right w:val="none" w:sz="0" w:space="0" w:color="auto"/>
      </w:divBdr>
    </w:div>
    <w:div w:id="846794557">
      <w:bodyDiv w:val="1"/>
      <w:marLeft w:val="0"/>
      <w:marRight w:val="0"/>
      <w:marTop w:val="0"/>
      <w:marBottom w:val="0"/>
      <w:divBdr>
        <w:top w:val="none" w:sz="0" w:space="0" w:color="auto"/>
        <w:left w:val="none" w:sz="0" w:space="0" w:color="auto"/>
        <w:bottom w:val="none" w:sz="0" w:space="0" w:color="auto"/>
        <w:right w:val="none" w:sz="0" w:space="0" w:color="auto"/>
      </w:divBdr>
    </w:div>
    <w:div w:id="874273994">
      <w:bodyDiv w:val="1"/>
      <w:marLeft w:val="0"/>
      <w:marRight w:val="0"/>
      <w:marTop w:val="0"/>
      <w:marBottom w:val="0"/>
      <w:divBdr>
        <w:top w:val="none" w:sz="0" w:space="0" w:color="auto"/>
        <w:left w:val="none" w:sz="0" w:space="0" w:color="auto"/>
        <w:bottom w:val="none" w:sz="0" w:space="0" w:color="auto"/>
        <w:right w:val="none" w:sz="0" w:space="0" w:color="auto"/>
      </w:divBdr>
    </w:div>
    <w:div w:id="884292760">
      <w:bodyDiv w:val="1"/>
      <w:marLeft w:val="0"/>
      <w:marRight w:val="0"/>
      <w:marTop w:val="0"/>
      <w:marBottom w:val="0"/>
      <w:divBdr>
        <w:top w:val="none" w:sz="0" w:space="0" w:color="auto"/>
        <w:left w:val="none" w:sz="0" w:space="0" w:color="auto"/>
        <w:bottom w:val="none" w:sz="0" w:space="0" w:color="auto"/>
        <w:right w:val="none" w:sz="0" w:space="0" w:color="auto"/>
      </w:divBdr>
    </w:div>
    <w:div w:id="954484219">
      <w:bodyDiv w:val="1"/>
      <w:marLeft w:val="0"/>
      <w:marRight w:val="0"/>
      <w:marTop w:val="0"/>
      <w:marBottom w:val="0"/>
      <w:divBdr>
        <w:top w:val="none" w:sz="0" w:space="0" w:color="auto"/>
        <w:left w:val="none" w:sz="0" w:space="0" w:color="auto"/>
        <w:bottom w:val="none" w:sz="0" w:space="0" w:color="auto"/>
        <w:right w:val="none" w:sz="0" w:space="0" w:color="auto"/>
      </w:divBdr>
    </w:div>
    <w:div w:id="958531962">
      <w:bodyDiv w:val="1"/>
      <w:marLeft w:val="0"/>
      <w:marRight w:val="0"/>
      <w:marTop w:val="0"/>
      <w:marBottom w:val="0"/>
      <w:divBdr>
        <w:top w:val="none" w:sz="0" w:space="0" w:color="auto"/>
        <w:left w:val="none" w:sz="0" w:space="0" w:color="auto"/>
        <w:bottom w:val="none" w:sz="0" w:space="0" w:color="auto"/>
        <w:right w:val="none" w:sz="0" w:space="0" w:color="auto"/>
      </w:divBdr>
    </w:div>
    <w:div w:id="974876155">
      <w:bodyDiv w:val="1"/>
      <w:marLeft w:val="0"/>
      <w:marRight w:val="0"/>
      <w:marTop w:val="0"/>
      <w:marBottom w:val="0"/>
      <w:divBdr>
        <w:top w:val="none" w:sz="0" w:space="0" w:color="auto"/>
        <w:left w:val="none" w:sz="0" w:space="0" w:color="auto"/>
        <w:bottom w:val="none" w:sz="0" w:space="0" w:color="auto"/>
        <w:right w:val="none" w:sz="0" w:space="0" w:color="auto"/>
      </w:divBdr>
    </w:div>
    <w:div w:id="992181246">
      <w:bodyDiv w:val="1"/>
      <w:marLeft w:val="0"/>
      <w:marRight w:val="0"/>
      <w:marTop w:val="0"/>
      <w:marBottom w:val="0"/>
      <w:divBdr>
        <w:top w:val="none" w:sz="0" w:space="0" w:color="auto"/>
        <w:left w:val="none" w:sz="0" w:space="0" w:color="auto"/>
        <w:bottom w:val="none" w:sz="0" w:space="0" w:color="auto"/>
        <w:right w:val="none" w:sz="0" w:space="0" w:color="auto"/>
      </w:divBdr>
    </w:div>
    <w:div w:id="1016227775">
      <w:bodyDiv w:val="1"/>
      <w:marLeft w:val="0"/>
      <w:marRight w:val="0"/>
      <w:marTop w:val="0"/>
      <w:marBottom w:val="0"/>
      <w:divBdr>
        <w:top w:val="none" w:sz="0" w:space="0" w:color="auto"/>
        <w:left w:val="none" w:sz="0" w:space="0" w:color="auto"/>
        <w:bottom w:val="none" w:sz="0" w:space="0" w:color="auto"/>
        <w:right w:val="none" w:sz="0" w:space="0" w:color="auto"/>
      </w:divBdr>
    </w:div>
    <w:div w:id="1163397023">
      <w:bodyDiv w:val="1"/>
      <w:marLeft w:val="0"/>
      <w:marRight w:val="0"/>
      <w:marTop w:val="0"/>
      <w:marBottom w:val="0"/>
      <w:divBdr>
        <w:top w:val="none" w:sz="0" w:space="0" w:color="auto"/>
        <w:left w:val="none" w:sz="0" w:space="0" w:color="auto"/>
        <w:bottom w:val="none" w:sz="0" w:space="0" w:color="auto"/>
        <w:right w:val="none" w:sz="0" w:space="0" w:color="auto"/>
      </w:divBdr>
    </w:div>
    <w:div w:id="1212037471">
      <w:bodyDiv w:val="1"/>
      <w:marLeft w:val="0"/>
      <w:marRight w:val="0"/>
      <w:marTop w:val="0"/>
      <w:marBottom w:val="0"/>
      <w:divBdr>
        <w:top w:val="none" w:sz="0" w:space="0" w:color="auto"/>
        <w:left w:val="none" w:sz="0" w:space="0" w:color="auto"/>
        <w:bottom w:val="none" w:sz="0" w:space="0" w:color="auto"/>
        <w:right w:val="none" w:sz="0" w:space="0" w:color="auto"/>
      </w:divBdr>
    </w:div>
    <w:div w:id="1257443393">
      <w:bodyDiv w:val="1"/>
      <w:marLeft w:val="0"/>
      <w:marRight w:val="0"/>
      <w:marTop w:val="0"/>
      <w:marBottom w:val="0"/>
      <w:divBdr>
        <w:top w:val="none" w:sz="0" w:space="0" w:color="auto"/>
        <w:left w:val="none" w:sz="0" w:space="0" w:color="auto"/>
        <w:bottom w:val="none" w:sz="0" w:space="0" w:color="auto"/>
        <w:right w:val="none" w:sz="0" w:space="0" w:color="auto"/>
      </w:divBdr>
    </w:div>
    <w:div w:id="1299917316">
      <w:bodyDiv w:val="1"/>
      <w:marLeft w:val="0"/>
      <w:marRight w:val="0"/>
      <w:marTop w:val="0"/>
      <w:marBottom w:val="0"/>
      <w:divBdr>
        <w:top w:val="none" w:sz="0" w:space="0" w:color="auto"/>
        <w:left w:val="none" w:sz="0" w:space="0" w:color="auto"/>
        <w:bottom w:val="none" w:sz="0" w:space="0" w:color="auto"/>
        <w:right w:val="none" w:sz="0" w:space="0" w:color="auto"/>
      </w:divBdr>
    </w:div>
    <w:div w:id="1319771387">
      <w:bodyDiv w:val="1"/>
      <w:marLeft w:val="0"/>
      <w:marRight w:val="0"/>
      <w:marTop w:val="0"/>
      <w:marBottom w:val="0"/>
      <w:divBdr>
        <w:top w:val="none" w:sz="0" w:space="0" w:color="auto"/>
        <w:left w:val="none" w:sz="0" w:space="0" w:color="auto"/>
        <w:bottom w:val="none" w:sz="0" w:space="0" w:color="auto"/>
        <w:right w:val="none" w:sz="0" w:space="0" w:color="auto"/>
      </w:divBdr>
      <w:divsChild>
        <w:div w:id="2093160375">
          <w:marLeft w:val="0"/>
          <w:marRight w:val="0"/>
          <w:marTop w:val="0"/>
          <w:marBottom w:val="0"/>
          <w:divBdr>
            <w:top w:val="none" w:sz="0" w:space="0" w:color="auto"/>
            <w:left w:val="none" w:sz="0" w:space="0" w:color="auto"/>
            <w:bottom w:val="none" w:sz="0" w:space="0" w:color="auto"/>
            <w:right w:val="none" w:sz="0" w:space="0" w:color="auto"/>
          </w:divBdr>
          <w:divsChild>
            <w:div w:id="626163277">
              <w:marLeft w:val="0"/>
              <w:marRight w:val="0"/>
              <w:marTop w:val="0"/>
              <w:marBottom w:val="0"/>
              <w:divBdr>
                <w:top w:val="none" w:sz="0" w:space="0" w:color="auto"/>
                <w:left w:val="none" w:sz="0" w:space="0" w:color="auto"/>
                <w:bottom w:val="none" w:sz="0" w:space="0" w:color="auto"/>
                <w:right w:val="none" w:sz="0" w:space="0" w:color="auto"/>
              </w:divBdr>
              <w:divsChild>
                <w:div w:id="2311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12414">
      <w:bodyDiv w:val="1"/>
      <w:marLeft w:val="0"/>
      <w:marRight w:val="0"/>
      <w:marTop w:val="0"/>
      <w:marBottom w:val="0"/>
      <w:divBdr>
        <w:top w:val="none" w:sz="0" w:space="0" w:color="auto"/>
        <w:left w:val="none" w:sz="0" w:space="0" w:color="auto"/>
        <w:bottom w:val="none" w:sz="0" w:space="0" w:color="auto"/>
        <w:right w:val="none" w:sz="0" w:space="0" w:color="auto"/>
      </w:divBdr>
    </w:div>
    <w:div w:id="1367678632">
      <w:bodyDiv w:val="1"/>
      <w:marLeft w:val="0"/>
      <w:marRight w:val="0"/>
      <w:marTop w:val="0"/>
      <w:marBottom w:val="0"/>
      <w:divBdr>
        <w:top w:val="none" w:sz="0" w:space="0" w:color="auto"/>
        <w:left w:val="none" w:sz="0" w:space="0" w:color="auto"/>
        <w:bottom w:val="none" w:sz="0" w:space="0" w:color="auto"/>
        <w:right w:val="none" w:sz="0" w:space="0" w:color="auto"/>
      </w:divBdr>
    </w:div>
    <w:div w:id="1380084218">
      <w:bodyDiv w:val="1"/>
      <w:marLeft w:val="0"/>
      <w:marRight w:val="0"/>
      <w:marTop w:val="0"/>
      <w:marBottom w:val="0"/>
      <w:divBdr>
        <w:top w:val="none" w:sz="0" w:space="0" w:color="auto"/>
        <w:left w:val="none" w:sz="0" w:space="0" w:color="auto"/>
        <w:bottom w:val="none" w:sz="0" w:space="0" w:color="auto"/>
        <w:right w:val="none" w:sz="0" w:space="0" w:color="auto"/>
      </w:divBdr>
    </w:div>
    <w:div w:id="1461075926">
      <w:bodyDiv w:val="1"/>
      <w:marLeft w:val="0"/>
      <w:marRight w:val="0"/>
      <w:marTop w:val="0"/>
      <w:marBottom w:val="0"/>
      <w:divBdr>
        <w:top w:val="none" w:sz="0" w:space="0" w:color="auto"/>
        <w:left w:val="none" w:sz="0" w:space="0" w:color="auto"/>
        <w:bottom w:val="none" w:sz="0" w:space="0" w:color="auto"/>
        <w:right w:val="none" w:sz="0" w:space="0" w:color="auto"/>
      </w:divBdr>
    </w:div>
    <w:div w:id="1469788363">
      <w:bodyDiv w:val="1"/>
      <w:marLeft w:val="0"/>
      <w:marRight w:val="0"/>
      <w:marTop w:val="0"/>
      <w:marBottom w:val="0"/>
      <w:divBdr>
        <w:top w:val="none" w:sz="0" w:space="0" w:color="auto"/>
        <w:left w:val="none" w:sz="0" w:space="0" w:color="auto"/>
        <w:bottom w:val="none" w:sz="0" w:space="0" w:color="auto"/>
        <w:right w:val="none" w:sz="0" w:space="0" w:color="auto"/>
      </w:divBdr>
    </w:div>
    <w:div w:id="1493327725">
      <w:bodyDiv w:val="1"/>
      <w:marLeft w:val="0"/>
      <w:marRight w:val="0"/>
      <w:marTop w:val="0"/>
      <w:marBottom w:val="0"/>
      <w:divBdr>
        <w:top w:val="none" w:sz="0" w:space="0" w:color="auto"/>
        <w:left w:val="none" w:sz="0" w:space="0" w:color="auto"/>
        <w:bottom w:val="none" w:sz="0" w:space="0" w:color="auto"/>
        <w:right w:val="none" w:sz="0" w:space="0" w:color="auto"/>
      </w:divBdr>
    </w:div>
    <w:div w:id="1589146085">
      <w:bodyDiv w:val="1"/>
      <w:marLeft w:val="0"/>
      <w:marRight w:val="0"/>
      <w:marTop w:val="0"/>
      <w:marBottom w:val="0"/>
      <w:divBdr>
        <w:top w:val="none" w:sz="0" w:space="0" w:color="auto"/>
        <w:left w:val="none" w:sz="0" w:space="0" w:color="auto"/>
        <w:bottom w:val="none" w:sz="0" w:space="0" w:color="auto"/>
        <w:right w:val="none" w:sz="0" w:space="0" w:color="auto"/>
      </w:divBdr>
    </w:div>
    <w:div w:id="1592276258">
      <w:bodyDiv w:val="1"/>
      <w:marLeft w:val="0"/>
      <w:marRight w:val="0"/>
      <w:marTop w:val="0"/>
      <w:marBottom w:val="0"/>
      <w:divBdr>
        <w:top w:val="none" w:sz="0" w:space="0" w:color="auto"/>
        <w:left w:val="none" w:sz="0" w:space="0" w:color="auto"/>
        <w:bottom w:val="none" w:sz="0" w:space="0" w:color="auto"/>
        <w:right w:val="none" w:sz="0" w:space="0" w:color="auto"/>
      </w:divBdr>
    </w:div>
    <w:div w:id="1592541793">
      <w:bodyDiv w:val="1"/>
      <w:marLeft w:val="0"/>
      <w:marRight w:val="0"/>
      <w:marTop w:val="0"/>
      <w:marBottom w:val="0"/>
      <w:divBdr>
        <w:top w:val="none" w:sz="0" w:space="0" w:color="auto"/>
        <w:left w:val="none" w:sz="0" w:space="0" w:color="auto"/>
        <w:bottom w:val="none" w:sz="0" w:space="0" w:color="auto"/>
        <w:right w:val="none" w:sz="0" w:space="0" w:color="auto"/>
      </w:divBdr>
    </w:div>
    <w:div w:id="1706707748">
      <w:bodyDiv w:val="1"/>
      <w:marLeft w:val="0"/>
      <w:marRight w:val="0"/>
      <w:marTop w:val="0"/>
      <w:marBottom w:val="0"/>
      <w:divBdr>
        <w:top w:val="none" w:sz="0" w:space="0" w:color="auto"/>
        <w:left w:val="none" w:sz="0" w:space="0" w:color="auto"/>
        <w:bottom w:val="none" w:sz="0" w:space="0" w:color="auto"/>
        <w:right w:val="none" w:sz="0" w:space="0" w:color="auto"/>
      </w:divBdr>
    </w:div>
    <w:div w:id="1738244036">
      <w:bodyDiv w:val="1"/>
      <w:marLeft w:val="0"/>
      <w:marRight w:val="0"/>
      <w:marTop w:val="0"/>
      <w:marBottom w:val="0"/>
      <w:divBdr>
        <w:top w:val="none" w:sz="0" w:space="0" w:color="auto"/>
        <w:left w:val="none" w:sz="0" w:space="0" w:color="auto"/>
        <w:bottom w:val="none" w:sz="0" w:space="0" w:color="auto"/>
        <w:right w:val="none" w:sz="0" w:space="0" w:color="auto"/>
      </w:divBdr>
    </w:div>
    <w:div w:id="1745756339">
      <w:bodyDiv w:val="1"/>
      <w:marLeft w:val="0"/>
      <w:marRight w:val="0"/>
      <w:marTop w:val="0"/>
      <w:marBottom w:val="0"/>
      <w:divBdr>
        <w:top w:val="none" w:sz="0" w:space="0" w:color="auto"/>
        <w:left w:val="none" w:sz="0" w:space="0" w:color="auto"/>
        <w:bottom w:val="none" w:sz="0" w:space="0" w:color="auto"/>
        <w:right w:val="none" w:sz="0" w:space="0" w:color="auto"/>
      </w:divBdr>
    </w:div>
    <w:div w:id="1759474078">
      <w:bodyDiv w:val="1"/>
      <w:marLeft w:val="0"/>
      <w:marRight w:val="0"/>
      <w:marTop w:val="0"/>
      <w:marBottom w:val="0"/>
      <w:divBdr>
        <w:top w:val="none" w:sz="0" w:space="0" w:color="auto"/>
        <w:left w:val="none" w:sz="0" w:space="0" w:color="auto"/>
        <w:bottom w:val="none" w:sz="0" w:space="0" w:color="auto"/>
        <w:right w:val="none" w:sz="0" w:space="0" w:color="auto"/>
      </w:divBdr>
    </w:div>
    <w:div w:id="1778600404">
      <w:bodyDiv w:val="1"/>
      <w:marLeft w:val="0"/>
      <w:marRight w:val="0"/>
      <w:marTop w:val="0"/>
      <w:marBottom w:val="0"/>
      <w:divBdr>
        <w:top w:val="none" w:sz="0" w:space="0" w:color="auto"/>
        <w:left w:val="none" w:sz="0" w:space="0" w:color="auto"/>
        <w:bottom w:val="none" w:sz="0" w:space="0" w:color="auto"/>
        <w:right w:val="none" w:sz="0" w:space="0" w:color="auto"/>
      </w:divBdr>
    </w:div>
    <w:div w:id="1787698865">
      <w:bodyDiv w:val="1"/>
      <w:marLeft w:val="0"/>
      <w:marRight w:val="0"/>
      <w:marTop w:val="0"/>
      <w:marBottom w:val="0"/>
      <w:divBdr>
        <w:top w:val="none" w:sz="0" w:space="0" w:color="auto"/>
        <w:left w:val="none" w:sz="0" w:space="0" w:color="auto"/>
        <w:bottom w:val="none" w:sz="0" w:space="0" w:color="auto"/>
        <w:right w:val="none" w:sz="0" w:space="0" w:color="auto"/>
      </w:divBdr>
    </w:div>
    <w:div w:id="1826823496">
      <w:bodyDiv w:val="1"/>
      <w:marLeft w:val="0"/>
      <w:marRight w:val="0"/>
      <w:marTop w:val="0"/>
      <w:marBottom w:val="0"/>
      <w:divBdr>
        <w:top w:val="none" w:sz="0" w:space="0" w:color="auto"/>
        <w:left w:val="none" w:sz="0" w:space="0" w:color="auto"/>
        <w:bottom w:val="none" w:sz="0" w:space="0" w:color="auto"/>
        <w:right w:val="none" w:sz="0" w:space="0" w:color="auto"/>
      </w:divBdr>
    </w:div>
    <w:div w:id="1844277290">
      <w:bodyDiv w:val="1"/>
      <w:marLeft w:val="0"/>
      <w:marRight w:val="0"/>
      <w:marTop w:val="0"/>
      <w:marBottom w:val="0"/>
      <w:divBdr>
        <w:top w:val="none" w:sz="0" w:space="0" w:color="auto"/>
        <w:left w:val="none" w:sz="0" w:space="0" w:color="auto"/>
        <w:bottom w:val="none" w:sz="0" w:space="0" w:color="auto"/>
        <w:right w:val="none" w:sz="0" w:space="0" w:color="auto"/>
      </w:divBdr>
    </w:div>
    <w:div w:id="1938370344">
      <w:bodyDiv w:val="1"/>
      <w:marLeft w:val="0"/>
      <w:marRight w:val="0"/>
      <w:marTop w:val="0"/>
      <w:marBottom w:val="0"/>
      <w:divBdr>
        <w:top w:val="none" w:sz="0" w:space="0" w:color="auto"/>
        <w:left w:val="none" w:sz="0" w:space="0" w:color="auto"/>
        <w:bottom w:val="none" w:sz="0" w:space="0" w:color="auto"/>
        <w:right w:val="none" w:sz="0" w:space="0" w:color="auto"/>
      </w:divBdr>
    </w:div>
    <w:div w:id="1941839890">
      <w:bodyDiv w:val="1"/>
      <w:marLeft w:val="0"/>
      <w:marRight w:val="0"/>
      <w:marTop w:val="0"/>
      <w:marBottom w:val="0"/>
      <w:divBdr>
        <w:top w:val="none" w:sz="0" w:space="0" w:color="auto"/>
        <w:left w:val="none" w:sz="0" w:space="0" w:color="auto"/>
        <w:bottom w:val="none" w:sz="0" w:space="0" w:color="auto"/>
        <w:right w:val="none" w:sz="0" w:space="0" w:color="auto"/>
      </w:divBdr>
    </w:div>
    <w:div w:id="1943292432">
      <w:bodyDiv w:val="1"/>
      <w:marLeft w:val="0"/>
      <w:marRight w:val="0"/>
      <w:marTop w:val="0"/>
      <w:marBottom w:val="0"/>
      <w:divBdr>
        <w:top w:val="none" w:sz="0" w:space="0" w:color="auto"/>
        <w:left w:val="none" w:sz="0" w:space="0" w:color="auto"/>
        <w:bottom w:val="none" w:sz="0" w:space="0" w:color="auto"/>
        <w:right w:val="none" w:sz="0" w:space="0" w:color="auto"/>
      </w:divBdr>
      <w:divsChild>
        <w:div w:id="1362434987">
          <w:marLeft w:val="0"/>
          <w:marRight w:val="0"/>
          <w:marTop w:val="0"/>
          <w:marBottom w:val="0"/>
          <w:divBdr>
            <w:top w:val="none" w:sz="0" w:space="0" w:color="auto"/>
            <w:left w:val="none" w:sz="0" w:space="0" w:color="auto"/>
            <w:bottom w:val="none" w:sz="0" w:space="0" w:color="auto"/>
            <w:right w:val="none" w:sz="0" w:space="0" w:color="auto"/>
          </w:divBdr>
          <w:divsChild>
            <w:div w:id="1199393065">
              <w:marLeft w:val="0"/>
              <w:marRight w:val="0"/>
              <w:marTop w:val="0"/>
              <w:marBottom w:val="0"/>
              <w:divBdr>
                <w:top w:val="none" w:sz="0" w:space="0" w:color="auto"/>
                <w:left w:val="none" w:sz="0" w:space="0" w:color="auto"/>
                <w:bottom w:val="none" w:sz="0" w:space="0" w:color="auto"/>
                <w:right w:val="none" w:sz="0" w:space="0" w:color="auto"/>
              </w:divBdr>
              <w:divsChild>
                <w:div w:id="19247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68758">
      <w:bodyDiv w:val="1"/>
      <w:marLeft w:val="0"/>
      <w:marRight w:val="0"/>
      <w:marTop w:val="0"/>
      <w:marBottom w:val="0"/>
      <w:divBdr>
        <w:top w:val="none" w:sz="0" w:space="0" w:color="auto"/>
        <w:left w:val="none" w:sz="0" w:space="0" w:color="auto"/>
        <w:bottom w:val="none" w:sz="0" w:space="0" w:color="auto"/>
        <w:right w:val="none" w:sz="0" w:space="0" w:color="auto"/>
      </w:divBdr>
    </w:div>
    <w:div w:id="1986886246">
      <w:bodyDiv w:val="1"/>
      <w:marLeft w:val="0"/>
      <w:marRight w:val="0"/>
      <w:marTop w:val="0"/>
      <w:marBottom w:val="0"/>
      <w:divBdr>
        <w:top w:val="none" w:sz="0" w:space="0" w:color="auto"/>
        <w:left w:val="none" w:sz="0" w:space="0" w:color="auto"/>
        <w:bottom w:val="none" w:sz="0" w:space="0" w:color="auto"/>
        <w:right w:val="none" w:sz="0" w:space="0" w:color="auto"/>
      </w:divBdr>
    </w:div>
    <w:div w:id="2006199102">
      <w:bodyDiv w:val="1"/>
      <w:marLeft w:val="0"/>
      <w:marRight w:val="0"/>
      <w:marTop w:val="0"/>
      <w:marBottom w:val="0"/>
      <w:divBdr>
        <w:top w:val="none" w:sz="0" w:space="0" w:color="auto"/>
        <w:left w:val="none" w:sz="0" w:space="0" w:color="auto"/>
        <w:bottom w:val="none" w:sz="0" w:space="0" w:color="auto"/>
        <w:right w:val="none" w:sz="0" w:space="0" w:color="auto"/>
      </w:divBdr>
    </w:div>
    <w:div w:id="2014607147">
      <w:bodyDiv w:val="1"/>
      <w:marLeft w:val="0"/>
      <w:marRight w:val="0"/>
      <w:marTop w:val="0"/>
      <w:marBottom w:val="0"/>
      <w:divBdr>
        <w:top w:val="none" w:sz="0" w:space="0" w:color="auto"/>
        <w:left w:val="none" w:sz="0" w:space="0" w:color="auto"/>
        <w:bottom w:val="none" w:sz="0" w:space="0" w:color="auto"/>
        <w:right w:val="none" w:sz="0" w:space="0" w:color="auto"/>
      </w:divBdr>
    </w:div>
    <w:div w:id="2043819868">
      <w:bodyDiv w:val="1"/>
      <w:marLeft w:val="0"/>
      <w:marRight w:val="0"/>
      <w:marTop w:val="0"/>
      <w:marBottom w:val="0"/>
      <w:divBdr>
        <w:top w:val="none" w:sz="0" w:space="0" w:color="auto"/>
        <w:left w:val="none" w:sz="0" w:space="0" w:color="auto"/>
        <w:bottom w:val="none" w:sz="0" w:space="0" w:color="auto"/>
        <w:right w:val="none" w:sz="0" w:space="0" w:color="auto"/>
      </w:divBdr>
    </w:div>
    <w:div w:id="2080978141">
      <w:bodyDiv w:val="1"/>
      <w:marLeft w:val="0"/>
      <w:marRight w:val="0"/>
      <w:marTop w:val="0"/>
      <w:marBottom w:val="0"/>
      <w:divBdr>
        <w:top w:val="none" w:sz="0" w:space="0" w:color="auto"/>
        <w:left w:val="none" w:sz="0" w:space="0" w:color="auto"/>
        <w:bottom w:val="none" w:sz="0" w:space="0" w:color="auto"/>
        <w:right w:val="none" w:sz="0" w:space="0" w:color="auto"/>
      </w:divBdr>
    </w:div>
    <w:div w:id="2093046374">
      <w:bodyDiv w:val="1"/>
      <w:marLeft w:val="0"/>
      <w:marRight w:val="0"/>
      <w:marTop w:val="0"/>
      <w:marBottom w:val="0"/>
      <w:divBdr>
        <w:top w:val="none" w:sz="0" w:space="0" w:color="auto"/>
        <w:left w:val="none" w:sz="0" w:space="0" w:color="auto"/>
        <w:bottom w:val="none" w:sz="0" w:space="0" w:color="auto"/>
        <w:right w:val="none" w:sz="0" w:space="0" w:color="auto"/>
      </w:divBdr>
    </w:div>
    <w:div w:id="2100984430">
      <w:bodyDiv w:val="1"/>
      <w:marLeft w:val="0"/>
      <w:marRight w:val="0"/>
      <w:marTop w:val="0"/>
      <w:marBottom w:val="0"/>
      <w:divBdr>
        <w:top w:val="none" w:sz="0" w:space="0" w:color="auto"/>
        <w:left w:val="none" w:sz="0" w:space="0" w:color="auto"/>
        <w:bottom w:val="none" w:sz="0" w:space="0" w:color="auto"/>
        <w:right w:val="none" w:sz="0" w:space="0" w:color="auto"/>
      </w:divBdr>
    </w:div>
    <w:div w:id="2123256229">
      <w:bodyDiv w:val="1"/>
      <w:marLeft w:val="0"/>
      <w:marRight w:val="0"/>
      <w:marTop w:val="0"/>
      <w:marBottom w:val="0"/>
      <w:divBdr>
        <w:top w:val="none" w:sz="0" w:space="0" w:color="auto"/>
        <w:left w:val="none" w:sz="0" w:space="0" w:color="auto"/>
        <w:bottom w:val="none" w:sz="0" w:space="0" w:color="auto"/>
        <w:right w:val="none" w:sz="0" w:space="0" w:color="auto"/>
      </w:divBdr>
    </w:div>
    <w:div w:id="2146117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yperlink" Target="http://wiki.ihe.net/index.php/OID_Registration" TargetMode="External"/><Relationship Id="rId42" Type="http://schemas.openxmlformats.org/officeDocument/2006/relationships/image" Target="media/image22.emf"/><Relationship Id="rId47" Type="http://schemas.openxmlformats.org/officeDocument/2006/relationships/image" Target="media/image27.emf"/><Relationship Id="rId63" Type="http://schemas.openxmlformats.org/officeDocument/2006/relationships/hyperlink" Target="https://en.wikipedia.org/wiki/Lexicographical_order" TargetMode="External"/><Relationship Id="rId68" Type="http://schemas.openxmlformats.org/officeDocument/2006/relationships/hyperlink" Target="file:///D:\Google%20Drive\01_IHE\00_DocumentPublication\PCD\2016-10\V282_Word\V282_CH02C_CodeTables.doc" TargetMode="External"/><Relationship Id="rId84" Type="http://schemas.openxmlformats.org/officeDocument/2006/relationships/hyperlink" Target="https://drive.google.com/drive/u/0/folders/1i0u3N9c9puOuVniNAZ5mI7K1FyH8zfGD" TargetMode="External"/><Relationship Id="rId89" Type="http://schemas.openxmlformats.org/officeDocument/2006/relationships/hyperlink" Target="http://wiki.ihe.net/index.php?title=Category:PCD_Reference_Pages" TargetMode="External"/><Relationship Id="rId16" Type="http://schemas.openxmlformats.org/officeDocument/2006/relationships/hyperlink" Target="https://profiles.ihe.net/GeneralIntro/ch-10.html" TargetMode="External"/><Relationship Id="rId11" Type="http://schemas.openxmlformats.org/officeDocument/2006/relationships/hyperlink" Target="https://profiles.ihe.net/GeneralIntro/index.html" TargetMode="External"/><Relationship Id="rId32" Type="http://schemas.openxmlformats.org/officeDocument/2006/relationships/image" Target="media/image12.emf"/><Relationship Id="rId37" Type="http://schemas.openxmlformats.org/officeDocument/2006/relationships/image" Target="media/image17.emf"/><Relationship Id="rId53" Type="http://schemas.openxmlformats.org/officeDocument/2006/relationships/image" Target="media/image32.emf"/><Relationship Id="rId58" Type="http://schemas.openxmlformats.org/officeDocument/2006/relationships/image" Target="media/image35.png"/><Relationship Id="rId74" Type="http://schemas.openxmlformats.org/officeDocument/2006/relationships/hyperlink" Target="https://profiles.ihe.net/GeneralIntro/ch-F.html" TargetMode="External"/><Relationship Id="rId79" Type="http://schemas.openxmlformats.org/officeDocument/2006/relationships/hyperlink" Target="https://profiles.ihe.net/ITI/TF/Volume2/ch-V.html" TargetMode="External"/><Relationship Id="rId102" Type="http://schemas.microsoft.com/office/2011/relationships/people" Target="people.xml"/><Relationship Id="rId5" Type="http://schemas.openxmlformats.org/officeDocument/2006/relationships/webSettings" Target="webSettings.xml"/><Relationship Id="rId90" Type="http://schemas.openxmlformats.org/officeDocument/2006/relationships/image" Target="media/image46.emf"/><Relationship Id="rId95" Type="http://schemas.openxmlformats.org/officeDocument/2006/relationships/header" Target="header1.xml"/><Relationship Id="rId22" Type="http://schemas.openxmlformats.org/officeDocument/2006/relationships/image" Target="media/image2.png"/><Relationship Id="rId27" Type="http://schemas.openxmlformats.org/officeDocument/2006/relationships/image" Target="media/image7.emf"/><Relationship Id="rId43" Type="http://schemas.openxmlformats.org/officeDocument/2006/relationships/image" Target="media/image23.emf"/><Relationship Id="rId48" Type="http://schemas.openxmlformats.org/officeDocument/2006/relationships/image" Target="media/image28.emf"/><Relationship Id="rId64" Type="http://schemas.openxmlformats.org/officeDocument/2006/relationships/image" Target="media/image38.png"/><Relationship Id="rId69" Type="http://schemas.openxmlformats.org/officeDocument/2006/relationships/hyperlink" Target="file:///D:\Google%20Drive\01_IHE\00_DocumentPublication\PCD\2016-10\V282_Word\V282_CH02C_CodeTables.doc" TargetMode="External"/><Relationship Id="rId80" Type="http://schemas.openxmlformats.org/officeDocument/2006/relationships/hyperlink" Target="https://profiles.ihe.net/ITI/TF/Volume2/ch-V.html" TargetMode="External"/><Relationship Id="rId85" Type="http://schemas.openxmlformats.org/officeDocument/2006/relationships/image" Target="media/image42.jpeg"/><Relationship Id="rId12" Type="http://schemas.openxmlformats.org/officeDocument/2006/relationships/hyperlink" Target="https://profiles.ihe.net/GeneralIntro/ch-5.html" TargetMode="External"/><Relationship Id="rId17" Type="http://schemas.openxmlformats.org/officeDocument/2006/relationships/hyperlink" Target="http://www.ihe.net/Patent_Disclosure_Process/" TargetMode="External"/><Relationship Id="rId25" Type="http://schemas.openxmlformats.org/officeDocument/2006/relationships/image" Target="media/image5.emf"/><Relationship Id="rId33" Type="http://schemas.openxmlformats.org/officeDocument/2006/relationships/image" Target="media/image13.emf"/><Relationship Id="rId38" Type="http://schemas.openxmlformats.org/officeDocument/2006/relationships/image" Target="media/image18.emf"/><Relationship Id="rId46" Type="http://schemas.openxmlformats.org/officeDocument/2006/relationships/image" Target="media/image26.emf"/><Relationship Id="rId59" Type="http://schemas.openxmlformats.org/officeDocument/2006/relationships/image" Target="media/image36.png"/><Relationship Id="rId67" Type="http://schemas.openxmlformats.org/officeDocument/2006/relationships/image" Target="media/image41.png"/><Relationship Id="rId103" Type="http://schemas.openxmlformats.org/officeDocument/2006/relationships/theme" Target="theme/theme1.xml"/><Relationship Id="rId20" Type="http://schemas.openxmlformats.org/officeDocument/2006/relationships/hyperlink" Target="https://profiles.ihe.net/GeneralIntro/index.html" TargetMode="External"/><Relationship Id="rId41" Type="http://schemas.openxmlformats.org/officeDocument/2006/relationships/image" Target="media/image21.emf"/><Relationship Id="rId54" Type="http://schemas.openxmlformats.org/officeDocument/2006/relationships/image" Target="media/image33.emf"/><Relationship Id="rId62" Type="http://schemas.openxmlformats.org/officeDocument/2006/relationships/hyperlink" Target="file:///D:\Google%20Drive\01_IHE\Users\al.PROTOLINK\Users\usd04734\Documents\Data\Protocols\IHE_PCD\TFV2History\2014TFV2ForPub\l%20%22HL70203%22" TargetMode="External"/><Relationship Id="rId70" Type="http://schemas.openxmlformats.org/officeDocument/2006/relationships/hyperlink" Target="file:///D:\Google%20Drive\01_IHE\00_DocumentPublication\PCD\2016-10\V282_Word\V282_CH02C_CodeTables.doc" TargetMode="External"/><Relationship Id="rId75" Type="http://schemas.openxmlformats.org/officeDocument/2006/relationships/hyperlink" Target="https://profiles.ihe.net/ITI/TF/Volume2/ch-C.html" TargetMode="External"/><Relationship Id="rId83" Type="http://schemas.openxmlformats.org/officeDocument/2006/relationships/hyperlink" Target="https://drive.google.com/drive/u/0/folders/1i0u3N9c9puOuVniNAZ5mI7K1FyH8zfGD" TargetMode="External"/><Relationship Id="rId88" Type="http://schemas.openxmlformats.org/officeDocument/2006/relationships/image" Target="media/image45.png"/><Relationship Id="rId91" Type="http://schemas.openxmlformats.org/officeDocument/2006/relationships/image" Target="media/image47.emf"/><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ofiles.ihe.net/GeneralIntro/ch-9.html" TargetMode="External"/><Relationship Id="rId23" Type="http://schemas.openxmlformats.org/officeDocument/2006/relationships/image" Target="media/image3.png"/><Relationship Id="rId28" Type="http://schemas.openxmlformats.org/officeDocument/2006/relationships/image" Target="media/image8.emf"/><Relationship Id="rId36" Type="http://schemas.openxmlformats.org/officeDocument/2006/relationships/image" Target="media/image16.emf"/><Relationship Id="rId49" Type="http://schemas.openxmlformats.org/officeDocument/2006/relationships/image" Target="media/image29.emf"/><Relationship Id="rId57" Type="http://schemas.openxmlformats.org/officeDocument/2006/relationships/image" Target="media/image34.emf"/><Relationship Id="rId10" Type="http://schemas.openxmlformats.org/officeDocument/2006/relationships/hyperlink" Target="http://www.ihe.net" TargetMode="External"/><Relationship Id="rId31" Type="http://schemas.openxmlformats.org/officeDocument/2006/relationships/image" Target="media/image11.emf"/><Relationship Id="rId44" Type="http://schemas.openxmlformats.org/officeDocument/2006/relationships/image" Target="media/image24.emf"/><Relationship Id="rId52" Type="http://schemas.openxmlformats.org/officeDocument/2006/relationships/oleObject" Target="embeddings/oleObject1.bin"/><Relationship Id="rId60" Type="http://schemas.openxmlformats.org/officeDocument/2006/relationships/image" Target="media/image37.png"/><Relationship Id="rId65" Type="http://schemas.openxmlformats.org/officeDocument/2006/relationships/image" Target="media/image39.png"/><Relationship Id="rId73" Type="http://schemas.openxmlformats.org/officeDocument/2006/relationships/hyperlink" Target="http://ihe.net/uploadedFiles/Documents/ITI/IHE_ITI_TF_Vol2x.pdf" TargetMode="External"/><Relationship Id="rId78" Type="http://schemas.openxmlformats.org/officeDocument/2006/relationships/hyperlink" Target="https://profiles.ihe.net/ITI/TF/Volume2/ch-V.html" TargetMode="External"/><Relationship Id="rId81" Type="http://schemas.openxmlformats.org/officeDocument/2006/relationships/hyperlink" Target="http://www.w3.org/International/questions/qa-controls%22%20%5Cl%20%22support" TargetMode="External"/><Relationship Id="rId86" Type="http://schemas.openxmlformats.org/officeDocument/2006/relationships/image" Target="media/image43.png"/><Relationship Id="rId94" Type="http://schemas.openxmlformats.org/officeDocument/2006/relationships/hyperlink" Target="https://profiles.ihe.net/GeneralIntro/ch-D.html"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ofiles.ihe.net/DEV/index.html" TargetMode="External"/><Relationship Id="rId13" Type="http://schemas.openxmlformats.org/officeDocument/2006/relationships/hyperlink" Target="mailto:dev@ihe.net" TargetMode="External"/><Relationship Id="rId18" Type="http://schemas.openxmlformats.org/officeDocument/2006/relationships/hyperlink" Target="mailto:secretary@ihe.net" TargetMode="External"/><Relationship Id="rId39" Type="http://schemas.openxmlformats.org/officeDocument/2006/relationships/image" Target="media/image19.emf"/><Relationship Id="rId34" Type="http://schemas.openxmlformats.org/officeDocument/2006/relationships/image" Target="media/image14.emf"/><Relationship Id="rId50" Type="http://schemas.openxmlformats.org/officeDocument/2006/relationships/image" Target="media/image30.emf"/><Relationship Id="rId55" Type="http://schemas.openxmlformats.org/officeDocument/2006/relationships/hyperlink" Target="http://rtmms.nist.gov" TargetMode="External"/><Relationship Id="rId76" Type="http://schemas.openxmlformats.org/officeDocument/2006/relationships/hyperlink" Target="https://profiles.ihe.net/ITI/TF/Volume2/ch-V.html"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profiles.ihe.net/GeneralIntro/ch-E.html" TargetMode="External"/><Relationship Id="rId92" Type="http://schemas.openxmlformats.org/officeDocument/2006/relationships/image" Target="media/image48.emf"/><Relationship Id="rId2" Type="http://schemas.openxmlformats.org/officeDocument/2006/relationships/numbering" Target="numbering.xml"/><Relationship Id="rId29" Type="http://schemas.openxmlformats.org/officeDocument/2006/relationships/image" Target="media/image9.emf"/><Relationship Id="rId24" Type="http://schemas.openxmlformats.org/officeDocument/2006/relationships/image" Target="media/image4.png"/><Relationship Id="rId40" Type="http://schemas.openxmlformats.org/officeDocument/2006/relationships/image" Target="media/image20.emf"/><Relationship Id="rId45" Type="http://schemas.openxmlformats.org/officeDocument/2006/relationships/image" Target="media/image25.emf"/><Relationship Id="rId66" Type="http://schemas.openxmlformats.org/officeDocument/2006/relationships/image" Target="media/image40.emf"/><Relationship Id="rId87" Type="http://schemas.openxmlformats.org/officeDocument/2006/relationships/image" Target="media/image44.png"/><Relationship Id="rId61" Type="http://schemas.openxmlformats.org/officeDocument/2006/relationships/hyperlink" Target="http://wiki.ihe.net/index.php?title=PumpErrorCodes" TargetMode="External"/><Relationship Id="rId82" Type="http://schemas.openxmlformats.org/officeDocument/2006/relationships/hyperlink" Target="http://www.w3.org/TR/xml/%22%20%5Cl%20%22syntax" TargetMode="External"/><Relationship Id="rId19" Type="http://schemas.openxmlformats.org/officeDocument/2006/relationships/hyperlink" Target="https://profiles.ihe.net/GeneralIntro/ch-E.html" TargetMode="External"/><Relationship Id="rId14" Type="http://schemas.openxmlformats.org/officeDocument/2006/relationships/hyperlink" Target="http://ihe.net/Domain_acronym_Public_Comments" TargetMode="External"/><Relationship Id="rId30" Type="http://schemas.openxmlformats.org/officeDocument/2006/relationships/image" Target="media/image10.emf"/><Relationship Id="rId35" Type="http://schemas.openxmlformats.org/officeDocument/2006/relationships/image" Target="media/image15.emf"/><Relationship Id="rId56" Type="http://schemas.openxmlformats.org/officeDocument/2006/relationships/hyperlink" Target="http://www.wctp.org/release/wctp-v1r3_update1.pdf" TargetMode="External"/><Relationship Id="rId77" Type="http://schemas.openxmlformats.org/officeDocument/2006/relationships/hyperlink" Target="https://drive.google.com/drive/u/0/folders/1aHW4ChzRzaYSoyewi9zGIRHwVphgXQst" TargetMode="External"/><Relationship Id="rId100"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31.emf"/><Relationship Id="rId72" Type="http://schemas.openxmlformats.org/officeDocument/2006/relationships/hyperlink" Target="https://profiles.ihe.net/GeneralIntro/ch-E.html" TargetMode="External"/><Relationship Id="rId93" Type="http://schemas.openxmlformats.org/officeDocument/2006/relationships/image" Target="media/image49.emf"/><Relationship Id="rId98" Type="http://schemas.openxmlformats.org/officeDocument/2006/relationships/footer" Target="foot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39A83-04A1-4AB6-B5D1-413E3F3FC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299</Pages>
  <Words>62938</Words>
  <Characters>478963</Characters>
  <Application>Microsoft Office Word</Application>
  <DocSecurity>0</DocSecurity>
  <Lines>20824</Lines>
  <Paragraphs>19353</Paragraphs>
  <ScaleCrop>false</ScaleCrop>
  <HeadingPairs>
    <vt:vector size="2" baseType="variant">
      <vt:variant>
        <vt:lpstr>Title</vt:lpstr>
      </vt:variant>
      <vt:variant>
        <vt:i4>1</vt:i4>
      </vt:variant>
    </vt:vector>
  </HeadingPairs>
  <TitlesOfParts>
    <vt:vector size="1" baseType="lpstr">
      <vt:lpstr>IHE_DEV_TF_Rev10-0_Vol2_FT_2024-11-04</vt:lpstr>
    </vt:vector>
  </TitlesOfParts>
  <Company>IHE</Company>
  <LinksUpToDate>false</LinksUpToDate>
  <CharactersWithSpaces>522548</CharactersWithSpaces>
  <SharedDoc>false</SharedDoc>
  <HLinks>
    <vt:vector size="1428" baseType="variant">
      <vt:variant>
        <vt:i4>2424895</vt:i4>
      </vt:variant>
      <vt:variant>
        <vt:i4>1350</vt:i4>
      </vt:variant>
      <vt:variant>
        <vt:i4>0</vt:i4>
      </vt:variant>
      <vt:variant>
        <vt:i4>5</vt:i4>
      </vt:variant>
      <vt:variant>
        <vt:lpwstr>http://ihe.net/TF_Intro_Appendices.aspx</vt:lpwstr>
      </vt:variant>
      <vt:variant>
        <vt:lpwstr/>
      </vt:variant>
      <vt:variant>
        <vt:i4>7733283</vt:i4>
      </vt:variant>
      <vt:variant>
        <vt:i4>1347</vt:i4>
      </vt:variant>
      <vt:variant>
        <vt:i4>0</vt:i4>
      </vt:variant>
      <vt:variant>
        <vt:i4>5</vt:i4>
      </vt:variant>
      <vt:variant>
        <vt:lpwstr>http://www.w3.org/TR/xml/%22 %5Cl %22syntax</vt:lpwstr>
      </vt:variant>
      <vt:variant>
        <vt:lpwstr/>
      </vt:variant>
      <vt:variant>
        <vt:i4>1572866</vt:i4>
      </vt:variant>
      <vt:variant>
        <vt:i4>1344</vt:i4>
      </vt:variant>
      <vt:variant>
        <vt:i4>0</vt:i4>
      </vt:variant>
      <vt:variant>
        <vt:i4>5</vt:i4>
      </vt:variant>
      <vt:variant>
        <vt:lpwstr>http://www.w3.org/International/questions/qa-controls%22 %5Cl %22support</vt:lpwstr>
      </vt:variant>
      <vt:variant>
        <vt:lpwstr/>
      </vt:variant>
      <vt:variant>
        <vt:i4>1966126</vt:i4>
      </vt:variant>
      <vt:variant>
        <vt:i4>1341</vt:i4>
      </vt:variant>
      <vt:variant>
        <vt:i4>0</vt:i4>
      </vt:variant>
      <vt:variant>
        <vt:i4>5</vt:i4>
      </vt:variant>
      <vt:variant>
        <vt:lpwstr>http://ihe.net/uploadedFiles/Documents/ITI/IHE_ITI_TF_Vol2x.pdf</vt:lpwstr>
      </vt:variant>
      <vt:variant>
        <vt:lpwstr/>
      </vt:variant>
      <vt:variant>
        <vt:i4>1966126</vt:i4>
      </vt:variant>
      <vt:variant>
        <vt:i4>1338</vt:i4>
      </vt:variant>
      <vt:variant>
        <vt:i4>0</vt:i4>
      </vt:variant>
      <vt:variant>
        <vt:i4>5</vt:i4>
      </vt:variant>
      <vt:variant>
        <vt:lpwstr>http://ihe.net/uploadedFiles/Documents/ITI/IHE_ITI_TF_Vol2x.pdf</vt:lpwstr>
      </vt:variant>
      <vt:variant>
        <vt:lpwstr/>
      </vt:variant>
      <vt:variant>
        <vt:i4>7929980</vt:i4>
      </vt:variant>
      <vt:variant>
        <vt:i4>1335</vt:i4>
      </vt:variant>
      <vt:variant>
        <vt:i4>0</vt:i4>
      </vt:variant>
      <vt:variant>
        <vt:i4>5</vt:i4>
      </vt:variant>
      <vt:variant>
        <vt:lpwstr>ftp://ftp.ihe.net/TF_Implementation_Material/</vt:lpwstr>
      </vt:variant>
      <vt:variant>
        <vt:lpwstr/>
      </vt:variant>
      <vt:variant>
        <vt:i4>1966126</vt:i4>
      </vt:variant>
      <vt:variant>
        <vt:i4>1332</vt:i4>
      </vt:variant>
      <vt:variant>
        <vt:i4>0</vt:i4>
      </vt:variant>
      <vt:variant>
        <vt:i4>5</vt:i4>
      </vt:variant>
      <vt:variant>
        <vt:lpwstr>http://ihe.net/uploadedFiles/Documents/ITI/IHE_ITI_TF_Vol2x.pdf</vt:lpwstr>
      </vt:variant>
      <vt:variant>
        <vt:lpwstr/>
      </vt:variant>
      <vt:variant>
        <vt:i4>7143550</vt:i4>
      </vt:variant>
      <vt:variant>
        <vt:i4>1329</vt:i4>
      </vt:variant>
      <vt:variant>
        <vt:i4>0</vt:i4>
      </vt:variant>
      <vt:variant>
        <vt:i4>5</vt:i4>
      </vt:variant>
      <vt:variant>
        <vt:lpwstr>http://ihe.net/uploadedFiles/Documents/Templates/IHE_TF_GenIntro_AppF_IHEIntegrationStatements_Rev1.0_2014-07-01.pdf</vt:lpwstr>
      </vt:variant>
      <vt:variant>
        <vt:lpwstr/>
      </vt:variant>
      <vt:variant>
        <vt:i4>1966126</vt:i4>
      </vt:variant>
      <vt:variant>
        <vt:i4>1326</vt:i4>
      </vt:variant>
      <vt:variant>
        <vt:i4>0</vt:i4>
      </vt:variant>
      <vt:variant>
        <vt:i4>5</vt:i4>
      </vt:variant>
      <vt:variant>
        <vt:lpwstr>http://ihe.net/uploadedFiles/Documents/ITI/IHE_ITI_TF_Vol2x.pdf</vt:lpwstr>
      </vt:variant>
      <vt:variant>
        <vt:lpwstr/>
      </vt:variant>
      <vt:variant>
        <vt:i4>7078008</vt:i4>
      </vt:variant>
      <vt:variant>
        <vt:i4>1323</vt:i4>
      </vt:variant>
      <vt:variant>
        <vt:i4>0</vt:i4>
      </vt:variant>
      <vt:variant>
        <vt:i4>5</vt:i4>
      </vt:variant>
      <vt:variant>
        <vt:lpwstr>http://ihe.net/uploadedFiles/Documents/Templates/IHE_TF_GenIntro_AppE_Profiling_Rev1.0_2014-07-01.pdf</vt:lpwstr>
      </vt:variant>
      <vt:variant>
        <vt:lpwstr/>
      </vt:variant>
      <vt:variant>
        <vt:i4>7078008</vt:i4>
      </vt:variant>
      <vt:variant>
        <vt:i4>1320</vt:i4>
      </vt:variant>
      <vt:variant>
        <vt:i4>0</vt:i4>
      </vt:variant>
      <vt:variant>
        <vt:i4>5</vt:i4>
      </vt:variant>
      <vt:variant>
        <vt:lpwstr>http://ihe.net/uploadedFiles/Documents/Templates/IHE_TF_GenIntro_AppE_Profiling_Rev1.0_2014-07-01.pdf</vt:lpwstr>
      </vt:variant>
      <vt:variant>
        <vt:lpwstr/>
      </vt:variant>
      <vt:variant>
        <vt:i4>4128837</vt:i4>
      </vt:variant>
      <vt:variant>
        <vt:i4>1317</vt:i4>
      </vt:variant>
      <vt:variant>
        <vt:i4>0</vt:i4>
      </vt:variant>
      <vt:variant>
        <vt:i4>5</vt:i4>
      </vt:variant>
      <vt:variant>
        <vt:lpwstr>../V282_Word/V282_CH02C_CodeTables.doc</vt:lpwstr>
      </vt:variant>
      <vt:variant>
        <vt:lpwstr>HL70406</vt:lpwstr>
      </vt:variant>
      <vt:variant>
        <vt:i4>4063304</vt:i4>
      </vt:variant>
      <vt:variant>
        <vt:i4>1314</vt:i4>
      </vt:variant>
      <vt:variant>
        <vt:i4>0</vt:i4>
      </vt:variant>
      <vt:variant>
        <vt:i4>5</vt:i4>
      </vt:variant>
      <vt:variant>
        <vt:lpwstr>../V282_Word/V282_CH02C_CodeTables.doc</vt:lpwstr>
      </vt:variant>
      <vt:variant>
        <vt:lpwstr>HL70912</vt:lpwstr>
      </vt:variant>
      <vt:variant>
        <vt:i4>3604547</vt:i4>
      </vt:variant>
      <vt:variant>
        <vt:i4>1311</vt:i4>
      </vt:variant>
      <vt:variant>
        <vt:i4>0</vt:i4>
      </vt:variant>
      <vt:variant>
        <vt:i4>5</vt:i4>
      </vt:variant>
      <vt:variant>
        <vt:lpwstr>../V282_Word/V282_CH02C_CodeTables.doc</vt:lpwstr>
      </vt:variant>
      <vt:variant>
        <vt:lpwstr>HL70287</vt:lpwstr>
      </vt:variant>
      <vt:variant>
        <vt:i4>786537</vt:i4>
      </vt:variant>
      <vt:variant>
        <vt:i4>1302</vt:i4>
      </vt:variant>
      <vt:variant>
        <vt:i4>0</vt:i4>
      </vt:variant>
      <vt:variant>
        <vt:i4>5</vt:i4>
      </vt:variant>
      <vt:variant>
        <vt:lpwstr>https://en.wikipedia.org/wiki/Lexicographical_order</vt:lpwstr>
      </vt:variant>
      <vt:variant>
        <vt:lpwstr/>
      </vt:variant>
      <vt:variant>
        <vt:i4>262263</vt:i4>
      </vt:variant>
      <vt:variant>
        <vt:i4>1299</vt:i4>
      </vt:variant>
      <vt:variant>
        <vt:i4>0</vt:i4>
      </vt:variant>
      <vt:variant>
        <vt:i4>5</vt:i4>
      </vt:variant>
      <vt:variant>
        <vt:lpwstr>../../../../Users/al.PROTOLINK/Users/usd04734/Documents/Data/Protocols/IHE_PCD/TFV2History/2014TFV2ForPub/l %22HL70203%22</vt:lpwstr>
      </vt:variant>
      <vt:variant>
        <vt:lpwstr/>
      </vt:variant>
      <vt:variant>
        <vt:i4>3342461</vt:i4>
      </vt:variant>
      <vt:variant>
        <vt:i4>1296</vt:i4>
      </vt:variant>
      <vt:variant>
        <vt:i4>0</vt:i4>
      </vt:variant>
      <vt:variant>
        <vt:i4>5</vt:i4>
      </vt:variant>
      <vt:variant>
        <vt:lpwstr>http://wiki.ihe.net/index.php?title=PumpErrorCodes</vt:lpwstr>
      </vt:variant>
      <vt:variant>
        <vt:lpwstr/>
      </vt:variant>
      <vt:variant>
        <vt:i4>2162807</vt:i4>
      </vt:variant>
      <vt:variant>
        <vt:i4>1293</vt:i4>
      </vt:variant>
      <vt:variant>
        <vt:i4>0</vt:i4>
      </vt:variant>
      <vt:variant>
        <vt:i4>5</vt:i4>
      </vt:variant>
      <vt:variant>
        <vt:lpwstr>http://wiki.ihe.net/index.php?title=PCD_OID_Management</vt:lpwstr>
      </vt:variant>
      <vt:variant>
        <vt:lpwstr/>
      </vt:variant>
      <vt:variant>
        <vt:i4>7405657</vt:i4>
      </vt:variant>
      <vt:variant>
        <vt:i4>1290</vt:i4>
      </vt:variant>
      <vt:variant>
        <vt:i4>0</vt:i4>
      </vt:variant>
      <vt:variant>
        <vt:i4>5</vt:i4>
      </vt:variant>
      <vt:variant>
        <vt:lpwstr>http://www.wctp.org/release/wctp-v1r3_update1.pdf</vt:lpwstr>
      </vt:variant>
      <vt:variant>
        <vt:lpwstr/>
      </vt:variant>
      <vt:variant>
        <vt:i4>3407922</vt:i4>
      </vt:variant>
      <vt:variant>
        <vt:i4>1287</vt:i4>
      </vt:variant>
      <vt:variant>
        <vt:i4>0</vt:i4>
      </vt:variant>
      <vt:variant>
        <vt:i4>5</vt:i4>
      </vt:variant>
      <vt:variant>
        <vt:lpwstr>http://rtmms.nist.gov/</vt:lpwstr>
      </vt:variant>
      <vt:variant>
        <vt:lpwstr/>
      </vt:variant>
      <vt:variant>
        <vt:i4>2424895</vt:i4>
      </vt:variant>
      <vt:variant>
        <vt:i4>1281</vt:i4>
      </vt:variant>
      <vt:variant>
        <vt:i4>0</vt:i4>
      </vt:variant>
      <vt:variant>
        <vt:i4>5</vt:i4>
      </vt:variant>
      <vt:variant>
        <vt:lpwstr>http://ihe.net/TF_Intro_Appendices.aspx</vt:lpwstr>
      </vt:variant>
      <vt:variant>
        <vt:lpwstr/>
      </vt:variant>
      <vt:variant>
        <vt:i4>2424895</vt:i4>
      </vt:variant>
      <vt:variant>
        <vt:i4>1278</vt:i4>
      </vt:variant>
      <vt:variant>
        <vt:i4>0</vt:i4>
      </vt:variant>
      <vt:variant>
        <vt:i4>5</vt:i4>
      </vt:variant>
      <vt:variant>
        <vt:lpwstr>http://ihe.net/TF_Intro_Appendices.aspx</vt:lpwstr>
      </vt:variant>
      <vt:variant>
        <vt:lpwstr/>
      </vt:variant>
      <vt:variant>
        <vt:i4>2424895</vt:i4>
      </vt:variant>
      <vt:variant>
        <vt:i4>1275</vt:i4>
      </vt:variant>
      <vt:variant>
        <vt:i4>0</vt:i4>
      </vt:variant>
      <vt:variant>
        <vt:i4>5</vt:i4>
      </vt:variant>
      <vt:variant>
        <vt:lpwstr>http://ihe.net/TF_Intro_Appendices.aspx</vt:lpwstr>
      </vt:variant>
      <vt:variant>
        <vt:lpwstr/>
      </vt:variant>
      <vt:variant>
        <vt:i4>1638456</vt:i4>
      </vt:variant>
      <vt:variant>
        <vt:i4>1272</vt:i4>
      </vt:variant>
      <vt:variant>
        <vt:i4>0</vt:i4>
      </vt:variant>
      <vt:variant>
        <vt:i4>5</vt:i4>
      </vt:variant>
      <vt:variant>
        <vt:lpwstr>mailto:secretary@ihe.net</vt:lpwstr>
      </vt:variant>
      <vt:variant>
        <vt:lpwstr/>
      </vt:variant>
      <vt:variant>
        <vt:i4>7602283</vt:i4>
      </vt:variant>
      <vt:variant>
        <vt:i4>1269</vt:i4>
      </vt:variant>
      <vt:variant>
        <vt:i4>0</vt:i4>
      </vt:variant>
      <vt:variant>
        <vt:i4>5</vt:i4>
      </vt:variant>
      <vt:variant>
        <vt:lpwstr>http://www.ihe.net/Patent_Disclosure_Process/</vt:lpwstr>
      </vt:variant>
      <vt:variant>
        <vt:lpwstr/>
      </vt:variant>
      <vt:variant>
        <vt:i4>2424895</vt:i4>
      </vt:variant>
      <vt:variant>
        <vt:i4>1266</vt:i4>
      </vt:variant>
      <vt:variant>
        <vt:i4>0</vt:i4>
      </vt:variant>
      <vt:variant>
        <vt:i4>5</vt:i4>
      </vt:variant>
      <vt:variant>
        <vt:lpwstr>http://ihe.net/TF_Intro_Appendices.aspx</vt:lpwstr>
      </vt:variant>
      <vt:variant>
        <vt:lpwstr/>
      </vt:variant>
      <vt:variant>
        <vt:i4>2424895</vt:i4>
      </vt:variant>
      <vt:variant>
        <vt:i4>1263</vt:i4>
      </vt:variant>
      <vt:variant>
        <vt:i4>0</vt:i4>
      </vt:variant>
      <vt:variant>
        <vt:i4>5</vt:i4>
      </vt:variant>
      <vt:variant>
        <vt:lpwstr>http://ihe.net/TF_Intro_Appendices.aspx</vt:lpwstr>
      </vt:variant>
      <vt:variant>
        <vt:lpwstr/>
      </vt:variant>
      <vt:variant>
        <vt:i4>3997811</vt:i4>
      </vt:variant>
      <vt:variant>
        <vt:i4>1260</vt:i4>
      </vt:variant>
      <vt:variant>
        <vt:i4>0</vt:i4>
      </vt:variant>
      <vt:variant>
        <vt:i4>5</vt:i4>
      </vt:variant>
      <vt:variant>
        <vt:lpwstr>http://www.ihe.net/</vt:lpwstr>
      </vt:variant>
      <vt:variant>
        <vt:lpwstr/>
      </vt:variant>
      <vt:variant>
        <vt:i4>1507380</vt:i4>
      </vt:variant>
      <vt:variant>
        <vt:i4>1253</vt:i4>
      </vt:variant>
      <vt:variant>
        <vt:i4>0</vt:i4>
      </vt:variant>
      <vt:variant>
        <vt:i4>5</vt:i4>
      </vt:variant>
      <vt:variant>
        <vt:lpwstr/>
      </vt:variant>
      <vt:variant>
        <vt:lpwstr>_Toc432516307</vt:lpwstr>
      </vt:variant>
      <vt:variant>
        <vt:i4>1507380</vt:i4>
      </vt:variant>
      <vt:variant>
        <vt:i4>1247</vt:i4>
      </vt:variant>
      <vt:variant>
        <vt:i4>0</vt:i4>
      </vt:variant>
      <vt:variant>
        <vt:i4>5</vt:i4>
      </vt:variant>
      <vt:variant>
        <vt:lpwstr/>
      </vt:variant>
      <vt:variant>
        <vt:lpwstr>_Toc432516306</vt:lpwstr>
      </vt:variant>
      <vt:variant>
        <vt:i4>1507380</vt:i4>
      </vt:variant>
      <vt:variant>
        <vt:i4>1241</vt:i4>
      </vt:variant>
      <vt:variant>
        <vt:i4>0</vt:i4>
      </vt:variant>
      <vt:variant>
        <vt:i4>5</vt:i4>
      </vt:variant>
      <vt:variant>
        <vt:lpwstr/>
      </vt:variant>
      <vt:variant>
        <vt:lpwstr>_Toc432516305</vt:lpwstr>
      </vt:variant>
      <vt:variant>
        <vt:i4>1507380</vt:i4>
      </vt:variant>
      <vt:variant>
        <vt:i4>1235</vt:i4>
      </vt:variant>
      <vt:variant>
        <vt:i4>0</vt:i4>
      </vt:variant>
      <vt:variant>
        <vt:i4>5</vt:i4>
      </vt:variant>
      <vt:variant>
        <vt:lpwstr/>
      </vt:variant>
      <vt:variant>
        <vt:lpwstr>_Toc432516304</vt:lpwstr>
      </vt:variant>
      <vt:variant>
        <vt:i4>1507380</vt:i4>
      </vt:variant>
      <vt:variant>
        <vt:i4>1229</vt:i4>
      </vt:variant>
      <vt:variant>
        <vt:i4>0</vt:i4>
      </vt:variant>
      <vt:variant>
        <vt:i4>5</vt:i4>
      </vt:variant>
      <vt:variant>
        <vt:lpwstr/>
      </vt:variant>
      <vt:variant>
        <vt:lpwstr>_Toc432516303</vt:lpwstr>
      </vt:variant>
      <vt:variant>
        <vt:i4>1507380</vt:i4>
      </vt:variant>
      <vt:variant>
        <vt:i4>1223</vt:i4>
      </vt:variant>
      <vt:variant>
        <vt:i4>0</vt:i4>
      </vt:variant>
      <vt:variant>
        <vt:i4>5</vt:i4>
      </vt:variant>
      <vt:variant>
        <vt:lpwstr/>
      </vt:variant>
      <vt:variant>
        <vt:lpwstr>_Toc432516302</vt:lpwstr>
      </vt:variant>
      <vt:variant>
        <vt:i4>1507380</vt:i4>
      </vt:variant>
      <vt:variant>
        <vt:i4>1217</vt:i4>
      </vt:variant>
      <vt:variant>
        <vt:i4>0</vt:i4>
      </vt:variant>
      <vt:variant>
        <vt:i4>5</vt:i4>
      </vt:variant>
      <vt:variant>
        <vt:lpwstr/>
      </vt:variant>
      <vt:variant>
        <vt:lpwstr>_Toc432516301</vt:lpwstr>
      </vt:variant>
      <vt:variant>
        <vt:i4>1507380</vt:i4>
      </vt:variant>
      <vt:variant>
        <vt:i4>1211</vt:i4>
      </vt:variant>
      <vt:variant>
        <vt:i4>0</vt:i4>
      </vt:variant>
      <vt:variant>
        <vt:i4>5</vt:i4>
      </vt:variant>
      <vt:variant>
        <vt:lpwstr/>
      </vt:variant>
      <vt:variant>
        <vt:lpwstr>_Toc432516300</vt:lpwstr>
      </vt:variant>
      <vt:variant>
        <vt:i4>1966133</vt:i4>
      </vt:variant>
      <vt:variant>
        <vt:i4>1205</vt:i4>
      </vt:variant>
      <vt:variant>
        <vt:i4>0</vt:i4>
      </vt:variant>
      <vt:variant>
        <vt:i4>5</vt:i4>
      </vt:variant>
      <vt:variant>
        <vt:lpwstr/>
      </vt:variant>
      <vt:variant>
        <vt:lpwstr>_Toc432516299</vt:lpwstr>
      </vt:variant>
      <vt:variant>
        <vt:i4>1966133</vt:i4>
      </vt:variant>
      <vt:variant>
        <vt:i4>1199</vt:i4>
      </vt:variant>
      <vt:variant>
        <vt:i4>0</vt:i4>
      </vt:variant>
      <vt:variant>
        <vt:i4>5</vt:i4>
      </vt:variant>
      <vt:variant>
        <vt:lpwstr/>
      </vt:variant>
      <vt:variant>
        <vt:lpwstr>_Toc432516298</vt:lpwstr>
      </vt:variant>
      <vt:variant>
        <vt:i4>1966133</vt:i4>
      </vt:variant>
      <vt:variant>
        <vt:i4>1193</vt:i4>
      </vt:variant>
      <vt:variant>
        <vt:i4>0</vt:i4>
      </vt:variant>
      <vt:variant>
        <vt:i4>5</vt:i4>
      </vt:variant>
      <vt:variant>
        <vt:lpwstr/>
      </vt:variant>
      <vt:variant>
        <vt:lpwstr>_Toc432516297</vt:lpwstr>
      </vt:variant>
      <vt:variant>
        <vt:i4>1966133</vt:i4>
      </vt:variant>
      <vt:variant>
        <vt:i4>1187</vt:i4>
      </vt:variant>
      <vt:variant>
        <vt:i4>0</vt:i4>
      </vt:variant>
      <vt:variant>
        <vt:i4>5</vt:i4>
      </vt:variant>
      <vt:variant>
        <vt:lpwstr/>
      </vt:variant>
      <vt:variant>
        <vt:lpwstr>_Toc432516296</vt:lpwstr>
      </vt:variant>
      <vt:variant>
        <vt:i4>1966133</vt:i4>
      </vt:variant>
      <vt:variant>
        <vt:i4>1181</vt:i4>
      </vt:variant>
      <vt:variant>
        <vt:i4>0</vt:i4>
      </vt:variant>
      <vt:variant>
        <vt:i4>5</vt:i4>
      </vt:variant>
      <vt:variant>
        <vt:lpwstr/>
      </vt:variant>
      <vt:variant>
        <vt:lpwstr>_Toc432516295</vt:lpwstr>
      </vt:variant>
      <vt:variant>
        <vt:i4>1966133</vt:i4>
      </vt:variant>
      <vt:variant>
        <vt:i4>1175</vt:i4>
      </vt:variant>
      <vt:variant>
        <vt:i4>0</vt:i4>
      </vt:variant>
      <vt:variant>
        <vt:i4>5</vt:i4>
      </vt:variant>
      <vt:variant>
        <vt:lpwstr/>
      </vt:variant>
      <vt:variant>
        <vt:lpwstr>_Toc432516294</vt:lpwstr>
      </vt:variant>
      <vt:variant>
        <vt:i4>1966133</vt:i4>
      </vt:variant>
      <vt:variant>
        <vt:i4>1169</vt:i4>
      </vt:variant>
      <vt:variant>
        <vt:i4>0</vt:i4>
      </vt:variant>
      <vt:variant>
        <vt:i4>5</vt:i4>
      </vt:variant>
      <vt:variant>
        <vt:lpwstr/>
      </vt:variant>
      <vt:variant>
        <vt:lpwstr>_Toc432516293</vt:lpwstr>
      </vt:variant>
      <vt:variant>
        <vt:i4>1966133</vt:i4>
      </vt:variant>
      <vt:variant>
        <vt:i4>1163</vt:i4>
      </vt:variant>
      <vt:variant>
        <vt:i4>0</vt:i4>
      </vt:variant>
      <vt:variant>
        <vt:i4>5</vt:i4>
      </vt:variant>
      <vt:variant>
        <vt:lpwstr/>
      </vt:variant>
      <vt:variant>
        <vt:lpwstr>_Toc432516292</vt:lpwstr>
      </vt:variant>
      <vt:variant>
        <vt:i4>1966133</vt:i4>
      </vt:variant>
      <vt:variant>
        <vt:i4>1157</vt:i4>
      </vt:variant>
      <vt:variant>
        <vt:i4>0</vt:i4>
      </vt:variant>
      <vt:variant>
        <vt:i4>5</vt:i4>
      </vt:variant>
      <vt:variant>
        <vt:lpwstr/>
      </vt:variant>
      <vt:variant>
        <vt:lpwstr>_Toc432516291</vt:lpwstr>
      </vt:variant>
      <vt:variant>
        <vt:i4>1966133</vt:i4>
      </vt:variant>
      <vt:variant>
        <vt:i4>1151</vt:i4>
      </vt:variant>
      <vt:variant>
        <vt:i4>0</vt:i4>
      </vt:variant>
      <vt:variant>
        <vt:i4>5</vt:i4>
      </vt:variant>
      <vt:variant>
        <vt:lpwstr/>
      </vt:variant>
      <vt:variant>
        <vt:lpwstr>_Toc432516290</vt:lpwstr>
      </vt:variant>
      <vt:variant>
        <vt:i4>2031669</vt:i4>
      </vt:variant>
      <vt:variant>
        <vt:i4>1145</vt:i4>
      </vt:variant>
      <vt:variant>
        <vt:i4>0</vt:i4>
      </vt:variant>
      <vt:variant>
        <vt:i4>5</vt:i4>
      </vt:variant>
      <vt:variant>
        <vt:lpwstr/>
      </vt:variant>
      <vt:variant>
        <vt:lpwstr>_Toc432516289</vt:lpwstr>
      </vt:variant>
      <vt:variant>
        <vt:i4>2031669</vt:i4>
      </vt:variant>
      <vt:variant>
        <vt:i4>1139</vt:i4>
      </vt:variant>
      <vt:variant>
        <vt:i4>0</vt:i4>
      </vt:variant>
      <vt:variant>
        <vt:i4>5</vt:i4>
      </vt:variant>
      <vt:variant>
        <vt:lpwstr/>
      </vt:variant>
      <vt:variant>
        <vt:lpwstr>_Toc432516288</vt:lpwstr>
      </vt:variant>
      <vt:variant>
        <vt:i4>2031669</vt:i4>
      </vt:variant>
      <vt:variant>
        <vt:i4>1133</vt:i4>
      </vt:variant>
      <vt:variant>
        <vt:i4>0</vt:i4>
      </vt:variant>
      <vt:variant>
        <vt:i4>5</vt:i4>
      </vt:variant>
      <vt:variant>
        <vt:lpwstr/>
      </vt:variant>
      <vt:variant>
        <vt:lpwstr>_Toc432516287</vt:lpwstr>
      </vt:variant>
      <vt:variant>
        <vt:i4>2031669</vt:i4>
      </vt:variant>
      <vt:variant>
        <vt:i4>1127</vt:i4>
      </vt:variant>
      <vt:variant>
        <vt:i4>0</vt:i4>
      </vt:variant>
      <vt:variant>
        <vt:i4>5</vt:i4>
      </vt:variant>
      <vt:variant>
        <vt:lpwstr/>
      </vt:variant>
      <vt:variant>
        <vt:lpwstr>_Toc432516286</vt:lpwstr>
      </vt:variant>
      <vt:variant>
        <vt:i4>2031669</vt:i4>
      </vt:variant>
      <vt:variant>
        <vt:i4>1121</vt:i4>
      </vt:variant>
      <vt:variant>
        <vt:i4>0</vt:i4>
      </vt:variant>
      <vt:variant>
        <vt:i4>5</vt:i4>
      </vt:variant>
      <vt:variant>
        <vt:lpwstr/>
      </vt:variant>
      <vt:variant>
        <vt:lpwstr>_Toc432516285</vt:lpwstr>
      </vt:variant>
      <vt:variant>
        <vt:i4>2031669</vt:i4>
      </vt:variant>
      <vt:variant>
        <vt:i4>1115</vt:i4>
      </vt:variant>
      <vt:variant>
        <vt:i4>0</vt:i4>
      </vt:variant>
      <vt:variant>
        <vt:i4>5</vt:i4>
      </vt:variant>
      <vt:variant>
        <vt:lpwstr/>
      </vt:variant>
      <vt:variant>
        <vt:lpwstr>_Toc432516284</vt:lpwstr>
      </vt:variant>
      <vt:variant>
        <vt:i4>2031669</vt:i4>
      </vt:variant>
      <vt:variant>
        <vt:i4>1109</vt:i4>
      </vt:variant>
      <vt:variant>
        <vt:i4>0</vt:i4>
      </vt:variant>
      <vt:variant>
        <vt:i4>5</vt:i4>
      </vt:variant>
      <vt:variant>
        <vt:lpwstr/>
      </vt:variant>
      <vt:variant>
        <vt:lpwstr>_Toc432516283</vt:lpwstr>
      </vt:variant>
      <vt:variant>
        <vt:i4>2031669</vt:i4>
      </vt:variant>
      <vt:variant>
        <vt:i4>1103</vt:i4>
      </vt:variant>
      <vt:variant>
        <vt:i4>0</vt:i4>
      </vt:variant>
      <vt:variant>
        <vt:i4>5</vt:i4>
      </vt:variant>
      <vt:variant>
        <vt:lpwstr/>
      </vt:variant>
      <vt:variant>
        <vt:lpwstr>_Toc432516282</vt:lpwstr>
      </vt:variant>
      <vt:variant>
        <vt:i4>2031669</vt:i4>
      </vt:variant>
      <vt:variant>
        <vt:i4>1097</vt:i4>
      </vt:variant>
      <vt:variant>
        <vt:i4>0</vt:i4>
      </vt:variant>
      <vt:variant>
        <vt:i4>5</vt:i4>
      </vt:variant>
      <vt:variant>
        <vt:lpwstr/>
      </vt:variant>
      <vt:variant>
        <vt:lpwstr>_Toc432516281</vt:lpwstr>
      </vt:variant>
      <vt:variant>
        <vt:i4>2031669</vt:i4>
      </vt:variant>
      <vt:variant>
        <vt:i4>1091</vt:i4>
      </vt:variant>
      <vt:variant>
        <vt:i4>0</vt:i4>
      </vt:variant>
      <vt:variant>
        <vt:i4>5</vt:i4>
      </vt:variant>
      <vt:variant>
        <vt:lpwstr/>
      </vt:variant>
      <vt:variant>
        <vt:lpwstr>_Toc432516280</vt:lpwstr>
      </vt:variant>
      <vt:variant>
        <vt:i4>1048629</vt:i4>
      </vt:variant>
      <vt:variant>
        <vt:i4>1085</vt:i4>
      </vt:variant>
      <vt:variant>
        <vt:i4>0</vt:i4>
      </vt:variant>
      <vt:variant>
        <vt:i4>5</vt:i4>
      </vt:variant>
      <vt:variant>
        <vt:lpwstr/>
      </vt:variant>
      <vt:variant>
        <vt:lpwstr>_Toc432516279</vt:lpwstr>
      </vt:variant>
      <vt:variant>
        <vt:i4>1048629</vt:i4>
      </vt:variant>
      <vt:variant>
        <vt:i4>1079</vt:i4>
      </vt:variant>
      <vt:variant>
        <vt:i4>0</vt:i4>
      </vt:variant>
      <vt:variant>
        <vt:i4>5</vt:i4>
      </vt:variant>
      <vt:variant>
        <vt:lpwstr/>
      </vt:variant>
      <vt:variant>
        <vt:lpwstr>_Toc432516277</vt:lpwstr>
      </vt:variant>
      <vt:variant>
        <vt:i4>1048629</vt:i4>
      </vt:variant>
      <vt:variant>
        <vt:i4>1073</vt:i4>
      </vt:variant>
      <vt:variant>
        <vt:i4>0</vt:i4>
      </vt:variant>
      <vt:variant>
        <vt:i4>5</vt:i4>
      </vt:variant>
      <vt:variant>
        <vt:lpwstr/>
      </vt:variant>
      <vt:variant>
        <vt:lpwstr>_Toc432516276</vt:lpwstr>
      </vt:variant>
      <vt:variant>
        <vt:i4>1048629</vt:i4>
      </vt:variant>
      <vt:variant>
        <vt:i4>1067</vt:i4>
      </vt:variant>
      <vt:variant>
        <vt:i4>0</vt:i4>
      </vt:variant>
      <vt:variant>
        <vt:i4>5</vt:i4>
      </vt:variant>
      <vt:variant>
        <vt:lpwstr/>
      </vt:variant>
      <vt:variant>
        <vt:lpwstr>_Toc432516275</vt:lpwstr>
      </vt:variant>
      <vt:variant>
        <vt:i4>1048629</vt:i4>
      </vt:variant>
      <vt:variant>
        <vt:i4>1061</vt:i4>
      </vt:variant>
      <vt:variant>
        <vt:i4>0</vt:i4>
      </vt:variant>
      <vt:variant>
        <vt:i4>5</vt:i4>
      </vt:variant>
      <vt:variant>
        <vt:lpwstr/>
      </vt:variant>
      <vt:variant>
        <vt:lpwstr>_Toc432516274</vt:lpwstr>
      </vt:variant>
      <vt:variant>
        <vt:i4>1048629</vt:i4>
      </vt:variant>
      <vt:variant>
        <vt:i4>1055</vt:i4>
      </vt:variant>
      <vt:variant>
        <vt:i4>0</vt:i4>
      </vt:variant>
      <vt:variant>
        <vt:i4>5</vt:i4>
      </vt:variant>
      <vt:variant>
        <vt:lpwstr/>
      </vt:variant>
      <vt:variant>
        <vt:lpwstr>_Toc432516273</vt:lpwstr>
      </vt:variant>
      <vt:variant>
        <vt:i4>1048629</vt:i4>
      </vt:variant>
      <vt:variant>
        <vt:i4>1049</vt:i4>
      </vt:variant>
      <vt:variant>
        <vt:i4>0</vt:i4>
      </vt:variant>
      <vt:variant>
        <vt:i4>5</vt:i4>
      </vt:variant>
      <vt:variant>
        <vt:lpwstr/>
      </vt:variant>
      <vt:variant>
        <vt:lpwstr>_Toc432516272</vt:lpwstr>
      </vt:variant>
      <vt:variant>
        <vt:i4>1048629</vt:i4>
      </vt:variant>
      <vt:variant>
        <vt:i4>1043</vt:i4>
      </vt:variant>
      <vt:variant>
        <vt:i4>0</vt:i4>
      </vt:variant>
      <vt:variant>
        <vt:i4>5</vt:i4>
      </vt:variant>
      <vt:variant>
        <vt:lpwstr/>
      </vt:variant>
      <vt:variant>
        <vt:lpwstr>_Toc432516271</vt:lpwstr>
      </vt:variant>
      <vt:variant>
        <vt:i4>1048629</vt:i4>
      </vt:variant>
      <vt:variant>
        <vt:i4>1037</vt:i4>
      </vt:variant>
      <vt:variant>
        <vt:i4>0</vt:i4>
      </vt:variant>
      <vt:variant>
        <vt:i4>5</vt:i4>
      </vt:variant>
      <vt:variant>
        <vt:lpwstr/>
      </vt:variant>
      <vt:variant>
        <vt:lpwstr>_Toc432516270</vt:lpwstr>
      </vt:variant>
      <vt:variant>
        <vt:i4>1114165</vt:i4>
      </vt:variant>
      <vt:variant>
        <vt:i4>1031</vt:i4>
      </vt:variant>
      <vt:variant>
        <vt:i4>0</vt:i4>
      </vt:variant>
      <vt:variant>
        <vt:i4>5</vt:i4>
      </vt:variant>
      <vt:variant>
        <vt:lpwstr/>
      </vt:variant>
      <vt:variant>
        <vt:lpwstr>_Toc432516269</vt:lpwstr>
      </vt:variant>
      <vt:variant>
        <vt:i4>1114165</vt:i4>
      </vt:variant>
      <vt:variant>
        <vt:i4>1025</vt:i4>
      </vt:variant>
      <vt:variant>
        <vt:i4>0</vt:i4>
      </vt:variant>
      <vt:variant>
        <vt:i4>5</vt:i4>
      </vt:variant>
      <vt:variant>
        <vt:lpwstr/>
      </vt:variant>
      <vt:variant>
        <vt:lpwstr>_Toc432516268</vt:lpwstr>
      </vt:variant>
      <vt:variant>
        <vt:i4>1114165</vt:i4>
      </vt:variant>
      <vt:variant>
        <vt:i4>1019</vt:i4>
      </vt:variant>
      <vt:variant>
        <vt:i4>0</vt:i4>
      </vt:variant>
      <vt:variant>
        <vt:i4>5</vt:i4>
      </vt:variant>
      <vt:variant>
        <vt:lpwstr/>
      </vt:variant>
      <vt:variant>
        <vt:lpwstr>_Toc432516267</vt:lpwstr>
      </vt:variant>
      <vt:variant>
        <vt:i4>1114165</vt:i4>
      </vt:variant>
      <vt:variant>
        <vt:i4>1013</vt:i4>
      </vt:variant>
      <vt:variant>
        <vt:i4>0</vt:i4>
      </vt:variant>
      <vt:variant>
        <vt:i4>5</vt:i4>
      </vt:variant>
      <vt:variant>
        <vt:lpwstr/>
      </vt:variant>
      <vt:variant>
        <vt:lpwstr>_Toc432516266</vt:lpwstr>
      </vt:variant>
      <vt:variant>
        <vt:i4>1114165</vt:i4>
      </vt:variant>
      <vt:variant>
        <vt:i4>1007</vt:i4>
      </vt:variant>
      <vt:variant>
        <vt:i4>0</vt:i4>
      </vt:variant>
      <vt:variant>
        <vt:i4>5</vt:i4>
      </vt:variant>
      <vt:variant>
        <vt:lpwstr/>
      </vt:variant>
      <vt:variant>
        <vt:lpwstr>_Toc432516265</vt:lpwstr>
      </vt:variant>
      <vt:variant>
        <vt:i4>1114165</vt:i4>
      </vt:variant>
      <vt:variant>
        <vt:i4>1001</vt:i4>
      </vt:variant>
      <vt:variant>
        <vt:i4>0</vt:i4>
      </vt:variant>
      <vt:variant>
        <vt:i4>5</vt:i4>
      </vt:variant>
      <vt:variant>
        <vt:lpwstr/>
      </vt:variant>
      <vt:variant>
        <vt:lpwstr>_Toc432516264</vt:lpwstr>
      </vt:variant>
      <vt:variant>
        <vt:i4>1114165</vt:i4>
      </vt:variant>
      <vt:variant>
        <vt:i4>995</vt:i4>
      </vt:variant>
      <vt:variant>
        <vt:i4>0</vt:i4>
      </vt:variant>
      <vt:variant>
        <vt:i4>5</vt:i4>
      </vt:variant>
      <vt:variant>
        <vt:lpwstr/>
      </vt:variant>
      <vt:variant>
        <vt:lpwstr>_Toc432516263</vt:lpwstr>
      </vt:variant>
      <vt:variant>
        <vt:i4>1114165</vt:i4>
      </vt:variant>
      <vt:variant>
        <vt:i4>989</vt:i4>
      </vt:variant>
      <vt:variant>
        <vt:i4>0</vt:i4>
      </vt:variant>
      <vt:variant>
        <vt:i4>5</vt:i4>
      </vt:variant>
      <vt:variant>
        <vt:lpwstr/>
      </vt:variant>
      <vt:variant>
        <vt:lpwstr>_Toc432516262</vt:lpwstr>
      </vt:variant>
      <vt:variant>
        <vt:i4>1114165</vt:i4>
      </vt:variant>
      <vt:variant>
        <vt:i4>983</vt:i4>
      </vt:variant>
      <vt:variant>
        <vt:i4>0</vt:i4>
      </vt:variant>
      <vt:variant>
        <vt:i4>5</vt:i4>
      </vt:variant>
      <vt:variant>
        <vt:lpwstr/>
      </vt:variant>
      <vt:variant>
        <vt:lpwstr>_Toc432516261</vt:lpwstr>
      </vt:variant>
      <vt:variant>
        <vt:i4>1114165</vt:i4>
      </vt:variant>
      <vt:variant>
        <vt:i4>977</vt:i4>
      </vt:variant>
      <vt:variant>
        <vt:i4>0</vt:i4>
      </vt:variant>
      <vt:variant>
        <vt:i4>5</vt:i4>
      </vt:variant>
      <vt:variant>
        <vt:lpwstr/>
      </vt:variant>
      <vt:variant>
        <vt:lpwstr>_Toc432516260</vt:lpwstr>
      </vt:variant>
      <vt:variant>
        <vt:i4>1179701</vt:i4>
      </vt:variant>
      <vt:variant>
        <vt:i4>971</vt:i4>
      </vt:variant>
      <vt:variant>
        <vt:i4>0</vt:i4>
      </vt:variant>
      <vt:variant>
        <vt:i4>5</vt:i4>
      </vt:variant>
      <vt:variant>
        <vt:lpwstr/>
      </vt:variant>
      <vt:variant>
        <vt:lpwstr>_Toc432516259</vt:lpwstr>
      </vt:variant>
      <vt:variant>
        <vt:i4>1179701</vt:i4>
      </vt:variant>
      <vt:variant>
        <vt:i4>965</vt:i4>
      </vt:variant>
      <vt:variant>
        <vt:i4>0</vt:i4>
      </vt:variant>
      <vt:variant>
        <vt:i4>5</vt:i4>
      </vt:variant>
      <vt:variant>
        <vt:lpwstr/>
      </vt:variant>
      <vt:variant>
        <vt:lpwstr>_Toc432516258</vt:lpwstr>
      </vt:variant>
      <vt:variant>
        <vt:i4>1179701</vt:i4>
      </vt:variant>
      <vt:variant>
        <vt:i4>959</vt:i4>
      </vt:variant>
      <vt:variant>
        <vt:i4>0</vt:i4>
      </vt:variant>
      <vt:variant>
        <vt:i4>5</vt:i4>
      </vt:variant>
      <vt:variant>
        <vt:lpwstr/>
      </vt:variant>
      <vt:variant>
        <vt:lpwstr>_Toc432516257</vt:lpwstr>
      </vt:variant>
      <vt:variant>
        <vt:i4>1179701</vt:i4>
      </vt:variant>
      <vt:variant>
        <vt:i4>953</vt:i4>
      </vt:variant>
      <vt:variant>
        <vt:i4>0</vt:i4>
      </vt:variant>
      <vt:variant>
        <vt:i4>5</vt:i4>
      </vt:variant>
      <vt:variant>
        <vt:lpwstr/>
      </vt:variant>
      <vt:variant>
        <vt:lpwstr>_Toc432516256</vt:lpwstr>
      </vt:variant>
      <vt:variant>
        <vt:i4>1179701</vt:i4>
      </vt:variant>
      <vt:variant>
        <vt:i4>947</vt:i4>
      </vt:variant>
      <vt:variant>
        <vt:i4>0</vt:i4>
      </vt:variant>
      <vt:variant>
        <vt:i4>5</vt:i4>
      </vt:variant>
      <vt:variant>
        <vt:lpwstr/>
      </vt:variant>
      <vt:variant>
        <vt:lpwstr>_Toc432516255</vt:lpwstr>
      </vt:variant>
      <vt:variant>
        <vt:i4>1179701</vt:i4>
      </vt:variant>
      <vt:variant>
        <vt:i4>941</vt:i4>
      </vt:variant>
      <vt:variant>
        <vt:i4>0</vt:i4>
      </vt:variant>
      <vt:variant>
        <vt:i4>5</vt:i4>
      </vt:variant>
      <vt:variant>
        <vt:lpwstr/>
      </vt:variant>
      <vt:variant>
        <vt:lpwstr>_Toc432516254</vt:lpwstr>
      </vt:variant>
      <vt:variant>
        <vt:i4>1179701</vt:i4>
      </vt:variant>
      <vt:variant>
        <vt:i4>935</vt:i4>
      </vt:variant>
      <vt:variant>
        <vt:i4>0</vt:i4>
      </vt:variant>
      <vt:variant>
        <vt:i4>5</vt:i4>
      </vt:variant>
      <vt:variant>
        <vt:lpwstr/>
      </vt:variant>
      <vt:variant>
        <vt:lpwstr>_Toc432516253</vt:lpwstr>
      </vt:variant>
      <vt:variant>
        <vt:i4>1179701</vt:i4>
      </vt:variant>
      <vt:variant>
        <vt:i4>929</vt:i4>
      </vt:variant>
      <vt:variant>
        <vt:i4>0</vt:i4>
      </vt:variant>
      <vt:variant>
        <vt:i4>5</vt:i4>
      </vt:variant>
      <vt:variant>
        <vt:lpwstr/>
      </vt:variant>
      <vt:variant>
        <vt:lpwstr>_Toc432516252</vt:lpwstr>
      </vt:variant>
      <vt:variant>
        <vt:i4>1179701</vt:i4>
      </vt:variant>
      <vt:variant>
        <vt:i4>923</vt:i4>
      </vt:variant>
      <vt:variant>
        <vt:i4>0</vt:i4>
      </vt:variant>
      <vt:variant>
        <vt:i4>5</vt:i4>
      </vt:variant>
      <vt:variant>
        <vt:lpwstr/>
      </vt:variant>
      <vt:variant>
        <vt:lpwstr>_Toc432516251</vt:lpwstr>
      </vt:variant>
      <vt:variant>
        <vt:i4>1179701</vt:i4>
      </vt:variant>
      <vt:variant>
        <vt:i4>917</vt:i4>
      </vt:variant>
      <vt:variant>
        <vt:i4>0</vt:i4>
      </vt:variant>
      <vt:variant>
        <vt:i4>5</vt:i4>
      </vt:variant>
      <vt:variant>
        <vt:lpwstr/>
      </vt:variant>
      <vt:variant>
        <vt:lpwstr>_Toc432516250</vt:lpwstr>
      </vt:variant>
      <vt:variant>
        <vt:i4>1245237</vt:i4>
      </vt:variant>
      <vt:variant>
        <vt:i4>911</vt:i4>
      </vt:variant>
      <vt:variant>
        <vt:i4>0</vt:i4>
      </vt:variant>
      <vt:variant>
        <vt:i4>5</vt:i4>
      </vt:variant>
      <vt:variant>
        <vt:lpwstr/>
      </vt:variant>
      <vt:variant>
        <vt:lpwstr>_Toc432516249</vt:lpwstr>
      </vt:variant>
      <vt:variant>
        <vt:i4>1245237</vt:i4>
      </vt:variant>
      <vt:variant>
        <vt:i4>905</vt:i4>
      </vt:variant>
      <vt:variant>
        <vt:i4>0</vt:i4>
      </vt:variant>
      <vt:variant>
        <vt:i4>5</vt:i4>
      </vt:variant>
      <vt:variant>
        <vt:lpwstr/>
      </vt:variant>
      <vt:variant>
        <vt:lpwstr>_Toc432516248</vt:lpwstr>
      </vt:variant>
      <vt:variant>
        <vt:i4>1245237</vt:i4>
      </vt:variant>
      <vt:variant>
        <vt:i4>899</vt:i4>
      </vt:variant>
      <vt:variant>
        <vt:i4>0</vt:i4>
      </vt:variant>
      <vt:variant>
        <vt:i4>5</vt:i4>
      </vt:variant>
      <vt:variant>
        <vt:lpwstr/>
      </vt:variant>
      <vt:variant>
        <vt:lpwstr>_Toc432516247</vt:lpwstr>
      </vt:variant>
      <vt:variant>
        <vt:i4>1245237</vt:i4>
      </vt:variant>
      <vt:variant>
        <vt:i4>893</vt:i4>
      </vt:variant>
      <vt:variant>
        <vt:i4>0</vt:i4>
      </vt:variant>
      <vt:variant>
        <vt:i4>5</vt:i4>
      </vt:variant>
      <vt:variant>
        <vt:lpwstr/>
      </vt:variant>
      <vt:variant>
        <vt:lpwstr>_Toc432516246</vt:lpwstr>
      </vt:variant>
      <vt:variant>
        <vt:i4>1245237</vt:i4>
      </vt:variant>
      <vt:variant>
        <vt:i4>887</vt:i4>
      </vt:variant>
      <vt:variant>
        <vt:i4>0</vt:i4>
      </vt:variant>
      <vt:variant>
        <vt:i4>5</vt:i4>
      </vt:variant>
      <vt:variant>
        <vt:lpwstr/>
      </vt:variant>
      <vt:variant>
        <vt:lpwstr>_Toc432516245</vt:lpwstr>
      </vt:variant>
      <vt:variant>
        <vt:i4>1245237</vt:i4>
      </vt:variant>
      <vt:variant>
        <vt:i4>881</vt:i4>
      </vt:variant>
      <vt:variant>
        <vt:i4>0</vt:i4>
      </vt:variant>
      <vt:variant>
        <vt:i4>5</vt:i4>
      </vt:variant>
      <vt:variant>
        <vt:lpwstr/>
      </vt:variant>
      <vt:variant>
        <vt:lpwstr>_Toc432516244</vt:lpwstr>
      </vt:variant>
      <vt:variant>
        <vt:i4>1245237</vt:i4>
      </vt:variant>
      <vt:variant>
        <vt:i4>875</vt:i4>
      </vt:variant>
      <vt:variant>
        <vt:i4>0</vt:i4>
      </vt:variant>
      <vt:variant>
        <vt:i4>5</vt:i4>
      </vt:variant>
      <vt:variant>
        <vt:lpwstr/>
      </vt:variant>
      <vt:variant>
        <vt:lpwstr>_Toc432516243</vt:lpwstr>
      </vt:variant>
      <vt:variant>
        <vt:i4>1245237</vt:i4>
      </vt:variant>
      <vt:variant>
        <vt:i4>869</vt:i4>
      </vt:variant>
      <vt:variant>
        <vt:i4>0</vt:i4>
      </vt:variant>
      <vt:variant>
        <vt:i4>5</vt:i4>
      </vt:variant>
      <vt:variant>
        <vt:lpwstr/>
      </vt:variant>
      <vt:variant>
        <vt:lpwstr>_Toc432516242</vt:lpwstr>
      </vt:variant>
      <vt:variant>
        <vt:i4>1245237</vt:i4>
      </vt:variant>
      <vt:variant>
        <vt:i4>863</vt:i4>
      </vt:variant>
      <vt:variant>
        <vt:i4>0</vt:i4>
      </vt:variant>
      <vt:variant>
        <vt:i4>5</vt:i4>
      </vt:variant>
      <vt:variant>
        <vt:lpwstr/>
      </vt:variant>
      <vt:variant>
        <vt:lpwstr>_Toc432516241</vt:lpwstr>
      </vt:variant>
      <vt:variant>
        <vt:i4>1245237</vt:i4>
      </vt:variant>
      <vt:variant>
        <vt:i4>857</vt:i4>
      </vt:variant>
      <vt:variant>
        <vt:i4>0</vt:i4>
      </vt:variant>
      <vt:variant>
        <vt:i4>5</vt:i4>
      </vt:variant>
      <vt:variant>
        <vt:lpwstr/>
      </vt:variant>
      <vt:variant>
        <vt:lpwstr>_Toc432516240</vt:lpwstr>
      </vt:variant>
      <vt:variant>
        <vt:i4>1310773</vt:i4>
      </vt:variant>
      <vt:variant>
        <vt:i4>851</vt:i4>
      </vt:variant>
      <vt:variant>
        <vt:i4>0</vt:i4>
      </vt:variant>
      <vt:variant>
        <vt:i4>5</vt:i4>
      </vt:variant>
      <vt:variant>
        <vt:lpwstr/>
      </vt:variant>
      <vt:variant>
        <vt:lpwstr>_Toc432516239</vt:lpwstr>
      </vt:variant>
      <vt:variant>
        <vt:i4>1310773</vt:i4>
      </vt:variant>
      <vt:variant>
        <vt:i4>845</vt:i4>
      </vt:variant>
      <vt:variant>
        <vt:i4>0</vt:i4>
      </vt:variant>
      <vt:variant>
        <vt:i4>5</vt:i4>
      </vt:variant>
      <vt:variant>
        <vt:lpwstr/>
      </vt:variant>
      <vt:variant>
        <vt:lpwstr>_Toc432516238</vt:lpwstr>
      </vt:variant>
      <vt:variant>
        <vt:i4>1310773</vt:i4>
      </vt:variant>
      <vt:variant>
        <vt:i4>839</vt:i4>
      </vt:variant>
      <vt:variant>
        <vt:i4>0</vt:i4>
      </vt:variant>
      <vt:variant>
        <vt:i4>5</vt:i4>
      </vt:variant>
      <vt:variant>
        <vt:lpwstr/>
      </vt:variant>
      <vt:variant>
        <vt:lpwstr>_Toc432516237</vt:lpwstr>
      </vt:variant>
      <vt:variant>
        <vt:i4>1310773</vt:i4>
      </vt:variant>
      <vt:variant>
        <vt:i4>833</vt:i4>
      </vt:variant>
      <vt:variant>
        <vt:i4>0</vt:i4>
      </vt:variant>
      <vt:variant>
        <vt:i4>5</vt:i4>
      </vt:variant>
      <vt:variant>
        <vt:lpwstr/>
      </vt:variant>
      <vt:variant>
        <vt:lpwstr>_Toc432516236</vt:lpwstr>
      </vt:variant>
      <vt:variant>
        <vt:i4>1310773</vt:i4>
      </vt:variant>
      <vt:variant>
        <vt:i4>827</vt:i4>
      </vt:variant>
      <vt:variant>
        <vt:i4>0</vt:i4>
      </vt:variant>
      <vt:variant>
        <vt:i4>5</vt:i4>
      </vt:variant>
      <vt:variant>
        <vt:lpwstr/>
      </vt:variant>
      <vt:variant>
        <vt:lpwstr>_Toc432516235</vt:lpwstr>
      </vt:variant>
      <vt:variant>
        <vt:i4>1310773</vt:i4>
      </vt:variant>
      <vt:variant>
        <vt:i4>821</vt:i4>
      </vt:variant>
      <vt:variant>
        <vt:i4>0</vt:i4>
      </vt:variant>
      <vt:variant>
        <vt:i4>5</vt:i4>
      </vt:variant>
      <vt:variant>
        <vt:lpwstr/>
      </vt:variant>
      <vt:variant>
        <vt:lpwstr>_Toc432516234</vt:lpwstr>
      </vt:variant>
      <vt:variant>
        <vt:i4>1310773</vt:i4>
      </vt:variant>
      <vt:variant>
        <vt:i4>815</vt:i4>
      </vt:variant>
      <vt:variant>
        <vt:i4>0</vt:i4>
      </vt:variant>
      <vt:variant>
        <vt:i4>5</vt:i4>
      </vt:variant>
      <vt:variant>
        <vt:lpwstr/>
      </vt:variant>
      <vt:variant>
        <vt:lpwstr>_Toc432516233</vt:lpwstr>
      </vt:variant>
      <vt:variant>
        <vt:i4>1310773</vt:i4>
      </vt:variant>
      <vt:variant>
        <vt:i4>809</vt:i4>
      </vt:variant>
      <vt:variant>
        <vt:i4>0</vt:i4>
      </vt:variant>
      <vt:variant>
        <vt:i4>5</vt:i4>
      </vt:variant>
      <vt:variant>
        <vt:lpwstr/>
      </vt:variant>
      <vt:variant>
        <vt:lpwstr>_Toc432516232</vt:lpwstr>
      </vt:variant>
      <vt:variant>
        <vt:i4>1310773</vt:i4>
      </vt:variant>
      <vt:variant>
        <vt:i4>803</vt:i4>
      </vt:variant>
      <vt:variant>
        <vt:i4>0</vt:i4>
      </vt:variant>
      <vt:variant>
        <vt:i4>5</vt:i4>
      </vt:variant>
      <vt:variant>
        <vt:lpwstr/>
      </vt:variant>
      <vt:variant>
        <vt:lpwstr>_Toc432516231</vt:lpwstr>
      </vt:variant>
      <vt:variant>
        <vt:i4>1310773</vt:i4>
      </vt:variant>
      <vt:variant>
        <vt:i4>797</vt:i4>
      </vt:variant>
      <vt:variant>
        <vt:i4>0</vt:i4>
      </vt:variant>
      <vt:variant>
        <vt:i4>5</vt:i4>
      </vt:variant>
      <vt:variant>
        <vt:lpwstr/>
      </vt:variant>
      <vt:variant>
        <vt:lpwstr>_Toc432516230</vt:lpwstr>
      </vt:variant>
      <vt:variant>
        <vt:i4>1376309</vt:i4>
      </vt:variant>
      <vt:variant>
        <vt:i4>791</vt:i4>
      </vt:variant>
      <vt:variant>
        <vt:i4>0</vt:i4>
      </vt:variant>
      <vt:variant>
        <vt:i4>5</vt:i4>
      </vt:variant>
      <vt:variant>
        <vt:lpwstr/>
      </vt:variant>
      <vt:variant>
        <vt:lpwstr>_Toc432516229</vt:lpwstr>
      </vt:variant>
      <vt:variant>
        <vt:i4>1376309</vt:i4>
      </vt:variant>
      <vt:variant>
        <vt:i4>785</vt:i4>
      </vt:variant>
      <vt:variant>
        <vt:i4>0</vt:i4>
      </vt:variant>
      <vt:variant>
        <vt:i4>5</vt:i4>
      </vt:variant>
      <vt:variant>
        <vt:lpwstr/>
      </vt:variant>
      <vt:variant>
        <vt:lpwstr>_Toc432516228</vt:lpwstr>
      </vt:variant>
      <vt:variant>
        <vt:i4>1376309</vt:i4>
      </vt:variant>
      <vt:variant>
        <vt:i4>779</vt:i4>
      </vt:variant>
      <vt:variant>
        <vt:i4>0</vt:i4>
      </vt:variant>
      <vt:variant>
        <vt:i4>5</vt:i4>
      </vt:variant>
      <vt:variant>
        <vt:lpwstr/>
      </vt:variant>
      <vt:variant>
        <vt:lpwstr>_Toc432516227</vt:lpwstr>
      </vt:variant>
      <vt:variant>
        <vt:i4>1376309</vt:i4>
      </vt:variant>
      <vt:variant>
        <vt:i4>773</vt:i4>
      </vt:variant>
      <vt:variant>
        <vt:i4>0</vt:i4>
      </vt:variant>
      <vt:variant>
        <vt:i4>5</vt:i4>
      </vt:variant>
      <vt:variant>
        <vt:lpwstr/>
      </vt:variant>
      <vt:variant>
        <vt:lpwstr>_Toc432516226</vt:lpwstr>
      </vt:variant>
      <vt:variant>
        <vt:i4>1376309</vt:i4>
      </vt:variant>
      <vt:variant>
        <vt:i4>767</vt:i4>
      </vt:variant>
      <vt:variant>
        <vt:i4>0</vt:i4>
      </vt:variant>
      <vt:variant>
        <vt:i4>5</vt:i4>
      </vt:variant>
      <vt:variant>
        <vt:lpwstr/>
      </vt:variant>
      <vt:variant>
        <vt:lpwstr>_Toc432516225</vt:lpwstr>
      </vt:variant>
      <vt:variant>
        <vt:i4>1376309</vt:i4>
      </vt:variant>
      <vt:variant>
        <vt:i4>761</vt:i4>
      </vt:variant>
      <vt:variant>
        <vt:i4>0</vt:i4>
      </vt:variant>
      <vt:variant>
        <vt:i4>5</vt:i4>
      </vt:variant>
      <vt:variant>
        <vt:lpwstr/>
      </vt:variant>
      <vt:variant>
        <vt:lpwstr>_Toc432516224</vt:lpwstr>
      </vt:variant>
      <vt:variant>
        <vt:i4>1376309</vt:i4>
      </vt:variant>
      <vt:variant>
        <vt:i4>755</vt:i4>
      </vt:variant>
      <vt:variant>
        <vt:i4>0</vt:i4>
      </vt:variant>
      <vt:variant>
        <vt:i4>5</vt:i4>
      </vt:variant>
      <vt:variant>
        <vt:lpwstr/>
      </vt:variant>
      <vt:variant>
        <vt:lpwstr>_Toc432516223</vt:lpwstr>
      </vt:variant>
      <vt:variant>
        <vt:i4>1376309</vt:i4>
      </vt:variant>
      <vt:variant>
        <vt:i4>749</vt:i4>
      </vt:variant>
      <vt:variant>
        <vt:i4>0</vt:i4>
      </vt:variant>
      <vt:variant>
        <vt:i4>5</vt:i4>
      </vt:variant>
      <vt:variant>
        <vt:lpwstr/>
      </vt:variant>
      <vt:variant>
        <vt:lpwstr>_Toc432516222</vt:lpwstr>
      </vt:variant>
      <vt:variant>
        <vt:i4>1376309</vt:i4>
      </vt:variant>
      <vt:variant>
        <vt:i4>743</vt:i4>
      </vt:variant>
      <vt:variant>
        <vt:i4>0</vt:i4>
      </vt:variant>
      <vt:variant>
        <vt:i4>5</vt:i4>
      </vt:variant>
      <vt:variant>
        <vt:lpwstr/>
      </vt:variant>
      <vt:variant>
        <vt:lpwstr>_Toc432516221</vt:lpwstr>
      </vt:variant>
      <vt:variant>
        <vt:i4>1441845</vt:i4>
      </vt:variant>
      <vt:variant>
        <vt:i4>737</vt:i4>
      </vt:variant>
      <vt:variant>
        <vt:i4>0</vt:i4>
      </vt:variant>
      <vt:variant>
        <vt:i4>5</vt:i4>
      </vt:variant>
      <vt:variant>
        <vt:lpwstr/>
      </vt:variant>
      <vt:variant>
        <vt:lpwstr>_Toc432516219</vt:lpwstr>
      </vt:variant>
      <vt:variant>
        <vt:i4>1441845</vt:i4>
      </vt:variant>
      <vt:variant>
        <vt:i4>731</vt:i4>
      </vt:variant>
      <vt:variant>
        <vt:i4>0</vt:i4>
      </vt:variant>
      <vt:variant>
        <vt:i4>5</vt:i4>
      </vt:variant>
      <vt:variant>
        <vt:lpwstr/>
      </vt:variant>
      <vt:variant>
        <vt:lpwstr>_Toc432516218</vt:lpwstr>
      </vt:variant>
      <vt:variant>
        <vt:i4>1441845</vt:i4>
      </vt:variant>
      <vt:variant>
        <vt:i4>725</vt:i4>
      </vt:variant>
      <vt:variant>
        <vt:i4>0</vt:i4>
      </vt:variant>
      <vt:variant>
        <vt:i4>5</vt:i4>
      </vt:variant>
      <vt:variant>
        <vt:lpwstr/>
      </vt:variant>
      <vt:variant>
        <vt:lpwstr>_Toc432516217</vt:lpwstr>
      </vt:variant>
      <vt:variant>
        <vt:i4>1441845</vt:i4>
      </vt:variant>
      <vt:variant>
        <vt:i4>719</vt:i4>
      </vt:variant>
      <vt:variant>
        <vt:i4>0</vt:i4>
      </vt:variant>
      <vt:variant>
        <vt:i4>5</vt:i4>
      </vt:variant>
      <vt:variant>
        <vt:lpwstr/>
      </vt:variant>
      <vt:variant>
        <vt:lpwstr>_Toc432516216</vt:lpwstr>
      </vt:variant>
      <vt:variant>
        <vt:i4>1441845</vt:i4>
      </vt:variant>
      <vt:variant>
        <vt:i4>713</vt:i4>
      </vt:variant>
      <vt:variant>
        <vt:i4>0</vt:i4>
      </vt:variant>
      <vt:variant>
        <vt:i4>5</vt:i4>
      </vt:variant>
      <vt:variant>
        <vt:lpwstr/>
      </vt:variant>
      <vt:variant>
        <vt:lpwstr>_Toc432516215</vt:lpwstr>
      </vt:variant>
      <vt:variant>
        <vt:i4>1441845</vt:i4>
      </vt:variant>
      <vt:variant>
        <vt:i4>707</vt:i4>
      </vt:variant>
      <vt:variant>
        <vt:i4>0</vt:i4>
      </vt:variant>
      <vt:variant>
        <vt:i4>5</vt:i4>
      </vt:variant>
      <vt:variant>
        <vt:lpwstr/>
      </vt:variant>
      <vt:variant>
        <vt:lpwstr>_Toc432516214</vt:lpwstr>
      </vt:variant>
      <vt:variant>
        <vt:i4>1441845</vt:i4>
      </vt:variant>
      <vt:variant>
        <vt:i4>701</vt:i4>
      </vt:variant>
      <vt:variant>
        <vt:i4>0</vt:i4>
      </vt:variant>
      <vt:variant>
        <vt:i4>5</vt:i4>
      </vt:variant>
      <vt:variant>
        <vt:lpwstr/>
      </vt:variant>
      <vt:variant>
        <vt:lpwstr>_Toc432516213</vt:lpwstr>
      </vt:variant>
      <vt:variant>
        <vt:i4>1441845</vt:i4>
      </vt:variant>
      <vt:variant>
        <vt:i4>695</vt:i4>
      </vt:variant>
      <vt:variant>
        <vt:i4>0</vt:i4>
      </vt:variant>
      <vt:variant>
        <vt:i4>5</vt:i4>
      </vt:variant>
      <vt:variant>
        <vt:lpwstr/>
      </vt:variant>
      <vt:variant>
        <vt:lpwstr>_Toc432516212</vt:lpwstr>
      </vt:variant>
      <vt:variant>
        <vt:i4>1441845</vt:i4>
      </vt:variant>
      <vt:variant>
        <vt:i4>689</vt:i4>
      </vt:variant>
      <vt:variant>
        <vt:i4>0</vt:i4>
      </vt:variant>
      <vt:variant>
        <vt:i4>5</vt:i4>
      </vt:variant>
      <vt:variant>
        <vt:lpwstr/>
      </vt:variant>
      <vt:variant>
        <vt:lpwstr>_Toc432516211</vt:lpwstr>
      </vt:variant>
      <vt:variant>
        <vt:i4>1441845</vt:i4>
      </vt:variant>
      <vt:variant>
        <vt:i4>683</vt:i4>
      </vt:variant>
      <vt:variant>
        <vt:i4>0</vt:i4>
      </vt:variant>
      <vt:variant>
        <vt:i4>5</vt:i4>
      </vt:variant>
      <vt:variant>
        <vt:lpwstr/>
      </vt:variant>
      <vt:variant>
        <vt:lpwstr>_Toc432516210</vt:lpwstr>
      </vt:variant>
      <vt:variant>
        <vt:i4>1507381</vt:i4>
      </vt:variant>
      <vt:variant>
        <vt:i4>677</vt:i4>
      </vt:variant>
      <vt:variant>
        <vt:i4>0</vt:i4>
      </vt:variant>
      <vt:variant>
        <vt:i4>5</vt:i4>
      </vt:variant>
      <vt:variant>
        <vt:lpwstr/>
      </vt:variant>
      <vt:variant>
        <vt:lpwstr>_Toc432516209</vt:lpwstr>
      </vt:variant>
      <vt:variant>
        <vt:i4>1507381</vt:i4>
      </vt:variant>
      <vt:variant>
        <vt:i4>671</vt:i4>
      </vt:variant>
      <vt:variant>
        <vt:i4>0</vt:i4>
      </vt:variant>
      <vt:variant>
        <vt:i4>5</vt:i4>
      </vt:variant>
      <vt:variant>
        <vt:lpwstr/>
      </vt:variant>
      <vt:variant>
        <vt:lpwstr>_Toc432516208</vt:lpwstr>
      </vt:variant>
      <vt:variant>
        <vt:i4>1507381</vt:i4>
      </vt:variant>
      <vt:variant>
        <vt:i4>665</vt:i4>
      </vt:variant>
      <vt:variant>
        <vt:i4>0</vt:i4>
      </vt:variant>
      <vt:variant>
        <vt:i4>5</vt:i4>
      </vt:variant>
      <vt:variant>
        <vt:lpwstr/>
      </vt:variant>
      <vt:variant>
        <vt:lpwstr>_Toc432516207</vt:lpwstr>
      </vt:variant>
      <vt:variant>
        <vt:i4>1507381</vt:i4>
      </vt:variant>
      <vt:variant>
        <vt:i4>659</vt:i4>
      </vt:variant>
      <vt:variant>
        <vt:i4>0</vt:i4>
      </vt:variant>
      <vt:variant>
        <vt:i4>5</vt:i4>
      </vt:variant>
      <vt:variant>
        <vt:lpwstr/>
      </vt:variant>
      <vt:variant>
        <vt:lpwstr>_Toc432516206</vt:lpwstr>
      </vt:variant>
      <vt:variant>
        <vt:i4>1507381</vt:i4>
      </vt:variant>
      <vt:variant>
        <vt:i4>653</vt:i4>
      </vt:variant>
      <vt:variant>
        <vt:i4>0</vt:i4>
      </vt:variant>
      <vt:variant>
        <vt:i4>5</vt:i4>
      </vt:variant>
      <vt:variant>
        <vt:lpwstr/>
      </vt:variant>
      <vt:variant>
        <vt:lpwstr>_Toc432516205</vt:lpwstr>
      </vt:variant>
      <vt:variant>
        <vt:i4>1507381</vt:i4>
      </vt:variant>
      <vt:variant>
        <vt:i4>647</vt:i4>
      </vt:variant>
      <vt:variant>
        <vt:i4>0</vt:i4>
      </vt:variant>
      <vt:variant>
        <vt:i4>5</vt:i4>
      </vt:variant>
      <vt:variant>
        <vt:lpwstr/>
      </vt:variant>
      <vt:variant>
        <vt:lpwstr>_Toc432516204</vt:lpwstr>
      </vt:variant>
      <vt:variant>
        <vt:i4>1507381</vt:i4>
      </vt:variant>
      <vt:variant>
        <vt:i4>641</vt:i4>
      </vt:variant>
      <vt:variant>
        <vt:i4>0</vt:i4>
      </vt:variant>
      <vt:variant>
        <vt:i4>5</vt:i4>
      </vt:variant>
      <vt:variant>
        <vt:lpwstr/>
      </vt:variant>
      <vt:variant>
        <vt:lpwstr>_Toc432516203</vt:lpwstr>
      </vt:variant>
      <vt:variant>
        <vt:i4>1507381</vt:i4>
      </vt:variant>
      <vt:variant>
        <vt:i4>635</vt:i4>
      </vt:variant>
      <vt:variant>
        <vt:i4>0</vt:i4>
      </vt:variant>
      <vt:variant>
        <vt:i4>5</vt:i4>
      </vt:variant>
      <vt:variant>
        <vt:lpwstr/>
      </vt:variant>
      <vt:variant>
        <vt:lpwstr>_Toc432516202</vt:lpwstr>
      </vt:variant>
      <vt:variant>
        <vt:i4>1507381</vt:i4>
      </vt:variant>
      <vt:variant>
        <vt:i4>629</vt:i4>
      </vt:variant>
      <vt:variant>
        <vt:i4>0</vt:i4>
      </vt:variant>
      <vt:variant>
        <vt:i4>5</vt:i4>
      </vt:variant>
      <vt:variant>
        <vt:lpwstr/>
      </vt:variant>
      <vt:variant>
        <vt:lpwstr>_Toc432516201</vt:lpwstr>
      </vt:variant>
      <vt:variant>
        <vt:i4>1507381</vt:i4>
      </vt:variant>
      <vt:variant>
        <vt:i4>623</vt:i4>
      </vt:variant>
      <vt:variant>
        <vt:i4>0</vt:i4>
      </vt:variant>
      <vt:variant>
        <vt:i4>5</vt:i4>
      </vt:variant>
      <vt:variant>
        <vt:lpwstr/>
      </vt:variant>
      <vt:variant>
        <vt:lpwstr>_Toc432516200</vt:lpwstr>
      </vt:variant>
      <vt:variant>
        <vt:i4>1966134</vt:i4>
      </vt:variant>
      <vt:variant>
        <vt:i4>617</vt:i4>
      </vt:variant>
      <vt:variant>
        <vt:i4>0</vt:i4>
      </vt:variant>
      <vt:variant>
        <vt:i4>5</vt:i4>
      </vt:variant>
      <vt:variant>
        <vt:lpwstr/>
      </vt:variant>
      <vt:variant>
        <vt:lpwstr>_Toc432516199</vt:lpwstr>
      </vt:variant>
      <vt:variant>
        <vt:i4>1966134</vt:i4>
      </vt:variant>
      <vt:variant>
        <vt:i4>611</vt:i4>
      </vt:variant>
      <vt:variant>
        <vt:i4>0</vt:i4>
      </vt:variant>
      <vt:variant>
        <vt:i4>5</vt:i4>
      </vt:variant>
      <vt:variant>
        <vt:lpwstr/>
      </vt:variant>
      <vt:variant>
        <vt:lpwstr>_Toc432516198</vt:lpwstr>
      </vt:variant>
      <vt:variant>
        <vt:i4>1966134</vt:i4>
      </vt:variant>
      <vt:variant>
        <vt:i4>605</vt:i4>
      </vt:variant>
      <vt:variant>
        <vt:i4>0</vt:i4>
      </vt:variant>
      <vt:variant>
        <vt:i4>5</vt:i4>
      </vt:variant>
      <vt:variant>
        <vt:lpwstr/>
      </vt:variant>
      <vt:variant>
        <vt:lpwstr>_Toc432516197</vt:lpwstr>
      </vt:variant>
      <vt:variant>
        <vt:i4>1966134</vt:i4>
      </vt:variant>
      <vt:variant>
        <vt:i4>599</vt:i4>
      </vt:variant>
      <vt:variant>
        <vt:i4>0</vt:i4>
      </vt:variant>
      <vt:variant>
        <vt:i4>5</vt:i4>
      </vt:variant>
      <vt:variant>
        <vt:lpwstr/>
      </vt:variant>
      <vt:variant>
        <vt:lpwstr>_Toc432516196</vt:lpwstr>
      </vt:variant>
      <vt:variant>
        <vt:i4>1966134</vt:i4>
      </vt:variant>
      <vt:variant>
        <vt:i4>593</vt:i4>
      </vt:variant>
      <vt:variant>
        <vt:i4>0</vt:i4>
      </vt:variant>
      <vt:variant>
        <vt:i4>5</vt:i4>
      </vt:variant>
      <vt:variant>
        <vt:lpwstr/>
      </vt:variant>
      <vt:variant>
        <vt:lpwstr>_Toc432516195</vt:lpwstr>
      </vt:variant>
      <vt:variant>
        <vt:i4>1966134</vt:i4>
      </vt:variant>
      <vt:variant>
        <vt:i4>587</vt:i4>
      </vt:variant>
      <vt:variant>
        <vt:i4>0</vt:i4>
      </vt:variant>
      <vt:variant>
        <vt:i4>5</vt:i4>
      </vt:variant>
      <vt:variant>
        <vt:lpwstr/>
      </vt:variant>
      <vt:variant>
        <vt:lpwstr>_Toc432516194</vt:lpwstr>
      </vt:variant>
      <vt:variant>
        <vt:i4>1966134</vt:i4>
      </vt:variant>
      <vt:variant>
        <vt:i4>581</vt:i4>
      </vt:variant>
      <vt:variant>
        <vt:i4>0</vt:i4>
      </vt:variant>
      <vt:variant>
        <vt:i4>5</vt:i4>
      </vt:variant>
      <vt:variant>
        <vt:lpwstr/>
      </vt:variant>
      <vt:variant>
        <vt:lpwstr>_Toc432516193</vt:lpwstr>
      </vt:variant>
      <vt:variant>
        <vt:i4>1966134</vt:i4>
      </vt:variant>
      <vt:variant>
        <vt:i4>575</vt:i4>
      </vt:variant>
      <vt:variant>
        <vt:i4>0</vt:i4>
      </vt:variant>
      <vt:variant>
        <vt:i4>5</vt:i4>
      </vt:variant>
      <vt:variant>
        <vt:lpwstr/>
      </vt:variant>
      <vt:variant>
        <vt:lpwstr>_Toc432516192</vt:lpwstr>
      </vt:variant>
      <vt:variant>
        <vt:i4>1966134</vt:i4>
      </vt:variant>
      <vt:variant>
        <vt:i4>569</vt:i4>
      </vt:variant>
      <vt:variant>
        <vt:i4>0</vt:i4>
      </vt:variant>
      <vt:variant>
        <vt:i4>5</vt:i4>
      </vt:variant>
      <vt:variant>
        <vt:lpwstr/>
      </vt:variant>
      <vt:variant>
        <vt:lpwstr>_Toc432516191</vt:lpwstr>
      </vt:variant>
      <vt:variant>
        <vt:i4>1966134</vt:i4>
      </vt:variant>
      <vt:variant>
        <vt:i4>563</vt:i4>
      </vt:variant>
      <vt:variant>
        <vt:i4>0</vt:i4>
      </vt:variant>
      <vt:variant>
        <vt:i4>5</vt:i4>
      </vt:variant>
      <vt:variant>
        <vt:lpwstr/>
      </vt:variant>
      <vt:variant>
        <vt:lpwstr>_Toc432516190</vt:lpwstr>
      </vt:variant>
      <vt:variant>
        <vt:i4>2031670</vt:i4>
      </vt:variant>
      <vt:variant>
        <vt:i4>557</vt:i4>
      </vt:variant>
      <vt:variant>
        <vt:i4>0</vt:i4>
      </vt:variant>
      <vt:variant>
        <vt:i4>5</vt:i4>
      </vt:variant>
      <vt:variant>
        <vt:lpwstr/>
      </vt:variant>
      <vt:variant>
        <vt:lpwstr>_Toc432516189</vt:lpwstr>
      </vt:variant>
      <vt:variant>
        <vt:i4>2031670</vt:i4>
      </vt:variant>
      <vt:variant>
        <vt:i4>551</vt:i4>
      </vt:variant>
      <vt:variant>
        <vt:i4>0</vt:i4>
      </vt:variant>
      <vt:variant>
        <vt:i4>5</vt:i4>
      </vt:variant>
      <vt:variant>
        <vt:lpwstr/>
      </vt:variant>
      <vt:variant>
        <vt:lpwstr>_Toc432516188</vt:lpwstr>
      </vt:variant>
      <vt:variant>
        <vt:i4>2031670</vt:i4>
      </vt:variant>
      <vt:variant>
        <vt:i4>545</vt:i4>
      </vt:variant>
      <vt:variant>
        <vt:i4>0</vt:i4>
      </vt:variant>
      <vt:variant>
        <vt:i4>5</vt:i4>
      </vt:variant>
      <vt:variant>
        <vt:lpwstr/>
      </vt:variant>
      <vt:variant>
        <vt:lpwstr>_Toc432516187</vt:lpwstr>
      </vt:variant>
      <vt:variant>
        <vt:i4>2031670</vt:i4>
      </vt:variant>
      <vt:variant>
        <vt:i4>539</vt:i4>
      </vt:variant>
      <vt:variant>
        <vt:i4>0</vt:i4>
      </vt:variant>
      <vt:variant>
        <vt:i4>5</vt:i4>
      </vt:variant>
      <vt:variant>
        <vt:lpwstr/>
      </vt:variant>
      <vt:variant>
        <vt:lpwstr>_Toc432516186</vt:lpwstr>
      </vt:variant>
      <vt:variant>
        <vt:i4>2031670</vt:i4>
      </vt:variant>
      <vt:variant>
        <vt:i4>533</vt:i4>
      </vt:variant>
      <vt:variant>
        <vt:i4>0</vt:i4>
      </vt:variant>
      <vt:variant>
        <vt:i4>5</vt:i4>
      </vt:variant>
      <vt:variant>
        <vt:lpwstr/>
      </vt:variant>
      <vt:variant>
        <vt:lpwstr>_Toc432516184</vt:lpwstr>
      </vt:variant>
      <vt:variant>
        <vt:i4>2031670</vt:i4>
      </vt:variant>
      <vt:variant>
        <vt:i4>527</vt:i4>
      </vt:variant>
      <vt:variant>
        <vt:i4>0</vt:i4>
      </vt:variant>
      <vt:variant>
        <vt:i4>5</vt:i4>
      </vt:variant>
      <vt:variant>
        <vt:lpwstr/>
      </vt:variant>
      <vt:variant>
        <vt:lpwstr>_Toc432516183</vt:lpwstr>
      </vt:variant>
      <vt:variant>
        <vt:i4>2031670</vt:i4>
      </vt:variant>
      <vt:variant>
        <vt:i4>521</vt:i4>
      </vt:variant>
      <vt:variant>
        <vt:i4>0</vt:i4>
      </vt:variant>
      <vt:variant>
        <vt:i4>5</vt:i4>
      </vt:variant>
      <vt:variant>
        <vt:lpwstr/>
      </vt:variant>
      <vt:variant>
        <vt:lpwstr>_Toc432516182</vt:lpwstr>
      </vt:variant>
      <vt:variant>
        <vt:i4>2031670</vt:i4>
      </vt:variant>
      <vt:variant>
        <vt:i4>515</vt:i4>
      </vt:variant>
      <vt:variant>
        <vt:i4>0</vt:i4>
      </vt:variant>
      <vt:variant>
        <vt:i4>5</vt:i4>
      </vt:variant>
      <vt:variant>
        <vt:lpwstr/>
      </vt:variant>
      <vt:variant>
        <vt:lpwstr>_Toc432516181</vt:lpwstr>
      </vt:variant>
      <vt:variant>
        <vt:i4>2031670</vt:i4>
      </vt:variant>
      <vt:variant>
        <vt:i4>509</vt:i4>
      </vt:variant>
      <vt:variant>
        <vt:i4>0</vt:i4>
      </vt:variant>
      <vt:variant>
        <vt:i4>5</vt:i4>
      </vt:variant>
      <vt:variant>
        <vt:lpwstr/>
      </vt:variant>
      <vt:variant>
        <vt:lpwstr>_Toc432516180</vt:lpwstr>
      </vt:variant>
      <vt:variant>
        <vt:i4>1048630</vt:i4>
      </vt:variant>
      <vt:variant>
        <vt:i4>503</vt:i4>
      </vt:variant>
      <vt:variant>
        <vt:i4>0</vt:i4>
      </vt:variant>
      <vt:variant>
        <vt:i4>5</vt:i4>
      </vt:variant>
      <vt:variant>
        <vt:lpwstr/>
      </vt:variant>
      <vt:variant>
        <vt:lpwstr>_Toc432516179</vt:lpwstr>
      </vt:variant>
      <vt:variant>
        <vt:i4>1048630</vt:i4>
      </vt:variant>
      <vt:variant>
        <vt:i4>497</vt:i4>
      </vt:variant>
      <vt:variant>
        <vt:i4>0</vt:i4>
      </vt:variant>
      <vt:variant>
        <vt:i4>5</vt:i4>
      </vt:variant>
      <vt:variant>
        <vt:lpwstr/>
      </vt:variant>
      <vt:variant>
        <vt:lpwstr>_Toc432516178</vt:lpwstr>
      </vt:variant>
      <vt:variant>
        <vt:i4>1048630</vt:i4>
      </vt:variant>
      <vt:variant>
        <vt:i4>491</vt:i4>
      </vt:variant>
      <vt:variant>
        <vt:i4>0</vt:i4>
      </vt:variant>
      <vt:variant>
        <vt:i4>5</vt:i4>
      </vt:variant>
      <vt:variant>
        <vt:lpwstr/>
      </vt:variant>
      <vt:variant>
        <vt:lpwstr>_Toc432516177</vt:lpwstr>
      </vt:variant>
      <vt:variant>
        <vt:i4>1048630</vt:i4>
      </vt:variant>
      <vt:variant>
        <vt:i4>485</vt:i4>
      </vt:variant>
      <vt:variant>
        <vt:i4>0</vt:i4>
      </vt:variant>
      <vt:variant>
        <vt:i4>5</vt:i4>
      </vt:variant>
      <vt:variant>
        <vt:lpwstr/>
      </vt:variant>
      <vt:variant>
        <vt:lpwstr>_Toc432516176</vt:lpwstr>
      </vt:variant>
      <vt:variant>
        <vt:i4>1048630</vt:i4>
      </vt:variant>
      <vt:variant>
        <vt:i4>479</vt:i4>
      </vt:variant>
      <vt:variant>
        <vt:i4>0</vt:i4>
      </vt:variant>
      <vt:variant>
        <vt:i4>5</vt:i4>
      </vt:variant>
      <vt:variant>
        <vt:lpwstr/>
      </vt:variant>
      <vt:variant>
        <vt:lpwstr>_Toc432516175</vt:lpwstr>
      </vt:variant>
      <vt:variant>
        <vt:i4>1048630</vt:i4>
      </vt:variant>
      <vt:variant>
        <vt:i4>473</vt:i4>
      </vt:variant>
      <vt:variant>
        <vt:i4>0</vt:i4>
      </vt:variant>
      <vt:variant>
        <vt:i4>5</vt:i4>
      </vt:variant>
      <vt:variant>
        <vt:lpwstr/>
      </vt:variant>
      <vt:variant>
        <vt:lpwstr>_Toc432516173</vt:lpwstr>
      </vt:variant>
      <vt:variant>
        <vt:i4>1048630</vt:i4>
      </vt:variant>
      <vt:variant>
        <vt:i4>467</vt:i4>
      </vt:variant>
      <vt:variant>
        <vt:i4>0</vt:i4>
      </vt:variant>
      <vt:variant>
        <vt:i4>5</vt:i4>
      </vt:variant>
      <vt:variant>
        <vt:lpwstr/>
      </vt:variant>
      <vt:variant>
        <vt:lpwstr>_Toc432516172</vt:lpwstr>
      </vt:variant>
      <vt:variant>
        <vt:i4>1048630</vt:i4>
      </vt:variant>
      <vt:variant>
        <vt:i4>461</vt:i4>
      </vt:variant>
      <vt:variant>
        <vt:i4>0</vt:i4>
      </vt:variant>
      <vt:variant>
        <vt:i4>5</vt:i4>
      </vt:variant>
      <vt:variant>
        <vt:lpwstr/>
      </vt:variant>
      <vt:variant>
        <vt:lpwstr>_Toc432516171</vt:lpwstr>
      </vt:variant>
      <vt:variant>
        <vt:i4>1048630</vt:i4>
      </vt:variant>
      <vt:variant>
        <vt:i4>455</vt:i4>
      </vt:variant>
      <vt:variant>
        <vt:i4>0</vt:i4>
      </vt:variant>
      <vt:variant>
        <vt:i4>5</vt:i4>
      </vt:variant>
      <vt:variant>
        <vt:lpwstr/>
      </vt:variant>
      <vt:variant>
        <vt:lpwstr>_Toc432516170</vt:lpwstr>
      </vt:variant>
      <vt:variant>
        <vt:i4>1114166</vt:i4>
      </vt:variant>
      <vt:variant>
        <vt:i4>449</vt:i4>
      </vt:variant>
      <vt:variant>
        <vt:i4>0</vt:i4>
      </vt:variant>
      <vt:variant>
        <vt:i4>5</vt:i4>
      </vt:variant>
      <vt:variant>
        <vt:lpwstr/>
      </vt:variant>
      <vt:variant>
        <vt:lpwstr>_Toc432516169</vt:lpwstr>
      </vt:variant>
      <vt:variant>
        <vt:i4>1114166</vt:i4>
      </vt:variant>
      <vt:variant>
        <vt:i4>443</vt:i4>
      </vt:variant>
      <vt:variant>
        <vt:i4>0</vt:i4>
      </vt:variant>
      <vt:variant>
        <vt:i4>5</vt:i4>
      </vt:variant>
      <vt:variant>
        <vt:lpwstr/>
      </vt:variant>
      <vt:variant>
        <vt:lpwstr>_Toc432516168</vt:lpwstr>
      </vt:variant>
      <vt:variant>
        <vt:i4>1114166</vt:i4>
      </vt:variant>
      <vt:variant>
        <vt:i4>437</vt:i4>
      </vt:variant>
      <vt:variant>
        <vt:i4>0</vt:i4>
      </vt:variant>
      <vt:variant>
        <vt:i4>5</vt:i4>
      </vt:variant>
      <vt:variant>
        <vt:lpwstr/>
      </vt:variant>
      <vt:variant>
        <vt:lpwstr>_Toc432516167</vt:lpwstr>
      </vt:variant>
      <vt:variant>
        <vt:i4>1114166</vt:i4>
      </vt:variant>
      <vt:variant>
        <vt:i4>431</vt:i4>
      </vt:variant>
      <vt:variant>
        <vt:i4>0</vt:i4>
      </vt:variant>
      <vt:variant>
        <vt:i4>5</vt:i4>
      </vt:variant>
      <vt:variant>
        <vt:lpwstr/>
      </vt:variant>
      <vt:variant>
        <vt:lpwstr>_Toc432516165</vt:lpwstr>
      </vt:variant>
      <vt:variant>
        <vt:i4>1114166</vt:i4>
      </vt:variant>
      <vt:variant>
        <vt:i4>425</vt:i4>
      </vt:variant>
      <vt:variant>
        <vt:i4>0</vt:i4>
      </vt:variant>
      <vt:variant>
        <vt:i4>5</vt:i4>
      </vt:variant>
      <vt:variant>
        <vt:lpwstr/>
      </vt:variant>
      <vt:variant>
        <vt:lpwstr>_Toc432516164</vt:lpwstr>
      </vt:variant>
      <vt:variant>
        <vt:i4>1114166</vt:i4>
      </vt:variant>
      <vt:variant>
        <vt:i4>419</vt:i4>
      </vt:variant>
      <vt:variant>
        <vt:i4>0</vt:i4>
      </vt:variant>
      <vt:variant>
        <vt:i4>5</vt:i4>
      </vt:variant>
      <vt:variant>
        <vt:lpwstr/>
      </vt:variant>
      <vt:variant>
        <vt:lpwstr>_Toc432516163</vt:lpwstr>
      </vt:variant>
      <vt:variant>
        <vt:i4>1114166</vt:i4>
      </vt:variant>
      <vt:variant>
        <vt:i4>413</vt:i4>
      </vt:variant>
      <vt:variant>
        <vt:i4>0</vt:i4>
      </vt:variant>
      <vt:variant>
        <vt:i4>5</vt:i4>
      </vt:variant>
      <vt:variant>
        <vt:lpwstr/>
      </vt:variant>
      <vt:variant>
        <vt:lpwstr>_Toc432516162</vt:lpwstr>
      </vt:variant>
      <vt:variant>
        <vt:i4>1114166</vt:i4>
      </vt:variant>
      <vt:variant>
        <vt:i4>407</vt:i4>
      </vt:variant>
      <vt:variant>
        <vt:i4>0</vt:i4>
      </vt:variant>
      <vt:variant>
        <vt:i4>5</vt:i4>
      </vt:variant>
      <vt:variant>
        <vt:lpwstr/>
      </vt:variant>
      <vt:variant>
        <vt:lpwstr>_Toc432516161</vt:lpwstr>
      </vt:variant>
      <vt:variant>
        <vt:i4>1114166</vt:i4>
      </vt:variant>
      <vt:variant>
        <vt:i4>401</vt:i4>
      </vt:variant>
      <vt:variant>
        <vt:i4>0</vt:i4>
      </vt:variant>
      <vt:variant>
        <vt:i4>5</vt:i4>
      </vt:variant>
      <vt:variant>
        <vt:lpwstr/>
      </vt:variant>
      <vt:variant>
        <vt:lpwstr>_Toc432516160</vt:lpwstr>
      </vt:variant>
      <vt:variant>
        <vt:i4>1179702</vt:i4>
      </vt:variant>
      <vt:variant>
        <vt:i4>395</vt:i4>
      </vt:variant>
      <vt:variant>
        <vt:i4>0</vt:i4>
      </vt:variant>
      <vt:variant>
        <vt:i4>5</vt:i4>
      </vt:variant>
      <vt:variant>
        <vt:lpwstr/>
      </vt:variant>
      <vt:variant>
        <vt:lpwstr>_Toc432516159</vt:lpwstr>
      </vt:variant>
      <vt:variant>
        <vt:i4>1179702</vt:i4>
      </vt:variant>
      <vt:variant>
        <vt:i4>389</vt:i4>
      </vt:variant>
      <vt:variant>
        <vt:i4>0</vt:i4>
      </vt:variant>
      <vt:variant>
        <vt:i4>5</vt:i4>
      </vt:variant>
      <vt:variant>
        <vt:lpwstr/>
      </vt:variant>
      <vt:variant>
        <vt:lpwstr>_Toc432516158</vt:lpwstr>
      </vt:variant>
      <vt:variant>
        <vt:i4>1179702</vt:i4>
      </vt:variant>
      <vt:variant>
        <vt:i4>383</vt:i4>
      </vt:variant>
      <vt:variant>
        <vt:i4>0</vt:i4>
      </vt:variant>
      <vt:variant>
        <vt:i4>5</vt:i4>
      </vt:variant>
      <vt:variant>
        <vt:lpwstr/>
      </vt:variant>
      <vt:variant>
        <vt:lpwstr>_Toc432516157</vt:lpwstr>
      </vt:variant>
      <vt:variant>
        <vt:i4>1179702</vt:i4>
      </vt:variant>
      <vt:variant>
        <vt:i4>377</vt:i4>
      </vt:variant>
      <vt:variant>
        <vt:i4>0</vt:i4>
      </vt:variant>
      <vt:variant>
        <vt:i4>5</vt:i4>
      </vt:variant>
      <vt:variant>
        <vt:lpwstr/>
      </vt:variant>
      <vt:variant>
        <vt:lpwstr>_Toc432516156</vt:lpwstr>
      </vt:variant>
      <vt:variant>
        <vt:i4>1179702</vt:i4>
      </vt:variant>
      <vt:variant>
        <vt:i4>371</vt:i4>
      </vt:variant>
      <vt:variant>
        <vt:i4>0</vt:i4>
      </vt:variant>
      <vt:variant>
        <vt:i4>5</vt:i4>
      </vt:variant>
      <vt:variant>
        <vt:lpwstr/>
      </vt:variant>
      <vt:variant>
        <vt:lpwstr>_Toc432516155</vt:lpwstr>
      </vt:variant>
      <vt:variant>
        <vt:i4>1179702</vt:i4>
      </vt:variant>
      <vt:variant>
        <vt:i4>365</vt:i4>
      </vt:variant>
      <vt:variant>
        <vt:i4>0</vt:i4>
      </vt:variant>
      <vt:variant>
        <vt:i4>5</vt:i4>
      </vt:variant>
      <vt:variant>
        <vt:lpwstr/>
      </vt:variant>
      <vt:variant>
        <vt:lpwstr>_Toc432516154</vt:lpwstr>
      </vt:variant>
      <vt:variant>
        <vt:i4>1179702</vt:i4>
      </vt:variant>
      <vt:variant>
        <vt:i4>359</vt:i4>
      </vt:variant>
      <vt:variant>
        <vt:i4>0</vt:i4>
      </vt:variant>
      <vt:variant>
        <vt:i4>5</vt:i4>
      </vt:variant>
      <vt:variant>
        <vt:lpwstr/>
      </vt:variant>
      <vt:variant>
        <vt:lpwstr>_Toc432516153</vt:lpwstr>
      </vt:variant>
      <vt:variant>
        <vt:i4>1179702</vt:i4>
      </vt:variant>
      <vt:variant>
        <vt:i4>353</vt:i4>
      </vt:variant>
      <vt:variant>
        <vt:i4>0</vt:i4>
      </vt:variant>
      <vt:variant>
        <vt:i4>5</vt:i4>
      </vt:variant>
      <vt:variant>
        <vt:lpwstr/>
      </vt:variant>
      <vt:variant>
        <vt:lpwstr>_Toc432516152</vt:lpwstr>
      </vt:variant>
      <vt:variant>
        <vt:i4>1179702</vt:i4>
      </vt:variant>
      <vt:variant>
        <vt:i4>347</vt:i4>
      </vt:variant>
      <vt:variant>
        <vt:i4>0</vt:i4>
      </vt:variant>
      <vt:variant>
        <vt:i4>5</vt:i4>
      </vt:variant>
      <vt:variant>
        <vt:lpwstr/>
      </vt:variant>
      <vt:variant>
        <vt:lpwstr>_Toc432516151</vt:lpwstr>
      </vt:variant>
      <vt:variant>
        <vt:i4>1179702</vt:i4>
      </vt:variant>
      <vt:variant>
        <vt:i4>341</vt:i4>
      </vt:variant>
      <vt:variant>
        <vt:i4>0</vt:i4>
      </vt:variant>
      <vt:variant>
        <vt:i4>5</vt:i4>
      </vt:variant>
      <vt:variant>
        <vt:lpwstr/>
      </vt:variant>
      <vt:variant>
        <vt:lpwstr>_Toc432516150</vt:lpwstr>
      </vt:variant>
      <vt:variant>
        <vt:i4>1245238</vt:i4>
      </vt:variant>
      <vt:variant>
        <vt:i4>335</vt:i4>
      </vt:variant>
      <vt:variant>
        <vt:i4>0</vt:i4>
      </vt:variant>
      <vt:variant>
        <vt:i4>5</vt:i4>
      </vt:variant>
      <vt:variant>
        <vt:lpwstr/>
      </vt:variant>
      <vt:variant>
        <vt:lpwstr>_Toc432516149</vt:lpwstr>
      </vt:variant>
      <vt:variant>
        <vt:i4>1245238</vt:i4>
      </vt:variant>
      <vt:variant>
        <vt:i4>329</vt:i4>
      </vt:variant>
      <vt:variant>
        <vt:i4>0</vt:i4>
      </vt:variant>
      <vt:variant>
        <vt:i4>5</vt:i4>
      </vt:variant>
      <vt:variant>
        <vt:lpwstr/>
      </vt:variant>
      <vt:variant>
        <vt:lpwstr>_Toc432516148</vt:lpwstr>
      </vt:variant>
      <vt:variant>
        <vt:i4>1245238</vt:i4>
      </vt:variant>
      <vt:variant>
        <vt:i4>323</vt:i4>
      </vt:variant>
      <vt:variant>
        <vt:i4>0</vt:i4>
      </vt:variant>
      <vt:variant>
        <vt:i4>5</vt:i4>
      </vt:variant>
      <vt:variant>
        <vt:lpwstr/>
      </vt:variant>
      <vt:variant>
        <vt:lpwstr>_Toc432516147</vt:lpwstr>
      </vt:variant>
      <vt:variant>
        <vt:i4>1245238</vt:i4>
      </vt:variant>
      <vt:variant>
        <vt:i4>317</vt:i4>
      </vt:variant>
      <vt:variant>
        <vt:i4>0</vt:i4>
      </vt:variant>
      <vt:variant>
        <vt:i4>5</vt:i4>
      </vt:variant>
      <vt:variant>
        <vt:lpwstr/>
      </vt:variant>
      <vt:variant>
        <vt:lpwstr>_Toc432516146</vt:lpwstr>
      </vt:variant>
      <vt:variant>
        <vt:i4>1245238</vt:i4>
      </vt:variant>
      <vt:variant>
        <vt:i4>311</vt:i4>
      </vt:variant>
      <vt:variant>
        <vt:i4>0</vt:i4>
      </vt:variant>
      <vt:variant>
        <vt:i4>5</vt:i4>
      </vt:variant>
      <vt:variant>
        <vt:lpwstr/>
      </vt:variant>
      <vt:variant>
        <vt:lpwstr>_Toc432516145</vt:lpwstr>
      </vt:variant>
      <vt:variant>
        <vt:i4>1245238</vt:i4>
      </vt:variant>
      <vt:variant>
        <vt:i4>305</vt:i4>
      </vt:variant>
      <vt:variant>
        <vt:i4>0</vt:i4>
      </vt:variant>
      <vt:variant>
        <vt:i4>5</vt:i4>
      </vt:variant>
      <vt:variant>
        <vt:lpwstr/>
      </vt:variant>
      <vt:variant>
        <vt:lpwstr>_Toc432516144</vt:lpwstr>
      </vt:variant>
      <vt:variant>
        <vt:i4>1245238</vt:i4>
      </vt:variant>
      <vt:variant>
        <vt:i4>299</vt:i4>
      </vt:variant>
      <vt:variant>
        <vt:i4>0</vt:i4>
      </vt:variant>
      <vt:variant>
        <vt:i4>5</vt:i4>
      </vt:variant>
      <vt:variant>
        <vt:lpwstr/>
      </vt:variant>
      <vt:variant>
        <vt:lpwstr>_Toc432516143</vt:lpwstr>
      </vt:variant>
      <vt:variant>
        <vt:i4>1245238</vt:i4>
      </vt:variant>
      <vt:variant>
        <vt:i4>293</vt:i4>
      </vt:variant>
      <vt:variant>
        <vt:i4>0</vt:i4>
      </vt:variant>
      <vt:variant>
        <vt:i4>5</vt:i4>
      </vt:variant>
      <vt:variant>
        <vt:lpwstr/>
      </vt:variant>
      <vt:variant>
        <vt:lpwstr>_Toc432516142</vt:lpwstr>
      </vt:variant>
      <vt:variant>
        <vt:i4>1245238</vt:i4>
      </vt:variant>
      <vt:variant>
        <vt:i4>287</vt:i4>
      </vt:variant>
      <vt:variant>
        <vt:i4>0</vt:i4>
      </vt:variant>
      <vt:variant>
        <vt:i4>5</vt:i4>
      </vt:variant>
      <vt:variant>
        <vt:lpwstr/>
      </vt:variant>
      <vt:variant>
        <vt:lpwstr>_Toc432516141</vt:lpwstr>
      </vt:variant>
      <vt:variant>
        <vt:i4>1245238</vt:i4>
      </vt:variant>
      <vt:variant>
        <vt:i4>281</vt:i4>
      </vt:variant>
      <vt:variant>
        <vt:i4>0</vt:i4>
      </vt:variant>
      <vt:variant>
        <vt:i4>5</vt:i4>
      </vt:variant>
      <vt:variant>
        <vt:lpwstr/>
      </vt:variant>
      <vt:variant>
        <vt:lpwstr>_Toc432516140</vt:lpwstr>
      </vt:variant>
      <vt:variant>
        <vt:i4>1310774</vt:i4>
      </vt:variant>
      <vt:variant>
        <vt:i4>275</vt:i4>
      </vt:variant>
      <vt:variant>
        <vt:i4>0</vt:i4>
      </vt:variant>
      <vt:variant>
        <vt:i4>5</vt:i4>
      </vt:variant>
      <vt:variant>
        <vt:lpwstr/>
      </vt:variant>
      <vt:variant>
        <vt:lpwstr>_Toc432516139</vt:lpwstr>
      </vt:variant>
      <vt:variant>
        <vt:i4>1310774</vt:i4>
      </vt:variant>
      <vt:variant>
        <vt:i4>269</vt:i4>
      </vt:variant>
      <vt:variant>
        <vt:i4>0</vt:i4>
      </vt:variant>
      <vt:variant>
        <vt:i4>5</vt:i4>
      </vt:variant>
      <vt:variant>
        <vt:lpwstr/>
      </vt:variant>
      <vt:variant>
        <vt:lpwstr>_Toc432516138</vt:lpwstr>
      </vt:variant>
      <vt:variant>
        <vt:i4>1310774</vt:i4>
      </vt:variant>
      <vt:variant>
        <vt:i4>263</vt:i4>
      </vt:variant>
      <vt:variant>
        <vt:i4>0</vt:i4>
      </vt:variant>
      <vt:variant>
        <vt:i4>5</vt:i4>
      </vt:variant>
      <vt:variant>
        <vt:lpwstr/>
      </vt:variant>
      <vt:variant>
        <vt:lpwstr>_Toc432516137</vt:lpwstr>
      </vt:variant>
      <vt:variant>
        <vt:i4>1310774</vt:i4>
      </vt:variant>
      <vt:variant>
        <vt:i4>257</vt:i4>
      </vt:variant>
      <vt:variant>
        <vt:i4>0</vt:i4>
      </vt:variant>
      <vt:variant>
        <vt:i4>5</vt:i4>
      </vt:variant>
      <vt:variant>
        <vt:lpwstr/>
      </vt:variant>
      <vt:variant>
        <vt:lpwstr>_Toc432516136</vt:lpwstr>
      </vt:variant>
      <vt:variant>
        <vt:i4>1310774</vt:i4>
      </vt:variant>
      <vt:variant>
        <vt:i4>251</vt:i4>
      </vt:variant>
      <vt:variant>
        <vt:i4>0</vt:i4>
      </vt:variant>
      <vt:variant>
        <vt:i4>5</vt:i4>
      </vt:variant>
      <vt:variant>
        <vt:lpwstr/>
      </vt:variant>
      <vt:variant>
        <vt:lpwstr>_Toc432516135</vt:lpwstr>
      </vt:variant>
      <vt:variant>
        <vt:i4>1310774</vt:i4>
      </vt:variant>
      <vt:variant>
        <vt:i4>245</vt:i4>
      </vt:variant>
      <vt:variant>
        <vt:i4>0</vt:i4>
      </vt:variant>
      <vt:variant>
        <vt:i4>5</vt:i4>
      </vt:variant>
      <vt:variant>
        <vt:lpwstr/>
      </vt:variant>
      <vt:variant>
        <vt:lpwstr>_Toc432516134</vt:lpwstr>
      </vt:variant>
      <vt:variant>
        <vt:i4>1310774</vt:i4>
      </vt:variant>
      <vt:variant>
        <vt:i4>239</vt:i4>
      </vt:variant>
      <vt:variant>
        <vt:i4>0</vt:i4>
      </vt:variant>
      <vt:variant>
        <vt:i4>5</vt:i4>
      </vt:variant>
      <vt:variant>
        <vt:lpwstr/>
      </vt:variant>
      <vt:variant>
        <vt:lpwstr>_Toc432516133</vt:lpwstr>
      </vt:variant>
      <vt:variant>
        <vt:i4>1310774</vt:i4>
      </vt:variant>
      <vt:variant>
        <vt:i4>233</vt:i4>
      </vt:variant>
      <vt:variant>
        <vt:i4>0</vt:i4>
      </vt:variant>
      <vt:variant>
        <vt:i4>5</vt:i4>
      </vt:variant>
      <vt:variant>
        <vt:lpwstr/>
      </vt:variant>
      <vt:variant>
        <vt:lpwstr>_Toc432516132</vt:lpwstr>
      </vt:variant>
      <vt:variant>
        <vt:i4>1310774</vt:i4>
      </vt:variant>
      <vt:variant>
        <vt:i4>227</vt:i4>
      </vt:variant>
      <vt:variant>
        <vt:i4>0</vt:i4>
      </vt:variant>
      <vt:variant>
        <vt:i4>5</vt:i4>
      </vt:variant>
      <vt:variant>
        <vt:lpwstr/>
      </vt:variant>
      <vt:variant>
        <vt:lpwstr>_Toc432516131</vt:lpwstr>
      </vt:variant>
      <vt:variant>
        <vt:i4>1310774</vt:i4>
      </vt:variant>
      <vt:variant>
        <vt:i4>221</vt:i4>
      </vt:variant>
      <vt:variant>
        <vt:i4>0</vt:i4>
      </vt:variant>
      <vt:variant>
        <vt:i4>5</vt:i4>
      </vt:variant>
      <vt:variant>
        <vt:lpwstr/>
      </vt:variant>
      <vt:variant>
        <vt:lpwstr>_Toc432516130</vt:lpwstr>
      </vt:variant>
      <vt:variant>
        <vt:i4>1376310</vt:i4>
      </vt:variant>
      <vt:variant>
        <vt:i4>215</vt:i4>
      </vt:variant>
      <vt:variant>
        <vt:i4>0</vt:i4>
      </vt:variant>
      <vt:variant>
        <vt:i4>5</vt:i4>
      </vt:variant>
      <vt:variant>
        <vt:lpwstr/>
      </vt:variant>
      <vt:variant>
        <vt:lpwstr>_Toc432516129</vt:lpwstr>
      </vt:variant>
      <vt:variant>
        <vt:i4>1376310</vt:i4>
      </vt:variant>
      <vt:variant>
        <vt:i4>209</vt:i4>
      </vt:variant>
      <vt:variant>
        <vt:i4>0</vt:i4>
      </vt:variant>
      <vt:variant>
        <vt:i4>5</vt:i4>
      </vt:variant>
      <vt:variant>
        <vt:lpwstr/>
      </vt:variant>
      <vt:variant>
        <vt:lpwstr>_Toc432516128</vt:lpwstr>
      </vt:variant>
      <vt:variant>
        <vt:i4>1376310</vt:i4>
      </vt:variant>
      <vt:variant>
        <vt:i4>203</vt:i4>
      </vt:variant>
      <vt:variant>
        <vt:i4>0</vt:i4>
      </vt:variant>
      <vt:variant>
        <vt:i4>5</vt:i4>
      </vt:variant>
      <vt:variant>
        <vt:lpwstr/>
      </vt:variant>
      <vt:variant>
        <vt:lpwstr>_Toc432516127</vt:lpwstr>
      </vt:variant>
      <vt:variant>
        <vt:i4>1376310</vt:i4>
      </vt:variant>
      <vt:variant>
        <vt:i4>197</vt:i4>
      </vt:variant>
      <vt:variant>
        <vt:i4>0</vt:i4>
      </vt:variant>
      <vt:variant>
        <vt:i4>5</vt:i4>
      </vt:variant>
      <vt:variant>
        <vt:lpwstr/>
      </vt:variant>
      <vt:variant>
        <vt:lpwstr>_Toc432516126</vt:lpwstr>
      </vt:variant>
      <vt:variant>
        <vt:i4>1376310</vt:i4>
      </vt:variant>
      <vt:variant>
        <vt:i4>191</vt:i4>
      </vt:variant>
      <vt:variant>
        <vt:i4>0</vt:i4>
      </vt:variant>
      <vt:variant>
        <vt:i4>5</vt:i4>
      </vt:variant>
      <vt:variant>
        <vt:lpwstr/>
      </vt:variant>
      <vt:variant>
        <vt:lpwstr>_Toc432516125</vt:lpwstr>
      </vt:variant>
      <vt:variant>
        <vt:i4>1376310</vt:i4>
      </vt:variant>
      <vt:variant>
        <vt:i4>185</vt:i4>
      </vt:variant>
      <vt:variant>
        <vt:i4>0</vt:i4>
      </vt:variant>
      <vt:variant>
        <vt:i4>5</vt:i4>
      </vt:variant>
      <vt:variant>
        <vt:lpwstr/>
      </vt:variant>
      <vt:variant>
        <vt:lpwstr>_Toc432516124</vt:lpwstr>
      </vt:variant>
      <vt:variant>
        <vt:i4>1376310</vt:i4>
      </vt:variant>
      <vt:variant>
        <vt:i4>179</vt:i4>
      </vt:variant>
      <vt:variant>
        <vt:i4>0</vt:i4>
      </vt:variant>
      <vt:variant>
        <vt:i4>5</vt:i4>
      </vt:variant>
      <vt:variant>
        <vt:lpwstr/>
      </vt:variant>
      <vt:variant>
        <vt:lpwstr>_Toc432516123</vt:lpwstr>
      </vt:variant>
      <vt:variant>
        <vt:i4>1376310</vt:i4>
      </vt:variant>
      <vt:variant>
        <vt:i4>173</vt:i4>
      </vt:variant>
      <vt:variant>
        <vt:i4>0</vt:i4>
      </vt:variant>
      <vt:variant>
        <vt:i4>5</vt:i4>
      </vt:variant>
      <vt:variant>
        <vt:lpwstr/>
      </vt:variant>
      <vt:variant>
        <vt:lpwstr>_Toc432516122</vt:lpwstr>
      </vt:variant>
      <vt:variant>
        <vt:i4>1376310</vt:i4>
      </vt:variant>
      <vt:variant>
        <vt:i4>167</vt:i4>
      </vt:variant>
      <vt:variant>
        <vt:i4>0</vt:i4>
      </vt:variant>
      <vt:variant>
        <vt:i4>5</vt:i4>
      </vt:variant>
      <vt:variant>
        <vt:lpwstr/>
      </vt:variant>
      <vt:variant>
        <vt:lpwstr>_Toc432516121</vt:lpwstr>
      </vt:variant>
      <vt:variant>
        <vt:i4>1376310</vt:i4>
      </vt:variant>
      <vt:variant>
        <vt:i4>161</vt:i4>
      </vt:variant>
      <vt:variant>
        <vt:i4>0</vt:i4>
      </vt:variant>
      <vt:variant>
        <vt:i4>5</vt:i4>
      </vt:variant>
      <vt:variant>
        <vt:lpwstr/>
      </vt:variant>
      <vt:variant>
        <vt:lpwstr>_Toc432516120</vt:lpwstr>
      </vt:variant>
      <vt:variant>
        <vt:i4>1441846</vt:i4>
      </vt:variant>
      <vt:variant>
        <vt:i4>155</vt:i4>
      </vt:variant>
      <vt:variant>
        <vt:i4>0</vt:i4>
      </vt:variant>
      <vt:variant>
        <vt:i4>5</vt:i4>
      </vt:variant>
      <vt:variant>
        <vt:lpwstr/>
      </vt:variant>
      <vt:variant>
        <vt:lpwstr>_Toc432516119</vt:lpwstr>
      </vt:variant>
      <vt:variant>
        <vt:i4>1441846</vt:i4>
      </vt:variant>
      <vt:variant>
        <vt:i4>149</vt:i4>
      </vt:variant>
      <vt:variant>
        <vt:i4>0</vt:i4>
      </vt:variant>
      <vt:variant>
        <vt:i4>5</vt:i4>
      </vt:variant>
      <vt:variant>
        <vt:lpwstr/>
      </vt:variant>
      <vt:variant>
        <vt:lpwstr>_Toc432516118</vt:lpwstr>
      </vt:variant>
      <vt:variant>
        <vt:i4>1441846</vt:i4>
      </vt:variant>
      <vt:variant>
        <vt:i4>143</vt:i4>
      </vt:variant>
      <vt:variant>
        <vt:i4>0</vt:i4>
      </vt:variant>
      <vt:variant>
        <vt:i4>5</vt:i4>
      </vt:variant>
      <vt:variant>
        <vt:lpwstr/>
      </vt:variant>
      <vt:variant>
        <vt:lpwstr>_Toc432516117</vt:lpwstr>
      </vt:variant>
      <vt:variant>
        <vt:i4>1441846</vt:i4>
      </vt:variant>
      <vt:variant>
        <vt:i4>137</vt:i4>
      </vt:variant>
      <vt:variant>
        <vt:i4>0</vt:i4>
      </vt:variant>
      <vt:variant>
        <vt:i4>5</vt:i4>
      </vt:variant>
      <vt:variant>
        <vt:lpwstr/>
      </vt:variant>
      <vt:variant>
        <vt:lpwstr>_Toc432516116</vt:lpwstr>
      </vt:variant>
      <vt:variant>
        <vt:i4>1441846</vt:i4>
      </vt:variant>
      <vt:variant>
        <vt:i4>131</vt:i4>
      </vt:variant>
      <vt:variant>
        <vt:i4>0</vt:i4>
      </vt:variant>
      <vt:variant>
        <vt:i4>5</vt:i4>
      </vt:variant>
      <vt:variant>
        <vt:lpwstr/>
      </vt:variant>
      <vt:variant>
        <vt:lpwstr>_Toc432516115</vt:lpwstr>
      </vt:variant>
      <vt:variant>
        <vt:i4>1441846</vt:i4>
      </vt:variant>
      <vt:variant>
        <vt:i4>125</vt:i4>
      </vt:variant>
      <vt:variant>
        <vt:i4>0</vt:i4>
      </vt:variant>
      <vt:variant>
        <vt:i4>5</vt:i4>
      </vt:variant>
      <vt:variant>
        <vt:lpwstr/>
      </vt:variant>
      <vt:variant>
        <vt:lpwstr>_Toc432516114</vt:lpwstr>
      </vt:variant>
      <vt:variant>
        <vt:i4>1441846</vt:i4>
      </vt:variant>
      <vt:variant>
        <vt:i4>119</vt:i4>
      </vt:variant>
      <vt:variant>
        <vt:i4>0</vt:i4>
      </vt:variant>
      <vt:variant>
        <vt:i4>5</vt:i4>
      </vt:variant>
      <vt:variant>
        <vt:lpwstr/>
      </vt:variant>
      <vt:variant>
        <vt:lpwstr>_Toc432516113</vt:lpwstr>
      </vt:variant>
      <vt:variant>
        <vt:i4>1441846</vt:i4>
      </vt:variant>
      <vt:variant>
        <vt:i4>113</vt:i4>
      </vt:variant>
      <vt:variant>
        <vt:i4>0</vt:i4>
      </vt:variant>
      <vt:variant>
        <vt:i4>5</vt:i4>
      </vt:variant>
      <vt:variant>
        <vt:lpwstr/>
      </vt:variant>
      <vt:variant>
        <vt:lpwstr>_Toc432516112</vt:lpwstr>
      </vt:variant>
      <vt:variant>
        <vt:i4>1441846</vt:i4>
      </vt:variant>
      <vt:variant>
        <vt:i4>107</vt:i4>
      </vt:variant>
      <vt:variant>
        <vt:i4>0</vt:i4>
      </vt:variant>
      <vt:variant>
        <vt:i4>5</vt:i4>
      </vt:variant>
      <vt:variant>
        <vt:lpwstr/>
      </vt:variant>
      <vt:variant>
        <vt:lpwstr>_Toc432516111</vt:lpwstr>
      </vt:variant>
      <vt:variant>
        <vt:i4>1507382</vt:i4>
      </vt:variant>
      <vt:variant>
        <vt:i4>101</vt:i4>
      </vt:variant>
      <vt:variant>
        <vt:i4>0</vt:i4>
      </vt:variant>
      <vt:variant>
        <vt:i4>5</vt:i4>
      </vt:variant>
      <vt:variant>
        <vt:lpwstr/>
      </vt:variant>
      <vt:variant>
        <vt:lpwstr>_Toc432516109</vt:lpwstr>
      </vt:variant>
      <vt:variant>
        <vt:i4>1507382</vt:i4>
      </vt:variant>
      <vt:variant>
        <vt:i4>95</vt:i4>
      </vt:variant>
      <vt:variant>
        <vt:i4>0</vt:i4>
      </vt:variant>
      <vt:variant>
        <vt:i4>5</vt:i4>
      </vt:variant>
      <vt:variant>
        <vt:lpwstr/>
      </vt:variant>
      <vt:variant>
        <vt:lpwstr>_Toc432516108</vt:lpwstr>
      </vt:variant>
      <vt:variant>
        <vt:i4>1507382</vt:i4>
      </vt:variant>
      <vt:variant>
        <vt:i4>89</vt:i4>
      </vt:variant>
      <vt:variant>
        <vt:i4>0</vt:i4>
      </vt:variant>
      <vt:variant>
        <vt:i4>5</vt:i4>
      </vt:variant>
      <vt:variant>
        <vt:lpwstr/>
      </vt:variant>
      <vt:variant>
        <vt:lpwstr>_Toc432516107</vt:lpwstr>
      </vt:variant>
      <vt:variant>
        <vt:i4>1507382</vt:i4>
      </vt:variant>
      <vt:variant>
        <vt:i4>83</vt:i4>
      </vt:variant>
      <vt:variant>
        <vt:i4>0</vt:i4>
      </vt:variant>
      <vt:variant>
        <vt:i4>5</vt:i4>
      </vt:variant>
      <vt:variant>
        <vt:lpwstr/>
      </vt:variant>
      <vt:variant>
        <vt:lpwstr>_Toc432516106</vt:lpwstr>
      </vt:variant>
      <vt:variant>
        <vt:i4>1507382</vt:i4>
      </vt:variant>
      <vt:variant>
        <vt:i4>77</vt:i4>
      </vt:variant>
      <vt:variant>
        <vt:i4>0</vt:i4>
      </vt:variant>
      <vt:variant>
        <vt:i4>5</vt:i4>
      </vt:variant>
      <vt:variant>
        <vt:lpwstr/>
      </vt:variant>
      <vt:variant>
        <vt:lpwstr>_Toc432516105</vt:lpwstr>
      </vt:variant>
      <vt:variant>
        <vt:i4>1507382</vt:i4>
      </vt:variant>
      <vt:variant>
        <vt:i4>71</vt:i4>
      </vt:variant>
      <vt:variant>
        <vt:i4>0</vt:i4>
      </vt:variant>
      <vt:variant>
        <vt:i4>5</vt:i4>
      </vt:variant>
      <vt:variant>
        <vt:lpwstr/>
      </vt:variant>
      <vt:variant>
        <vt:lpwstr>_Toc432516104</vt:lpwstr>
      </vt:variant>
      <vt:variant>
        <vt:i4>1507382</vt:i4>
      </vt:variant>
      <vt:variant>
        <vt:i4>65</vt:i4>
      </vt:variant>
      <vt:variant>
        <vt:i4>0</vt:i4>
      </vt:variant>
      <vt:variant>
        <vt:i4>5</vt:i4>
      </vt:variant>
      <vt:variant>
        <vt:lpwstr/>
      </vt:variant>
      <vt:variant>
        <vt:lpwstr>_Toc432516103</vt:lpwstr>
      </vt:variant>
      <vt:variant>
        <vt:i4>1507382</vt:i4>
      </vt:variant>
      <vt:variant>
        <vt:i4>59</vt:i4>
      </vt:variant>
      <vt:variant>
        <vt:i4>0</vt:i4>
      </vt:variant>
      <vt:variant>
        <vt:i4>5</vt:i4>
      </vt:variant>
      <vt:variant>
        <vt:lpwstr/>
      </vt:variant>
      <vt:variant>
        <vt:lpwstr>_Toc432516102</vt:lpwstr>
      </vt:variant>
      <vt:variant>
        <vt:i4>1507382</vt:i4>
      </vt:variant>
      <vt:variant>
        <vt:i4>53</vt:i4>
      </vt:variant>
      <vt:variant>
        <vt:i4>0</vt:i4>
      </vt:variant>
      <vt:variant>
        <vt:i4>5</vt:i4>
      </vt:variant>
      <vt:variant>
        <vt:lpwstr/>
      </vt:variant>
      <vt:variant>
        <vt:lpwstr>_Toc432516101</vt:lpwstr>
      </vt:variant>
      <vt:variant>
        <vt:i4>1507382</vt:i4>
      </vt:variant>
      <vt:variant>
        <vt:i4>47</vt:i4>
      </vt:variant>
      <vt:variant>
        <vt:i4>0</vt:i4>
      </vt:variant>
      <vt:variant>
        <vt:i4>5</vt:i4>
      </vt:variant>
      <vt:variant>
        <vt:lpwstr/>
      </vt:variant>
      <vt:variant>
        <vt:lpwstr>_Toc432516100</vt:lpwstr>
      </vt:variant>
      <vt:variant>
        <vt:i4>1966135</vt:i4>
      </vt:variant>
      <vt:variant>
        <vt:i4>41</vt:i4>
      </vt:variant>
      <vt:variant>
        <vt:i4>0</vt:i4>
      </vt:variant>
      <vt:variant>
        <vt:i4>5</vt:i4>
      </vt:variant>
      <vt:variant>
        <vt:lpwstr/>
      </vt:variant>
      <vt:variant>
        <vt:lpwstr>_Toc432516099</vt:lpwstr>
      </vt:variant>
      <vt:variant>
        <vt:i4>1966135</vt:i4>
      </vt:variant>
      <vt:variant>
        <vt:i4>35</vt:i4>
      </vt:variant>
      <vt:variant>
        <vt:i4>0</vt:i4>
      </vt:variant>
      <vt:variant>
        <vt:i4>5</vt:i4>
      </vt:variant>
      <vt:variant>
        <vt:lpwstr/>
      </vt:variant>
      <vt:variant>
        <vt:lpwstr>_Toc432516098</vt:lpwstr>
      </vt:variant>
      <vt:variant>
        <vt:i4>1966135</vt:i4>
      </vt:variant>
      <vt:variant>
        <vt:i4>29</vt:i4>
      </vt:variant>
      <vt:variant>
        <vt:i4>0</vt:i4>
      </vt:variant>
      <vt:variant>
        <vt:i4>5</vt:i4>
      </vt:variant>
      <vt:variant>
        <vt:lpwstr/>
      </vt:variant>
      <vt:variant>
        <vt:lpwstr>_Toc432516097</vt:lpwstr>
      </vt:variant>
      <vt:variant>
        <vt:i4>1966135</vt:i4>
      </vt:variant>
      <vt:variant>
        <vt:i4>23</vt:i4>
      </vt:variant>
      <vt:variant>
        <vt:i4>0</vt:i4>
      </vt:variant>
      <vt:variant>
        <vt:i4>5</vt:i4>
      </vt:variant>
      <vt:variant>
        <vt:lpwstr/>
      </vt:variant>
      <vt:variant>
        <vt:lpwstr>_Toc432516096</vt:lpwstr>
      </vt:variant>
      <vt:variant>
        <vt:i4>1966135</vt:i4>
      </vt:variant>
      <vt:variant>
        <vt:i4>17</vt:i4>
      </vt:variant>
      <vt:variant>
        <vt:i4>0</vt:i4>
      </vt:variant>
      <vt:variant>
        <vt:i4>5</vt:i4>
      </vt:variant>
      <vt:variant>
        <vt:lpwstr/>
      </vt:variant>
      <vt:variant>
        <vt:lpwstr>_Toc432516095</vt:lpwstr>
      </vt:variant>
      <vt:variant>
        <vt:i4>1966135</vt:i4>
      </vt:variant>
      <vt:variant>
        <vt:i4>11</vt:i4>
      </vt:variant>
      <vt:variant>
        <vt:i4>0</vt:i4>
      </vt:variant>
      <vt:variant>
        <vt:i4>5</vt:i4>
      </vt:variant>
      <vt:variant>
        <vt:lpwstr/>
      </vt:variant>
      <vt:variant>
        <vt:lpwstr>_Toc432516094</vt:lpwstr>
      </vt:variant>
      <vt:variant>
        <vt:i4>1966135</vt:i4>
      </vt:variant>
      <vt:variant>
        <vt:i4>5</vt:i4>
      </vt:variant>
      <vt:variant>
        <vt:i4>0</vt:i4>
      </vt:variant>
      <vt:variant>
        <vt:i4>5</vt:i4>
      </vt:variant>
      <vt:variant>
        <vt:lpwstr/>
      </vt:variant>
      <vt:variant>
        <vt:lpwstr>_Toc432516093</vt:lpwstr>
      </vt:variant>
      <vt:variant>
        <vt:i4>131183</vt:i4>
      </vt:variant>
      <vt:variant>
        <vt:i4>0</vt:i4>
      </vt:variant>
      <vt:variant>
        <vt:i4>0</vt:i4>
      </vt:variant>
      <vt:variant>
        <vt:i4>5</vt:i4>
      </vt:variant>
      <vt:variant>
        <vt:lpwstr>http://www.ihe.net/Technical_Frameworks/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IHE_DEV_TF_Rev10-0_Vol2_FT_2024-11-04</dc:title>
  <dc:subject>IHE DEV TF Volume 2 (PCD TF-2) - Transactions</dc:subject>
  <dc:creator>IHE DEV Technical Committee</dc:creator>
  <cp:keywords>IHE DEV Technical Framework</cp:keywords>
  <dc:description>This version has the PIV (PCD-03) sections that went missing re-added but not fully styled.</dc:description>
  <cp:lastModifiedBy>Kurt Elliason</cp:lastModifiedBy>
  <cp:revision>21</cp:revision>
  <cp:lastPrinted>2022-04-19T22:01:00Z</cp:lastPrinted>
  <dcterms:created xsi:type="dcterms:W3CDTF">2024-11-04T17:48:00Z</dcterms:created>
  <dcterms:modified xsi:type="dcterms:W3CDTF">2025-11-24T21:21:00Z</dcterms:modified>
  <cp:category>IHE Technical Framework</cp:category>
</cp:coreProperties>
</file>